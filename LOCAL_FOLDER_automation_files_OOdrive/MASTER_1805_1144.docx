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07399" w14:textId="77777777" w:rsidR="00507785" w:rsidRPr="00725372" w:rsidRDefault="00507785" w:rsidP="00711812">
      <w:pPr>
        <w:pStyle w:val="SysReq1"/>
        <w:numPr>
          <w:ilvl w:val="0"/>
          <w:numId w:val="0"/>
        </w:numPr>
        <w:ind w:left="1495"/>
      </w:pPr>
    </w:p>
    <w:p w14:paraId="1B76459A" w14:textId="77777777" w:rsidR="001A691B" w:rsidRPr="00725372" w:rsidRDefault="001A691B" w:rsidP="00CC6880">
      <w:pPr>
        <w:pStyle w:val="Normalsmall"/>
        <w:spacing w:after="0"/>
      </w:pPr>
    </w:p>
    <w:p w14:paraId="25F02BD0" w14:textId="77777777" w:rsidR="001A691B" w:rsidRPr="00725372" w:rsidRDefault="001A691B" w:rsidP="00CC6880">
      <w:pPr>
        <w:pStyle w:val="Normalsmall"/>
        <w:spacing w:after="0"/>
      </w:pPr>
    </w:p>
    <w:p w14:paraId="50D2DC42" w14:textId="43C5F1A1" w:rsidR="00CC6880" w:rsidRPr="00725372" w:rsidRDefault="00CC6880" w:rsidP="00CC6880">
      <w:pPr>
        <w:pStyle w:val="Normalsmall"/>
        <w:spacing w:after="0"/>
      </w:pPr>
      <w:r w:rsidRPr="00725372">
        <w:t xml:space="preserve">SCK CEN Ref.: </w:t>
      </w:r>
      <w:fldSimple w:instr=" DOCPROPERTY  &quot;Common Attributes_Short Reference&quot;  \* MERGEFORMAT ">
        <w:r w:rsidR="00711812">
          <w:t>SCK CEN/90508872</w:t>
        </w:r>
      </w:fldSimple>
    </w:p>
    <w:p w14:paraId="4458A060" w14:textId="77777777" w:rsidR="00CC6880" w:rsidRPr="00725372" w:rsidRDefault="00CC6880" w:rsidP="00CC6880">
      <w:pPr>
        <w:pStyle w:val="Normalsmall"/>
        <w:spacing w:after="0"/>
      </w:pPr>
      <w:r w:rsidRPr="00725372">
        <w:t>Third Party Ref.:</w:t>
      </w:r>
      <w:r w:rsidRPr="00725372">
        <w:tab/>
        <w:t>[ref]</w:t>
      </w:r>
    </w:p>
    <w:p w14:paraId="4E9639A3" w14:textId="77777777" w:rsidR="00CC6880" w:rsidRPr="00725372" w:rsidRDefault="00CC6880" w:rsidP="00CC6880"/>
    <w:p w14:paraId="742E0617" w14:textId="77777777" w:rsidR="00CC6880" w:rsidRPr="00725372" w:rsidRDefault="00CC6880" w:rsidP="00CC6880"/>
    <w:p w14:paraId="7361B31D" w14:textId="77777777" w:rsidR="001A691B" w:rsidRPr="00725372" w:rsidRDefault="001A691B" w:rsidP="00CC6880"/>
    <w:p w14:paraId="68FFB95E" w14:textId="77777777" w:rsidR="001A691B" w:rsidRPr="00725372" w:rsidRDefault="001A691B" w:rsidP="00CC6880"/>
    <w:p w14:paraId="24ACA56E" w14:textId="77777777" w:rsidR="00CC6880" w:rsidRPr="00725372" w:rsidRDefault="00CC6880" w:rsidP="00CC6880"/>
    <w:p w14:paraId="408B49B7" w14:textId="77777777" w:rsidR="001A691B" w:rsidRPr="00725372" w:rsidRDefault="001A691B" w:rsidP="00CC6880"/>
    <w:p w14:paraId="7E932441" w14:textId="77777777" w:rsidR="001A691B" w:rsidRPr="00725372" w:rsidRDefault="001A691B" w:rsidP="00CC6880"/>
    <w:p w14:paraId="2A077069" w14:textId="77777777" w:rsidR="001A691B" w:rsidRPr="00725372" w:rsidRDefault="001A691B" w:rsidP="00CC6880"/>
    <w:p w14:paraId="46FCF9FD" w14:textId="77777777" w:rsidR="001A691B" w:rsidRPr="00725372" w:rsidRDefault="001A691B" w:rsidP="00CC6880"/>
    <w:p w14:paraId="30F280E8" w14:textId="77777777" w:rsidR="001A691B" w:rsidRPr="00725372" w:rsidRDefault="001A691B" w:rsidP="00CC6880"/>
    <w:commentRangeStart w:id="0"/>
    <w:p w14:paraId="0E533738" w14:textId="1EB33F67" w:rsidR="00CC6880" w:rsidRPr="00725372" w:rsidRDefault="00CC6880" w:rsidP="00CC6880">
      <w:pPr>
        <w:pStyle w:val="Title"/>
        <w:rPr>
          <w:color w:val="562873"/>
          <w:sz w:val="40"/>
          <w:szCs w:val="40"/>
        </w:rPr>
      </w:pPr>
      <w:r w:rsidRPr="00725372">
        <w:rPr>
          <w:color w:val="562873"/>
          <w:sz w:val="40"/>
          <w:szCs w:val="40"/>
        </w:rPr>
        <w:fldChar w:fldCharType="begin"/>
      </w:r>
      <w:r w:rsidRPr="00725372">
        <w:rPr>
          <w:color w:val="562873"/>
          <w:sz w:val="40"/>
          <w:szCs w:val="40"/>
        </w:rPr>
        <w:instrText xml:space="preserve"> DOCPROPERTY  Name  \* MERGEFORMAT </w:instrText>
      </w:r>
      <w:r w:rsidRPr="00725372">
        <w:rPr>
          <w:color w:val="562873"/>
          <w:sz w:val="40"/>
          <w:szCs w:val="40"/>
        </w:rPr>
        <w:fldChar w:fldCharType="separate"/>
      </w:r>
      <w:r w:rsidR="00711812">
        <w:rPr>
          <w:color w:val="562873"/>
          <w:sz w:val="40"/>
          <w:szCs w:val="40"/>
        </w:rPr>
        <w:t>Addendum II -  Cryoplant Technical Requirements</w:t>
      </w:r>
      <w:r w:rsidRPr="00725372">
        <w:rPr>
          <w:color w:val="562873"/>
          <w:sz w:val="40"/>
          <w:szCs w:val="40"/>
        </w:rPr>
        <w:fldChar w:fldCharType="end"/>
      </w:r>
      <w:commentRangeEnd w:id="0"/>
      <w:r w:rsidR="00CD1EE7">
        <w:rPr>
          <w:rStyle w:val="CommentReference"/>
          <w:b w:val="0"/>
          <w:color w:val="auto"/>
        </w:rPr>
        <w:commentReference w:id="0"/>
      </w:r>
    </w:p>
    <w:p w14:paraId="297A130C" w14:textId="6362F990" w:rsidR="00CC6880" w:rsidRPr="00725372" w:rsidRDefault="00CC6880" w:rsidP="00CC6880">
      <w:pPr>
        <w:pStyle w:val="Subtitle"/>
        <w:rPr>
          <w:color w:val="984A9C"/>
          <w:sz w:val="28"/>
          <w:szCs w:val="28"/>
        </w:rPr>
      </w:pPr>
      <w:r w:rsidRPr="00725372">
        <w:rPr>
          <w:color w:val="984A9C"/>
          <w:sz w:val="28"/>
          <w:szCs w:val="28"/>
        </w:rPr>
        <w:t>[</w:t>
      </w:r>
      <w:r w:rsidR="001A691B" w:rsidRPr="00725372">
        <w:rPr>
          <w:color w:val="984A9C"/>
          <w:sz w:val="28"/>
          <w:szCs w:val="28"/>
        </w:rPr>
        <w:t>Technical Specifications and Project Requirements</w:t>
      </w:r>
      <w:r w:rsidRPr="00725372">
        <w:rPr>
          <w:color w:val="984A9C"/>
          <w:sz w:val="28"/>
          <w:szCs w:val="28"/>
        </w:rPr>
        <w:t xml:space="preserve">] </w:t>
      </w:r>
    </w:p>
    <w:p w14:paraId="4B397393" w14:textId="77777777" w:rsidR="00CC6880" w:rsidRPr="00725372" w:rsidRDefault="00CC6880" w:rsidP="00CC6880"/>
    <w:p w14:paraId="76139B6D" w14:textId="77777777" w:rsidR="00CC6880" w:rsidRPr="00725372" w:rsidRDefault="00CC6880" w:rsidP="00CC6880"/>
    <w:p w14:paraId="40804F08" w14:textId="77777777" w:rsidR="001A691B" w:rsidRPr="00725372" w:rsidRDefault="001A691B" w:rsidP="00CC6880"/>
    <w:p w14:paraId="039C5A7D" w14:textId="77777777" w:rsidR="001A691B" w:rsidRPr="00725372" w:rsidRDefault="001A691B" w:rsidP="00CC6880"/>
    <w:p w14:paraId="71E786BF" w14:textId="77777777" w:rsidR="001A691B" w:rsidRPr="00725372" w:rsidRDefault="001A691B" w:rsidP="001A691B">
      <w:pPr>
        <w:pStyle w:val="regular"/>
        <w:tabs>
          <w:tab w:val="right" w:pos="9752"/>
        </w:tabs>
        <w:rPr>
          <w:rStyle w:val="NormalsemiboldChar"/>
        </w:rPr>
      </w:pPr>
    </w:p>
    <w:p w14:paraId="2E9A93E0" w14:textId="77777777" w:rsidR="001A691B" w:rsidRPr="00725372" w:rsidRDefault="001A691B" w:rsidP="001A691B">
      <w:pPr>
        <w:pStyle w:val="regular"/>
        <w:tabs>
          <w:tab w:val="right" w:pos="9752"/>
        </w:tabs>
        <w:rPr>
          <w:rStyle w:val="NormalsemiboldChar"/>
        </w:rPr>
      </w:pPr>
    </w:p>
    <w:p w14:paraId="78C4161E" w14:textId="5CE093FF" w:rsidR="001A691B" w:rsidRPr="00725372" w:rsidRDefault="001A691B" w:rsidP="001A691B">
      <w:pPr>
        <w:pStyle w:val="regular"/>
        <w:tabs>
          <w:tab w:val="right" w:pos="9752"/>
        </w:tabs>
        <w:jc w:val="left"/>
      </w:pPr>
      <w:r w:rsidRPr="00725372">
        <w:rPr>
          <w:rStyle w:val="NormalsemiboldChar"/>
        </w:rPr>
        <w:t>Tender reference:</w:t>
      </w:r>
      <w:r w:rsidRPr="00725372">
        <w:t xml:space="preserve"> 2024-106-IVE</w:t>
      </w:r>
    </w:p>
    <w:p w14:paraId="513F2CE1" w14:textId="77777777" w:rsidR="00CC6880" w:rsidRPr="00725372" w:rsidRDefault="00CC6880" w:rsidP="00CC6880">
      <w:pPr>
        <w:spacing w:after="0" w:line="240" w:lineRule="auto"/>
        <w:rPr>
          <w:sz w:val="18"/>
          <w:szCs w:val="18"/>
        </w:rPr>
      </w:pPr>
    </w:p>
    <w:p w14:paraId="7FA99B37" w14:textId="77777777" w:rsidR="00CC6880" w:rsidRPr="00725372" w:rsidRDefault="00CC6880" w:rsidP="00CC6880">
      <w:pPr>
        <w:spacing w:after="0" w:line="240" w:lineRule="auto"/>
        <w:rPr>
          <w:sz w:val="18"/>
          <w:szCs w:val="18"/>
        </w:rPr>
      </w:pPr>
    </w:p>
    <w:p w14:paraId="3FA60382" w14:textId="77777777" w:rsidR="001A691B" w:rsidRPr="00725372" w:rsidRDefault="001A691B">
      <w:pPr>
        <w:spacing w:after="160" w:line="259" w:lineRule="auto"/>
        <w:rPr>
          <w:sz w:val="18"/>
          <w:szCs w:val="18"/>
        </w:rPr>
        <w:sectPr w:rsidR="001A691B" w:rsidRPr="00725372" w:rsidSect="00193007">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134" w:left="1418" w:header="624" w:footer="284" w:gutter="0"/>
          <w:cols w:space="708"/>
          <w:formProt w:val="0"/>
          <w:titlePg/>
          <w:docGrid w:linePitch="360"/>
        </w:sectPr>
      </w:pPr>
    </w:p>
    <w:p w14:paraId="48C620A0" w14:textId="77777777" w:rsidR="00193007" w:rsidRPr="00725372" w:rsidRDefault="00193007" w:rsidP="00CC6880">
      <w:pPr>
        <w:spacing w:after="0" w:line="240" w:lineRule="auto"/>
        <w:rPr>
          <w:sz w:val="18"/>
          <w:szCs w:val="18"/>
        </w:rPr>
      </w:pPr>
    </w:p>
    <w:p w14:paraId="03C35252" w14:textId="77777777" w:rsidR="001A691B" w:rsidRPr="00725372" w:rsidRDefault="001A691B" w:rsidP="00CC6880">
      <w:pPr>
        <w:spacing w:after="0" w:line="240" w:lineRule="auto"/>
        <w:rPr>
          <w:sz w:val="18"/>
          <w:szCs w:val="18"/>
        </w:rPr>
      </w:pPr>
    </w:p>
    <w:p w14:paraId="5AF38F5A" w14:textId="77777777" w:rsidR="001A691B" w:rsidRPr="00725372" w:rsidRDefault="001A691B" w:rsidP="00CC6880">
      <w:pPr>
        <w:spacing w:after="0" w:line="240" w:lineRule="auto"/>
        <w:rPr>
          <w:sz w:val="18"/>
          <w:szCs w:val="18"/>
        </w:rPr>
      </w:pPr>
    </w:p>
    <w:p w14:paraId="3372740B" w14:textId="77777777" w:rsidR="001A691B" w:rsidRPr="00725372" w:rsidRDefault="001A691B" w:rsidP="00CC6880">
      <w:pPr>
        <w:spacing w:after="0" w:line="240" w:lineRule="auto"/>
        <w:rPr>
          <w:sz w:val="18"/>
          <w:szCs w:val="18"/>
        </w:rPr>
      </w:pPr>
    </w:p>
    <w:p w14:paraId="095FA366" w14:textId="77777777" w:rsidR="001A691B" w:rsidRPr="00725372" w:rsidRDefault="001A691B" w:rsidP="00CC6880">
      <w:pPr>
        <w:spacing w:after="0" w:line="240" w:lineRule="auto"/>
        <w:rPr>
          <w:sz w:val="18"/>
          <w:szCs w:val="18"/>
        </w:rPr>
      </w:pPr>
    </w:p>
    <w:p w14:paraId="0E09188E" w14:textId="77777777" w:rsidR="001A691B" w:rsidRPr="00725372" w:rsidRDefault="001A691B" w:rsidP="00CC6880">
      <w:pPr>
        <w:spacing w:after="0" w:line="240" w:lineRule="auto"/>
        <w:rPr>
          <w:sz w:val="18"/>
          <w:szCs w:val="18"/>
        </w:rPr>
      </w:pPr>
    </w:p>
    <w:p w14:paraId="62C2A956" w14:textId="77777777" w:rsidR="001A691B" w:rsidRPr="00725372" w:rsidRDefault="001A691B" w:rsidP="00CC6880">
      <w:pPr>
        <w:spacing w:after="0" w:line="240" w:lineRule="auto"/>
        <w:rPr>
          <w:sz w:val="18"/>
          <w:szCs w:val="18"/>
        </w:rPr>
      </w:pPr>
    </w:p>
    <w:p w14:paraId="02ECA611" w14:textId="77777777" w:rsidR="001A691B" w:rsidRPr="00725372" w:rsidRDefault="001A691B" w:rsidP="00CC6880">
      <w:pPr>
        <w:spacing w:after="0" w:line="240" w:lineRule="auto"/>
        <w:rPr>
          <w:sz w:val="18"/>
          <w:szCs w:val="18"/>
        </w:rPr>
      </w:pPr>
    </w:p>
    <w:p w14:paraId="3C2892AC" w14:textId="77777777" w:rsidR="001A691B" w:rsidRPr="00725372" w:rsidRDefault="001A691B" w:rsidP="00CC6880">
      <w:pPr>
        <w:spacing w:after="0" w:line="240" w:lineRule="auto"/>
        <w:rPr>
          <w:sz w:val="18"/>
          <w:szCs w:val="18"/>
        </w:rPr>
      </w:pPr>
    </w:p>
    <w:p w14:paraId="1894DA9F" w14:textId="77777777" w:rsidR="001A691B" w:rsidRPr="00725372" w:rsidRDefault="001A691B" w:rsidP="00CC6880">
      <w:pPr>
        <w:spacing w:after="0" w:line="240" w:lineRule="auto"/>
        <w:rPr>
          <w:sz w:val="18"/>
          <w:szCs w:val="18"/>
        </w:rPr>
      </w:pPr>
    </w:p>
    <w:p w14:paraId="3DEAFA76" w14:textId="77777777" w:rsidR="001A691B" w:rsidRPr="00725372" w:rsidRDefault="001A691B" w:rsidP="00CC6880">
      <w:pPr>
        <w:spacing w:after="0" w:line="240" w:lineRule="auto"/>
        <w:rPr>
          <w:sz w:val="18"/>
          <w:szCs w:val="18"/>
        </w:rPr>
      </w:pPr>
    </w:p>
    <w:p w14:paraId="41CCCE9F" w14:textId="77777777" w:rsidR="001A691B" w:rsidRPr="00725372" w:rsidRDefault="001A691B" w:rsidP="00CC6880">
      <w:pPr>
        <w:spacing w:after="0" w:line="240" w:lineRule="auto"/>
        <w:rPr>
          <w:sz w:val="18"/>
          <w:szCs w:val="18"/>
        </w:rPr>
      </w:pPr>
    </w:p>
    <w:p w14:paraId="5C3C98E3" w14:textId="77777777" w:rsidR="001A691B" w:rsidRPr="00725372" w:rsidRDefault="001A691B" w:rsidP="00CC6880">
      <w:pPr>
        <w:spacing w:after="0" w:line="240" w:lineRule="auto"/>
        <w:rPr>
          <w:sz w:val="18"/>
          <w:szCs w:val="18"/>
        </w:rPr>
      </w:pPr>
    </w:p>
    <w:p w14:paraId="53BBCC2E" w14:textId="77777777" w:rsidR="001A691B" w:rsidRPr="00725372" w:rsidRDefault="001A691B" w:rsidP="00CC6880">
      <w:pPr>
        <w:spacing w:after="0" w:line="240" w:lineRule="auto"/>
        <w:rPr>
          <w:sz w:val="18"/>
          <w:szCs w:val="18"/>
        </w:rPr>
      </w:pPr>
    </w:p>
    <w:p w14:paraId="49714896" w14:textId="77777777" w:rsidR="001A691B" w:rsidRPr="00725372" w:rsidRDefault="001A691B" w:rsidP="00CC6880">
      <w:pPr>
        <w:spacing w:after="0" w:line="240" w:lineRule="auto"/>
        <w:rPr>
          <w:sz w:val="18"/>
          <w:szCs w:val="18"/>
        </w:rPr>
      </w:pPr>
    </w:p>
    <w:p w14:paraId="6F48FAB0" w14:textId="77777777" w:rsidR="001A691B" w:rsidRPr="00725372" w:rsidRDefault="001A691B" w:rsidP="00CC6880">
      <w:pPr>
        <w:spacing w:after="0" w:line="240" w:lineRule="auto"/>
        <w:rPr>
          <w:sz w:val="18"/>
          <w:szCs w:val="18"/>
        </w:rPr>
      </w:pPr>
    </w:p>
    <w:p w14:paraId="5F416CC0" w14:textId="77777777" w:rsidR="001A691B" w:rsidRPr="00725372" w:rsidRDefault="001A691B" w:rsidP="00CC6880">
      <w:pPr>
        <w:spacing w:after="0" w:line="240" w:lineRule="auto"/>
        <w:rPr>
          <w:sz w:val="18"/>
          <w:szCs w:val="18"/>
        </w:rPr>
      </w:pPr>
    </w:p>
    <w:p w14:paraId="72C26697" w14:textId="77777777" w:rsidR="001A691B" w:rsidRPr="00725372" w:rsidRDefault="001A691B" w:rsidP="00CC6880">
      <w:pPr>
        <w:spacing w:after="0" w:line="240" w:lineRule="auto"/>
        <w:rPr>
          <w:sz w:val="18"/>
          <w:szCs w:val="18"/>
        </w:rPr>
      </w:pPr>
    </w:p>
    <w:p w14:paraId="2543239E" w14:textId="77777777" w:rsidR="001A691B" w:rsidRPr="00725372" w:rsidRDefault="001A691B" w:rsidP="00CC6880">
      <w:pPr>
        <w:spacing w:after="0" w:line="240" w:lineRule="auto"/>
        <w:rPr>
          <w:sz w:val="18"/>
          <w:szCs w:val="18"/>
        </w:rPr>
      </w:pPr>
    </w:p>
    <w:p w14:paraId="20AC653C" w14:textId="77777777" w:rsidR="001A691B" w:rsidRPr="00725372" w:rsidRDefault="001A691B" w:rsidP="00CC6880">
      <w:pPr>
        <w:spacing w:after="0" w:line="240" w:lineRule="auto"/>
        <w:rPr>
          <w:sz w:val="18"/>
          <w:szCs w:val="18"/>
        </w:rPr>
      </w:pPr>
    </w:p>
    <w:p w14:paraId="2D340662" w14:textId="77777777" w:rsidR="001A691B" w:rsidRPr="00725372" w:rsidRDefault="001A691B" w:rsidP="00CC6880">
      <w:pPr>
        <w:spacing w:after="0" w:line="240" w:lineRule="auto"/>
        <w:rPr>
          <w:sz w:val="18"/>
          <w:szCs w:val="18"/>
        </w:rPr>
      </w:pPr>
    </w:p>
    <w:p w14:paraId="1133EA06" w14:textId="77777777" w:rsidR="001A691B" w:rsidRPr="00725372" w:rsidRDefault="001A691B" w:rsidP="00CC6880">
      <w:pPr>
        <w:spacing w:after="0" w:line="240" w:lineRule="auto"/>
        <w:rPr>
          <w:sz w:val="18"/>
          <w:szCs w:val="18"/>
        </w:rPr>
      </w:pPr>
    </w:p>
    <w:p w14:paraId="5DA22228" w14:textId="77777777" w:rsidR="001A691B" w:rsidRPr="00725372" w:rsidRDefault="001A691B" w:rsidP="00CC6880">
      <w:pPr>
        <w:spacing w:after="0" w:line="240" w:lineRule="auto"/>
        <w:rPr>
          <w:sz w:val="18"/>
          <w:szCs w:val="18"/>
        </w:rPr>
      </w:pPr>
    </w:p>
    <w:p w14:paraId="136BF276" w14:textId="77777777" w:rsidR="001A691B" w:rsidRPr="00725372" w:rsidRDefault="001A691B" w:rsidP="00CC6880">
      <w:pPr>
        <w:spacing w:after="0" w:line="240" w:lineRule="auto"/>
        <w:rPr>
          <w:sz w:val="18"/>
          <w:szCs w:val="18"/>
        </w:rPr>
      </w:pPr>
    </w:p>
    <w:p w14:paraId="5D521F8F" w14:textId="77777777" w:rsidR="001A691B" w:rsidRPr="00725372" w:rsidRDefault="001A691B" w:rsidP="00CC6880">
      <w:pPr>
        <w:spacing w:after="0" w:line="240" w:lineRule="auto"/>
        <w:rPr>
          <w:sz w:val="18"/>
          <w:szCs w:val="18"/>
        </w:rPr>
      </w:pPr>
    </w:p>
    <w:p w14:paraId="42BDF245" w14:textId="77777777" w:rsidR="001A691B" w:rsidRPr="00725372" w:rsidRDefault="001A691B" w:rsidP="00CC6880">
      <w:pPr>
        <w:spacing w:after="0" w:line="240" w:lineRule="auto"/>
        <w:rPr>
          <w:sz w:val="18"/>
          <w:szCs w:val="18"/>
        </w:rPr>
      </w:pPr>
    </w:p>
    <w:p w14:paraId="21BC5A7A" w14:textId="77777777" w:rsidR="001A691B" w:rsidRPr="00725372" w:rsidRDefault="001A691B" w:rsidP="00CC6880">
      <w:pPr>
        <w:spacing w:after="0" w:line="240" w:lineRule="auto"/>
        <w:rPr>
          <w:sz w:val="18"/>
          <w:szCs w:val="18"/>
        </w:rPr>
      </w:pPr>
    </w:p>
    <w:p w14:paraId="499B9BCB" w14:textId="77777777" w:rsidR="001A691B" w:rsidRPr="00725372" w:rsidRDefault="001A691B" w:rsidP="00CC6880">
      <w:pPr>
        <w:spacing w:after="0" w:line="240" w:lineRule="auto"/>
        <w:rPr>
          <w:sz w:val="18"/>
          <w:szCs w:val="18"/>
        </w:rPr>
      </w:pPr>
    </w:p>
    <w:p w14:paraId="75A96D7F" w14:textId="77777777" w:rsidR="001A691B" w:rsidRPr="00725372" w:rsidRDefault="001A691B" w:rsidP="00CC6880">
      <w:pPr>
        <w:spacing w:after="0" w:line="240" w:lineRule="auto"/>
        <w:rPr>
          <w:sz w:val="18"/>
          <w:szCs w:val="18"/>
        </w:rPr>
      </w:pPr>
    </w:p>
    <w:p w14:paraId="1BEACA54" w14:textId="77777777" w:rsidR="0031633E" w:rsidRPr="00725372" w:rsidRDefault="0031633E" w:rsidP="00CC6880">
      <w:pPr>
        <w:spacing w:after="0" w:line="240" w:lineRule="auto"/>
        <w:rPr>
          <w:sz w:val="18"/>
          <w:szCs w:val="18"/>
        </w:rPr>
      </w:pPr>
    </w:p>
    <w:p w14:paraId="28B477E8" w14:textId="77777777" w:rsidR="00CC6880" w:rsidRPr="00725372" w:rsidRDefault="00CC6880" w:rsidP="00056639">
      <w:pPr>
        <w:spacing w:after="0" w:line="240" w:lineRule="auto"/>
        <w:jc w:val="left"/>
        <w:rPr>
          <w:sz w:val="18"/>
          <w:szCs w:val="18"/>
        </w:rPr>
      </w:pPr>
    </w:p>
    <w:p w14:paraId="4EC6DE7B" w14:textId="4EBE8BF0" w:rsidR="00CC6880" w:rsidRPr="00725372" w:rsidRDefault="00CC6880" w:rsidP="00056639">
      <w:pPr>
        <w:spacing w:after="0" w:line="240" w:lineRule="auto"/>
        <w:jc w:val="left"/>
        <w:rPr>
          <w:b/>
          <w:sz w:val="18"/>
          <w:szCs w:val="18"/>
        </w:rPr>
      </w:pPr>
      <w:r w:rsidRPr="00725372">
        <w:rPr>
          <w:sz w:val="18"/>
          <w:szCs w:val="18"/>
        </w:rPr>
        <w:t>© SCK CEN</w:t>
      </w:r>
      <w:r w:rsidR="0031633E" w:rsidRPr="00725372">
        <w:rPr>
          <w:sz w:val="18"/>
          <w:szCs w:val="18"/>
        </w:rPr>
        <w:t xml:space="preserve"> - </w:t>
      </w:r>
      <w:r w:rsidRPr="00725372">
        <w:rPr>
          <w:sz w:val="18"/>
          <w:szCs w:val="18"/>
        </w:rPr>
        <w:t>Stichting van Openbaar Nut – Fondation d'Utilité Publique ‐ Foundation of Public Utility</w:t>
      </w:r>
      <w:r w:rsidRPr="00725372">
        <w:rPr>
          <w:sz w:val="18"/>
          <w:szCs w:val="18"/>
        </w:rPr>
        <w:br/>
      </w:r>
      <w:r w:rsidRPr="00725372">
        <w:rPr>
          <w:b/>
          <w:sz w:val="18"/>
          <w:szCs w:val="18"/>
        </w:rPr>
        <w:t>Registered Office:</w:t>
      </w:r>
      <w:r w:rsidR="0031633E" w:rsidRPr="00725372">
        <w:rPr>
          <w:b/>
          <w:sz w:val="18"/>
          <w:szCs w:val="18"/>
        </w:rPr>
        <w:t xml:space="preserve"> </w:t>
      </w:r>
      <w:r w:rsidRPr="00725372">
        <w:rPr>
          <w:sz w:val="18"/>
          <w:szCs w:val="18"/>
        </w:rPr>
        <w:t>Avenue Herrmann Debroux 40 – BE‐1160 BRUSSEL</w:t>
      </w:r>
      <w:r w:rsidRPr="00725372">
        <w:rPr>
          <w:sz w:val="18"/>
          <w:szCs w:val="18"/>
        </w:rPr>
        <w:br/>
      </w:r>
      <w:r w:rsidRPr="00725372">
        <w:rPr>
          <w:b/>
          <w:sz w:val="18"/>
          <w:szCs w:val="18"/>
        </w:rPr>
        <w:t>Research Centres:</w:t>
      </w:r>
    </w:p>
    <w:p w14:paraId="3E51E273" w14:textId="77777777" w:rsidR="00CC6880" w:rsidRPr="00725372" w:rsidRDefault="00CC6880" w:rsidP="00056639">
      <w:pPr>
        <w:spacing w:after="0" w:line="240" w:lineRule="auto"/>
        <w:jc w:val="left"/>
        <w:rPr>
          <w:sz w:val="18"/>
          <w:szCs w:val="18"/>
        </w:rPr>
      </w:pPr>
      <w:r w:rsidRPr="00725372">
        <w:rPr>
          <w:sz w:val="18"/>
          <w:szCs w:val="18"/>
        </w:rPr>
        <w:t>Boeretang 200 - 2400 MOL – Belgium</w:t>
      </w:r>
    </w:p>
    <w:p w14:paraId="66693529" w14:textId="77777777" w:rsidR="00CC6880" w:rsidRPr="00725372" w:rsidRDefault="00CC6880" w:rsidP="00056639">
      <w:pPr>
        <w:spacing w:after="0" w:line="240" w:lineRule="auto"/>
        <w:jc w:val="left"/>
        <w:rPr>
          <w:sz w:val="18"/>
          <w:szCs w:val="18"/>
        </w:rPr>
      </w:pPr>
      <w:r w:rsidRPr="00725372">
        <w:rPr>
          <w:sz w:val="18"/>
          <w:szCs w:val="18"/>
        </w:rPr>
        <w:t>Chemin du Cyclotron 6 - 1348 Ottignies-Louvain-la-Neuve – Belgium</w:t>
      </w:r>
    </w:p>
    <w:p w14:paraId="63CF31D6" w14:textId="57947061" w:rsidR="00CC6880" w:rsidRPr="00725372" w:rsidRDefault="00000000" w:rsidP="00CC6880">
      <w:pPr>
        <w:spacing w:after="0" w:line="240" w:lineRule="auto"/>
        <w:rPr>
          <w:sz w:val="18"/>
          <w:szCs w:val="18"/>
        </w:rPr>
      </w:pPr>
      <w:hyperlink r:id="rId18" w:history="1">
        <w:r w:rsidR="00CC6880" w:rsidRPr="00725372">
          <w:rPr>
            <w:rStyle w:val="Hyperlink"/>
            <w:sz w:val="18"/>
            <w:szCs w:val="18"/>
          </w:rPr>
          <w:t>www.sckcen.be</w:t>
        </w:r>
      </w:hyperlink>
    </w:p>
    <w:p w14:paraId="1EB7C8C5" w14:textId="77777777" w:rsidR="00CC6880" w:rsidRPr="00725372" w:rsidRDefault="00CC6880" w:rsidP="00CC6880">
      <w:pPr>
        <w:spacing w:after="0" w:line="240" w:lineRule="auto"/>
        <w:rPr>
          <w:sz w:val="18"/>
          <w:szCs w:val="18"/>
        </w:rPr>
      </w:pPr>
    </w:p>
    <w:p w14:paraId="694AEE5F" w14:textId="77777777" w:rsidR="0031633E" w:rsidRPr="00725372" w:rsidRDefault="0031633E" w:rsidP="00CC6880">
      <w:pPr>
        <w:spacing w:after="0" w:line="240" w:lineRule="auto"/>
        <w:rPr>
          <w:sz w:val="18"/>
          <w:szCs w:val="18"/>
        </w:rPr>
      </w:pPr>
    </w:p>
    <w:p w14:paraId="3BE12FB0" w14:textId="77777777" w:rsidR="00193007" w:rsidRPr="00725372" w:rsidRDefault="00193007" w:rsidP="00CC6880">
      <w:pPr>
        <w:spacing w:after="0" w:line="240" w:lineRule="auto"/>
        <w:rPr>
          <w:sz w:val="18"/>
          <w:szCs w:val="18"/>
        </w:rPr>
      </w:pPr>
    </w:p>
    <w:p w14:paraId="0B9DE1DF" w14:textId="77777777" w:rsidR="00CC6880" w:rsidRPr="00725372" w:rsidRDefault="00CC6880" w:rsidP="00CC6880">
      <w:pPr>
        <w:pStyle w:val="HeadingwithoutListing"/>
      </w:pPr>
      <w:r w:rsidRPr="00725372">
        <w:t>Copyright Rules</w:t>
      </w:r>
    </w:p>
    <w:p w14:paraId="42EED33F" w14:textId="77777777" w:rsidR="00CC6880" w:rsidRPr="00725372" w:rsidRDefault="00CC6880" w:rsidP="001A691B">
      <w:pPr>
        <w:spacing w:after="0" w:line="240" w:lineRule="auto"/>
        <w:rPr>
          <w:sz w:val="18"/>
          <w:szCs w:val="18"/>
        </w:rPr>
      </w:pPr>
      <w:r w:rsidRPr="00725372">
        <w:rPr>
          <w:sz w:val="18"/>
          <w:szCs w:val="18"/>
        </w:rPr>
        <w:t xml:space="preserve">All property rights and copyright are reserved to SCK CEN. In case of a contractual arrangement with SCK CEN, the use of this information by a Third Party, or for any purpose other than for which it is intended on the basis of the contract, is not authorized. With respect to any unauthorized use, SCK CEN makes no representation or warranty, expressed or implied, and assumes no liability as to the completeness, accuracy or usefulness of the information contained in this document, or that its use may not infringe privately owned rights.  </w:t>
      </w:r>
    </w:p>
    <w:p w14:paraId="5F2AEA4E" w14:textId="77777777" w:rsidR="00CC6880" w:rsidRPr="00725372" w:rsidRDefault="00CC6880" w:rsidP="00CC6880">
      <w:pPr>
        <w:spacing w:after="0" w:line="240" w:lineRule="auto"/>
        <w:rPr>
          <w:sz w:val="18"/>
          <w:szCs w:val="18"/>
        </w:rPr>
      </w:pPr>
    </w:p>
    <w:p w14:paraId="03558E6C" w14:textId="379DA397" w:rsidR="00094F3D" w:rsidRPr="00725372" w:rsidRDefault="00CC6880" w:rsidP="001A691B">
      <w:pPr>
        <w:spacing w:after="0" w:line="240" w:lineRule="auto"/>
        <w:jc w:val="center"/>
        <w:rPr>
          <w:sz w:val="18"/>
          <w:szCs w:val="18"/>
        </w:rPr>
      </w:pPr>
      <w:r w:rsidRPr="00725372">
        <w:rPr>
          <w:noProof/>
          <w:sz w:val="18"/>
          <w:szCs w:val="18"/>
          <w:lang w:val="en-US"/>
        </w:rPr>
        <w:drawing>
          <wp:inline distT="0" distB="0" distL="0" distR="0" wp14:anchorId="08827677" wp14:editId="756D54D7">
            <wp:extent cx="6035722" cy="130401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 logo sck c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3516" cy="1316500"/>
                    </a:xfrm>
                    <a:prstGeom prst="rect">
                      <a:avLst/>
                    </a:prstGeom>
                  </pic:spPr>
                </pic:pic>
              </a:graphicData>
            </a:graphic>
          </wp:inline>
        </w:drawing>
      </w:r>
    </w:p>
    <w:p w14:paraId="01512177" w14:textId="77777777" w:rsidR="001A691B" w:rsidRPr="00725372" w:rsidRDefault="001A691B" w:rsidP="001A691B">
      <w:r w:rsidRPr="00725372">
        <w:br w:type="page"/>
      </w:r>
    </w:p>
    <w:p w14:paraId="15B79331" w14:textId="118DA073" w:rsidR="00135CEC" w:rsidRPr="00725372" w:rsidRDefault="00F25B85" w:rsidP="00135CEC">
      <w:pPr>
        <w:pStyle w:val="Heading1"/>
      </w:pPr>
      <w:bookmarkStart w:id="1" w:name="_Toc198518286"/>
      <w:r w:rsidRPr="00725372">
        <w:lastRenderedPageBreak/>
        <w:t>T</w:t>
      </w:r>
      <w:r w:rsidR="00135CEC" w:rsidRPr="00725372">
        <w:t>able of Content</w:t>
      </w:r>
      <w:r w:rsidR="00E60765" w:rsidRPr="00725372">
        <w:t>s</w:t>
      </w:r>
      <w:bookmarkEnd w:id="1"/>
    </w:p>
    <w:p w14:paraId="7FE089EE" w14:textId="77777777" w:rsidR="00147676" w:rsidRDefault="00091426">
      <w:pPr>
        <w:pStyle w:val="TOC1"/>
        <w:tabs>
          <w:tab w:val="right" w:leader="dot" w:pos="9344"/>
        </w:tabs>
        <w:rPr>
          <w:b w:val="0"/>
          <w:bCs w:val="0"/>
          <w:caps w:val="0"/>
          <w:color w:val="562873"/>
          <w:sz w:val="22"/>
        </w:rPr>
      </w:pPr>
      <w:r>
        <w:rPr>
          <w:b w:val="0"/>
          <w:bCs w:val="0"/>
          <w:caps w:val="0"/>
          <w:color w:val="562873"/>
          <w:sz w:val="22"/>
        </w:rPr>
        <w:fldChar w:fldCharType="begin"/>
      </w:r>
      <w:r>
        <w:rPr>
          <w:b w:val="0"/>
          <w:bCs w:val="0"/>
          <w:caps w:val="0"/>
          <w:color w:val="562873"/>
          <w:sz w:val="22"/>
        </w:rPr>
        <w:instrText xml:space="preserve"> TOC \o "1-</w:instrText>
      </w:r>
      <w:r w:rsidR="00147676">
        <w:rPr>
          <w:b w:val="0"/>
          <w:bCs w:val="0"/>
          <w:caps w:val="0"/>
          <w:color w:val="562873"/>
          <w:sz w:val="22"/>
        </w:rPr>
        <w:instrText>7</w:instrText>
      </w:r>
    </w:p>
    <w:p w14:paraId="0B7E2591" w14:textId="14858BAC" w:rsidR="00D125E0" w:rsidRDefault="00091426">
      <w:pPr>
        <w:pStyle w:val="TOC1"/>
        <w:tabs>
          <w:tab w:val="right" w:leader="dot" w:pos="9344"/>
        </w:tabs>
        <w:rPr>
          <w:rFonts w:eastAsiaTheme="minorEastAsia" w:cstheme="minorBidi"/>
          <w:b w:val="0"/>
          <w:bCs w:val="0"/>
          <w:caps w:val="0"/>
          <w:noProof/>
          <w:kern w:val="2"/>
          <w:sz w:val="24"/>
          <w:szCs w:val="24"/>
          <w:lang w:eastAsia="en-GB"/>
          <w14:ligatures w14:val="standardContextual"/>
        </w:rPr>
      </w:pPr>
      <w:r>
        <w:rPr>
          <w:b w:val="0"/>
          <w:bCs w:val="0"/>
          <w:caps w:val="0"/>
          <w:color w:val="562873"/>
          <w:sz w:val="22"/>
        </w:rPr>
        <w:instrText xml:space="preserve">" \h \z \u </w:instrText>
      </w:r>
      <w:r>
        <w:rPr>
          <w:b w:val="0"/>
          <w:bCs w:val="0"/>
          <w:caps w:val="0"/>
          <w:color w:val="562873"/>
          <w:sz w:val="22"/>
        </w:rPr>
        <w:fldChar w:fldCharType="separate"/>
      </w:r>
      <w:hyperlink w:anchor="_Toc198518286" w:history="1">
        <w:r w:rsidR="00D125E0" w:rsidRPr="00BD30CB">
          <w:rPr>
            <w:rStyle w:val="Hyperlink"/>
            <w:noProof/>
          </w:rPr>
          <w:t>Table of Contents</w:t>
        </w:r>
        <w:r w:rsidR="00D125E0">
          <w:rPr>
            <w:noProof/>
            <w:webHidden/>
          </w:rPr>
          <w:tab/>
        </w:r>
        <w:r w:rsidR="00D125E0">
          <w:rPr>
            <w:noProof/>
            <w:webHidden/>
          </w:rPr>
          <w:fldChar w:fldCharType="begin"/>
        </w:r>
        <w:r w:rsidR="00D125E0">
          <w:rPr>
            <w:noProof/>
            <w:webHidden/>
          </w:rPr>
          <w:instrText xml:space="preserve"> PAGEREF _Toc198518286 \h </w:instrText>
        </w:r>
        <w:r w:rsidR="00D125E0">
          <w:rPr>
            <w:noProof/>
            <w:webHidden/>
          </w:rPr>
        </w:r>
        <w:r w:rsidR="00D125E0">
          <w:rPr>
            <w:noProof/>
            <w:webHidden/>
          </w:rPr>
          <w:fldChar w:fldCharType="separate"/>
        </w:r>
        <w:r w:rsidR="00D125E0">
          <w:rPr>
            <w:noProof/>
            <w:webHidden/>
          </w:rPr>
          <w:t>3</w:t>
        </w:r>
        <w:r w:rsidR="00D125E0">
          <w:rPr>
            <w:noProof/>
            <w:webHidden/>
          </w:rPr>
          <w:fldChar w:fldCharType="end"/>
        </w:r>
      </w:hyperlink>
    </w:p>
    <w:p w14:paraId="0173CFB8" w14:textId="31743573" w:rsidR="00D125E0" w:rsidRDefault="00D125E0">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518287" w:history="1">
        <w:r w:rsidRPr="00BD30CB">
          <w:rPr>
            <w:rStyle w:val="Hyperlink"/>
            <w:noProof/>
          </w:rPr>
          <w:t>Abbreviations</w:t>
        </w:r>
        <w:r>
          <w:rPr>
            <w:noProof/>
            <w:webHidden/>
          </w:rPr>
          <w:tab/>
        </w:r>
        <w:r>
          <w:rPr>
            <w:noProof/>
            <w:webHidden/>
          </w:rPr>
          <w:fldChar w:fldCharType="begin"/>
        </w:r>
        <w:r>
          <w:rPr>
            <w:noProof/>
            <w:webHidden/>
          </w:rPr>
          <w:instrText xml:space="preserve"> PAGEREF _Toc198518287 \h </w:instrText>
        </w:r>
        <w:r>
          <w:rPr>
            <w:noProof/>
            <w:webHidden/>
          </w:rPr>
        </w:r>
        <w:r>
          <w:rPr>
            <w:noProof/>
            <w:webHidden/>
          </w:rPr>
          <w:fldChar w:fldCharType="separate"/>
        </w:r>
        <w:r>
          <w:rPr>
            <w:noProof/>
            <w:webHidden/>
          </w:rPr>
          <w:t>8</w:t>
        </w:r>
        <w:r>
          <w:rPr>
            <w:noProof/>
            <w:webHidden/>
          </w:rPr>
          <w:fldChar w:fldCharType="end"/>
        </w:r>
      </w:hyperlink>
    </w:p>
    <w:p w14:paraId="52F4877B" w14:textId="5BAA26FC" w:rsidR="00D125E0" w:rsidRDefault="00D125E0">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518288" w:history="1">
        <w:r w:rsidRPr="00BD30CB">
          <w:rPr>
            <w:rStyle w:val="Hyperlink"/>
            <w:noProof/>
          </w:rPr>
          <w:t>Terms and Definitions</w:t>
        </w:r>
        <w:r>
          <w:rPr>
            <w:noProof/>
            <w:webHidden/>
          </w:rPr>
          <w:tab/>
        </w:r>
        <w:r>
          <w:rPr>
            <w:noProof/>
            <w:webHidden/>
          </w:rPr>
          <w:fldChar w:fldCharType="begin"/>
        </w:r>
        <w:r>
          <w:rPr>
            <w:noProof/>
            <w:webHidden/>
          </w:rPr>
          <w:instrText xml:space="preserve"> PAGEREF _Toc198518288 \h </w:instrText>
        </w:r>
        <w:r>
          <w:rPr>
            <w:noProof/>
            <w:webHidden/>
          </w:rPr>
        </w:r>
        <w:r>
          <w:rPr>
            <w:noProof/>
            <w:webHidden/>
          </w:rPr>
          <w:fldChar w:fldCharType="separate"/>
        </w:r>
        <w:r>
          <w:rPr>
            <w:noProof/>
            <w:webHidden/>
          </w:rPr>
          <w:t>10</w:t>
        </w:r>
        <w:r>
          <w:rPr>
            <w:noProof/>
            <w:webHidden/>
          </w:rPr>
          <w:fldChar w:fldCharType="end"/>
        </w:r>
      </w:hyperlink>
    </w:p>
    <w:p w14:paraId="09FE5806" w14:textId="232321E3" w:rsidR="00D125E0" w:rsidRDefault="00D125E0">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518289" w:history="1">
        <w:r w:rsidRPr="00BD30CB">
          <w:rPr>
            <w:rStyle w:val="Hyperlink"/>
            <w:noProof/>
          </w:rPr>
          <w:t>Figure Index</w:t>
        </w:r>
        <w:r>
          <w:rPr>
            <w:noProof/>
            <w:webHidden/>
          </w:rPr>
          <w:tab/>
        </w:r>
        <w:r>
          <w:rPr>
            <w:noProof/>
            <w:webHidden/>
          </w:rPr>
          <w:fldChar w:fldCharType="begin"/>
        </w:r>
        <w:r>
          <w:rPr>
            <w:noProof/>
            <w:webHidden/>
          </w:rPr>
          <w:instrText xml:space="preserve"> PAGEREF _Toc198518289 \h </w:instrText>
        </w:r>
        <w:r>
          <w:rPr>
            <w:noProof/>
            <w:webHidden/>
          </w:rPr>
        </w:r>
        <w:r>
          <w:rPr>
            <w:noProof/>
            <w:webHidden/>
          </w:rPr>
          <w:fldChar w:fldCharType="separate"/>
        </w:r>
        <w:r>
          <w:rPr>
            <w:noProof/>
            <w:webHidden/>
          </w:rPr>
          <w:t>12</w:t>
        </w:r>
        <w:r>
          <w:rPr>
            <w:noProof/>
            <w:webHidden/>
          </w:rPr>
          <w:fldChar w:fldCharType="end"/>
        </w:r>
      </w:hyperlink>
    </w:p>
    <w:p w14:paraId="7D83910D" w14:textId="4B81CC2C" w:rsidR="00D125E0" w:rsidRDefault="00D125E0">
      <w:pPr>
        <w:pStyle w:val="TOC2"/>
        <w:tabs>
          <w:tab w:val="right" w:leader="dot" w:pos="9344"/>
        </w:tabs>
        <w:rPr>
          <w:rFonts w:eastAsiaTheme="minorEastAsia" w:cstheme="minorBidi"/>
          <w:smallCaps w:val="0"/>
          <w:noProof/>
          <w:kern w:val="2"/>
          <w:sz w:val="24"/>
          <w:szCs w:val="24"/>
          <w:lang w:eastAsia="en-GB"/>
          <w14:ligatures w14:val="standardContextual"/>
        </w:rPr>
      </w:pPr>
      <w:hyperlink w:anchor="_Toc198518290" w:history="1">
        <w:r w:rsidRPr="00BD30CB">
          <w:rPr>
            <w:rStyle w:val="Hyperlink"/>
            <w:noProof/>
          </w:rPr>
          <w:t>Table Index</w:t>
        </w:r>
        <w:r>
          <w:rPr>
            <w:noProof/>
            <w:webHidden/>
          </w:rPr>
          <w:tab/>
        </w:r>
        <w:r>
          <w:rPr>
            <w:noProof/>
            <w:webHidden/>
          </w:rPr>
          <w:fldChar w:fldCharType="begin"/>
        </w:r>
        <w:r>
          <w:rPr>
            <w:noProof/>
            <w:webHidden/>
          </w:rPr>
          <w:instrText xml:space="preserve"> PAGEREF _Toc198518290 \h </w:instrText>
        </w:r>
        <w:r>
          <w:rPr>
            <w:noProof/>
            <w:webHidden/>
          </w:rPr>
        </w:r>
        <w:r>
          <w:rPr>
            <w:noProof/>
            <w:webHidden/>
          </w:rPr>
          <w:fldChar w:fldCharType="separate"/>
        </w:r>
        <w:r>
          <w:rPr>
            <w:noProof/>
            <w:webHidden/>
          </w:rPr>
          <w:t>12</w:t>
        </w:r>
        <w:r>
          <w:rPr>
            <w:noProof/>
            <w:webHidden/>
          </w:rPr>
          <w:fldChar w:fldCharType="end"/>
        </w:r>
      </w:hyperlink>
    </w:p>
    <w:p w14:paraId="3B60ACBD" w14:textId="59F27ECF"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291" w:history="1">
        <w:r w:rsidRPr="00BD30CB">
          <w:rPr>
            <w:rStyle w:val="Hyperlink"/>
            <w:noProof/>
          </w:rPr>
          <w:t>1</w:t>
        </w:r>
        <w:r>
          <w:rPr>
            <w:rFonts w:eastAsiaTheme="minorEastAsia" w:cstheme="minorBidi"/>
            <w:b w:val="0"/>
            <w:bCs w:val="0"/>
            <w:caps w:val="0"/>
            <w:noProof/>
            <w:kern w:val="2"/>
            <w:sz w:val="24"/>
            <w:szCs w:val="24"/>
            <w:lang w:eastAsia="en-GB"/>
            <w14:ligatures w14:val="standardContextual"/>
          </w:rPr>
          <w:tab/>
        </w:r>
        <w:r w:rsidRPr="00BD30CB">
          <w:rPr>
            <w:rStyle w:val="Hyperlink"/>
            <w:noProof/>
          </w:rPr>
          <w:t>Introduction</w:t>
        </w:r>
        <w:r>
          <w:rPr>
            <w:noProof/>
            <w:webHidden/>
          </w:rPr>
          <w:tab/>
        </w:r>
        <w:r>
          <w:rPr>
            <w:noProof/>
            <w:webHidden/>
          </w:rPr>
          <w:fldChar w:fldCharType="begin"/>
        </w:r>
        <w:r>
          <w:rPr>
            <w:noProof/>
            <w:webHidden/>
          </w:rPr>
          <w:instrText xml:space="preserve"> PAGEREF _Toc198518291 \h </w:instrText>
        </w:r>
        <w:r>
          <w:rPr>
            <w:noProof/>
            <w:webHidden/>
          </w:rPr>
        </w:r>
        <w:r>
          <w:rPr>
            <w:noProof/>
            <w:webHidden/>
          </w:rPr>
          <w:fldChar w:fldCharType="separate"/>
        </w:r>
        <w:r>
          <w:rPr>
            <w:noProof/>
            <w:webHidden/>
          </w:rPr>
          <w:t>13</w:t>
        </w:r>
        <w:r>
          <w:rPr>
            <w:noProof/>
            <w:webHidden/>
          </w:rPr>
          <w:fldChar w:fldCharType="end"/>
        </w:r>
      </w:hyperlink>
    </w:p>
    <w:p w14:paraId="06CFA2CF" w14:textId="23577805"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2" w:history="1">
        <w:r w:rsidRPr="00BD30CB">
          <w:rPr>
            <w:rStyle w:val="Hyperlink"/>
            <w:noProof/>
          </w:rPr>
          <w:t>1.1</w:t>
        </w:r>
        <w:r>
          <w:rPr>
            <w:rFonts w:eastAsiaTheme="minorEastAsia" w:cstheme="minorBidi"/>
            <w:smallCaps w:val="0"/>
            <w:noProof/>
            <w:kern w:val="2"/>
            <w:sz w:val="24"/>
            <w:szCs w:val="24"/>
            <w:lang w:eastAsia="en-GB"/>
            <w14:ligatures w14:val="standardContextual"/>
          </w:rPr>
          <w:tab/>
        </w:r>
        <w:r w:rsidRPr="00BD30CB">
          <w:rPr>
            <w:rStyle w:val="Hyperlink"/>
            <w:noProof/>
          </w:rPr>
          <w:t>The LINAC</w:t>
        </w:r>
        <w:r>
          <w:rPr>
            <w:noProof/>
            <w:webHidden/>
          </w:rPr>
          <w:tab/>
        </w:r>
        <w:r>
          <w:rPr>
            <w:noProof/>
            <w:webHidden/>
          </w:rPr>
          <w:fldChar w:fldCharType="begin"/>
        </w:r>
        <w:r>
          <w:rPr>
            <w:noProof/>
            <w:webHidden/>
          </w:rPr>
          <w:instrText xml:space="preserve"> PAGEREF _Toc198518292 \h </w:instrText>
        </w:r>
        <w:r>
          <w:rPr>
            <w:noProof/>
            <w:webHidden/>
          </w:rPr>
        </w:r>
        <w:r>
          <w:rPr>
            <w:noProof/>
            <w:webHidden/>
          </w:rPr>
          <w:fldChar w:fldCharType="separate"/>
        </w:r>
        <w:r>
          <w:rPr>
            <w:noProof/>
            <w:webHidden/>
          </w:rPr>
          <w:t>13</w:t>
        </w:r>
        <w:r>
          <w:rPr>
            <w:noProof/>
            <w:webHidden/>
          </w:rPr>
          <w:fldChar w:fldCharType="end"/>
        </w:r>
      </w:hyperlink>
    </w:p>
    <w:p w14:paraId="66A59200" w14:textId="2876E235"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3" w:history="1">
        <w:r w:rsidRPr="00BD30CB">
          <w:rPr>
            <w:rStyle w:val="Hyperlink"/>
            <w:noProof/>
          </w:rPr>
          <w:t>1.2</w:t>
        </w:r>
        <w:r>
          <w:rPr>
            <w:rFonts w:eastAsiaTheme="minorEastAsia" w:cstheme="minorBidi"/>
            <w:smallCaps w:val="0"/>
            <w:noProof/>
            <w:kern w:val="2"/>
            <w:sz w:val="24"/>
            <w:szCs w:val="24"/>
            <w:lang w:eastAsia="en-GB"/>
            <w14:ligatures w14:val="standardContextual"/>
          </w:rPr>
          <w:tab/>
        </w:r>
        <w:r w:rsidRPr="00BD30CB">
          <w:rPr>
            <w:rStyle w:val="Hyperlink"/>
            <w:noProof/>
          </w:rPr>
          <w:t>Cryogenic System</w:t>
        </w:r>
        <w:r>
          <w:rPr>
            <w:noProof/>
            <w:webHidden/>
          </w:rPr>
          <w:tab/>
        </w:r>
        <w:r>
          <w:rPr>
            <w:noProof/>
            <w:webHidden/>
          </w:rPr>
          <w:fldChar w:fldCharType="begin"/>
        </w:r>
        <w:r>
          <w:rPr>
            <w:noProof/>
            <w:webHidden/>
          </w:rPr>
          <w:instrText xml:space="preserve"> PAGEREF _Toc198518293 \h </w:instrText>
        </w:r>
        <w:r>
          <w:rPr>
            <w:noProof/>
            <w:webHidden/>
          </w:rPr>
        </w:r>
        <w:r>
          <w:rPr>
            <w:noProof/>
            <w:webHidden/>
          </w:rPr>
          <w:fldChar w:fldCharType="separate"/>
        </w:r>
        <w:r>
          <w:rPr>
            <w:noProof/>
            <w:webHidden/>
          </w:rPr>
          <w:t>13</w:t>
        </w:r>
        <w:r>
          <w:rPr>
            <w:noProof/>
            <w:webHidden/>
          </w:rPr>
          <w:fldChar w:fldCharType="end"/>
        </w:r>
      </w:hyperlink>
    </w:p>
    <w:p w14:paraId="78DEE9AE" w14:textId="360CA15D"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4" w:history="1">
        <w:r w:rsidRPr="00BD30CB">
          <w:rPr>
            <w:rStyle w:val="Hyperlink"/>
            <w:noProof/>
          </w:rPr>
          <w:t>1.3</w:t>
        </w:r>
        <w:r>
          <w:rPr>
            <w:rFonts w:eastAsiaTheme="minorEastAsia" w:cstheme="minorBidi"/>
            <w:smallCaps w:val="0"/>
            <w:noProof/>
            <w:kern w:val="2"/>
            <w:sz w:val="24"/>
            <w:szCs w:val="24"/>
            <w:lang w:eastAsia="en-GB"/>
            <w14:ligatures w14:val="standardContextual"/>
          </w:rPr>
          <w:tab/>
        </w:r>
        <w:r w:rsidRPr="00BD30CB">
          <w:rPr>
            <w:rStyle w:val="Hyperlink"/>
            <w:noProof/>
          </w:rPr>
          <w:t>Cryogenic Users</w:t>
        </w:r>
        <w:r>
          <w:rPr>
            <w:noProof/>
            <w:webHidden/>
          </w:rPr>
          <w:tab/>
        </w:r>
        <w:r>
          <w:rPr>
            <w:noProof/>
            <w:webHidden/>
          </w:rPr>
          <w:fldChar w:fldCharType="begin"/>
        </w:r>
        <w:r>
          <w:rPr>
            <w:noProof/>
            <w:webHidden/>
          </w:rPr>
          <w:instrText xml:space="preserve"> PAGEREF _Toc198518294 \h </w:instrText>
        </w:r>
        <w:r>
          <w:rPr>
            <w:noProof/>
            <w:webHidden/>
          </w:rPr>
        </w:r>
        <w:r>
          <w:rPr>
            <w:noProof/>
            <w:webHidden/>
          </w:rPr>
          <w:fldChar w:fldCharType="separate"/>
        </w:r>
        <w:r>
          <w:rPr>
            <w:noProof/>
            <w:webHidden/>
          </w:rPr>
          <w:t>15</w:t>
        </w:r>
        <w:r>
          <w:rPr>
            <w:noProof/>
            <w:webHidden/>
          </w:rPr>
          <w:fldChar w:fldCharType="end"/>
        </w:r>
      </w:hyperlink>
    </w:p>
    <w:p w14:paraId="1AB7B6B1" w14:textId="16887A2A"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5" w:history="1">
        <w:r w:rsidRPr="00BD30CB">
          <w:rPr>
            <w:rStyle w:val="Hyperlink"/>
            <w:noProof/>
          </w:rPr>
          <w:t>1.4</w:t>
        </w:r>
        <w:r>
          <w:rPr>
            <w:rFonts w:eastAsiaTheme="minorEastAsia" w:cstheme="minorBidi"/>
            <w:smallCaps w:val="0"/>
            <w:noProof/>
            <w:kern w:val="2"/>
            <w:sz w:val="24"/>
            <w:szCs w:val="24"/>
            <w:lang w:eastAsia="en-GB"/>
            <w14:ligatures w14:val="standardContextual"/>
          </w:rPr>
          <w:tab/>
        </w:r>
        <w:r w:rsidRPr="00BD30CB">
          <w:rPr>
            <w:rStyle w:val="Hyperlink"/>
            <w:noProof/>
          </w:rPr>
          <w:t>Main Helium Process Interfaces</w:t>
        </w:r>
        <w:r>
          <w:rPr>
            <w:noProof/>
            <w:webHidden/>
          </w:rPr>
          <w:tab/>
        </w:r>
        <w:r>
          <w:rPr>
            <w:noProof/>
            <w:webHidden/>
          </w:rPr>
          <w:fldChar w:fldCharType="begin"/>
        </w:r>
        <w:r>
          <w:rPr>
            <w:noProof/>
            <w:webHidden/>
          </w:rPr>
          <w:instrText xml:space="preserve"> PAGEREF _Toc198518295 \h </w:instrText>
        </w:r>
        <w:r>
          <w:rPr>
            <w:noProof/>
            <w:webHidden/>
          </w:rPr>
        </w:r>
        <w:r>
          <w:rPr>
            <w:noProof/>
            <w:webHidden/>
          </w:rPr>
          <w:fldChar w:fldCharType="separate"/>
        </w:r>
        <w:r>
          <w:rPr>
            <w:noProof/>
            <w:webHidden/>
          </w:rPr>
          <w:t>15</w:t>
        </w:r>
        <w:r>
          <w:rPr>
            <w:noProof/>
            <w:webHidden/>
          </w:rPr>
          <w:fldChar w:fldCharType="end"/>
        </w:r>
      </w:hyperlink>
    </w:p>
    <w:p w14:paraId="14E86F28" w14:textId="6DF5B7C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6" w:history="1">
        <w:r w:rsidRPr="00BD30CB">
          <w:rPr>
            <w:rStyle w:val="Hyperlink"/>
            <w:noProof/>
          </w:rPr>
          <w:t>1.5</w:t>
        </w:r>
        <w:r>
          <w:rPr>
            <w:rFonts w:eastAsiaTheme="minorEastAsia" w:cstheme="minorBidi"/>
            <w:smallCaps w:val="0"/>
            <w:noProof/>
            <w:kern w:val="2"/>
            <w:sz w:val="24"/>
            <w:szCs w:val="24"/>
            <w:lang w:eastAsia="en-GB"/>
            <w14:ligatures w14:val="standardContextual"/>
          </w:rPr>
          <w:tab/>
        </w:r>
        <w:r w:rsidRPr="00BD30CB">
          <w:rPr>
            <w:rStyle w:val="Hyperlink"/>
            <w:noProof/>
          </w:rPr>
          <w:t>Introduction to CIS</w:t>
        </w:r>
        <w:r>
          <w:rPr>
            <w:noProof/>
            <w:webHidden/>
          </w:rPr>
          <w:tab/>
        </w:r>
        <w:r>
          <w:rPr>
            <w:noProof/>
            <w:webHidden/>
          </w:rPr>
          <w:fldChar w:fldCharType="begin"/>
        </w:r>
        <w:r>
          <w:rPr>
            <w:noProof/>
            <w:webHidden/>
          </w:rPr>
          <w:instrText xml:space="preserve"> PAGEREF _Toc198518296 \h </w:instrText>
        </w:r>
        <w:r>
          <w:rPr>
            <w:noProof/>
            <w:webHidden/>
          </w:rPr>
        </w:r>
        <w:r>
          <w:rPr>
            <w:noProof/>
            <w:webHidden/>
          </w:rPr>
          <w:fldChar w:fldCharType="separate"/>
        </w:r>
        <w:r>
          <w:rPr>
            <w:noProof/>
            <w:webHidden/>
          </w:rPr>
          <w:t>16</w:t>
        </w:r>
        <w:r>
          <w:rPr>
            <w:noProof/>
            <w:webHidden/>
          </w:rPr>
          <w:fldChar w:fldCharType="end"/>
        </w:r>
      </w:hyperlink>
    </w:p>
    <w:p w14:paraId="33FD169E" w14:textId="07961434"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297" w:history="1">
        <w:r w:rsidRPr="00BD30CB">
          <w:rPr>
            <w:rStyle w:val="Hyperlink"/>
            <w:noProof/>
          </w:rPr>
          <w:t>2</w:t>
        </w:r>
        <w:r>
          <w:rPr>
            <w:rFonts w:eastAsiaTheme="minorEastAsia" w:cstheme="minorBidi"/>
            <w:b w:val="0"/>
            <w:bCs w:val="0"/>
            <w:caps w:val="0"/>
            <w:noProof/>
            <w:kern w:val="2"/>
            <w:sz w:val="24"/>
            <w:szCs w:val="24"/>
            <w:lang w:eastAsia="en-GB"/>
            <w14:ligatures w14:val="standardContextual"/>
          </w:rPr>
          <w:tab/>
        </w:r>
        <w:r w:rsidRPr="00BD30CB">
          <w:rPr>
            <w:rStyle w:val="Hyperlink"/>
            <w:noProof/>
          </w:rPr>
          <w:t>Nature of the Procurement</w:t>
        </w:r>
        <w:r>
          <w:rPr>
            <w:noProof/>
            <w:webHidden/>
          </w:rPr>
          <w:tab/>
        </w:r>
        <w:r>
          <w:rPr>
            <w:noProof/>
            <w:webHidden/>
          </w:rPr>
          <w:fldChar w:fldCharType="begin"/>
        </w:r>
        <w:r>
          <w:rPr>
            <w:noProof/>
            <w:webHidden/>
          </w:rPr>
          <w:instrText xml:space="preserve"> PAGEREF _Toc198518297 \h </w:instrText>
        </w:r>
        <w:r>
          <w:rPr>
            <w:noProof/>
            <w:webHidden/>
          </w:rPr>
        </w:r>
        <w:r>
          <w:rPr>
            <w:noProof/>
            <w:webHidden/>
          </w:rPr>
          <w:fldChar w:fldCharType="separate"/>
        </w:r>
        <w:r>
          <w:rPr>
            <w:noProof/>
            <w:webHidden/>
          </w:rPr>
          <w:t>18</w:t>
        </w:r>
        <w:r>
          <w:rPr>
            <w:noProof/>
            <w:webHidden/>
          </w:rPr>
          <w:fldChar w:fldCharType="end"/>
        </w:r>
      </w:hyperlink>
    </w:p>
    <w:p w14:paraId="0F597103" w14:textId="20734B36"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8" w:history="1">
        <w:r w:rsidRPr="00BD30CB">
          <w:rPr>
            <w:rStyle w:val="Hyperlink"/>
            <w:noProof/>
          </w:rPr>
          <w:t>2.1</w:t>
        </w:r>
        <w:r>
          <w:rPr>
            <w:rFonts w:eastAsiaTheme="minorEastAsia" w:cstheme="minorBidi"/>
            <w:smallCaps w:val="0"/>
            <w:noProof/>
            <w:kern w:val="2"/>
            <w:sz w:val="24"/>
            <w:szCs w:val="24"/>
            <w:lang w:eastAsia="en-GB"/>
            <w14:ligatures w14:val="standardContextual"/>
          </w:rPr>
          <w:tab/>
        </w:r>
        <w:r w:rsidRPr="00BD30CB">
          <w:rPr>
            <w:rStyle w:val="Hyperlink"/>
            <w:noProof/>
          </w:rPr>
          <w:t>Scope of Work by the Contractor</w:t>
        </w:r>
        <w:r>
          <w:rPr>
            <w:noProof/>
            <w:webHidden/>
          </w:rPr>
          <w:tab/>
        </w:r>
        <w:r>
          <w:rPr>
            <w:noProof/>
            <w:webHidden/>
          </w:rPr>
          <w:fldChar w:fldCharType="begin"/>
        </w:r>
        <w:r>
          <w:rPr>
            <w:noProof/>
            <w:webHidden/>
          </w:rPr>
          <w:instrText xml:space="preserve"> PAGEREF _Toc198518298 \h </w:instrText>
        </w:r>
        <w:r>
          <w:rPr>
            <w:noProof/>
            <w:webHidden/>
          </w:rPr>
        </w:r>
        <w:r>
          <w:rPr>
            <w:noProof/>
            <w:webHidden/>
          </w:rPr>
          <w:fldChar w:fldCharType="separate"/>
        </w:r>
        <w:r>
          <w:rPr>
            <w:noProof/>
            <w:webHidden/>
          </w:rPr>
          <w:t>18</w:t>
        </w:r>
        <w:r>
          <w:rPr>
            <w:noProof/>
            <w:webHidden/>
          </w:rPr>
          <w:fldChar w:fldCharType="end"/>
        </w:r>
      </w:hyperlink>
    </w:p>
    <w:p w14:paraId="755129BF" w14:textId="40C58B54"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299" w:history="1">
        <w:r w:rsidRPr="00BD30CB">
          <w:rPr>
            <w:rStyle w:val="Hyperlink"/>
            <w:noProof/>
          </w:rPr>
          <w:t>2.2</w:t>
        </w:r>
        <w:r>
          <w:rPr>
            <w:rFonts w:eastAsiaTheme="minorEastAsia" w:cstheme="minorBidi"/>
            <w:smallCaps w:val="0"/>
            <w:noProof/>
            <w:kern w:val="2"/>
            <w:sz w:val="24"/>
            <w:szCs w:val="24"/>
            <w:lang w:eastAsia="en-GB"/>
            <w14:ligatures w14:val="standardContextual"/>
          </w:rPr>
          <w:tab/>
        </w:r>
        <w:r w:rsidRPr="00BD30CB">
          <w:rPr>
            <w:rStyle w:val="Hyperlink"/>
            <w:noProof/>
          </w:rPr>
          <w:t>Scope of Supply by the Contractor</w:t>
        </w:r>
        <w:r>
          <w:rPr>
            <w:noProof/>
            <w:webHidden/>
          </w:rPr>
          <w:tab/>
        </w:r>
        <w:r>
          <w:rPr>
            <w:noProof/>
            <w:webHidden/>
          </w:rPr>
          <w:fldChar w:fldCharType="begin"/>
        </w:r>
        <w:r>
          <w:rPr>
            <w:noProof/>
            <w:webHidden/>
          </w:rPr>
          <w:instrText xml:space="preserve"> PAGEREF _Toc198518299 \h </w:instrText>
        </w:r>
        <w:r>
          <w:rPr>
            <w:noProof/>
            <w:webHidden/>
          </w:rPr>
        </w:r>
        <w:r>
          <w:rPr>
            <w:noProof/>
            <w:webHidden/>
          </w:rPr>
          <w:fldChar w:fldCharType="separate"/>
        </w:r>
        <w:r>
          <w:rPr>
            <w:noProof/>
            <w:webHidden/>
          </w:rPr>
          <w:t>18</w:t>
        </w:r>
        <w:r>
          <w:rPr>
            <w:noProof/>
            <w:webHidden/>
          </w:rPr>
          <w:fldChar w:fldCharType="end"/>
        </w:r>
      </w:hyperlink>
    </w:p>
    <w:p w14:paraId="45BB844A" w14:textId="0F8649D3"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300" w:history="1">
        <w:r w:rsidRPr="00BD30CB">
          <w:rPr>
            <w:rStyle w:val="Hyperlink"/>
            <w:noProof/>
          </w:rPr>
          <w:t>3</w:t>
        </w:r>
        <w:r>
          <w:rPr>
            <w:rFonts w:eastAsiaTheme="minorEastAsia" w:cstheme="minorBidi"/>
            <w:b w:val="0"/>
            <w:bCs w:val="0"/>
            <w:caps w:val="0"/>
            <w:noProof/>
            <w:kern w:val="2"/>
            <w:sz w:val="24"/>
            <w:szCs w:val="24"/>
            <w:lang w:eastAsia="en-GB"/>
            <w14:ligatures w14:val="standardContextual"/>
          </w:rPr>
          <w:tab/>
        </w:r>
        <w:r w:rsidRPr="00BD30CB">
          <w:rPr>
            <w:rStyle w:val="Hyperlink"/>
            <w:noProof/>
          </w:rPr>
          <w:t>Technical Requirements</w:t>
        </w:r>
        <w:r>
          <w:rPr>
            <w:noProof/>
            <w:webHidden/>
          </w:rPr>
          <w:tab/>
        </w:r>
        <w:r>
          <w:rPr>
            <w:noProof/>
            <w:webHidden/>
          </w:rPr>
          <w:fldChar w:fldCharType="begin"/>
        </w:r>
        <w:r>
          <w:rPr>
            <w:noProof/>
            <w:webHidden/>
          </w:rPr>
          <w:instrText xml:space="preserve"> PAGEREF _Toc198518300 \h </w:instrText>
        </w:r>
        <w:r>
          <w:rPr>
            <w:noProof/>
            <w:webHidden/>
          </w:rPr>
        </w:r>
        <w:r>
          <w:rPr>
            <w:noProof/>
            <w:webHidden/>
          </w:rPr>
          <w:fldChar w:fldCharType="separate"/>
        </w:r>
        <w:r>
          <w:rPr>
            <w:noProof/>
            <w:webHidden/>
          </w:rPr>
          <w:t>19</w:t>
        </w:r>
        <w:r>
          <w:rPr>
            <w:noProof/>
            <w:webHidden/>
          </w:rPr>
          <w:fldChar w:fldCharType="end"/>
        </w:r>
      </w:hyperlink>
    </w:p>
    <w:p w14:paraId="45CEE71F" w14:textId="7C9B4AAB"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301" w:history="1">
        <w:r w:rsidRPr="00BD30CB">
          <w:rPr>
            <w:rStyle w:val="Hyperlink"/>
            <w:noProof/>
          </w:rPr>
          <w:t>3.1</w:t>
        </w:r>
        <w:r>
          <w:rPr>
            <w:rFonts w:eastAsiaTheme="minorEastAsia" w:cstheme="minorBidi"/>
            <w:smallCaps w:val="0"/>
            <w:noProof/>
            <w:kern w:val="2"/>
            <w:sz w:val="24"/>
            <w:szCs w:val="24"/>
            <w:lang w:eastAsia="en-GB"/>
            <w14:ligatures w14:val="standardContextual"/>
          </w:rPr>
          <w:tab/>
        </w:r>
        <w:r w:rsidRPr="00BD30CB">
          <w:rPr>
            <w:rStyle w:val="Hyperlink"/>
            <w:noProof/>
          </w:rPr>
          <w:t xml:space="preserve">General Requirements </w:t>
        </w:r>
        <w:r>
          <w:rPr>
            <w:noProof/>
            <w:webHidden/>
          </w:rPr>
          <w:tab/>
        </w:r>
        <w:r>
          <w:rPr>
            <w:noProof/>
            <w:webHidden/>
          </w:rPr>
          <w:fldChar w:fldCharType="begin"/>
        </w:r>
        <w:r>
          <w:rPr>
            <w:noProof/>
            <w:webHidden/>
          </w:rPr>
          <w:instrText xml:space="preserve"> PAGEREF _Toc198518301 \h </w:instrText>
        </w:r>
        <w:r>
          <w:rPr>
            <w:noProof/>
            <w:webHidden/>
          </w:rPr>
        </w:r>
        <w:r>
          <w:rPr>
            <w:noProof/>
            <w:webHidden/>
          </w:rPr>
          <w:fldChar w:fldCharType="separate"/>
        </w:r>
        <w:r>
          <w:rPr>
            <w:noProof/>
            <w:webHidden/>
          </w:rPr>
          <w:t>19</w:t>
        </w:r>
        <w:r>
          <w:rPr>
            <w:noProof/>
            <w:webHidden/>
          </w:rPr>
          <w:fldChar w:fldCharType="end"/>
        </w:r>
      </w:hyperlink>
    </w:p>
    <w:p w14:paraId="2D855ABE" w14:textId="66D70962"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302" w:history="1">
        <w:r w:rsidRPr="00BD30CB">
          <w:rPr>
            <w:rStyle w:val="Hyperlink"/>
            <w:noProof/>
          </w:rPr>
          <w:t>3.2</w:t>
        </w:r>
        <w:r>
          <w:rPr>
            <w:rFonts w:eastAsiaTheme="minorEastAsia" w:cstheme="minorBidi"/>
            <w:smallCaps w:val="0"/>
            <w:noProof/>
            <w:kern w:val="2"/>
            <w:sz w:val="24"/>
            <w:szCs w:val="24"/>
            <w:lang w:eastAsia="en-GB"/>
            <w14:ligatures w14:val="standardContextual"/>
          </w:rPr>
          <w:tab/>
        </w:r>
        <w:r w:rsidRPr="00BD30CB">
          <w:rPr>
            <w:rStyle w:val="Hyperlink"/>
            <w:noProof/>
          </w:rPr>
          <w:t>Operation Modes and Associated Performances of the Cryogenic System</w:t>
        </w:r>
        <w:r>
          <w:rPr>
            <w:noProof/>
            <w:webHidden/>
          </w:rPr>
          <w:tab/>
        </w:r>
        <w:r>
          <w:rPr>
            <w:noProof/>
            <w:webHidden/>
          </w:rPr>
          <w:fldChar w:fldCharType="begin"/>
        </w:r>
        <w:r>
          <w:rPr>
            <w:noProof/>
            <w:webHidden/>
          </w:rPr>
          <w:instrText xml:space="preserve"> PAGEREF _Toc198518302 \h </w:instrText>
        </w:r>
        <w:r>
          <w:rPr>
            <w:noProof/>
            <w:webHidden/>
          </w:rPr>
        </w:r>
        <w:r>
          <w:rPr>
            <w:noProof/>
            <w:webHidden/>
          </w:rPr>
          <w:fldChar w:fldCharType="separate"/>
        </w:r>
        <w:r>
          <w:rPr>
            <w:noProof/>
            <w:webHidden/>
          </w:rPr>
          <w:t>20</w:t>
        </w:r>
        <w:r>
          <w:rPr>
            <w:noProof/>
            <w:webHidden/>
          </w:rPr>
          <w:fldChar w:fldCharType="end"/>
        </w:r>
      </w:hyperlink>
    </w:p>
    <w:p w14:paraId="6FF6F3A0" w14:textId="1D700F6E"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03" w:history="1">
        <w:r w:rsidRPr="00BD30CB">
          <w:rPr>
            <w:rStyle w:val="Hyperlink"/>
            <w:rFonts w:cs="Segoe UI"/>
            <w:noProof/>
          </w:rPr>
          <w:t>3.2.1</w:t>
        </w:r>
        <w:r>
          <w:rPr>
            <w:rFonts w:eastAsiaTheme="minorEastAsia" w:cstheme="minorBidi"/>
            <w:i w:val="0"/>
            <w:iCs w:val="0"/>
            <w:noProof/>
            <w:kern w:val="2"/>
            <w:sz w:val="24"/>
            <w:szCs w:val="24"/>
            <w:lang w:eastAsia="en-GB"/>
            <w14:ligatures w14:val="standardContextual"/>
          </w:rPr>
          <w:tab/>
        </w:r>
        <w:r w:rsidRPr="00BD30CB">
          <w:rPr>
            <w:rStyle w:val="Hyperlink"/>
            <w:noProof/>
          </w:rPr>
          <w:t>Lifetime and annual operation schedule</w:t>
        </w:r>
        <w:r>
          <w:rPr>
            <w:noProof/>
            <w:webHidden/>
          </w:rPr>
          <w:tab/>
        </w:r>
        <w:r>
          <w:rPr>
            <w:noProof/>
            <w:webHidden/>
          </w:rPr>
          <w:fldChar w:fldCharType="begin"/>
        </w:r>
        <w:r>
          <w:rPr>
            <w:noProof/>
            <w:webHidden/>
          </w:rPr>
          <w:instrText xml:space="preserve"> PAGEREF _Toc198518303 \h </w:instrText>
        </w:r>
        <w:r>
          <w:rPr>
            <w:noProof/>
            <w:webHidden/>
          </w:rPr>
        </w:r>
        <w:r>
          <w:rPr>
            <w:noProof/>
            <w:webHidden/>
          </w:rPr>
          <w:fldChar w:fldCharType="separate"/>
        </w:r>
        <w:r>
          <w:rPr>
            <w:noProof/>
            <w:webHidden/>
          </w:rPr>
          <w:t>20</w:t>
        </w:r>
        <w:r>
          <w:rPr>
            <w:noProof/>
            <w:webHidden/>
          </w:rPr>
          <w:fldChar w:fldCharType="end"/>
        </w:r>
      </w:hyperlink>
    </w:p>
    <w:p w14:paraId="6FED41B3" w14:textId="6D7CA3E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04" w:history="1">
        <w:r w:rsidRPr="00BD30CB">
          <w:rPr>
            <w:rStyle w:val="Hyperlink"/>
            <w:rFonts w:cs="Segoe UI"/>
            <w:noProof/>
          </w:rPr>
          <w:t>3.2.2</w:t>
        </w:r>
        <w:r>
          <w:rPr>
            <w:rFonts w:eastAsiaTheme="minorEastAsia" w:cstheme="minorBidi"/>
            <w:i w:val="0"/>
            <w:iCs w:val="0"/>
            <w:noProof/>
            <w:kern w:val="2"/>
            <w:sz w:val="24"/>
            <w:szCs w:val="24"/>
            <w:lang w:eastAsia="en-GB"/>
            <w14:ligatures w14:val="standardContextual"/>
          </w:rPr>
          <w:tab/>
        </w:r>
        <w:r w:rsidRPr="00BD30CB">
          <w:rPr>
            <w:rStyle w:val="Hyperlink"/>
            <w:noProof/>
          </w:rPr>
          <w:t>Stead state operational scenarios</w:t>
        </w:r>
        <w:r>
          <w:rPr>
            <w:noProof/>
            <w:webHidden/>
          </w:rPr>
          <w:tab/>
        </w:r>
        <w:r>
          <w:rPr>
            <w:noProof/>
            <w:webHidden/>
          </w:rPr>
          <w:fldChar w:fldCharType="begin"/>
        </w:r>
        <w:r>
          <w:rPr>
            <w:noProof/>
            <w:webHidden/>
          </w:rPr>
          <w:instrText xml:space="preserve"> PAGEREF _Toc198518304 \h </w:instrText>
        </w:r>
        <w:r>
          <w:rPr>
            <w:noProof/>
            <w:webHidden/>
          </w:rPr>
        </w:r>
        <w:r>
          <w:rPr>
            <w:noProof/>
            <w:webHidden/>
          </w:rPr>
          <w:fldChar w:fldCharType="separate"/>
        </w:r>
        <w:r>
          <w:rPr>
            <w:noProof/>
            <w:webHidden/>
          </w:rPr>
          <w:t>20</w:t>
        </w:r>
        <w:r>
          <w:rPr>
            <w:noProof/>
            <w:webHidden/>
          </w:rPr>
          <w:fldChar w:fldCharType="end"/>
        </w:r>
      </w:hyperlink>
    </w:p>
    <w:p w14:paraId="7BFE648A" w14:textId="777FB95E"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05" w:history="1">
        <w:r w:rsidRPr="00BD30CB">
          <w:rPr>
            <w:rStyle w:val="Hyperlink"/>
            <w:rFonts w:cs="Segoe UI"/>
            <w:noProof/>
          </w:rPr>
          <w:t>3.2.3</w:t>
        </w:r>
        <w:r>
          <w:rPr>
            <w:rFonts w:eastAsiaTheme="minorEastAsia" w:cstheme="minorBidi"/>
            <w:i w:val="0"/>
            <w:iCs w:val="0"/>
            <w:noProof/>
            <w:kern w:val="2"/>
            <w:sz w:val="24"/>
            <w:szCs w:val="24"/>
            <w:lang w:eastAsia="en-GB"/>
            <w14:ligatures w14:val="standardContextual"/>
          </w:rPr>
          <w:tab/>
        </w:r>
        <w:r w:rsidRPr="00BD30CB">
          <w:rPr>
            <w:rStyle w:val="Hyperlink"/>
            <w:noProof/>
          </w:rPr>
          <w:t>Transient operational Scenarios</w:t>
        </w:r>
        <w:r>
          <w:rPr>
            <w:noProof/>
            <w:webHidden/>
          </w:rPr>
          <w:tab/>
        </w:r>
        <w:r>
          <w:rPr>
            <w:noProof/>
            <w:webHidden/>
          </w:rPr>
          <w:fldChar w:fldCharType="begin"/>
        </w:r>
        <w:r>
          <w:rPr>
            <w:noProof/>
            <w:webHidden/>
          </w:rPr>
          <w:instrText xml:space="preserve"> PAGEREF _Toc198518305 \h </w:instrText>
        </w:r>
        <w:r>
          <w:rPr>
            <w:noProof/>
            <w:webHidden/>
          </w:rPr>
        </w:r>
        <w:r>
          <w:rPr>
            <w:noProof/>
            <w:webHidden/>
          </w:rPr>
          <w:fldChar w:fldCharType="separate"/>
        </w:r>
        <w:r>
          <w:rPr>
            <w:noProof/>
            <w:webHidden/>
          </w:rPr>
          <w:t>21</w:t>
        </w:r>
        <w:r>
          <w:rPr>
            <w:noProof/>
            <w:webHidden/>
          </w:rPr>
          <w:fldChar w:fldCharType="end"/>
        </w:r>
      </w:hyperlink>
    </w:p>
    <w:p w14:paraId="6963ED5A" w14:textId="109F0192"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306" w:history="1">
        <w:r w:rsidRPr="00BD30CB">
          <w:rPr>
            <w:rStyle w:val="Hyperlink"/>
            <w:noProof/>
          </w:rPr>
          <w:t>Background information</w:t>
        </w:r>
        <w:r>
          <w:rPr>
            <w:noProof/>
            <w:webHidden/>
          </w:rPr>
          <w:tab/>
        </w:r>
        <w:r>
          <w:rPr>
            <w:noProof/>
            <w:webHidden/>
          </w:rPr>
          <w:fldChar w:fldCharType="begin"/>
        </w:r>
        <w:r>
          <w:rPr>
            <w:noProof/>
            <w:webHidden/>
          </w:rPr>
          <w:instrText xml:space="preserve"> PAGEREF _Toc198518306 \h </w:instrText>
        </w:r>
        <w:r>
          <w:rPr>
            <w:noProof/>
            <w:webHidden/>
          </w:rPr>
        </w:r>
        <w:r>
          <w:rPr>
            <w:noProof/>
            <w:webHidden/>
          </w:rPr>
          <w:fldChar w:fldCharType="separate"/>
        </w:r>
        <w:r>
          <w:rPr>
            <w:noProof/>
            <w:webHidden/>
          </w:rPr>
          <w:t>21</w:t>
        </w:r>
        <w:r>
          <w:rPr>
            <w:noProof/>
            <w:webHidden/>
          </w:rPr>
          <w:fldChar w:fldCharType="end"/>
        </w:r>
      </w:hyperlink>
    </w:p>
    <w:p w14:paraId="39959333" w14:textId="437A71C9"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07" w:history="1">
        <w:r w:rsidRPr="00BD30CB">
          <w:rPr>
            <w:rStyle w:val="Hyperlink"/>
            <w:noProof/>
          </w:rPr>
          <w:t>3.2.3.1</w:t>
        </w:r>
        <w:r>
          <w:rPr>
            <w:rFonts w:eastAsiaTheme="minorEastAsia" w:cstheme="minorBidi"/>
            <w:noProof/>
            <w:kern w:val="2"/>
            <w:sz w:val="24"/>
            <w:szCs w:val="24"/>
            <w:lang w:eastAsia="en-GB"/>
            <w14:ligatures w14:val="standardContextual"/>
          </w:rPr>
          <w:tab/>
        </w:r>
        <w:r w:rsidRPr="00BD30CB">
          <w:rPr>
            <w:rStyle w:val="Hyperlink"/>
            <w:noProof/>
          </w:rPr>
          <w:t>Cool-down</w:t>
        </w:r>
        <w:r>
          <w:rPr>
            <w:noProof/>
            <w:webHidden/>
          </w:rPr>
          <w:tab/>
        </w:r>
        <w:r>
          <w:rPr>
            <w:noProof/>
            <w:webHidden/>
          </w:rPr>
          <w:fldChar w:fldCharType="begin"/>
        </w:r>
        <w:r>
          <w:rPr>
            <w:noProof/>
            <w:webHidden/>
          </w:rPr>
          <w:instrText xml:space="preserve"> PAGEREF _Toc198518307 \h </w:instrText>
        </w:r>
        <w:r>
          <w:rPr>
            <w:noProof/>
            <w:webHidden/>
          </w:rPr>
        </w:r>
        <w:r>
          <w:rPr>
            <w:noProof/>
            <w:webHidden/>
          </w:rPr>
          <w:fldChar w:fldCharType="separate"/>
        </w:r>
        <w:r>
          <w:rPr>
            <w:noProof/>
            <w:webHidden/>
          </w:rPr>
          <w:t>22</w:t>
        </w:r>
        <w:r>
          <w:rPr>
            <w:noProof/>
            <w:webHidden/>
          </w:rPr>
          <w:fldChar w:fldCharType="end"/>
        </w:r>
      </w:hyperlink>
    </w:p>
    <w:p w14:paraId="3A3CEEE2" w14:textId="580CBEE1"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08" w:history="1">
        <w:r w:rsidRPr="00BD30CB">
          <w:rPr>
            <w:rStyle w:val="Hyperlink"/>
            <w:noProof/>
          </w:rPr>
          <w:t>3.2.3.2</w:t>
        </w:r>
        <w:r>
          <w:rPr>
            <w:rFonts w:eastAsiaTheme="minorEastAsia" w:cstheme="minorBidi"/>
            <w:noProof/>
            <w:kern w:val="2"/>
            <w:sz w:val="24"/>
            <w:szCs w:val="24"/>
            <w:lang w:eastAsia="en-GB"/>
            <w14:ligatures w14:val="standardContextual"/>
          </w:rPr>
          <w:tab/>
        </w:r>
        <w:r w:rsidRPr="00BD30CB">
          <w:rPr>
            <w:rStyle w:val="Hyperlink"/>
            <w:noProof/>
          </w:rPr>
          <w:t>Warm-Up</w:t>
        </w:r>
        <w:r>
          <w:rPr>
            <w:noProof/>
            <w:webHidden/>
          </w:rPr>
          <w:tab/>
        </w:r>
        <w:r>
          <w:rPr>
            <w:noProof/>
            <w:webHidden/>
          </w:rPr>
          <w:fldChar w:fldCharType="begin"/>
        </w:r>
        <w:r>
          <w:rPr>
            <w:noProof/>
            <w:webHidden/>
          </w:rPr>
          <w:instrText xml:space="preserve"> PAGEREF _Toc198518308 \h </w:instrText>
        </w:r>
        <w:r>
          <w:rPr>
            <w:noProof/>
            <w:webHidden/>
          </w:rPr>
        </w:r>
        <w:r>
          <w:rPr>
            <w:noProof/>
            <w:webHidden/>
          </w:rPr>
          <w:fldChar w:fldCharType="separate"/>
        </w:r>
        <w:r>
          <w:rPr>
            <w:noProof/>
            <w:webHidden/>
          </w:rPr>
          <w:t>22</w:t>
        </w:r>
        <w:r>
          <w:rPr>
            <w:noProof/>
            <w:webHidden/>
          </w:rPr>
          <w:fldChar w:fldCharType="end"/>
        </w:r>
      </w:hyperlink>
    </w:p>
    <w:p w14:paraId="4EA52865" w14:textId="1384EC86"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09" w:history="1">
        <w:r w:rsidRPr="00BD30CB">
          <w:rPr>
            <w:rStyle w:val="Hyperlink"/>
            <w:rFonts w:cs="Segoe UI"/>
            <w:noProof/>
          </w:rPr>
          <w:t>3.2.4</w:t>
        </w:r>
        <w:r>
          <w:rPr>
            <w:rFonts w:eastAsiaTheme="minorEastAsia" w:cstheme="minorBidi"/>
            <w:i w:val="0"/>
            <w:iCs w:val="0"/>
            <w:noProof/>
            <w:kern w:val="2"/>
            <w:sz w:val="24"/>
            <w:szCs w:val="24"/>
            <w:lang w:eastAsia="en-GB"/>
            <w14:ligatures w14:val="standardContextual"/>
          </w:rPr>
          <w:tab/>
        </w:r>
        <w:r w:rsidRPr="00BD30CB">
          <w:rPr>
            <w:rStyle w:val="Hyperlink"/>
            <w:noProof/>
          </w:rPr>
          <w:t>Other operational scenarios</w:t>
        </w:r>
        <w:r>
          <w:rPr>
            <w:noProof/>
            <w:webHidden/>
          </w:rPr>
          <w:tab/>
        </w:r>
        <w:r>
          <w:rPr>
            <w:noProof/>
            <w:webHidden/>
          </w:rPr>
          <w:fldChar w:fldCharType="begin"/>
        </w:r>
        <w:r>
          <w:rPr>
            <w:noProof/>
            <w:webHidden/>
          </w:rPr>
          <w:instrText xml:space="preserve"> PAGEREF _Toc198518309 \h </w:instrText>
        </w:r>
        <w:r>
          <w:rPr>
            <w:noProof/>
            <w:webHidden/>
          </w:rPr>
        </w:r>
        <w:r>
          <w:rPr>
            <w:noProof/>
            <w:webHidden/>
          </w:rPr>
          <w:fldChar w:fldCharType="separate"/>
        </w:r>
        <w:r>
          <w:rPr>
            <w:noProof/>
            <w:webHidden/>
          </w:rPr>
          <w:t>23</w:t>
        </w:r>
        <w:r>
          <w:rPr>
            <w:noProof/>
            <w:webHidden/>
          </w:rPr>
          <w:fldChar w:fldCharType="end"/>
        </w:r>
      </w:hyperlink>
    </w:p>
    <w:p w14:paraId="310B91CB" w14:textId="12251CF2"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10" w:history="1">
        <w:r w:rsidRPr="00BD30CB">
          <w:rPr>
            <w:rStyle w:val="Hyperlink"/>
            <w:noProof/>
          </w:rPr>
          <w:t>3.2.4.1</w:t>
        </w:r>
        <w:r>
          <w:rPr>
            <w:rFonts w:eastAsiaTheme="minorEastAsia" w:cstheme="minorBidi"/>
            <w:noProof/>
            <w:kern w:val="2"/>
            <w:sz w:val="24"/>
            <w:szCs w:val="24"/>
            <w:lang w:eastAsia="en-GB"/>
            <w14:ligatures w14:val="standardContextual"/>
          </w:rPr>
          <w:tab/>
        </w:r>
        <w:r w:rsidRPr="00BD30CB">
          <w:rPr>
            <w:rStyle w:val="Hyperlink"/>
            <w:noProof/>
          </w:rPr>
          <w:t>Purging and Conditioning</w:t>
        </w:r>
        <w:r>
          <w:rPr>
            <w:noProof/>
            <w:webHidden/>
          </w:rPr>
          <w:tab/>
        </w:r>
        <w:r>
          <w:rPr>
            <w:noProof/>
            <w:webHidden/>
          </w:rPr>
          <w:fldChar w:fldCharType="begin"/>
        </w:r>
        <w:r>
          <w:rPr>
            <w:noProof/>
            <w:webHidden/>
          </w:rPr>
          <w:instrText xml:space="preserve"> PAGEREF _Toc198518310 \h </w:instrText>
        </w:r>
        <w:r>
          <w:rPr>
            <w:noProof/>
            <w:webHidden/>
          </w:rPr>
        </w:r>
        <w:r>
          <w:rPr>
            <w:noProof/>
            <w:webHidden/>
          </w:rPr>
          <w:fldChar w:fldCharType="separate"/>
        </w:r>
        <w:r>
          <w:rPr>
            <w:noProof/>
            <w:webHidden/>
          </w:rPr>
          <w:t>23</w:t>
        </w:r>
        <w:r>
          <w:rPr>
            <w:noProof/>
            <w:webHidden/>
          </w:rPr>
          <w:fldChar w:fldCharType="end"/>
        </w:r>
      </w:hyperlink>
    </w:p>
    <w:p w14:paraId="23E4F030" w14:textId="5B5E4C12"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11" w:history="1">
        <w:r w:rsidRPr="00BD30CB">
          <w:rPr>
            <w:rStyle w:val="Hyperlink"/>
            <w:noProof/>
          </w:rPr>
          <w:t>3.2.4.2</w:t>
        </w:r>
        <w:r>
          <w:rPr>
            <w:rFonts w:eastAsiaTheme="minorEastAsia" w:cstheme="minorBidi"/>
            <w:noProof/>
            <w:kern w:val="2"/>
            <w:sz w:val="24"/>
            <w:szCs w:val="24"/>
            <w:lang w:eastAsia="en-GB"/>
            <w14:ligatures w14:val="standardContextual"/>
          </w:rPr>
          <w:tab/>
        </w:r>
        <w:r w:rsidRPr="00BD30CB">
          <w:rPr>
            <w:rStyle w:val="Hyperlink"/>
            <w:noProof/>
          </w:rPr>
          <w:t>LHe filling and emptying</w:t>
        </w:r>
        <w:r>
          <w:rPr>
            <w:noProof/>
            <w:webHidden/>
          </w:rPr>
          <w:tab/>
        </w:r>
        <w:r>
          <w:rPr>
            <w:noProof/>
            <w:webHidden/>
          </w:rPr>
          <w:fldChar w:fldCharType="begin"/>
        </w:r>
        <w:r>
          <w:rPr>
            <w:noProof/>
            <w:webHidden/>
          </w:rPr>
          <w:instrText xml:space="preserve"> PAGEREF _Toc198518311 \h </w:instrText>
        </w:r>
        <w:r>
          <w:rPr>
            <w:noProof/>
            <w:webHidden/>
          </w:rPr>
        </w:r>
        <w:r>
          <w:rPr>
            <w:noProof/>
            <w:webHidden/>
          </w:rPr>
          <w:fldChar w:fldCharType="separate"/>
        </w:r>
        <w:r>
          <w:rPr>
            <w:noProof/>
            <w:webHidden/>
          </w:rPr>
          <w:t>23</w:t>
        </w:r>
        <w:r>
          <w:rPr>
            <w:noProof/>
            <w:webHidden/>
          </w:rPr>
          <w:fldChar w:fldCharType="end"/>
        </w:r>
      </w:hyperlink>
    </w:p>
    <w:p w14:paraId="20DF3A4E" w14:textId="412BD95A"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12" w:history="1">
        <w:r w:rsidRPr="00BD30CB">
          <w:rPr>
            <w:rStyle w:val="Hyperlink"/>
            <w:rFonts w:cs="Segoe UI"/>
            <w:noProof/>
          </w:rPr>
          <w:t>3.2.5</w:t>
        </w:r>
        <w:r>
          <w:rPr>
            <w:rFonts w:eastAsiaTheme="minorEastAsia" w:cstheme="minorBidi"/>
            <w:i w:val="0"/>
            <w:iCs w:val="0"/>
            <w:noProof/>
            <w:kern w:val="2"/>
            <w:sz w:val="24"/>
            <w:szCs w:val="24"/>
            <w:lang w:eastAsia="en-GB"/>
            <w14:ligatures w14:val="standardContextual"/>
          </w:rPr>
          <w:tab/>
        </w:r>
        <w:r w:rsidRPr="00BD30CB">
          <w:rPr>
            <w:rStyle w:val="Hyperlink"/>
            <w:noProof/>
          </w:rPr>
          <w:t>QPLANT performance</w:t>
        </w:r>
        <w:r>
          <w:rPr>
            <w:noProof/>
            <w:webHidden/>
          </w:rPr>
          <w:tab/>
        </w:r>
        <w:r>
          <w:rPr>
            <w:noProof/>
            <w:webHidden/>
          </w:rPr>
          <w:fldChar w:fldCharType="begin"/>
        </w:r>
        <w:r>
          <w:rPr>
            <w:noProof/>
            <w:webHidden/>
          </w:rPr>
          <w:instrText xml:space="preserve"> PAGEREF _Toc198518312 \h </w:instrText>
        </w:r>
        <w:r>
          <w:rPr>
            <w:noProof/>
            <w:webHidden/>
          </w:rPr>
        </w:r>
        <w:r>
          <w:rPr>
            <w:noProof/>
            <w:webHidden/>
          </w:rPr>
          <w:fldChar w:fldCharType="separate"/>
        </w:r>
        <w:r>
          <w:rPr>
            <w:noProof/>
            <w:webHidden/>
          </w:rPr>
          <w:t>23</w:t>
        </w:r>
        <w:r>
          <w:rPr>
            <w:noProof/>
            <w:webHidden/>
          </w:rPr>
          <w:fldChar w:fldCharType="end"/>
        </w:r>
      </w:hyperlink>
    </w:p>
    <w:p w14:paraId="2ECC8626" w14:textId="3511E3F4"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13" w:history="1">
        <w:r w:rsidRPr="00BD30CB">
          <w:rPr>
            <w:rStyle w:val="Hyperlink"/>
            <w:rFonts w:cs="Segoe UI"/>
            <w:noProof/>
            <w:lang w:eastAsia="fr-FR"/>
          </w:rPr>
          <w:t>3.2.6</w:t>
        </w:r>
        <w:r>
          <w:rPr>
            <w:rFonts w:eastAsiaTheme="minorEastAsia" w:cstheme="minorBidi"/>
            <w:i w:val="0"/>
            <w:iCs w:val="0"/>
            <w:noProof/>
            <w:kern w:val="2"/>
            <w:sz w:val="24"/>
            <w:szCs w:val="24"/>
            <w:lang w:eastAsia="en-GB"/>
            <w14:ligatures w14:val="standardContextual"/>
          </w:rPr>
          <w:tab/>
        </w:r>
        <w:r w:rsidRPr="00BD30CB">
          <w:rPr>
            <w:rStyle w:val="Hyperlink"/>
            <w:noProof/>
            <w:lang w:eastAsia="fr-FR"/>
          </w:rPr>
          <w:t>Machine self-protection</w:t>
        </w:r>
        <w:r>
          <w:rPr>
            <w:noProof/>
            <w:webHidden/>
          </w:rPr>
          <w:tab/>
        </w:r>
        <w:r>
          <w:rPr>
            <w:noProof/>
            <w:webHidden/>
          </w:rPr>
          <w:fldChar w:fldCharType="begin"/>
        </w:r>
        <w:r>
          <w:rPr>
            <w:noProof/>
            <w:webHidden/>
          </w:rPr>
          <w:instrText xml:space="preserve"> PAGEREF _Toc198518313 \h </w:instrText>
        </w:r>
        <w:r>
          <w:rPr>
            <w:noProof/>
            <w:webHidden/>
          </w:rPr>
        </w:r>
        <w:r>
          <w:rPr>
            <w:noProof/>
            <w:webHidden/>
          </w:rPr>
          <w:fldChar w:fldCharType="separate"/>
        </w:r>
        <w:r>
          <w:rPr>
            <w:noProof/>
            <w:webHidden/>
          </w:rPr>
          <w:t>24</w:t>
        </w:r>
        <w:r>
          <w:rPr>
            <w:noProof/>
            <w:webHidden/>
          </w:rPr>
          <w:fldChar w:fldCharType="end"/>
        </w:r>
      </w:hyperlink>
    </w:p>
    <w:p w14:paraId="7743220A" w14:textId="064021FB"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314" w:history="1">
        <w:r w:rsidRPr="00BD30CB">
          <w:rPr>
            <w:rStyle w:val="Hyperlink"/>
            <w:noProof/>
          </w:rPr>
          <w:t>3.3</w:t>
        </w:r>
        <w:r>
          <w:rPr>
            <w:rFonts w:eastAsiaTheme="minorEastAsia" w:cstheme="minorBidi"/>
            <w:smallCaps w:val="0"/>
            <w:noProof/>
            <w:kern w:val="2"/>
            <w:sz w:val="24"/>
            <w:szCs w:val="24"/>
            <w:lang w:eastAsia="en-GB"/>
            <w14:ligatures w14:val="standardContextual"/>
          </w:rPr>
          <w:tab/>
        </w:r>
        <w:r w:rsidRPr="00BD30CB">
          <w:rPr>
            <w:rStyle w:val="Hyperlink"/>
            <w:noProof/>
          </w:rPr>
          <w:t>Design and Construction Requirements</w:t>
        </w:r>
        <w:r>
          <w:rPr>
            <w:noProof/>
            <w:webHidden/>
          </w:rPr>
          <w:tab/>
        </w:r>
        <w:r>
          <w:rPr>
            <w:noProof/>
            <w:webHidden/>
          </w:rPr>
          <w:fldChar w:fldCharType="begin"/>
        </w:r>
        <w:r>
          <w:rPr>
            <w:noProof/>
            <w:webHidden/>
          </w:rPr>
          <w:instrText xml:space="preserve"> PAGEREF _Toc198518314 \h </w:instrText>
        </w:r>
        <w:r>
          <w:rPr>
            <w:noProof/>
            <w:webHidden/>
          </w:rPr>
        </w:r>
        <w:r>
          <w:rPr>
            <w:noProof/>
            <w:webHidden/>
          </w:rPr>
          <w:fldChar w:fldCharType="separate"/>
        </w:r>
        <w:r>
          <w:rPr>
            <w:noProof/>
            <w:webHidden/>
          </w:rPr>
          <w:t>25</w:t>
        </w:r>
        <w:r>
          <w:rPr>
            <w:noProof/>
            <w:webHidden/>
          </w:rPr>
          <w:fldChar w:fldCharType="end"/>
        </w:r>
      </w:hyperlink>
    </w:p>
    <w:p w14:paraId="657DC959" w14:textId="05EEA52D"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15" w:history="1">
        <w:r w:rsidRPr="00BD30CB">
          <w:rPr>
            <w:rStyle w:val="Hyperlink"/>
            <w:rFonts w:cs="Segoe UI"/>
            <w:bCs/>
            <w:noProof/>
          </w:rPr>
          <w:t>3.3.1</w:t>
        </w:r>
        <w:r>
          <w:rPr>
            <w:rFonts w:eastAsiaTheme="minorEastAsia" w:cstheme="minorBidi"/>
            <w:i w:val="0"/>
            <w:iCs w:val="0"/>
            <w:noProof/>
            <w:kern w:val="2"/>
            <w:sz w:val="24"/>
            <w:szCs w:val="24"/>
            <w:lang w:eastAsia="en-GB"/>
            <w14:ligatures w14:val="standardContextual"/>
          </w:rPr>
          <w:tab/>
        </w:r>
        <w:r w:rsidRPr="00BD30CB">
          <w:rPr>
            <w:rStyle w:val="Hyperlink"/>
            <w:noProof/>
          </w:rPr>
          <w:t>General requirements</w:t>
        </w:r>
        <w:r>
          <w:rPr>
            <w:noProof/>
            <w:webHidden/>
          </w:rPr>
          <w:tab/>
        </w:r>
        <w:r>
          <w:rPr>
            <w:noProof/>
            <w:webHidden/>
          </w:rPr>
          <w:fldChar w:fldCharType="begin"/>
        </w:r>
        <w:r>
          <w:rPr>
            <w:noProof/>
            <w:webHidden/>
          </w:rPr>
          <w:instrText xml:space="preserve"> PAGEREF _Toc198518315 \h </w:instrText>
        </w:r>
        <w:r>
          <w:rPr>
            <w:noProof/>
            <w:webHidden/>
          </w:rPr>
        </w:r>
        <w:r>
          <w:rPr>
            <w:noProof/>
            <w:webHidden/>
          </w:rPr>
          <w:fldChar w:fldCharType="separate"/>
        </w:r>
        <w:r>
          <w:rPr>
            <w:noProof/>
            <w:webHidden/>
          </w:rPr>
          <w:t>25</w:t>
        </w:r>
        <w:r>
          <w:rPr>
            <w:noProof/>
            <w:webHidden/>
          </w:rPr>
          <w:fldChar w:fldCharType="end"/>
        </w:r>
      </w:hyperlink>
    </w:p>
    <w:p w14:paraId="25A254F1" w14:textId="40EF568D"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16" w:history="1">
        <w:r w:rsidRPr="00BD30CB">
          <w:rPr>
            <w:rStyle w:val="Hyperlink"/>
            <w:rFonts w:cs="Segoe UI"/>
            <w:noProof/>
          </w:rPr>
          <w:t>3.3.2</w:t>
        </w:r>
        <w:r>
          <w:rPr>
            <w:rFonts w:eastAsiaTheme="minorEastAsia" w:cstheme="minorBidi"/>
            <w:i w:val="0"/>
            <w:iCs w:val="0"/>
            <w:noProof/>
            <w:kern w:val="2"/>
            <w:sz w:val="24"/>
            <w:szCs w:val="24"/>
            <w:lang w:eastAsia="en-GB"/>
            <w14:ligatures w14:val="standardContextual"/>
          </w:rPr>
          <w:tab/>
        </w:r>
        <w:r w:rsidRPr="00BD30CB">
          <w:rPr>
            <w:rStyle w:val="Hyperlink"/>
            <w:noProof/>
          </w:rPr>
          <w:t>Energy efficiency</w:t>
        </w:r>
        <w:r>
          <w:rPr>
            <w:noProof/>
            <w:webHidden/>
          </w:rPr>
          <w:tab/>
        </w:r>
        <w:r>
          <w:rPr>
            <w:noProof/>
            <w:webHidden/>
          </w:rPr>
          <w:fldChar w:fldCharType="begin"/>
        </w:r>
        <w:r>
          <w:rPr>
            <w:noProof/>
            <w:webHidden/>
          </w:rPr>
          <w:instrText xml:space="preserve"> PAGEREF _Toc198518316 \h </w:instrText>
        </w:r>
        <w:r>
          <w:rPr>
            <w:noProof/>
            <w:webHidden/>
          </w:rPr>
        </w:r>
        <w:r>
          <w:rPr>
            <w:noProof/>
            <w:webHidden/>
          </w:rPr>
          <w:fldChar w:fldCharType="separate"/>
        </w:r>
        <w:r>
          <w:rPr>
            <w:noProof/>
            <w:webHidden/>
          </w:rPr>
          <w:t>25</w:t>
        </w:r>
        <w:r>
          <w:rPr>
            <w:noProof/>
            <w:webHidden/>
          </w:rPr>
          <w:fldChar w:fldCharType="end"/>
        </w:r>
      </w:hyperlink>
    </w:p>
    <w:p w14:paraId="5FA173D2" w14:textId="266D9462"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17" w:history="1">
        <w:r w:rsidRPr="00BD30CB">
          <w:rPr>
            <w:rStyle w:val="Hyperlink"/>
            <w:rFonts w:cs="Segoe UI"/>
            <w:noProof/>
          </w:rPr>
          <w:t>3.3.3</w:t>
        </w:r>
        <w:r>
          <w:rPr>
            <w:rFonts w:eastAsiaTheme="minorEastAsia" w:cstheme="minorBidi"/>
            <w:i w:val="0"/>
            <w:iCs w:val="0"/>
            <w:noProof/>
            <w:kern w:val="2"/>
            <w:sz w:val="24"/>
            <w:szCs w:val="24"/>
            <w:lang w:eastAsia="en-GB"/>
            <w14:ligatures w14:val="standardContextual"/>
          </w:rPr>
          <w:tab/>
        </w:r>
        <w:r w:rsidRPr="00BD30CB">
          <w:rPr>
            <w:rStyle w:val="Hyperlink"/>
            <w:noProof/>
          </w:rPr>
          <w:t>Reliability requirements</w:t>
        </w:r>
        <w:r>
          <w:rPr>
            <w:noProof/>
            <w:webHidden/>
          </w:rPr>
          <w:tab/>
        </w:r>
        <w:r>
          <w:rPr>
            <w:noProof/>
            <w:webHidden/>
          </w:rPr>
          <w:fldChar w:fldCharType="begin"/>
        </w:r>
        <w:r>
          <w:rPr>
            <w:noProof/>
            <w:webHidden/>
          </w:rPr>
          <w:instrText xml:space="preserve"> PAGEREF _Toc198518317 \h </w:instrText>
        </w:r>
        <w:r>
          <w:rPr>
            <w:noProof/>
            <w:webHidden/>
          </w:rPr>
        </w:r>
        <w:r>
          <w:rPr>
            <w:noProof/>
            <w:webHidden/>
          </w:rPr>
          <w:fldChar w:fldCharType="separate"/>
        </w:r>
        <w:r>
          <w:rPr>
            <w:noProof/>
            <w:webHidden/>
          </w:rPr>
          <w:t>26</w:t>
        </w:r>
        <w:r>
          <w:rPr>
            <w:noProof/>
            <w:webHidden/>
          </w:rPr>
          <w:fldChar w:fldCharType="end"/>
        </w:r>
      </w:hyperlink>
    </w:p>
    <w:p w14:paraId="4FE52A10" w14:textId="30D54C4F"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18" w:history="1">
        <w:r w:rsidRPr="00BD30CB">
          <w:rPr>
            <w:rStyle w:val="Hyperlink"/>
            <w:rFonts w:cs="Segoe UI"/>
            <w:noProof/>
          </w:rPr>
          <w:t>3.3.4</w:t>
        </w:r>
        <w:r>
          <w:rPr>
            <w:rFonts w:eastAsiaTheme="minorEastAsia" w:cstheme="minorBidi"/>
            <w:i w:val="0"/>
            <w:iCs w:val="0"/>
            <w:noProof/>
            <w:kern w:val="2"/>
            <w:sz w:val="24"/>
            <w:szCs w:val="24"/>
            <w:lang w:eastAsia="en-GB"/>
            <w14:ligatures w14:val="standardContextual"/>
          </w:rPr>
          <w:tab/>
        </w:r>
        <w:r w:rsidRPr="00BD30CB">
          <w:rPr>
            <w:rStyle w:val="Hyperlink"/>
            <w:noProof/>
          </w:rPr>
          <w:t>Design, materials and construction requirements</w:t>
        </w:r>
        <w:r>
          <w:rPr>
            <w:noProof/>
            <w:webHidden/>
          </w:rPr>
          <w:tab/>
        </w:r>
        <w:r>
          <w:rPr>
            <w:noProof/>
            <w:webHidden/>
          </w:rPr>
          <w:fldChar w:fldCharType="begin"/>
        </w:r>
        <w:r>
          <w:rPr>
            <w:noProof/>
            <w:webHidden/>
          </w:rPr>
          <w:instrText xml:space="preserve"> PAGEREF _Toc198518318 \h </w:instrText>
        </w:r>
        <w:r>
          <w:rPr>
            <w:noProof/>
            <w:webHidden/>
          </w:rPr>
        </w:r>
        <w:r>
          <w:rPr>
            <w:noProof/>
            <w:webHidden/>
          </w:rPr>
          <w:fldChar w:fldCharType="separate"/>
        </w:r>
        <w:r>
          <w:rPr>
            <w:noProof/>
            <w:webHidden/>
          </w:rPr>
          <w:t>27</w:t>
        </w:r>
        <w:r>
          <w:rPr>
            <w:noProof/>
            <w:webHidden/>
          </w:rPr>
          <w:fldChar w:fldCharType="end"/>
        </w:r>
      </w:hyperlink>
    </w:p>
    <w:p w14:paraId="258B7B6F" w14:textId="0D4391C5"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19" w:history="1">
        <w:r w:rsidRPr="00BD30CB">
          <w:rPr>
            <w:rStyle w:val="Hyperlink"/>
            <w:noProof/>
          </w:rPr>
          <w:t>3.3.4.1</w:t>
        </w:r>
        <w:r>
          <w:rPr>
            <w:rFonts w:eastAsiaTheme="minorEastAsia" w:cstheme="minorBidi"/>
            <w:noProof/>
            <w:kern w:val="2"/>
            <w:sz w:val="24"/>
            <w:szCs w:val="24"/>
            <w:lang w:eastAsia="en-GB"/>
            <w14:ligatures w14:val="standardContextual"/>
          </w:rPr>
          <w:tab/>
        </w:r>
        <w:r w:rsidRPr="00BD30CB">
          <w:rPr>
            <w:rStyle w:val="Hyperlink"/>
            <w:noProof/>
          </w:rPr>
          <w:t>Pressure design</w:t>
        </w:r>
        <w:r>
          <w:rPr>
            <w:noProof/>
            <w:webHidden/>
          </w:rPr>
          <w:tab/>
        </w:r>
        <w:r>
          <w:rPr>
            <w:noProof/>
            <w:webHidden/>
          </w:rPr>
          <w:fldChar w:fldCharType="begin"/>
        </w:r>
        <w:r>
          <w:rPr>
            <w:noProof/>
            <w:webHidden/>
          </w:rPr>
          <w:instrText xml:space="preserve"> PAGEREF _Toc198518319 \h </w:instrText>
        </w:r>
        <w:r>
          <w:rPr>
            <w:noProof/>
            <w:webHidden/>
          </w:rPr>
        </w:r>
        <w:r>
          <w:rPr>
            <w:noProof/>
            <w:webHidden/>
          </w:rPr>
          <w:fldChar w:fldCharType="separate"/>
        </w:r>
        <w:r>
          <w:rPr>
            <w:noProof/>
            <w:webHidden/>
          </w:rPr>
          <w:t>27</w:t>
        </w:r>
        <w:r>
          <w:rPr>
            <w:noProof/>
            <w:webHidden/>
          </w:rPr>
          <w:fldChar w:fldCharType="end"/>
        </w:r>
      </w:hyperlink>
    </w:p>
    <w:p w14:paraId="730B2012" w14:textId="196BEEB1"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0" w:history="1">
        <w:r w:rsidRPr="00BD30CB">
          <w:rPr>
            <w:rStyle w:val="Hyperlink"/>
            <w:noProof/>
          </w:rPr>
          <w:t>3.3.4.2</w:t>
        </w:r>
        <w:r>
          <w:rPr>
            <w:rFonts w:eastAsiaTheme="minorEastAsia" w:cstheme="minorBidi"/>
            <w:noProof/>
            <w:kern w:val="2"/>
            <w:sz w:val="24"/>
            <w:szCs w:val="24"/>
            <w:lang w:eastAsia="en-GB"/>
            <w14:ligatures w14:val="standardContextual"/>
          </w:rPr>
          <w:tab/>
        </w:r>
        <w:r w:rsidRPr="00BD30CB">
          <w:rPr>
            <w:rStyle w:val="Hyperlink"/>
            <w:noProof/>
          </w:rPr>
          <w:t>Material requirements</w:t>
        </w:r>
        <w:r>
          <w:rPr>
            <w:noProof/>
            <w:webHidden/>
          </w:rPr>
          <w:tab/>
        </w:r>
        <w:r>
          <w:rPr>
            <w:noProof/>
            <w:webHidden/>
          </w:rPr>
          <w:fldChar w:fldCharType="begin"/>
        </w:r>
        <w:r>
          <w:rPr>
            <w:noProof/>
            <w:webHidden/>
          </w:rPr>
          <w:instrText xml:space="preserve"> PAGEREF _Toc198518320 \h </w:instrText>
        </w:r>
        <w:r>
          <w:rPr>
            <w:noProof/>
            <w:webHidden/>
          </w:rPr>
        </w:r>
        <w:r>
          <w:rPr>
            <w:noProof/>
            <w:webHidden/>
          </w:rPr>
          <w:fldChar w:fldCharType="separate"/>
        </w:r>
        <w:r>
          <w:rPr>
            <w:noProof/>
            <w:webHidden/>
          </w:rPr>
          <w:t>28</w:t>
        </w:r>
        <w:r>
          <w:rPr>
            <w:noProof/>
            <w:webHidden/>
          </w:rPr>
          <w:fldChar w:fldCharType="end"/>
        </w:r>
      </w:hyperlink>
    </w:p>
    <w:p w14:paraId="0CDA4F13" w14:textId="23FE9A76"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1" w:history="1">
        <w:r w:rsidRPr="00BD30CB">
          <w:rPr>
            <w:rStyle w:val="Hyperlink"/>
            <w:noProof/>
          </w:rPr>
          <w:t>3.3.4.3</w:t>
        </w:r>
        <w:r>
          <w:rPr>
            <w:rFonts w:eastAsiaTheme="minorEastAsia" w:cstheme="minorBidi"/>
            <w:noProof/>
            <w:kern w:val="2"/>
            <w:sz w:val="24"/>
            <w:szCs w:val="24"/>
            <w:lang w:eastAsia="en-GB"/>
            <w14:ligatures w14:val="standardContextual"/>
          </w:rPr>
          <w:tab/>
        </w:r>
        <w:r w:rsidRPr="00BD30CB">
          <w:rPr>
            <w:rStyle w:val="Hyperlink"/>
            <w:noProof/>
          </w:rPr>
          <w:t>Safety device requirements</w:t>
        </w:r>
        <w:r>
          <w:rPr>
            <w:noProof/>
            <w:webHidden/>
          </w:rPr>
          <w:tab/>
        </w:r>
        <w:r>
          <w:rPr>
            <w:noProof/>
            <w:webHidden/>
          </w:rPr>
          <w:fldChar w:fldCharType="begin"/>
        </w:r>
        <w:r>
          <w:rPr>
            <w:noProof/>
            <w:webHidden/>
          </w:rPr>
          <w:instrText xml:space="preserve"> PAGEREF _Toc198518321 \h </w:instrText>
        </w:r>
        <w:r>
          <w:rPr>
            <w:noProof/>
            <w:webHidden/>
          </w:rPr>
        </w:r>
        <w:r>
          <w:rPr>
            <w:noProof/>
            <w:webHidden/>
          </w:rPr>
          <w:fldChar w:fldCharType="separate"/>
        </w:r>
        <w:r>
          <w:rPr>
            <w:noProof/>
            <w:webHidden/>
          </w:rPr>
          <w:t>28</w:t>
        </w:r>
        <w:r>
          <w:rPr>
            <w:noProof/>
            <w:webHidden/>
          </w:rPr>
          <w:fldChar w:fldCharType="end"/>
        </w:r>
      </w:hyperlink>
    </w:p>
    <w:p w14:paraId="2E183B2F" w14:textId="14E7AD94"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2" w:history="1">
        <w:r w:rsidRPr="00BD30CB">
          <w:rPr>
            <w:rStyle w:val="Hyperlink"/>
            <w:noProof/>
          </w:rPr>
          <w:t>3.3.4.4</w:t>
        </w:r>
        <w:r>
          <w:rPr>
            <w:rFonts w:eastAsiaTheme="minorEastAsia" w:cstheme="minorBidi"/>
            <w:noProof/>
            <w:kern w:val="2"/>
            <w:sz w:val="24"/>
            <w:szCs w:val="24"/>
            <w:lang w:eastAsia="en-GB"/>
            <w14:ligatures w14:val="standardContextual"/>
          </w:rPr>
          <w:tab/>
        </w:r>
        <w:r w:rsidRPr="00BD30CB">
          <w:rPr>
            <w:rStyle w:val="Hyperlink"/>
            <w:noProof/>
          </w:rPr>
          <w:t>Valve requirements</w:t>
        </w:r>
        <w:r>
          <w:rPr>
            <w:noProof/>
            <w:webHidden/>
          </w:rPr>
          <w:tab/>
        </w:r>
        <w:r>
          <w:rPr>
            <w:noProof/>
            <w:webHidden/>
          </w:rPr>
          <w:fldChar w:fldCharType="begin"/>
        </w:r>
        <w:r>
          <w:rPr>
            <w:noProof/>
            <w:webHidden/>
          </w:rPr>
          <w:instrText xml:space="preserve"> PAGEREF _Toc198518322 \h </w:instrText>
        </w:r>
        <w:r>
          <w:rPr>
            <w:noProof/>
            <w:webHidden/>
          </w:rPr>
        </w:r>
        <w:r>
          <w:rPr>
            <w:noProof/>
            <w:webHidden/>
          </w:rPr>
          <w:fldChar w:fldCharType="separate"/>
        </w:r>
        <w:r>
          <w:rPr>
            <w:noProof/>
            <w:webHidden/>
          </w:rPr>
          <w:t>28</w:t>
        </w:r>
        <w:r>
          <w:rPr>
            <w:noProof/>
            <w:webHidden/>
          </w:rPr>
          <w:fldChar w:fldCharType="end"/>
        </w:r>
      </w:hyperlink>
    </w:p>
    <w:p w14:paraId="72A34526" w14:textId="2DB0C67D"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3" w:history="1">
        <w:r w:rsidRPr="00BD30CB">
          <w:rPr>
            <w:rStyle w:val="Hyperlink"/>
            <w:noProof/>
          </w:rPr>
          <w:t>3.3.4.5</w:t>
        </w:r>
        <w:r>
          <w:rPr>
            <w:rFonts w:eastAsiaTheme="minorEastAsia" w:cstheme="minorBidi"/>
            <w:noProof/>
            <w:kern w:val="2"/>
            <w:sz w:val="24"/>
            <w:szCs w:val="24"/>
            <w:lang w:eastAsia="en-GB"/>
            <w14:ligatures w14:val="standardContextual"/>
          </w:rPr>
          <w:tab/>
        </w:r>
        <w:r w:rsidRPr="00BD30CB">
          <w:rPr>
            <w:rStyle w:val="Hyperlink"/>
            <w:noProof/>
          </w:rPr>
          <w:t>Joints and seals</w:t>
        </w:r>
        <w:r>
          <w:rPr>
            <w:noProof/>
            <w:webHidden/>
          </w:rPr>
          <w:tab/>
        </w:r>
        <w:r>
          <w:rPr>
            <w:noProof/>
            <w:webHidden/>
          </w:rPr>
          <w:fldChar w:fldCharType="begin"/>
        </w:r>
        <w:r>
          <w:rPr>
            <w:noProof/>
            <w:webHidden/>
          </w:rPr>
          <w:instrText xml:space="preserve"> PAGEREF _Toc198518323 \h </w:instrText>
        </w:r>
        <w:r>
          <w:rPr>
            <w:noProof/>
            <w:webHidden/>
          </w:rPr>
        </w:r>
        <w:r>
          <w:rPr>
            <w:noProof/>
            <w:webHidden/>
          </w:rPr>
          <w:fldChar w:fldCharType="separate"/>
        </w:r>
        <w:r>
          <w:rPr>
            <w:noProof/>
            <w:webHidden/>
          </w:rPr>
          <w:t>29</w:t>
        </w:r>
        <w:r>
          <w:rPr>
            <w:noProof/>
            <w:webHidden/>
          </w:rPr>
          <w:fldChar w:fldCharType="end"/>
        </w:r>
      </w:hyperlink>
    </w:p>
    <w:p w14:paraId="7CA0C327" w14:textId="77CE81D5"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4" w:history="1">
        <w:r w:rsidRPr="00BD30CB">
          <w:rPr>
            <w:rStyle w:val="Hyperlink"/>
            <w:noProof/>
          </w:rPr>
          <w:t>3.3.4.6</w:t>
        </w:r>
        <w:r>
          <w:rPr>
            <w:rFonts w:eastAsiaTheme="minorEastAsia" w:cstheme="minorBidi"/>
            <w:noProof/>
            <w:kern w:val="2"/>
            <w:sz w:val="24"/>
            <w:szCs w:val="24"/>
            <w:lang w:eastAsia="en-GB"/>
            <w14:ligatures w14:val="standardContextual"/>
          </w:rPr>
          <w:tab/>
        </w:r>
        <w:r w:rsidRPr="00BD30CB">
          <w:rPr>
            <w:rStyle w:val="Hyperlink"/>
            <w:noProof/>
          </w:rPr>
          <w:t>Bellows</w:t>
        </w:r>
        <w:r>
          <w:rPr>
            <w:noProof/>
            <w:webHidden/>
          </w:rPr>
          <w:tab/>
        </w:r>
        <w:r>
          <w:rPr>
            <w:noProof/>
            <w:webHidden/>
          </w:rPr>
          <w:fldChar w:fldCharType="begin"/>
        </w:r>
        <w:r>
          <w:rPr>
            <w:noProof/>
            <w:webHidden/>
          </w:rPr>
          <w:instrText xml:space="preserve"> PAGEREF _Toc198518324 \h </w:instrText>
        </w:r>
        <w:r>
          <w:rPr>
            <w:noProof/>
            <w:webHidden/>
          </w:rPr>
        </w:r>
        <w:r>
          <w:rPr>
            <w:noProof/>
            <w:webHidden/>
          </w:rPr>
          <w:fldChar w:fldCharType="separate"/>
        </w:r>
        <w:r>
          <w:rPr>
            <w:noProof/>
            <w:webHidden/>
          </w:rPr>
          <w:t>29</w:t>
        </w:r>
        <w:r>
          <w:rPr>
            <w:noProof/>
            <w:webHidden/>
          </w:rPr>
          <w:fldChar w:fldCharType="end"/>
        </w:r>
      </w:hyperlink>
    </w:p>
    <w:p w14:paraId="3E6BB537" w14:textId="7A0EE306"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5" w:history="1">
        <w:r w:rsidRPr="00BD30CB">
          <w:rPr>
            <w:rStyle w:val="Hyperlink"/>
            <w:noProof/>
          </w:rPr>
          <w:t>3.3.4.7</w:t>
        </w:r>
        <w:r>
          <w:rPr>
            <w:rFonts w:eastAsiaTheme="minorEastAsia" w:cstheme="minorBidi"/>
            <w:noProof/>
            <w:kern w:val="2"/>
            <w:sz w:val="24"/>
            <w:szCs w:val="24"/>
            <w:lang w:eastAsia="en-GB"/>
            <w14:ligatures w14:val="standardContextual"/>
          </w:rPr>
          <w:tab/>
        </w:r>
        <w:r w:rsidRPr="00BD30CB">
          <w:rPr>
            <w:rStyle w:val="Hyperlink"/>
            <w:noProof/>
          </w:rPr>
          <w:t>Welding</w:t>
        </w:r>
        <w:r>
          <w:rPr>
            <w:noProof/>
            <w:webHidden/>
          </w:rPr>
          <w:tab/>
        </w:r>
        <w:r>
          <w:rPr>
            <w:noProof/>
            <w:webHidden/>
          </w:rPr>
          <w:fldChar w:fldCharType="begin"/>
        </w:r>
        <w:r>
          <w:rPr>
            <w:noProof/>
            <w:webHidden/>
          </w:rPr>
          <w:instrText xml:space="preserve"> PAGEREF _Toc198518325 \h </w:instrText>
        </w:r>
        <w:r>
          <w:rPr>
            <w:noProof/>
            <w:webHidden/>
          </w:rPr>
        </w:r>
        <w:r>
          <w:rPr>
            <w:noProof/>
            <w:webHidden/>
          </w:rPr>
          <w:fldChar w:fldCharType="separate"/>
        </w:r>
        <w:r>
          <w:rPr>
            <w:noProof/>
            <w:webHidden/>
          </w:rPr>
          <w:t>29</w:t>
        </w:r>
        <w:r>
          <w:rPr>
            <w:noProof/>
            <w:webHidden/>
          </w:rPr>
          <w:fldChar w:fldCharType="end"/>
        </w:r>
      </w:hyperlink>
    </w:p>
    <w:p w14:paraId="4513D72C" w14:textId="4E64C990"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326" w:history="1">
        <w:r w:rsidRPr="00BD30CB">
          <w:rPr>
            <w:rStyle w:val="Hyperlink"/>
            <w:noProof/>
          </w:rPr>
          <w:t>3.3.4.8</w:t>
        </w:r>
        <w:r>
          <w:rPr>
            <w:rFonts w:eastAsiaTheme="minorEastAsia" w:cstheme="minorBidi"/>
            <w:noProof/>
            <w:kern w:val="2"/>
            <w:sz w:val="24"/>
            <w:szCs w:val="24"/>
            <w:lang w:eastAsia="en-GB"/>
            <w14:ligatures w14:val="standardContextual"/>
          </w:rPr>
          <w:tab/>
        </w:r>
        <w:r w:rsidRPr="00BD30CB">
          <w:rPr>
            <w:rStyle w:val="Hyperlink"/>
            <w:noProof/>
          </w:rPr>
          <w:t>Cleaning and surface treatment</w:t>
        </w:r>
        <w:r>
          <w:rPr>
            <w:noProof/>
            <w:webHidden/>
          </w:rPr>
          <w:tab/>
        </w:r>
        <w:r>
          <w:rPr>
            <w:noProof/>
            <w:webHidden/>
          </w:rPr>
          <w:fldChar w:fldCharType="begin"/>
        </w:r>
        <w:r>
          <w:rPr>
            <w:noProof/>
            <w:webHidden/>
          </w:rPr>
          <w:instrText xml:space="preserve"> PAGEREF _Toc198518326 \h </w:instrText>
        </w:r>
        <w:r>
          <w:rPr>
            <w:noProof/>
            <w:webHidden/>
          </w:rPr>
        </w:r>
        <w:r>
          <w:rPr>
            <w:noProof/>
            <w:webHidden/>
          </w:rPr>
          <w:fldChar w:fldCharType="separate"/>
        </w:r>
        <w:r>
          <w:rPr>
            <w:noProof/>
            <w:webHidden/>
          </w:rPr>
          <w:t>29</w:t>
        </w:r>
        <w:r>
          <w:rPr>
            <w:noProof/>
            <w:webHidden/>
          </w:rPr>
          <w:fldChar w:fldCharType="end"/>
        </w:r>
      </w:hyperlink>
    </w:p>
    <w:p w14:paraId="253284CF" w14:textId="4D5920D9"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27" w:history="1">
        <w:r w:rsidRPr="00BD30CB">
          <w:rPr>
            <w:rStyle w:val="Hyperlink"/>
            <w:rFonts w:cs="Segoe UI"/>
            <w:noProof/>
          </w:rPr>
          <w:t>3.3.5</w:t>
        </w:r>
        <w:r>
          <w:rPr>
            <w:rFonts w:eastAsiaTheme="minorEastAsia" w:cstheme="minorBidi"/>
            <w:i w:val="0"/>
            <w:iCs w:val="0"/>
            <w:noProof/>
            <w:kern w:val="2"/>
            <w:sz w:val="24"/>
            <w:szCs w:val="24"/>
            <w:lang w:eastAsia="en-GB"/>
            <w14:ligatures w14:val="standardContextual"/>
          </w:rPr>
          <w:tab/>
        </w:r>
        <w:r w:rsidRPr="00BD30CB">
          <w:rPr>
            <w:rStyle w:val="Hyperlink"/>
            <w:noProof/>
          </w:rPr>
          <w:t>Helium guard</w:t>
        </w:r>
        <w:r>
          <w:rPr>
            <w:noProof/>
            <w:webHidden/>
          </w:rPr>
          <w:tab/>
        </w:r>
        <w:r>
          <w:rPr>
            <w:noProof/>
            <w:webHidden/>
          </w:rPr>
          <w:fldChar w:fldCharType="begin"/>
        </w:r>
        <w:r>
          <w:rPr>
            <w:noProof/>
            <w:webHidden/>
          </w:rPr>
          <w:instrText xml:space="preserve"> PAGEREF _Toc198518327 \h </w:instrText>
        </w:r>
        <w:r>
          <w:rPr>
            <w:noProof/>
            <w:webHidden/>
          </w:rPr>
        </w:r>
        <w:r>
          <w:rPr>
            <w:noProof/>
            <w:webHidden/>
          </w:rPr>
          <w:fldChar w:fldCharType="separate"/>
        </w:r>
        <w:r>
          <w:rPr>
            <w:noProof/>
            <w:webHidden/>
          </w:rPr>
          <w:t>29</w:t>
        </w:r>
        <w:r>
          <w:rPr>
            <w:noProof/>
            <w:webHidden/>
          </w:rPr>
          <w:fldChar w:fldCharType="end"/>
        </w:r>
      </w:hyperlink>
    </w:p>
    <w:p w14:paraId="1E1DBA2A" w14:textId="1EE525E6"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28" w:history="1">
        <w:r w:rsidRPr="00BD30CB">
          <w:rPr>
            <w:rStyle w:val="Hyperlink"/>
            <w:rFonts w:cs="Segoe UI"/>
            <w:noProof/>
          </w:rPr>
          <w:t>3.3.6</w:t>
        </w:r>
        <w:r>
          <w:rPr>
            <w:rFonts w:eastAsiaTheme="minorEastAsia" w:cstheme="minorBidi"/>
            <w:i w:val="0"/>
            <w:iCs w:val="0"/>
            <w:noProof/>
            <w:kern w:val="2"/>
            <w:sz w:val="24"/>
            <w:szCs w:val="24"/>
            <w:lang w:eastAsia="en-GB"/>
            <w14:ligatures w14:val="standardContextual"/>
          </w:rPr>
          <w:tab/>
        </w:r>
        <w:r w:rsidRPr="00BD30CB">
          <w:rPr>
            <w:rStyle w:val="Hyperlink"/>
            <w:noProof/>
          </w:rPr>
          <w:t>QRB Vacuum system</w:t>
        </w:r>
        <w:r>
          <w:rPr>
            <w:noProof/>
            <w:webHidden/>
          </w:rPr>
          <w:tab/>
        </w:r>
        <w:r>
          <w:rPr>
            <w:noProof/>
            <w:webHidden/>
          </w:rPr>
          <w:fldChar w:fldCharType="begin"/>
        </w:r>
        <w:r>
          <w:rPr>
            <w:noProof/>
            <w:webHidden/>
          </w:rPr>
          <w:instrText xml:space="preserve"> PAGEREF _Toc198518328 \h </w:instrText>
        </w:r>
        <w:r>
          <w:rPr>
            <w:noProof/>
            <w:webHidden/>
          </w:rPr>
        </w:r>
        <w:r>
          <w:rPr>
            <w:noProof/>
            <w:webHidden/>
          </w:rPr>
          <w:fldChar w:fldCharType="separate"/>
        </w:r>
        <w:r>
          <w:rPr>
            <w:noProof/>
            <w:webHidden/>
          </w:rPr>
          <w:t>30</w:t>
        </w:r>
        <w:r>
          <w:rPr>
            <w:noProof/>
            <w:webHidden/>
          </w:rPr>
          <w:fldChar w:fldCharType="end"/>
        </w:r>
      </w:hyperlink>
    </w:p>
    <w:p w14:paraId="757BA33D" w14:textId="73B58D43"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29" w:history="1">
        <w:r w:rsidRPr="00BD30CB">
          <w:rPr>
            <w:rStyle w:val="Hyperlink"/>
            <w:rFonts w:cs="Segoe UI"/>
            <w:noProof/>
          </w:rPr>
          <w:t>3.3.7</w:t>
        </w:r>
        <w:r>
          <w:rPr>
            <w:rFonts w:eastAsiaTheme="minorEastAsia" w:cstheme="minorBidi"/>
            <w:i w:val="0"/>
            <w:iCs w:val="0"/>
            <w:noProof/>
            <w:kern w:val="2"/>
            <w:sz w:val="24"/>
            <w:szCs w:val="24"/>
            <w:lang w:eastAsia="en-GB"/>
            <w14:ligatures w14:val="standardContextual"/>
          </w:rPr>
          <w:tab/>
        </w:r>
        <w:r w:rsidRPr="00BD30CB">
          <w:rPr>
            <w:rStyle w:val="Hyperlink"/>
            <w:noProof/>
          </w:rPr>
          <w:t>Purge requirements</w:t>
        </w:r>
        <w:r>
          <w:rPr>
            <w:noProof/>
            <w:webHidden/>
          </w:rPr>
          <w:tab/>
        </w:r>
        <w:r>
          <w:rPr>
            <w:noProof/>
            <w:webHidden/>
          </w:rPr>
          <w:fldChar w:fldCharType="begin"/>
        </w:r>
        <w:r>
          <w:rPr>
            <w:noProof/>
            <w:webHidden/>
          </w:rPr>
          <w:instrText xml:space="preserve"> PAGEREF _Toc198518329 \h </w:instrText>
        </w:r>
        <w:r>
          <w:rPr>
            <w:noProof/>
            <w:webHidden/>
          </w:rPr>
        </w:r>
        <w:r>
          <w:rPr>
            <w:noProof/>
            <w:webHidden/>
          </w:rPr>
          <w:fldChar w:fldCharType="separate"/>
        </w:r>
        <w:r>
          <w:rPr>
            <w:noProof/>
            <w:webHidden/>
          </w:rPr>
          <w:t>30</w:t>
        </w:r>
        <w:r>
          <w:rPr>
            <w:noProof/>
            <w:webHidden/>
          </w:rPr>
          <w:fldChar w:fldCharType="end"/>
        </w:r>
      </w:hyperlink>
    </w:p>
    <w:p w14:paraId="23324E07" w14:textId="161DE561"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30" w:history="1">
        <w:r w:rsidRPr="00BD30CB">
          <w:rPr>
            <w:rStyle w:val="Hyperlink"/>
            <w:rFonts w:cs="Segoe UI"/>
            <w:noProof/>
          </w:rPr>
          <w:t>3.3.8</w:t>
        </w:r>
        <w:r>
          <w:rPr>
            <w:rFonts w:eastAsiaTheme="minorEastAsia" w:cstheme="minorBidi"/>
            <w:i w:val="0"/>
            <w:iCs w:val="0"/>
            <w:noProof/>
            <w:kern w:val="2"/>
            <w:sz w:val="24"/>
            <w:szCs w:val="24"/>
            <w:lang w:eastAsia="en-GB"/>
            <w14:ligatures w14:val="standardContextual"/>
          </w:rPr>
          <w:tab/>
        </w:r>
        <w:r w:rsidRPr="00BD30CB">
          <w:rPr>
            <w:rStyle w:val="Hyperlink"/>
            <w:noProof/>
          </w:rPr>
          <w:t>Leak rate requirements</w:t>
        </w:r>
        <w:r>
          <w:rPr>
            <w:noProof/>
            <w:webHidden/>
          </w:rPr>
          <w:tab/>
        </w:r>
        <w:r>
          <w:rPr>
            <w:noProof/>
            <w:webHidden/>
          </w:rPr>
          <w:fldChar w:fldCharType="begin"/>
        </w:r>
        <w:r>
          <w:rPr>
            <w:noProof/>
            <w:webHidden/>
          </w:rPr>
          <w:instrText xml:space="preserve"> PAGEREF _Toc198518330 \h </w:instrText>
        </w:r>
        <w:r>
          <w:rPr>
            <w:noProof/>
            <w:webHidden/>
          </w:rPr>
        </w:r>
        <w:r>
          <w:rPr>
            <w:noProof/>
            <w:webHidden/>
          </w:rPr>
          <w:fldChar w:fldCharType="separate"/>
        </w:r>
        <w:r>
          <w:rPr>
            <w:noProof/>
            <w:webHidden/>
          </w:rPr>
          <w:t>31</w:t>
        </w:r>
        <w:r>
          <w:rPr>
            <w:noProof/>
            <w:webHidden/>
          </w:rPr>
          <w:fldChar w:fldCharType="end"/>
        </w:r>
      </w:hyperlink>
    </w:p>
    <w:p w14:paraId="5BE8278D" w14:textId="06776AD0"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31" w:history="1">
        <w:r w:rsidRPr="00BD30CB">
          <w:rPr>
            <w:rStyle w:val="Hyperlink"/>
            <w:rFonts w:cs="Segoe UI"/>
            <w:noProof/>
          </w:rPr>
          <w:t>3.3.9</w:t>
        </w:r>
        <w:r>
          <w:rPr>
            <w:rFonts w:eastAsiaTheme="minorEastAsia" w:cstheme="minorBidi"/>
            <w:i w:val="0"/>
            <w:iCs w:val="0"/>
            <w:noProof/>
            <w:kern w:val="2"/>
            <w:sz w:val="24"/>
            <w:szCs w:val="24"/>
            <w:lang w:eastAsia="en-GB"/>
            <w14:ligatures w14:val="standardContextual"/>
          </w:rPr>
          <w:tab/>
        </w:r>
        <w:r w:rsidRPr="00BD30CB">
          <w:rPr>
            <w:rStyle w:val="Hyperlink"/>
            <w:noProof/>
          </w:rPr>
          <w:t>Helium Recovery and Helium Inventory management</w:t>
        </w:r>
        <w:r>
          <w:rPr>
            <w:noProof/>
            <w:webHidden/>
          </w:rPr>
          <w:tab/>
        </w:r>
        <w:r>
          <w:rPr>
            <w:noProof/>
            <w:webHidden/>
          </w:rPr>
          <w:fldChar w:fldCharType="begin"/>
        </w:r>
        <w:r>
          <w:rPr>
            <w:noProof/>
            <w:webHidden/>
          </w:rPr>
          <w:instrText xml:space="preserve"> PAGEREF _Toc198518331 \h </w:instrText>
        </w:r>
        <w:r>
          <w:rPr>
            <w:noProof/>
            <w:webHidden/>
          </w:rPr>
        </w:r>
        <w:r>
          <w:rPr>
            <w:noProof/>
            <w:webHidden/>
          </w:rPr>
          <w:fldChar w:fldCharType="separate"/>
        </w:r>
        <w:r>
          <w:rPr>
            <w:noProof/>
            <w:webHidden/>
          </w:rPr>
          <w:t>32</w:t>
        </w:r>
        <w:r>
          <w:rPr>
            <w:noProof/>
            <w:webHidden/>
          </w:rPr>
          <w:fldChar w:fldCharType="end"/>
        </w:r>
      </w:hyperlink>
    </w:p>
    <w:p w14:paraId="74423139" w14:textId="23EB19ED" w:rsidR="00D125E0" w:rsidRDefault="00D125E0">
      <w:pPr>
        <w:pStyle w:val="TOC3"/>
        <w:tabs>
          <w:tab w:val="right" w:leader="dot" w:pos="9344"/>
        </w:tabs>
        <w:rPr>
          <w:rFonts w:eastAsiaTheme="minorEastAsia" w:cstheme="minorBidi"/>
          <w:i w:val="0"/>
          <w:iCs w:val="0"/>
          <w:noProof/>
          <w:kern w:val="2"/>
          <w:sz w:val="24"/>
          <w:szCs w:val="24"/>
          <w:lang w:eastAsia="en-GB"/>
          <w14:ligatures w14:val="standardContextual"/>
        </w:rPr>
      </w:pPr>
      <w:hyperlink w:anchor="_Toc198518332" w:history="1">
        <w:r w:rsidRPr="00BD30CB">
          <w:rPr>
            <w:rStyle w:val="Hyperlink"/>
            <w:noProof/>
            <w:highlight w:val="yellow"/>
          </w:rPr>
          <w:t>OPTION 4 – Dedicated SSC for helium recovery in case of LOOP</w:t>
        </w:r>
        <w:r>
          <w:rPr>
            <w:noProof/>
            <w:webHidden/>
          </w:rPr>
          <w:tab/>
        </w:r>
        <w:r>
          <w:rPr>
            <w:noProof/>
            <w:webHidden/>
          </w:rPr>
          <w:fldChar w:fldCharType="begin"/>
        </w:r>
        <w:r>
          <w:rPr>
            <w:noProof/>
            <w:webHidden/>
          </w:rPr>
          <w:instrText xml:space="preserve"> PAGEREF _Toc198518332 \h </w:instrText>
        </w:r>
        <w:r>
          <w:rPr>
            <w:noProof/>
            <w:webHidden/>
          </w:rPr>
        </w:r>
        <w:r>
          <w:rPr>
            <w:noProof/>
            <w:webHidden/>
          </w:rPr>
          <w:fldChar w:fldCharType="separate"/>
        </w:r>
        <w:r>
          <w:rPr>
            <w:noProof/>
            <w:webHidden/>
          </w:rPr>
          <w:t>32</w:t>
        </w:r>
        <w:r>
          <w:rPr>
            <w:noProof/>
            <w:webHidden/>
          </w:rPr>
          <w:fldChar w:fldCharType="end"/>
        </w:r>
      </w:hyperlink>
    </w:p>
    <w:p w14:paraId="2A675237" w14:textId="6364894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33" w:history="1">
        <w:r w:rsidRPr="00BD30CB">
          <w:rPr>
            <w:rStyle w:val="Hyperlink"/>
            <w:rFonts w:cs="Segoe UI"/>
            <w:noProof/>
          </w:rPr>
          <w:t>3.3.10</w:t>
        </w:r>
        <w:r>
          <w:rPr>
            <w:rFonts w:eastAsiaTheme="minorEastAsia" w:cstheme="minorBidi"/>
            <w:i w:val="0"/>
            <w:iCs w:val="0"/>
            <w:noProof/>
            <w:kern w:val="2"/>
            <w:sz w:val="24"/>
            <w:szCs w:val="24"/>
            <w:lang w:eastAsia="en-GB"/>
            <w14:ligatures w14:val="standardContextual"/>
          </w:rPr>
          <w:tab/>
        </w:r>
        <w:r w:rsidRPr="00BD30CB">
          <w:rPr>
            <w:rStyle w:val="Hyperlink"/>
            <w:noProof/>
          </w:rPr>
          <w:t>Instrumentation requirements</w:t>
        </w:r>
        <w:r>
          <w:rPr>
            <w:noProof/>
            <w:webHidden/>
          </w:rPr>
          <w:tab/>
        </w:r>
        <w:r>
          <w:rPr>
            <w:noProof/>
            <w:webHidden/>
          </w:rPr>
          <w:fldChar w:fldCharType="begin"/>
        </w:r>
        <w:r>
          <w:rPr>
            <w:noProof/>
            <w:webHidden/>
          </w:rPr>
          <w:instrText xml:space="preserve"> PAGEREF _Toc198518333 \h </w:instrText>
        </w:r>
        <w:r>
          <w:rPr>
            <w:noProof/>
            <w:webHidden/>
          </w:rPr>
        </w:r>
        <w:r>
          <w:rPr>
            <w:noProof/>
            <w:webHidden/>
          </w:rPr>
          <w:fldChar w:fldCharType="separate"/>
        </w:r>
        <w:r>
          <w:rPr>
            <w:noProof/>
            <w:webHidden/>
          </w:rPr>
          <w:t>34</w:t>
        </w:r>
        <w:r>
          <w:rPr>
            <w:noProof/>
            <w:webHidden/>
          </w:rPr>
          <w:fldChar w:fldCharType="end"/>
        </w:r>
      </w:hyperlink>
    </w:p>
    <w:p w14:paraId="58C9E138" w14:textId="4353E8E0"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34" w:history="1">
        <w:r w:rsidRPr="00BD30CB">
          <w:rPr>
            <w:rStyle w:val="Hyperlink"/>
            <w:noProof/>
          </w:rPr>
          <w:t>3.3.10.1</w:t>
        </w:r>
        <w:r>
          <w:rPr>
            <w:rFonts w:eastAsiaTheme="minorEastAsia" w:cstheme="minorBidi"/>
            <w:noProof/>
            <w:kern w:val="2"/>
            <w:sz w:val="24"/>
            <w:szCs w:val="24"/>
            <w:lang w:eastAsia="en-GB"/>
            <w14:ligatures w14:val="standardContextual"/>
          </w:rPr>
          <w:tab/>
        </w:r>
        <w:r w:rsidRPr="00BD30CB">
          <w:rPr>
            <w:rStyle w:val="Hyperlink"/>
            <w:noProof/>
          </w:rPr>
          <w:t>Sensors used in hard wired component protection</w:t>
        </w:r>
        <w:r>
          <w:rPr>
            <w:noProof/>
            <w:webHidden/>
          </w:rPr>
          <w:tab/>
        </w:r>
        <w:r>
          <w:rPr>
            <w:noProof/>
            <w:webHidden/>
          </w:rPr>
          <w:fldChar w:fldCharType="begin"/>
        </w:r>
        <w:r>
          <w:rPr>
            <w:noProof/>
            <w:webHidden/>
          </w:rPr>
          <w:instrText xml:space="preserve"> PAGEREF _Toc198518334 \h </w:instrText>
        </w:r>
        <w:r>
          <w:rPr>
            <w:noProof/>
            <w:webHidden/>
          </w:rPr>
        </w:r>
        <w:r>
          <w:rPr>
            <w:noProof/>
            <w:webHidden/>
          </w:rPr>
          <w:fldChar w:fldCharType="separate"/>
        </w:r>
        <w:r>
          <w:rPr>
            <w:noProof/>
            <w:webHidden/>
          </w:rPr>
          <w:t>34</w:t>
        </w:r>
        <w:r>
          <w:rPr>
            <w:noProof/>
            <w:webHidden/>
          </w:rPr>
          <w:fldChar w:fldCharType="end"/>
        </w:r>
      </w:hyperlink>
    </w:p>
    <w:p w14:paraId="53D207FF" w14:textId="4C436500"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35" w:history="1">
        <w:r w:rsidRPr="00BD30CB">
          <w:rPr>
            <w:rStyle w:val="Hyperlink"/>
            <w:noProof/>
          </w:rPr>
          <w:t>3.3.10.2</w:t>
        </w:r>
        <w:r>
          <w:rPr>
            <w:rFonts w:eastAsiaTheme="minorEastAsia" w:cstheme="minorBidi"/>
            <w:noProof/>
            <w:kern w:val="2"/>
            <w:sz w:val="24"/>
            <w:szCs w:val="24"/>
            <w:lang w:eastAsia="en-GB"/>
            <w14:ligatures w14:val="standardContextual"/>
          </w:rPr>
          <w:tab/>
        </w:r>
        <w:r w:rsidRPr="00BD30CB">
          <w:rPr>
            <w:rStyle w:val="Hyperlink"/>
            <w:noProof/>
          </w:rPr>
          <w:t>Heaters and electrical measurements</w:t>
        </w:r>
        <w:r>
          <w:rPr>
            <w:noProof/>
            <w:webHidden/>
          </w:rPr>
          <w:tab/>
        </w:r>
        <w:r>
          <w:rPr>
            <w:noProof/>
            <w:webHidden/>
          </w:rPr>
          <w:fldChar w:fldCharType="begin"/>
        </w:r>
        <w:r>
          <w:rPr>
            <w:noProof/>
            <w:webHidden/>
          </w:rPr>
          <w:instrText xml:space="preserve"> PAGEREF _Toc198518335 \h </w:instrText>
        </w:r>
        <w:r>
          <w:rPr>
            <w:noProof/>
            <w:webHidden/>
          </w:rPr>
        </w:r>
        <w:r>
          <w:rPr>
            <w:noProof/>
            <w:webHidden/>
          </w:rPr>
          <w:fldChar w:fldCharType="separate"/>
        </w:r>
        <w:r>
          <w:rPr>
            <w:noProof/>
            <w:webHidden/>
          </w:rPr>
          <w:t>35</w:t>
        </w:r>
        <w:r>
          <w:rPr>
            <w:noProof/>
            <w:webHidden/>
          </w:rPr>
          <w:fldChar w:fldCharType="end"/>
        </w:r>
      </w:hyperlink>
    </w:p>
    <w:p w14:paraId="3B8995A2" w14:textId="5A760853"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36" w:history="1">
        <w:r w:rsidRPr="00BD30CB">
          <w:rPr>
            <w:rStyle w:val="Hyperlink"/>
            <w:noProof/>
          </w:rPr>
          <w:t>3.3.10.3</w:t>
        </w:r>
        <w:r>
          <w:rPr>
            <w:rFonts w:eastAsiaTheme="minorEastAsia" w:cstheme="minorBidi"/>
            <w:noProof/>
            <w:kern w:val="2"/>
            <w:sz w:val="24"/>
            <w:szCs w:val="24"/>
            <w:lang w:eastAsia="en-GB"/>
            <w14:ligatures w14:val="standardContextual"/>
          </w:rPr>
          <w:tab/>
        </w:r>
        <w:r w:rsidRPr="00BD30CB">
          <w:rPr>
            <w:rStyle w:val="Hyperlink"/>
            <w:noProof/>
          </w:rPr>
          <w:t>Temperature measurements</w:t>
        </w:r>
        <w:r>
          <w:rPr>
            <w:noProof/>
            <w:webHidden/>
          </w:rPr>
          <w:tab/>
        </w:r>
        <w:r>
          <w:rPr>
            <w:noProof/>
            <w:webHidden/>
          </w:rPr>
          <w:fldChar w:fldCharType="begin"/>
        </w:r>
        <w:r>
          <w:rPr>
            <w:noProof/>
            <w:webHidden/>
          </w:rPr>
          <w:instrText xml:space="preserve"> PAGEREF _Toc198518336 \h </w:instrText>
        </w:r>
        <w:r>
          <w:rPr>
            <w:noProof/>
            <w:webHidden/>
          </w:rPr>
        </w:r>
        <w:r>
          <w:rPr>
            <w:noProof/>
            <w:webHidden/>
          </w:rPr>
          <w:fldChar w:fldCharType="separate"/>
        </w:r>
        <w:r>
          <w:rPr>
            <w:noProof/>
            <w:webHidden/>
          </w:rPr>
          <w:t>35</w:t>
        </w:r>
        <w:r>
          <w:rPr>
            <w:noProof/>
            <w:webHidden/>
          </w:rPr>
          <w:fldChar w:fldCharType="end"/>
        </w:r>
      </w:hyperlink>
    </w:p>
    <w:p w14:paraId="283E3315" w14:textId="2225EA7A"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37" w:history="1">
        <w:r w:rsidRPr="00BD30CB">
          <w:rPr>
            <w:rStyle w:val="Hyperlink"/>
            <w:noProof/>
          </w:rPr>
          <w:t>3.3.10.4</w:t>
        </w:r>
        <w:r>
          <w:rPr>
            <w:rFonts w:eastAsiaTheme="minorEastAsia" w:cstheme="minorBidi"/>
            <w:noProof/>
            <w:kern w:val="2"/>
            <w:sz w:val="24"/>
            <w:szCs w:val="24"/>
            <w:lang w:eastAsia="en-GB"/>
            <w14:ligatures w14:val="standardContextual"/>
          </w:rPr>
          <w:tab/>
        </w:r>
        <w:r w:rsidRPr="00BD30CB">
          <w:rPr>
            <w:rStyle w:val="Hyperlink"/>
            <w:noProof/>
          </w:rPr>
          <w:t>Pressure measurements</w:t>
        </w:r>
        <w:r>
          <w:rPr>
            <w:noProof/>
            <w:webHidden/>
          </w:rPr>
          <w:tab/>
        </w:r>
        <w:r>
          <w:rPr>
            <w:noProof/>
            <w:webHidden/>
          </w:rPr>
          <w:fldChar w:fldCharType="begin"/>
        </w:r>
        <w:r>
          <w:rPr>
            <w:noProof/>
            <w:webHidden/>
          </w:rPr>
          <w:instrText xml:space="preserve"> PAGEREF _Toc198518337 \h </w:instrText>
        </w:r>
        <w:r>
          <w:rPr>
            <w:noProof/>
            <w:webHidden/>
          </w:rPr>
        </w:r>
        <w:r>
          <w:rPr>
            <w:noProof/>
            <w:webHidden/>
          </w:rPr>
          <w:fldChar w:fldCharType="separate"/>
        </w:r>
        <w:r>
          <w:rPr>
            <w:noProof/>
            <w:webHidden/>
          </w:rPr>
          <w:t>36</w:t>
        </w:r>
        <w:r>
          <w:rPr>
            <w:noProof/>
            <w:webHidden/>
          </w:rPr>
          <w:fldChar w:fldCharType="end"/>
        </w:r>
      </w:hyperlink>
    </w:p>
    <w:p w14:paraId="753A6E30" w14:textId="268DECCC"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38" w:history="1">
        <w:r w:rsidRPr="00BD30CB">
          <w:rPr>
            <w:rStyle w:val="Hyperlink"/>
            <w:noProof/>
          </w:rPr>
          <w:t>3.3.10.5</w:t>
        </w:r>
        <w:r>
          <w:rPr>
            <w:rFonts w:eastAsiaTheme="minorEastAsia" w:cstheme="minorBidi"/>
            <w:noProof/>
            <w:kern w:val="2"/>
            <w:sz w:val="24"/>
            <w:szCs w:val="24"/>
            <w:lang w:eastAsia="en-GB"/>
            <w14:ligatures w14:val="standardContextual"/>
          </w:rPr>
          <w:tab/>
        </w:r>
        <w:r w:rsidRPr="00BD30CB">
          <w:rPr>
            <w:rStyle w:val="Hyperlink"/>
            <w:noProof/>
          </w:rPr>
          <w:t>Liquid level measurements</w:t>
        </w:r>
        <w:r>
          <w:rPr>
            <w:noProof/>
            <w:webHidden/>
          </w:rPr>
          <w:tab/>
        </w:r>
        <w:r>
          <w:rPr>
            <w:noProof/>
            <w:webHidden/>
          </w:rPr>
          <w:fldChar w:fldCharType="begin"/>
        </w:r>
        <w:r>
          <w:rPr>
            <w:noProof/>
            <w:webHidden/>
          </w:rPr>
          <w:instrText xml:space="preserve"> PAGEREF _Toc198518338 \h </w:instrText>
        </w:r>
        <w:r>
          <w:rPr>
            <w:noProof/>
            <w:webHidden/>
          </w:rPr>
        </w:r>
        <w:r>
          <w:rPr>
            <w:noProof/>
            <w:webHidden/>
          </w:rPr>
          <w:fldChar w:fldCharType="separate"/>
        </w:r>
        <w:r>
          <w:rPr>
            <w:noProof/>
            <w:webHidden/>
          </w:rPr>
          <w:t>36</w:t>
        </w:r>
        <w:r>
          <w:rPr>
            <w:noProof/>
            <w:webHidden/>
          </w:rPr>
          <w:fldChar w:fldCharType="end"/>
        </w:r>
      </w:hyperlink>
    </w:p>
    <w:p w14:paraId="5DA2252A" w14:textId="67D88E46"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39" w:history="1">
        <w:r w:rsidRPr="00BD30CB">
          <w:rPr>
            <w:rStyle w:val="Hyperlink"/>
            <w:noProof/>
          </w:rPr>
          <w:t>3.3.10.6</w:t>
        </w:r>
        <w:r>
          <w:rPr>
            <w:rFonts w:eastAsiaTheme="minorEastAsia" w:cstheme="minorBidi"/>
            <w:noProof/>
            <w:kern w:val="2"/>
            <w:sz w:val="24"/>
            <w:szCs w:val="24"/>
            <w:lang w:eastAsia="en-GB"/>
            <w14:ligatures w14:val="standardContextual"/>
          </w:rPr>
          <w:tab/>
        </w:r>
        <w:r w:rsidRPr="00BD30CB">
          <w:rPr>
            <w:rStyle w:val="Hyperlink"/>
            <w:noProof/>
          </w:rPr>
          <w:t>Flow rate measurements</w:t>
        </w:r>
        <w:r>
          <w:rPr>
            <w:noProof/>
            <w:webHidden/>
          </w:rPr>
          <w:tab/>
        </w:r>
        <w:r>
          <w:rPr>
            <w:noProof/>
            <w:webHidden/>
          </w:rPr>
          <w:fldChar w:fldCharType="begin"/>
        </w:r>
        <w:r>
          <w:rPr>
            <w:noProof/>
            <w:webHidden/>
          </w:rPr>
          <w:instrText xml:space="preserve"> PAGEREF _Toc198518339 \h </w:instrText>
        </w:r>
        <w:r>
          <w:rPr>
            <w:noProof/>
            <w:webHidden/>
          </w:rPr>
        </w:r>
        <w:r>
          <w:rPr>
            <w:noProof/>
            <w:webHidden/>
          </w:rPr>
          <w:fldChar w:fldCharType="separate"/>
        </w:r>
        <w:r>
          <w:rPr>
            <w:noProof/>
            <w:webHidden/>
          </w:rPr>
          <w:t>36</w:t>
        </w:r>
        <w:r>
          <w:rPr>
            <w:noProof/>
            <w:webHidden/>
          </w:rPr>
          <w:fldChar w:fldCharType="end"/>
        </w:r>
      </w:hyperlink>
    </w:p>
    <w:p w14:paraId="3078B4AB" w14:textId="46A0C337"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40" w:history="1">
        <w:r w:rsidRPr="00BD30CB">
          <w:rPr>
            <w:rStyle w:val="Hyperlink"/>
            <w:noProof/>
          </w:rPr>
          <w:t>3.3.10.7</w:t>
        </w:r>
        <w:r>
          <w:rPr>
            <w:rFonts w:eastAsiaTheme="minorEastAsia" w:cstheme="minorBidi"/>
            <w:noProof/>
            <w:kern w:val="2"/>
            <w:sz w:val="24"/>
            <w:szCs w:val="24"/>
            <w:lang w:eastAsia="en-GB"/>
            <w14:ligatures w14:val="standardContextual"/>
          </w:rPr>
          <w:tab/>
        </w:r>
        <w:r w:rsidRPr="00BD30CB">
          <w:rPr>
            <w:rStyle w:val="Hyperlink"/>
            <w:noProof/>
          </w:rPr>
          <w:t>Impurity measurements in helium flow</w:t>
        </w:r>
        <w:r>
          <w:rPr>
            <w:noProof/>
            <w:webHidden/>
          </w:rPr>
          <w:tab/>
        </w:r>
        <w:r>
          <w:rPr>
            <w:noProof/>
            <w:webHidden/>
          </w:rPr>
          <w:fldChar w:fldCharType="begin"/>
        </w:r>
        <w:r>
          <w:rPr>
            <w:noProof/>
            <w:webHidden/>
          </w:rPr>
          <w:instrText xml:space="preserve"> PAGEREF _Toc198518340 \h </w:instrText>
        </w:r>
        <w:r>
          <w:rPr>
            <w:noProof/>
            <w:webHidden/>
          </w:rPr>
        </w:r>
        <w:r>
          <w:rPr>
            <w:noProof/>
            <w:webHidden/>
          </w:rPr>
          <w:fldChar w:fldCharType="separate"/>
        </w:r>
        <w:r>
          <w:rPr>
            <w:noProof/>
            <w:webHidden/>
          </w:rPr>
          <w:t>37</w:t>
        </w:r>
        <w:r>
          <w:rPr>
            <w:noProof/>
            <w:webHidden/>
          </w:rPr>
          <w:fldChar w:fldCharType="end"/>
        </w:r>
      </w:hyperlink>
    </w:p>
    <w:p w14:paraId="21B7D9FE" w14:textId="0693FEF1"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41" w:history="1">
        <w:r w:rsidRPr="00BD30CB">
          <w:rPr>
            <w:rStyle w:val="Hyperlink"/>
            <w:noProof/>
          </w:rPr>
          <w:t>3.3.10.7.1 Pick-ups and sampling main requirements</w:t>
        </w:r>
        <w:r>
          <w:rPr>
            <w:noProof/>
            <w:webHidden/>
          </w:rPr>
          <w:tab/>
        </w:r>
        <w:r>
          <w:rPr>
            <w:noProof/>
            <w:webHidden/>
          </w:rPr>
          <w:fldChar w:fldCharType="begin"/>
        </w:r>
        <w:r>
          <w:rPr>
            <w:noProof/>
            <w:webHidden/>
          </w:rPr>
          <w:instrText xml:space="preserve"> PAGEREF _Toc198518341 \h </w:instrText>
        </w:r>
        <w:r>
          <w:rPr>
            <w:noProof/>
            <w:webHidden/>
          </w:rPr>
        </w:r>
        <w:r>
          <w:rPr>
            <w:noProof/>
            <w:webHidden/>
          </w:rPr>
          <w:fldChar w:fldCharType="separate"/>
        </w:r>
        <w:r>
          <w:rPr>
            <w:noProof/>
            <w:webHidden/>
          </w:rPr>
          <w:t>37</w:t>
        </w:r>
        <w:r>
          <w:rPr>
            <w:noProof/>
            <w:webHidden/>
          </w:rPr>
          <w:fldChar w:fldCharType="end"/>
        </w:r>
      </w:hyperlink>
    </w:p>
    <w:p w14:paraId="25329EE5" w14:textId="75ED9954"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42" w:history="1">
        <w:r w:rsidRPr="00BD30CB">
          <w:rPr>
            <w:rStyle w:val="Hyperlink"/>
            <w:noProof/>
          </w:rPr>
          <w:t>3.3.10.7.2 Gas analysis main requirements</w:t>
        </w:r>
        <w:r>
          <w:rPr>
            <w:noProof/>
            <w:webHidden/>
          </w:rPr>
          <w:tab/>
        </w:r>
        <w:r>
          <w:rPr>
            <w:noProof/>
            <w:webHidden/>
          </w:rPr>
          <w:fldChar w:fldCharType="begin"/>
        </w:r>
        <w:r>
          <w:rPr>
            <w:noProof/>
            <w:webHidden/>
          </w:rPr>
          <w:instrText xml:space="preserve"> PAGEREF _Toc198518342 \h </w:instrText>
        </w:r>
        <w:r>
          <w:rPr>
            <w:noProof/>
            <w:webHidden/>
          </w:rPr>
        </w:r>
        <w:r>
          <w:rPr>
            <w:noProof/>
            <w:webHidden/>
          </w:rPr>
          <w:fldChar w:fldCharType="separate"/>
        </w:r>
        <w:r>
          <w:rPr>
            <w:noProof/>
            <w:webHidden/>
          </w:rPr>
          <w:t>37</w:t>
        </w:r>
        <w:r>
          <w:rPr>
            <w:noProof/>
            <w:webHidden/>
          </w:rPr>
          <w:fldChar w:fldCharType="end"/>
        </w:r>
      </w:hyperlink>
    </w:p>
    <w:p w14:paraId="220684D2" w14:textId="2AAF4AC0"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43" w:history="1">
        <w:r w:rsidRPr="00BD30CB">
          <w:rPr>
            <w:rStyle w:val="Hyperlink"/>
            <w:rFonts w:cs="Segoe UI"/>
            <w:noProof/>
          </w:rPr>
          <w:t>3.3.11</w:t>
        </w:r>
        <w:r>
          <w:rPr>
            <w:rFonts w:eastAsiaTheme="minorEastAsia" w:cstheme="minorBidi"/>
            <w:i w:val="0"/>
            <w:iCs w:val="0"/>
            <w:noProof/>
            <w:kern w:val="2"/>
            <w:sz w:val="24"/>
            <w:szCs w:val="24"/>
            <w:lang w:eastAsia="en-GB"/>
            <w14:ligatures w14:val="standardContextual"/>
          </w:rPr>
          <w:tab/>
        </w:r>
        <w:r w:rsidRPr="00BD30CB">
          <w:rPr>
            <w:rStyle w:val="Hyperlink"/>
            <w:noProof/>
          </w:rPr>
          <w:t>Wiring requirements</w:t>
        </w:r>
        <w:r>
          <w:rPr>
            <w:noProof/>
            <w:webHidden/>
          </w:rPr>
          <w:tab/>
        </w:r>
        <w:r>
          <w:rPr>
            <w:noProof/>
            <w:webHidden/>
          </w:rPr>
          <w:fldChar w:fldCharType="begin"/>
        </w:r>
        <w:r>
          <w:rPr>
            <w:noProof/>
            <w:webHidden/>
          </w:rPr>
          <w:instrText xml:space="preserve"> PAGEREF _Toc198518343 \h </w:instrText>
        </w:r>
        <w:r>
          <w:rPr>
            <w:noProof/>
            <w:webHidden/>
          </w:rPr>
        </w:r>
        <w:r>
          <w:rPr>
            <w:noProof/>
            <w:webHidden/>
          </w:rPr>
          <w:fldChar w:fldCharType="separate"/>
        </w:r>
        <w:r>
          <w:rPr>
            <w:noProof/>
            <w:webHidden/>
          </w:rPr>
          <w:t>37</w:t>
        </w:r>
        <w:r>
          <w:rPr>
            <w:noProof/>
            <w:webHidden/>
          </w:rPr>
          <w:fldChar w:fldCharType="end"/>
        </w:r>
      </w:hyperlink>
    </w:p>
    <w:p w14:paraId="6F2226A8" w14:textId="0F11D7C6"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44" w:history="1">
        <w:r w:rsidRPr="00BD30CB">
          <w:rPr>
            <w:rStyle w:val="Hyperlink"/>
            <w:rFonts w:cs="Segoe UI"/>
            <w:noProof/>
          </w:rPr>
          <w:t>3.3.12</w:t>
        </w:r>
        <w:r>
          <w:rPr>
            <w:rFonts w:eastAsiaTheme="minorEastAsia" w:cstheme="minorBidi"/>
            <w:i w:val="0"/>
            <w:iCs w:val="0"/>
            <w:noProof/>
            <w:kern w:val="2"/>
            <w:sz w:val="24"/>
            <w:szCs w:val="24"/>
            <w:lang w:eastAsia="en-GB"/>
            <w14:ligatures w14:val="standardContextual"/>
          </w:rPr>
          <w:tab/>
        </w:r>
        <w:r w:rsidRPr="00BD30CB">
          <w:rPr>
            <w:rStyle w:val="Hyperlink"/>
            <w:noProof/>
          </w:rPr>
          <w:t>Electrical Requirements</w:t>
        </w:r>
        <w:r>
          <w:rPr>
            <w:noProof/>
            <w:webHidden/>
          </w:rPr>
          <w:tab/>
        </w:r>
        <w:r>
          <w:rPr>
            <w:noProof/>
            <w:webHidden/>
          </w:rPr>
          <w:fldChar w:fldCharType="begin"/>
        </w:r>
        <w:r>
          <w:rPr>
            <w:noProof/>
            <w:webHidden/>
          </w:rPr>
          <w:instrText xml:space="preserve"> PAGEREF _Toc198518344 \h </w:instrText>
        </w:r>
        <w:r>
          <w:rPr>
            <w:noProof/>
            <w:webHidden/>
          </w:rPr>
        </w:r>
        <w:r>
          <w:rPr>
            <w:noProof/>
            <w:webHidden/>
          </w:rPr>
          <w:fldChar w:fldCharType="separate"/>
        </w:r>
        <w:r>
          <w:rPr>
            <w:noProof/>
            <w:webHidden/>
          </w:rPr>
          <w:t>38</w:t>
        </w:r>
        <w:r>
          <w:rPr>
            <w:noProof/>
            <w:webHidden/>
          </w:rPr>
          <w:fldChar w:fldCharType="end"/>
        </w:r>
      </w:hyperlink>
    </w:p>
    <w:p w14:paraId="0C31E7FB" w14:textId="52AB3533"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45" w:history="1">
        <w:r w:rsidRPr="00BD30CB">
          <w:rPr>
            <w:rStyle w:val="Hyperlink"/>
            <w:rFonts w:cs="Segoe UI"/>
            <w:noProof/>
          </w:rPr>
          <w:t>3.3.13</w:t>
        </w:r>
        <w:r>
          <w:rPr>
            <w:rFonts w:eastAsiaTheme="minorEastAsia" w:cstheme="minorBidi"/>
            <w:i w:val="0"/>
            <w:iCs w:val="0"/>
            <w:noProof/>
            <w:kern w:val="2"/>
            <w:sz w:val="24"/>
            <w:szCs w:val="24"/>
            <w:lang w:eastAsia="en-GB"/>
            <w14:ligatures w14:val="standardContextual"/>
          </w:rPr>
          <w:tab/>
        </w:r>
        <w:r w:rsidRPr="00BD30CB">
          <w:rPr>
            <w:rStyle w:val="Hyperlink"/>
            <w:noProof/>
          </w:rPr>
          <w:t>Identification and labelling</w:t>
        </w:r>
        <w:r>
          <w:rPr>
            <w:noProof/>
            <w:webHidden/>
          </w:rPr>
          <w:tab/>
        </w:r>
        <w:r>
          <w:rPr>
            <w:noProof/>
            <w:webHidden/>
          </w:rPr>
          <w:fldChar w:fldCharType="begin"/>
        </w:r>
        <w:r>
          <w:rPr>
            <w:noProof/>
            <w:webHidden/>
          </w:rPr>
          <w:instrText xml:space="preserve"> PAGEREF _Toc198518345 \h </w:instrText>
        </w:r>
        <w:r>
          <w:rPr>
            <w:noProof/>
            <w:webHidden/>
          </w:rPr>
        </w:r>
        <w:r>
          <w:rPr>
            <w:noProof/>
            <w:webHidden/>
          </w:rPr>
          <w:fldChar w:fldCharType="separate"/>
        </w:r>
        <w:r>
          <w:rPr>
            <w:noProof/>
            <w:webHidden/>
          </w:rPr>
          <w:t>38</w:t>
        </w:r>
        <w:r>
          <w:rPr>
            <w:noProof/>
            <w:webHidden/>
          </w:rPr>
          <w:fldChar w:fldCharType="end"/>
        </w:r>
      </w:hyperlink>
    </w:p>
    <w:p w14:paraId="719D3FDA" w14:textId="4C66B5FE"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46" w:history="1">
        <w:r w:rsidRPr="00BD30CB">
          <w:rPr>
            <w:rStyle w:val="Hyperlink"/>
            <w:rFonts w:cs="Segoe UI"/>
            <w:noProof/>
          </w:rPr>
          <w:t>3.3.14</w:t>
        </w:r>
        <w:r>
          <w:rPr>
            <w:rFonts w:eastAsiaTheme="minorEastAsia" w:cstheme="minorBidi"/>
            <w:i w:val="0"/>
            <w:iCs w:val="0"/>
            <w:noProof/>
            <w:kern w:val="2"/>
            <w:sz w:val="24"/>
            <w:szCs w:val="24"/>
            <w:lang w:eastAsia="en-GB"/>
            <w14:ligatures w14:val="standardContextual"/>
          </w:rPr>
          <w:tab/>
        </w:r>
        <w:r w:rsidRPr="00BD30CB">
          <w:rPr>
            <w:rStyle w:val="Hyperlink"/>
            <w:noProof/>
          </w:rPr>
          <w:t>Valves</w:t>
        </w:r>
        <w:r>
          <w:rPr>
            <w:noProof/>
            <w:webHidden/>
          </w:rPr>
          <w:tab/>
        </w:r>
        <w:r>
          <w:rPr>
            <w:noProof/>
            <w:webHidden/>
          </w:rPr>
          <w:fldChar w:fldCharType="begin"/>
        </w:r>
        <w:r>
          <w:rPr>
            <w:noProof/>
            <w:webHidden/>
          </w:rPr>
          <w:instrText xml:space="preserve"> PAGEREF _Toc198518346 \h </w:instrText>
        </w:r>
        <w:r>
          <w:rPr>
            <w:noProof/>
            <w:webHidden/>
          </w:rPr>
        </w:r>
        <w:r>
          <w:rPr>
            <w:noProof/>
            <w:webHidden/>
          </w:rPr>
          <w:fldChar w:fldCharType="separate"/>
        </w:r>
        <w:r>
          <w:rPr>
            <w:noProof/>
            <w:webHidden/>
          </w:rPr>
          <w:t>39</w:t>
        </w:r>
        <w:r>
          <w:rPr>
            <w:noProof/>
            <w:webHidden/>
          </w:rPr>
          <w:fldChar w:fldCharType="end"/>
        </w:r>
      </w:hyperlink>
    </w:p>
    <w:p w14:paraId="38A78CD3" w14:textId="2993BE2A"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47" w:history="1">
        <w:r w:rsidRPr="00BD30CB">
          <w:rPr>
            <w:rStyle w:val="Hyperlink"/>
            <w:rFonts w:cs="Segoe UI"/>
            <w:noProof/>
          </w:rPr>
          <w:t>3.3.15</w:t>
        </w:r>
        <w:r>
          <w:rPr>
            <w:rFonts w:eastAsiaTheme="minorEastAsia" w:cstheme="minorBidi"/>
            <w:i w:val="0"/>
            <w:iCs w:val="0"/>
            <w:noProof/>
            <w:kern w:val="2"/>
            <w:sz w:val="24"/>
            <w:szCs w:val="24"/>
            <w:lang w:eastAsia="en-GB"/>
            <w14:ligatures w14:val="standardContextual"/>
          </w:rPr>
          <w:tab/>
        </w:r>
        <w:r w:rsidRPr="00BD30CB">
          <w:rPr>
            <w:rStyle w:val="Hyperlink"/>
            <w:noProof/>
          </w:rPr>
          <w:t>Warm Compressor Station</w:t>
        </w:r>
        <w:r>
          <w:rPr>
            <w:noProof/>
            <w:webHidden/>
          </w:rPr>
          <w:tab/>
        </w:r>
        <w:r>
          <w:rPr>
            <w:noProof/>
            <w:webHidden/>
          </w:rPr>
          <w:fldChar w:fldCharType="begin"/>
        </w:r>
        <w:r>
          <w:rPr>
            <w:noProof/>
            <w:webHidden/>
          </w:rPr>
          <w:instrText xml:space="preserve"> PAGEREF _Toc198518347 \h </w:instrText>
        </w:r>
        <w:r>
          <w:rPr>
            <w:noProof/>
            <w:webHidden/>
          </w:rPr>
        </w:r>
        <w:r>
          <w:rPr>
            <w:noProof/>
            <w:webHidden/>
          </w:rPr>
          <w:fldChar w:fldCharType="separate"/>
        </w:r>
        <w:r>
          <w:rPr>
            <w:noProof/>
            <w:webHidden/>
          </w:rPr>
          <w:t>39</w:t>
        </w:r>
        <w:r>
          <w:rPr>
            <w:noProof/>
            <w:webHidden/>
          </w:rPr>
          <w:fldChar w:fldCharType="end"/>
        </w:r>
      </w:hyperlink>
    </w:p>
    <w:p w14:paraId="0ED25398" w14:textId="102B1C08"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48" w:history="1">
        <w:r w:rsidRPr="00BD30CB">
          <w:rPr>
            <w:rStyle w:val="Hyperlink"/>
            <w:noProof/>
          </w:rPr>
          <w:t>3.3.15.1</w:t>
        </w:r>
        <w:r>
          <w:rPr>
            <w:rFonts w:eastAsiaTheme="minorEastAsia" w:cstheme="minorBidi"/>
            <w:noProof/>
            <w:kern w:val="2"/>
            <w:sz w:val="24"/>
            <w:szCs w:val="24"/>
            <w:lang w:eastAsia="en-GB"/>
            <w14:ligatures w14:val="standardContextual"/>
          </w:rPr>
          <w:tab/>
        </w:r>
        <w:r w:rsidRPr="00BD30CB">
          <w:rPr>
            <w:rStyle w:val="Hyperlink"/>
            <w:noProof/>
          </w:rPr>
          <w:t>Technical Specifications of the Warm Compressor Station</w:t>
        </w:r>
        <w:r>
          <w:rPr>
            <w:noProof/>
            <w:webHidden/>
          </w:rPr>
          <w:tab/>
        </w:r>
        <w:r>
          <w:rPr>
            <w:noProof/>
            <w:webHidden/>
          </w:rPr>
          <w:fldChar w:fldCharType="begin"/>
        </w:r>
        <w:r>
          <w:rPr>
            <w:noProof/>
            <w:webHidden/>
          </w:rPr>
          <w:instrText xml:space="preserve"> PAGEREF _Toc198518348 \h </w:instrText>
        </w:r>
        <w:r>
          <w:rPr>
            <w:noProof/>
            <w:webHidden/>
          </w:rPr>
        </w:r>
        <w:r>
          <w:rPr>
            <w:noProof/>
            <w:webHidden/>
          </w:rPr>
          <w:fldChar w:fldCharType="separate"/>
        </w:r>
        <w:r>
          <w:rPr>
            <w:noProof/>
            <w:webHidden/>
          </w:rPr>
          <w:t>39</w:t>
        </w:r>
        <w:r>
          <w:rPr>
            <w:noProof/>
            <w:webHidden/>
          </w:rPr>
          <w:fldChar w:fldCharType="end"/>
        </w:r>
      </w:hyperlink>
    </w:p>
    <w:p w14:paraId="35DDB900" w14:textId="34661A70"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49" w:history="1">
        <w:r w:rsidRPr="00BD30CB">
          <w:rPr>
            <w:rStyle w:val="Hyperlink"/>
            <w:noProof/>
          </w:rPr>
          <w:t>3.3.15.1.1 General requirements</w:t>
        </w:r>
        <w:r>
          <w:rPr>
            <w:noProof/>
            <w:webHidden/>
          </w:rPr>
          <w:tab/>
        </w:r>
        <w:r>
          <w:rPr>
            <w:noProof/>
            <w:webHidden/>
          </w:rPr>
          <w:fldChar w:fldCharType="begin"/>
        </w:r>
        <w:r>
          <w:rPr>
            <w:noProof/>
            <w:webHidden/>
          </w:rPr>
          <w:instrText xml:space="preserve"> PAGEREF _Toc198518349 \h </w:instrText>
        </w:r>
        <w:r>
          <w:rPr>
            <w:noProof/>
            <w:webHidden/>
          </w:rPr>
        </w:r>
        <w:r>
          <w:rPr>
            <w:noProof/>
            <w:webHidden/>
          </w:rPr>
          <w:fldChar w:fldCharType="separate"/>
        </w:r>
        <w:r>
          <w:rPr>
            <w:noProof/>
            <w:webHidden/>
          </w:rPr>
          <w:t>39</w:t>
        </w:r>
        <w:r>
          <w:rPr>
            <w:noProof/>
            <w:webHidden/>
          </w:rPr>
          <w:fldChar w:fldCharType="end"/>
        </w:r>
      </w:hyperlink>
    </w:p>
    <w:p w14:paraId="160EF31E" w14:textId="357F7FDB"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0" w:history="1">
        <w:r w:rsidRPr="00BD30CB">
          <w:rPr>
            <w:rStyle w:val="Hyperlink"/>
            <w:noProof/>
          </w:rPr>
          <w:t>3.3.15.1.2 Valves requirements</w:t>
        </w:r>
        <w:r>
          <w:rPr>
            <w:noProof/>
            <w:webHidden/>
          </w:rPr>
          <w:tab/>
        </w:r>
        <w:r>
          <w:rPr>
            <w:noProof/>
            <w:webHidden/>
          </w:rPr>
          <w:fldChar w:fldCharType="begin"/>
        </w:r>
        <w:r>
          <w:rPr>
            <w:noProof/>
            <w:webHidden/>
          </w:rPr>
          <w:instrText xml:space="preserve"> PAGEREF _Toc198518350 \h </w:instrText>
        </w:r>
        <w:r>
          <w:rPr>
            <w:noProof/>
            <w:webHidden/>
          </w:rPr>
        </w:r>
        <w:r>
          <w:rPr>
            <w:noProof/>
            <w:webHidden/>
          </w:rPr>
          <w:fldChar w:fldCharType="separate"/>
        </w:r>
        <w:r>
          <w:rPr>
            <w:noProof/>
            <w:webHidden/>
          </w:rPr>
          <w:t>39</w:t>
        </w:r>
        <w:r>
          <w:rPr>
            <w:noProof/>
            <w:webHidden/>
          </w:rPr>
          <w:fldChar w:fldCharType="end"/>
        </w:r>
      </w:hyperlink>
    </w:p>
    <w:p w14:paraId="56918FA0" w14:textId="759CBDFC"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1" w:history="1">
        <w:r w:rsidRPr="00BD30CB">
          <w:rPr>
            <w:rStyle w:val="Hyperlink"/>
            <w:noProof/>
          </w:rPr>
          <w:t>3.3.15.1.3 Noise level</w:t>
        </w:r>
        <w:r>
          <w:rPr>
            <w:noProof/>
            <w:webHidden/>
          </w:rPr>
          <w:tab/>
        </w:r>
        <w:r>
          <w:rPr>
            <w:noProof/>
            <w:webHidden/>
          </w:rPr>
          <w:fldChar w:fldCharType="begin"/>
        </w:r>
        <w:r>
          <w:rPr>
            <w:noProof/>
            <w:webHidden/>
          </w:rPr>
          <w:instrText xml:space="preserve"> PAGEREF _Toc198518351 \h </w:instrText>
        </w:r>
        <w:r>
          <w:rPr>
            <w:noProof/>
            <w:webHidden/>
          </w:rPr>
        </w:r>
        <w:r>
          <w:rPr>
            <w:noProof/>
            <w:webHidden/>
          </w:rPr>
          <w:fldChar w:fldCharType="separate"/>
        </w:r>
        <w:r>
          <w:rPr>
            <w:noProof/>
            <w:webHidden/>
          </w:rPr>
          <w:t>39</w:t>
        </w:r>
        <w:r>
          <w:rPr>
            <w:noProof/>
            <w:webHidden/>
          </w:rPr>
          <w:fldChar w:fldCharType="end"/>
        </w:r>
      </w:hyperlink>
    </w:p>
    <w:p w14:paraId="293FE324" w14:textId="2202F2E8"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2" w:history="1">
        <w:r w:rsidRPr="00BD30CB">
          <w:rPr>
            <w:rStyle w:val="Hyperlink"/>
            <w:noProof/>
          </w:rPr>
          <w:t>3.3.15.1.4 Vibration</w:t>
        </w:r>
        <w:r>
          <w:rPr>
            <w:noProof/>
            <w:webHidden/>
          </w:rPr>
          <w:tab/>
        </w:r>
        <w:r>
          <w:rPr>
            <w:noProof/>
            <w:webHidden/>
          </w:rPr>
          <w:fldChar w:fldCharType="begin"/>
        </w:r>
        <w:r>
          <w:rPr>
            <w:noProof/>
            <w:webHidden/>
          </w:rPr>
          <w:instrText xml:space="preserve"> PAGEREF _Toc198518352 \h </w:instrText>
        </w:r>
        <w:r>
          <w:rPr>
            <w:noProof/>
            <w:webHidden/>
          </w:rPr>
        </w:r>
        <w:r>
          <w:rPr>
            <w:noProof/>
            <w:webHidden/>
          </w:rPr>
          <w:fldChar w:fldCharType="separate"/>
        </w:r>
        <w:r>
          <w:rPr>
            <w:noProof/>
            <w:webHidden/>
          </w:rPr>
          <w:t>40</w:t>
        </w:r>
        <w:r>
          <w:rPr>
            <w:noProof/>
            <w:webHidden/>
          </w:rPr>
          <w:fldChar w:fldCharType="end"/>
        </w:r>
      </w:hyperlink>
    </w:p>
    <w:p w14:paraId="12F992C7" w14:textId="7D0AD4EC"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3" w:history="1">
        <w:r w:rsidRPr="00BD30CB">
          <w:rPr>
            <w:rStyle w:val="Hyperlink"/>
            <w:noProof/>
          </w:rPr>
          <w:t>3.3.15.1.5 Heat dissipation to air</w:t>
        </w:r>
        <w:r>
          <w:rPr>
            <w:noProof/>
            <w:webHidden/>
          </w:rPr>
          <w:tab/>
        </w:r>
        <w:r>
          <w:rPr>
            <w:noProof/>
            <w:webHidden/>
          </w:rPr>
          <w:fldChar w:fldCharType="begin"/>
        </w:r>
        <w:r>
          <w:rPr>
            <w:noProof/>
            <w:webHidden/>
          </w:rPr>
          <w:instrText xml:space="preserve"> PAGEREF _Toc198518353 \h </w:instrText>
        </w:r>
        <w:r>
          <w:rPr>
            <w:noProof/>
            <w:webHidden/>
          </w:rPr>
        </w:r>
        <w:r>
          <w:rPr>
            <w:noProof/>
            <w:webHidden/>
          </w:rPr>
          <w:fldChar w:fldCharType="separate"/>
        </w:r>
        <w:r>
          <w:rPr>
            <w:noProof/>
            <w:webHidden/>
          </w:rPr>
          <w:t>40</w:t>
        </w:r>
        <w:r>
          <w:rPr>
            <w:noProof/>
            <w:webHidden/>
          </w:rPr>
          <w:fldChar w:fldCharType="end"/>
        </w:r>
      </w:hyperlink>
    </w:p>
    <w:p w14:paraId="0B80A6B3" w14:textId="4D8DF69C"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4" w:history="1">
        <w:r w:rsidRPr="00BD30CB">
          <w:rPr>
            <w:rStyle w:val="Hyperlink"/>
            <w:noProof/>
          </w:rPr>
          <w:t>3.3.15.1.6 Heat recovery</w:t>
        </w:r>
        <w:r>
          <w:rPr>
            <w:noProof/>
            <w:webHidden/>
          </w:rPr>
          <w:tab/>
        </w:r>
        <w:r>
          <w:rPr>
            <w:noProof/>
            <w:webHidden/>
          </w:rPr>
          <w:fldChar w:fldCharType="begin"/>
        </w:r>
        <w:r>
          <w:rPr>
            <w:noProof/>
            <w:webHidden/>
          </w:rPr>
          <w:instrText xml:space="preserve"> PAGEREF _Toc198518354 \h </w:instrText>
        </w:r>
        <w:r>
          <w:rPr>
            <w:noProof/>
            <w:webHidden/>
          </w:rPr>
        </w:r>
        <w:r>
          <w:rPr>
            <w:noProof/>
            <w:webHidden/>
          </w:rPr>
          <w:fldChar w:fldCharType="separate"/>
        </w:r>
        <w:r>
          <w:rPr>
            <w:noProof/>
            <w:webHidden/>
          </w:rPr>
          <w:t>40</w:t>
        </w:r>
        <w:r>
          <w:rPr>
            <w:noProof/>
            <w:webHidden/>
          </w:rPr>
          <w:fldChar w:fldCharType="end"/>
        </w:r>
      </w:hyperlink>
    </w:p>
    <w:p w14:paraId="6187E2AA" w14:textId="58DF97AB"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5" w:history="1">
        <w:r w:rsidRPr="00BD30CB">
          <w:rPr>
            <w:rStyle w:val="Hyperlink"/>
            <w:noProof/>
          </w:rPr>
          <w:t>3.3.15.1.7 Compressors requirements</w:t>
        </w:r>
        <w:r>
          <w:rPr>
            <w:noProof/>
            <w:webHidden/>
          </w:rPr>
          <w:tab/>
        </w:r>
        <w:r>
          <w:rPr>
            <w:noProof/>
            <w:webHidden/>
          </w:rPr>
          <w:fldChar w:fldCharType="begin"/>
        </w:r>
        <w:r>
          <w:rPr>
            <w:noProof/>
            <w:webHidden/>
          </w:rPr>
          <w:instrText xml:space="preserve"> PAGEREF _Toc198518355 \h </w:instrText>
        </w:r>
        <w:r>
          <w:rPr>
            <w:noProof/>
            <w:webHidden/>
          </w:rPr>
        </w:r>
        <w:r>
          <w:rPr>
            <w:noProof/>
            <w:webHidden/>
          </w:rPr>
          <w:fldChar w:fldCharType="separate"/>
        </w:r>
        <w:r>
          <w:rPr>
            <w:noProof/>
            <w:webHidden/>
          </w:rPr>
          <w:t>41</w:t>
        </w:r>
        <w:r>
          <w:rPr>
            <w:noProof/>
            <w:webHidden/>
          </w:rPr>
          <w:fldChar w:fldCharType="end"/>
        </w:r>
      </w:hyperlink>
    </w:p>
    <w:p w14:paraId="350F7218" w14:textId="44D4ABAA"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6" w:history="1">
        <w:r w:rsidRPr="00BD30CB">
          <w:rPr>
            <w:rStyle w:val="Hyperlink"/>
            <w:noProof/>
          </w:rPr>
          <w:t>3.3.15.1.8 Coolers</w:t>
        </w:r>
        <w:r>
          <w:rPr>
            <w:noProof/>
            <w:webHidden/>
          </w:rPr>
          <w:tab/>
        </w:r>
        <w:r>
          <w:rPr>
            <w:noProof/>
            <w:webHidden/>
          </w:rPr>
          <w:fldChar w:fldCharType="begin"/>
        </w:r>
        <w:r>
          <w:rPr>
            <w:noProof/>
            <w:webHidden/>
          </w:rPr>
          <w:instrText xml:space="preserve"> PAGEREF _Toc198518356 \h </w:instrText>
        </w:r>
        <w:r>
          <w:rPr>
            <w:noProof/>
            <w:webHidden/>
          </w:rPr>
        </w:r>
        <w:r>
          <w:rPr>
            <w:noProof/>
            <w:webHidden/>
          </w:rPr>
          <w:fldChar w:fldCharType="separate"/>
        </w:r>
        <w:r>
          <w:rPr>
            <w:noProof/>
            <w:webHidden/>
          </w:rPr>
          <w:t>41</w:t>
        </w:r>
        <w:r>
          <w:rPr>
            <w:noProof/>
            <w:webHidden/>
          </w:rPr>
          <w:fldChar w:fldCharType="end"/>
        </w:r>
      </w:hyperlink>
    </w:p>
    <w:p w14:paraId="2C98D07F" w14:textId="2A475927"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7" w:history="1">
        <w:r w:rsidRPr="00BD30CB">
          <w:rPr>
            <w:rStyle w:val="Hyperlink"/>
            <w:noProof/>
          </w:rPr>
          <w:t>3.3.15.1.9 Oil</w:t>
        </w:r>
        <w:r>
          <w:rPr>
            <w:noProof/>
            <w:webHidden/>
          </w:rPr>
          <w:tab/>
        </w:r>
        <w:r>
          <w:rPr>
            <w:noProof/>
            <w:webHidden/>
          </w:rPr>
          <w:fldChar w:fldCharType="begin"/>
        </w:r>
        <w:r>
          <w:rPr>
            <w:noProof/>
            <w:webHidden/>
          </w:rPr>
          <w:instrText xml:space="preserve"> PAGEREF _Toc198518357 \h </w:instrText>
        </w:r>
        <w:r>
          <w:rPr>
            <w:noProof/>
            <w:webHidden/>
          </w:rPr>
        </w:r>
        <w:r>
          <w:rPr>
            <w:noProof/>
            <w:webHidden/>
          </w:rPr>
          <w:fldChar w:fldCharType="separate"/>
        </w:r>
        <w:r>
          <w:rPr>
            <w:noProof/>
            <w:webHidden/>
          </w:rPr>
          <w:t>41</w:t>
        </w:r>
        <w:r>
          <w:rPr>
            <w:noProof/>
            <w:webHidden/>
          </w:rPr>
          <w:fldChar w:fldCharType="end"/>
        </w:r>
      </w:hyperlink>
    </w:p>
    <w:p w14:paraId="7D836070" w14:textId="1F0E4C2C"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58" w:history="1">
        <w:r w:rsidRPr="00BD30CB">
          <w:rPr>
            <w:rStyle w:val="Hyperlink"/>
            <w:noProof/>
          </w:rPr>
          <w:t>3.3.15.2</w:t>
        </w:r>
        <w:r>
          <w:rPr>
            <w:rFonts w:eastAsiaTheme="minorEastAsia" w:cstheme="minorBidi"/>
            <w:noProof/>
            <w:kern w:val="2"/>
            <w:sz w:val="24"/>
            <w:szCs w:val="24"/>
            <w:lang w:eastAsia="en-GB"/>
            <w14:ligatures w14:val="standardContextual"/>
          </w:rPr>
          <w:tab/>
        </w:r>
        <w:r w:rsidRPr="00BD30CB">
          <w:rPr>
            <w:rStyle w:val="Hyperlink"/>
            <w:noProof/>
          </w:rPr>
          <w:t>Oil circulating system</w:t>
        </w:r>
        <w:r>
          <w:rPr>
            <w:noProof/>
            <w:webHidden/>
          </w:rPr>
          <w:tab/>
        </w:r>
        <w:r>
          <w:rPr>
            <w:noProof/>
            <w:webHidden/>
          </w:rPr>
          <w:fldChar w:fldCharType="begin"/>
        </w:r>
        <w:r>
          <w:rPr>
            <w:noProof/>
            <w:webHidden/>
          </w:rPr>
          <w:instrText xml:space="preserve"> PAGEREF _Toc198518358 \h </w:instrText>
        </w:r>
        <w:r>
          <w:rPr>
            <w:noProof/>
            <w:webHidden/>
          </w:rPr>
        </w:r>
        <w:r>
          <w:rPr>
            <w:noProof/>
            <w:webHidden/>
          </w:rPr>
          <w:fldChar w:fldCharType="separate"/>
        </w:r>
        <w:r>
          <w:rPr>
            <w:noProof/>
            <w:webHidden/>
          </w:rPr>
          <w:t>41</w:t>
        </w:r>
        <w:r>
          <w:rPr>
            <w:noProof/>
            <w:webHidden/>
          </w:rPr>
          <w:fldChar w:fldCharType="end"/>
        </w:r>
      </w:hyperlink>
    </w:p>
    <w:p w14:paraId="3417B3C1" w14:textId="05C87927"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59" w:history="1">
        <w:r w:rsidRPr="00BD30CB">
          <w:rPr>
            <w:rStyle w:val="Hyperlink"/>
            <w:noProof/>
          </w:rPr>
          <w:t>3.3.15.2.1 Oil-pump units</w:t>
        </w:r>
        <w:r>
          <w:rPr>
            <w:noProof/>
            <w:webHidden/>
          </w:rPr>
          <w:tab/>
        </w:r>
        <w:r>
          <w:rPr>
            <w:noProof/>
            <w:webHidden/>
          </w:rPr>
          <w:fldChar w:fldCharType="begin"/>
        </w:r>
        <w:r>
          <w:rPr>
            <w:noProof/>
            <w:webHidden/>
          </w:rPr>
          <w:instrText xml:space="preserve"> PAGEREF _Toc198518359 \h </w:instrText>
        </w:r>
        <w:r>
          <w:rPr>
            <w:noProof/>
            <w:webHidden/>
          </w:rPr>
        </w:r>
        <w:r>
          <w:rPr>
            <w:noProof/>
            <w:webHidden/>
          </w:rPr>
          <w:fldChar w:fldCharType="separate"/>
        </w:r>
        <w:r>
          <w:rPr>
            <w:noProof/>
            <w:webHidden/>
          </w:rPr>
          <w:t>41</w:t>
        </w:r>
        <w:r>
          <w:rPr>
            <w:noProof/>
            <w:webHidden/>
          </w:rPr>
          <w:fldChar w:fldCharType="end"/>
        </w:r>
      </w:hyperlink>
    </w:p>
    <w:p w14:paraId="0C57D1C0" w14:textId="70D79C13"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60" w:history="1">
        <w:r w:rsidRPr="00BD30CB">
          <w:rPr>
            <w:rStyle w:val="Hyperlink"/>
            <w:noProof/>
          </w:rPr>
          <w:t>3.3.15.2.2 Oil-retention vessel</w:t>
        </w:r>
        <w:r>
          <w:rPr>
            <w:noProof/>
            <w:webHidden/>
          </w:rPr>
          <w:tab/>
        </w:r>
        <w:r>
          <w:rPr>
            <w:noProof/>
            <w:webHidden/>
          </w:rPr>
          <w:fldChar w:fldCharType="begin"/>
        </w:r>
        <w:r>
          <w:rPr>
            <w:noProof/>
            <w:webHidden/>
          </w:rPr>
          <w:instrText xml:space="preserve"> PAGEREF _Toc198518360 \h </w:instrText>
        </w:r>
        <w:r>
          <w:rPr>
            <w:noProof/>
            <w:webHidden/>
          </w:rPr>
        </w:r>
        <w:r>
          <w:rPr>
            <w:noProof/>
            <w:webHidden/>
          </w:rPr>
          <w:fldChar w:fldCharType="separate"/>
        </w:r>
        <w:r>
          <w:rPr>
            <w:noProof/>
            <w:webHidden/>
          </w:rPr>
          <w:t>42</w:t>
        </w:r>
        <w:r>
          <w:rPr>
            <w:noProof/>
            <w:webHidden/>
          </w:rPr>
          <w:fldChar w:fldCharType="end"/>
        </w:r>
      </w:hyperlink>
    </w:p>
    <w:p w14:paraId="2016760A" w14:textId="3E84F6E9"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61" w:history="1">
        <w:r w:rsidRPr="00BD30CB">
          <w:rPr>
            <w:rStyle w:val="Hyperlink"/>
            <w:noProof/>
          </w:rPr>
          <w:t>3.3.15.2.3 Oil filters</w:t>
        </w:r>
        <w:r>
          <w:rPr>
            <w:noProof/>
            <w:webHidden/>
          </w:rPr>
          <w:tab/>
        </w:r>
        <w:r>
          <w:rPr>
            <w:noProof/>
            <w:webHidden/>
          </w:rPr>
          <w:fldChar w:fldCharType="begin"/>
        </w:r>
        <w:r>
          <w:rPr>
            <w:noProof/>
            <w:webHidden/>
          </w:rPr>
          <w:instrText xml:space="preserve"> PAGEREF _Toc198518361 \h </w:instrText>
        </w:r>
        <w:r>
          <w:rPr>
            <w:noProof/>
            <w:webHidden/>
          </w:rPr>
        </w:r>
        <w:r>
          <w:rPr>
            <w:noProof/>
            <w:webHidden/>
          </w:rPr>
          <w:fldChar w:fldCharType="separate"/>
        </w:r>
        <w:r>
          <w:rPr>
            <w:noProof/>
            <w:webHidden/>
          </w:rPr>
          <w:t>42</w:t>
        </w:r>
        <w:r>
          <w:rPr>
            <w:noProof/>
            <w:webHidden/>
          </w:rPr>
          <w:fldChar w:fldCharType="end"/>
        </w:r>
      </w:hyperlink>
    </w:p>
    <w:p w14:paraId="18BB1575" w14:textId="5B34A08D"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62" w:history="1">
        <w:r w:rsidRPr="00BD30CB">
          <w:rPr>
            <w:rStyle w:val="Hyperlink"/>
            <w:noProof/>
          </w:rPr>
          <w:t>3.3.15.3</w:t>
        </w:r>
        <w:r>
          <w:rPr>
            <w:rFonts w:eastAsiaTheme="minorEastAsia" w:cstheme="minorBidi"/>
            <w:noProof/>
            <w:kern w:val="2"/>
            <w:sz w:val="24"/>
            <w:szCs w:val="24"/>
            <w:lang w:eastAsia="en-GB"/>
            <w14:ligatures w14:val="standardContextual"/>
          </w:rPr>
          <w:tab/>
        </w:r>
        <w:r w:rsidRPr="00BD30CB">
          <w:rPr>
            <w:rStyle w:val="Hyperlink"/>
            <w:noProof/>
          </w:rPr>
          <w:t>Purge and fill up requirements</w:t>
        </w:r>
        <w:r>
          <w:rPr>
            <w:noProof/>
            <w:webHidden/>
          </w:rPr>
          <w:tab/>
        </w:r>
        <w:r>
          <w:rPr>
            <w:noProof/>
            <w:webHidden/>
          </w:rPr>
          <w:fldChar w:fldCharType="begin"/>
        </w:r>
        <w:r>
          <w:rPr>
            <w:noProof/>
            <w:webHidden/>
          </w:rPr>
          <w:instrText xml:space="preserve"> PAGEREF _Toc198518362 \h </w:instrText>
        </w:r>
        <w:r>
          <w:rPr>
            <w:noProof/>
            <w:webHidden/>
          </w:rPr>
        </w:r>
        <w:r>
          <w:rPr>
            <w:noProof/>
            <w:webHidden/>
          </w:rPr>
          <w:fldChar w:fldCharType="separate"/>
        </w:r>
        <w:r>
          <w:rPr>
            <w:noProof/>
            <w:webHidden/>
          </w:rPr>
          <w:t>42</w:t>
        </w:r>
        <w:r>
          <w:rPr>
            <w:noProof/>
            <w:webHidden/>
          </w:rPr>
          <w:fldChar w:fldCharType="end"/>
        </w:r>
      </w:hyperlink>
    </w:p>
    <w:p w14:paraId="5C32E957" w14:textId="7DEAFCF5"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63" w:history="1">
        <w:r w:rsidRPr="00BD30CB">
          <w:rPr>
            <w:rStyle w:val="Hyperlink"/>
            <w:noProof/>
          </w:rPr>
          <w:t>3.3.15.4</w:t>
        </w:r>
        <w:r>
          <w:rPr>
            <w:rFonts w:eastAsiaTheme="minorEastAsia" w:cstheme="minorBidi"/>
            <w:noProof/>
            <w:kern w:val="2"/>
            <w:sz w:val="24"/>
            <w:szCs w:val="24"/>
            <w:lang w:eastAsia="en-GB"/>
            <w14:ligatures w14:val="standardContextual"/>
          </w:rPr>
          <w:tab/>
        </w:r>
        <w:r w:rsidRPr="00BD30CB">
          <w:rPr>
            <w:rStyle w:val="Hyperlink"/>
            <w:noProof/>
          </w:rPr>
          <w:t>Oil Removal System (ORS)</w:t>
        </w:r>
        <w:r>
          <w:rPr>
            <w:noProof/>
            <w:webHidden/>
          </w:rPr>
          <w:tab/>
        </w:r>
        <w:r>
          <w:rPr>
            <w:noProof/>
            <w:webHidden/>
          </w:rPr>
          <w:fldChar w:fldCharType="begin"/>
        </w:r>
        <w:r>
          <w:rPr>
            <w:noProof/>
            <w:webHidden/>
          </w:rPr>
          <w:instrText xml:space="preserve"> PAGEREF _Toc198518363 \h </w:instrText>
        </w:r>
        <w:r>
          <w:rPr>
            <w:noProof/>
            <w:webHidden/>
          </w:rPr>
        </w:r>
        <w:r>
          <w:rPr>
            <w:noProof/>
            <w:webHidden/>
          </w:rPr>
          <w:fldChar w:fldCharType="separate"/>
        </w:r>
        <w:r>
          <w:rPr>
            <w:noProof/>
            <w:webHidden/>
          </w:rPr>
          <w:t>42</w:t>
        </w:r>
        <w:r>
          <w:rPr>
            <w:noProof/>
            <w:webHidden/>
          </w:rPr>
          <w:fldChar w:fldCharType="end"/>
        </w:r>
      </w:hyperlink>
    </w:p>
    <w:p w14:paraId="282EA585" w14:textId="544A87E3"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64" w:history="1">
        <w:r w:rsidRPr="00BD30CB">
          <w:rPr>
            <w:rStyle w:val="Hyperlink"/>
            <w:noProof/>
          </w:rPr>
          <w:t>3.3.15.4.1 Coalescers</w:t>
        </w:r>
        <w:r>
          <w:rPr>
            <w:noProof/>
            <w:webHidden/>
          </w:rPr>
          <w:tab/>
        </w:r>
        <w:r>
          <w:rPr>
            <w:noProof/>
            <w:webHidden/>
          </w:rPr>
          <w:fldChar w:fldCharType="begin"/>
        </w:r>
        <w:r>
          <w:rPr>
            <w:noProof/>
            <w:webHidden/>
          </w:rPr>
          <w:instrText xml:space="preserve"> PAGEREF _Toc198518364 \h </w:instrText>
        </w:r>
        <w:r>
          <w:rPr>
            <w:noProof/>
            <w:webHidden/>
          </w:rPr>
        </w:r>
        <w:r>
          <w:rPr>
            <w:noProof/>
            <w:webHidden/>
          </w:rPr>
          <w:fldChar w:fldCharType="separate"/>
        </w:r>
        <w:r>
          <w:rPr>
            <w:noProof/>
            <w:webHidden/>
          </w:rPr>
          <w:t>42</w:t>
        </w:r>
        <w:r>
          <w:rPr>
            <w:noProof/>
            <w:webHidden/>
          </w:rPr>
          <w:fldChar w:fldCharType="end"/>
        </w:r>
      </w:hyperlink>
    </w:p>
    <w:p w14:paraId="20909CE9" w14:textId="3DAF47C0"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65" w:history="1">
        <w:r w:rsidRPr="00BD30CB">
          <w:rPr>
            <w:rStyle w:val="Hyperlink"/>
            <w:noProof/>
          </w:rPr>
          <w:t>3.3.15.4.2 Charcoal adsorber</w:t>
        </w:r>
        <w:r>
          <w:rPr>
            <w:noProof/>
            <w:webHidden/>
          </w:rPr>
          <w:tab/>
        </w:r>
        <w:r>
          <w:rPr>
            <w:noProof/>
            <w:webHidden/>
          </w:rPr>
          <w:fldChar w:fldCharType="begin"/>
        </w:r>
        <w:r>
          <w:rPr>
            <w:noProof/>
            <w:webHidden/>
          </w:rPr>
          <w:instrText xml:space="preserve"> PAGEREF _Toc198518365 \h </w:instrText>
        </w:r>
        <w:r>
          <w:rPr>
            <w:noProof/>
            <w:webHidden/>
          </w:rPr>
        </w:r>
        <w:r>
          <w:rPr>
            <w:noProof/>
            <w:webHidden/>
          </w:rPr>
          <w:fldChar w:fldCharType="separate"/>
        </w:r>
        <w:r>
          <w:rPr>
            <w:noProof/>
            <w:webHidden/>
          </w:rPr>
          <w:t>43</w:t>
        </w:r>
        <w:r>
          <w:rPr>
            <w:noProof/>
            <w:webHidden/>
          </w:rPr>
          <w:fldChar w:fldCharType="end"/>
        </w:r>
      </w:hyperlink>
    </w:p>
    <w:p w14:paraId="66E055F5" w14:textId="62A8DC82"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66" w:history="1">
        <w:r w:rsidRPr="00BD30CB">
          <w:rPr>
            <w:rStyle w:val="Hyperlink"/>
            <w:noProof/>
          </w:rPr>
          <w:t>3.3.15.5</w:t>
        </w:r>
        <w:r>
          <w:rPr>
            <w:rFonts w:eastAsiaTheme="minorEastAsia" w:cstheme="minorBidi"/>
            <w:noProof/>
            <w:kern w:val="2"/>
            <w:sz w:val="24"/>
            <w:szCs w:val="24"/>
            <w:lang w:eastAsia="en-GB"/>
            <w14:ligatures w14:val="standardContextual"/>
          </w:rPr>
          <w:tab/>
        </w:r>
        <w:r w:rsidRPr="00BD30CB">
          <w:rPr>
            <w:rStyle w:val="Hyperlink"/>
            <w:noProof/>
          </w:rPr>
          <w:t>Helium dryer</w:t>
        </w:r>
        <w:r>
          <w:rPr>
            <w:noProof/>
            <w:webHidden/>
          </w:rPr>
          <w:tab/>
        </w:r>
        <w:r>
          <w:rPr>
            <w:noProof/>
            <w:webHidden/>
          </w:rPr>
          <w:fldChar w:fldCharType="begin"/>
        </w:r>
        <w:r>
          <w:rPr>
            <w:noProof/>
            <w:webHidden/>
          </w:rPr>
          <w:instrText xml:space="preserve"> PAGEREF _Toc198518366 \h </w:instrText>
        </w:r>
        <w:r>
          <w:rPr>
            <w:noProof/>
            <w:webHidden/>
          </w:rPr>
        </w:r>
        <w:r>
          <w:rPr>
            <w:noProof/>
            <w:webHidden/>
          </w:rPr>
          <w:fldChar w:fldCharType="separate"/>
        </w:r>
        <w:r>
          <w:rPr>
            <w:noProof/>
            <w:webHidden/>
          </w:rPr>
          <w:t>43</w:t>
        </w:r>
        <w:r>
          <w:rPr>
            <w:noProof/>
            <w:webHidden/>
          </w:rPr>
          <w:fldChar w:fldCharType="end"/>
        </w:r>
      </w:hyperlink>
    </w:p>
    <w:p w14:paraId="474E8480" w14:textId="337D635C"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67" w:history="1">
        <w:r w:rsidRPr="00BD30CB">
          <w:rPr>
            <w:rStyle w:val="Hyperlink"/>
            <w:noProof/>
          </w:rPr>
          <w:t>3.3.15.6</w:t>
        </w:r>
        <w:r>
          <w:rPr>
            <w:rFonts w:eastAsiaTheme="minorEastAsia" w:cstheme="minorBidi"/>
            <w:noProof/>
            <w:kern w:val="2"/>
            <w:sz w:val="24"/>
            <w:szCs w:val="24"/>
            <w:lang w:eastAsia="en-GB"/>
            <w14:ligatures w14:val="standardContextual"/>
          </w:rPr>
          <w:tab/>
        </w:r>
        <w:r w:rsidRPr="00BD30CB">
          <w:rPr>
            <w:rStyle w:val="Hyperlink"/>
            <w:noProof/>
          </w:rPr>
          <w:t>Recovery and purification system for add-hoc user</w:t>
        </w:r>
        <w:r>
          <w:rPr>
            <w:noProof/>
            <w:webHidden/>
          </w:rPr>
          <w:tab/>
        </w:r>
        <w:r>
          <w:rPr>
            <w:noProof/>
            <w:webHidden/>
          </w:rPr>
          <w:fldChar w:fldCharType="begin"/>
        </w:r>
        <w:r>
          <w:rPr>
            <w:noProof/>
            <w:webHidden/>
          </w:rPr>
          <w:instrText xml:space="preserve"> PAGEREF _Toc198518367 \h </w:instrText>
        </w:r>
        <w:r>
          <w:rPr>
            <w:noProof/>
            <w:webHidden/>
          </w:rPr>
        </w:r>
        <w:r>
          <w:rPr>
            <w:noProof/>
            <w:webHidden/>
          </w:rPr>
          <w:fldChar w:fldCharType="separate"/>
        </w:r>
        <w:r>
          <w:rPr>
            <w:noProof/>
            <w:webHidden/>
          </w:rPr>
          <w:t>44</w:t>
        </w:r>
        <w:r>
          <w:rPr>
            <w:noProof/>
            <w:webHidden/>
          </w:rPr>
          <w:fldChar w:fldCharType="end"/>
        </w:r>
      </w:hyperlink>
    </w:p>
    <w:p w14:paraId="2A3DFCF1" w14:textId="56AC3856"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68" w:history="1">
        <w:r w:rsidRPr="00BD30CB">
          <w:rPr>
            <w:rStyle w:val="Hyperlink"/>
            <w:noProof/>
          </w:rPr>
          <w:t>3.3.15.7</w:t>
        </w:r>
        <w:r>
          <w:rPr>
            <w:rFonts w:eastAsiaTheme="minorEastAsia" w:cstheme="minorBidi"/>
            <w:noProof/>
            <w:kern w:val="2"/>
            <w:sz w:val="24"/>
            <w:szCs w:val="24"/>
            <w:lang w:eastAsia="en-GB"/>
            <w14:ligatures w14:val="standardContextual"/>
          </w:rPr>
          <w:tab/>
        </w:r>
        <w:r w:rsidRPr="00BD30CB">
          <w:rPr>
            <w:rStyle w:val="Hyperlink"/>
            <w:noProof/>
          </w:rPr>
          <w:t>Gas Filters</w:t>
        </w:r>
        <w:r>
          <w:rPr>
            <w:noProof/>
            <w:webHidden/>
          </w:rPr>
          <w:tab/>
        </w:r>
        <w:r>
          <w:rPr>
            <w:noProof/>
            <w:webHidden/>
          </w:rPr>
          <w:fldChar w:fldCharType="begin"/>
        </w:r>
        <w:r>
          <w:rPr>
            <w:noProof/>
            <w:webHidden/>
          </w:rPr>
          <w:instrText xml:space="preserve"> PAGEREF _Toc198518368 \h </w:instrText>
        </w:r>
        <w:r>
          <w:rPr>
            <w:noProof/>
            <w:webHidden/>
          </w:rPr>
        </w:r>
        <w:r>
          <w:rPr>
            <w:noProof/>
            <w:webHidden/>
          </w:rPr>
          <w:fldChar w:fldCharType="separate"/>
        </w:r>
        <w:r>
          <w:rPr>
            <w:noProof/>
            <w:webHidden/>
          </w:rPr>
          <w:t>44</w:t>
        </w:r>
        <w:r>
          <w:rPr>
            <w:noProof/>
            <w:webHidden/>
          </w:rPr>
          <w:fldChar w:fldCharType="end"/>
        </w:r>
      </w:hyperlink>
    </w:p>
    <w:p w14:paraId="271D663F" w14:textId="394C09E2"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69" w:history="1">
        <w:r w:rsidRPr="00BD30CB">
          <w:rPr>
            <w:rStyle w:val="Hyperlink"/>
            <w:noProof/>
          </w:rPr>
          <w:t>3.3.15.8</w:t>
        </w:r>
        <w:r>
          <w:rPr>
            <w:rFonts w:eastAsiaTheme="minorEastAsia" w:cstheme="minorBidi"/>
            <w:noProof/>
            <w:kern w:val="2"/>
            <w:sz w:val="24"/>
            <w:szCs w:val="24"/>
            <w:lang w:eastAsia="en-GB"/>
            <w14:ligatures w14:val="standardContextual"/>
          </w:rPr>
          <w:tab/>
        </w:r>
        <w:r w:rsidRPr="00BD30CB">
          <w:rPr>
            <w:rStyle w:val="Hyperlink"/>
            <w:noProof/>
          </w:rPr>
          <w:t>Measuring points</w:t>
        </w:r>
        <w:r>
          <w:rPr>
            <w:noProof/>
            <w:webHidden/>
          </w:rPr>
          <w:tab/>
        </w:r>
        <w:r>
          <w:rPr>
            <w:noProof/>
            <w:webHidden/>
          </w:rPr>
          <w:fldChar w:fldCharType="begin"/>
        </w:r>
        <w:r>
          <w:rPr>
            <w:noProof/>
            <w:webHidden/>
          </w:rPr>
          <w:instrText xml:space="preserve"> PAGEREF _Toc198518369 \h </w:instrText>
        </w:r>
        <w:r>
          <w:rPr>
            <w:noProof/>
            <w:webHidden/>
          </w:rPr>
        </w:r>
        <w:r>
          <w:rPr>
            <w:noProof/>
            <w:webHidden/>
          </w:rPr>
          <w:fldChar w:fldCharType="separate"/>
        </w:r>
        <w:r>
          <w:rPr>
            <w:noProof/>
            <w:webHidden/>
          </w:rPr>
          <w:t>44</w:t>
        </w:r>
        <w:r>
          <w:rPr>
            <w:noProof/>
            <w:webHidden/>
          </w:rPr>
          <w:fldChar w:fldCharType="end"/>
        </w:r>
      </w:hyperlink>
    </w:p>
    <w:p w14:paraId="2DE8374F" w14:textId="6294569F"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70" w:history="1">
        <w:r w:rsidRPr="00BD30CB">
          <w:rPr>
            <w:rStyle w:val="Hyperlink"/>
            <w:rFonts w:cs="Segoe UI"/>
            <w:noProof/>
          </w:rPr>
          <w:t>3.3.16</w:t>
        </w:r>
        <w:r>
          <w:rPr>
            <w:rFonts w:eastAsiaTheme="minorEastAsia" w:cstheme="minorBidi"/>
            <w:i w:val="0"/>
            <w:iCs w:val="0"/>
            <w:noProof/>
            <w:kern w:val="2"/>
            <w:sz w:val="24"/>
            <w:szCs w:val="24"/>
            <w:lang w:eastAsia="en-GB"/>
            <w14:ligatures w14:val="standardContextual"/>
          </w:rPr>
          <w:tab/>
        </w:r>
        <w:r w:rsidRPr="00BD30CB">
          <w:rPr>
            <w:rStyle w:val="Hyperlink"/>
            <w:noProof/>
            <w:shd w:val="clear" w:color="auto" w:fill="FFFFFF"/>
          </w:rPr>
          <w:t>Refrigeration Cold Box (QRB)</w:t>
        </w:r>
        <w:r>
          <w:rPr>
            <w:noProof/>
            <w:webHidden/>
          </w:rPr>
          <w:tab/>
        </w:r>
        <w:r>
          <w:rPr>
            <w:noProof/>
            <w:webHidden/>
          </w:rPr>
          <w:fldChar w:fldCharType="begin"/>
        </w:r>
        <w:r>
          <w:rPr>
            <w:noProof/>
            <w:webHidden/>
          </w:rPr>
          <w:instrText xml:space="preserve"> PAGEREF _Toc198518370 \h </w:instrText>
        </w:r>
        <w:r>
          <w:rPr>
            <w:noProof/>
            <w:webHidden/>
          </w:rPr>
        </w:r>
        <w:r>
          <w:rPr>
            <w:noProof/>
            <w:webHidden/>
          </w:rPr>
          <w:fldChar w:fldCharType="separate"/>
        </w:r>
        <w:r>
          <w:rPr>
            <w:noProof/>
            <w:webHidden/>
          </w:rPr>
          <w:t>45</w:t>
        </w:r>
        <w:r>
          <w:rPr>
            <w:noProof/>
            <w:webHidden/>
          </w:rPr>
          <w:fldChar w:fldCharType="end"/>
        </w:r>
      </w:hyperlink>
    </w:p>
    <w:p w14:paraId="409EA2EC" w14:textId="7182FF7A"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71" w:history="1">
        <w:r w:rsidRPr="00BD30CB">
          <w:rPr>
            <w:rStyle w:val="Hyperlink"/>
            <w:noProof/>
          </w:rPr>
          <w:t>3.3.16.1</w:t>
        </w:r>
        <w:r>
          <w:rPr>
            <w:rFonts w:eastAsiaTheme="minorEastAsia" w:cstheme="minorBidi"/>
            <w:noProof/>
            <w:kern w:val="2"/>
            <w:sz w:val="24"/>
            <w:szCs w:val="24"/>
            <w:lang w:eastAsia="en-GB"/>
            <w14:ligatures w14:val="standardContextual"/>
          </w:rPr>
          <w:tab/>
        </w:r>
        <w:r w:rsidRPr="00BD30CB">
          <w:rPr>
            <w:rStyle w:val="Hyperlink"/>
            <w:noProof/>
          </w:rPr>
          <w:t>General description</w:t>
        </w:r>
        <w:r>
          <w:rPr>
            <w:noProof/>
            <w:webHidden/>
          </w:rPr>
          <w:tab/>
        </w:r>
        <w:r>
          <w:rPr>
            <w:noProof/>
            <w:webHidden/>
          </w:rPr>
          <w:fldChar w:fldCharType="begin"/>
        </w:r>
        <w:r>
          <w:rPr>
            <w:noProof/>
            <w:webHidden/>
          </w:rPr>
          <w:instrText xml:space="preserve"> PAGEREF _Toc198518371 \h </w:instrText>
        </w:r>
        <w:r>
          <w:rPr>
            <w:noProof/>
            <w:webHidden/>
          </w:rPr>
        </w:r>
        <w:r>
          <w:rPr>
            <w:noProof/>
            <w:webHidden/>
          </w:rPr>
          <w:fldChar w:fldCharType="separate"/>
        </w:r>
        <w:r>
          <w:rPr>
            <w:noProof/>
            <w:webHidden/>
          </w:rPr>
          <w:t>45</w:t>
        </w:r>
        <w:r>
          <w:rPr>
            <w:noProof/>
            <w:webHidden/>
          </w:rPr>
          <w:fldChar w:fldCharType="end"/>
        </w:r>
      </w:hyperlink>
    </w:p>
    <w:p w14:paraId="20DD0DAE" w14:textId="43EF52AA"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72" w:history="1">
        <w:r w:rsidRPr="00BD30CB">
          <w:rPr>
            <w:rStyle w:val="Hyperlink"/>
            <w:noProof/>
          </w:rPr>
          <w:t>3.3.16.2</w:t>
        </w:r>
        <w:r>
          <w:rPr>
            <w:rFonts w:eastAsiaTheme="minorEastAsia" w:cstheme="minorBidi"/>
            <w:noProof/>
            <w:kern w:val="2"/>
            <w:sz w:val="24"/>
            <w:szCs w:val="24"/>
            <w:lang w:eastAsia="en-GB"/>
            <w14:ligatures w14:val="standardContextual"/>
          </w:rPr>
          <w:tab/>
        </w:r>
        <w:r w:rsidRPr="00BD30CB">
          <w:rPr>
            <w:rStyle w:val="Hyperlink"/>
            <w:noProof/>
          </w:rPr>
          <w:t>General design requirements</w:t>
        </w:r>
        <w:r>
          <w:rPr>
            <w:noProof/>
            <w:webHidden/>
          </w:rPr>
          <w:tab/>
        </w:r>
        <w:r>
          <w:rPr>
            <w:noProof/>
            <w:webHidden/>
          </w:rPr>
          <w:fldChar w:fldCharType="begin"/>
        </w:r>
        <w:r>
          <w:rPr>
            <w:noProof/>
            <w:webHidden/>
          </w:rPr>
          <w:instrText xml:space="preserve"> PAGEREF _Toc198518372 \h </w:instrText>
        </w:r>
        <w:r>
          <w:rPr>
            <w:noProof/>
            <w:webHidden/>
          </w:rPr>
        </w:r>
        <w:r>
          <w:rPr>
            <w:noProof/>
            <w:webHidden/>
          </w:rPr>
          <w:fldChar w:fldCharType="separate"/>
        </w:r>
        <w:r>
          <w:rPr>
            <w:noProof/>
            <w:webHidden/>
          </w:rPr>
          <w:t>46</w:t>
        </w:r>
        <w:r>
          <w:rPr>
            <w:noProof/>
            <w:webHidden/>
          </w:rPr>
          <w:fldChar w:fldCharType="end"/>
        </w:r>
      </w:hyperlink>
    </w:p>
    <w:p w14:paraId="5B628CCC" w14:textId="466C748F"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73" w:history="1">
        <w:r w:rsidRPr="00BD30CB">
          <w:rPr>
            <w:rStyle w:val="Hyperlink"/>
            <w:noProof/>
          </w:rPr>
          <w:t>3.3.16.3</w:t>
        </w:r>
        <w:r>
          <w:rPr>
            <w:rFonts w:eastAsiaTheme="minorEastAsia" w:cstheme="minorBidi"/>
            <w:noProof/>
            <w:kern w:val="2"/>
            <w:sz w:val="24"/>
            <w:szCs w:val="24"/>
            <w:lang w:eastAsia="en-GB"/>
            <w14:ligatures w14:val="standardContextual"/>
          </w:rPr>
          <w:tab/>
        </w:r>
        <w:r w:rsidRPr="00BD30CB">
          <w:rPr>
            <w:rStyle w:val="Hyperlink"/>
            <w:noProof/>
          </w:rPr>
          <w:t>Main components</w:t>
        </w:r>
        <w:r>
          <w:rPr>
            <w:noProof/>
            <w:webHidden/>
          </w:rPr>
          <w:tab/>
        </w:r>
        <w:r>
          <w:rPr>
            <w:noProof/>
            <w:webHidden/>
          </w:rPr>
          <w:fldChar w:fldCharType="begin"/>
        </w:r>
        <w:r>
          <w:rPr>
            <w:noProof/>
            <w:webHidden/>
          </w:rPr>
          <w:instrText xml:space="preserve"> PAGEREF _Toc198518373 \h </w:instrText>
        </w:r>
        <w:r>
          <w:rPr>
            <w:noProof/>
            <w:webHidden/>
          </w:rPr>
        </w:r>
        <w:r>
          <w:rPr>
            <w:noProof/>
            <w:webHidden/>
          </w:rPr>
          <w:fldChar w:fldCharType="separate"/>
        </w:r>
        <w:r>
          <w:rPr>
            <w:noProof/>
            <w:webHidden/>
          </w:rPr>
          <w:t>46</w:t>
        </w:r>
        <w:r>
          <w:rPr>
            <w:noProof/>
            <w:webHidden/>
          </w:rPr>
          <w:fldChar w:fldCharType="end"/>
        </w:r>
      </w:hyperlink>
    </w:p>
    <w:p w14:paraId="6EC05DFA" w14:textId="6DB04F40"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74" w:history="1">
        <w:r w:rsidRPr="00BD30CB">
          <w:rPr>
            <w:rStyle w:val="Hyperlink"/>
            <w:noProof/>
          </w:rPr>
          <w:t>3.3.16.3.1</w:t>
        </w:r>
        <w:r w:rsidRPr="00BD30CB">
          <w:rPr>
            <w:rStyle w:val="Hyperlink"/>
            <w:noProof/>
            <w:shd w:val="clear" w:color="auto" w:fill="FFFFFF"/>
          </w:rPr>
          <w:t xml:space="preserve"> Vacuum vessel</w:t>
        </w:r>
        <w:r>
          <w:rPr>
            <w:noProof/>
            <w:webHidden/>
          </w:rPr>
          <w:tab/>
        </w:r>
        <w:r>
          <w:rPr>
            <w:noProof/>
            <w:webHidden/>
          </w:rPr>
          <w:fldChar w:fldCharType="begin"/>
        </w:r>
        <w:r>
          <w:rPr>
            <w:noProof/>
            <w:webHidden/>
          </w:rPr>
          <w:instrText xml:space="preserve"> PAGEREF _Toc198518374 \h </w:instrText>
        </w:r>
        <w:r>
          <w:rPr>
            <w:noProof/>
            <w:webHidden/>
          </w:rPr>
        </w:r>
        <w:r>
          <w:rPr>
            <w:noProof/>
            <w:webHidden/>
          </w:rPr>
          <w:fldChar w:fldCharType="separate"/>
        </w:r>
        <w:r>
          <w:rPr>
            <w:noProof/>
            <w:webHidden/>
          </w:rPr>
          <w:t>46</w:t>
        </w:r>
        <w:r>
          <w:rPr>
            <w:noProof/>
            <w:webHidden/>
          </w:rPr>
          <w:fldChar w:fldCharType="end"/>
        </w:r>
      </w:hyperlink>
    </w:p>
    <w:p w14:paraId="64E220ED" w14:textId="48FADE5E"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75" w:history="1">
        <w:r w:rsidRPr="00BD30CB">
          <w:rPr>
            <w:rStyle w:val="Hyperlink"/>
            <w:noProof/>
          </w:rPr>
          <w:t>3.3.16.3.2</w:t>
        </w:r>
        <w:r w:rsidRPr="00BD30CB">
          <w:rPr>
            <w:rStyle w:val="Hyperlink"/>
            <w:noProof/>
            <w:shd w:val="clear" w:color="auto" w:fill="FFFFFF"/>
          </w:rPr>
          <w:t xml:space="preserve"> Heat exchangers</w:t>
        </w:r>
        <w:r>
          <w:rPr>
            <w:noProof/>
            <w:webHidden/>
          </w:rPr>
          <w:tab/>
        </w:r>
        <w:r>
          <w:rPr>
            <w:noProof/>
            <w:webHidden/>
          </w:rPr>
          <w:fldChar w:fldCharType="begin"/>
        </w:r>
        <w:r>
          <w:rPr>
            <w:noProof/>
            <w:webHidden/>
          </w:rPr>
          <w:instrText xml:space="preserve"> PAGEREF _Toc198518375 \h </w:instrText>
        </w:r>
        <w:r>
          <w:rPr>
            <w:noProof/>
            <w:webHidden/>
          </w:rPr>
        </w:r>
        <w:r>
          <w:rPr>
            <w:noProof/>
            <w:webHidden/>
          </w:rPr>
          <w:fldChar w:fldCharType="separate"/>
        </w:r>
        <w:r>
          <w:rPr>
            <w:noProof/>
            <w:webHidden/>
          </w:rPr>
          <w:t>47</w:t>
        </w:r>
        <w:r>
          <w:rPr>
            <w:noProof/>
            <w:webHidden/>
          </w:rPr>
          <w:fldChar w:fldCharType="end"/>
        </w:r>
      </w:hyperlink>
    </w:p>
    <w:p w14:paraId="52160D85" w14:textId="67765799"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76" w:history="1">
        <w:r w:rsidRPr="00BD30CB">
          <w:rPr>
            <w:rStyle w:val="Hyperlink"/>
            <w:noProof/>
          </w:rPr>
          <w:t>3.3.16.3.3</w:t>
        </w:r>
        <w:r w:rsidRPr="00BD30CB">
          <w:rPr>
            <w:rStyle w:val="Hyperlink"/>
            <w:noProof/>
            <w:shd w:val="clear" w:color="auto" w:fill="FFFFFF"/>
          </w:rPr>
          <w:t xml:space="preserve"> Turbines</w:t>
        </w:r>
        <w:r>
          <w:rPr>
            <w:noProof/>
            <w:webHidden/>
          </w:rPr>
          <w:tab/>
        </w:r>
        <w:r>
          <w:rPr>
            <w:noProof/>
            <w:webHidden/>
          </w:rPr>
          <w:fldChar w:fldCharType="begin"/>
        </w:r>
        <w:r>
          <w:rPr>
            <w:noProof/>
            <w:webHidden/>
          </w:rPr>
          <w:instrText xml:space="preserve"> PAGEREF _Toc198518376 \h </w:instrText>
        </w:r>
        <w:r>
          <w:rPr>
            <w:noProof/>
            <w:webHidden/>
          </w:rPr>
        </w:r>
        <w:r>
          <w:rPr>
            <w:noProof/>
            <w:webHidden/>
          </w:rPr>
          <w:fldChar w:fldCharType="separate"/>
        </w:r>
        <w:r>
          <w:rPr>
            <w:noProof/>
            <w:webHidden/>
          </w:rPr>
          <w:t>47</w:t>
        </w:r>
        <w:r>
          <w:rPr>
            <w:noProof/>
            <w:webHidden/>
          </w:rPr>
          <w:fldChar w:fldCharType="end"/>
        </w:r>
      </w:hyperlink>
    </w:p>
    <w:p w14:paraId="331196F6" w14:textId="1A2FDC59"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77" w:history="1">
        <w:r w:rsidRPr="00BD30CB">
          <w:rPr>
            <w:rStyle w:val="Hyperlink"/>
            <w:noProof/>
          </w:rPr>
          <w:t>3.3.16.3.4</w:t>
        </w:r>
        <w:r w:rsidRPr="00BD30CB">
          <w:rPr>
            <w:rStyle w:val="Hyperlink"/>
            <w:noProof/>
            <w:shd w:val="clear" w:color="auto" w:fill="FFFFFF"/>
          </w:rPr>
          <w:t xml:space="preserve"> Cold Compressors</w:t>
        </w:r>
        <w:r>
          <w:rPr>
            <w:noProof/>
            <w:webHidden/>
          </w:rPr>
          <w:tab/>
        </w:r>
        <w:r>
          <w:rPr>
            <w:noProof/>
            <w:webHidden/>
          </w:rPr>
          <w:fldChar w:fldCharType="begin"/>
        </w:r>
        <w:r>
          <w:rPr>
            <w:noProof/>
            <w:webHidden/>
          </w:rPr>
          <w:instrText xml:space="preserve"> PAGEREF _Toc198518377 \h </w:instrText>
        </w:r>
        <w:r>
          <w:rPr>
            <w:noProof/>
            <w:webHidden/>
          </w:rPr>
        </w:r>
        <w:r>
          <w:rPr>
            <w:noProof/>
            <w:webHidden/>
          </w:rPr>
          <w:fldChar w:fldCharType="separate"/>
        </w:r>
        <w:r>
          <w:rPr>
            <w:noProof/>
            <w:webHidden/>
          </w:rPr>
          <w:t>47</w:t>
        </w:r>
        <w:r>
          <w:rPr>
            <w:noProof/>
            <w:webHidden/>
          </w:rPr>
          <w:fldChar w:fldCharType="end"/>
        </w:r>
      </w:hyperlink>
    </w:p>
    <w:p w14:paraId="44D92792" w14:textId="49B5A1A6"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78" w:history="1">
        <w:r w:rsidRPr="00BD30CB">
          <w:rPr>
            <w:rStyle w:val="Hyperlink"/>
            <w:noProof/>
          </w:rPr>
          <w:t>3.3.16.3.5</w:t>
        </w:r>
        <w:r w:rsidRPr="00BD30CB">
          <w:rPr>
            <w:rStyle w:val="Hyperlink"/>
            <w:noProof/>
            <w:shd w:val="clear" w:color="auto" w:fill="FFFFFF"/>
          </w:rPr>
          <w:t xml:space="preserve"> Helium baths</w:t>
        </w:r>
        <w:r>
          <w:rPr>
            <w:noProof/>
            <w:webHidden/>
          </w:rPr>
          <w:tab/>
        </w:r>
        <w:r>
          <w:rPr>
            <w:noProof/>
            <w:webHidden/>
          </w:rPr>
          <w:fldChar w:fldCharType="begin"/>
        </w:r>
        <w:r>
          <w:rPr>
            <w:noProof/>
            <w:webHidden/>
          </w:rPr>
          <w:instrText xml:space="preserve"> PAGEREF _Toc198518378 \h </w:instrText>
        </w:r>
        <w:r>
          <w:rPr>
            <w:noProof/>
            <w:webHidden/>
          </w:rPr>
        </w:r>
        <w:r>
          <w:rPr>
            <w:noProof/>
            <w:webHidden/>
          </w:rPr>
          <w:fldChar w:fldCharType="separate"/>
        </w:r>
        <w:r>
          <w:rPr>
            <w:noProof/>
            <w:webHidden/>
          </w:rPr>
          <w:t>48</w:t>
        </w:r>
        <w:r>
          <w:rPr>
            <w:noProof/>
            <w:webHidden/>
          </w:rPr>
          <w:fldChar w:fldCharType="end"/>
        </w:r>
      </w:hyperlink>
    </w:p>
    <w:p w14:paraId="59CFDB76" w14:textId="0569000D"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79" w:history="1">
        <w:r w:rsidRPr="00BD30CB">
          <w:rPr>
            <w:rStyle w:val="Hyperlink"/>
            <w:noProof/>
          </w:rPr>
          <w:t>3.3.16.3.6</w:t>
        </w:r>
        <w:r w:rsidRPr="00BD30CB">
          <w:rPr>
            <w:rStyle w:val="Hyperlink"/>
            <w:noProof/>
            <w:shd w:val="clear" w:color="auto" w:fill="FFFFFF"/>
          </w:rPr>
          <w:t xml:space="preserve"> Adsorbers</w:t>
        </w:r>
        <w:r>
          <w:rPr>
            <w:noProof/>
            <w:webHidden/>
          </w:rPr>
          <w:tab/>
        </w:r>
        <w:r>
          <w:rPr>
            <w:noProof/>
            <w:webHidden/>
          </w:rPr>
          <w:fldChar w:fldCharType="begin"/>
        </w:r>
        <w:r>
          <w:rPr>
            <w:noProof/>
            <w:webHidden/>
          </w:rPr>
          <w:instrText xml:space="preserve"> PAGEREF _Toc198518379 \h </w:instrText>
        </w:r>
        <w:r>
          <w:rPr>
            <w:noProof/>
            <w:webHidden/>
          </w:rPr>
        </w:r>
        <w:r>
          <w:rPr>
            <w:noProof/>
            <w:webHidden/>
          </w:rPr>
          <w:fldChar w:fldCharType="separate"/>
        </w:r>
        <w:r>
          <w:rPr>
            <w:noProof/>
            <w:webHidden/>
          </w:rPr>
          <w:t>48</w:t>
        </w:r>
        <w:r>
          <w:rPr>
            <w:noProof/>
            <w:webHidden/>
          </w:rPr>
          <w:fldChar w:fldCharType="end"/>
        </w:r>
      </w:hyperlink>
    </w:p>
    <w:p w14:paraId="16232C64" w14:textId="32508B80"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80" w:history="1">
        <w:r w:rsidRPr="00BD30CB">
          <w:rPr>
            <w:rStyle w:val="Hyperlink"/>
            <w:noProof/>
          </w:rPr>
          <w:t>3.3.16.3.7</w:t>
        </w:r>
        <w:r w:rsidRPr="00BD30CB">
          <w:rPr>
            <w:rStyle w:val="Hyperlink"/>
            <w:noProof/>
            <w:shd w:val="clear" w:color="auto" w:fill="FFFFFF"/>
          </w:rPr>
          <w:t xml:space="preserve"> Filters</w:t>
        </w:r>
        <w:r>
          <w:rPr>
            <w:noProof/>
            <w:webHidden/>
          </w:rPr>
          <w:tab/>
        </w:r>
        <w:r>
          <w:rPr>
            <w:noProof/>
            <w:webHidden/>
          </w:rPr>
          <w:fldChar w:fldCharType="begin"/>
        </w:r>
        <w:r>
          <w:rPr>
            <w:noProof/>
            <w:webHidden/>
          </w:rPr>
          <w:instrText xml:space="preserve"> PAGEREF _Toc198518380 \h </w:instrText>
        </w:r>
        <w:r>
          <w:rPr>
            <w:noProof/>
            <w:webHidden/>
          </w:rPr>
        </w:r>
        <w:r>
          <w:rPr>
            <w:noProof/>
            <w:webHidden/>
          </w:rPr>
          <w:fldChar w:fldCharType="separate"/>
        </w:r>
        <w:r>
          <w:rPr>
            <w:noProof/>
            <w:webHidden/>
          </w:rPr>
          <w:t>49</w:t>
        </w:r>
        <w:r>
          <w:rPr>
            <w:noProof/>
            <w:webHidden/>
          </w:rPr>
          <w:fldChar w:fldCharType="end"/>
        </w:r>
      </w:hyperlink>
    </w:p>
    <w:p w14:paraId="5E6AA8BB" w14:textId="33A66604"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81" w:history="1">
        <w:r w:rsidRPr="00BD30CB">
          <w:rPr>
            <w:rStyle w:val="Hyperlink"/>
            <w:noProof/>
          </w:rPr>
          <w:t>3.3.16.3.8</w:t>
        </w:r>
        <w:r w:rsidRPr="00BD30CB">
          <w:rPr>
            <w:rStyle w:val="Hyperlink"/>
            <w:noProof/>
            <w:shd w:val="clear" w:color="auto" w:fill="FFFFFF"/>
          </w:rPr>
          <w:t xml:space="preserve"> Heaters</w:t>
        </w:r>
        <w:r>
          <w:rPr>
            <w:noProof/>
            <w:webHidden/>
          </w:rPr>
          <w:tab/>
        </w:r>
        <w:r>
          <w:rPr>
            <w:noProof/>
            <w:webHidden/>
          </w:rPr>
          <w:fldChar w:fldCharType="begin"/>
        </w:r>
        <w:r>
          <w:rPr>
            <w:noProof/>
            <w:webHidden/>
          </w:rPr>
          <w:instrText xml:space="preserve"> PAGEREF _Toc198518381 \h </w:instrText>
        </w:r>
        <w:r>
          <w:rPr>
            <w:noProof/>
            <w:webHidden/>
          </w:rPr>
        </w:r>
        <w:r>
          <w:rPr>
            <w:noProof/>
            <w:webHidden/>
          </w:rPr>
          <w:fldChar w:fldCharType="separate"/>
        </w:r>
        <w:r>
          <w:rPr>
            <w:noProof/>
            <w:webHidden/>
          </w:rPr>
          <w:t>49</w:t>
        </w:r>
        <w:r>
          <w:rPr>
            <w:noProof/>
            <w:webHidden/>
          </w:rPr>
          <w:fldChar w:fldCharType="end"/>
        </w:r>
      </w:hyperlink>
    </w:p>
    <w:p w14:paraId="3CD7F4D0" w14:textId="136D70EF"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82" w:history="1">
        <w:r w:rsidRPr="00BD30CB">
          <w:rPr>
            <w:rStyle w:val="Hyperlink"/>
            <w:noProof/>
          </w:rPr>
          <w:t>3.3.16.4</w:t>
        </w:r>
        <w:r>
          <w:rPr>
            <w:rFonts w:eastAsiaTheme="minorEastAsia" w:cstheme="minorBidi"/>
            <w:noProof/>
            <w:kern w:val="2"/>
            <w:sz w:val="24"/>
            <w:szCs w:val="24"/>
            <w:lang w:eastAsia="en-GB"/>
            <w14:ligatures w14:val="standardContextual"/>
          </w:rPr>
          <w:tab/>
        </w:r>
        <w:r w:rsidRPr="00BD30CB">
          <w:rPr>
            <w:rStyle w:val="Hyperlink"/>
            <w:noProof/>
          </w:rPr>
          <w:t>Measuring Points</w:t>
        </w:r>
        <w:r>
          <w:rPr>
            <w:noProof/>
            <w:webHidden/>
          </w:rPr>
          <w:tab/>
        </w:r>
        <w:r>
          <w:rPr>
            <w:noProof/>
            <w:webHidden/>
          </w:rPr>
          <w:fldChar w:fldCharType="begin"/>
        </w:r>
        <w:r>
          <w:rPr>
            <w:noProof/>
            <w:webHidden/>
          </w:rPr>
          <w:instrText xml:space="preserve"> PAGEREF _Toc198518382 \h </w:instrText>
        </w:r>
        <w:r>
          <w:rPr>
            <w:noProof/>
            <w:webHidden/>
          </w:rPr>
        </w:r>
        <w:r>
          <w:rPr>
            <w:noProof/>
            <w:webHidden/>
          </w:rPr>
          <w:fldChar w:fldCharType="separate"/>
        </w:r>
        <w:r>
          <w:rPr>
            <w:noProof/>
            <w:webHidden/>
          </w:rPr>
          <w:t>50</w:t>
        </w:r>
        <w:r>
          <w:rPr>
            <w:noProof/>
            <w:webHidden/>
          </w:rPr>
          <w:fldChar w:fldCharType="end"/>
        </w:r>
      </w:hyperlink>
    </w:p>
    <w:p w14:paraId="43D79219" w14:textId="39FF272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83" w:history="1">
        <w:r w:rsidRPr="00BD30CB">
          <w:rPr>
            <w:rStyle w:val="Hyperlink"/>
            <w:rFonts w:cs="Segoe UI"/>
            <w:noProof/>
          </w:rPr>
          <w:t>3.3.17</w:t>
        </w:r>
        <w:r>
          <w:rPr>
            <w:rFonts w:eastAsiaTheme="minorEastAsia" w:cstheme="minorBidi"/>
            <w:i w:val="0"/>
            <w:iCs w:val="0"/>
            <w:noProof/>
            <w:kern w:val="2"/>
            <w:sz w:val="24"/>
            <w:szCs w:val="24"/>
            <w:lang w:eastAsia="en-GB"/>
            <w14:ligatures w14:val="standardContextual"/>
          </w:rPr>
          <w:tab/>
        </w:r>
        <w:r w:rsidRPr="00BD30CB">
          <w:rPr>
            <w:rStyle w:val="Hyperlink"/>
            <w:noProof/>
            <w:shd w:val="clear" w:color="auto" w:fill="FFFFFF"/>
          </w:rPr>
          <w:t>Warm Storage Helium (Option 1)</w:t>
        </w:r>
        <w:r>
          <w:rPr>
            <w:noProof/>
            <w:webHidden/>
          </w:rPr>
          <w:tab/>
        </w:r>
        <w:r>
          <w:rPr>
            <w:noProof/>
            <w:webHidden/>
          </w:rPr>
          <w:fldChar w:fldCharType="begin"/>
        </w:r>
        <w:r>
          <w:rPr>
            <w:noProof/>
            <w:webHidden/>
          </w:rPr>
          <w:instrText xml:space="preserve"> PAGEREF _Toc198518383 \h </w:instrText>
        </w:r>
        <w:r>
          <w:rPr>
            <w:noProof/>
            <w:webHidden/>
          </w:rPr>
        </w:r>
        <w:r>
          <w:rPr>
            <w:noProof/>
            <w:webHidden/>
          </w:rPr>
          <w:fldChar w:fldCharType="separate"/>
        </w:r>
        <w:r>
          <w:rPr>
            <w:noProof/>
            <w:webHidden/>
          </w:rPr>
          <w:t>51</w:t>
        </w:r>
        <w:r>
          <w:rPr>
            <w:noProof/>
            <w:webHidden/>
          </w:rPr>
          <w:fldChar w:fldCharType="end"/>
        </w:r>
      </w:hyperlink>
    </w:p>
    <w:p w14:paraId="400CAE4F" w14:textId="19245475"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84" w:history="1">
        <w:r w:rsidRPr="00BD30CB">
          <w:rPr>
            <w:rStyle w:val="Hyperlink"/>
            <w:noProof/>
          </w:rPr>
          <w:t>3.3.17.1</w:t>
        </w:r>
        <w:r>
          <w:rPr>
            <w:rFonts w:eastAsiaTheme="minorEastAsia" w:cstheme="minorBidi"/>
            <w:noProof/>
            <w:kern w:val="2"/>
            <w:sz w:val="24"/>
            <w:szCs w:val="24"/>
            <w:lang w:eastAsia="en-GB"/>
            <w14:ligatures w14:val="standardContextual"/>
          </w:rPr>
          <w:tab/>
        </w:r>
        <w:r w:rsidRPr="00BD30CB">
          <w:rPr>
            <w:rStyle w:val="Hyperlink"/>
            <w:noProof/>
          </w:rPr>
          <w:t>General description</w:t>
        </w:r>
        <w:r>
          <w:rPr>
            <w:noProof/>
            <w:webHidden/>
          </w:rPr>
          <w:tab/>
        </w:r>
        <w:r>
          <w:rPr>
            <w:noProof/>
            <w:webHidden/>
          </w:rPr>
          <w:fldChar w:fldCharType="begin"/>
        </w:r>
        <w:r>
          <w:rPr>
            <w:noProof/>
            <w:webHidden/>
          </w:rPr>
          <w:instrText xml:space="preserve"> PAGEREF _Toc198518384 \h </w:instrText>
        </w:r>
        <w:r>
          <w:rPr>
            <w:noProof/>
            <w:webHidden/>
          </w:rPr>
        </w:r>
        <w:r>
          <w:rPr>
            <w:noProof/>
            <w:webHidden/>
          </w:rPr>
          <w:fldChar w:fldCharType="separate"/>
        </w:r>
        <w:r>
          <w:rPr>
            <w:noProof/>
            <w:webHidden/>
          </w:rPr>
          <w:t>52</w:t>
        </w:r>
        <w:r>
          <w:rPr>
            <w:noProof/>
            <w:webHidden/>
          </w:rPr>
          <w:fldChar w:fldCharType="end"/>
        </w:r>
      </w:hyperlink>
    </w:p>
    <w:p w14:paraId="4187F5C0" w14:textId="3CD1EDFE"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85" w:history="1">
        <w:r w:rsidRPr="00BD30CB">
          <w:rPr>
            <w:rStyle w:val="Hyperlink"/>
            <w:noProof/>
          </w:rPr>
          <w:t>3.3.17.2</w:t>
        </w:r>
        <w:r>
          <w:rPr>
            <w:rFonts w:eastAsiaTheme="minorEastAsia" w:cstheme="minorBidi"/>
            <w:noProof/>
            <w:kern w:val="2"/>
            <w:sz w:val="24"/>
            <w:szCs w:val="24"/>
            <w:lang w:eastAsia="en-GB"/>
            <w14:ligatures w14:val="standardContextual"/>
          </w:rPr>
          <w:tab/>
        </w:r>
        <w:r w:rsidRPr="00BD30CB">
          <w:rPr>
            <w:rStyle w:val="Hyperlink"/>
            <w:noProof/>
          </w:rPr>
          <w:t>Design requirements</w:t>
        </w:r>
        <w:r>
          <w:rPr>
            <w:noProof/>
            <w:webHidden/>
          </w:rPr>
          <w:tab/>
        </w:r>
        <w:r>
          <w:rPr>
            <w:noProof/>
            <w:webHidden/>
          </w:rPr>
          <w:fldChar w:fldCharType="begin"/>
        </w:r>
        <w:r>
          <w:rPr>
            <w:noProof/>
            <w:webHidden/>
          </w:rPr>
          <w:instrText xml:space="preserve"> PAGEREF _Toc198518385 \h </w:instrText>
        </w:r>
        <w:r>
          <w:rPr>
            <w:noProof/>
            <w:webHidden/>
          </w:rPr>
        </w:r>
        <w:r>
          <w:rPr>
            <w:noProof/>
            <w:webHidden/>
          </w:rPr>
          <w:fldChar w:fldCharType="separate"/>
        </w:r>
        <w:r>
          <w:rPr>
            <w:noProof/>
            <w:webHidden/>
          </w:rPr>
          <w:t>52</w:t>
        </w:r>
        <w:r>
          <w:rPr>
            <w:noProof/>
            <w:webHidden/>
          </w:rPr>
          <w:fldChar w:fldCharType="end"/>
        </w:r>
      </w:hyperlink>
    </w:p>
    <w:p w14:paraId="17EB938E" w14:textId="463FA0BE"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86" w:history="1">
        <w:r w:rsidRPr="00BD30CB">
          <w:rPr>
            <w:rStyle w:val="Hyperlink"/>
            <w:noProof/>
          </w:rPr>
          <w:t>3.3.17.3</w:t>
        </w:r>
        <w:r>
          <w:rPr>
            <w:rFonts w:eastAsiaTheme="minorEastAsia" w:cstheme="minorBidi"/>
            <w:noProof/>
            <w:kern w:val="2"/>
            <w:sz w:val="24"/>
            <w:szCs w:val="24"/>
            <w:lang w:eastAsia="en-GB"/>
            <w14:ligatures w14:val="standardContextual"/>
          </w:rPr>
          <w:tab/>
        </w:r>
        <w:r w:rsidRPr="00BD30CB">
          <w:rPr>
            <w:rStyle w:val="Hyperlink"/>
            <w:noProof/>
          </w:rPr>
          <w:t>Measuring points</w:t>
        </w:r>
        <w:r>
          <w:rPr>
            <w:noProof/>
            <w:webHidden/>
          </w:rPr>
          <w:tab/>
        </w:r>
        <w:r>
          <w:rPr>
            <w:noProof/>
            <w:webHidden/>
          </w:rPr>
          <w:fldChar w:fldCharType="begin"/>
        </w:r>
        <w:r>
          <w:rPr>
            <w:noProof/>
            <w:webHidden/>
          </w:rPr>
          <w:instrText xml:space="preserve"> PAGEREF _Toc198518386 \h </w:instrText>
        </w:r>
        <w:r>
          <w:rPr>
            <w:noProof/>
            <w:webHidden/>
          </w:rPr>
        </w:r>
        <w:r>
          <w:rPr>
            <w:noProof/>
            <w:webHidden/>
          </w:rPr>
          <w:fldChar w:fldCharType="separate"/>
        </w:r>
        <w:r>
          <w:rPr>
            <w:noProof/>
            <w:webHidden/>
          </w:rPr>
          <w:t>53</w:t>
        </w:r>
        <w:r>
          <w:rPr>
            <w:noProof/>
            <w:webHidden/>
          </w:rPr>
          <w:fldChar w:fldCharType="end"/>
        </w:r>
      </w:hyperlink>
    </w:p>
    <w:p w14:paraId="43886908" w14:textId="45F83DE3"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387" w:history="1">
        <w:r w:rsidRPr="00BD30CB">
          <w:rPr>
            <w:rStyle w:val="Hyperlink"/>
            <w:rFonts w:cs="Segoe UI"/>
            <w:noProof/>
          </w:rPr>
          <w:t>3.3.18</w:t>
        </w:r>
        <w:r>
          <w:rPr>
            <w:rFonts w:eastAsiaTheme="minorEastAsia" w:cstheme="minorBidi"/>
            <w:i w:val="0"/>
            <w:iCs w:val="0"/>
            <w:noProof/>
            <w:kern w:val="2"/>
            <w:sz w:val="24"/>
            <w:szCs w:val="24"/>
            <w:lang w:eastAsia="en-GB"/>
            <w14:ligatures w14:val="standardContextual"/>
          </w:rPr>
          <w:tab/>
        </w:r>
        <w:r w:rsidRPr="00BD30CB">
          <w:rPr>
            <w:rStyle w:val="Hyperlink"/>
            <w:noProof/>
          </w:rPr>
          <w:t>QPLANT Control System</w:t>
        </w:r>
        <w:r>
          <w:rPr>
            <w:noProof/>
            <w:webHidden/>
          </w:rPr>
          <w:tab/>
        </w:r>
        <w:r>
          <w:rPr>
            <w:noProof/>
            <w:webHidden/>
          </w:rPr>
          <w:fldChar w:fldCharType="begin"/>
        </w:r>
        <w:r>
          <w:rPr>
            <w:noProof/>
            <w:webHidden/>
          </w:rPr>
          <w:instrText xml:space="preserve"> PAGEREF _Toc198518387 \h </w:instrText>
        </w:r>
        <w:r>
          <w:rPr>
            <w:noProof/>
            <w:webHidden/>
          </w:rPr>
        </w:r>
        <w:r>
          <w:rPr>
            <w:noProof/>
            <w:webHidden/>
          </w:rPr>
          <w:fldChar w:fldCharType="separate"/>
        </w:r>
        <w:r>
          <w:rPr>
            <w:noProof/>
            <w:webHidden/>
          </w:rPr>
          <w:t>54</w:t>
        </w:r>
        <w:r>
          <w:rPr>
            <w:noProof/>
            <w:webHidden/>
          </w:rPr>
          <w:fldChar w:fldCharType="end"/>
        </w:r>
      </w:hyperlink>
    </w:p>
    <w:p w14:paraId="63322575" w14:textId="1F6A0C90"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88" w:history="1">
        <w:r w:rsidRPr="00BD30CB">
          <w:rPr>
            <w:rStyle w:val="Hyperlink"/>
            <w:noProof/>
          </w:rPr>
          <w:t>3.3.18.1</w:t>
        </w:r>
        <w:r>
          <w:rPr>
            <w:rFonts w:eastAsiaTheme="minorEastAsia" w:cstheme="minorBidi"/>
            <w:noProof/>
            <w:kern w:val="2"/>
            <w:sz w:val="24"/>
            <w:szCs w:val="24"/>
            <w:lang w:eastAsia="en-GB"/>
            <w14:ligatures w14:val="standardContextual"/>
          </w:rPr>
          <w:tab/>
        </w:r>
        <w:r w:rsidRPr="00BD30CB">
          <w:rPr>
            <w:rStyle w:val="Hyperlink"/>
            <w:noProof/>
          </w:rPr>
          <w:t>Overview</w:t>
        </w:r>
        <w:r>
          <w:rPr>
            <w:noProof/>
            <w:webHidden/>
          </w:rPr>
          <w:tab/>
        </w:r>
        <w:r>
          <w:rPr>
            <w:noProof/>
            <w:webHidden/>
          </w:rPr>
          <w:fldChar w:fldCharType="begin"/>
        </w:r>
        <w:r>
          <w:rPr>
            <w:noProof/>
            <w:webHidden/>
          </w:rPr>
          <w:instrText xml:space="preserve"> PAGEREF _Toc198518388 \h </w:instrText>
        </w:r>
        <w:r>
          <w:rPr>
            <w:noProof/>
            <w:webHidden/>
          </w:rPr>
        </w:r>
        <w:r>
          <w:rPr>
            <w:noProof/>
            <w:webHidden/>
          </w:rPr>
          <w:fldChar w:fldCharType="separate"/>
        </w:r>
        <w:r>
          <w:rPr>
            <w:noProof/>
            <w:webHidden/>
          </w:rPr>
          <w:t>54</w:t>
        </w:r>
        <w:r>
          <w:rPr>
            <w:noProof/>
            <w:webHidden/>
          </w:rPr>
          <w:fldChar w:fldCharType="end"/>
        </w:r>
      </w:hyperlink>
    </w:p>
    <w:p w14:paraId="15D3D345" w14:textId="158F66B4"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89" w:history="1">
        <w:r w:rsidRPr="00BD30CB">
          <w:rPr>
            <w:rStyle w:val="Hyperlink"/>
            <w:noProof/>
          </w:rPr>
          <w:t>3.3.18.2</w:t>
        </w:r>
        <w:r>
          <w:rPr>
            <w:rFonts w:eastAsiaTheme="minorEastAsia" w:cstheme="minorBidi"/>
            <w:noProof/>
            <w:kern w:val="2"/>
            <w:sz w:val="24"/>
            <w:szCs w:val="24"/>
            <w:lang w:eastAsia="en-GB"/>
            <w14:ligatures w14:val="standardContextual"/>
          </w:rPr>
          <w:tab/>
        </w:r>
        <w:r w:rsidRPr="00BD30CB">
          <w:rPr>
            <w:rStyle w:val="Hyperlink"/>
            <w:noProof/>
          </w:rPr>
          <w:t>Reference Architecture</w:t>
        </w:r>
        <w:r>
          <w:rPr>
            <w:noProof/>
            <w:webHidden/>
          </w:rPr>
          <w:tab/>
        </w:r>
        <w:r>
          <w:rPr>
            <w:noProof/>
            <w:webHidden/>
          </w:rPr>
          <w:fldChar w:fldCharType="begin"/>
        </w:r>
        <w:r>
          <w:rPr>
            <w:noProof/>
            <w:webHidden/>
          </w:rPr>
          <w:instrText xml:space="preserve"> PAGEREF _Toc198518389 \h </w:instrText>
        </w:r>
        <w:r>
          <w:rPr>
            <w:noProof/>
            <w:webHidden/>
          </w:rPr>
        </w:r>
        <w:r>
          <w:rPr>
            <w:noProof/>
            <w:webHidden/>
          </w:rPr>
          <w:fldChar w:fldCharType="separate"/>
        </w:r>
        <w:r>
          <w:rPr>
            <w:noProof/>
            <w:webHidden/>
          </w:rPr>
          <w:t>54</w:t>
        </w:r>
        <w:r>
          <w:rPr>
            <w:noProof/>
            <w:webHidden/>
          </w:rPr>
          <w:fldChar w:fldCharType="end"/>
        </w:r>
      </w:hyperlink>
    </w:p>
    <w:p w14:paraId="7A5CC8C4" w14:textId="45D3471D"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90" w:history="1">
        <w:r w:rsidRPr="00BD30CB">
          <w:rPr>
            <w:rStyle w:val="Hyperlink"/>
            <w:noProof/>
          </w:rPr>
          <w:t>3.3.18.3</w:t>
        </w:r>
        <w:r>
          <w:rPr>
            <w:rFonts w:eastAsiaTheme="minorEastAsia" w:cstheme="minorBidi"/>
            <w:noProof/>
            <w:kern w:val="2"/>
            <w:sz w:val="24"/>
            <w:szCs w:val="24"/>
            <w:lang w:eastAsia="en-GB"/>
            <w14:ligatures w14:val="standardContextual"/>
          </w:rPr>
          <w:tab/>
        </w:r>
        <w:r w:rsidRPr="00BD30CB">
          <w:rPr>
            <w:rStyle w:val="Hyperlink"/>
            <w:noProof/>
          </w:rPr>
          <w:t>Control System Requirements</w:t>
        </w:r>
        <w:r>
          <w:rPr>
            <w:noProof/>
            <w:webHidden/>
          </w:rPr>
          <w:tab/>
        </w:r>
        <w:r>
          <w:rPr>
            <w:noProof/>
            <w:webHidden/>
          </w:rPr>
          <w:fldChar w:fldCharType="begin"/>
        </w:r>
        <w:r>
          <w:rPr>
            <w:noProof/>
            <w:webHidden/>
          </w:rPr>
          <w:instrText xml:space="preserve"> PAGEREF _Toc198518390 \h </w:instrText>
        </w:r>
        <w:r>
          <w:rPr>
            <w:noProof/>
            <w:webHidden/>
          </w:rPr>
        </w:r>
        <w:r>
          <w:rPr>
            <w:noProof/>
            <w:webHidden/>
          </w:rPr>
          <w:fldChar w:fldCharType="separate"/>
        </w:r>
        <w:r>
          <w:rPr>
            <w:noProof/>
            <w:webHidden/>
          </w:rPr>
          <w:t>59</w:t>
        </w:r>
        <w:r>
          <w:rPr>
            <w:noProof/>
            <w:webHidden/>
          </w:rPr>
          <w:fldChar w:fldCharType="end"/>
        </w:r>
      </w:hyperlink>
    </w:p>
    <w:p w14:paraId="548F0B13" w14:textId="6E6D93E5"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91" w:history="1">
        <w:r w:rsidRPr="00BD30CB">
          <w:rPr>
            <w:rStyle w:val="Hyperlink"/>
            <w:noProof/>
          </w:rPr>
          <w:t>3.3.18.4</w:t>
        </w:r>
        <w:r>
          <w:rPr>
            <w:rFonts w:eastAsiaTheme="minorEastAsia" w:cstheme="minorBidi"/>
            <w:noProof/>
            <w:kern w:val="2"/>
            <w:sz w:val="24"/>
            <w:szCs w:val="24"/>
            <w:lang w:eastAsia="en-GB"/>
            <w14:ligatures w14:val="standardContextual"/>
          </w:rPr>
          <w:tab/>
        </w:r>
        <w:r w:rsidRPr="00BD30CB">
          <w:rPr>
            <w:rStyle w:val="Hyperlink"/>
            <w:noProof/>
          </w:rPr>
          <w:t>General Software and Hardware Requirements</w:t>
        </w:r>
        <w:r>
          <w:rPr>
            <w:noProof/>
            <w:webHidden/>
          </w:rPr>
          <w:tab/>
        </w:r>
        <w:r>
          <w:rPr>
            <w:noProof/>
            <w:webHidden/>
          </w:rPr>
          <w:fldChar w:fldCharType="begin"/>
        </w:r>
        <w:r>
          <w:rPr>
            <w:noProof/>
            <w:webHidden/>
          </w:rPr>
          <w:instrText xml:space="preserve"> PAGEREF _Toc198518391 \h </w:instrText>
        </w:r>
        <w:r>
          <w:rPr>
            <w:noProof/>
            <w:webHidden/>
          </w:rPr>
        </w:r>
        <w:r>
          <w:rPr>
            <w:noProof/>
            <w:webHidden/>
          </w:rPr>
          <w:fldChar w:fldCharType="separate"/>
        </w:r>
        <w:r>
          <w:rPr>
            <w:noProof/>
            <w:webHidden/>
          </w:rPr>
          <w:t>60</w:t>
        </w:r>
        <w:r>
          <w:rPr>
            <w:noProof/>
            <w:webHidden/>
          </w:rPr>
          <w:fldChar w:fldCharType="end"/>
        </w:r>
      </w:hyperlink>
    </w:p>
    <w:p w14:paraId="0EA8CC1F" w14:textId="178F2945"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92" w:history="1">
        <w:r w:rsidRPr="00BD30CB">
          <w:rPr>
            <w:rStyle w:val="Hyperlink"/>
            <w:noProof/>
          </w:rPr>
          <w:t>3.3.18.5</w:t>
        </w:r>
        <w:r>
          <w:rPr>
            <w:rFonts w:eastAsiaTheme="minorEastAsia" w:cstheme="minorBidi"/>
            <w:noProof/>
            <w:kern w:val="2"/>
            <w:sz w:val="24"/>
            <w:szCs w:val="24"/>
            <w:lang w:eastAsia="en-GB"/>
            <w14:ligatures w14:val="standardContextual"/>
          </w:rPr>
          <w:tab/>
        </w:r>
        <w:r w:rsidRPr="00BD30CB">
          <w:rPr>
            <w:rStyle w:val="Hyperlink"/>
            <w:noProof/>
          </w:rPr>
          <w:t xml:space="preserve">Software </w:t>
        </w:r>
        <w:r w:rsidRPr="00BD30CB">
          <w:rPr>
            <w:rStyle w:val="Hyperlink"/>
            <w:noProof/>
            <w:lang w:val="en-US"/>
          </w:rPr>
          <w:t>development</w:t>
        </w:r>
        <w:r>
          <w:rPr>
            <w:noProof/>
            <w:webHidden/>
          </w:rPr>
          <w:tab/>
        </w:r>
        <w:r>
          <w:rPr>
            <w:noProof/>
            <w:webHidden/>
          </w:rPr>
          <w:fldChar w:fldCharType="begin"/>
        </w:r>
        <w:r>
          <w:rPr>
            <w:noProof/>
            <w:webHidden/>
          </w:rPr>
          <w:instrText xml:space="preserve"> PAGEREF _Toc198518392 \h </w:instrText>
        </w:r>
        <w:r>
          <w:rPr>
            <w:noProof/>
            <w:webHidden/>
          </w:rPr>
        </w:r>
        <w:r>
          <w:rPr>
            <w:noProof/>
            <w:webHidden/>
          </w:rPr>
          <w:fldChar w:fldCharType="separate"/>
        </w:r>
        <w:r>
          <w:rPr>
            <w:noProof/>
            <w:webHidden/>
          </w:rPr>
          <w:t>62</w:t>
        </w:r>
        <w:r>
          <w:rPr>
            <w:noProof/>
            <w:webHidden/>
          </w:rPr>
          <w:fldChar w:fldCharType="end"/>
        </w:r>
      </w:hyperlink>
    </w:p>
    <w:p w14:paraId="7CAB6A2B" w14:textId="53362796"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93" w:history="1">
        <w:r w:rsidRPr="00BD30CB">
          <w:rPr>
            <w:rStyle w:val="Hyperlink"/>
            <w:noProof/>
          </w:rPr>
          <w:t>3.3.18.6</w:t>
        </w:r>
        <w:r>
          <w:rPr>
            <w:rFonts w:eastAsiaTheme="minorEastAsia" w:cstheme="minorBidi"/>
            <w:noProof/>
            <w:kern w:val="2"/>
            <w:sz w:val="24"/>
            <w:szCs w:val="24"/>
            <w:lang w:eastAsia="en-GB"/>
            <w14:ligatures w14:val="standardContextual"/>
          </w:rPr>
          <w:tab/>
        </w:r>
        <w:r w:rsidRPr="00BD30CB">
          <w:rPr>
            <w:rStyle w:val="Hyperlink"/>
            <w:noProof/>
          </w:rPr>
          <w:t>Software Change Management</w:t>
        </w:r>
        <w:r>
          <w:rPr>
            <w:noProof/>
            <w:webHidden/>
          </w:rPr>
          <w:tab/>
        </w:r>
        <w:r>
          <w:rPr>
            <w:noProof/>
            <w:webHidden/>
          </w:rPr>
          <w:fldChar w:fldCharType="begin"/>
        </w:r>
        <w:r>
          <w:rPr>
            <w:noProof/>
            <w:webHidden/>
          </w:rPr>
          <w:instrText xml:space="preserve"> PAGEREF _Toc198518393 \h </w:instrText>
        </w:r>
        <w:r>
          <w:rPr>
            <w:noProof/>
            <w:webHidden/>
          </w:rPr>
        </w:r>
        <w:r>
          <w:rPr>
            <w:noProof/>
            <w:webHidden/>
          </w:rPr>
          <w:fldChar w:fldCharType="separate"/>
        </w:r>
        <w:r>
          <w:rPr>
            <w:noProof/>
            <w:webHidden/>
          </w:rPr>
          <w:t>63</w:t>
        </w:r>
        <w:r>
          <w:rPr>
            <w:noProof/>
            <w:webHidden/>
          </w:rPr>
          <w:fldChar w:fldCharType="end"/>
        </w:r>
      </w:hyperlink>
    </w:p>
    <w:p w14:paraId="5714FA91" w14:textId="51D47876"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94" w:history="1">
        <w:r w:rsidRPr="00BD30CB">
          <w:rPr>
            <w:rStyle w:val="Hyperlink"/>
            <w:noProof/>
          </w:rPr>
          <w:t>3.3.18.7</w:t>
        </w:r>
        <w:r>
          <w:rPr>
            <w:rFonts w:eastAsiaTheme="minorEastAsia" w:cstheme="minorBidi"/>
            <w:noProof/>
            <w:kern w:val="2"/>
            <w:sz w:val="24"/>
            <w:szCs w:val="24"/>
            <w:lang w:eastAsia="en-GB"/>
            <w14:ligatures w14:val="standardContextual"/>
          </w:rPr>
          <w:tab/>
        </w:r>
        <w:r w:rsidRPr="00BD30CB">
          <w:rPr>
            <w:rStyle w:val="Hyperlink"/>
            <w:noProof/>
          </w:rPr>
          <w:t>Human Machine Interface (HMI)</w:t>
        </w:r>
        <w:r>
          <w:rPr>
            <w:noProof/>
            <w:webHidden/>
          </w:rPr>
          <w:tab/>
        </w:r>
        <w:r>
          <w:rPr>
            <w:noProof/>
            <w:webHidden/>
          </w:rPr>
          <w:fldChar w:fldCharType="begin"/>
        </w:r>
        <w:r>
          <w:rPr>
            <w:noProof/>
            <w:webHidden/>
          </w:rPr>
          <w:instrText xml:space="preserve"> PAGEREF _Toc198518394 \h </w:instrText>
        </w:r>
        <w:r>
          <w:rPr>
            <w:noProof/>
            <w:webHidden/>
          </w:rPr>
        </w:r>
        <w:r>
          <w:rPr>
            <w:noProof/>
            <w:webHidden/>
          </w:rPr>
          <w:fldChar w:fldCharType="separate"/>
        </w:r>
        <w:r>
          <w:rPr>
            <w:noProof/>
            <w:webHidden/>
          </w:rPr>
          <w:t>64</w:t>
        </w:r>
        <w:r>
          <w:rPr>
            <w:noProof/>
            <w:webHidden/>
          </w:rPr>
          <w:fldChar w:fldCharType="end"/>
        </w:r>
      </w:hyperlink>
    </w:p>
    <w:p w14:paraId="5ADD6BC2" w14:textId="117DEB28"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395" w:history="1">
        <w:r w:rsidRPr="00BD30CB">
          <w:rPr>
            <w:rStyle w:val="Hyperlink"/>
            <w:noProof/>
          </w:rPr>
          <w:t>3.3.18.8</w:t>
        </w:r>
        <w:r>
          <w:rPr>
            <w:rFonts w:eastAsiaTheme="minorEastAsia" w:cstheme="minorBidi"/>
            <w:noProof/>
            <w:kern w:val="2"/>
            <w:sz w:val="24"/>
            <w:szCs w:val="24"/>
            <w:lang w:eastAsia="en-GB"/>
            <w14:ligatures w14:val="standardContextual"/>
          </w:rPr>
          <w:tab/>
        </w:r>
        <w:r w:rsidRPr="00BD30CB">
          <w:rPr>
            <w:rStyle w:val="Hyperlink"/>
            <w:noProof/>
          </w:rPr>
          <w:t>Network</w:t>
        </w:r>
        <w:r>
          <w:rPr>
            <w:noProof/>
            <w:webHidden/>
          </w:rPr>
          <w:tab/>
        </w:r>
        <w:r>
          <w:rPr>
            <w:noProof/>
            <w:webHidden/>
          </w:rPr>
          <w:fldChar w:fldCharType="begin"/>
        </w:r>
        <w:r>
          <w:rPr>
            <w:noProof/>
            <w:webHidden/>
          </w:rPr>
          <w:instrText xml:space="preserve"> PAGEREF _Toc198518395 \h </w:instrText>
        </w:r>
        <w:r>
          <w:rPr>
            <w:noProof/>
            <w:webHidden/>
          </w:rPr>
        </w:r>
        <w:r>
          <w:rPr>
            <w:noProof/>
            <w:webHidden/>
          </w:rPr>
          <w:fldChar w:fldCharType="separate"/>
        </w:r>
        <w:r>
          <w:rPr>
            <w:noProof/>
            <w:webHidden/>
          </w:rPr>
          <w:t>66</w:t>
        </w:r>
        <w:r>
          <w:rPr>
            <w:noProof/>
            <w:webHidden/>
          </w:rPr>
          <w:fldChar w:fldCharType="end"/>
        </w:r>
      </w:hyperlink>
    </w:p>
    <w:p w14:paraId="7B7BDE92" w14:textId="55942042"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96" w:history="1">
        <w:r w:rsidRPr="00BD30CB">
          <w:rPr>
            <w:rStyle w:val="Hyperlink"/>
            <w:noProof/>
          </w:rPr>
          <w:t>3.3.18.8.1 Reference Architecture</w:t>
        </w:r>
        <w:r>
          <w:rPr>
            <w:noProof/>
            <w:webHidden/>
          </w:rPr>
          <w:tab/>
        </w:r>
        <w:r>
          <w:rPr>
            <w:noProof/>
            <w:webHidden/>
          </w:rPr>
          <w:fldChar w:fldCharType="begin"/>
        </w:r>
        <w:r>
          <w:rPr>
            <w:noProof/>
            <w:webHidden/>
          </w:rPr>
          <w:instrText xml:space="preserve"> PAGEREF _Toc198518396 \h </w:instrText>
        </w:r>
        <w:r>
          <w:rPr>
            <w:noProof/>
            <w:webHidden/>
          </w:rPr>
        </w:r>
        <w:r>
          <w:rPr>
            <w:noProof/>
            <w:webHidden/>
          </w:rPr>
          <w:fldChar w:fldCharType="separate"/>
        </w:r>
        <w:r>
          <w:rPr>
            <w:noProof/>
            <w:webHidden/>
          </w:rPr>
          <w:t>66</w:t>
        </w:r>
        <w:r>
          <w:rPr>
            <w:noProof/>
            <w:webHidden/>
          </w:rPr>
          <w:fldChar w:fldCharType="end"/>
        </w:r>
      </w:hyperlink>
    </w:p>
    <w:p w14:paraId="5A1672DC" w14:textId="048A2000"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97" w:history="1">
        <w:r w:rsidRPr="00BD30CB">
          <w:rPr>
            <w:rStyle w:val="Hyperlink"/>
            <w:noProof/>
          </w:rPr>
          <w:t>3.3.18.8.2 General</w:t>
        </w:r>
        <w:r>
          <w:rPr>
            <w:noProof/>
            <w:webHidden/>
          </w:rPr>
          <w:tab/>
        </w:r>
        <w:r>
          <w:rPr>
            <w:noProof/>
            <w:webHidden/>
          </w:rPr>
          <w:fldChar w:fldCharType="begin"/>
        </w:r>
        <w:r>
          <w:rPr>
            <w:noProof/>
            <w:webHidden/>
          </w:rPr>
          <w:instrText xml:space="preserve"> PAGEREF _Toc198518397 \h </w:instrText>
        </w:r>
        <w:r>
          <w:rPr>
            <w:noProof/>
            <w:webHidden/>
          </w:rPr>
        </w:r>
        <w:r>
          <w:rPr>
            <w:noProof/>
            <w:webHidden/>
          </w:rPr>
          <w:fldChar w:fldCharType="separate"/>
        </w:r>
        <w:r>
          <w:rPr>
            <w:noProof/>
            <w:webHidden/>
          </w:rPr>
          <w:t>67</w:t>
        </w:r>
        <w:r>
          <w:rPr>
            <w:noProof/>
            <w:webHidden/>
          </w:rPr>
          <w:fldChar w:fldCharType="end"/>
        </w:r>
      </w:hyperlink>
    </w:p>
    <w:p w14:paraId="2A414A73" w14:textId="012F8DB4"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98" w:history="1">
        <w:r w:rsidRPr="00BD30CB">
          <w:rPr>
            <w:rStyle w:val="Hyperlink"/>
            <w:noProof/>
          </w:rPr>
          <w:t>3.3.18.8.3 Services</w:t>
        </w:r>
        <w:r>
          <w:rPr>
            <w:noProof/>
            <w:webHidden/>
          </w:rPr>
          <w:tab/>
        </w:r>
        <w:r>
          <w:rPr>
            <w:noProof/>
            <w:webHidden/>
          </w:rPr>
          <w:fldChar w:fldCharType="begin"/>
        </w:r>
        <w:r>
          <w:rPr>
            <w:noProof/>
            <w:webHidden/>
          </w:rPr>
          <w:instrText xml:space="preserve"> PAGEREF _Toc198518398 \h </w:instrText>
        </w:r>
        <w:r>
          <w:rPr>
            <w:noProof/>
            <w:webHidden/>
          </w:rPr>
        </w:r>
        <w:r>
          <w:rPr>
            <w:noProof/>
            <w:webHidden/>
          </w:rPr>
          <w:fldChar w:fldCharType="separate"/>
        </w:r>
        <w:r>
          <w:rPr>
            <w:noProof/>
            <w:webHidden/>
          </w:rPr>
          <w:t>67</w:t>
        </w:r>
        <w:r>
          <w:rPr>
            <w:noProof/>
            <w:webHidden/>
          </w:rPr>
          <w:fldChar w:fldCharType="end"/>
        </w:r>
      </w:hyperlink>
    </w:p>
    <w:p w14:paraId="25D1E02A" w14:textId="48A708CB" w:rsidR="00D125E0" w:rsidRDefault="00D125E0">
      <w:pPr>
        <w:pStyle w:val="TOC5"/>
        <w:tabs>
          <w:tab w:val="right" w:leader="dot" w:pos="9344"/>
        </w:tabs>
        <w:rPr>
          <w:rFonts w:eastAsiaTheme="minorEastAsia" w:cstheme="minorBidi"/>
          <w:noProof/>
          <w:kern w:val="2"/>
          <w:sz w:val="24"/>
          <w:szCs w:val="24"/>
          <w:lang w:eastAsia="en-GB"/>
          <w14:ligatures w14:val="standardContextual"/>
        </w:rPr>
      </w:pPr>
      <w:hyperlink w:anchor="_Toc198518399" w:history="1">
        <w:r w:rsidRPr="00BD30CB">
          <w:rPr>
            <w:rStyle w:val="Hyperlink"/>
            <w:noProof/>
          </w:rPr>
          <w:t>3.3.18.8.4</w:t>
        </w:r>
        <w:r w:rsidRPr="00BD30CB">
          <w:rPr>
            <w:rStyle w:val="Hyperlink"/>
            <w:noProof/>
            <w:shd w:val="clear" w:color="auto" w:fill="FFFFFF"/>
          </w:rPr>
          <w:t xml:space="preserve"> Infrastructure</w:t>
        </w:r>
        <w:r>
          <w:rPr>
            <w:noProof/>
            <w:webHidden/>
          </w:rPr>
          <w:tab/>
        </w:r>
        <w:r>
          <w:rPr>
            <w:noProof/>
            <w:webHidden/>
          </w:rPr>
          <w:fldChar w:fldCharType="begin"/>
        </w:r>
        <w:r>
          <w:rPr>
            <w:noProof/>
            <w:webHidden/>
          </w:rPr>
          <w:instrText xml:space="preserve"> PAGEREF _Toc198518399 \h </w:instrText>
        </w:r>
        <w:r>
          <w:rPr>
            <w:noProof/>
            <w:webHidden/>
          </w:rPr>
        </w:r>
        <w:r>
          <w:rPr>
            <w:noProof/>
            <w:webHidden/>
          </w:rPr>
          <w:fldChar w:fldCharType="separate"/>
        </w:r>
        <w:r>
          <w:rPr>
            <w:noProof/>
            <w:webHidden/>
          </w:rPr>
          <w:t>69</w:t>
        </w:r>
        <w:r>
          <w:rPr>
            <w:noProof/>
            <w:webHidden/>
          </w:rPr>
          <w:fldChar w:fldCharType="end"/>
        </w:r>
      </w:hyperlink>
    </w:p>
    <w:p w14:paraId="7F91828C" w14:textId="0D90C9B2"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400" w:history="1">
        <w:r w:rsidRPr="00BD30CB">
          <w:rPr>
            <w:rStyle w:val="Hyperlink"/>
            <w:noProof/>
          </w:rPr>
          <w:t>3.3.18.9</w:t>
        </w:r>
        <w:r>
          <w:rPr>
            <w:rFonts w:eastAsiaTheme="minorEastAsia" w:cstheme="minorBidi"/>
            <w:noProof/>
            <w:kern w:val="2"/>
            <w:sz w:val="24"/>
            <w:szCs w:val="24"/>
            <w:lang w:eastAsia="en-GB"/>
            <w14:ligatures w14:val="standardContextual"/>
          </w:rPr>
          <w:tab/>
        </w:r>
        <w:r w:rsidRPr="00BD30CB">
          <w:rPr>
            <w:rStyle w:val="Hyperlink"/>
            <w:noProof/>
          </w:rPr>
          <w:t>Security</w:t>
        </w:r>
        <w:r>
          <w:rPr>
            <w:noProof/>
            <w:webHidden/>
          </w:rPr>
          <w:tab/>
        </w:r>
        <w:r>
          <w:rPr>
            <w:noProof/>
            <w:webHidden/>
          </w:rPr>
          <w:fldChar w:fldCharType="begin"/>
        </w:r>
        <w:r>
          <w:rPr>
            <w:noProof/>
            <w:webHidden/>
          </w:rPr>
          <w:instrText xml:space="preserve"> PAGEREF _Toc198518400 \h </w:instrText>
        </w:r>
        <w:r>
          <w:rPr>
            <w:noProof/>
            <w:webHidden/>
          </w:rPr>
        </w:r>
        <w:r>
          <w:rPr>
            <w:noProof/>
            <w:webHidden/>
          </w:rPr>
          <w:fldChar w:fldCharType="separate"/>
        </w:r>
        <w:r>
          <w:rPr>
            <w:noProof/>
            <w:webHidden/>
          </w:rPr>
          <w:t>69</w:t>
        </w:r>
        <w:r>
          <w:rPr>
            <w:noProof/>
            <w:webHidden/>
          </w:rPr>
          <w:fldChar w:fldCharType="end"/>
        </w:r>
      </w:hyperlink>
    </w:p>
    <w:p w14:paraId="0C4A2628" w14:textId="6515D5B2" w:rsidR="00D125E0" w:rsidRDefault="00D125E0">
      <w:pPr>
        <w:pStyle w:val="TOC4"/>
        <w:tabs>
          <w:tab w:val="left" w:pos="1600"/>
          <w:tab w:val="right" w:leader="dot" w:pos="9344"/>
        </w:tabs>
        <w:rPr>
          <w:rFonts w:eastAsiaTheme="minorEastAsia" w:cstheme="minorBidi"/>
          <w:noProof/>
          <w:kern w:val="2"/>
          <w:sz w:val="24"/>
          <w:szCs w:val="24"/>
          <w:lang w:eastAsia="en-GB"/>
          <w14:ligatures w14:val="standardContextual"/>
        </w:rPr>
      </w:pPr>
      <w:hyperlink w:anchor="_Toc198518401" w:history="1">
        <w:r w:rsidRPr="00BD30CB">
          <w:rPr>
            <w:rStyle w:val="Hyperlink"/>
            <w:noProof/>
          </w:rPr>
          <w:t>3.3.18.10</w:t>
        </w:r>
        <w:r>
          <w:rPr>
            <w:rFonts w:eastAsiaTheme="minorEastAsia" w:cstheme="minorBidi"/>
            <w:noProof/>
            <w:kern w:val="2"/>
            <w:sz w:val="24"/>
            <w:szCs w:val="24"/>
            <w:lang w:eastAsia="en-GB"/>
            <w14:ligatures w14:val="standardContextual"/>
          </w:rPr>
          <w:tab/>
        </w:r>
        <w:r w:rsidRPr="00BD30CB">
          <w:rPr>
            <w:rStyle w:val="Hyperlink"/>
            <w:noProof/>
          </w:rPr>
          <w:t>Safety</w:t>
        </w:r>
        <w:r>
          <w:rPr>
            <w:noProof/>
            <w:webHidden/>
          </w:rPr>
          <w:tab/>
        </w:r>
        <w:r>
          <w:rPr>
            <w:noProof/>
            <w:webHidden/>
          </w:rPr>
          <w:fldChar w:fldCharType="begin"/>
        </w:r>
        <w:r>
          <w:rPr>
            <w:noProof/>
            <w:webHidden/>
          </w:rPr>
          <w:instrText xml:space="preserve"> PAGEREF _Toc198518401 \h </w:instrText>
        </w:r>
        <w:r>
          <w:rPr>
            <w:noProof/>
            <w:webHidden/>
          </w:rPr>
        </w:r>
        <w:r>
          <w:rPr>
            <w:noProof/>
            <w:webHidden/>
          </w:rPr>
          <w:fldChar w:fldCharType="separate"/>
        </w:r>
        <w:r>
          <w:rPr>
            <w:noProof/>
            <w:webHidden/>
          </w:rPr>
          <w:t>70</w:t>
        </w:r>
        <w:r>
          <w:rPr>
            <w:noProof/>
            <w:webHidden/>
          </w:rPr>
          <w:fldChar w:fldCharType="end"/>
        </w:r>
      </w:hyperlink>
    </w:p>
    <w:p w14:paraId="13A67239" w14:textId="612A5AD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02" w:history="1">
        <w:r w:rsidRPr="00BD30CB">
          <w:rPr>
            <w:rStyle w:val="Hyperlink"/>
            <w:noProof/>
          </w:rPr>
          <w:t>3.4</w:t>
        </w:r>
        <w:r>
          <w:rPr>
            <w:rFonts w:eastAsiaTheme="minorEastAsia" w:cstheme="minorBidi"/>
            <w:smallCaps w:val="0"/>
            <w:noProof/>
            <w:kern w:val="2"/>
            <w:sz w:val="24"/>
            <w:szCs w:val="24"/>
            <w:lang w:eastAsia="en-GB"/>
            <w14:ligatures w14:val="standardContextual"/>
          </w:rPr>
          <w:tab/>
        </w:r>
        <w:r w:rsidRPr="00BD30CB">
          <w:rPr>
            <w:rStyle w:val="Hyperlink"/>
            <w:noProof/>
          </w:rPr>
          <w:t>Interfaces</w:t>
        </w:r>
        <w:r>
          <w:rPr>
            <w:noProof/>
            <w:webHidden/>
          </w:rPr>
          <w:tab/>
        </w:r>
        <w:r>
          <w:rPr>
            <w:noProof/>
            <w:webHidden/>
          </w:rPr>
          <w:fldChar w:fldCharType="begin"/>
        </w:r>
        <w:r>
          <w:rPr>
            <w:noProof/>
            <w:webHidden/>
          </w:rPr>
          <w:instrText xml:space="preserve"> PAGEREF _Toc198518402 \h </w:instrText>
        </w:r>
        <w:r>
          <w:rPr>
            <w:noProof/>
            <w:webHidden/>
          </w:rPr>
        </w:r>
        <w:r>
          <w:rPr>
            <w:noProof/>
            <w:webHidden/>
          </w:rPr>
          <w:fldChar w:fldCharType="separate"/>
        </w:r>
        <w:r>
          <w:rPr>
            <w:noProof/>
            <w:webHidden/>
          </w:rPr>
          <w:t>70</w:t>
        </w:r>
        <w:r>
          <w:rPr>
            <w:noProof/>
            <w:webHidden/>
          </w:rPr>
          <w:fldChar w:fldCharType="end"/>
        </w:r>
      </w:hyperlink>
    </w:p>
    <w:p w14:paraId="7378B631" w14:textId="77C98261"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03" w:history="1">
        <w:r w:rsidRPr="00BD30CB">
          <w:rPr>
            <w:rStyle w:val="Hyperlink"/>
            <w:rFonts w:cs="Segoe UI"/>
            <w:noProof/>
          </w:rPr>
          <w:t>3.4.1</w:t>
        </w:r>
        <w:r>
          <w:rPr>
            <w:rFonts w:eastAsiaTheme="minorEastAsia" w:cstheme="minorBidi"/>
            <w:i w:val="0"/>
            <w:iCs w:val="0"/>
            <w:noProof/>
            <w:kern w:val="2"/>
            <w:sz w:val="24"/>
            <w:szCs w:val="24"/>
            <w:lang w:eastAsia="en-GB"/>
            <w14:ligatures w14:val="standardContextual"/>
          </w:rPr>
          <w:tab/>
        </w:r>
        <w:r w:rsidRPr="00BD30CB">
          <w:rPr>
            <w:rStyle w:val="Hyperlink"/>
            <w:noProof/>
          </w:rPr>
          <w:t>Interfaces to the QLM</w:t>
        </w:r>
        <w:r>
          <w:rPr>
            <w:noProof/>
            <w:webHidden/>
          </w:rPr>
          <w:tab/>
        </w:r>
        <w:r>
          <w:rPr>
            <w:noProof/>
            <w:webHidden/>
          </w:rPr>
          <w:fldChar w:fldCharType="begin"/>
        </w:r>
        <w:r>
          <w:rPr>
            <w:noProof/>
            <w:webHidden/>
          </w:rPr>
          <w:instrText xml:space="preserve"> PAGEREF _Toc198518403 \h </w:instrText>
        </w:r>
        <w:r>
          <w:rPr>
            <w:noProof/>
            <w:webHidden/>
          </w:rPr>
        </w:r>
        <w:r>
          <w:rPr>
            <w:noProof/>
            <w:webHidden/>
          </w:rPr>
          <w:fldChar w:fldCharType="separate"/>
        </w:r>
        <w:r>
          <w:rPr>
            <w:noProof/>
            <w:webHidden/>
          </w:rPr>
          <w:t>70</w:t>
        </w:r>
        <w:r>
          <w:rPr>
            <w:noProof/>
            <w:webHidden/>
          </w:rPr>
          <w:fldChar w:fldCharType="end"/>
        </w:r>
      </w:hyperlink>
    </w:p>
    <w:p w14:paraId="78F26C8F" w14:textId="02A06026"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04" w:history="1">
        <w:r w:rsidRPr="00BD30CB">
          <w:rPr>
            <w:rStyle w:val="Hyperlink"/>
            <w:noProof/>
          </w:rPr>
          <w:t>3.4.1.1</w:t>
        </w:r>
        <w:r>
          <w:rPr>
            <w:rFonts w:eastAsiaTheme="minorEastAsia" w:cstheme="minorBidi"/>
            <w:noProof/>
            <w:kern w:val="2"/>
            <w:sz w:val="24"/>
            <w:szCs w:val="24"/>
            <w:lang w:eastAsia="en-GB"/>
            <w14:ligatures w14:val="standardContextual"/>
          </w:rPr>
          <w:tab/>
        </w:r>
        <w:r w:rsidRPr="00BD30CB">
          <w:rPr>
            <w:rStyle w:val="Hyperlink"/>
            <w:noProof/>
          </w:rPr>
          <w:t>Main cryogenic line interfaces</w:t>
        </w:r>
        <w:r>
          <w:rPr>
            <w:noProof/>
            <w:webHidden/>
          </w:rPr>
          <w:tab/>
        </w:r>
        <w:r>
          <w:rPr>
            <w:noProof/>
            <w:webHidden/>
          </w:rPr>
          <w:fldChar w:fldCharType="begin"/>
        </w:r>
        <w:r>
          <w:rPr>
            <w:noProof/>
            <w:webHidden/>
          </w:rPr>
          <w:instrText xml:space="preserve"> PAGEREF _Toc198518404 \h </w:instrText>
        </w:r>
        <w:r>
          <w:rPr>
            <w:noProof/>
            <w:webHidden/>
          </w:rPr>
        </w:r>
        <w:r>
          <w:rPr>
            <w:noProof/>
            <w:webHidden/>
          </w:rPr>
          <w:fldChar w:fldCharType="separate"/>
        </w:r>
        <w:r>
          <w:rPr>
            <w:noProof/>
            <w:webHidden/>
          </w:rPr>
          <w:t>70</w:t>
        </w:r>
        <w:r>
          <w:rPr>
            <w:noProof/>
            <w:webHidden/>
          </w:rPr>
          <w:fldChar w:fldCharType="end"/>
        </w:r>
      </w:hyperlink>
    </w:p>
    <w:p w14:paraId="073BA669" w14:textId="460E09D1"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05" w:history="1">
        <w:r w:rsidRPr="00BD30CB">
          <w:rPr>
            <w:rStyle w:val="Hyperlink"/>
            <w:noProof/>
          </w:rPr>
          <w:t>3.4.1.2</w:t>
        </w:r>
        <w:r>
          <w:rPr>
            <w:rFonts w:eastAsiaTheme="minorEastAsia" w:cstheme="minorBidi"/>
            <w:noProof/>
            <w:kern w:val="2"/>
            <w:sz w:val="24"/>
            <w:szCs w:val="24"/>
            <w:lang w:eastAsia="en-GB"/>
            <w14:ligatures w14:val="standardContextual"/>
          </w:rPr>
          <w:tab/>
        </w:r>
        <w:r w:rsidRPr="00BD30CB">
          <w:rPr>
            <w:rStyle w:val="Hyperlink"/>
            <w:noProof/>
          </w:rPr>
          <w:t>Warm line interfaces</w:t>
        </w:r>
        <w:r>
          <w:rPr>
            <w:noProof/>
            <w:webHidden/>
          </w:rPr>
          <w:tab/>
        </w:r>
        <w:r>
          <w:rPr>
            <w:noProof/>
            <w:webHidden/>
          </w:rPr>
          <w:fldChar w:fldCharType="begin"/>
        </w:r>
        <w:r>
          <w:rPr>
            <w:noProof/>
            <w:webHidden/>
          </w:rPr>
          <w:instrText xml:space="preserve"> PAGEREF _Toc198518405 \h </w:instrText>
        </w:r>
        <w:r>
          <w:rPr>
            <w:noProof/>
            <w:webHidden/>
          </w:rPr>
        </w:r>
        <w:r>
          <w:rPr>
            <w:noProof/>
            <w:webHidden/>
          </w:rPr>
          <w:fldChar w:fldCharType="separate"/>
        </w:r>
        <w:r>
          <w:rPr>
            <w:noProof/>
            <w:webHidden/>
          </w:rPr>
          <w:t>71</w:t>
        </w:r>
        <w:r>
          <w:rPr>
            <w:noProof/>
            <w:webHidden/>
          </w:rPr>
          <w:fldChar w:fldCharType="end"/>
        </w:r>
      </w:hyperlink>
    </w:p>
    <w:p w14:paraId="166BB262" w14:textId="6D39DAFE"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06" w:history="1">
        <w:r w:rsidRPr="00BD30CB">
          <w:rPr>
            <w:rStyle w:val="Hyperlink"/>
            <w:rFonts w:cs="Segoe UI"/>
            <w:noProof/>
          </w:rPr>
          <w:t>3.4.2</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the site</w:t>
        </w:r>
        <w:r>
          <w:rPr>
            <w:noProof/>
            <w:webHidden/>
          </w:rPr>
          <w:tab/>
        </w:r>
        <w:r>
          <w:rPr>
            <w:noProof/>
            <w:webHidden/>
          </w:rPr>
          <w:fldChar w:fldCharType="begin"/>
        </w:r>
        <w:r>
          <w:rPr>
            <w:noProof/>
            <w:webHidden/>
          </w:rPr>
          <w:instrText xml:space="preserve"> PAGEREF _Toc198518406 \h </w:instrText>
        </w:r>
        <w:r>
          <w:rPr>
            <w:noProof/>
            <w:webHidden/>
          </w:rPr>
        </w:r>
        <w:r>
          <w:rPr>
            <w:noProof/>
            <w:webHidden/>
          </w:rPr>
          <w:fldChar w:fldCharType="separate"/>
        </w:r>
        <w:r>
          <w:rPr>
            <w:noProof/>
            <w:webHidden/>
          </w:rPr>
          <w:t>72</w:t>
        </w:r>
        <w:r>
          <w:rPr>
            <w:noProof/>
            <w:webHidden/>
          </w:rPr>
          <w:fldChar w:fldCharType="end"/>
        </w:r>
      </w:hyperlink>
    </w:p>
    <w:p w14:paraId="3CA721D5" w14:textId="39C76C70"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07" w:history="1">
        <w:r w:rsidRPr="00BD30CB">
          <w:rPr>
            <w:rStyle w:val="Hyperlink"/>
            <w:noProof/>
          </w:rPr>
          <w:t>3.4.2.1</w:t>
        </w:r>
        <w:r>
          <w:rPr>
            <w:rFonts w:eastAsiaTheme="minorEastAsia" w:cstheme="minorBidi"/>
            <w:noProof/>
            <w:kern w:val="2"/>
            <w:sz w:val="24"/>
            <w:szCs w:val="24"/>
            <w:lang w:eastAsia="en-GB"/>
            <w14:ligatures w14:val="standardContextual"/>
          </w:rPr>
          <w:tab/>
        </w:r>
        <w:r w:rsidRPr="00BD30CB">
          <w:rPr>
            <w:rStyle w:val="Hyperlink"/>
            <w:noProof/>
          </w:rPr>
          <w:t>Compressor room</w:t>
        </w:r>
        <w:r>
          <w:rPr>
            <w:noProof/>
            <w:webHidden/>
          </w:rPr>
          <w:tab/>
        </w:r>
        <w:r>
          <w:rPr>
            <w:noProof/>
            <w:webHidden/>
          </w:rPr>
          <w:fldChar w:fldCharType="begin"/>
        </w:r>
        <w:r>
          <w:rPr>
            <w:noProof/>
            <w:webHidden/>
          </w:rPr>
          <w:instrText xml:space="preserve"> PAGEREF _Toc198518407 \h </w:instrText>
        </w:r>
        <w:r>
          <w:rPr>
            <w:noProof/>
            <w:webHidden/>
          </w:rPr>
        </w:r>
        <w:r>
          <w:rPr>
            <w:noProof/>
            <w:webHidden/>
          </w:rPr>
          <w:fldChar w:fldCharType="separate"/>
        </w:r>
        <w:r>
          <w:rPr>
            <w:noProof/>
            <w:webHidden/>
          </w:rPr>
          <w:t>72</w:t>
        </w:r>
        <w:r>
          <w:rPr>
            <w:noProof/>
            <w:webHidden/>
          </w:rPr>
          <w:fldChar w:fldCharType="end"/>
        </w:r>
      </w:hyperlink>
    </w:p>
    <w:p w14:paraId="72C9C61D" w14:textId="2383BF14"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08" w:history="1">
        <w:r w:rsidRPr="00BD30CB">
          <w:rPr>
            <w:rStyle w:val="Hyperlink"/>
            <w:noProof/>
          </w:rPr>
          <w:t>3.4.2.2</w:t>
        </w:r>
        <w:r>
          <w:rPr>
            <w:rFonts w:eastAsiaTheme="minorEastAsia" w:cstheme="minorBidi"/>
            <w:noProof/>
            <w:kern w:val="2"/>
            <w:sz w:val="24"/>
            <w:szCs w:val="24"/>
            <w:lang w:eastAsia="en-GB"/>
            <w14:ligatures w14:val="standardContextual"/>
          </w:rPr>
          <w:tab/>
        </w:r>
        <w:r w:rsidRPr="00BD30CB">
          <w:rPr>
            <w:rStyle w:val="Hyperlink"/>
            <w:noProof/>
          </w:rPr>
          <w:t>The cold box room</w:t>
        </w:r>
        <w:r>
          <w:rPr>
            <w:noProof/>
            <w:webHidden/>
          </w:rPr>
          <w:tab/>
        </w:r>
        <w:r>
          <w:rPr>
            <w:noProof/>
            <w:webHidden/>
          </w:rPr>
          <w:fldChar w:fldCharType="begin"/>
        </w:r>
        <w:r>
          <w:rPr>
            <w:noProof/>
            <w:webHidden/>
          </w:rPr>
          <w:instrText xml:space="preserve"> PAGEREF _Toc198518408 \h </w:instrText>
        </w:r>
        <w:r>
          <w:rPr>
            <w:noProof/>
            <w:webHidden/>
          </w:rPr>
        </w:r>
        <w:r>
          <w:rPr>
            <w:noProof/>
            <w:webHidden/>
          </w:rPr>
          <w:fldChar w:fldCharType="separate"/>
        </w:r>
        <w:r>
          <w:rPr>
            <w:noProof/>
            <w:webHidden/>
          </w:rPr>
          <w:t>72</w:t>
        </w:r>
        <w:r>
          <w:rPr>
            <w:noProof/>
            <w:webHidden/>
          </w:rPr>
          <w:fldChar w:fldCharType="end"/>
        </w:r>
      </w:hyperlink>
    </w:p>
    <w:p w14:paraId="41C2294A" w14:textId="3181F41D"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09" w:history="1">
        <w:r w:rsidRPr="00BD30CB">
          <w:rPr>
            <w:rStyle w:val="Hyperlink"/>
            <w:noProof/>
          </w:rPr>
          <w:t>3.4.2.3</w:t>
        </w:r>
        <w:r>
          <w:rPr>
            <w:rFonts w:eastAsiaTheme="minorEastAsia" w:cstheme="minorBidi"/>
            <w:noProof/>
            <w:kern w:val="2"/>
            <w:sz w:val="24"/>
            <w:szCs w:val="24"/>
            <w:lang w:eastAsia="en-GB"/>
            <w14:ligatures w14:val="standardContextual"/>
          </w:rPr>
          <w:tab/>
        </w:r>
        <w:r w:rsidRPr="00BD30CB">
          <w:rPr>
            <w:rStyle w:val="Hyperlink"/>
            <w:noProof/>
          </w:rPr>
          <w:t>Storage Area</w:t>
        </w:r>
        <w:r>
          <w:rPr>
            <w:noProof/>
            <w:webHidden/>
          </w:rPr>
          <w:tab/>
        </w:r>
        <w:r>
          <w:rPr>
            <w:noProof/>
            <w:webHidden/>
          </w:rPr>
          <w:fldChar w:fldCharType="begin"/>
        </w:r>
        <w:r>
          <w:rPr>
            <w:noProof/>
            <w:webHidden/>
          </w:rPr>
          <w:instrText xml:space="preserve"> PAGEREF _Toc198518409 \h </w:instrText>
        </w:r>
        <w:r>
          <w:rPr>
            <w:noProof/>
            <w:webHidden/>
          </w:rPr>
        </w:r>
        <w:r>
          <w:rPr>
            <w:noProof/>
            <w:webHidden/>
          </w:rPr>
          <w:fldChar w:fldCharType="separate"/>
        </w:r>
        <w:r>
          <w:rPr>
            <w:noProof/>
            <w:webHidden/>
          </w:rPr>
          <w:t>73</w:t>
        </w:r>
        <w:r>
          <w:rPr>
            <w:noProof/>
            <w:webHidden/>
          </w:rPr>
          <w:fldChar w:fldCharType="end"/>
        </w:r>
      </w:hyperlink>
    </w:p>
    <w:p w14:paraId="50B6E54E" w14:textId="7465946C"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10" w:history="1">
        <w:r w:rsidRPr="00BD30CB">
          <w:rPr>
            <w:rStyle w:val="Hyperlink"/>
            <w:noProof/>
          </w:rPr>
          <w:t>3.4.2.4</w:t>
        </w:r>
        <w:r>
          <w:rPr>
            <w:rFonts w:eastAsiaTheme="minorEastAsia" w:cstheme="minorBidi"/>
            <w:noProof/>
            <w:kern w:val="2"/>
            <w:sz w:val="24"/>
            <w:szCs w:val="24"/>
            <w:lang w:eastAsia="en-GB"/>
            <w14:ligatures w14:val="standardContextual"/>
          </w:rPr>
          <w:tab/>
        </w:r>
        <w:r w:rsidRPr="00BD30CB">
          <w:rPr>
            <w:rStyle w:val="Hyperlink"/>
            <w:noProof/>
          </w:rPr>
          <w:t>Site environmental conditions</w:t>
        </w:r>
        <w:r>
          <w:rPr>
            <w:noProof/>
            <w:webHidden/>
          </w:rPr>
          <w:tab/>
        </w:r>
        <w:r>
          <w:rPr>
            <w:noProof/>
            <w:webHidden/>
          </w:rPr>
          <w:fldChar w:fldCharType="begin"/>
        </w:r>
        <w:r>
          <w:rPr>
            <w:noProof/>
            <w:webHidden/>
          </w:rPr>
          <w:instrText xml:space="preserve"> PAGEREF _Toc198518410 \h </w:instrText>
        </w:r>
        <w:r>
          <w:rPr>
            <w:noProof/>
            <w:webHidden/>
          </w:rPr>
        </w:r>
        <w:r>
          <w:rPr>
            <w:noProof/>
            <w:webHidden/>
          </w:rPr>
          <w:fldChar w:fldCharType="separate"/>
        </w:r>
        <w:r>
          <w:rPr>
            <w:noProof/>
            <w:webHidden/>
          </w:rPr>
          <w:t>73</w:t>
        </w:r>
        <w:r>
          <w:rPr>
            <w:noProof/>
            <w:webHidden/>
          </w:rPr>
          <w:fldChar w:fldCharType="end"/>
        </w:r>
      </w:hyperlink>
    </w:p>
    <w:p w14:paraId="1387D0FB" w14:textId="4C36C9C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1" w:history="1">
        <w:r w:rsidRPr="00BD30CB">
          <w:rPr>
            <w:rStyle w:val="Hyperlink"/>
            <w:rFonts w:cs="Segoe UI"/>
            <w:noProof/>
          </w:rPr>
          <w:t>3.4.3</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Electrical Power Supply</w:t>
        </w:r>
        <w:r>
          <w:rPr>
            <w:noProof/>
            <w:webHidden/>
          </w:rPr>
          <w:tab/>
        </w:r>
        <w:r>
          <w:rPr>
            <w:noProof/>
            <w:webHidden/>
          </w:rPr>
          <w:fldChar w:fldCharType="begin"/>
        </w:r>
        <w:r>
          <w:rPr>
            <w:noProof/>
            <w:webHidden/>
          </w:rPr>
          <w:instrText xml:space="preserve"> PAGEREF _Toc198518411 \h </w:instrText>
        </w:r>
        <w:r>
          <w:rPr>
            <w:noProof/>
            <w:webHidden/>
          </w:rPr>
        </w:r>
        <w:r>
          <w:rPr>
            <w:noProof/>
            <w:webHidden/>
          </w:rPr>
          <w:fldChar w:fldCharType="separate"/>
        </w:r>
        <w:r>
          <w:rPr>
            <w:noProof/>
            <w:webHidden/>
          </w:rPr>
          <w:t>73</w:t>
        </w:r>
        <w:r>
          <w:rPr>
            <w:noProof/>
            <w:webHidden/>
          </w:rPr>
          <w:fldChar w:fldCharType="end"/>
        </w:r>
      </w:hyperlink>
    </w:p>
    <w:p w14:paraId="5C68F962" w14:textId="2A3526E1"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2" w:history="1">
        <w:r w:rsidRPr="00BD30CB">
          <w:rPr>
            <w:rStyle w:val="Hyperlink"/>
            <w:rFonts w:cs="Segoe UI"/>
            <w:noProof/>
          </w:rPr>
          <w:t>3.4.4</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the Water-Cooling Loop</w:t>
        </w:r>
        <w:r>
          <w:rPr>
            <w:noProof/>
            <w:webHidden/>
          </w:rPr>
          <w:tab/>
        </w:r>
        <w:r>
          <w:rPr>
            <w:noProof/>
            <w:webHidden/>
          </w:rPr>
          <w:fldChar w:fldCharType="begin"/>
        </w:r>
        <w:r>
          <w:rPr>
            <w:noProof/>
            <w:webHidden/>
          </w:rPr>
          <w:instrText xml:space="preserve"> PAGEREF _Toc198518412 \h </w:instrText>
        </w:r>
        <w:r>
          <w:rPr>
            <w:noProof/>
            <w:webHidden/>
          </w:rPr>
        </w:r>
        <w:r>
          <w:rPr>
            <w:noProof/>
            <w:webHidden/>
          </w:rPr>
          <w:fldChar w:fldCharType="separate"/>
        </w:r>
        <w:r>
          <w:rPr>
            <w:noProof/>
            <w:webHidden/>
          </w:rPr>
          <w:t>74</w:t>
        </w:r>
        <w:r>
          <w:rPr>
            <w:noProof/>
            <w:webHidden/>
          </w:rPr>
          <w:fldChar w:fldCharType="end"/>
        </w:r>
      </w:hyperlink>
    </w:p>
    <w:p w14:paraId="42341A64" w14:textId="41935404"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3" w:history="1">
        <w:r w:rsidRPr="00BD30CB">
          <w:rPr>
            <w:rStyle w:val="Hyperlink"/>
            <w:rFonts w:cs="Segoe UI"/>
            <w:noProof/>
          </w:rPr>
          <w:t>3.4.5</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instrument air System</w:t>
        </w:r>
        <w:r>
          <w:rPr>
            <w:noProof/>
            <w:webHidden/>
          </w:rPr>
          <w:tab/>
        </w:r>
        <w:r>
          <w:rPr>
            <w:noProof/>
            <w:webHidden/>
          </w:rPr>
          <w:fldChar w:fldCharType="begin"/>
        </w:r>
        <w:r>
          <w:rPr>
            <w:noProof/>
            <w:webHidden/>
          </w:rPr>
          <w:instrText xml:space="preserve"> PAGEREF _Toc198518413 \h </w:instrText>
        </w:r>
        <w:r>
          <w:rPr>
            <w:noProof/>
            <w:webHidden/>
          </w:rPr>
        </w:r>
        <w:r>
          <w:rPr>
            <w:noProof/>
            <w:webHidden/>
          </w:rPr>
          <w:fldChar w:fldCharType="separate"/>
        </w:r>
        <w:r>
          <w:rPr>
            <w:noProof/>
            <w:webHidden/>
          </w:rPr>
          <w:t>75</w:t>
        </w:r>
        <w:r>
          <w:rPr>
            <w:noProof/>
            <w:webHidden/>
          </w:rPr>
          <w:fldChar w:fldCharType="end"/>
        </w:r>
      </w:hyperlink>
    </w:p>
    <w:p w14:paraId="63E5367B" w14:textId="2A6D707D"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4" w:history="1">
        <w:r w:rsidRPr="00BD30CB">
          <w:rPr>
            <w:rStyle w:val="Hyperlink"/>
            <w:rFonts w:cs="Segoe UI"/>
            <w:noProof/>
          </w:rPr>
          <w:t>3.4.6</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HVAC</w:t>
        </w:r>
        <w:r>
          <w:rPr>
            <w:noProof/>
            <w:webHidden/>
          </w:rPr>
          <w:tab/>
        </w:r>
        <w:r>
          <w:rPr>
            <w:noProof/>
            <w:webHidden/>
          </w:rPr>
          <w:fldChar w:fldCharType="begin"/>
        </w:r>
        <w:r>
          <w:rPr>
            <w:noProof/>
            <w:webHidden/>
          </w:rPr>
          <w:instrText xml:space="preserve"> PAGEREF _Toc198518414 \h </w:instrText>
        </w:r>
        <w:r>
          <w:rPr>
            <w:noProof/>
            <w:webHidden/>
          </w:rPr>
        </w:r>
        <w:r>
          <w:rPr>
            <w:noProof/>
            <w:webHidden/>
          </w:rPr>
          <w:fldChar w:fldCharType="separate"/>
        </w:r>
        <w:r>
          <w:rPr>
            <w:noProof/>
            <w:webHidden/>
          </w:rPr>
          <w:t>75</w:t>
        </w:r>
        <w:r>
          <w:rPr>
            <w:noProof/>
            <w:webHidden/>
          </w:rPr>
          <w:fldChar w:fldCharType="end"/>
        </w:r>
      </w:hyperlink>
    </w:p>
    <w:p w14:paraId="6B6809D0" w14:textId="203544A8"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5" w:history="1">
        <w:r w:rsidRPr="00BD30CB">
          <w:rPr>
            <w:rStyle w:val="Hyperlink"/>
            <w:rFonts w:cs="Segoe UI"/>
            <w:noProof/>
          </w:rPr>
          <w:t>3.4.7</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the Vacuum System</w:t>
        </w:r>
        <w:r>
          <w:rPr>
            <w:noProof/>
            <w:webHidden/>
          </w:rPr>
          <w:tab/>
        </w:r>
        <w:r>
          <w:rPr>
            <w:noProof/>
            <w:webHidden/>
          </w:rPr>
          <w:fldChar w:fldCharType="begin"/>
        </w:r>
        <w:r>
          <w:rPr>
            <w:noProof/>
            <w:webHidden/>
          </w:rPr>
          <w:instrText xml:space="preserve"> PAGEREF _Toc198518415 \h </w:instrText>
        </w:r>
        <w:r>
          <w:rPr>
            <w:noProof/>
            <w:webHidden/>
          </w:rPr>
        </w:r>
        <w:r>
          <w:rPr>
            <w:noProof/>
            <w:webHidden/>
          </w:rPr>
          <w:fldChar w:fldCharType="separate"/>
        </w:r>
        <w:r>
          <w:rPr>
            <w:noProof/>
            <w:webHidden/>
          </w:rPr>
          <w:t>76</w:t>
        </w:r>
        <w:r>
          <w:rPr>
            <w:noProof/>
            <w:webHidden/>
          </w:rPr>
          <w:fldChar w:fldCharType="end"/>
        </w:r>
      </w:hyperlink>
    </w:p>
    <w:p w14:paraId="114D5771" w14:textId="190066A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6" w:history="1">
        <w:r w:rsidRPr="00BD30CB">
          <w:rPr>
            <w:rStyle w:val="Hyperlink"/>
            <w:rFonts w:cs="Segoe UI"/>
            <w:noProof/>
          </w:rPr>
          <w:t>3.4.8</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Helium filling</w:t>
        </w:r>
        <w:r>
          <w:rPr>
            <w:noProof/>
            <w:webHidden/>
          </w:rPr>
          <w:tab/>
        </w:r>
        <w:r>
          <w:rPr>
            <w:noProof/>
            <w:webHidden/>
          </w:rPr>
          <w:fldChar w:fldCharType="begin"/>
        </w:r>
        <w:r>
          <w:rPr>
            <w:noProof/>
            <w:webHidden/>
          </w:rPr>
          <w:instrText xml:space="preserve"> PAGEREF _Toc198518416 \h </w:instrText>
        </w:r>
        <w:r>
          <w:rPr>
            <w:noProof/>
            <w:webHidden/>
          </w:rPr>
        </w:r>
        <w:r>
          <w:rPr>
            <w:noProof/>
            <w:webHidden/>
          </w:rPr>
          <w:fldChar w:fldCharType="separate"/>
        </w:r>
        <w:r>
          <w:rPr>
            <w:noProof/>
            <w:webHidden/>
          </w:rPr>
          <w:t>76</w:t>
        </w:r>
        <w:r>
          <w:rPr>
            <w:noProof/>
            <w:webHidden/>
          </w:rPr>
          <w:fldChar w:fldCharType="end"/>
        </w:r>
      </w:hyperlink>
    </w:p>
    <w:p w14:paraId="5F204CA9" w14:textId="31228C36"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7" w:history="1">
        <w:r w:rsidRPr="00BD30CB">
          <w:rPr>
            <w:rStyle w:val="Hyperlink"/>
            <w:rFonts w:cs="Segoe UI"/>
            <w:noProof/>
          </w:rPr>
          <w:t>3.4.9</w:t>
        </w:r>
        <w:r>
          <w:rPr>
            <w:rFonts w:eastAsiaTheme="minorEastAsia" w:cstheme="minorBidi"/>
            <w:i w:val="0"/>
            <w:iCs w:val="0"/>
            <w:noProof/>
            <w:kern w:val="2"/>
            <w:sz w:val="24"/>
            <w:szCs w:val="24"/>
            <w:lang w:eastAsia="en-GB"/>
            <w14:ligatures w14:val="standardContextual"/>
          </w:rPr>
          <w:tab/>
        </w:r>
        <w:r w:rsidRPr="00BD30CB">
          <w:rPr>
            <w:rStyle w:val="Hyperlink"/>
            <w:noProof/>
          </w:rPr>
          <w:t>Interface with LHe (ad-hoc) user and associated helium recovery</w:t>
        </w:r>
        <w:r>
          <w:rPr>
            <w:noProof/>
            <w:webHidden/>
          </w:rPr>
          <w:tab/>
        </w:r>
        <w:r>
          <w:rPr>
            <w:noProof/>
            <w:webHidden/>
          </w:rPr>
          <w:fldChar w:fldCharType="begin"/>
        </w:r>
        <w:r>
          <w:rPr>
            <w:noProof/>
            <w:webHidden/>
          </w:rPr>
          <w:instrText xml:space="preserve"> PAGEREF _Toc198518417 \h </w:instrText>
        </w:r>
        <w:r>
          <w:rPr>
            <w:noProof/>
            <w:webHidden/>
          </w:rPr>
        </w:r>
        <w:r>
          <w:rPr>
            <w:noProof/>
            <w:webHidden/>
          </w:rPr>
          <w:fldChar w:fldCharType="separate"/>
        </w:r>
        <w:r>
          <w:rPr>
            <w:noProof/>
            <w:webHidden/>
          </w:rPr>
          <w:t>76</w:t>
        </w:r>
        <w:r>
          <w:rPr>
            <w:noProof/>
            <w:webHidden/>
          </w:rPr>
          <w:fldChar w:fldCharType="end"/>
        </w:r>
      </w:hyperlink>
    </w:p>
    <w:p w14:paraId="7529DB97" w14:textId="17320818"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8" w:history="1">
        <w:r w:rsidRPr="00BD30CB">
          <w:rPr>
            <w:rStyle w:val="Hyperlink"/>
            <w:rFonts w:cs="Segoe UI"/>
            <w:noProof/>
          </w:rPr>
          <w:t>3.4.10</w:t>
        </w:r>
        <w:r>
          <w:rPr>
            <w:rFonts w:eastAsiaTheme="minorEastAsia" w:cstheme="minorBidi"/>
            <w:i w:val="0"/>
            <w:iCs w:val="0"/>
            <w:noProof/>
            <w:kern w:val="2"/>
            <w:sz w:val="24"/>
            <w:szCs w:val="24"/>
            <w:lang w:eastAsia="en-GB"/>
            <w14:ligatures w14:val="standardContextual"/>
          </w:rPr>
          <w:tab/>
        </w:r>
        <w:r w:rsidRPr="00BD30CB">
          <w:rPr>
            <w:rStyle w:val="Hyperlink"/>
            <w:noProof/>
          </w:rPr>
          <w:t>Liquid Nitrogen (LN2)</w:t>
        </w:r>
        <w:r>
          <w:rPr>
            <w:noProof/>
            <w:webHidden/>
          </w:rPr>
          <w:tab/>
        </w:r>
        <w:r>
          <w:rPr>
            <w:noProof/>
            <w:webHidden/>
          </w:rPr>
          <w:fldChar w:fldCharType="begin"/>
        </w:r>
        <w:r>
          <w:rPr>
            <w:noProof/>
            <w:webHidden/>
          </w:rPr>
          <w:instrText xml:space="preserve"> PAGEREF _Toc198518418 \h </w:instrText>
        </w:r>
        <w:r>
          <w:rPr>
            <w:noProof/>
            <w:webHidden/>
          </w:rPr>
        </w:r>
        <w:r>
          <w:rPr>
            <w:noProof/>
            <w:webHidden/>
          </w:rPr>
          <w:fldChar w:fldCharType="separate"/>
        </w:r>
        <w:r>
          <w:rPr>
            <w:noProof/>
            <w:webHidden/>
          </w:rPr>
          <w:t>76</w:t>
        </w:r>
        <w:r>
          <w:rPr>
            <w:noProof/>
            <w:webHidden/>
          </w:rPr>
          <w:fldChar w:fldCharType="end"/>
        </w:r>
      </w:hyperlink>
    </w:p>
    <w:p w14:paraId="61DA14C8" w14:textId="2F02D408"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19" w:history="1">
        <w:r w:rsidRPr="00BD30CB">
          <w:rPr>
            <w:rStyle w:val="Hyperlink"/>
            <w:rFonts w:cs="Segoe UI"/>
            <w:noProof/>
          </w:rPr>
          <w:t>3.4.11</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MCS</w:t>
        </w:r>
        <w:r>
          <w:rPr>
            <w:noProof/>
            <w:webHidden/>
          </w:rPr>
          <w:tab/>
        </w:r>
        <w:r>
          <w:rPr>
            <w:noProof/>
            <w:webHidden/>
          </w:rPr>
          <w:fldChar w:fldCharType="begin"/>
        </w:r>
        <w:r>
          <w:rPr>
            <w:noProof/>
            <w:webHidden/>
          </w:rPr>
          <w:instrText xml:space="preserve"> PAGEREF _Toc198518419 \h </w:instrText>
        </w:r>
        <w:r>
          <w:rPr>
            <w:noProof/>
            <w:webHidden/>
          </w:rPr>
        </w:r>
        <w:r>
          <w:rPr>
            <w:noProof/>
            <w:webHidden/>
          </w:rPr>
          <w:fldChar w:fldCharType="separate"/>
        </w:r>
        <w:r>
          <w:rPr>
            <w:noProof/>
            <w:webHidden/>
          </w:rPr>
          <w:t>76</w:t>
        </w:r>
        <w:r>
          <w:rPr>
            <w:noProof/>
            <w:webHidden/>
          </w:rPr>
          <w:fldChar w:fldCharType="end"/>
        </w:r>
      </w:hyperlink>
    </w:p>
    <w:p w14:paraId="065C3046" w14:textId="6040DB16"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0" w:history="1">
        <w:r w:rsidRPr="00BD30CB">
          <w:rPr>
            <w:rStyle w:val="Hyperlink"/>
            <w:rFonts w:cs="Segoe UI"/>
            <w:noProof/>
          </w:rPr>
          <w:t>3.4.12</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MIS</w:t>
        </w:r>
        <w:r>
          <w:rPr>
            <w:noProof/>
            <w:webHidden/>
          </w:rPr>
          <w:tab/>
        </w:r>
        <w:r>
          <w:rPr>
            <w:noProof/>
            <w:webHidden/>
          </w:rPr>
          <w:fldChar w:fldCharType="begin"/>
        </w:r>
        <w:r>
          <w:rPr>
            <w:noProof/>
            <w:webHidden/>
          </w:rPr>
          <w:instrText xml:space="preserve"> PAGEREF _Toc198518420 \h </w:instrText>
        </w:r>
        <w:r>
          <w:rPr>
            <w:noProof/>
            <w:webHidden/>
          </w:rPr>
        </w:r>
        <w:r>
          <w:rPr>
            <w:noProof/>
            <w:webHidden/>
          </w:rPr>
          <w:fldChar w:fldCharType="separate"/>
        </w:r>
        <w:r>
          <w:rPr>
            <w:noProof/>
            <w:webHidden/>
          </w:rPr>
          <w:t>76</w:t>
        </w:r>
        <w:r>
          <w:rPr>
            <w:noProof/>
            <w:webHidden/>
          </w:rPr>
          <w:fldChar w:fldCharType="end"/>
        </w:r>
      </w:hyperlink>
    </w:p>
    <w:p w14:paraId="19B4AB53" w14:textId="57E62E52"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1" w:history="1">
        <w:r w:rsidRPr="00BD30CB">
          <w:rPr>
            <w:rStyle w:val="Hyperlink"/>
            <w:rFonts w:cs="Segoe UI"/>
            <w:noProof/>
          </w:rPr>
          <w:t>3.4.13</w:t>
        </w:r>
        <w:r>
          <w:rPr>
            <w:rFonts w:eastAsiaTheme="minorEastAsia" w:cstheme="minorBidi"/>
            <w:i w:val="0"/>
            <w:iCs w:val="0"/>
            <w:noProof/>
            <w:kern w:val="2"/>
            <w:sz w:val="24"/>
            <w:szCs w:val="24"/>
            <w:lang w:eastAsia="en-GB"/>
            <w14:ligatures w14:val="standardContextual"/>
          </w:rPr>
          <w:tab/>
        </w:r>
        <w:r w:rsidRPr="00BD30CB">
          <w:rPr>
            <w:rStyle w:val="Hyperlink"/>
            <w:noProof/>
          </w:rPr>
          <w:t>Interfaces with MIT</w:t>
        </w:r>
        <w:r>
          <w:rPr>
            <w:noProof/>
            <w:webHidden/>
          </w:rPr>
          <w:tab/>
        </w:r>
        <w:r>
          <w:rPr>
            <w:noProof/>
            <w:webHidden/>
          </w:rPr>
          <w:fldChar w:fldCharType="begin"/>
        </w:r>
        <w:r>
          <w:rPr>
            <w:noProof/>
            <w:webHidden/>
          </w:rPr>
          <w:instrText xml:space="preserve"> PAGEREF _Toc198518421 \h </w:instrText>
        </w:r>
        <w:r>
          <w:rPr>
            <w:noProof/>
            <w:webHidden/>
          </w:rPr>
        </w:r>
        <w:r>
          <w:rPr>
            <w:noProof/>
            <w:webHidden/>
          </w:rPr>
          <w:fldChar w:fldCharType="separate"/>
        </w:r>
        <w:r>
          <w:rPr>
            <w:noProof/>
            <w:webHidden/>
          </w:rPr>
          <w:t>77</w:t>
        </w:r>
        <w:r>
          <w:rPr>
            <w:noProof/>
            <w:webHidden/>
          </w:rPr>
          <w:fldChar w:fldCharType="end"/>
        </w:r>
      </w:hyperlink>
    </w:p>
    <w:p w14:paraId="431D43FA" w14:textId="08DF5E41"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22" w:history="1">
        <w:r w:rsidRPr="00BD30CB">
          <w:rPr>
            <w:rStyle w:val="Hyperlink"/>
            <w:noProof/>
          </w:rPr>
          <w:t>3.5</w:t>
        </w:r>
        <w:r>
          <w:rPr>
            <w:rFonts w:eastAsiaTheme="minorEastAsia" w:cstheme="minorBidi"/>
            <w:smallCaps w:val="0"/>
            <w:noProof/>
            <w:kern w:val="2"/>
            <w:sz w:val="24"/>
            <w:szCs w:val="24"/>
            <w:lang w:eastAsia="en-GB"/>
            <w14:ligatures w14:val="standardContextual"/>
          </w:rPr>
          <w:tab/>
        </w:r>
        <w:r w:rsidRPr="00BD30CB">
          <w:rPr>
            <w:rStyle w:val="Hyperlink"/>
            <w:noProof/>
          </w:rPr>
          <w:t>Factory Testing</w:t>
        </w:r>
        <w:r>
          <w:rPr>
            <w:noProof/>
            <w:webHidden/>
          </w:rPr>
          <w:tab/>
        </w:r>
        <w:r>
          <w:rPr>
            <w:noProof/>
            <w:webHidden/>
          </w:rPr>
          <w:fldChar w:fldCharType="begin"/>
        </w:r>
        <w:r>
          <w:rPr>
            <w:noProof/>
            <w:webHidden/>
          </w:rPr>
          <w:instrText xml:space="preserve"> PAGEREF _Toc198518422 \h </w:instrText>
        </w:r>
        <w:r>
          <w:rPr>
            <w:noProof/>
            <w:webHidden/>
          </w:rPr>
        </w:r>
        <w:r>
          <w:rPr>
            <w:noProof/>
            <w:webHidden/>
          </w:rPr>
          <w:fldChar w:fldCharType="separate"/>
        </w:r>
        <w:r>
          <w:rPr>
            <w:noProof/>
            <w:webHidden/>
          </w:rPr>
          <w:t>78</w:t>
        </w:r>
        <w:r>
          <w:rPr>
            <w:noProof/>
            <w:webHidden/>
          </w:rPr>
          <w:fldChar w:fldCharType="end"/>
        </w:r>
      </w:hyperlink>
    </w:p>
    <w:p w14:paraId="54C5A9D5" w14:textId="4099A6C5"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3" w:history="1">
        <w:r w:rsidRPr="00BD30CB">
          <w:rPr>
            <w:rStyle w:val="Hyperlink"/>
            <w:rFonts w:cs="Segoe UI"/>
            <w:noProof/>
          </w:rPr>
          <w:t>3.5.1</w:t>
        </w:r>
        <w:r>
          <w:rPr>
            <w:rFonts w:eastAsiaTheme="minorEastAsia" w:cstheme="minorBidi"/>
            <w:i w:val="0"/>
            <w:iCs w:val="0"/>
            <w:noProof/>
            <w:kern w:val="2"/>
            <w:sz w:val="24"/>
            <w:szCs w:val="24"/>
            <w:lang w:eastAsia="en-GB"/>
            <w14:ligatures w14:val="standardContextual"/>
          </w:rPr>
          <w:tab/>
        </w:r>
        <w:r w:rsidRPr="00BD30CB">
          <w:rPr>
            <w:rStyle w:val="Hyperlink"/>
            <w:noProof/>
          </w:rPr>
          <w:t>Welding, pressure and leak tests</w:t>
        </w:r>
        <w:r>
          <w:rPr>
            <w:noProof/>
            <w:webHidden/>
          </w:rPr>
          <w:tab/>
        </w:r>
        <w:r>
          <w:rPr>
            <w:noProof/>
            <w:webHidden/>
          </w:rPr>
          <w:fldChar w:fldCharType="begin"/>
        </w:r>
        <w:r>
          <w:rPr>
            <w:noProof/>
            <w:webHidden/>
          </w:rPr>
          <w:instrText xml:space="preserve"> PAGEREF _Toc198518423 \h </w:instrText>
        </w:r>
        <w:r>
          <w:rPr>
            <w:noProof/>
            <w:webHidden/>
          </w:rPr>
        </w:r>
        <w:r>
          <w:rPr>
            <w:noProof/>
            <w:webHidden/>
          </w:rPr>
          <w:fldChar w:fldCharType="separate"/>
        </w:r>
        <w:r>
          <w:rPr>
            <w:noProof/>
            <w:webHidden/>
          </w:rPr>
          <w:t>78</w:t>
        </w:r>
        <w:r>
          <w:rPr>
            <w:noProof/>
            <w:webHidden/>
          </w:rPr>
          <w:fldChar w:fldCharType="end"/>
        </w:r>
      </w:hyperlink>
    </w:p>
    <w:p w14:paraId="3E112C51" w14:textId="22D4C292"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4" w:history="1">
        <w:r w:rsidRPr="00BD30CB">
          <w:rPr>
            <w:rStyle w:val="Hyperlink"/>
            <w:rFonts w:cs="Segoe UI"/>
            <w:noProof/>
          </w:rPr>
          <w:t>3.5.2</w:t>
        </w:r>
        <w:r>
          <w:rPr>
            <w:rFonts w:eastAsiaTheme="minorEastAsia" w:cstheme="minorBidi"/>
            <w:i w:val="0"/>
            <w:iCs w:val="0"/>
            <w:noProof/>
            <w:kern w:val="2"/>
            <w:sz w:val="24"/>
            <w:szCs w:val="24"/>
            <w:lang w:eastAsia="en-GB"/>
            <w14:ligatures w14:val="standardContextual"/>
          </w:rPr>
          <w:tab/>
        </w:r>
        <w:r w:rsidRPr="00BD30CB">
          <w:rPr>
            <w:rStyle w:val="Hyperlink"/>
            <w:noProof/>
          </w:rPr>
          <w:t>Tests of components</w:t>
        </w:r>
        <w:r>
          <w:rPr>
            <w:noProof/>
            <w:webHidden/>
          </w:rPr>
          <w:tab/>
        </w:r>
        <w:r>
          <w:rPr>
            <w:noProof/>
            <w:webHidden/>
          </w:rPr>
          <w:fldChar w:fldCharType="begin"/>
        </w:r>
        <w:r>
          <w:rPr>
            <w:noProof/>
            <w:webHidden/>
          </w:rPr>
          <w:instrText xml:space="preserve"> PAGEREF _Toc198518424 \h </w:instrText>
        </w:r>
        <w:r>
          <w:rPr>
            <w:noProof/>
            <w:webHidden/>
          </w:rPr>
        </w:r>
        <w:r>
          <w:rPr>
            <w:noProof/>
            <w:webHidden/>
          </w:rPr>
          <w:fldChar w:fldCharType="separate"/>
        </w:r>
        <w:r>
          <w:rPr>
            <w:noProof/>
            <w:webHidden/>
          </w:rPr>
          <w:t>78</w:t>
        </w:r>
        <w:r>
          <w:rPr>
            <w:noProof/>
            <w:webHidden/>
          </w:rPr>
          <w:fldChar w:fldCharType="end"/>
        </w:r>
      </w:hyperlink>
    </w:p>
    <w:p w14:paraId="33DDF465" w14:textId="02BE04B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5" w:history="1">
        <w:r w:rsidRPr="00BD30CB">
          <w:rPr>
            <w:rStyle w:val="Hyperlink"/>
            <w:rFonts w:cs="Segoe UI"/>
            <w:noProof/>
          </w:rPr>
          <w:t>3.5.3</w:t>
        </w:r>
        <w:r>
          <w:rPr>
            <w:rFonts w:eastAsiaTheme="minorEastAsia" w:cstheme="minorBidi"/>
            <w:i w:val="0"/>
            <w:iCs w:val="0"/>
            <w:noProof/>
            <w:kern w:val="2"/>
            <w:sz w:val="24"/>
            <w:szCs w:val="24"/>
            <w:lang w:eastAsia="en-GB"/>
            <w14:ligatures w14:val="standardContextual"/>
          </w:rPr>
          <w:tab/>
        </w:r>
        <w:r w:rsidRPr="00BD30CB">
          <w:rPr>
            <w:rStyle w:val="Hyperlink"/>
            <w:noProof/>
          </w:rPr>
          <w:t>Electrical, wiring and control system tests</w:t>
        </w:r>
        <w:r>
          <w:rPr>
            <w:noProof/>
            <w:webHidden/>
          </w:rPr>
          <w:tab/>
        </w:r>
        <w:r>
          <w:rPr>
            <w:noProof/>
            <w:webHidden/>
          </w:rPr>
          <w:fldChar w:fldCharType="begin"/>
        </w:r>
        <w:r>
          <w:rPr>
            <w:noProof/>
            <w:webHidden/>
          </w:rPr>
          <w:instrText xml:space="preserve"> PAGEREF _Toc198518425 \h </w:instrText>
        </w:r>
        <w:r>
          <w:rPr>
            <w:noProof/>
            <w:webHidden/>
          </w:rPr>
        </w:r>
        <w:r>
          <w:rPr>
            <w:noProof/>
            <w:webHidden/>
          </w:rPr>
          <w:fldChar w:fldCharType="separate"/>
        </w:r>
        <w:r>
          <w:rPr>
            <w:noProof/>
            <w:webHidden/>
          </w:rPr>
          <w:t>79</w:t>
        </w:r>
        <w:r>
          <w:rPr>
            <w:noProof/>
            <w:webHidden/>
          </w:rPr>
          <w:fldChar w:fldCharType="end"/>
        </w:r>
      </w:hyperlink>
    </w:p>
    <w:p w14:paraId="64F59FC7" w14:textId="23D51A22"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26" w:history="1">
        <w:r w:rsidRPr="00BD30CB">
          <w:rPr>
            <w:rStyle w:val="Hyperlink"/>
            <w:noProof/>
          </w:rPr>
          <w:t>3.6</w:t>
        </w:r>
        <w:r>
          <w:rPr>
            <w:rFonts w:eastAsiaTheme="minorEastAsia" w:cstheme="minorBidi"/>
            <w:smallCaps w:val="0"/>
            <w:noProof/>
            <w:kern w:val="2"/>
            <w:sz w:val="24"/>
            <w:szCs w:val="24"/>
            <w:lang w:eastAsia="en-GB"/>
            <w14:ligatures w14:val="standardContextual"/>
          </w:rPr>
          <w:tab/>
        </w:r>
        <w:r w:rsidRPr="00BD30CB">
          <w:rPr>
            <w:rStyle w:val="Hyperlink"/>
            <w:noProof/>
          </w:rPr>
          <w:t>Transport and Storage</w:t>
        </w:r>
        <w:r>
          <w:rPr>
            <w:noProof/>
            <w:webHidden/>
          </w:rPr>
          <w:tab/>
        </w:r>
        <w:r>
          <w:rPr>
            <w:noProof/>
            <w:webHidden/>
          </w:rPr>
          <w:fldChar w:fldCharType="begin"/>
        </w:r>
        <w:r>
          <w:rPr>
            <w:noProof/>
            <w:webHidden/>
          </w:rPr>
          <w:instrText xml:space="preserve"> PAGEREF _Toc198518426 \h </w:instrText>
        </w:r>
        <w:r>
          <w:rPr>
            <w:noProof/>
            <w:webHidden/>
          </w:rPr>
        </w:r>
        <w:r>
          <w:rPr>
            <w:noProof/>
            <w:webHidden/>
          </w:rPr>
          <w:fldChar w:fldCharType="separate"/>
        </w:r>
        <w:r>
          <w:rPr>
            <w:noProof/>
            <w:webHidden/>
          </w:rPr>
          <w:t>79</w:t>
        </w:r>
        <w:r>
          <w:rPr>
            <w:noProof/>
            <w:webHidden/>
          </w:rPr>
          <w:fldChar w:fldCharType="end"/>
        </w:r>
      </w:hyperlink>
    </w:p>
    <w:p w14:paraId="3DFF945F" w14:textId="5F384BFA"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27" w:history="1">
        <w:r w:rsidRPr="00BD30CB">
          <w:rPr>
            <w:rStyle w:val="Hyperlink"/>
            <w:noProof/>
          </w:rPr>
          <w:t>3.7</w:t>
        </w:r>
        <w:r>
          <w:rPr>
            <w:rFonts w:eastAsiaTheme="minorEastAsia" w:cstheme="minorBidi"/>
            <w:smallCaps w:val="0"/>
            <w:noProof/>
            <w:kern w:val="2"/>
            <w:sz w:val="24"/>
            <w:szCs w:val="24"/>
            <w:lang w:eastAsia="en-GB"/>
            <w14:ligatures w14:val="standardContextual"/>
          </w:rPr>
          <w:tab/>
        </w:r>
        <w:r w:rsidRPr="00BD30CB">
          <w:rPr>
            <w:rStyle w:val="Hyperlink"/>
            <w:noProof/>
          </w:rPr>
          <w:t>Installation and Assembly</w:t>
        </w:r>
        <w:r>
          <w:rPr>
            <w:noProof/>
            <w:webHidden/>
          </w:rPr>
          <w:tab/>
        </w:r>
        <w:r>
          <w:rPr>
            <w:noProof/>
            <w:webHidden/>
          </w:rPr>
          <w:fldChar w:fldCharType="begin"/>
        </w:r>
        <w:r>
          <w:rPr>
            <w:noProof/>
            <w:webHidden/>
          </w:rPr>
          <w:instrText xml:space="preserve"> PAGEREF _Toc198518427 \h </w:instrText>
        </w:r>
        <w:r>
          <w:rPr>
            <w:noProof/>
            <w:webHidden/>
          </w:rPr>
        </w:r>
        <w:r>
          <w:rPr>
            <w:noProof/>
            <w:webHidden/>
          </w:rPr>
          <w:fldChar w:fldCharType="separate"/>
        </w:r>
        <w:r>
          <w:rPr>
            <w:noProof/>
            <w:webHidden/>
          </w:rPr>
          <w:t>80</w:t>
        </w:r>
        <w:r>
          <w:rPr>
            <w:noProof/>
            <w:webHidden/>
          </w:rPr>
          <w:fldChar w:fldCharType="end"/>
        </w:r>
      </w:hyperlink>
    </w:p>
    <w:p w14:paraId="10EBDCC0" w14:textId="085EB282"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8" w:history="1">
        <w:r w:rsidRPr="00BD30CB">
          <w:rPr>
            <w:rStyle w:val="Hyperlink"/>
            <w:rFonts w:cs="Segoe UI"/>
            <w:noProof/>
          </w:rPr>
          <w:t>3.7.1</w:t>
        </w:r>
        <w:r>
          <w:rPr>
            <w:rFonts w:eastAsiaTheme="minorEastAsia" w:cstheme="minorBidi"/>
            <w:i w:val="0"/>
            <w:iCs w:val="0"/>
            <w:noProof/>
            <w:kern w:val="2"/>
            <w:sz w:val="24"/>
            <w:szCs w:val="24"/>
            <w:lang w:eastAsia="en-GB"/>
            <w14:ligatures w14:val="standardContextual"/>
          </w:rPr>
          <w:tab/>
        </w:r>
        <w:r w:rsidRPr="00BD30CB">
          <w:rPr>
            <w:rStyle w:val="Hyperlink"/>
            <w:noProof/>
          </w:rPr>
          <w:t>Incoming inspection at SCK CEN site</w:t>
        </w:r>
        <w:r>
          <w:rPr>
            <w:noProof/>
            <w:webHidden/>
          </w:rPr>
          <w:tab/>
        </w:r>
        <w:r>
          <w:rPr>
            <w:noProof/>
            <w:webHidden/>
          </w:rPr>
          <w:fldChar w:fldCharType="begin"/>
        </w:r>
        <w:r>
          <w:rPr>
            <w:noProof/>
            <w:webHidden/>
          </w:rPr>
          <w:instrText xml:space="preserve"> PAGEREF _Toc198518428 \h </w:instrText>
        </w:r>
        <w:r>
          <w:rPr>
            <w:noProof/>
            <w:webHidden/>
          </w:rPr>
        </w:r>
        <w:r>
          <w:rPr>
            <w:noProof/>
            <w:webHidden/>
          </w:rPr>
          <w:fldChar w:fldCharType="separate"/>
        </w:r>
        <w:r>
          <w:rPr>
            <w:noProof/>
            <w:webHidden/>
          </w:rPr>
          <w:t>80</w:t>
        </w:r>
        <w:r>
          <w:rPr>
            <w:noProof/>
            <w:webHidden/>
          </w:rPr>
          <w:fldChar w:fldCharType="end"/>
        </w:r>
      </w:hyperlink>
    </w:p>
    <w:p w14:paraId="43807C3B" w14:textId="25A961D8"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29" w:history="1">
        <w:r w:rsidRPr="00BD30CB">
          <w:rPr>
            <w:rStyle w:val="Hyperlink"/>
            <w:rFonts w:cs="Segoe UI"/>
            <w:noProof/>
          </w:rPr>
          <w:t>3.7.2</w:t>
        </w:r>
        <w:r>
          <w:rPr>
            <w:rFonts w:eastAsiaTheme="minorEastAsia" w:cstheme="minorBidi"/>
            <w:i w:val="0"/>
            <w:iCs w:val="0"/>
            <w:noProof/>
            <w:kern w:val="2"/>
            <w:sz w:val="24"/>
            <w:szCs w:val="24"/>
            <w:lang w:eastAsia="en-GB"/>
            <w14:ligatures w14:val="standardContextual"/>
          </w:rPr>
          <w:tab/>
        </w:r>
        <w:r w:rsidRPr="00BD30CB">
          <w:rPr>
            <w:rStyle w:val="Hyperlink"/>
            <w:noProof/>
          </w:rPr>
          <w:t>Test after Mechanical assembly completion</w:t>
        </w:r>
        <w:r>
          <w:rPr>
            <w:noProof/>
            <w:webHidden/>
          </w:rPr>
          <w:tab/>
        </w:r>
        <w:r>
          <w:rPr>
            <w:noProof/>
            <w:webHidden/>
          </w:rPr>
          <w:fldChar w:fldCharType="begin"/>
        </w:r>
        <w:r>
          <w:rPr>
            <w:noProof/>
            <w:webHidden/>
          </w:rPr>
          <w:instrText xml:space="preserve"> PAGEREF _Toc198518429 \h </w:instrText>
        </w:r>
        <w:r>
          <w:rPr>
            <w:noProof/>
            <w:webHidden/>
          </w:rPr>
        </w:r>
        <w:r>
          <w:rPr>
            <w:noProof/>
            <w:webHidden/>
          </w:rPr>
          <w:fldChar w:fldCharType="separate"/>
        </w:r>
        <w:r>
          <w:rPr>
            <w:noProof/>
            <w:webHidden/>
          </w:rPr>
          <w:t>81</w:t>
        </w:r>
        <w:r>
          <w:rPr>
            <w:noProof/>
            <w:webHidden/>
          </w:rPr>
          <w:fldChar w:fldCharType="end"/>
        </w:r>
      </w:hyperlink>
    </w:p>
    <w:p w14:paraId="332AAC0A" w14:textId="0CACD80D"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30" w:history="1">
        <w:r w:rsidRPr="00BD30CB">
          <w:rPr>
            <w:rStyle w:val="Hyperlink"/>
            <w:noProof/>
          </w:rPr>
          <w:t>3.8</w:t>
        </w:r>
        <w:r>
          <w:rPr>
            <w:rFonts w:eastAsiaTheme="minorEastAsia" w:cstheme="minorBidi"/>
            <w:smallCaps w:val="0"/>
            <w:noProof/>
            <w:kern w:val="2"/>
            <w:sz w:val="24"/>
            <w:szCs w:val="24"/>
            <w:lang w:eastAsia="en-GB"/>
            <w14:ligatures w14:val="standardContextual"/>
          </w:rPr>
          <w:tab/>
        </w:r>
        <w:r w:rsidRPr="00BD30CB">
          <w:rPr>
            <w:rStyle w:val="Hyperlink"/>
            <w:noProof/>
          </w:rPr>
          <w:t>Commissioning</w:t>
        </w:r>
        <w:r>
          <w:rPr>
            <w:noProof/>
            <w:webHidden/>
          </w:rPr>
          <w:tab/>
        </w:r>
        <w:r>
          <w:rPr>
            <w:noProof/>
            <w:webHidden/>
          </w:rPr>
          <w:fldChar w:fldCharType="begin"/>
        </w:r>
        <w:r>
          <w:rPr>
            <w:noProof/>
            <w:webHidden/>
          </w:rPr>
          <w:instrText xml:space="preserve"> PAGEREF _Toc198518430 \h </w:instrText>
        </w:r>
        <w:r>
          <w:rPr>
            <w:noProof/>
            <w:webHidden/>
          </w:rPr>
        </w:r>
        <w:r>
          <w:rPr>
            <w:noProof/>
            <w:webHidden/>
          </w:rPr>
          <w:fldChar w:fldCharType="separate"/>
        </w:r>
        <w:r>
          <w:rPr>
            <w:noProof/>
            <w:webHidden/>
          </w:rPr>
          <w:t>81</w:t>
        </w:r>
        <w:r>
          <w:rPr>
            <w:noProof/>
            <w:webHidden/>
          </w:rPr>
          <w:fldChar w:fldCharType="end"/>
        </w:r>
      </w:hyperlink>
    </w:p>
    <w:p w14:paraId="0716D5DA" w14:textId="35BF76A9"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31" w:history="1">
        <w:r w:rsidRPr="00BD30CB">
          <w:rPr>
            <w:rStyle w:val="Hyperlink"/>
            <w:rFonts w:cs="Segoe UI"/>
            <w:noProof/>
          </w:rPr>
          <w:t>3.8.1</w:t>
        </w:r>
        <w:r>
          <w:rPr>
            <w:rFonts w:eastAsiaTheme="minorEastAsia" w:cstheme="minorBidi"/>
            <w:i w:val="0"/>
            <w:iCs w:val="0"/>
            <w:noProof/>
            <w:kern w:val="2"/>
            <w:sz w:val="24"/>
            <w:szCs w:val="24"/>
            <w:lang w:eastAsia="en-GB"/>
            <w14:ligatures w14:val="standardContextual"/>
          </w:rPr>
          <w:tab/>
        </w:r>
        <w:r w:rsidRPr="00BD30CB">
          <w:rPr>
            <w:rStyle w:val="Hyperlink"/>
            <w:noProof/>
          </w:rPr>
          <w:t xml:space="preserve">Tests to be done during Commissioning </w:t>
        </w:r>
        <w:r>
          <w:rPr>
            <w:noProof/>
            <w:webHidden/>
          </w:rPr>
          <w:tab/>
        </w:r>
        <w:r>
          <w:rPr>
            <w:noProof/>
            <w:webHidden/>
          </w:rPr>
          <w:fldChar w:fldCharType="begin"/>
        </w:r>
        <w:r>
          <w:rPr>
            <w:noProof/>
            <w:webHidden/>
          </w:rPr>
          <w:instrText xml:space="preserve"> PAGEREF _Toc198518431 \h </w:instrText>
        </w:r>
        <w:r>
          <w:rPr>
            <w:noProof/>
            <w:webHidden/>
          </w:rPr>
        </w:r>
        <w:r>
          <w:rPr>
            <w:noProof/>
            <w:webHidden/>
          </w:rPr>
          <w:fldChar w:fldCharType="separate"/>
        </w:r>
        <w:r>
          <w:rPr>
            <w:noProof/>
            <w:webHidden/>
          </w:rPr>
          <w:t>81</w:t>
        </w:r>
        <w:r>
          <w:rPr>
            <w:noProof/>
            <w:webHidden/>
          </w:rPr>
          <w:fldChar w:fldCharType="end"/>
        </w:r>
      </w:hyperlink>
    </w:p>
    <w:p w14:paraId="1216B3FC" w14:textId="4E4ABD9B"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32" w:history="1">
        <w:r w:rsidRPr="00BD30CB">
          <w:rPr>
            <w:rStyle w:val="Hyperlink"/>
            <w:noProof/>
          </w:rPr>
          <w:t>3.8.1.1</w:t>
        </w:r>
        <w:r>
          <w:rPr>
            <w:rFonts w:eastAsiaTheme="minorEastAsia" w:cstheme="minorBidi"/>
            <w:noProof/>
            <w:kern w:val="2"/>
            <w:sz w:val="24"/>
            <w:szCs w:val="24"/>
            <w:lang w:eastAsia="en-GB"/>
            <w14:ligatures w14:val="standardContextual"/>
          </w:rPr>
          <w:tab/>
        </w:r>
        <w:r w:rsidRPr="00BD30CB">
          <w:rPr>
            <w:rStyle w:val="Hyperlink"/>
            <w:noProof/>
          </w:rPr>
          <w:t>Preliminary tests</w:t>
        </w:r>
        <w:r>
          <w:rPr>
            <w:noProof/>
            <w:webHidden/>
          </w:rPr>
          <w:tab/>
        </w:r>
        <w:r>
          <w:rPr>
            <w:noProof/>
            <w:webHidden/>
          </w:rPr>
          <w:fldChar w:fldCharType="begin"/>
        </w:r>
        <w:r>
          <w:rPr>
            <w:noProof/>
            <w:webHidden/>
          </w:rPr>
          <w:instrText xml:space="preserve"> PAGEREF _Toc198518432 \h </w:instrText>
        </w:r>
        <w:r>
          <w:rPr>
            <w:noProof/>
            <w:webHidden/>
          </w:rPr>
        </w:r>
        <w:r>
          <w:rPr>
            <w:noProof/>
            <w:webHidden/>
          </w:rPr>
          <w:fldChar w:fldCharType="separate"/>
        </w:r>
        <w:r>
          <w:rPr>
            <w:noProof/>
            <w:webHidden/>
          </w:rPr>
          <w:t>81</w:t>
        </w:r>
        <w:r>
          <w:rPr>
            <w:noProof/>
            <w:webHidden/>
          </w:rPr>
          <w:fldChar w:fldCharType="end"/>
        </w:r>
      </w:hyperlink>
    </w:p>
    <w:p w14:paraId="0C038F56" w14:textId="57B025CC"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33" w:history="1">
        <w:r w:rsidRPr="00BD30CB">
          <w:rPr>
            <w:rStyle w:val="Hyperlink"/>
            <w:noProof/>
          </w:rPr>
          <w:t>3.8.1.2</w:t>
        </w:r>
        <w:r>
          <w:rPr>
            <w:rFonts w:eastAsiaTheme="minorEastAsia" w:cstheme="minorBidi"/>
            <w:noProof/>
            <w:kern w:val="2"/>
            <w:sz w:val="24"/>
            <w:szCs w:val="24"/>
            <w:lang w:eastAsia="en-GB"/>
            <w14:ligatures w14:val="standardContextual"/>
          </w:rPr>
          <w:tab/>
        </w:r>
        <w:r w:rsidRPr="00BD30CB">
          <w:rPr>
            <w:rStyle w:val="Hyperlink"/>
            <w:noProof/>
          </w:rPr>
          <w:t>Running tests</w:t>
        </w:r>
        <w:r>
          <w:rPr>
            <w:noProof/>
            <w:webHidden/>
          </w:rPr>
          <w:tab/>
        </w:r>
        <w:r>
          <w:rPr>
            <w:noProof/>
            <w:webHidden/>
          </w:rPr>
          <w:fldChar w:fldCharType="begin"/>
        </w:r>
        <w:r>
          <w:rPr>
            <w:noProof/>
            <w:webHidden/>
          </w:rPr>
          <w:instrText xml:space="preserve"> PAGEREF _Toc198518433 \h </w:instrText>
        </w:r>
        <w:r>
          <w:rPr>
            <w:noProof/>
            <w:webHidden/>
          </w:rPr>
        </w:r>
        <w:r>
          <w:rPr>
            <w:noProof/>
            <w:webHidden/>
          </w:rPr>
          <w:fldChar w:fldCharType="separate"/>
        </w:r>
        <w:r>
          <w:rPr>
            <w:noProof/>
            <w:webHidden/>
          </w:rPr>
          <w:t>81</w:t>
        </w:r>
        <w:r>
          <w:rPr>
            <w:noProof/>
            <w:webHidden/>
          </w:rPr>
          <w:fldChar w:fldCharType="end"/>
        </w:r>
      </w:hyperlink>
    </w:p>
    <w:p w14:paraId="7F9E7FF9" w14:textId="4777BDCB"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34" w:history="1">
        <w:r w:rsidRPr="00BD30CB">
          <w:rPr>
            <w:rStyle w:val="Hyperlink"/>
            <w:noProof/>
          </w:rPr>
          <w:t>3.9</w:t>
        </w:r>
        <w:r>
          <w:rPr>
            <w:rFonts w:eastAsiaTheme="minorEastAsia" w:cstheme="minorBidi"/>
            <w:smallCaps w:val="0"/>
            <w:noProof/>
            <w:kern w:val="2"/>
            <w:sz w:val="24"/>
            <w:szCs w:val="24"/>
            <w:lang w:eastAsia="en-GB"/>
            <w14:ligatures w14:val="standardContextual"/>
          </w:rPr>
          <w:tab/>
        </w:r>
        <w:r w:rsidRPr="00BD30CB">
          <w:rPr>
            <w:rStyle w:val="Hyperlink"/>
            <w:noProof/>
          </w:rPr>
          <w:t>Site Acceptance testing</w:t>
        </w:r>
        <w:r>
          <w:rPr>
            <w:noProof/>
            <w:webHidden/>
          </w:rPr>
          <w:tab/>
        </w:r>
        <w:r>
          <w:rPr>
            <w:noProof/>
            <w:webHidden/>
          </w:rPr>
          <w:fldChar w:fldCharType="begin"/>
        </w:r>
        <w:r>
          <w:rPr>
            <w:noProof/>
            <w:webHidden/>
          </w:rPr>
          <w:instrText xml:space="preserve"> PAGEREF _Toc198518434 \h </w:instrText>
        </w:r>
        <w:r>
          <w:rPr>
            <w:noProof/>
            <w:webHidden/>
          </w:rPr>
        </w:r>
        <w:r>
          <w:rPr>
            <w:noProof/>
            <w:webHidden/>
          </w:rPr>
          <w:fldChar w:fldCharType="separate"/>
        </w:r>
        <w:r>
          <w:rPr>
            <w:noProof/>
            <w:webHidden/>
          </w:rPr>
          <w:t>82</w:t>
        </w:r>
        <w:r>
          <w:rPr>
            <w:noProof/>
            <w:webHidden/>
          </w:rPr>
          <w:fldChar w:fldCharType="end"/>
        </w:r>
      </w:hyperlink>
    </w:p>
    <w:p w14:paraId="7EA07A53" w14:textId="12BB771D"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35" w:history="1">
        <w:r w:rsidRPr="00BD30CB">
          <w:rPr>
            <w:rStyle w:val="Hyperlink"/>
            <w:rFonts w:cs="Segoe UI"/>
            <w:noProof/>
          </w:rPr>
          <w:t>3.9.1</w:t>
        </w:r>
        <w:r>
          <w:rPr>
            <w:rFonts w:eastAsiaTheme="minorEastAsia" w:cstheme="minorBidi"/>
            <w:i w:val="0"/>
            <w:iCs w:val="0"/>
            <w:noProof/>
            <w:kern w:val="2"/>
            <w:sz w:val="24"/>
            <w:szCs w:val="24"/>
            <w:lang w:eastAsia="en-GB"/>
            <w14:ligatures w14:val="standardContextual"/>
          </w:rPr>
          <w:tab/>
        </w:r>
        <w:r w:rsidRPr="00BD30CB">
          <w:rPr>
            <w:rStyle w:val="Hyperlink"/>
            <w:noProof/>
          </w:rPr>
          <w:t>Site acceptance tests</w:t>
        </w:r>
        <w:r>
          <w:rPr>
            <w:noProof/>
            <w:webHidden/>
          </w:rPr>
          <w:tab/>
        </w:r>
        <w:r>
          <w:rPr>
            <w:noProof/>
            <w:webHidden/>
          </w:rPr>
          <w:fldChar w:fldCharType="begin"/>
        </w:r>
        <w:r>
          <w:rPr>
            <w:noProof/>
            <w:webHidden/>
          </w:rPr>
          <w:instrText xml:space="preserve"> PAGEREF _Toc198518435 \h </w:instrText>
        </w:r>
        <w:r>
          <w:rPr>
            <w:noProof/>
            <w:webHidden/>
          </w:rPr>
        </w:r>
        <w:r>
          <w:rPr>
            <w:noProof/>
            <w:webHidden/>
          </w:rPr>
          <w:fldChar w:fldCharType="separate"/>
        </w:r>
        <w:r>
          <w:rPr>
            <w:noProof/>
            <w:webHidden/>
          </w:rPr>
          <w:t>82</w:t>
        </w:r>
        <w:r>
          <w:rPr>
            <w:noProof/>
            <w:webHidden/>
          </w:rPr>
          <w:fldChar w:fldCharType="end"/>
        </w:r>
      </w:hyperlink>
    </w:p>
    <w:p w14:paraId="6D81C08E" w14:textId="53779C6D"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36" w:history="1">
        <w:r w:rsidRPr="00BD30CB">
          <w:rPr>
            <w:rStyle w:val="Hyperlink"/>
            <w:noProof/>
          </w:rPr>
          <w:t>3.9.1.1</w:t>
        </w:r>
        <w:r>
          <w:rPr>
            <w:rFonts w:eastAsiaTheme="minorEastAsia" w:cstheme="minorBidi"/>
            <w:noProof/>
            <w:kern w:val="2"/>
            <w:sz w:val="24"/>
            <w:szCs w:val="24"/>
            <w:lang w:eastAsia="en-GB"/>
            <w14:ligatures w14:val="standardContextual"/>
          </w:rPr>
          <w:tab/>
        </w:r>
        <w:r w:rsidRPr="00BD30CB">
          <w:rPr>
            <w:rStyle w:val="Hyperlink"/>
            <w:noProof/>
          </w:rPr>
          <w:t>General definition</w:t>
        </w:r>
        <w:r>
          <w:rPr>
            <w:noProof/>
            <w:webHidden/>
          </w:rPr>
          <w:tab/>
        </w:r>
        <w:r>
          <w:rPr>
            <w:noProof/>
            <w:webHidden/>
          </w:rPr>
          <w:fldChar w:fldCharType="begin"/>
        </w:r>
        <w:r>
          <w:rPr>
            <w:noProof/>
            <w:webHidden/>
          </w:rPr>
          <w:instrText xml:space="preserve"> PAGEREF _Toc198518436 \h </w:instrText>
        </w:r>
        <w:r>
          <w:rPr>
            <w:noProof/>
            <w:webHidden/>
          </w:rPr>
        </w:r>
        <w:r>
          <w:rPr>
            <w:noProof/>
            <w:webHidden/>
          </w:rPr>
          <w:fldChar w:fldCharType="separate"/>
        </w:r>
        <w:r>
          <w:rPr>
            <w:noProof/>
            <w:webHidden/>
          </w:rPr>
          <w:t>82</w:t>
        </w:r>
        <w:r>
          <w:rPr>
            <w:noProof/>
            <w:webHidden/>
          </w:rPr>
          <w:fldChar w:fldCharType="end"/>
        </w:r>
      </w:hyperlink>
    </w:p>
    <w:p w14:paraId="25C4F1E9" w14:textId="2DD54EB7"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37" w:history="1">
        <w:r w:rsidRPr="00BD30CB">
          <w:rPr>
            <w:rStyle w:val="Hyperlink"/>
            <w:noProof/>
          </w:rPr>
          <w:t>3.9.1.2</w:t>
        </w:r>
        <w:r>
          <w:rPr>
            <w:rFonts w:eastAsiaTheme="minorEastAsia" w:cstheme="minorBidi"/>
            <w:noProof/>
            <w:kern w:val="2"/>
            <w:sz w:val="24"/>
            <w:szCs w:val="24"/>
            <w:lang w:eastAsia="en-GB"/>
            <w14:ligatures w14:val="standardContextual"/>
          </w:rPr>
          <w:tab/>
        </w:r>
        <w:r w:rsidRPr="00BD30CB">
          <w:rPr>
            <w:rStyle w:val="Hyperlink"/>
            <w:noProof/>
          </w:rPr>
          <w:t>Leak test and leak rate</w:t>
        </w:r>
        <w:r>
          <w:rPr>
            <w:noProof/>
            <w:webHidden/>
          </w:rPr>
          <w:tab/>
        </w:r>
        <w:r>
          <w:rPr>
            <w:noProof/>
            <w:webHidden/>
          </w:rPr>
          <w:fldChar w:fldCharType="begin"/>
        </w:r>
        <w:r>
          <w:rPr>
            <w:noProof/>
            <w:webHidden/>
          </w:rPr>
          <w:instrText xml:space="preserve"> PAGEREF _Toc198518437 \h </w:instrText>
        </w:r>
        <w:r>
          <w:rPr>
            <w:noProof/>
            <w:webHidden/>
          </w:rPr>
        </w:r>
        <w:r>
          <w:rPr>
            <w:noProof/>
            <w:webHidden/>
          </w:rPr>
          <w:fldChar w:fldCharType="separate"/>
        </w:r>
        <w:r>
          <w:rPr>
            <w:noProof/>
            <w:webHidden/>
          </w:rPr>
          <w:t>83</w:t>
        </w:r>
        <w:r>
          <w:rPr>
            <w:noProof/>
            <w:webHidden/>
          </w:rPr>
          <w:fldChar w:fldCharType="end"/>
        </w:r>
      </w:hyperlink>
    </w:p>
    <w:p w14:paraId="0F8147E5" w14:textId="3DFF40A9"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38" w:history="1">
        <w:r w:rsidRPr="00BD30CB">
          <w:rPr>
            <w:rStyle w:val="Hyperlink"/>
            <w:noProof/>
          </w:rPr>
          <w:t>3.9.1.3</w:t>
        </w:r>
        <w:r>
          <w:rPr>
            <w:rFonts w:eastAsiaTheme="minorEastAsia" w:cstheme="minorBidi"/>
            <w:noProof/>
            <w:kern w:val="2"/>
            <w:sz w:val="24"/>
            <w:szCs w:val="24"/>
            <w:lang w:eastAsia="en-GB"/>
            <w14:ligatures w14:val="standardContextual"/>
          </w:rPr>
          <w:tab/>
        </w:r>
        <w:r w:rsidRPr="00BD30CB">
          <w:rPr>
            <w:rStyle w:val="Hyperlink"/>
            <w:noProof/>
          </w:rPr>
          <w:t>WCS functional tests</w:t>
        </w:r>
        <w:r>
          <w:rPr>
            <w:noProof/>
            <w:webHidden/>
          </w:rPr>
          <w:tab/>
        </w:r>
        <w:r>
          <w:rPr>
            <w:noProof/>
            <w:webHidden/>
          </w:rPr>
          <w:fldChar w:fldCharType="begin"/>
        </w:r>
        <w:r>
          <w:rPr>
            <w:noProof/>
            <w:webHidden/>
          </w:rPr>
          <w:instrText xml:space="preserve"> PAGEREF _Toc198518438 \h </w:instrText>
        </w:r>
        <w:r>
          <w:rPr>
            <w:noProof/>
            <w:webHidden/>
          </w:rPr>
        </w:r>
        <w:r>
          <w:rPr>
            <w:noProof/>
            <w:webHidden/>
          </w:rPr>
          <w:fldChar w:fldCharType="separate"/>
        </w:r>
        <w:r>
          <w:rPr>
            <w:noProof/>
            <w:webHidden/>
          </w:rPr>
          <w:t>83</w:t>
        </w:r>
        <w:r>
          <w:rPr>
            <w:noProof/>
            <w:webHidden/>
          </w:rPr>
          <w:fldChar w:fldCharType="end"/>
        </w:r>
      </w:hyperlink>
    </w:p>
    <w:p w14:paraId="6DAFE445" w14:textId="2FDF6AF7"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39" w:history="1">
        <w:r w:rsidRPr="00BD30CB">
          <w:rPr>
            <w:rStyle w:val="Hyperlink"/>
            <w:noProof/>
          </w:rPr>
          <w:t>3.9.1.4</w:t>
        </w:r>
        <w:r>
          <w:rPr>
            <w:rFonts w:eastAsiaTheme="minorEastAsia" w:cstheme="minorBidi"/>
            <w:noProof/>
            <w:kern w:val="2"/>
            <w:sz w:val="24"/>
            <w:szCs w:val="24"/>
            <w:lang w:eastAsia="en-GB"/>
            <w14:ligatures w14:val="standardContextual"/>
          </w:rPr>
          <w:tab/>
        </w:r>
        <w:r w:rsidRPr="00BD30CB">
          <w:rPr>
            <w:rStyle w:val="Hyperlink"/>
            <w:noProof/>
          </w:rPr>
          <w:t>WCS capacity tests</w:t>
        </w:r>
        <w:r>
          <w:rPr>
            <w:noProof/>
            <w:webHidden/>
          </w:rPr>
          <w:tab/>
        </w:r>
        <w:r>
          <w:rPr>
            <w:noProof/>
            <w:webHidden/>
          </w:rPr>
          <w:fldChar w:fldCharType="begin"/>
        </w:r>
        <w:r>
          <w:rPr>
            <w:noProof/>
            <w:webHidden/>
          </w:rPr>
          <w:instrText xml:space="preserve"> PAGEREF _Toc198518439 \h </w:instrText>
        </w:r>
        <w:r>
          <w:rPr>
            <w:noProof/>
            <w:webHidden/>
          </w:rPr>
        </w:r>
        <w:r>
          <w:rPr>
            <w:noProof/>
            <w:webHidden/>
          </w:rPr>
          <w:fldChar w:fldCharType="separate"/>
        </w:r>
        <w:r>
          <w:rPr>
            <w:noProof/>
            <w:webHidden/>
          </w:rPr>
          <w:t>83</w:t>
        </w:r>
        <w:r>
          <w:rPr>
            <w:noProof/>
            <w:webHidden/>
          </w:rPr>
          <w:fldChar w:fldCharType="end"/>
        </w:r>
      </w:hyperlink>
    </w:p>
    <w:p w14:paraId="0FD5213B" w14:textId="12314D88"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40" w:history="1">
        <w:r w:rsidRPr="00BD30CB">
          <w:rPr>
            <w:rStyle w:val="Hyperlink"/>
            <w:noProof/>
          </w:rPr>
          <w:t>3.9.1.5</w:t>
        </w:r>
        <w:r>
          <w:rPr>
            <w:rFonts w:eastAsiaTheme="minorEastAsia" w:cstheme="minorBidi"/>
            <w:noProof/>
            <w:kern w:val="2"/>
            <w:sz w:val="24"/>
            <w:szCs w:val="24"/>
            <w:lang w:eastAsia="en-GB"/>
            <w14:ligatures w14:val="standardContextual"/>
          </w:rPr>
          <w:tab/>
        </w:r>
        <w:r w:rsidRPr="00BD30CB">
          <w:rPr>
            <w:rStyle w:val="Hyperlink"/>
            <w:noProof/>
          </w:rPr>
          <w:t>QPLANT functional tests</w:t>
        </w:r>
        <w:r>
          <w:rPr>
            <w:noProof/>
            <w:webHidden/>
          </w:rPr>
          <w:tab/>
        </w:r>
        <w:r>
          <w:rPr>
            <w:noProof/>
            <w:webHidden/>
          </w:rPr>
          <w:fldChar w:fldCharType="begin"/>
        </w:r>
        <w:r>
          <w:rPr>
            <w:noProof/>
            <w:webHidden/>
          </w:rPr>
          <w:instrText xml:space="preserve"> PAGEREF _Toc198518440 \h </w:instrText>
        </w:r>
        <w:r>
          <w:rPr>
            <w:noProof/>
            <w:webHidden/>
          </w:rPr>
        </w:r>
        <w:r>
          <w:rPr>
            <w:noProof/>
            <w:webHidden/>
          </w:rPr>
          <w:fldChar w:fldCharType="separate"/>
        </w:r>
        <w:r>
          <w:rPr>
            <w:noProof/>
            <w:webHidden/>
          </w:rPr>
          <w:t>84</w:t>
        </w:r>
        <w:r>
          <w:rPr>
            <w:noProof/>
            <w:webHidden/>
          </w:rPr>
          <w:fldChar w:fldCharType="end"/>
        </w:r>
      </w:hyperlink>
    </w:p>
    <w:p w14:paraId="7E689924" w14:textId="5162EF35"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41" w:history="1">
        <w:r w:rsidRPr="00BD30CB">
          <w:rPr>
            <w:rStyle w:val="Hyperlink"/>
            <w:noProof/>
          </w:rPr>
          <w:t>3.9.1.6</w:t>
        </w:r>
        <w:r>
          <w:rPr>
            <w:rFonts w:eastAsiaTheme="minorEastAsia" w:cstheme="minorBidi"/>
            <w:noProof/>
            <w:kern w:val="2"/>
            <w:sz w:val="24"/>
            <w:szCs w:val="24"/>
            <w:lang w:eastAsia="en-GB"/>
            <w14:ligatures w14:val="standardContextual"/>
          </w:rPr>
          <w:tab/>
        </w:r>
        <w:r w:rsidRPr="00BD30CB">
          <w:rPr>
            <w:rStyle w:val="Hyperlink"/>
            <w:noProof/>
          </w:rPr>
          <w:t>QPLANT capacity tests</w:t>
        </w:r>
        <w:r>
          <w:rPr>
            <w:noProof/>
            <w:webHidden/>
          </w:rPr>
          <w:tab/>
        </w:r>
        <w:r>
          <w:rPr>
            <w:noProof/>
            <w:webHidden/>
          </w:rPr>
          <w:fldChar w:fldCharType="begin"/>
        </w:r>
        <w:r>
          <w:rPr>
            <w:noProof/>
            <w:webHidden/>
          </w:rPr>
          <w:instrText xml:space="preserve"> PAGEREF _Toc198518441 \h </w:instrText>
        </w:r>
        <w:r>
          <w:rPr>
            <w:noProof/>
            <w:webHidden/>
          </w:rPr>
        </w:r>
        <w:r>
          <w:rPr>
            <w:noProof/>
            <w:webHidden/>
          </w:rPr>
          <w:fldChar w:fldCharType="separate"/>
        </w:r>
        <w:r>
          <w:rPr>
            <w:noProof/>
            <w:webHidden/>
          </w:rPr>
          <w:t>84</w:t>
        </w:r>
        <w:r>
          <w:rPr>
            <w:noProof/>
            <w:webHidden/>
          </w:rPr>
          <w:fldChar w:fldCharType="end"/>
        </w:r>
      </w:hyperlink>
    </w:p>
    <w:p w14:paraId="0DC7E993" w14:textId="5E9333B3"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442" w:history="1">
        <w:r w:rsidRPr="00BD30CB">
          <w:rPr>
            <w:rStyle w:val="Hyperlink"/>
            <w:noProof/>
          </w:rPr>
          <w:t>Thermal Shield stand-by</w:t>
        </w:r>
        <w:r>
          <w:rPr>
            <w:noProof/>
            <w:webHidden/>
          </w:rPr>
          <w:tab/>
        </w:r>
        <w:r>
          <w:rPr>
            <w:noProof/>
            <w:webHidden/>
          </w:rPr>
          <w:fldChar w:fldCharType="begin"/>
        </w:r>
        <w:r>
          <w:rPr>
            <w:noProof/>
            <w:webHidden/>
          </w:rPr>
          <w:instrText xml:space="preserve"> PAGEREF _Toc198518442 \h </w:instrText>
        </w:r>
        <w:r>
          <w:rPr>
            <w:noProof/>
            <w:webHidden/>
          </w:rPr>
        </w:r>
        <w:r>
          <w:rPr>
            <w:noProof/>
            <w:webHidden/>
          </w:rPr>
          <w:fldChar w:fldCharType="separate"/>
        </w:r>
        <w:r>
          <w:rPr>
            <w:noProof/>
            <w:webHidden/>
          </w:rPr>
          <w:t>85</w:t>
        </w:r>
        <w:r>
          <w:rPr>
            <w:noProof/>
            <w:webHidden/>
          </w:rPr>
          <w:fldChar w:fldCharType="end"/>
        </w:r>
      </w:hyperlink>
    </w:p>
    <w:p w14:paraId="49586AAB" w14:textId="31C1DD0E"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443" w:history="1">
        <w:r w:rsidRPr="00BD30CB">
          <w:rPr>
            <w:rStyle w:val="Hyperlink"/>
            <w:noProof/>
          </w:rPr>
          <w:t>Cold stand-by</w:t>
        </w:r>
        <w:r>
          <w:rPr>
            <w:noProof/>
            <w:webHidden/>
          </w:rPr>
          <w:tab/>
        </w:r>
        <w:r>
          <w:rPr>
            <w:noProof/>
            <w:webHidden/>
          </w:rPr>
          <w:fldChar w:fldCharType="begin"/>
        </w:r>
        <w:r>
          <w:rPr>
            <w:noProof/>
            <w:webHidden/>
          </w:rPr>
          <w:instrText xml:space="preserve"> PAGEREF _Toc198518443 \h </w:instrText>
        </w:r>
        <w:r>
          <w:rPr>
            <w:noProof/>
            <w:webHidden/>
          </w:rPr>
        </w:r>
        <w:r>
          <w:rPr>
            <w:noProof/>
            <w:webHidden/>
          </w:rPr>
          <w:fldChar w:fldCharType="separate"/>
        </w:r>
        <w:r>
          <w:rPr>
            <w:noProof/>
            <w:webHidden/>
          </w:rPr>
          <w:t>85</w:t>
        </w:r>
        <w:r>
          <w:rPr>
            <w:noProof/>
            <w:webHidden/>
          </w:rPr>
          <w:fldChar w:fldCharType="end"/>
        </w:r>
      </w:hyperlink>
    </w:p>
    <w:p w14:paraId="6000F9C9" w14:textId="128BEA5B"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444" w:history="1">
        <w:r w:rsidRPr="00BD30CB">
          <w:rPr>
            <w:rStyle w:val="Hyperlink"/>
            <w:noProof/>
          </w:rPr>
          <w:t>2 K Operation</w:t>
        </w:r>
        <w:r>
          <w:rPr>
            <w:noProof/>
            <w:webHidden/>
          </w:rPr>
          <w:tab/>
        </w:r>
        <w:r>
          <w:rPr>
            <w:noProof/>
            <w:webHidden/>
          </w:rPr>
          <w:fldChar w:fldCharType="begin"/>
        </w:r>
        <w:r>
          <w:rPr>
            <w:noProof/>
            <w:webHidden/>
          </w:rPr>
          <w:instrText xml:space="preserve"> PAGEREF _Toc198518444 \h </w:instrText>
        </w:r>
        <w:r>
          <w:rPr>
            <w:noProof/>
            <w:webHidden/>
          </w:rPr>
        </w:r>
        <w:r>
          <w:rPr>
            <w:noProof/>
            <w:webHidden/>
          </w:rPr>
          <w:fldChar w:fldCharType="separate"/>
        </w:r>
        <w:r>
          <w:rPr>
            <w:noProof/>
            <w:webHidden/>
          </w:rPr>
          <w:t>85</w:t>
        </w:r>
        <w:r>
          <w:rPr>
            <w:noProof/>
            <w:webHidden/>
          </w:rPr>
          <w:fldChar w:fldCharType="end"/>
        </w:r>
      </w:hyperlink>
    </w:p>
    <w:p w14:paraId="207B81CB" w14:textId="3C94D4DD"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445" w:history="1">
        <w:r w:rsidRPr="00BD30CB">
          <w:rPr>
            <w:rStyle w:val="Hyperlink"/>
            <w:noProof/>
          </w:rPr>
          <w:t>QPLANT transition tests</w:t>
        </w:r>
        <w:r>
          <w:rPr>
            <w:noProof/>
            <w:webHidden/>
          </w:rPr>
          <w:tab/>
        </w:r>
        <w:r>
          <w:rPr>
            <w:noProof/>
            <w:webHidden/>
          </w:rPr>
          <w:fldChar w:fldCharType="begin"/>
        </w:r>
        <w:r>
          <w:rPr>
            <w:noProof/>
            <w:webHidden/>
          </w:rPr>
          <w:instrText xml:space="preserve"> PAGEREF _Toc198518445 \h </w:instrText>
        </w:r>
        <w:r>
          <w:rPr>
            <w:noProof/>
            <w:webHidden/>
          </w:rPr>
        </w:r>
        <w:r>
          <w:rPr>
            <w:noProof/>
            <w:webHidden/>
          </w:rPr>
          <w:fldChar w:fldCharType="separate"/>
        </w:r>
        <w:r>
          <w:rPr>
            <w:noProof/>
            <w:webHidden/>
          </w:rPr>
          <w:t>85</w:t>
        </w:r>
        <w:r>
          <w:rPr>
            <w:noProof/>
            <w:webHidden/>
          </w:rPr>
          <w:fldChar w:fldCharType="end"/>
        </w:r>
      </w:hyperlink>
    </w:p>
    <w:p w14:paraId="3D2F0032" w14:textId="4901220D"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446" w:history="1">
        <w:r w:rsidRPr="00BD30CB">
          <w:rPr>
            <w:rStyle w:val="Hyperlink"/>
            <w:noProof/>
          </w:rPr>
          <w:t>3.10</w:t>
        </w:r>
        <w:r>
          <w:rPr>
            <w:rFonts w:eastAsiaTheme="minorEastAsia" w:cstheme="minorBidi"/>
            <w:smallCaps w:val="0"/>
            <w:noProof/>
            <w:kern w:val="2"/>
            <w:sz w:val="24"/>
            <w:szCs w:val="24"/>
            <w:lang w:eastAsia="en-GB"/>
            <w14:ligatures w14:val="standardContextual"/>
          </w:rPr>
          <w:tab/>
        </w:r>
        <w:r w:rsidRPr="00BD30CB">
          <w:rPr>
            <w:rStyle w:val="Hyperlink"/>
            <w:noProof/>
          </w:rPr>
          <w:t>Spare Parts (Option 2)</w:t>
        </w:r>
        <w:r>
          <w:rPr>
            <w:noProof/>
            <w:webHidden/>
          </w:rPr>
          <w:tab/>
        </w:r>
        <w:r>
          <w:rPr>
            <w:noProof/>
            <w:webHidden/>
          </w:rPr>
          <w:fldChar w:fldCharType="begin"/>
        </w:r>
        <w:r>
          <w:rPr>
            <w:noProof/>
            <w:webHidden/>
          </w:rPr>
          <w:instrText xml:space="preserve"> PAGEREF _Toc198518446 \h </w:instrText>
        </w:r>
        <w:r>
          <w:rPr>
            <w:noProof/>
            <w:webHidden/>
          </w:rPr>
        </w:r>
        <w:r>
          <w:rPr>
            <w:noProof/>
            <w:webHidden/>
          </w:rPr>
          <w:fldChar w:fldCharType="separate"/>
        </w:r>
        <w:r>
          <w:rPr>
            <w:noProof/>
            <w:webHidden/>
          </w:rPr>
          <w:t>86</w:t>
        </w:r>
        <w:r>
          <w:rPr>
            <w:noProof/>
            <w:webHidden/>
          </w:rPr>
          <w:fldChar w:fldCharType="end"/>
        </w:r>
      </w:hyperlink>
    </w:p>
    <w:p w14:paraId="4F274186" w14:textId="51C95F36"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447" w:history="1">
        <w:r w:rsidRPr="00BD30CB">
          <w:rPr>
            <w:rStyle w:val="Hyperlink"/>
            <w:noProof/>
          </w:rPr>
          <w:t>3.11</w:t>
        </w:r>
        <w:r>
          <w:rPr>
            <w:rFonts w:eastAsiaTheme="minorEastAsia" w:cstheme="minorBidi"/>
            <w:smallCaps w:val="0"/>
            <w:noProof/>
            <w:kern w:val="2"/>
            <w:sz w:val="24"/>
            <w:szCs w:val="24"/>
            <w:lang w:eastAsia="en-GB"/>
            <w14:ligatures w14:val="standardContextual"/>
          </w:rPr>
          <w:tab/>
        </w:r>
        <w:r w:rsidRPr="00BD30CB">
          <w:rPr>
            <w:rStyle w:val="Hyperlink"/>
            <w:noProof/>
          </w:rPr>
          <w:t>After-sales services</w:t>
        </w:r>
        <w:r>
          <w:rPr>
            <w:noProof/>
            <w:webHidden/>
          </w:rPr>
          <w:tab/>
        </w:r>
        <w:r>
          <w:rPr>
            <w:noProof/>
            <w:webHidden/>
          </w:rPr>
          <w:fldChar w:fldCharType="begin"/>
        </w:r>
        <w:r>
          <w:rPr>
            <w:noProof/>
            <w:webHidden/>
          </w:rPr>
          <w:instrText xml:space="preserve"> PAGEREF _Toc198518447 \h </w:instrText>
        </w:r>
        <w:r>
          <w:rPr>
            <w:noProof/>
            <w:webHidden/>
          </w:rPr>
        </w:r>
        <w:r>
          <w:rPr>
            <w:noProof/>
            <w:webHidden/>
          </w:rPr>
          <w:fldChar w:fldCharType="separate"/>
        </w:r>
        <w:r>
          <w:rPr>
            <w:noProof/>
            <w:webHidden/>
          </w:rPr>
          <w:t>87</w:t>
        </w:r>
        <w:r>
          <w:rPr>
            <w:noProof/>
            <w:webHidden/>
          </w:rPr>
          <w:fldChar w:fldCharType="end"/>
        </w:r>
      </w:hyperlink>
    </w:p>
    <w:p w14:paraId="300996D6" w14:textId="1124D908"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448" w:history="1">
        <w:r w:rsidRPr="00BD30CB">
          <w:rPr>
            <w:rStyle w:val="Hyperlink"/>
            <w:noProof/>
          </w:rPr>
          <w:t>3.12</w:t>
        </w:r>
        <w:r>
          <w:rPr>
            <w:rFonts w:eastAsiaTheme="minorEastAsia" w:cstheme="minorBidi"/>
            <w:smallCaps w:val="0"/>
            <w:noProof/>
            <w:kern w:val="2"/>
            <w:sz w:val="24"/>
            <w:szCs w:val="24"/>
            <w:lang w:eastAsia="en-GB"/>
            <w14:ligatures w14:val="standardContextual"/>
          </w:rPr>
          <w:tab/>
        </w:r>
        <w:r w:rsidRPr="00BD30CB">
          <w:rPr>
            <w:rStyle w:val="Hyperlink"/>
            <w:noProof/>
          </w:rPr>
          <w:t>Documentation</w:t>
        </w:r>
        <w:r>
          <w:rPr>
            <w:noProof/>
            <w:webHidden/>
          </w:rPr>
          <w:tab/>
        </w:r>
        <w:r>
          <w:rPr>
            <w:noProof/>
            <w:webHidden/>
          </w:rPr>
          <w:fldChar w:fldCharType="begin"/>
        </w:r>
        <w:r>
          <w:rPr>
            <w:noProof/>
            <w:webHidden/>
          </w:rPr>
          <w:instrText xml:space="preserve"> PAGEREF _Toc198518448 \h </w:instrText>
        </w:r>
        <w:r>
          <w:rPr>
            <w:noProof/>
            <w:webHidden/>
          </w:rPr>
        </w:r>
        <w:r>
          <w:rPr>
            <w:noProof/>
            <w:webHidden/>
          </w:rPr>
          <w:fldChar w:fldCharType="separate"/>
        </w:r>
        <w:r>
          <w:rPr>
            <w:noProof/>
            <w:webHidden/>
          </w:rPr>
          <w:t>88</w:t>
        </w:r>
        <w:r>
          <w:rPr>
            <w:noProof/>
            <w:webHidden/>
          </w:rPr>
          <w:fldChar w:fldCharType="end"/>
        </w:r>
      </w:hyperlink>
    </w:p>
    <w:p w14:paraId="7AEC4B75" w14:textId="02B8C22E"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449" w:history="1">
        <w:r w:rsidRPr="00BD30CB">
          <w:rPr>
            <w:rStyle w:val="Hyperlink"/>
            <w:noProof/>
          </w:rPr>
          <w:t>4</w:t>
        </w:r>
        <w:r>
          <w:rPr>
            <w:rFonts w:eastAsiaTheme="minorEastAsia" w:cstheme="minorBidi"/>
            <w:b w:val="0"/>
            <w:bCs w:val="0"/>
            <w:caps w:val="0"/>
            <w:noProof/>
            <w:kern w:val="2"/>
            <w:sz w:val="24"/>
            <w:szCs w:val="24"/>
            <w:lang w:eastAsia="en-GB"/>
            <w14:ligatures w14:val="standardContextual"/>
          </w:rPr>
          <w:tab/>
        </w:r>
        <w:r w:rsidRPr="00BD30CB">
          <w:rPr>
            <w:rStyle w:val="Hyperlink"/>
            <w:noProof/>
          </w:rPr>
          <w:t>Lifecycle Cost Management and Reliability-Centred Maintenance</w:t>
        </w:r>
        <w:r>
          <w:rPr>
            <w:noProof/>
            <w:webHidden/>
          </w:rPr>
          <w:tab/>
        </w:r>
        <w:r>
          <w:rPr>
            <w:noProof/>
            <w:webHidden/>
          </w:rPr>
          <w:fldChar w:fldCharType="begin"/>
        </w:r>
        <w:r>
          <w:rPr>
            <w:noProof/>
            <w:webHidden/>
          </w:rPr>
          <w:instrText xml:space="preserve"> PAGEREF _Toc198518449 \h </w:instrText>
        </w:r>
        <w:r>
          <w:rPr>
            <w:noProof/>
            <w:webHidden/>
          </w:rPr>
        </w:r>
        <w:r>
          <w:rPr>
            <w:noProof/>
            <w:webHidden/>
          </w:rPr>
          <w:fldChar w:fldCharType="separate"/>
        </w:r>
        <w:r>
          <w:rPr>
            <w:noProof/>
            <w:webHidden/>
          </w:rPr>
          <w:t>90</w:t>
        </w:r>
        <w:r>
          <w:rPr>
            <w:noProof/>
            <w:webHidden/>
          </w:rPr>
          <w:fldChar w:fldCharType="end"/>
        </w:r>
      </w:hyperlink>
    </w:p>
    <w:p w14:paraId="5617BECA" w14:textId="155CAF50"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450" w:history="1">
        <w:r w:rsidRPr="00BD30CB">
          <w:rPr>
            <w:rStyle w:val="Hyperlink"/>
            <w:noProof/>
          </w:rPr>
          <w:t>5</w:t>
        </w:r>
        <w:r>
          <w:rPr>
            <w:rFonts w:eastAsiaTheme="minorEastAsia" w:cstheme="minorBidi"/>
            <w:b w:val="0"/>
            <w:bCs w:val="0"/>
            <w:caps w:val="0"/>
            <w:noProof/>
            <w:kern w:val="2"/>
            <w:sz w:val="24"/>
            <w:szCs w:val="24"/>
            <w:lang w:eastAsia="en-GB"/>
            <w14:ligatures w14:val="standardContextual"/>
          </w:rPr>
          <w:tab/>
        </w:r>
        <w:r w:rsidRPr="00BD30CB">
          <w:rPr>
            <w:rStyle w:val="Hyperlink"/>
            <w:noProof/>
          </w:rPr>
          <w:t>Safety, Codes and Standards</w:t>
        </w:r>
        <w:r>
          <w:rPr>
            <w:noProof/>
            <w:webHidden/>
          </w:rPr>
          <w:tab/>
        </w:r>
        <w:r>
          <w:rPr>
            <w:noProof/>
            <w:webHidden/>
          </w:rPr>
          <w:fldChar w:fldCharType="begin"/>
        </w:r>
        <w:r>
          <w:rPr>
            <w:noProof/>
            <w:webHidden/>
          </w:rPr>
          <w:instrText xml:space="preserve"> PAGEREF _Toc198518450 \h </w:instrText>
        </w:r>
        <w:r>
          <w:rPr>
            <w:noProof/>
            <w:webHidden/>
          </w:rPr>
        </w:r>
        <w:r>
          <w:rPr>
            <w:noProof/>
            <w:webHidden/>
          </w:rPr>
          <w:fldChar w:fldCharType="separate"/>
        </w:r>
        <w:r>
          <w:rPr>
            <w:noProof/>
            <w:webHidden/>
          </w:rPr>
          <w:t>92</w:t>
        </w:r>
        <w:r>
          <w:rPr>
            <w:noProof/>
            <w:webHidden/>
          </w:rPr>
          <w:fldChar w:fldCharType="end"/>
        </w:r>
      </w:hyperlink>
    </w:p>
    <w:p w14:paraId="67FF2BD0" w14:textId="7D2EC26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51" w:history="1">
        <w:r w:rsidRPr="00BD30CB">
          <w:rPr>
            <w:rStyle w:val="Hyperlink"/>
            <w:noProof/>
          </w:rPr>
          <w:t>5.1</w:t>
        </w:r>
        <w:r>
          <w:rPr>
            <w:rFonts w:eastAsiaTheme="minorEastAsia" w:cstheme="minorBidi"/>
            <w:smallCaps w:val="0"/>
            <w:noProof/>
            <w:kern w:val="2"/>
            <w:sz w:val="24"/>
            <w:szCs w:val="24"/>
            <w:lang w:eastAsia="en-GB"/>
            <w14:ligatures w14:val="standardContextual"/>
          </w:rPr>
          <w:tab/>
        </w:r>
        <w:r w:rsidRPr="00BD30CB">
          <w:rPr>
            <w:rStyle w:val="Hyperlink"/>
            <w:noProof/>
          </w:rPr>
          <w:t>Safety</w:t>
        </w:r>
        <w:r>
          <w:rPr>
            <w:noProof/>
            <w:webHidden/>
          </w:rPr>
          <w:tab/>
        </w:r>
        <w:r>
          <w:rPr>
            <w:noProof/>
            <w:webHidden/>
          </w:rPr>
          <w:fldChar w:fldCharType="begin"/>
        </w:r>
        <w:r>
          <w:rPr>
            <w:noProof/>
            <w:webHidden/>
          </w:rPr>
          <w:instrText xml:space="preserve"> PAGEREF _Toc198518451 \h </w:instrText>
        </w:r>
        <w:r>
          <w:rPr>
            <w:noProof/>
            <w:webHidden/>
          </w:rPr>
        </w:r>
        <w:r>
          <w:rPr>
            <w:noProof/>
            <w:webHidden/>
          </w:rPr>
          <w:fldChar w:fldCharType="separate"/>
        </w:r>
        <w:r>
          <w:rPr>
            <w:noProof/>
            <w:webHidden/>
          </w:rPr>
          <w:t>92</w:t>
        </w:r>
        <w:r>
          <w:rPr>
            <w:noProof/>
            <w:webHidden/>
          </w:rPr>
          <w:fldChar w:fldCharType="end"/>
        </w:r>
      </w:hyperlink>
    </w:p>
    <w:p w14:paraId="4340C200" w14:textId="78F06886"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52" w:history="1">
        <w:r w:rsidRPr="00BD30CB">
          <w:rPr>
            <w:rStyle w:val="Hyperlink"/>
            <w:noProof/>
          </w:rPr>
          <w:t>5.2</w:t>
        </w:r>
        <w:r>
          <w:rPr>
            <w:rFonts w:eastAsiaTheme="minorEastAsia" w:cstheme="minorBidi"/>
            <w:smallCaps w:val="0"/>
            <w:noProof/>
            <w:kern w:val="2"/>
            <w:sz w:val="24"/>
            <w:szCs w:val="24"/>
            <w:lang w:eastAsia="en-GB"/>
            <w14:ligatures w14:val="standardContextual"/>
          </w:rPr>
          <w:tab/>
        </w:r>
        <w:r w:rsidRPr="00BD30CB">
          <w:rPr>
            <w:rStyle w:val="Hyperlink"/>
            <w:noProof/>
          </w:rPr>
          <w:t>Codes and Standards</w:t>
        </w:r>
        <w:r>
          <w:rPr>
            <w:noProof/>
            <w:webHidden/>
          </w:rPr>
          <w:tab/>
        </w:r>
        <w:r>
          <w:rPr>
            <w:noProof/>
            <w:webHidden/>
          </w:rPr>
          <w:fldChar w:fldCharType="begin"/>
        </w:r>
        <w:r>
          <w:rPr>
            <w:noProof/>
            <w:webHidden/>
          </w:rPr>
          <w:instrText xml:space="preserve"> PAGEREF _Toc198518452 \h </w:instrText>
        </w:r>
        <w:r>
          <w:rPr>
            <w:noProof/>
            <w:webHidden/>
          </w:rPr>
        </w:r>
        <w:r>
          <w:rPr>
            <w:noProof/>
            <w:webHidden/>
          </w:rPr>
          <w:fldChar w:fldCharType="separate"/>
        </w:r>
        <w:r>
          <w:rPr>
            <w:noProof/>
            <w:webHidden/>
          </w:rPr>
          <w:t>92</w:t>
        </w:r>
        <w:r>
          <w:rPr>
            <w:noProof/>
            <w:webHidden/>
          </w:rPr>
          <w:fldChar w:fldCharType="end"/>
        </w:r>
      </w:hyperlink>
    </w:p>
    <w:p w14:paraId="265F4202" w14:textId="30F15E18"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53" w:history="1">
        <w:r w:rsidRPr="00BD30CB">
          <w:rPr>
            <w:rStyle w:val="Hyperlink"/>
            <w:rFonts w:cs="Segoe UI"/>
            <w:noProof/>
          </w:rPr>
          <w:t>5.2.1</w:t>
        </w:r>
        <w:r>
          <w:rPr>
            <w:rFonts w:eastAsiaTheme="minorEastAsia" w:cstheme="minorBidi"/>
            <w:i w:val="0"/>
            <w:iCs w:val="0"/>
            <w:noProof/>
            <w:kern w:val="2"/>
            <w:sz w:val="24"/>
            <w:szCs w:val="24"/>
            <w:lang w:eastAsia="en-GB"/>
            <w14:ligatures w14:val="standardContextual"/>
          </w:rPr>
          <w:tab/>
        </w:r>
        <w:r w:rsidRPr="00BD30CB">
          <w:rPr>
            <w:rStyle w:val="Hyperlink"/>
            <w:noProof/>
          </w:rPr>
          <w:t>Pressure Equipment &amp; Safety</w:t>
        </w:r>
        <w:r>
          <w:rPr>
            <w:noProof/>
            <w:webHidden/>
          </w:rPr>
          <w:tab/>
        </w:r>
        <w:r>
          <w:rPr>
            <w:noProof/>
            <w:webHidden/>
          </w:rPr>
          <w:fldChar w:fldCharType="begin"/>
        </w:r>
        <w:r>
          <w:rPr>
            <w:noProof/>
            <w:webHidden/>
          </w:rPr>
          <w:instrText xml:space="preserve"> PAGEREF _Toc198518453 \h </w:instrText>
        </w:r>
        <w:r>
          <w:rPr>
            <w:noProof/>
            <w:webHidden/>
          </w:rPr>
        </w:r>
        <w:r>
          <w:rPr>
            <w:noProof/>
            <w:webHidden/>
          </w:rPr>
          <w:fldChar w:fldCharType="separate"/>
        </w:r>
        <w:r>
          <w:rPr>
            <w:noProof/>
            <w:webHidden/>
          </w:rPr>
          <w:t>93</w:t>
        </w:r>
        <w:r>
          <w:rPr>
            <w:noProof/>
            <w:webHidden/>
          </w:rPr>
          <w:fldChar w:fldCharType="end"/>
        </w:r>
      </w:hyperlink>
    </w:p>
    <w:p w14:paraId="2F740F8F" w14:textId="46F724A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54" w:history="1">
        <w:r w:rsidRPr="00BD30CB">
          <w:rPr>
            <w:rStyle w:val="Hyperlink"/>
            <w:rFonts w:cs="Segoe UI"/>
            <w:noProof/>
          </w:rPr>
          <w:t>5.2.2</w:t>
        </w:r>
        <w:r>
          <w:rPr>
            <w:rFonts w:eastAsiaTheme="minorEastAsia" w:cstheme="minorBidi"/>
            <w:i w:val="0"/>
            <w:iCs w:val="0"/>
            <w:noProof/>
            <w:kern w:val="2"/>
            <w:sz w:val="24"/>
            <w:szCs w:val="24"/>
            <w:lang w:eastAsia="en-GB"/>
            <w14:ligatures w14:val="standardContextual"/>
          </w:rPr>
          <w:tab/>
        </w:r>
        <w:r w:rsidRPr="00BD30CB">
          <w:rPr>
            <w:rStyle w:val="Hyperlink"/>
            <w:noProof/>
          </w:rPr>
          <w:t>Functional Safety &amp; Control</w:t>
        </w:r>
        <w:r>
          <w:rPr>
            <w:noProof/>
            <w:webHidden/>
          </w:rPr>
          <w:tab/>
        </w:r>
        <w:r>
          <w:rPr>
            <w:noProof/>
            <w:webHidden/>
          </w:rPr>
          <w:fldChar w:fldCharType="begin"/>
        </w:r>
        <w:r>
          <w:rPr>
            <w:noProof/>
            <w:webHidden/>
          </w:rPr>
          <w:instrText xml:space="preserve"> PAGEREF _Toc198518454 \h </w:instrText>
        </w:r>
        <w:r>
          <w:rPr>
            <w:noProof/>
            <w:webHidden/>
          </w:rPr>
        </w:r>
        <w:r>
          <w:rPr>
            <w:noProof/>
            <w:webHidden/>
          </w:rPr>
          <w:fldChar w:fldCharType="separate"/>
        </w:r>
        <w:r>
          <w:rPr>
            <w:noProof/>
            <w:webHidden/>
          </w:rPr>
          <w:t>93</w:t>
        </w:r>
        <w:r>
          <w:rPr>
            <w:noProof/>
            <w:webHidden/>
          </w:rPr>
          <w:fldChar w:fldCharType="end"/>
        </w:r>
      </w:hyperlink>
    </w:p>
    <w:p w14:paraId="1285A9B5" w14:textId="72A39265"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55" w:history="1">
        <w:r w:rsidRPr="00BD30CB">
          <w:rPr>
            <w:rStyle w:val="Hyperlink"/>
            <w:rFonts w:cs="Segoe UI"/>
            <w:noProof/>
          </w:rPr>
          <w:t>5.2.3</w:t>
        </w:r>
        <w:r>
          <w:rPr>
            <w:rFonts w:eastAsiaTheme="minorEastAsia" w:cstheme="minorBidi"/>
            <w:i w:val="0"/>
            <w:iCs w:val="0"/>
            <w:noProof/>
            <w:kern w:val="2"/>
            <w:sz w:val="24"/>
            <w:szCs w:val="24"/>
            <w:lang w:eastAsia="en-GB"/>
            <w14:ligatures w14:val="standardContextual"/>
          </w:rPr>
          <w:tab/>
        </w:r>
        <w:r w:rsidRPr="00BD30CB">
          <w:rPr>
            <w:rStyle w:val="Hyperlink"/>
            <w:noProof/>
          </w:rPr>
          <w:t>Asset &amp; Maintenance Management</w:t>
        </w:r>
        <w:r>
          <w:rPr>
            <w:noProof/>
            <w:webHidden/>
          </w:rPr>
          <w:tab/>
        </w:r>
        <w:r>
          <w:rPr>
            <w:noProof/>
            <w:webHidden/>
          </w:rPr>
          <w:fldChar w:fldCharType="begin"/>
        </w:r>
        <w:r>
          <w:rPr>
            <w:noProof/>
            <w:webHidden/>
          </w:rPr>
          <w:instrText xml:space="preserve"> PAGEREF _Toc198518455 \h </w:instrText>
        </w:r>
        <w:r>
          <w:rPr>
            <w:noProof/>
            <w:webHidden/>
          </w:rPr>
        </w:r>
        <w:r>
          <w:rPr>
            <w:noProof/>
            <w:webHidden/>
          </w:rPr>
          <w:fldChar w:fldCharType="separate"/>
        </w:r>
        <w:r>
          <w:rPr>
            <w:noProof/>
            <w:webHidden/>
          </w:rPr>
          <w:t>94</w:t>
        </w:r>
        <w:r>
          <w:rPr>
            <w:noProof/>
            <w:webHidden/>
          </w:rPr>
          <w:fldChar w:fldCharType="end"/>
        </w:r>
      </w:hyperlink>
    </w:p>
    <w:p w14:paraId="2CCC468B" w14:textId="440CF7C2"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56" w:history="1">
        <w:r w:rsidRPr="00BD30CB">
          <w:rPr>
            <w:rStyle w:val="Hyperlink"/>
            <w:rFonts w:cs="Segoe UI"/>
            <w:noProof/>
          </w:rPr>
          <w:t>5.2.4</w:t>
        </w:r>
        <w:r>
          <w:rPr>
            <w:rFonts w:eastAsiaTheme="minorEastAsia" w:cstheme="minorBidi"/>
            <w:i w:val="0"/>
            <w:iCs w:val="0"/>
            <w:noProof/>
            <w:kern w:val="2"/>
            <w:sz w:val="24"/>
            <w:szCs w:val="24"/>
            <w:lang w:eastAsia="en-GB"/>
            <w14:ligatures w14:val="standardContextual"/>
          </w:rPr>
          <w:tab/>
        </w:r>
        <w:r w:rsidRPr="00BD30CB">
          <w:rPr>
            <w:rStyle w:val="Hyperlink"/>
            <w:noProof/>
          </w:rPr>
          <w:t>Cleanliness &amp; Purity</w:t>
        </w:r>
        <w:r>
          <w:rPr>
            <w:noProof/>
            <w:webHidden/>
          </w:rPr>
          <w:tab/>
        </w:r>
        <w:r>
          <w:rPr>
            <w:noProof/>
            <w:webHidden/>
          </w:rPr>
          <w:fldChar w:fldCharType="begin"/>
        </w:r>
        <w:r>
          <w:rPr>
            <w:noProof/>
            <w:webHidden/>
          </w:rPr>
          <w:instrText xml:space="preserve"> PAGEREF _Toc198518456 \h </w:instrText>
        </w:r>
        <w:r>
          <w:rPr>
            <w:noProof/>
            <w:webHidden/>
          </w:rPr>
        </w:r>
        <w:r>
          <w:rPr>
            <w:noProof/>
            <w:webHidden/>
          </w:rPr>
          <w:fldChar w:fldCharType="separate"/>
        </w:r>
        <w:r>
          <w:rPr>
            <w:noProof/>
            <w:webHidden/>
          </w:rPr>
          <w:t>94</w:t>
        </w:r>
        <w:r>
          <w:rPr>
            <w:noProof/>
            <w:webHidden/>
          </w:rPr>
          <w:fldChar w:fldCharType="end"/>
        </w:r>
      </w:hyperlink>
    </w:p>
    <w:p w14:paraId="33BB0868" w14:textId="31FA8E8B"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57" w:history="1">
        <w:r w:rsidRPr="00BD30CB">
          <w:rPr>
            <w:rStyle w:val="Hyperlink"/>
            <w:rFonts w:cs="Segoe UI"/>
            <w:noProof/>
          </w:rPr>
          <w:t>5.2.5</w:t>
        </w:r>
        <w:r>
          <w:rPr>
            <w:rFonts w:eastAsiaTheme="minorEastAsia" w:cstheme="minorBidi"/>
            <w:i w:val="0"/>
            <w:iCs w:val="0"/>
            <w:noProof/>
            <w:kern w:val="2"/>
            <w:sz w:val="24"/>
            <w:szCs w:val="24"/>
            <w:lang w:eastAsia="en-GB"/>
            <w14:ligatures w14:val="standardContextual"/>
          </w:rPr>
          <w:tab/>
        </w:r>
        <w:r w:rsidRPr="00BD30CB">
          <w:rPr>
            <w:rStyle w:val="Hyperlink"/>
            <w:noProof/>
          </w:rPr>
          <w:t>Proof</w:t>
        </w:r>
        <w:r w:rsidRPr="00BD30CB">
          <w:rPr>
            <w:rStyle w:val="Hyperlink"/>
            <w:noProof/>
          </w:rPr>
          <w:noBreakHyphen/>
          <w:t>Test &amp; Control</w:t>
        </w:r>
        <w:r w:rsidRPr="00BD30CB">
          <w:rPr>
            <w:rStyle w:val="Hyperlink"/>
            <w:noProof/>
          </w:rPr>
          <w:noBreakHyphen/>
          <w:t>Phase Requirements</w:t>
        </w:r>
        <w:r>
          <w:rPr>
            <w:noProof/>
            <w:webHidden/>
          </w:rPr>
          <w:tab/>
        </w:r>
        <w:r>
          <w:rPr>
            <w:noProof/>
            <w:webHidden/>
          </w:rPr>
          <w:fldChar w:fldCharType="begin"/>
        </w:r>
        <w:r>
          <w:rPr>
            <w:noProof/>
            <w:webHidden/>
          </w:rPr>
          <w:instrText xml:space="preserve"> PAGEREF _Toc198518457 \h </w:instrText>
        </w:r>
        <w:r>
          <w:rPr>
            <w:noProof/>
            <w:webHidden/>
          </w:rPr>
        </w:r>
        <w:r>
          <w:rPr>
            <w:noProof/>
            <w:webHidden/>
          </w:rPr>
          <w:fldChar w:fldCharType="separate"/>
        </w:r>
        <w:r>
          <w:rPr>
            <w:noProof/>
            <w:webHidden/>
          </w:rPr>
          <w:t>94</w:t>
        </w:r>
        <w:r>
          <w:rPr>
            <w:noProof/>
            <w:webHidden/>
          </w:rPr>
          <w:fldChar w:fldCharType="end"/>
        </w:r>
      </w:hyperlink>
    </w:p>
    <w:p w14:paraId="293E4351" w14:textId="4D829D8A"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458" w:history="1">
        <w:r w:rsidRPr="00BD30CB">
          <w:rPr>
            <w:rStyle w:val="Hyperlink"/>
            <w:noProof/>
          </w:rPr>
          <w:t>6</w:t>
        </w:r>
        <w:r>
          <w:rPr>
            <w:rFonts w:eastAsiaTheme="minorEastAsia" w:cstheme="minorBidi"/>
            <w:b w:val="0"/>
            <w:bCs w:val="0"/>
            <w:caps w:val="0"/>
            <w:noProof/>
            <w:kern w:val="2"/>
            <w:sz w:val="24"/>
            <w:szCs w:val="24"/>
            <w:lang w:eastAsia="en-GB"/>
            <w14:ligatures w14:val="standardContextual"/>
          </w:rPr>
          <w:tab/>
        </w:r>
        <w:r w:rsidRPr="00BD30CB">
          <w:rPr>
            <w:rStyle w:val="Hyperlink"/>
            <w:noProof/>
          </w:rPr>
          <w:t>Schedule</w:t>
        </w:r>
        <w:r>
          <w:rPr>
            <w:noProof/>
            <w:webHidden/>
          </w:rPr>
          <w:tab/>
        </w:r>
        <w:r>
          <w:rPr>
            <w:noProof/>
            <w:webHidden/>
          </w:rPr>
          <w:fldChar w:fldCharType="begin"/>
        </w:r>
        <w:r>
          <w:rPr>
            <w:noProof/>
            <w:webHidden/>
          </w:rPr>
          <w:instrText xml:space="preserve"> PAGEREF _Toc198518458 \h </w:instrText>
        </w:r>
        <w:r>
          <w:rPr>
            <w:noProof/>
            <w:webHidden/>
          </w:rPr>
        </w:r>
        <w:r>
          <w:rPr>
            <w:noProof/>
            <w:webHidden/>
          </w:rPr>
          <w:fldChar w:fldCharType="separate"/>
        </w:r>
        <w:r>
          <w:rPr>
            <w:noProof/>
            <w:webHidden/>
          </w:rPr>
          <w:t>95</w:t>
        </w:r>
        <w:r>
          <w:rPr>
            <w:noProof/>
            <w:webHidden/>
          </w:rPr>
          <w:fldChar w:fldCharType="end"/>
        </w:r>
      </w:hyperlink>
    </w:p>
    <w:p w14:paraId="54A9437B" w14:textId="07DBD01F"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59" w:history="1">
        <w:r w:rsidRPr="00BD30CB">
          <w:rPr>
            <w:rStyle w:val="Hyperlink"/>
            <w:rFonts w:ascii="Segoe UI" w:hAnsi="Segoe UI"/>
            <w:noProof/>
          </w:rPr>
          <w:t>6.1</w:t>
        </w:r>
        <w:r>
          <w:rPr>
            <w:rFonts w:eastAsiaTheme="minorEastAsia" w:cstheme="minorBidi"/>
            <w:smallCaps w:val="0"/>
            <w:noProof/>
            <w:kern w:val="2"/>
            <w:sz w:val="24"/>
            <w:szCs w:val="24"/>
            <w:lang w:eastAsia="en-GB"/>
            <w14:ligatures w14:val="standardContextual"/>
          </w:rPr>
          <w:tab/>
        </w:r>
        <w:r w:rsidRPr="00BD30CB">
          <w:rPr>
            <w:rStyle w:val="Hyperlink"/>
            <w:noProof/>
          </w:rPr>
          <w:t>Contractual Phases</w:t>
        </w:r>
        <w:r>
          <w:rPr>
            <w:noProof/>
            <w:webHidden/>
          </w:rPr>
          <w:tab/>
        </w:r>
        <w:r>
          <w:rPr>
            <w:noProof/>
            <w:webHidden/>
          </w:rPr>
          <w:fldChar w:fldCharType="begin"/>
        </w:r>
        <w:r>
          <w:rPr>
            <w:noProof/>
            <w:webHidden/>
          </w:rPr>
          <w:instrText xml:space="preserve"> PAGEREF _Toc198518459 \h </w:instrText>
        </w:r>
        <w:r>
          <w:rPr>
            <w:noProof/>
            <w:webHidden/>
          </w:rPr>
        </w:r>
        <w:r>
          <w:rPr>
            <w:noProof/>
            <w:webHidden/>
          </w:rPr>
          <w:fldChar w:fldCharType="separate"/>
        </w:r>
        <w:r>
          <w:rPr>
            <w:noProof/>
            <w:webHidden/>
          </w:rPr>
          <w:t>95</w:t>
        </w:r>
        <w:r>
          <w:rPr>
            <w:noProof/>
            <w:webHidden/>
          </w:rPr>
          <w:fldChar w:fldCharType="end"/>
        </w:r>
      </w:hyperlink>
    </w:p>
    <w:p w14:paraId="7C8EA357" w14:textId="22F5F2E4"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60" w:history="1">
        <w:r w:rsidRPr="00BD30CB">
          <w:rPr>
            <w:rStyle w:val="Hyperlink"/>
            <w:noProof/>
          </w:rPr>
          <w:t>6.2</w:t>
        </w:r>
        <w:r>
          <w:rPr>
            <w:rFonts w:eastAsiaTheme="minorEastAsia" w:cstheme="minorBidi"/>
            <w:smallCaps w:val="0"/>
            <w:noProof/>
            <w:kern w:val="2"/>
            <w:sz w:val="24"/>
            <w:szCs w:val="24"/>
            <w:lang w:eastAsia="en-GB"/>
            <w14:ligatures w14:val="standardContextual"/>
          </w:rPr>
          <w:tab/>
        </w:r>
        <w:r w:rsidRPr="00BD30CB">
          <w:rPr>
            <w:rStyle w:val="Hyperlink"/>
            <w:noProof/>
          </w:rPr>
          <w:t>Preliminary Schedule</w:t>
        </w:r>
        <w:r>
          <w:rPr>
            <w:noProof/>
            <w:webHidden/>
          </w:rPr>
          <w:tab/>
        </w:r>
        <w:r>
          <w:rPr>
            <w:noProof/>
            <w:webHidden/>
          </w:rPr>
          <w:fldChar w:fldCharType="begin"/>
        </w:r>
        <w:r>
          <w:rPr>
            <w:noProof/>
            <w:webHidden/>
          </w:rPr>
          <w:instrText xml:space="preserve"> PAGEREF _Toc198518460 \h </w:instrText>
        </w:r>
        <w:r>
          <w:rPr>
            <w:noProof/>
            <w:webHidden/>
          </w:rPr>
        </w:r>
        <w:r>
          <w:rPr>
            <w:noProof/>
            <w:webHidden/>
          </w:rPr>
          <w:fldChar w:fldCharType="separate"/>
        </w:r>
        <w:r>
          <w:rPr>
            <w:noProof/>
            <w:webHidden/>
          </w:rPr>
          <w:t>96</w:t>
        </w:r>
        <w:r>
          <w:rPr>
            <w:noProof/>
            <w:webHidden/>
          </w:rPr>
          <w:fldChar w:fldCharType="end"/>
        </w:r>
      </w:hyperlink>
    </w:p>
    <w:p w14:paraId="071D42C2" w14:textId="67CB7E32"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61" w:history="1">
        <w:r w:rsidRPr="00BD30CB">
          <w:rPr>
            <w:rStyle w:val="Hyperlink"/>
            <w:rFonts w:eastAsia="MS Mincho" w:cs="Segoe UI Semibold"/>
            <w:noProof/>
            <w:lang w:eastAsia="fr-FR"/>
          </w:rPr>
          <w:t>6.3</w:t>
        </w:r>
        <w:r>
          <w:rPr>
            <w:rFonts w:eastAsiaTheme="minorEastAsia" w:cstheme="minorBidi"/>
            <w:smallCaps w:val="0"/>
            <w:noProof/>
            <w:kern w:val="2"/>
            <w:sz w:val="24"/>
            <w:szCs w:val="24"/>
            <w:lang w:eastAsia="en-GB"/>
            <w14:ligatures w14:val="standardContextual"/>
          </w:rPr>
          <w:tab/>
        </w:r>
        <w:r w:rsidRPr="00BD30CB">
          <w:rPr>
            <w:rStyle w:val="Hyperlink"/>
            <w:noProof/>
          </w:rPr>
          <w:t>Hold and Witness Points</w:t>
        </w:r>
        <w:r>
          <w:rPr>
            <w:noProof/>
            <w:webHidden/>
          </w:rPr>
          <w:tab/>
        </w:r>
        <w:r>
          <w:rPr>
            <w:noProof/>
            <w:webHidden/>
          </w:rPr>
          <w:fldChar w:fldCharType="begin"/>
        </w:r>
        <w:r>
          <w:rPr>
            <w:noProof/>
            <w:webHidden/>
          </w:rPr>
          <w:instrText xml:space="preserve"> PAGEREF _Toc198518461 \h </w:instrText>
        </w:r>
        <w:r>
          <w:rPr>
            <w:noProof/>
            <w:webHidden/>
          </w:rPr>
        </w:r>
        <w:r>
          <w:rPr>
            <w:noProof/>
            <w:webHidden/>
          </w:rPr>
          <w:fldChar w:fldCharType="separate"/>
        </w:r>
        <w:r>
          <w:rPr>
            <w:noProof/>
            <w:webHidden/>
          </w:rPr>
          <w:t>96</w:t>
        </w:r>
        <w:r>
          <w:rPr>
            <w:noProof/>
            <w:webHidden/>
          </w:rPr>
          <w:fldChar w:fldCharType="end"/>
        </w:r>
      </w:hyperlink>
    </w:p>
    <w:p w14:paraId="0896D396" w14:textId="26342A05"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462" w:history="1">
        <w:r w:rsidRPr="00BD30CB">
          <w:rPr>
            <w:rStyle w:val="Hyperlink"/>
            <w:noProof/>
          </w:rPr>
          <w:t>7</w:t>
        </w:r>
        <w:r>
          <w:rPr>
            <w:rFonts w:eastAsiaTheme="minorEastAsia" w:cstheme="minorBidi"/>
            <w:b w:val="0"/>
            <w:bCs w:val="0"/>
            <w:caps w:val="0"/>
            <w:noProof/>
            <w:kern w:val="2"/>
            <w:sz w:val="24"/>
            <w:szCs w:val="24"/>
            <w:lang w:eastAsia="en-GB"/>
            <w14:ligatures w14:val="standardContextual"/>
          </w:rPr>
          <w:tab/>
        </w:r>
        <w:r w:rsidRPr="00BD30CB">
          <w:rPr>
            <w:rStyle w:val="Hyperlink"/>
            <w:noProof/>
          </w:rPr>
          <w:t>Contract Performance</w:t>
        </w:r>
        <w:r>
          <w:rPr>
            <w:noProof/>
            <w:webHidden/>
          </w:rPr>
          <w:tab/>
        </w:r>
        <w:r>
          <w:rPr>
            <w:noProof/>
            <w:webHidden/>
          </w:rPr>
          <w:fldChar w:fldCharType="begin"/>
        </w:r>
        <w:r>
          <w:rPr>
            <w:noProof/>
            <w:webHidden/>
          </w:rPr>
          <w:instrText xml:space="preserve"> PAGEREF _Toc198518462 \h </w:instrText>
        </w:r>
        <w:r>
          <w:rPr>
            <w:noProof/>
            <w:webHidden/>
          </w:rPr>
        </w:r>
        <w:r>
          <w:rPr>
            <w:noProof/>
            <w:webHidden/>
          </w:rPr>
          <w:fldChar w:fldCharType="separate"/>
        </w:r>
        <w:r>
          <w:rPr>
            <w:noProof/>
            <w:webHidden/>
          </w:rPr>
          <w:t>98</w:t>
        </w:r>
        <w:r>
          <w:rPr>
            <w:noProof/>
            <w:webHidden/>
          </w:rPr>
          <w:fldChar w:fldCharType="end"/>
        </w:r>
      </w:hyperlink>
    </w:p>
    <w:p w14:paraId="1D3FE36E" w14:textId="2C896572"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63" w:history="1">
        <w:r w:rsidRPr="00BD30CB">
          <w:rPr>
            <w:rStyle w:val="Hyperlink"/>
            <w:noProof/>
          </w:rPr>
          <w:t>7.1</w:t>
        </w:r>
        <w:r>
          <w:rPr>
            <w:rFonts w:eastAsiaTheme="minorEastAsia" w:cstheme="minorBidi"/>
            <w:smallCaps w:val="0"/>
            <w:noProof/>
            <w:kern w:val="2"/>
            <w:sz w:val="24"/>
            <w:szCs w:val="24"/>
            <w:lang w:eastAsia="en-GB"/>
            <w14:ligatures w14:val="standardContextual"/>
          </w:rPr>
          <w:tab/>
        </w:r>
        <w:r w:rsidRPr="00BD30CB">
          <w:rPr>
            <w:rStyle w:val="Hyperlink"/>
            <w:noProof/>
          </w:rPr>
          <w:t>General Organization</w:t>
        </w:r>
        <w:r>
          <w:rPr>
            <w:noProof/>
            <w:webHidden/>
          </w:rPr>
          <w:tab/>
        </w:r>
        <w:r>
          <w:rPr>
            <w:noProof/>
            <w:webHidden/>
          </w:rPr>
          <w:fldChar w:fldCharType="begin"/>
        </w:r>
        <w:r>
          <w:rPr>
            <w:noProof/>
            <w:webHidden/>
          </w:rPr>
          <w:instrText xml:space="preserve"> PAGEREF _Toc198518463 \h </w:instrText>
        </w:r>
        <w:r>
          <w:rPr>
            <w:noProof/>
            <w:webHidden/>
          </w:rPr>
        </w:r>
        <w:r>
          <w:rPr>
            <w:noProof/>
            <w:webHidden/>
          </w:rPr>
          <w:fldChar w:fldCharType="separate"/>
        </w:r>
        <w:r>
          <w:rPr>
            <w:noProof/>
            <w:webHidden/>
          </w:rPr>
          <w:t>98</w:t>
        </w:r>
        <w:r>
          <w:rPr>
            <w:noProof/>
            <w:webHidden/>
          </w:rPr>
          <w:fldChar w:fldCharType="end"/>
        </w:r>
      </w:hyperlink>
    </w:p>
    <w:p w14:paraId="3704C6CE" w14:textId="60229034"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64" w:history="1">
        <w:r w:rsidRPr="00BD30CB">
          <w:rPr>
            <w:rStyle w:val="Hyperlink"/>
            <w:noProof/>
          </w:rPr>
          <w:t>7.2</w:t>
        </w:r>
        <w:r>
          <w:rPr>
            <w:rFonts w:eastAsiaTheme="minorEastAsia" w:cstheme="minorBidi"/>
            <w:smallCaps w:val="0"/>
            <w:noProof/>
            <w:kern w:val="2"/>
            <w:sz w:val="24"/>
            <w:szCs w:val="24"/>
            <w:lang w:eastAsia="en-GB"/>
            <w14:ligatures w14:val="standardContextual"/>
          </w:rPr>
          <w:tab/>
        </w:r>
        <w:r w:rsidRPr="00BD30CB">
          <w:rPr>
            <w:rStyle w:val="Hyperlink"/>
            <w:noProof/>
          </w:rPr>
          <w:t>Communication</w:t>
        </w:r>
        <w:r>
          <w:rPr>
            <w:noProof/>
            <w:webHidden/>
          </w:rPr>
          <w:tab/>
        </w:r>
        <w:r>
          <w:rPr>
            <w:noProof/>
            <w:webHidden/>
          </w:rPr>
          <w:fldChar w:fldCharType="begin"/>
        </w:r>
        <w:r>
          <w:rPr>
            <w:noProof/>
            <w:webHidden/>
          </w:rPr>
          <w:instrText xml:space="preserve"> PAGEREF _Toc198518464 \h </w:instrText>
        </w:r>
        <w:r>
          <w:rPr>
            <w:noProof/>
            <w:webHidden/>
          </w:rPr>
        </w:r>
        <w:r>
          <w:rPr>
            <w:noProof/>
            <w:webHidden/>
          </w:rPr>
          <w:fldChar w:fldCharType="separate"/>
        </w:r>
        <w:r>
          <w:rPr>
            <w:noProof/>
            <w:webHidden/>
          </w:rPr>
          <w:t>98</w:t>
        </w:r>
        <w:r>
          <w:rPr>
            <w:noProof/>
            <w:webHidden/>
          </w:rPr>
          <w:fldChar w:fldCharType="end"/>
        </w:r>
      </w:hyperlink>
    </w:p>
    <w:p w14:paraId="4D4BB07D" w14:textId="093F8E3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65" w:history="1">
        <w:r w:rsidRPr="00BD30CB">
          <w:rPr>
            <w:rStyle w:val="Hyperlink"/>
            <w:noProof/>
          </w:rPr>
          <w:t>7.3</w:t>
        </w:r>
        <w:r>
          <w:rPr>
            <w:rFonts w:eastAsiaTheme="minorEastAsia" w:cstheme="minorBidi"/>
            <w:smallCaps w:val="0"/>
            <w:noProof/>
            <w:kern w:val="2"/>
            <w:sz w:val="24"/>
            <w:szCs w:val="24"/>
            <w:lang w:eastAsia="en-GB"/>
            <w14:ligatures w14:val="standardContextual"/>
          </w:rPr>
          <w:tab/>
        </w:r>
        <w:r w:rsidRPr="00BD30CB">
          <w:rPr>
            <w:rStyle w:val="Hyperlink"/>
            <w:noProof/>
          </w:rPr>
          <w:t>Contract Management</w:t>
        </w:r>
        <w:r>
          <w:rPr>
            <w:noProof/>
            <w:webHidden/>
          </w:rPr>
          <w:tab/>
        </w:r>
        <w:r>
          <w:rPr>
            <w:noProof/>
            <w:webHidden/>
          </w:rPr>
          <w:fldChar w:fldCharType="begin"/>
        </w:r>
        <w:r>
          <w:rPr>
            <w:noProof/>
            <w:webHidden/>
          </w:rPr>
          <w:instrText xml:space="preserve"> PAGEREF _Toc198518465 \h </w:instrText>
        </w:r>
        <w:r>
          <w:rPr>
            <w:noProof/>
            <w:webHidden/>
          </w:rPr>
        </w:r>
        <w:r>
          <w:rPr>
            <w:noProof/>
            <w:webHidden/>
          </w:rPr>
          <w:fldChar w:fldCharType="separate"/>
        </w:r>
        <w:r>
          <w:rPr>
            <w:noProof/>
            <w:webHidden/>
          </w:rPr>
          <w:t>99</w:t>
        </w:r>
        <w:r>
          <w:rPr>
            <w:noProof/>
            <w:webHidden/>
          </w:rPr>
          <w:fldChar w:fldCharType="end"/>
        </w:r>
      </w:hyperlink>
    </w:p>
    <w:p w14:paraId="6BBE9B93" w14:textId="613DC125"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66" w:history="1">
        <w:r w:rsidRPr="00BD30CB">
          <w:rPr>
            <w:rStyle w:val="Hyperlink"/>
            <w:rFonts w:cs="Segoe UI"/>
            <w:noProof/>
          </w:rPr>
          <w:t>7.3.1</w:t>
        </w:r>
        <w:r>
          <w:rPr>
            <w:rFonts w:eastAsiaTheme="minorEastAsia" w:cstheme="minorBidi"/>
            <w:i w:val="0"/>
            <w:iCs w:val="0"/>
            <w:noProof/>
            <w:kern w:val="2"/>
            <w:sz w:val="24"/>
            <w:szCs w:val="24"/>
            <w:lang w:eastAsia="en-GB"/>
            <w14:ligatures w14:val="standardContextual"/>
          </w:rPr>
          <w:tab/>
        </w:r>
        <w:r w:rsidRPr="00BD30CB">
          <w:rPr>
            <w:rStyle w:val="Hyperlink"/>
            <w:noProof/>
          </w:rPr>
          <w:t>Progress Dashboard</w:t>
        </w:r>
        <w:r>
          <w:rPr>
            <w:noProof/>
            <w:webHidden/>
          </w:rPr>
          <w:tab/>
        </w:r>
        <w:r>
          <w:rPr>
            <w:noProof/>
            <w:webHidden/>
          </w:rPr>
          <w:fldChar w:fldCharType="begin"/>
        </w:r>
        <w:r>
          <w:rPr>
            <w:noProof/>
            <w:webHidden/>
          </w:rPr>
          <w:instrText xml:space="preserve"> PAGEREF _Toc198518466 \h </w:instrText>
        </w:r>
        <w:r>
          <w:rPr>
            <w:noProof/>
            <w:webHidden/>
          </w:rPr>
        </w:r>
        <w:r>
          <w:rPr>
            <w:noProof/>
            <w:webHidden/>
          </w:rPr>
          <w:fldChar w:fldCharType="separate"/>
        </w:r>
        <w:r>
          <w:rPr>
            <w:noProof/>
            <w:webHidden/>
          </w:rPr>
          <w:t>99</w:t>
        </w:r>
        <w:r>
          <w:rPr>
            <w:noProof/>
            <w:webHidden/>
          </w:rPr>
          <w:fldChar w:fldCharType="end"/>
        </w:r>
      </w:hyperlink>
    </w:p>
    <w:p w14:paraId="0A635363" w14:textId="746D7BEB"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67" w:history="1">
        <w:r w:rsidRPr="00BD30CB">
          <w:rPr>
            <w:rStyle w:val="Hyperlink"/>
            <w:rFonts w:cs="Segoe UI"/>
            <w:noProof/>
          </w:rPr>
          <w:t>7.3.2</w:t>
        </w:r>
        <w:r>
          <w:rPr>
            <w:rFonts w:eastAsiaTheme="minorEastAsia" w:cstheme="minorBidi"/>
            <w:i w:val="0"/>
            <w:iCs w:val="0"/>
            <w:noProof/>
            <w:kern w:val="2"/>
            <w:sz w:val="24"/>
            <w:szCs w:val="24"/>
            <w:lang w:eastAsia="en-GB"/>
            <w14:ligatures w14:val="standardContextual"/>
          </w:rPr>
          <w:tab/>
        </w:r>
        <w:r w:rsidRPr="00BD30CB">
          <w:rPr>
            <w:rStyle w:val="Hyperlink"/>
            <w:noProof/>
          </w:rPr>
          <w:t>Meetings</w:t>
        </w:r>
        <w:r>
          <w:rPr>
            <w:noProof/>
            <w:webHidden/>
          </w:rPr>
          <w:tab/>
        </w:r>
        <w:r>
          <w:rPr>
            <w:noProof/>
            <w:webHidden/>
          </w:rPr>
          <w:fldChar w:fldCharType="begin"/>
        </w:r>
        <w:r>
          <w:rPr>
            <w:noProof/>
            <w:webHidden/>
          </w:rPr>
          <w:instrText xml:space="preserve"> PAGEREF _Toc198518467 \h </w:instrText>
        </w:r>
        <w:r>
          <w:rPr>
            <w:noProof/>
            <w:webHidden/>
          </w:rPr>
        </w:r>
        <w:r>
          <w:rPr>
            <w:noProof/>
            <w:webHidden/>
          </w:rPr>
          <w:fldChar w:fldCharType="separate"/>
        </w:r>
        <w:r>
          <w:rPr>
            <w:noProof/>
            <w:webHidden/>
          </w:rPr>
          <w:t>99</w:t>
        </w:r>
        <w:r>
          <w:rPr>
            <w:noProof/>
            <w:webHidden/>
          </w:rPr>
          <w:fldChar w:fldCharType="end"/>
        </w:r>
      </w:hyperlink>
    </w:p>
    <w:p w14:paraId="1F82AF8B" w14:textId="7E5F4EAE"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68" w:history="1">
        <w:r w:rsidRPr="00BD30CB">
          <w:rPr>
            <w:rStyle w:val="Hyperlink"/>
            <w:noProof/>
          </w:rPr>
          <w:t>7.3.2.1</w:t>
        </w:r>
        <w:r>
          <w:rPr>
            <w:rFonts w:eastAsiaTheme="minorEastAsia" w:cstheme="minorBidi"/>
            <w:noProof/>
            <w:kern w:val="2"/>
            <w:sz w:val="24"/>
            <w:szCs w:val="24"/>
            <w:lang w:eastAsia="en-GB"/>
            <w14:ligatures w14:val="standardContextual"/>
          </w:rPr>
          <w:tab/>
        </w:r>
        <w:r w:rsidRPr="00BD30CB">
          <w:rPr>
            <w:rStyle w:val="Hyperlink"/>
            <w:noProof/>
          </w:rPr>
          <w:t>Progress Meetings</w:t>
        </w:r>
        <w:r>
          <w:rPr>
            <w:noProof/>
            <w:webHidden/>
          </w:rPr>
          <w:tab/>
        </w:r>
        <w:r>
          <w:rPr>
            <w:noProof/>
            <w:webHidden/>
          </w:rPr>
          <w:fldChar w:fldCharType="begin"/>
        </w:r>
        <w:r>
          <w:rPr>
            <w:noProof/>
            <w:webHidden/>
          </w:rPr>
          <w:instrText xml:space="preserve"> PAGEREF _Toc198518468 \h </w:instrText>
        </w:r>
        <w:r>
          <w:rPr>
            <w:noProof/>
            <w:webHidden/>
          </w:rPr>
        </w:r>
        <w:r>
          <w:rPr>
            <w:noProof/>
            <w:webHidden/>
          </w:rPr>
          <w:fldChar w:fldCharType="separate"/>
        </w:r>
        <w:r>
          <w:rPr>
            <w:noProof/>
            <w:webHidden/>
          </w:rPr>
          <w:t>100</w:t>
        </w:r>
        <w:r>
          <w:rPr>
            <w:noProof/>
            <w:webHidden/>
          </w:rPr>
          <w:fldChar w:fldCharType="end"/>
        </w:r>
      </w:hyperlink>
    </w:p>
    <w:p w14:paraId="73953246" w14:textId="6F238598"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69" w:history="1">
        <w:r w:rsidRPr="00BD30CB">
          <w:rPr>
            <w:rStyle w:val="Hyperlink"/>
            <w:noProof/>
          </w:rPr>
          <w:t>7.3.2.2</w:t>
        </w:r>
        <w:r>
          <w:rPr>
            <w:rFonts w:eastAsiaTheme="minorEastAsia" w:cstheme="minorBidi"/>
            <w:noProof/>
            <w:kern w:val="2"/>
            <w:sz w:val="24"/>
            <w:szCs w:val="24"/>
            <w:lang w:eastAsia="en-GB"/>
            <w14:ligatures w14:val="standardContextual"/>
          </w:rPr>
          <w:tab/>
        </w:r>
        <w:r w:rsidRPr="00BD30CB">
          <w:rPr>
            <w:rStyle w:val="Hyperlink"/>
            <w:noProof/>
          </w:rPr>
          <w:t>Milestone Meetings</w:t>
        </w:r>
        <w:r>
          <w:rPr>
            <w:noProof/>
            <w:webHidden/>
          </w:rPr>
          <w:tab/>
        </w:r>
        <w:r>
          <w:rPr>
            <w:noProof/>
            <w:webHidden/>
          </w:rPr>
          <w:fldChar w:fldCharType="begin"/>
        </w:r>
        <w:r>
          <w:rPr>
            <w:noProof/>
            <w:webHidden/>
          </w:rPr>
          <w:instrText xml:space="preserve"> PAGEREF _Toc198518469 \h </w:instrText>
        </w:r>
        <w:r>
          <w:rPr>
            <w:noProof/>
            <w:webHidden/>
          </w:rPr>
        </w:r>
        <w:r>
          <w:rPr>
            <w:noProof/>
            <w:webHidden/>
          </w:rPr>
          <w:fldChar w:fldCharType="separate"/>
        </w:r>
        <w:r>
          <w:rPr>
            <w:noProof/>
            <w:webHidden/>
          </w:rPr>
          <w:t>100</w:t>
        </w:r>
        <w:r>
          <w:rPr>
            <w:noProof/>
            <w:webHidden/>
          </w:rPr>
          <w:fldChar w:fldCharType="end"/>
        </w:r>
      </w:hyperlink>
    </w:p>
    <w:p w14:paraId="3DB68BE9" w14:textId="5892D59F" w:rsidR="00D125E0" w:rsidRDefault="00D125E0">
      <w:pPr>
        <w:pStyle w:val="TOC4"/>
        <w:tabs>
          <w:tab w:val="left" w:pos="1400"/>
          <w:tab w:val="right" w:leader="dot" w:pos="9344"/>
        </w:tabs>
        <w:rPr>
          <w:rFonts w:eastAsiaTheme="minorEastAsia" w:cstheme="minorBidi"/>
          <w:noProof/>
          <w:kern w:val="2"/>
          <w:sz w:val="24"/>
          <w:szCs w:val="24"/>
          <w:lang w:eastAsia="en-GB"/>
          <w14:ligatures w14:val="standardContextual"/>
        </w:rPr>
      </w:pPr>
      <w:hyperlink w:anchor="_Toc198518470" w:history="1">
        <w:r w:rsidRPr="00BD30CB">
          <w:rPr>
            <w:rStyle w:val="Hyperlink"/>
            <w:noProof/>
          </w:rPr>
          <w:t>7.3.2.3</w:t>
        </w:r>
        <w:r>
          <w:rPr>
            <w:rFonts w:eastAsiaTheme="minorEastAsia" w:cstheme="minorBidi"/>
            <w:noProof/>
            <w:kern w:val="2"/>
            <w:sz w:val="24"/>
            <w:szCs w:val="24"/>
            <w:lang w:eastAsia="en-GB"/>
            <w14:ligatures w14:val="standardContextual"/>
          </w:rPr>
          <w:tab/>
        </w:r>
        <w:r w:rsidRPr="00BD30CB">
          <w:rPr>
            <w:rStyle w:val="Hyperlink"/>
            <w:noProof/>
          </w:rPr>
          <w:t>Technical Review Meetings</w:t>
        </w:r>
        <w:r>
          <w:rPr>
            <w:noProof/>
            <w:webHidden/>
          </w:rPr>
          <w:tab/>
        </w:r>
        <w:r>
          <w:rPr>
            <w:noProof/>
            <w:webHidden/>
          </w:rPr>
          <w:fldChar w:fldCharType="begin"/>
        </w:r>
        <w:r>
          <w:rPr>
            <w:noProof/>
            <w:webHidden/>
          </w:rPr>
          <w:instrText xml:space="preserve"> PAGEREF _Toc198518470 \h </w:instrText>
        </w:r>
        <w:r>
          <w:rPr>
            <w:noProof/>
            <w:webHidden/>
          </w:rPr>
        </w:r>
        <w:r>
          <w:rPr>
            <w:noProof/>
            <w:webHidden/>
          </w:rPr>
          <w:fldChar w:fldCharType="separate"/>
        </w:r>
        <w:r>
          <w:rPr>
            <w:noProof/>
            <w:webHidden/>
          </w:rPr>
          <w:t>100</w:t>
        </w:r>
        <w:r>
          <w:rPr>
            <w:noProof/>
            <w:webHidden/>
          </w:rPr>
          <w:fldChar w:fldCharType="end"/>
        </w:r>
      </w:hyperlink>
    </w:p>
    <w:p w14:paraId="1F223374" w14:textId="3DAD793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71" w:history="1">
        <w:r w:rsidRPr="00BD30CB">
          <w:rPr>
            <w:rStyle w:val="Hyperlink"/>
            <w:noProof/>
          </w:rPr>
          <w:t>7.4</w:t>
        </w:r>
        <w:r>
          <w:rPr>
            <w:rFonts w:eastAsiaTheme="minorEastAsia" w:cstheme="minorBidi"/>
            <w:smallCaps w:val="0"/>
            <w:noProof/>
            <w:kern w:val="2"/>
            <w:sz w:val="24"/>
            <w:szCs w:val="24"/>
            <w:lang w:eastAsia="en-GB"/>
            <w14:ligatures w14:val="standardContextual"/>
          </w:rPr>
          <w:tab/>
        </w:r>
        <w:r w:rsidRPr="00BD30CB">
          <w:rPr>
            <w:rStyle w:val="Hyperlink"/>
            <w:noProof/>
          </w:rPr>
          <w:t>Risk Assessment and Risk Management Plan</w:t>
        </w:r>
        <w:r>
          <w:rPr>
            <w:noProof/>
            <w:webHidden/>
          </w:rPr>
          <w:tab/>
        </w:r>
        <w:r>
          <w:rPr>
            <w:noProof/>
            <w:webHidden/>
          </w:rPr>
          <w:fldChar w:fldCharType="begin"/>
        </w:r>
        <w:r>
          <w:rPr>
            <w:noProof/>
            <w:webHidden/>
          </w:rPr>
          <w:instrText xml:space="preserve"> PAGEREF _Toc198518471 \h </w:instrText>
        </w:r>
        <w:r>
          <w:rPr>
            <w:noProof/>
            <w:webHidden/>
          </w:rPr>
        </w:r>
        <w:r>
          <w:rPr>
            <w:noProof/>
            <w:webHidden/>
          </w:rPr>
          <w:fldChar w:fldCharType="separate"/>
        </w:r>
        <w:r>
          <w:rPr>
            <w:noProof/>
            <w:webHidden/>
          </w:rPr>
          <w:t>100</w:t>
        </w:r>
        <w:r>
          <w:rPr>
            <w:noProof/>
            <w:webHidden/>
          </w:rPr>
          <w:fldChar w:fldCharType="end"/>
        </w:r>
      </w:hyperlink>
    </w:p>
    <w:p w14:paraId="7E1C9964" w14:textId="4DF9B3F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72" w:history="1">
        <w:r w:rsidRPr="00BD30CB">
          <w:rPr>
            <w:rStyle w:val="Hyperlink"/>
            <w:noProof/>
          </w:rPr>
          <w:t>7.5</w:t>
        </w:r>
        <w:r>
          <w:rPr>
            <w:rFonts w:eastAsiaTheme="minorEastAsia" w:cstheme="minorBidi"/>
            <w:smallCaps w:val="0"/>
            <w:noProof/>
            <w:kern w:val="2"/>
            <w:sz w:val="24"/>
            <w:szCs w:val="24"/>
            <w:lang w:eastAsia="en-GB"/>
            <w14:ligatures w14:val="standardContextual"/>
          </w:rPr>
          <w:tab/>
        </w:r>
        <w:r w:rsidRPr="00BD30CB">
          <w:rPr>
            <w:rStyle w:val="Hyperlink"/>
            <w:noProof/>
          </w:rPr>
          <w:t>Factory Access</w:t>
        </w:r>
        <w:r>
          <w:rPr>
            <w:noProof/>
            <w:webHidden/>
          </w:rPr>
          <w:tab/>
        </w:r>
        <w:r>
          <w:rPr>
            <w:noProof/>
            <w:webHidden/>
          </w:rPr>
          <w:fldChar w:fldCharType="begin"/>
        </w:r>
        <w:r>
          <w:rPr>
            <w:noProof/>
            <w:webHidden/>
          </w:rPr>
          <w:instrText xml:space="preserve"> PAGEREF _Toc198518472 \h </w:instrText>
        </w:r>
        <w:r>
          <w:rPr>
            <w:noProof/>
            <w:webHidden/>
          </w:rPr>
        </w:r>
        <w:r>
          <w:rPr>
            <w:noProof/>
            <w:webHidden/>
          </w:rPr>
          <w:fldChar w:fldCharType="separate"/>
        </w:r>
        <w:r>
          <w:rPr>
            <w:noProof/>
            <w:webHidden/>
          </w:rPr>
          <w:t>100</w:t>
        </w:r>
        <w:r>
          <w:rPr>
            <w:noProof/>
            <w:webHidden/>
          </w:rPr>
          <w:fldChar w:fldCharType="end"/>
        </w:r>
      </w:hyperlink>
    </w:p>
    <w:p w14:paraId="2A3590A2" w14:textId="090F7934"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473" w:history="1">
        <w:r w:rsidRPr="00BD30CB">
          <w:rPr>
            <w:rStyle w:val="Hyperlink"/>
            <w:noProof/>
          </w:rPr>
          <w:t>8</w:t>
        </w:r>
        <w:r>
          <w:rPr>
            <w:rFonts w:eastAsiaTheme="minorEastAsia" w:cstheme="minorBidi"/>
            <w:b w:val="0"/>
            <w:bCs w:val="0"/>
            <w:caps w:val="0"/>
            <w:noProof/>
            <w:kern w:val="2"/>
            <w:sz w:val="24"/>
            <w:szCs w:val="24"/>
            <w:lang w:eastAsia="en-GB"/>
            <w14:ligatures w14:val="standardContextual"/>
          </w:rPr>
          <w:tab/>
        </w:r>
        <w:r w:rsidRPr="00BD30CB">
          <w:rPr>
            <w:rStyle w:val="Hyperlink"/>
            <w:noProof/>
          </w:rPr>
          <w:t>Quality Assurance and Control</w:t>
        </w:r>
        <w:r>
          <w:rPr>
            <w:noProof/>
            <w:webHidden/>
          </w:rPr>
          <w:tab/>
        </w:r>
        <w:r>
          <w:rPr>
            <w:noProof/>
            <w:webHidden/>
          </w:rPr>
          <w:fldChar w:fldCharType="begin"/>
        </w:r>
        <w:r>
          <w:rPr>
            <w:noProof/>
            <w:webHidden/>
          </w:rPr>
          <w:instrText xml:space="preserve"> PAGEREF _Toc198518473 \h </w:instrText>
        </w:r>
        <w:r>
          <w:rPr>
            <w:noProof/>
            <w:webHidden/>
          </w:rPr>
        </w:r>
        <w:r>
          <w:rPr>
            <w:noProof/>
            <w:webHidden/>
          </w:rPr>
          <w:fldChar w:fldCharType="separate"/>
        </w:r>
        <w:r>
          <w:rPr>
            <w:noProof/>
            <w:webHidden/>
          </w:rPr>
          <w:t>101</w:t>
        </w:r>
        <w:r>
          <w:rPr>
            <w:noProof/>
            <w:webHidden/>
          </w:rPr>
          <w:fldChar w:fldCharType="end"/>
        </w:r>
      </w:hyperlink>
    </w:p>
    <w:p w14:paraId="63FA61B4" w14:textId="029A9B7A"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74" w:history="1">
        <w:r w:rsidRPr="00BD30CB">
          <w:rPr>
            <w:rStyle w:val="Hyperlink"/>
            <w:noProof/>
          </w:rPr>
          <w:t>8.1</w:t>
        </w:r>
        <w:r>
          <w:rPr>
            <w:rFonts w:eastAsiaTheme="minorEastAsia" w:cstheme="minorBidi"/>
            <w:smallCaps w:val="0"/>
            <w:noProof/>
            <w:kern w:val="2"/>
            <w:sz w:val="24"/>
            <w:szCs w:val="24"/>
            <w:lang w:eastAsia="en-GB"/>
            <w14:ligatures w14:val="standardContextual"/>
          </w:rPr>
          <w:tab/>
        </w:r>
        <w:r w:rsidRPr="00BD30CB">
          <w:rPr>
            <w:rStyle w:val="Hyperlink"/>
            <w:noProof/>
          </w:rPr>
          <w:t>Quality Assurance</w:t>
        </w:r>
        <w:r>
          <w:rPr>
            <w:noProof/>
            <w:webHidden/>
          </w:rPr>
          <w:tab/>
        </w:r>
        <w:r>
          <w:rPr>
            <w:noProof/>
            <w:webHidden/>
          </w:rPr>
          <w:fldChar w:fldCharType="begin"/>
        </w:r>
        <w:r>
          <w:rPr>
            <w:noProof/>
            <w:webHidden/>
          </w:rPr>
          <w:instrText xml:space="preserve"> PAGEREF _Toc198518474 \h </w:instrText>
        </w:r>
        <w:r>
          <w:rPr>
            <w:noProof/>
            <w:webHidden/>
          </w:rPr>
        </w:r>
        <w:r>
          <w:rPr>
            <w:noProof/>
            <w:webHidden/>
          </w:rPr>
          <w:fldChar w:fldCharType="separate"/>
        </w:r>
        <w:r>
          <w:rPr>
            <w:noProof/>
            <w:webHidden/>
          </w:rPr>
          <w:t>101</w:t>
        </w:r>
        <w:r>
          <w:rPr>
            <w:noProof/>
            <w:webHidden/>
          </w:rPr>
          <w:fldChar w:fldCharType="end"/>
        </w:r>
      </w:hyperlink>
    </w:p>
    <w:p w14:paraId="178321D7" w14:textId="12AD07FD"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75" w:history="1">
        <w:r w:rsidRPr="00BD30CB">
          <w:rPr>
            <w:rStyle w:val="Hyperlink"/>
            <w:rFonts w:cs="Segoe UI"/>
            <w:noProof/>
          </w:rPr>
          <w:t>8.1.1</w:t>
        </w:r>
        <w:r>
          <w:rPr>
            <w:rFonts w:eastAsiaTheme="minorEastAsia" w:cstheme="minorBidi"/>
            <w:i w:val="0"/>
            <w:iCs w:val="0"/>
            <w:noProof/>
            <w:kern w:val="2"/>
            <w:sz w:val="24"/>
            <w:szCs w:val="24"/>
            <w:lang w:eastAsia="en-GB"/>
            <w14:ligatures w14:val="standardContextual"/>
          </w:rPr>
          <w:tab/>
        </w:r>
        <w:r w:rsidRPr="00BD30CB">
          <w:rPr>
            <w:rStyle w:val="Hyperlink"/>
            <w:noProof/>
          </w:rPr>
          <w:t>General requirements</w:t>
        </w:r>
        <w:r>
          <w:rPr>
            <w:noProof/>
            <w:webHidden/>
          </w:rPr>
          <w:tab/>
        </w:r>
        <w:r>
          <w:rPr>
            <w:noProof/>
            <w:webHidden/>
          </w:rPr>
          <w:fldChar w:fldCharType="begin"/>
        </w:r>
        <w:r>
          <w:rPr>
            <w:noProof/>
            <w:webHidden/>
          </w:rPr>
          <w:instrText xml:space="preserve"> PAGEREF _Toc198518475 \h </w:instrText>
        </w:r>
        <w:r>
          <w:rPr>
            <w:noProof/>
            <w:webHidden/>
          </w:rPr>
        </w:r>
        <w:r>
          <w:rPr>
            <w:noProof/>
            <w:webHidden/>
          </w:rPr>
          <w:fldChar w:fldCharType="separate"/>
        </w:r>
        <w:r>
          <w:rPr>
            <w:noProof/>
            <w:webHidden/>
          </w:rPr>
          <w:t>101</w:t>
        </w:r>
        <w:r>
          <w:rPr>
            <w:noProof/>
            <w:webHidden/>
          </w:rPr>
          <w:fldChar w:fldCharType="end"/>
        </w:r>
      </w:hyperlink>
    </w:p>
    <w:p w14:paraId="1CB5FAB7" w14:textId="0366B33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76" w:history="1">
        <w:r w:rsidRPr="00BD30CB">
          <w:rPr>
            <w:rStyle w:val="Hyperlink"/>
            <w:rFonts w:cs="Segoe UI"/>
            <w:noProof/>
          </w:rPr>
          <w:t>8.1.2</w:t>
        </w:r>
        <w:r>
          <w:rPr>
            <w:rFonts w:eastAsiaTheme="minorEastAsia" w:cstheme="minorBidi"/>
            <w:i w:val="0"/>
            <w:iCs w:val="0"/>
            <w:noProof/>
            <w:kern w:val="2"/>
            <w:sz w:val="24"/>
            <w:szCs w:val="24"/>
            <w:lang w:eastAsia="en-GB"/>
            <w14:ligatures w14:val="standardContextual"/>
          </w:rPr>
          <w:tab/>
        </w:r>
        <w:r w:rsidRPr="00BD30CB">
          <w:rPr>
            <w:rStyle w:val="Hyperlink"/>
            <w:noProof/>
          </w:rPr>
          <w:t>Quality Management System</w:t>
        </w:r>
        <w:r>
          <w:rPr>
            <w:noProof/>
            <w:webHidden/>
          </w:rPr>
          <w:tab/>
        </w:r>
        <w:r>
          <w:rPr>
            <w:noProof/>
            <w:webHidden/>
          </w:rPr>
          <w:fldChar w:fldCharType="begin"/>
        </w:r>
        <w:r>
          <w:rPr>
            <w:noProof/>
            <w:webHidden/>
          </w:rPr>
          <w:instrText xml:space="preserve"> PAGEREF _Toc198518476 \h </w:instrText>
        </w:r>
        <w:r>
          <w:rPr>
            <w:noProof/>
            <w:webHidden/>
          </w:rPr>
        </w:r>
        <w:r>
          <w:rPr>
            <w:noProof/>
            <w:webHidden/>
          </w:rPr>
          <w:fldChar w:fldCharType="separate"/>
        </w:r>
        <w:r>
          <w:rPr>
            <w:noProof/>
            <w:webHidden/>
          </w:rPr>
          <w:t>101</w:t>
        </w:r>
        <w:r>
          <w:rPr>
            <w:noProof/>
            <w:webHidden/>
          </w:rPr>
          <w:fldChar w:fldCharType="end"/>
        </w:r>
      </w:hyperlink>
    </w:p>
    <w:p w14:paraId="0C600E82" w14:textId="097D6CC0"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77" w:history="1">
        <w:r w:rsidRPr="00BD30CB">
          <w:rPr>
            <w:rStyle w:val="Hyperlink"/>
            <w:rFonts w:cs="Segoe UI"/>
            <w:noProof/>
          </w:rPr>
          <w:t>8.1.3</w:t>
        </w:r>
        <w:r>
          <w:rPr>
            <w:rFonts w:eastAsiaTheme="minorEastAsia" w:cstheme="minorBidi"/>
            <w:i w:val="0"/>
            <w:iCs w:val="0"/>
            <w:noProof/>
            <w:kern w:val="2"/>
            <w:sz w:val="24"/>
            <w:szCs w:val="24"/>
            <w:lang w:eastAsia="en-GB"/>
            <w14:ligatures w14:val="standardContextual"/>
          </w:rPr>
          <w:tab/>
        </w:r>
        <w:r w:rsidRPr="00BD30CB">
          <w:rPr>
            <w:rStyle w:val="Hyperlink"/>
            <w:noProof/>
          </w:rPr>
          <w:t>Quality Assurance Program</w:t>
        </w:r>
        <w:r>
          <w:rPr>
            <w:noProof/>
            <w:webHidden/>
          </w:rPr>
          <w:tab/>
        </w:r>
        <w:r>
          <w:rPr>
            <w:noProof/>
            <w:webHidden/>
          </w:rPr>
          <w:fldChar w:fldCharType="begin"/>
        </w:r>
        <w:r>
          <w:rPr>
            <w:noProof/>
            <w:webHidden/>
          </w:rPr>
          <w:instrText xml:space="preserve"> PAGEREF _Toc198518477 \h </w:instrText>
        </w:r>
        <w:r>
          <w:rPr>
            <w:noProof/>
            <w:webHidden/>
          </w:rPr>
        </w:r>
        <w:r>
          <w:rPr>
            <w:noProof/>
            <w:webHidden/>
          </w:rPr>
          <w:fldChar w:fldCharType="separate"/>
        </w:r>
        <w:r>
          <w:rPr>
            <w:noProof/>
            <w:webHidden/>
          </w:rPr>
          <w:t>101</w:t>
        </w:r>
        <w:r>
          <w:rPr>
            <w:noProof/>
            <w:webHidden/>
          </w:rPr>
          <w:fldChar w:fldCharType="end"/>
        </w:r>
      </w:hyperlink>
    </w:p>
    <w:p w14:paraId="5C194467" w14:textId="35C1135C"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78" w:history="1">
        <w:r w:rsidRPr="00BD30CB">
          <w:rPr>
            <w:rStyle w:val="Hyperlink"/>
            <w:rFonts w:cs="Segoe UI"/>
            <w:noProof/>
          </w:rPr>
          <w:t>8.1.4</w:t>
        </w:r>
        <w:r>
          <w:rPr>
            <w:rFonts w:eastAsiaTheme="minorEastAsia" w:cstheme="minorBidi"/>
            <w:i w:val="0"/>
            <w:iCs w:val="0"/>
            <w:noProof/>
            <w:kern w:val="2"/>
            <w:sz w:val="24"/>
            <w:szCs w:val="24"/>
            <w:lang w:eastAsia="en-GB"/>
            <w14:ligatures w14:val="standardContextual"/>
          </w:rPr>
          <w:tab/>
        </w:r>
        <w:r w:rsidRPr="00BD30CB">
          <w:rPr>
            <w:rStyle w:val="Hyperlink"/>
            <w:noProof/>
          </w:rPr>
          <w:t>Qualification of personnel</w:t>
        </w:r>
        <w:r>
          <w:rPr>
            <w:noProof/>
            <w:webHidden/>
          </w:rPr>
          <w:tab/>
        </w:r>
        <w:r>
          <w:rPr>
            <w:noProof/>
            <w:webHidden/>
          </w:rPr>
          <w:fldChar w:fldCharType="begin"/>
        </w:r>
        <w:r>
          <w:rPr>
            <w:noProof/>
            <w:webHidden/>
          </w:rPr>
          <w:instrText xml:space="preserve"> PAGEREF _Toc198518478 \h </w:instrText>
        </w:r>
        <w:r>
          <w:rPr>
            <w:noProof/>
            <w:webHidden/>
          </w:rPr>
        </w:r>
        <w:r>
          <w:rPr>
            <w:noProof/>
            <w:webHidden/>
          </w:rPr>
          <w:fldChar w:fldCharType="separate"/>
        </w:r>
        <w:r>
          <w:rPr>
            <w:noProof/>
            <w:webHidden/>
          </w:rPr>
          <w:t>101</w:t>
        </w:r>
        <w:r>
          <w:rPr>
            <w:noProof/>
            <w:webHidden/>
          </w:rPr>
          <w:fldChar w:fldCharType="end"/>
        </w:r>
      </w:hyperlink>
    </w:p>
    <w:p w14:paraId="5061FF94" w14:textId="18B81731"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79" w:history="1">
        <w:r w:rsidRPr="00BD30CB">
          <w:rPr>
            <w:rStyle w:val="Hyperlink"/>
            <w:rFonts w:cs="Segoe UI"/>
            <w:noProof/>
          </w:rPr>
          <w:t>8.1.5</w:t>
        </w:r>
        <w:r>
          <w:rPr>
            <w:rFonts w:eastAsiaTheme="minorEastAsia" w:cstheme="minorBidi"/>
            <w:i w:val="0"/>
            <w:iCs w:val="0"/>
            <w:noProof/>
            <w:kern w:val="2"/>
            <w:sz w:val="24"/>
            <w:szCs w:val="24"/>
            <w:lang w:eastAsia="en-GB"/>
            <w14:ligatures w14:val="standardContextual"/>
          </w:rPr>
          <w:tab/>
        </w:r>
        <w:r w:rsidRPr="00BD30CB">
          <w:rPr>
            <w:rStyle w:val="Hyperlink"/>
            <w:noProof/>
          </w:rPr>
          <w:t>Document management</w:t>
        </w:r>
        <w:r>
          <w:rPr>
            <w:noProof/>
            <w:webHidden/>
          </w:rPr>
          <w:tab/>
        </w:r>
        <w:r>
          <w:rPr>
            <w:noProof/>
            <w:webHidden/>
          </w:rPr>
          <w:fldChar w:fldCharType="begin"/>
        </w:r>
        <w:r>
          <w:rPr>
            <w:noProof/>
            <w:webHidden/>
          </w:rPr>
          <w:instrText xml:space="preserve"> PAGEREF _Toc198518479 \h </w:instrText>
        </w:r>
        <w:r>
          <w:rPr>
            <w:noProof/>
            <w:webHidden/>
          </w:rPr>
        </w:r>
        <w:r>
          <w:rPr>
            <w:noProof/>
            <w:webHidden/>
          </w:rPr>
          <w:fldChar w:fldCharType="separate"/>
        </w:r>
        <w:r>
          <w:rPr>
            <w:noProof/>
            <w:webHidden/>
          </w:rPr>
          <w:t>102</w:t>
        </w:r>
        <w:r>
          <w:rPr>
            <w:noProof/>
            <w:webHidden/>
          </w:rPr>
          <w:fldChar w:fldCharType="end"/>
        </w:r>
      </w:hyperlink>
    </w:p>
    <w:p w14:paraId="5A96BAA3" w14:textId="1378182E"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480" w:history="1">
        <w:r w:rsidRPr="00BD30CB">
          <w:rPr>
            <w:rStyle w:val="Hyperlink"/>
            <w:noProof/>
          </w:rPr>
          <w:t>Documents provided by the Contractor to SCK CEN:</w:t>
        </w:r>
        <w:r>
          <w:rPr>
            <w:noProof/>
            <w:webHidden/>
          </w:rPr>
          <w:tab/>
        </w:r>
        <w:r>
          <w:rPr>
            <w:noProof/>
            <w:webHidden/>
          </w:rPr>
          <w:fldChar w:fldCharType="begin"/>
        </w:r>
        <w:r>
          <w:rPr>
            <w:noProof/>
            <w:webHidden/>
          </w:rPr>
          <w:instrText xml:space="preserve"> PAGEREF _Toc198518480 \h </w:instrText>
        </w:r>
        <w:r>
          <w:rPr>
            <w:noProof/>
            <w:webHidden/>
          </w:rPr>
        </w:r>
        <w:r>
          <w:rPr>
            <w:noProof/>
            <w:webHidden/>
          </w:rPr>
          <w:fldChar w:fldCharType="separate"/>
        </w:r>
        <w:r>
          <w:rPr>
            <w:noProof/>
            <w:webHidden/>
          </w:rPr>
          <w:t>102</w:t>
        </w:r>
        <w:r>
          <w:rPr>
            <w:noProof/>
            <w:webHidden/>
          </w:rPr>
          <w:fldChar w:fldCharType="end"/>
        </w:r>
      </w:hyperlink>
    </w:p>
    <w:p w14:paraId="6382F24E" w14:textId="44626241"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481" w:history="1">
        <w:r w:rsidRPr="00BD30CB">
          <w:rPr>
            <w:rStyle w:val="Hyperlink"/>
            <w:noProof/>
          </w:rPr>
          <w:t>Documents provided by SCK CEN to the Contractor:</w:t>
        </w:r>
        <w:r>
          <w:rPr>
            <w:noProof/>
            <w:webHidden/>
          </w:rPr>
          <w:tab/>
        </w:r>
        <w:r>
          <w:rPr>
            <w:noProof/>
            <w:webHidden/>
          </w:rPr>
          <w:fldChar w:fldCharType="begin"/>
        </w:r>
        <w:r>
          <w:rPr>
            <w:noProof/>
            <w:webHidden/>
          </w:rPr>
          <w:instrText xml:space="preserve"> PAGEREF _Toc198518481 \h </w:instrText>
        </w:r>
        <w:r>
          <w:rPr>
            <w:noProof/>
            <w:webHidden/>
          </w:rPr>
        </w:r>
        <w:r>
          <w:rPr>
            <w:noProof/>
            <w:webHidden/>
          </w:rPr>
          <w:fldChar w:fldCharType="separate"/>
        </w:r>
        <w:r>
          <w:rPr>
            <w:noProof/>
            <w:webHidden/>
          </w:rPr>
          <w:t>102</w:t>
        </w:r>
        <w:r>
          <w:rPr>
            <w:noProof/>
            <w:webHidden/>
          </w:rPr>
          <w:fldChar w:fldCharType="end"/>
        </w:r>
      </w:hyperlink>
    </w:p>
    <w:p w14:paraId="3196742D" w14:textId="4B8E979A"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82" w:history="1">
        <w:r w:rsidRPr="00BD30CB">
          <w:rPr>
            <w:rStyle w:val="Hyperlink"/>
            <w:rFonts w:cs="Segoe UI"/>
            <w:noProof/>
          </w:rPr>
          <w:t>8.1.6</w:t>
        </w:r>
        <w:r>
          <w:rPr>
            <w:rFonts w:eastAsiaTheme="minorEastAsia" w:cstheme="minorBidi"/>
            <w:i w:val="0"/>
            <w:iCs w:val="0"/>
            <w:noProof/>
            <w:kern w:val="2"/>
            <w:sz w:val="24"/>
            <w:szCs w:val="24"/>
            <w:lang w:eastAsia="en-GB"/>
            <w14:ligatures w14:val="standardContextual"/>
          </w:rPr>
          <w:tab/>
        </w:r>
        <w:r w:rsidRPr="00BD30CB">
          <w:rPr>
            <w:rStyle w:val="Hyperlink"/>
            <w:noProof/>
          </w:rPr>
          <w:t>Change Management</w:t>
        </w:r>
        <w:r>
          <w:rPr>
            <w:noProof/>
            <w:webHidden/>
          </w:rPr>
          <w:tab/>
        </w:r>
        <w:r>
          <w:rPr>
            <w:noProof/>
            <w:webHidden/>
          </w:rPr>
          <w:fldChar w:fldCharType="begin"/>
        </w:r>
        <w:r>
          <w:rPr>
            <w:noProof/>
            <w:webHidden/>
          </w:rPr>
          <w:instrText xml:space="preserve"> PAGEREF _Toc198518482 \h </w:instrText>
        </w:r>
        <w:r>
          <w:rPr>
            <w:noProof/>
            <w:webHidden/>
          </w:rPr>
        </w:r>
        <w:r>
          <w:rPr>
            <w:noProof/>
            <w:webHidden/>
          </w:rPr>
          <w:fldChar w:fldCharType="separate"/>
        </w:r>
        <w:r>
          <w:rPr>
            <w:noProof/>
            <w:webHidden/>
          </w:rPr>
          <w:t>102</w:t>
        </w:r>
        <w:r>
          <w:rPr>
            <w:noProof/>
            <w:webHidden/>
          </w:rPr>
          <w:fldChar w:fldCharType="end"/>
        </w:r>
      </w:hyperlink>
    </w:p>
    <w:p w14:paraId="73F3B404" w14:textId="0F0BE7EF"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83" w:history="1">
        <w:r w:rsidRPr="00BD30CB">
          <w:rPr>
            <w:rStyle w:val="Hyperlink"/>
            <w:rFonts w:cs="Segoe UI"/>
            <w:noProof/>
          </w:rPr>
          <w:t>8.1.7</w:t>
        </w:r>
        <w:r>
          <w:rPr>
            <w:rFonts w:eastAsiaTheme="minorEastAsia" w:cstheme="minorBidi"/>
            <w:i w:val="0"/>
            <w:iCs w:val="0"/>
            <w:noProof/>
            <w:kern w:val="2"/>
            <w:sz w:val="24"/>
            <w:szCs w:val="24"/>
            <w:lang w:eastAsia="en-GB"/>
            <w14:ligatures w14:val="standardContextual"/>
          </w:rPr>
          <w:tab/>
        </w:r>
        <w:r w:rsidRPr="00BD30CB">
          <w:rPr>
            <w:rStyle w:val="Hyperlink"/>
            <w:noProof/>
          </w:rPr>
          <w:t>Non-Conformity Management</w:t>
        </w:r>
        <w:r>
          <w:rPr>
            <w:noProof/>
            <w:webHidden/>
          </w:rPr>
          <w:tab/>
        </w:r>
        <w:r>
          <w:rPr>
            <w:noProof/>
            <w:webHidden/>
          </w:rPr>
          <w:fldChar w:fldCharType="begin"/>
        </w:r>
        <w:r>
          <w:rPr>
            <w:noProof/>
            <w:webHidden/>
          </w:rPr>
          <w:instrText xml:space="preserve"> PAGEREF _Toc198518483 \h </w:instrText>
        </w:r>
        <w:r>
          <w:rPr>
            <w:noProof/>
            <w:webHidden/>
          </w:rPr>
        </w:r>
        <w:r>
          <w:rPr>
            <w:noProof/>
            <w:webHidden/>
          </w:rPr>
          <w:fldChar w:fldCharType="separate"/>
        </w:r>
        <w:r>
          <w:rPr>
            <w:noProof/>
            <w:webHidden/>
          </w:rPr>
          <w:t>103</w:t>
        </w:r>
        <w:r>
          <w:rPr>
            <w:noProof/>
            <w:webHidden/>
          </w:rPr>
          <w:fldChar w:fldCharType="end"/>
        </w:r>
      </w:hyperlink>
    </w:p>
    <w:p w14:paraId="674DFD34" w14:textId="7DF7757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84" w:history="1">
        <w:r w:rsidRPr="00BD30CB">
          <w:rPr>
            <w:rStyle w:val="Hyperlink"/>
            <w:rFonts w:cs="Segoe UI"/>
            <w:noProof/>
          </w:rPr>
          <w:t>8.1.8</w:t>
        </w:r>
        <w:r>
          <w:rPr>
            <w:rFonts w:eastAsiaTheme="minorEastAsia" w:cstheme="minorBidi"/>
            <w:i w:val="0"/>
            <w:iCs w:val="0"/>
            <w:noProof/>
            <w:kern w:val="2"/>
            <w:sz w:val="24"/>
            <w:szCs w:val="24"/>
            <w:lang w:eastAsia="en-GB"/>
            <w14:ligatures w14:val="standardContextual"/>
          </w:rPr>
          <w:tab/>
        </w:r>
        <w:r w:rsidRPr="00BD30CB">
          <w:rPr>
            <w:rStyle w:val="Hyperlink"/>
            <w:noProof/>
          </w:rPr>
          <w:t>Audits</w:t>
        </w:r>
        <w:r>
          <w:rPr>
            <w:noProof/>
            <w:webHidden/>
          </w:rPr>
          <w:tab/>
        </w:r>
        <w:r>
          <w:rPr>
            <w:noProof/>
            <w:webHidden/>
          </w:rPr>
          <w:fldChar w:fldCharType="begin"/>
        </w:r>
        <w:r>
          <w:rPr>
            <w:noProof/>
            <w:webHidden/>
          </w:rPr>
          <w:instrText xml:space="preserve"> PAGEREF _Toc198518484 \h </w:instrText>
        </w:r>
        <w:r>
          <w:rPr>
            <w:noProof/>
            <w:webHidden/>
          </w:rPr>
        </w:r>
        <w:r>
          <w:rPr>
            <w:noProof/>
            <w:webHidden/>
          </w:rPr>
          <w:fldChar w:fldCharType="separate"/>
        </w:r>
        <w:r>
          <w:rPr>
            <w:noProof/>
            <w:webHidden/>
          </w:rPr>
          <w:t>104</w:t>
        </w:r>
        <w:r>
          <w:rPr>
            <w:noProof/>
            <w:webHidden/>
          </w:rPr>
          <w:fldChar w:fldCharType="end"/>
        </w:r>
      </w:hyperlink>
    </w:p>
    <w:p w14:paraId="35F7A88E" w14:textId="0DA4449B"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85" w:history="1">
        <w:r w:rsidRPr="00BD30CB">
          <w:rPr>
            <w:rStyle w:val="Hyperlink"/>
            <w:noProof/>
          </w:rPr>
          <w:t>8.2</w:t>
        </w:r>
        <w:r>
          <w:rPr>
            <w:rFonts w:eastAsiaTheme="minorEastAsia" w:cstheme="minorBidi"/>
            <w:smallCaps w:val="0"/>
            <w:noProof/>
            <w:kern w:val="2"/>
            <w:sz w:val="24"/>
            <w:szCs w:val="24"/>
            <w:lang w:eastAsia="en-GB"/>
            <w14:ligatures w14:val="standardContextual"/>
          </w:rPr>
          <w:tab/>
        </w:r>
        <w:r w:rsidRPr="00BD30CB">
          <w:rPr>
            <w:rStyle w:val="Hyperlink"/>
            <w:noProof/>
          </w:rPr>
          <w:t>Quality Control</w:t>
        </w:r>
        <w:r>
          <w:rPr>
            <w:noProof/>
            <w:webHidden/>
          </w:rPr>
          <w:tab/>
        </w:r>
        <w:r>
          <w:rPr>
            <w:noProof/>
            <w:webHidden/>
          </w:rPr>
          <w:fldChar w:fldCharType="begin"/>
        </w:r>
        <w:r>
          <w:rPr>
            <w:noProof/>
            <w:webHidden/>
          </w:rPr>
          <w:instrText xml:space="preserve"> PAGEREF _Toc198518485 \h </w:instrText>
        </w:r>
        <w:r>
          <w:rPr>
            <w:noProof/>
            <w:webHidden/>
          </w:rPr>
        </w:r>
        <w:r>
          <w:rPr>
            <w:noProof/>
            <w:webHidden/>
          </w:rPr>
          <w:fldChar w:fldCharType="separate"/>
        </w:r>
        <w:r>
          <w:rPr>
            <w:noProof/>
            <w:webHidden/>
          </w:rPr>
          <w:t>104</w:t>
        </w:r>
        <w:r>
          <w:rPr>
            <w:noProof/>
            <w:webHidden/>
          </w:rPr>
          <w:fldChar w:fldCharType="end"/>
        </w:r>
      </w:hyperlink>
    </w:p>
    <w:p w14:paraId="790A224E" w14:textId="737EFD77"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86" w:history="1">
        <w:r w:rsidRPr="00BD30CB">
          <w:rPr>
            <w:rStyle w:val="Hyperlink"/>
            <w:rFonts w:cs="Segoe UI"/>
            <w:noProof/>
          </w:rPr>
          <w:t>8.2.1</w:t>
        </w:r>
        <w:r>
          <w:rPr>
            <w:rFonts w:eastAsiaTheme="minorEastAsia" w:cstheme="minorBidi"/>
            <w:i w:val="0"/>
            <w:iCs w:val="0"/>
            <w:noProof/>
            <w:kern w:val="2"/>
            <w:sz w:val="24"/>
            <w:szCs w:val="24"/>
            <w:lang w:eastAsia="en-GB"/>
            <w14:ligatures w14:val="standardContextual"/>
          </w:rPr>
          <w:tab/>
        </w:r>
        <w:r w:rsidRPr="00BD30CB">
          <w:rPr>
            <w:rStyle w:val="Hyperlink"/>
            <w:noProof/>
          </w:rPr>
          <w:t>General requirements</w:t>
        </w:r>
        <w:r>
          <w:rPr>
            <w:noProof/>
            <w:webHidden/>
          </w:rPr>
          <w:tab/>
        </w:r>
        <w:r>
          <w:rPr>
            <w:noProof/>
            <w:webHidden/>
          </w:rPr>
          <w:fldChar w:fldCharType="begin"/>
        </w:r>
        <w:r>
          <w:rPr>
            <w:noProof/>
            <w:webHidden/>
          </w:rPr>
          <w:instrText xml:space="preserve"> PAGEREF _Toc198518486 \h </w:instrText>
        </w:r>
        <w:r>
          <w:rPr>
            <w:noProof/>
            <w:webHidden/>
          </w:rPr>
        </w:r>
        <w:r>
          <w:rPr>
            <w:noProof/>
            <w:webHidden/>
          </w:rPr>
          <w:fldChar w:fldCharType="separate"/>
        </w:r>
        <w:r>
          <w:rPr>
            <w:noProof/>
            <w:webHidden/>
          </w:rPr>
          <w:t>105</w:t>
        </w:r>
        <w:r>
          <w:rPr>
            <w:noProof/>
            <w:webHidden/>
          </w:rPr>
          <w:fldChar w:fldCharType="end"/>
        </w:r>
      </w:hyperlink>
    </w:p>
    <w:p w14:paraId="14D2F88F" w14:textId="1850E682"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87" w:history="1">
        <w:r w:rsidRPr="00BD30CB">
          <w:rPr>
            <w:rStyle w:val="Hyperlink"/>
            <w:rFonts w:cs="Segoe UI"/>
            <w:noProof/>
          </w:rPr>
          <w:t>8.2.2</w:t>
        </w:r>
        <w:r>
          <w:rPr>
            <w:rFonts w:eastAsiaTheme="minorEastAsia" w:cstheme="minorBidi"/>
            <w:i w:val="0"/>
            <w:iCs w:val="0"/>
            <w:noProof/>
            <w:kern w:val="2"/>
            <w:sz w:val="24"/>
            <w:szCs w:val="24"/>
            <w:lang w:eastAsia="en-GB"/>
            <w14:ligatures w14:val="standardContextual"/>
          </w:rPr>
          <w:tab/>
        </w:r>
        <w:r w:rsidRPr="00BD30CB">
          <w:rPr>
            <w:rStyle w:val="Hyperlink"/>
            <w:noProof/>
          </w:rPr>
          <w:t>Manufacturing and Inspection Plan</w:t>
        </w:r>
        <w:r>
          <w:rPr>
            <w:noProof/>
            <w:webHidden/>
          </w:rPr>
          <w:tab/>
        </w:r>
        <w:r>
          <w:rPr>
            <w:noProof/>
            <w:webHidden/>
          </w:rPr>
          <w:fldChar w:fldCharType="begin"/>
        </w:r>
        <w:r>
          <w:rPr>
            <w:noProof/>
            <w:webHidden/>
          </w:rPr>
          <w:instrText xml:space="preserve"> PAGEREF _Toc198518487 \h </w:instrText>
        </w:r>
        <w:r>
          <w:rPr>
            <w:noProof/>
            <w:webHidden/>
          </w:rPr>
        </w:r>
        <w:r>
          <w:rPr>
            <w:noProof/>
            <w:webHidden/>
          </w:rPr>
          <w:fldChar w:fldCharType="separate"/>
        </w:r>
        <w:r>
          <w:rPr>
            <w:noProof/>
            <w:webHidden/>
          </w:rPr>
          <w:t>105</w:t>
        </w:r>
        <w:r>
          <w:rPr>
            <w:noProof/>
            <w:webHidden/>
          </w:rPr>
          <w:fldChar w:fldCharType="end"/>
        </w:r>
      </w:hyperlink>
    </w:p>
    <w:p w14:paraId="7C9640EA" w14:textId="58E3A5DB"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88" w:history="1">
        <w:r w:rsidRPr="00BD30CB">
          <w:rPr>
            <w:rStyle w:val="Hyperlink"/>
            <w:rFonts w:cs="Segoe UI"/>
            <w:noProof/>
          </w:rPr>
          <w:t>8.2.3</w:t>
        </w:r>
        <w:r>
          <w:rPr>
            <w:rFonts w:eastAsiaTheme="minorEastAsia" w:cstheme="minorBidi"/>
            <w:i w:val="0"/>
            <w:iCs w:val="0"/>
            <w:noProof/>
            <w:kern w:val="2"/>
            <w:sz w:val="24"/>
            <w:szCs w:val="24"/>
            <w:lang w:eastAsia="en-GB"/>
            <w14:ligatures w14:val="standardContextual"/>
          </w:rPr>
          <w:tab/>
        </w:r>
        <w:r w:rsidRPr="00BD30CB">
          <w:rPr>
            <w:rStyle w:val="Hyperlink"/>
            <w:noProof/>
          </w:rPr>
          <w:t>Declaration of conformity with all requirements</w:t>
        </w:r>
        <w:r>
          <w:rPr>
            <w:noProof/>
            <w:webHidden/>
          </w:rPr>
          <w:tab/>
        </w:r>
        <w:r>
          <w:rPr>
            <w:noProof/>
            <w:webHidden/>
          </w:rPr>
          <w:fldChar w:fldCharType="begin"/>
        </w:r>
        <w:r>
          <w:rPr>
            <w:noProof/>
            <w:webHidden/>
          </w:rPr>
          <w:instrText xml:space="preserve"> PAGEREF _Toc198518488 \h </w:instrText>
        </w:r>
        <w:r>
          <w:rPr>
            <w:noProof/>
            <w:webHidden/>
          </w:rPr>
        </w:r>
        <w:r>
          <w:rPr>
            <w:noProof/>
            <w:webHidden/>
          </w:rPr>
          <w:fldChar w:fldCharType="separate"/>
        </w:r>
        <w:r>
          <w:rPr>
            <w:noProof/>
            <w:webHidden/>
          </w:rPr>
          <w:t>105</w:t>
        </w:r>
        <w:r>
          <w:rPr>
            <w:noProof/>
            <w:webHidden/>
          </w:rPr>
          <w:fldChar w:fldCharType="end"/>
        </w:r>
      </w:hyperlink>
    </w:p>
    <w:p w14:paraId="2B454F57" w14:textId="5B9B8C31"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89" w:history="1">
        <w:r w:rsidRPr="00BD30CB">
          <w:rPr>
            <w:rStyle w:val="Hyperlink"/>
            <w:noProof/>
          </w:rPr>
          <w:t>8.3</w:t>
        </w:r>
        <w:r>
          <w:rPr>
            <w:rFonts w:eastAsiaTheme="minorEastAsia" w:cstheme="minorBidi"/>
            <w:smallCaps w:val="0"/>
            <w:noProof/>
            <w:kern w:val="2"/>
            <w:sz w:val="24"/>
            <w:szCs w:val="24"/>
            <w:lang w:eastAsia="en-GB"/>
            <w14:ligatures w14:val="standardContextual"/>
          </w:rPr>
          <w:tab/>
        </w:r>
        <w:r w:rsidRPr="00BD30CB">
          <w:rPr>
            <w:rStyle w:val="Hyperlink"/>
            <w:noProof/>
          </w:rPr>
          <w:t>Acceptance Tests</w:t>
        </w:r>
        <w:r>
          <w:rPr>
            <w:noProof/>
            <w:webHidden/>
          </w:rPr>
          <w:tab/>
        </w:r>
        <w:r>
          <w:rPr>
            <w:noProof/>
            <w:webHidden/>
          </w:rPr>
          <w:fldChar w:fldCharType="begin"/>
        </w:r>
        <w:r>
          <w:rPr>
            <w:noProof/>
            <w:webHidden/>
          </w:rPr>
          <w:instrText xml:space="preserve"> PAGEREF _Toc198518489 \h </w:instrText>
        </w:r>
        <w:r>
          <w:rPr>
            <w:noProof/>
            <w:webHidden/>
          </w:rPr>
        </w:r>
        <w:r>
          <w:rPr>
            <w:noProof/>
            <w:webHidden/>
          </w:rPr>
          <w:fldChar w:fldCharType="separate"/>
        </w:r>
        <w:r>
          <w:rPr>
            <w:noProof/>
            <w:webHidden/>
          </w:rPr>
          <w:t>106</w:t>
        </w:r>
        <w:r>
          <w:rPr>
            <w:noProof/>
            <w:webHidden/>
          </w:rPr>
          <w:fldChar w:fldCharType="end"/>
        </w:r>
      </w:hyperlink>
    </w:p>
    <w:p w14:paraId="1D0179AD" w14:textId="4DED7BEE"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90" w:history="1">
        <w:r w:rsidRPr="00BD30CB">
          <w:rPr>
            <w:rStyle w:val="Hyperlink"/>
            <w:rFonts w:cs="Segoe UI"/>
            <w:noProof/>
          </w:rPr>
          <w:t>8.3.1</w:t>
        </w:r>
        <w:r>
          <w:rPr>
            <w:rFonts w:eastAsiaTheme="minorEastAsia" w:cstheme="minorBidi"/>
            <w:i w:val="0"/>
            <w:iCs w:val="0"/>
            <w:noProof/>
            <w:kern w:val="2"/>
            <w:sz w:val="24"/>
            <w:szCs w:val="24"/>
            <w:lang w:eastAsia="en-GB"/>
            <w14:ligatures w14:val="standardContextual"/>
          </w:rPr>
          <w:tab/>
        </w:r>
        <w:r w:rsidRPr="00BD30CB">
          <w:rPr>
            <w:rStyle w:val="Hyperlink"/>
            <w:noProof/>
          </w:rPr>
          <w:t>General Requirements</w:t>
        </w:r>
        <w:r>
          <w:rPr>
            <w:noProof/>
            <w:webHidden/>
          </w:rPr>
          <w:tab/>
        </w:r>
        <w:r>
          <w:rPr>
            <w:noProof/>
            <w:webHidden/>
          </w:rPr>
          <w:fldChar w:fldCharType="begin"/>
        </w:r>
        <w:r>
          <w:rPr>
            <w:noProof/>
            <w:webHidden/>
          </w:rPr>
          <w:instrText xml:space="preserve"> PAGEREF _Toc198518490 \h </w:instrText>
        </w:r>
        <w:r>
          <w:rPr>
            <w:noProof/>
            <w:webHidden/>
          </w:rPr>
        </w:r>
        <w:r>
          <w:rPr>
            <w:noProof/>
            <w:webHidden/>
          </w:rPr>
          <w:fldChar w:fldCharType="separate"/>
        </w:r>
        <w:r>
          <w:rPr>
            <w:noProof/>
            <w:webHidden/>
          </w:rPr>
          <w:t>106</w:t>
        </w:r>
        <w:r>
          <w:rPr>
            <w:noProof/>
            <w:webHidden/>
          </w:rPr>
          <w:fldChar w:fldCharType="end"/>
        </w:r>
      </w:hyperlink>
    </w:p>
    <w:p w14:paraId="5CA596BF" w14:textId="181A1991"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91" w:history="1">
        <w:r w:rsidRPr="00BD30CB">
          <w:rPr>
            <w:rStyle w:val="Hyperlink"/>
            <w:rFonts w:cs="Segoe UI"/>
            <w:noProof/>
          </w:rPr>
          <w:t>8.3.2</w:t>
        </w:r>
        <w:r>
          <w:rPr>
            <w:rFonts w:eastAsiaTheme="minorEastAsia" w:cstheme="minorBidi"/>
            <w:i w:val="0"/>
            <w:iCs w:val="0"/>
            <w:noProof/>
            <w:kern w:val="2"/>
            <w:sz w:val="24"/>
            <w:szCs w:val="24"/>
            <w:lang w:eastAsia="en-GB"/>
            <w14:ligatures w14:val="standardContextual"/>
          </w:rPr>
          <w:tab/>
        </w:r>
        <w:r w:rsidRPr="00BD30CB">
          <w:rPr>
            <w:rStyle w:val="Hyperlink"/>
            <w:noProof/>
          </w:rPr>
          <w:t>Factory Acceptance Test (FAT)</w:t>
        </w:r>
        <w:r>
          <w:rPr>
            <w:noProof/>
            <w:webHidden/>
          </w:rPr>
          <w:tab/>
        </w:r>
        <w:r>
          <w:rPr>
            <w:noProof/>
            <w:webHidden/>
          </w:rPr>
          <w:fldChar w:fldCharType="begin"/>
        </w:r>
        <w:r>
          <w:rPr>
            <w:noProof/>
            <w:webHidden/>
          </w:rPr>
          <w:instrText xml:space="preserve"> PAGEREF _Toc198518491 \h </w:instrText>
        </w:r>
        <w:r>
          <w:rPr>
            <w:noProof/>
            <w:webHidden/>
          </w:rPr>
        </w:r>
        <w:r>
          <w:rPr>
            <w:noProof/>
            <w:webHidden/>
          </w:rPr>
          <w:fldChar w:fldCharType="separate"/>
        </w:r>
        <w:r>
          <w:rPr>
            <w:noProof/>
            <w:webHidden/>
          </w:rPr>
          <w:t>106</w:t>
        </w:r>
        <w:r>
          <w:rPr>
            <w:noProof/>
            <w:webHidden/>
          </w:rPr>
          <w:fldChar w:fldCharType="end"/>
        </w:r>
      </w:hyperlink>
    </w:p>
    <w:p w14:paraId="5795005E" w14:textId="7C21199F" w:rsidR="00D125E0" w:rsidRDefault="00D125E0">
      <w:pPr>
        <w:pStyle w:val="TOC3"/>
        <w:tabs>
          <w:tab w:val="left" w:pos="1200"/>
          <w:tab w:val="right" w:leader="dot" w:pos="9344"/>
        </w:tabs>
        <w:rPr>
          <w:rFonts w:eastAsiaTheme="minorEastAsia" w:cstheme="minorBidi"/>
          <w:i w:val="0"/>
          <w:iCs w:val="0"/>
          <w:noProof/>
          <w:kern w:val="2"/>
          <w:sz w:val="24"/>
          <w:szCs w:val="24"/>
          <w:lang w:eastAsia="en-GB"/>
          <w14:ligatures w14:val="standardContextual"/>
        </w:rPr>
      </w:pPr>
      <w:hyperlink w:anchor="_Toc198518492" w:history="1">
        <w:r w:rsidRPr="00BD30CB">
          <w:rPr>
            <w:rStyle w:val="Hyperlink"/>
            <w:rFonts w:cs="Segoe UI"/>
            <w:noProof/>
          </w:rPr>
          <w:t>8.3.3</w:t>
        </w:r>
        <w:r>
          <w:rPr>
            <w:rFonts w:eastAsiaTheme="minorEastAsia" w:cstheme="minorBidi"/>
            <w:i w:val="0"/>
            <w:iCs w:val="0"/>
            <w:noProof/>
            <w:kern w:val="2"/>
            <w:sz w:val="24"/>
            <w:szCs w:val="24"/>
            <w:lang w:eastAsia="en-GB"/>
            <w14:ligatures w14:val="standardContextual"/>
          </w:rPr>
          <w:tab/>
        </w:r>
        <w:r w:rsidRPr="00BD30CB">
          <w:rPr>
            <w:rStyle w:val="Hyperlink"/>
            <w:noProof/>
          </w:rPr>
          <w:t>Site Acceptance Tests</w:t>
        </w:r>
        <w:r>
          <w:rPr>
            <w:noProof/>
            <w:webHidden/>
          </w:rPr>
          <w:tab/>
        </w:r>
        <w:r>
          <w:rPr>
            <w:noProof/>
            <w:webHidden/>
          </w:rPr>
          <w:fldChar w:fldCharType="begin"/>
        </w:r>
        <w:r>
          <w:rPr>
            <w:noProof/>
            <w:webHidden/>
          </w:rPr>
          <w:instrText xml:space="preserve"> PAGEREF _Toc198518492 \h </w:instrText>
        </w:r>
        <w:r>
          <w:rPr>
            <w:noProof/>
            <w:webHidden/>
          </w:rPr>
        </w:r>
        <w:r>
          <w:rPr>
            <w:noProof/>
            <w:webHidden/>
          </w:rPr>
          <w:fldChar w:fldCharType="separate"/>
        </w:r>
        <w:r>
          <w:rPr>
            <w:noProof/>
            <w:webHidden/>
          </w:rPr>
          <w:t>107</w:t>
        </w:r>
        <w:r>
          <w:rPr>
            <w:noProof/>
            <w:webHidden/>
          </w:rPr>
          <w:fldChar w:fldCharType="end"/>
        </w:r>
      </w:hyperlink>
    </w:p>
    <w:p w14:paraId="0A3BEDF8" w14:textId="618B1F22" w:rsidR="00D125E0" w:rsidRDefault="00D125E0">
      <w:pPr>
        <w:pStyle w:val="TOC1"/>
        <w:tabs>
          <w:tab w:val="left" w:pos="400"/>
          <w:tab w:val="right" w:leader="dot" w:pos="9344"/>
        </w:tabs>
        <w:rPr>
          <w:rFonts w:eastAsiaTheme="minorEastAsia" w:cstheme="minorBidi"/>
          <w:b w:val="0"/>
          <w:bCs w:val="0"/>
          <w:caps w:val="0"/>
          <w:noProof/>
          <w:kern w:val="2"/>
          <w:sz w:val="24"/>
          <w:szCs w:val="24"/>
          <w:lang w:eastAsia="en-GB"/>
          <w14:ligatures w14:val="standardContextual"/>
        </w:rPr>
      </w:pPr>
      <w:hyperlink w:anchor="_Toc198518493" w:history="1">
        <w:r w:rsidRPr="00BD30CB">
          <w:rPr>
            <w:rStyle w:val="Hyperlink"/>
            <w:noProof/>
          </w:rPr>
          <w:t>9</w:t>
        </w:r>
        <w:r>
          <w:rPr>
            <w:rFonts w:eastAsiaTheme="minorEastAsia" w:cstheme="minorBidi"/>
            <w:b w:val="0"/>
            <w:bCs w:val="0"/>
            <w:caps w:val="0"/>
            <w:noProof/>
            <w:kern w:val="2"/>
            <w:sz w:val="24"/>
            <w:szCs w:val="24"/>
            <w:lang w:eastAsia="en-GB"/>
            <w14:ligatures w14:val="standardContextual"/>
          </w:rPr>
          <w:tab/>
        </w:r>
        <w:r w:rsidRPr="00BD30CB">
          <w:rPr>
            <w:rStyle w:val="Hyperlink"/>
            <w:noProof/>
          </w:rPr>
          <w:t>Acceptance and Warranty</w:t>
        </w:r>
        <w:r>
          <w:rPr>
            <w:noProof/>
            <w:webHidden/>
          </w:rPr>
          <w:tab/>
        </w:r>
        <w:r>
          <w:rPr>
            <w:noProof/>
            <w:webHidden/>
          </w:rPr>
          <w:fldChar w:fldCharType="begin"/>
        </w:r>
        <w:r>
          <w:rPr>
            <w:noProof/>
            <w:webHidden/>
          </w:rPr>
          <w:instrText xml:space="preserve"> PAGEREF _Toc198518493 \h </w:instrText>
        </w:r>
        <w:r>
          <w:rPr>
            <w:noProof/>
            <w:webHidden/>
          </w:rPr>
        </w:r>
        <w:r>
          <w:rPr>
            <w:noProof/>
            <w:webHidden/>
          </w:rPr>
          <w:fldChar w:fldCharType="separate"/>
        </w:r>
        <w:r>
          <w:rPr>
            <w:noProof/>
            <w:webHidden/>
          </w:rPr>
          <w:t>108</w:t>
        </w:r>
        <w:r>
          <w:rPr>
            <w:noProof/>
            <w:webHidden/>
          </w:rPr>
          <w:fldChar w:fldCharType="end"/>
        </w:r>
      </w:hyperlink>
    </w:p>
    <w:p w14:paraId="3824F213" w14:textId="4FEFE3AC"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94" w:history="1">
        <w:r w:rsidRPr="00BD30CB">
          <w:rPr>
            <w:rStyle w:val="Hyperlink"/>
            <w:noProof/>
          </w:rPr>
          <w:t>9.1</w:t>
        </w:r>
        <w:r>
          <w:rPr>
            <w:rFonts w:eastAsiaTheme="minorEastAsia" w:cstheme="minorBidi"/>
            <w:smallCaps w:val="0"/>
            <w:noProof/>
            <w:kern w:val="2"/>
            <w:sz w:val="24"/>
            <w:szCs w:val="24"/>
            <w:lang w:eastAsia="en-GB"/>
            <w14:ligatures w14:val="standardContextual"/>
          </w:rPr>
          <w:tab/>
        </w:r>
        <w:r w:rsidRPr="00BD30CB">
          <w:rPr>
            <w:rStyle w:val="Hyperlink"/>
            <w:noProof/>
          </w:rPr>
          <w:t>Provisional Acceptance</w:t>
        </w:r>
        <w:r>
          <w:rPr>
            <w:noProof/>
            <w:webHidden/>
          </w:rPr>
          <w:tab/>
        </w:r>
        <w:r>
          <w:rPr>
            <w:noProof/>
            <w:webHidden/>
          </w:rPr>
          <w:fldChar w:fldCharType="begin"/>
        </w:r>
        <w:r>
          <w:rPr>
            <w:noProof/>
            <w:webHidden/>
          </w:rPr>
          <w:instrText xml:space="preserve"> PAGEREF _Toc198518494 \h </w:instrText>
        </w:r>
        <w:r>
          <w:rPr>
            <w:noProof/>
            <w:webHidden/>
          </w:rPr>
        </w:r>
        <w:r>
          <w:rPr>
            <w:noProof/>
            <w:webHidden/>
          </w:rPr>
          <w:fldChar w:fldCharType="separate"/>
        </w:r>
        <w:r>
          <w:rPr>
            <w:noProof/>
            <w:webHidden/>
          </w:rPr>
          <w:t>108</w:t>
        </w:r>
        <w:r>
          <w:rPr>
            <w:noProof/>
            <w:webHidden/>
          </w:rPr>
          <w:fldChar w:fldCharType="end"/>
        </w:r>
      </w:hyperlink>
    </w:p>
    <w:p w14:paraId="7C679878" w14:textId="6EF1AE8D"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95" w:history="1">
        <w:r w:rsidRPr="00BD30CB">
          <w:rPr>
            <w:rStyle w:val="Hyperlink"/>
            <w:noProof/>
          </w:rPr>
          <w:t>9.2</w:t>
        </w:r>
        <w:r>
          <w:rPr>
            <w:rFonts w:eastAsiaTheme="minorEastAsia" w:cstheme="minorBidi"/>
            <w:smallCaps w:val="0"/>
            <w:noProof/>
            <w:kern w:val="2"/>
            <w:sz w:val="24"/>
            <w:szCs w:val="24"/>
            <w:lang w:eastAsia="en-GB"/>
            <w14:ligatures w14:val="standardContextual"/>
          </w:rPr>
          <w:tab/>
        </w:r>
        <w:r w:rsidRPr="00BD30CB">
          <w:rPr>
            <w:rStyle w:val="Hyperlink"/>
            <w:noProof/>
          </w:rPr>
          <w:t>Warranty Period</w:t>
        </w:r>
        <w:r>
          <w:rPr>
            <w:noProof/>
            <w:webHidden/>
          </w:rPr>
          <w:tab/>
        </w:r>
        <w:r>
          <w:rPr>
            <w:noProof/>
            <w:webHidden/>
          </w:rPr>
          <w:fldChar w:fldCharType="begin"/>
        </w:r>
        <w:r>
          <w:rPr>
            <w:noProof/>
            <w:webHidden/>
          </w:rPr>
          <w:instrText xml:space="preserve"> PAGEREF _Toc198518495 \h </w:instrText>
        </w:r>
        <w:r>
          <w:rPr>
            <w:noProof/>
            <w:webHidden/>
          </w:rPr>
        </w:r>
        <w:r>
          <w:rPr>
            <w:noProof/>
            <w:webHidden/>
          </w:rPr>
          <w:fldChar w:fldCharType="separate"/>
        </w:r>
        <w:r>
          <w:rPr>
            <w:noProof/>
            <w:webHidden/>
          </w:rPr>
          <w:t>108</w:t>
        </w:r>
        <w:r>
          <w:rPr>
            <w:noProof/>
            <w:webHidden/>
          </w:rPr>
          <w:fldChar w:fldCharType="end"/>
        </w:r>
      </w:hyperlink>
    </w:p>
    <w:p w14:paraId="2D511E11" w14:textId="3760BDA0"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96" w:history="1">
        <w:r w:rsidRPr="00BD30CB">
          <w:rPr>
            <w:rStyle w:val="Hyperlink"/>
            <w:noProof/>
          </w:rPr>
          <w:t>9.3</w:t>
        </w:r>
        <w:r>
          <w:rPr>
            <w:rFonts w:eastAsiaTheme="minorEastAsia" w:cstheme="minorBidi"/>
            <w:smallCaps w:val="0"/>
            <w:noProof/>
            <w:kern w:val="2"/>
            <w:sz w:val="24"/>
            <w:szCs w:val="24"/>
            <w:lang w:eastAsia="en-GB"/>
            <w14:ligatures w14:val="standardContextual"/>
          </w:rPr>
          <w:tab/>
        </w:r>
        <w:r w:rsidRPr="00BD30CB">
          <w:rPr>
            <w:rStyle w:val="Hyperlink"/>
            <w:noProof/>
          </w:rPr>
          <w:t>Warranty Conditions</w:t>
        </w:r>
        <w:r>
          <w:rPr>
            <w:noProof/>
            <w:webHidden/>
          </w:rPr>
          <w:tab/>
        </w:r>
        <w:r>
          <w:rPr>
            <w:noProof/>
            <w:webHidden/>
          </w:rPr>
          <w:fldChar w:fldCharType="begin"/>
        </w:r>
        <w:r>
          <w:rPr>
            <w:noProof/>
            <w:webHidden/>
          </w:rPr>
          <w:instrText xml:space="preserve"> PAGEREF _Toc198518496 \h </w:instrText>
        </w:r>
        <w:r>
          <w:rPr>
            <w:noProof/>
            <w:webHidden/>
          </w:rPr>
        </w:r>
        <w:r>
          <w:rPr>
            <w:noProof/>
            <w:webHidden/>
          </w:rPr>
          <w:fldChar w:fldCharType="separate"/>
        </w:r>
        <w:r>
          <w:rPr>
            <w:noProof/>
            <w:webHidden/>
          </w:rPr>
          <w:t>108</w:t>
        </w:r>
        <w:r>
          <w:rPr>
            <w:noProof/>
            <w:webHidden/>
          </w:rPr>
          <w:fldChar w:fldCharType="end"/>
        </w:r>
      </w:hyperlink>
    </w:p>
    <w:p w14:paraId="1BFB505D" w14:textId="13024956" w:rsidR="00D125E0" w:rsidRDefault="00D125E0">
      <w:pPr>
        <w:pStyle w:val="TOC2"/>
        <w:tabs>
          <w:tab w:val="left" w:pos="800"/>
          <w:tab w:val="right" w:leader="dot" w:pos="9344"/>
        </w:tabs>
        <w:rPr>
          <w:rFonts w:eastAsiaTheme="minorEastAsia" w:cstheme="minorBidi"/>
          <w:smallCaps w:val="0"/>
          <w:noProof/>
          <w:kern w:val="2"/>
          <w:sz w:val="24"/>
          <w:szCs w:val="24"/>
          <w:lang w:eastAsia="en-GB"/>
          <w14:ligatures w14:val="standardContextual"/>
        </w:rPr>
      </w:pPr>
      <w:hyperlink w:anchor="_Toc198518497" w:history="1">
        <w:r w:rsidRPr="00BD30CB">
          <w:rPr>
            <w:rStyle w:val="Hyperlink"/>
            <w:noProof/>
          </w:rPr>
          <w:t>9.4</w:t>
        </w:r>
        <w:r>
          <w:rPr>
            <w:rFonts w:eastAsiaTheme="minorEastAsia" w:cstheme="minorBidi"/>
            <w:smallCaps w:val="0"/>
            <w:noProof/>
            <w:kern w:val="2"/>
            <w:sz w:val="24"/>
            <w:szCs w:val="24"/>
            <w:lang w:eastAsia="en-GB"/>
            <w14:ligatures w14:val="standardContextual"/>
          </w:rPr>
          <w:tab/>
        </w:r>
        <w:r w:rsidRPr="00BD30CB">
          <w:rPr>
            <w:rStyle w:val="Hyperlink"/>
            <w:noProof/>
          </w:rPr>
          <w:t>Final Acceptance</w:t>
        </w:r>
        <w:r>
          <w:rPr>
            <w:noProof/>
            <w:webHidden/>
          </w:rPr>
          <w:tab/>
        </w:r>
        <w:r>
          <w:rPr>
            <w:noProof/>
            <w:webHidden/>
          </w:rPr>
          <w:fldChar w:fldCharType="begin"/>
        </w:r>
        <w:r>
          <w:rPr>
            <w:noProof/>
            <w:webHidden/>
          </w:rPr>
          <w:instrText xml:space="preserve"> PAGEREF _Toc198518497 \h </w:instrText>
        </w:r>
        <w:r>
          <w:rPr>
            <w:noProof/>
            <w:webHidden/>
          </w:rPr>
        </w:r>
        <w:r>
          <w:rPr>
            <w:noProof/>
            <w:webHidden/>
          </w:rPr>
          <w:fldChar w:fldCharType="separate"/>
        </w:r>
        <w:r>
          <w:rPr>
            <w:noProof/>
            <w:webHidden/>
          </w:rPr>
          <w:t>109</w:t>
        </w:r>
        <w:r>
          <w:rPr>
            <w:noProof/>
            <w:webHidden/>
          </w:rPr>
          <w:fldChar w:fldCharType="end"/>
        </w:r>
      </w:hyperlink>
    </w:p>
    <w:p w14:paraId="1346BFA1" w14:textId="5D48ECF5" w:rsidR="00D125E0" w:rsidRDefault="00D125E0">
      <w:pPr>
        <w:pStyle w:val="TOC1"/>
        <w:tabs>
          <w:tab w:val="left" w:pos="600"/>
          <w:tab w:val="right" w:leader="dot" w:pos="9344"/>
        </w:tabs>
        <w:rPr>
          <w:rFonts w:eastAsiaTheme="minorEastAsia" w:cstheme="minorBidi"/>
          <w:b w:val="0"/>
          <w:bCs w:val="0"/>
          <w:caps w:val="0"/>
          <w:noProof/>
          <w:kern w:val="2"/>
          <w:sz w:val="24"/>
          <w:szCs w:val="24"/>
          <w:lang w:eastAsia="en-GB"/>
          <w14:ligatures w14:val="standardContextual"/>
        </w:rPr>
      </w:pPr>
      <w:hyperlink w:anchor="_Toc198518498" w:history="1">
        <w:r w:rsidRPr="00BD30CB">
          <w:rPr>
            <w:rStyle w:val="Hyperlink"/>
            <w:noProof/>
          </w:rPr>
          <w:t>10</w:t>
        </w:r>
        <w:r>
          <w:rPr>
            <w:rFonts w:eastAsiaTheme="minorEastAsia" w:cstheme="minorBidi"/>
            <w:b w:val="0"/>
            <w:bCs w:val="0"/>
            <w:caps w:val="0"/>
            <w:noProof/>
            <w:kern w:val="2"/>
            <w:sz w:val="24"/>
            <w:szCs w:val="24"/>
            <w:lang w:eastAsia="en-GB"/>
            <w14:ligatures w14:val="standardContextual"/>
          </w:rPr>
          <w:tab/>
        </w:r>
        <w:r w:rsidRPr="00BD30CB">
          <w:rPr>
            <w:rStyle w:val="Hyperlink"/>
            <w:noProof/>
          </w:rPr>
          <w:t>Appendix</w:t>
        </w:r>
        <w:r>
          <w:rPr>
            <w:noProof/>
            <w:webHidden/>
          </w:rPr>
          <w:tab/>
        </w:r>
        <w:r>
          <w:rPr>
            <w:noProof/>
            <w:webHidden/>
          </w:rPr>
          <w:fldChar w:fldCharType="begin"/>
        </w:r>
        <w:r>
          <w:rPr>
            <w:noProof/>
            <w:webHidden/>
          </w:rPr>
          <w:instrText xml:space="preserve"> PAGEREF _Toc198518498 \h </w:instrText>
        </w:r>
        <w:r>
          <w:rPr>
            <w:noProof/>
            <w:webHidden/>
          </w:rPr>
        </w:r>
        <w:r>
          <w:rPr>
            <w:noProof/>
            <w:webHidden/>
          </w:rPr>
          <w:fldChar w:fldCharType="separate"/>
        </w:r>
        <w:r>
          <w:rPr>
            <w:noProof/>
            <w:webHidden/>
          </w:rPr>
          <w:t>110</w:t>
        </w:r>
        <w:r>
          <w:rPr>
            <w:noProof/>
            <w:webHidden/>
          </w:rPr>
          <w:fldChar w:fldCharType="end"/>
        </w:r>
      </w:hyperlink>
    </w:p>
    <w:p w14:paraId="1C322DAD" w14:textId="02D84C7A"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499" w:history="1">
        <w:r w:rsidRPr="00BD30CB">
          <w:rPr>
            <w:rStyle w:val="Hyperlink"/>
            <w:noProof/>
          </w:rPr>
          <w:t>10.1</w:t>
        </w:r>
        <w:r>
          <w:rPr>
            <w:rFonts w:eastAsiaTheme="minorEastAsia" w:cstheme="minorBidi"/>
            <w:smallCaps w:val="0"/>
            <w:noProof/>
            <w:kern w:val="2"/>
            <w:sz w:val="24"/>
            <w:szCs w:val="24"/>
            <w:lang w:eastAsia="en-GB"/>
            <w14:ligatures w14:val="standardContextual"/>
          </w:rPr>
          <w:tab/>
        </w:r>
        <w:r w:rsidRPr="00BD30CB">
          <w:rPr>
            <w:rStyle w:val="Hyperlink"/>
            <w:noProof/>
          </w:rPr>
          <w:t>Cooling Power for Cool-down</w:t>
        </w:r>
        <w:r>
          <w:rPr>
            <w:noProof/>
            <w:webHidden/>
          </w:rPr>
          <w:tab/>
        </w:r>
        <w:r>
          <w:rPr>
            <w:noProof/>
            <w:webHidden/>
          </w:rPr>
          <w:fldChar w:fldCharType="begin"/>
        </w:r>
        <w:r>
          <w:rPr>
            <w:noProof/>
            <w:webHidden/>
          </w:rPr>
          <w:instrText xml:space="preserve"> PAGEREF _Toc198518499 \h </w:instrText>
        </w:r>
        <w:r>
          <w:rPr>
            <w:noProof/>
            <w:webHidden/>
          </w:rPr>
        </w:r>
        <w:r>
          <w:rPr>
            <w:noProof/>
            <w:webHidden/>
          </w:rPr>
          <w:fldChar w:fldCharType="separate"/>
        </w:r>
        <w:r>
          <w:rPr>
            <w:noProof/>
            <w:webHidden/>
          </w:rPr>
          <w:t>110</w:t>
        </w:r>
        <w:r>
          <w:rPr>
            <w:noProof/>
            <w:webHidden/>
          </w:rPr>
          <w:fldChar w:fldCharType="end"/>
        </w:r>
      </w:hyperlink>
    </w:p>
    <w:p w14:paraId="4C0F0370" w14:textId="6827522E"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500" w:history="1">
        <w:r w:rsidRPr="00BD30CB">
          <w:rPr>
            <w:rStyle w:val="Hyperlink"/>
            <w:rFonts w:cs="Segoe UI"/>
            <w:noProof/>
          </w:rPr>
          <w:t>Cooldown to 50 K</w:t>
        </w:r>
        <w:r>
          <w:rPr>
            <w:noProof/>
            <w:webHidden/>
          </w:rPr>
          <w:tab/>
        </w:r>
        <w:r>
          <w:rPr>
            <w:noProof/>
            <w:webHidden/>
          </w:rPr>
          <w:fldChar w:fldCharType="begin"/>
        </w:r>
        <w:r>
          <w:rPr>
            <w:noProof/>
            <w:webHidden/>
          </w:rPr>
          <w:instrText xml:space="preserve"> PAGEREF _Toc198518500 \h </w:instrText>
        </w:r>
        <w:r>
          <w:rPr>
            <w:noProof/>
            <w:webHidden/>
          </w:rPr>
        </w:r>
        <w:r>
          <w:rPr>
            <w:noProof/>
            <w:webHidden/>
          </w:rPr>
          <w:fldChar w:fldCharType="separate"/>
        </w:r>
        <w:r>
          <w:rPr>
            <w:noProof/>
            <w:webHidden/>
          </w:rPr>
          <w:t>110</w:t>
        </w:r>
        <w:r>
          <w:rPr>
            <w:noProof/>
            <w:webHidden/>
          </w:rPr>
          <w:fldChar w:fldCharType="end"/>
        </w:r>
      </w:hyperlink>
    </w:p>
    <w:p w14:paraId="7703C55D" w14:textId="4F465B62"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501" w:history="1">
        <w:r w:rsidRPr="00BD30CB">
          <w:rPr>
            <w:rStyle w:val="Hyperlink"/>
            <w:rFonts w:cs="Segoe UI"/>
            <w:noProof/>
          </w:rPr>
          <w:t>Cool-down to 4.5 K</w:t>
        </w:r>
        <w:r>
          <w:rPr>
            <w:noProof/>
            <w:webHidden/>
          </w:rPr>
          <w:tab/>
        </w:r>
        <w:r>
          <w:rPr>
            <w:noProof/>
            <w:webHidden/>
          </w:rPr>
          <w:fldChar w:fldCharType="begin"/>
        </w:r>
        <w:r>
          <w:rPr>
            <w:noProof/>
            <w:webHidden/>
          </w:rPr>
          <w:instrText xml:space="preserve"> PAGEREF _Toc198518501 \h </w:instrText>
        </w:r>
        <w:r>
          <w:rPr>
            <w:noProof/>
            <w:webHidden/>
          </w:rPr>
        </w:r>
        <w:r>
          <w:rPr>
            <w:noProof/>
            <w:webHidden/>
          </w:rPr>
          <w:fldChar w:fldCharType="separate"/>
        </w:r>
        <w:r>
          <w:rPr>
            <w:noProof/>
            <w:webHidden/>
          </w:rPr>
          <w:t>111</w:t>
        </w:r>
        <w:r>
          <w:rPr>
            <w:noProof/>
            <w:webHidden/>
          </w:rPr>
          <w:fldChar w:fldCharType="end"/>
        </w:r>
      </w:hyperlink>
    </w:p>
    <w:p w14:paraId="66B76D47" w14:textId="47663F89"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502" w:history="1">
        <w:r w:rsidRPr="00BD30CB">
          <w:rPr>
            <w:rStyle w:val="Hyperlink"/>
            <w:rFonts w:cs="Segoe UI"/>
            <w:noProof/>
          </w:rPr>
          <w:t>LHe filling</w:t>
        </w:r>
        <w:r>
          <w:rPr>
            <w:noProof/>
            <w:webHidden/>
          </w:rPr>
          <w:tab/>
        </w:r>
        <w:r>
          <w:rPr>
            <w:noProof/>
            <w:webHidden/>
          </w:rPr>
          <w:fldChar w:fldCharType="begin"/>
        </w:r>
        <w:r>
          <w:rPr>
            <w:noProof/>
            <w:webHidden/>
          </w:rPr>
          <w:instrText xml:space="preserve"> PAGEREF _Toc198518502 \h </w:instrText>
        </w:r>
        <w:r>
          <w:rPr>
            <w:noProof/>
            <w:webHidden/>
          </w:rPr>
        </w:r>
        <w:r>
          <w:rPr>
            <w:noProof/>
            <w:webHidden/>
          </w:rPr>
          <w:fldChar w:fldCharType="separate"/>
        </w:r>
        <w:r>
          <w:rPr>
            <w:noProof/>
            <w:webHidden/>
          </w:rPr>
          <w:t>111</w:t>
        </w:r>
        <w:r>
          <w:rPr>
            <w:noProof/>
            <w:webHidden/>
          </w:rPr>
          <w:fldChar w:fldCharType="end"/>
        </w:r>
      </w:hyperlink>
    </w:p>
    <w:p w14:paraId="25E83D99" w14:textId="649562FF" w:rsidR="00D125E0" w:rsidRDefault="00D125E0">
      <w:pPr>
        <w:pStyle w:val="TOC4"/>
        <w:tabs>
          <w:tab w:val="right" w:leader="dot" w:pos="9344"/>
        </w:tabs>
        <w:rPr>
          <w:rFonts w:eastAsiaTheme="minorEastAsia" w:cstheme="minorBidi"/>
          <w:noProof/>
          <w:kern w:val="2"/>
          <w:sz w:val="24"/>
          <w:szCs w:val="24"/>
          <w:lang w:eastAsia="en-GB"/>
          <w14:ligatures w14:val="standardContextual"/>
        </w:rPr>
      </w:pPr>
      <w:hyperlink w:anchor="_Toc198518503" w:history="1">
        <w:r w:rsidRPr="00BD30CB">
          <w:rPr>
            <w:rStyle w:val="Hyperlink"/>
            <w:rFonts w:cs="Segoe UI"/>
            <w:noProof/>
          </w:rPr>
          <w:t>Cooldown to 2 K</w:t>
        </w:r>
        <w:r>
          <w:rPr>
            <w:noProof/>
            <w:webHidden/>
          </w:rPr>
          <w:tab/>
        </w:r>
        <w:r>
          <w:rPr>
            <w:noProof/>
            <w:webHidden/>
          </w:rPr>
          <w:fldChar w:fldCharType="begin"/>
        </w:r>
        <w:r>
          <w:rPr>
            <w:noProof/>
            <w:webHidden/>
          </w:rPr>
          <w:instrText xml:space="preserve"> PAGEREF _Toc198518503 \h </w:instrText>
        </w:r>
        <w:r>
          <w:rPr>
            <w:noProof/>
            <w:webHidden/>
          </w:rPr>
        </w:r>
        <w:r>
          <w:rPr>
            <w:noProof/>
            <w:webHidden/>
          </w:rPr>
          <w:fldChar w:fldCharType="separate"/>
        </w:r>
        <w:r>
          <w:rPr>
            <w:noProof/>
            <w:webHidden/>
          </w:rPr>
          <w:t>112</w:t>
        </w:r>
        <w:r>
          <w:rPr>
            <w:noProof/>
            <w:webHidden/>
          </w:rPr>
          <w:fldChar w:fldCharType="end"/>
        </w:r>
      </w:hyperlink>
    </w:p>
    <w:p w14:paraId="598FD346" w14:textId="58B4F19C" w:rsidR="00D125E0" w:rsidRDefault="00D125E0">
      <w:pPr>
        <w:pStyle w:val="TOC1"/>
        <w:tabs>
          <w:tab w:val="left" w:pos="600"/>
          <w:tab w:val="right" w:leader="dot" w:pos="9344"/>
        </w:tabs>
        <w:rPr>
          <w:rFonts w:eastAsiaTheme="minorEastAsia" w:cstheme="minorBidi"/>
          <w:b w:val="0"/>
          <w:bCs w:val="0"/>
          <w:caps w:val="0"/>
          <w:noProof/>
          <w:kern w:val="2"/>
          <w:sz w:val="24"/>
          <w:szCs w:val="24"/>
          <w:lang w:eastAsia="en-GB"/>
          <w14:ligatures w14:val="standardContextual"/>
        </w:rPr>
      </w:pPr>
      <w:hyperlink w:anchor="_Toc198518504" w:history="1">
        <w:r w:rsidRPr="00BD30CB">
          <w:rPr>
            <w:rStyle w:val="Hyperlink"/>
            <w:noProof/>
          </w:rPr>
          <w:t>11</w:t>
        </w:r>
        <w:r>
          <w:rPr>
            <w:rFonts w:eastAsiaTheme="minorEastAsia" w:cstheme="minorBidi"/>
            <w:b w:val="0"/>
            <w:bCs w:val="0"/>
            <w:caps w:val="0"/>
            <w:noProof/>
            <w:kern w:val="2"/>
            <w:sz w:val="24"/>
            <w:szCs w:val="24"/>
            <w:lang w:eastAsia="en-GB"/>
            <w14:ligatures w14:val="standardContextual"/>
          </w:rPr>
          <w:tab/>
        </w:r>
        <w:r w:rsidRPr="00BD30CB">
          <w:rPr>
            <w:rStyle w:val="Hyperlink"/>
            <w:noProof/>
          </w:rPr>
          <w:t>References</w:t>
        </w:r>
        <w:r>
          <w:rPr>
            <w:noProof/>
            <w:webHidden/>
          </w:rPr>
          <w:tab/>
        </w:r>
        <w:r>
          <w:rPr>
            <w:noProof/>
            <w:webHidden/>
          </w:rPr>
          <w:fldChar w:fldCharType="begin"/>
        </w:r>
        <w:r>
          <w:rPr>
            <w:noProof/>
            <w:webHidden/>
          </w:rPr>
          <w:instrText xml:space="preserve"> PAGEREF _Toc198518504 \h </w:instrText>
        </w:r>
        <w:r>
          <w:rPr>
            <w:noProof/>
            <w:webHidden/>
          </w:rPr>
        </w:r>
        <w:r>
          <w:rPr>
            <w:noProof/>
            <w:webHidden/>
          </w:rPr>
          <w:fldChar w:fldCharType="separate"/>
        </w:r>
        <w:r>
          <w:rPr>
            <w:noProof/>
            <w:webHidden/>
          </w:rPr>
          <w:t>113</w:t>
        </w:r>
        <w:r>
          <w:rPr>
            <w:noProof/>
            <w:webHidden/>
          </w:rPr>
          <w:fldChar w:fldCharType="end"/>
        </w:r>
      </w:hyperlink>
    </w:p>
    <w:p w14:paraId="7DA90336" w14:textId="14970346"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505" w:history="1">
        <w:r w:rsidRPr="00BD30CB">
          <w:rPr>
            <w:rStyle w:val="Hyperlink"/>
            <w:noProof/>
          </w:rPr>
          <w:t>11.1</w:t>
        </w:r>
        <w:r>
          <w:rPr>
            <w:rFonts w:eastAsiaTheme="minorEastAsia" w:cstheme="minorBidi"/>
            <w:smallCaps w:val="0"/>
            <w:noProof/>
            <w:kern w:val="2"/>
            <w:sz w:val="24"/>
            <w:szCs w:val="24"/>
            <w:lang w:eastAsia="en-GB"/>
            <w14:ligatures w14:val="standardContextual"/>
          </w:rPr>
          <w:tab/>
        </w:r>
        <w:r w:rsidRPr="00BD30CB">
          <w:rPr>
            <w:rStyle w:val="Hyperlink"/>
            <w:noProof/>
          </w:rPr>
          <w:t>Applicable Documents</w:t>
        </w:r>
        <w:r>
          <w:rPr>
            <w:noProof/>
            <w:webHidden/>
          </w:rPr>
          <w:tab/>
        </w:r>
        <w:r>
          <w:rPr>
            <w:noProof/>
            <w:webHidden/>
          </w:rPr>
          <w:fldChar w:fldCharType="begin"/>
        </w:r>
        <w:r>
          <w:rPr>
            <w:noProof/>
            <w:webHidden/>
          </w:rPr>
          <w:instrText xml:space="preserve"> PAGEREF _Toc198518505 \h </w:instrText>
        </w:r>
        <w:r>
          <w:rPr>
            <w:noProof/>
            <w:webHidden/>
          </w:rPr>
        </w:r>
        <w:r>
          <w:rPr>
            <w:noProof/>
            <w:webHidden/>
          </w:rPr>
          <w:fldChar w:fldCharType="separate"/>
        </w:r>
        <w:r>
          <w:rPr>
            <w:noProof/>
            <w:webHidden/>
          </w:rPr>
          <w:t>113</w:t>
        </w:r>
        <w:r>
          <w:rPr>
            <w:noProof/>
            <w:webHidden/>
          </w:rPr>
          <w:fldChar w:fldCharType="end"/>
        </w:r>
      </w:hyperlink>
    </w:p>
    <w:p w14:paraId="57ED2634" w14:textId="740F1CA4"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506" w:history="1">
        <w:r w:rsidRPr="00BD30CB">
          <w:rPr>
            <w:rStyle w:val="Hyperlink"/>
            <w:noProof/>
          </w:rPr>
          <w:t>11.2</w:t>
        </w:r>
        <w:r>
          <w:rPr>
            <w:rFonts w:eastAsiaTheme="minorEastAsia" w:cstheme="minorBidi"/>
            <w:smallCaps w:val="0"/>
            <w:noProof/>
            <w:kern w:val="2"/>
            <w:sz w:val="24"/>
            <w:szCs w:val="24"/>
            <w:lang w:eastAsia="en-GB"/>
            <w14:ligatures w14:val="standardContextual"/>
          </w:rPr>
          <w:tab/>
        </w:r>
        <w:r w:rsidRPr="00BD30CB">
          <w:rPr>
            <w:rStyle w:val="Hyperlink"/>
            <w:noProof/>
          </w:rPr>
          <w:t>Cold masses of Cryogenic Users and Cryogenic Distribution</w:t>
        </w:r>
        <w:r>
          <w:rPr>
            <w:noProof/>
            <w:webHidden/>
          </w:rPr>
          <w:tab/>
        </w:r>
        <w:r>
          <w:rPr>
            <w:noProof/>
            <w:webHidden/>
          </w:rPr>
          <w:fldChar w:fldCharType="begin"/>
        </w:r>
        <w:r>
          <w:rPr>
            <w:noProof/>
            <w:webHidden/>
          </w:rPr>
          <w:instrText xml:space="preserve"> PAGEREF _Toc198518506 \h </w:instrText>
        </w:r>
        <w:r>
          <w:rPr>
            <w:noProof/>
            <w:webHidden/>
          </w:rPr>
        </w:r>
        <w:r>
          <w:rPr>
            <w:noProof/>
            <w:webHidden/>
          </w:rPr>
          <w:fldChar w:fldCharType="separate"/>
        </w:r>
        <w:r>
          <w:rPr>
            <w:noProof/>
            <w:webHidden/>
          </w:rPr>
          <w:t>114</w:t>
        </w:r>
        <w:r>
          <w:rPr>
            <w:noProof/>
            <w:webHidden/>
          </w:rPr>
          <w:fldChar w:fldCharType="end"/>
        </w:r>
      </w:hyperlink>
    </w:p>
    <w:p w14:paraId="3FDF6ED5" w14:textId="5CD24BC4" w:rsidR="00D125E0" w:rsidRDefault="00D125E0">
      <w:pPr>
        <w:pStyle w:val="TOC2"/>
        <w:tabs>
          <w:tab w:val="left" w:pos="1000"/>
          <w:tab w:val="right" w:leader="dot" w:pos="9344"/>
        </w:tabs>
        <w:rPr>
          <w:rFonts w:eastAsiaTheme="minorEastAsia" w:cstheme="minorBidi"/>
          <w:smallCaps w:val="0"/>
          <w:noProof/>
          <w:kern w:val="2"/>
          <w:sz w:val="24"/>
          <w:szCs w:val="24"/>
          <w:lang w:eastAsia="en-GB"/>
          <w14:ligatures w14:val="standardContextual"/>
        </w:rPr>
      </w:pPr>
      <w:hyperlink w:anchor="_Toc198518507" w:history="1">
        <w:r w:rsidRPr="00BD30CB">
          <w:rPr>
            <w:rStyle w:val="Hyperlink"/>
            <w:noProof/>
          </w:rPr>
          <w:t>11.3</w:t>
        </w:r>
        <w:r>
          <w:rPr>
            <w:rFonts w:eastAsiaTheme="minorEastAsia" w:cstheme="minorBidi"/>
            <w:smallCaps w:val="0"/>
            <w:noProof/>
            <w:kern w:val="2"/>
            <w:sz w:val="24"/>
            <w:szCs w:val="24"/>
            <w:lang w:eastAsia="en-GB"/>
            <w14:ligatures w14:val="standardContextual"/>
          </w:rPr>
          <w:tab/>
        </w:r>
        <w:r w:rsidRPr="00BD30CB">
          <w:rPr>
            <w:rStyle w:val="Hyperlink"/>
            <w:noProof/>
          </w:rPr>
          <w:t>PFD of the QVE (</w:t>
        </w:r>
        <w:r w:rsidRPr="00BD30CB">
          <w:rPr>
            <w:rStyle w:val="Hyperlink"/>
            <w:rFonts w:ascii="Segoe UI" w:hAnsi="Segoe UI" w:cs="Segoe UI"/>
            <w:noProof/>
          </w:rPr>
          <w:t>not included in the QPLANT procurement</w:t>
        </w:r>
        <w:r w:rsidRPr="00BD30CB">
          <w:rPr>
            <w:rStyle w:val="Hyperlink"/>
            <w:noProof/>
          </w:rPr>
          <w:t>)</w:t>
        </w:r>
        <w:r>
          <w:rPr>
            <w:noProof/>
            <w:webHidden/>
          </w:rPr>
          <w:tab/>
        </w:r>
        <w:r>
          <w:rPr>
            <w:noProof/>
            <w:webHidden/>
          </w:rPr>
          <w:fldChar w:fldCharType="begin"/>
        </w:r>
        <w:r>
          <w:rPr>
            <w:noProof/>
            <w:webHidden/>
          </w:rPr>
          <w:instrText xml:space="preserve"> PAGEREF _Toc198518507 \h </w:instrText>
        </w:r>
        <w:r>
          <w:rPr>
            <w:noProof/>
            <w:webHidden/>
          </w:rPr>
        </w:r>
        <w:r>
          <w:rPr>
            <w:noProof/>
            <w:webHidden/>
          </w:rPr>
          <w:fldChar w:fldCharType="separate"/>
        </w:r>
        <w:r>
          <w:rPr>
            <w:noProof/>
            <w:webHidden/>
          </w:rPr>
          <w:t>115</w:t>
        </w:r>
        <w:r>
          <w:rPr>
            <w:noProof/>
            <w:webHidden/>
          </w:rPr>
          <w:fldChar w:fldCharType="end"/>
        </w:r>
      </w:hyperlink>
    </w:p>
    <w:p w14:paraId="79ABC854" w14:textId="3F1492E7" w:rsidR="00D125E0" w:rsidRDefault="00D125E0">
      <w:pPr>
        <w:pStyle w:val="TOC1"/>
        <w:tabs>
          <w:tab w:val="right" w:leader="dot" w:pos="9344"/>
        </w:tabs>
        <w:rPr>
          <w:rFonts w:eastAsiaTheme="minorEastAsia" w:cstheme="minorBidi"/>
          <w:b w:val="0"/>
          <w:bCs w:val="0"/>
          <w:caps w:val="0"/>
          <w:noProof/>
          <w:kern w:val="2"/>
          <w:sz w:val="24"/>
          <w:szCs w:val="24"/>
          <w:lang w:eastAsia="en-GB"/>
          <w14:ligatures w14:val="standardContextual"/>
        </w:rPr>
      </w:pPr>
      <w:hyperlink w:anchor="_Toc198518508" w:history="1">
        <w:r w:rsidRPr="00BD30CB">
          <w:rPr>
            <w:rStyle w:val="Hyperlink"/>
            <w:noProof/>
          </w:rPr>
          <w:t>Annexes</w:t>
        </w:r>
        <w:r>
          <w:rPr>
            <w:noProof/>
            <w:webHidden/>
          </w:rPr>
          <w:tab/>
        </w:r>
        <w:r>
          <w:rPr>
            <w:noProof/>
            <w:webHidden/>
          </w:rPr>
          <w:fldChar w:fldCharType="begin"/>
        </w:r>
        <w:r>
          <w:rPr>
            <w:noProof/>
            <w:webHidden/>
          </w:rPr>
          <w:instrText xml:space="preserve"> PAGEREF _Toc198518508 \h </w:instrText>
        </w:r>
        <w:r>
          <w:rPr>
            <w:noProof/>
            <w:webHidden/>
          </w:rPr>
        </w:r>
        <w:r>
          <w:rPr>
            <w:noProof/>
            <w:webHidden/>
          </w:rPr>
          <w:fldChar w:fldCharType="separate"/>
        </w:r>
        <w:r>
          <w:rPr>
            <w:noProof/>
            <w:webHidden/>
          </w:rPr>
          <w:t>116</w:t>
        </w:r>
        <w:r>
          <w:rPr>
            <w:noProof/>
            <w:webHidden/>
          </w:rPr>
          <w:fldChar w:fldCharType="end"/>
        </w:r>
      </w:hyperlink>
    </w:p>
    <w:p w14:paraId="2AE97F58" w14:textId="4E312E62" w:rsidR="00A82573" w:rsidRPr="00725372" w:rsidRDefault="00091426" w:rsidP="004551A0">
      <w:pPr>
        <w:spacing w:before="60" w:after="40" w:line="240" w:lineRule="auto"/>
        <w:contextualSpacing/>
      </w:pPr>
      <w:r>
        <w:rPr>
          <w:rFonts w:asciiTheme="minorHAnsi" w:hAnsiTheme="minorHAnsi" w:cstheme="minorHAnsi"/>
          <w:b/>
          <w:bCs/>
          <w:caps/>
          <w:color w:val="562873"/>
          <w:sz w:val="22"/>
          <w:szCs w:val="20"/>
        </w:rPr>
        <w:fldChar w:fldCharType="end"/>
      </w:r>
      <w:r w:rsidR="00452B76" w:rsidRPr="00725372">
        <w:br w:type="page"/>
      </w:r>
    </w:p>
    <w:p w14:paraId="07687C75" w14:textId="6309F516" w:rsidR="001A691B" w:rsidRPr="00725372" w:rsidRDefault="001A691B" w:rsidP="004551A0">
      <w:pPr>
        <w:pStyle w:val="Heading2"/>
        <w:ind w:left="-450"/>
      </w:pPr>
      <w:bookmarkStart w:id="2" w:name="_Toc175324093"/>
      <w:bookmarkStart w:id="3" w:name="_Toc188541024"/>
      <w:bookmarkStart w:id="4" w:name="_Toc198518287"/>
      <w:r w:rsidRPr="00725372">
        <w:lastRenderedPageBreak/>
        <w:t>Abbreviations</w:t>
      </w:r>
      <w:bookmarkEnd w:id="2"/>
      <w:bookmarkEnd w:id="3"/>
      <w:bookmarkEnd w:id="4"/>
    </w:p>
    <w:tbl>
      <w:tblPr>
        <w:tblW w:w="10350" w:type="dxa"/>
        <w:tblInd w:w="-360" w:type="dxa"/>
        <w:tblBorders>
          <w:bottom w:val="single" w:sz="2" w:space="0" w:color="A6A6A6" w:themeColor="background1" w:themeShade="A6"/>
          <w:insideH w:val="single" w:sz="2" w:space="0" w:color="A6A6A6" w:themeColor="background1" w:themeShade="A6"/>
        </w:tblBorders>
        <w:tblLayout w:type="fixed"/>
        <w:tblLook w:val="04A0" w:firstRow="1" w:lastRow="0" w:firstColumn="1" w:lastColumn="0" w:noHBand="0" w:noVBand="1"/>
      </w:tblPr>
      <w:tblGrid>
        <w:gridCol w:w="810"/>
        <w:gridCol w:w="8550"/>
        <w:gridCol w:w="990"/>
      </w:tblGrid>
      <w:tr w:rsidR="001D2732" w:rsidRPr="00725372" w14:paraId="146CA598" w14:textId="77777777" w:rsidTr="001D2732">
        <w:trPr>
          <w:trHeight w:val="71"/>
        </w:trPr>
        <w:tc>
          <w:tcPr>
            <w:tcW w:w="810" w:type="dxa"/>
            <w:shd w:val="clear" w:color="auto" w:fill="auto"/>
            <w:vAlign w:val="center"/>
          </w:tcPr>
          <w:p w14:paraId="4E7B52D8" w14:textId="77777777" w:rsidR="001D2732" w:rsidRPr="00725372" w:rsidRDefault="001D2732" w:rsidP="002B6EDD">
            <w:pPr>
              <w:pStyle w:val="AASemiBold"/>
              <w:spacing w:before="80" w:after="40" w:line="240" w:lineRule="auto"/>
              <w:ind w:left="-109" w:right="-107"/>
              <w:jc w:val="center"/>
              <w:rPr>
                <w:sz w:val="18"/>
                <w:szCs w:val="20"/>
              </w:rPr>
            </w:pPr>
            <w:r w:rsidRPr="00725372">
              <w:rPr>
                <w:sz w:val="18"/>
                <w:szCs w:val="20"/>
              </w:rPr>
              <w:t>ACC NF</w:t>
            </w:r>
          </w:p>
        </w:tc>
        <w:tc>
          <w:tcPr>
            <w:tcW w:w="8550" w:type="dxa"/>
            <w:shd w:val="clear" w:color="auto" w:fill="auto"/>
            <w:vAlign w:val="center"/>
          </w:tcPr>
          <w:p w14:paraId="6C26071A" w14:textId="77777777" w:rsidR="001D2732" w:rsidRPr="00725372" w:rsidRDefault="001D2732" w:rsidP="002B6EDD">
            <w:pPr>
              <w:autoSpaceDE w:val="0"/>
              <w:autoSpaceDN w:val="0"/>
              <w:adjustRightInd w:val="0"/>
              <w:spacing w:before="80" w:after="40" w:line="240" w:lineRule="auto"/>
              <w:jc w:val="left"/>
              <w:rPr>
                <w:sz w:val="18"/>
                <w:szCs w:val="18"/>
              </w:rPr>
            </w:pPr>
            <w:r w:rsidRPr="00725372">
              <w:rPr>
                <w:sz w:val="18"/>
                <w:szCs w:val="18"/>
              </w:rPr>
              <w:t>Accelerator Nuclear Facilities (buildings and utilities)</w:t>
            </w:r>
          </w:p>
        </w:tc>
        <w:tc>
          <w:tcPr>
            <w:tcW w:w="990" w:type="dxa"/>
            <w:tcBorders>
              <w:top w:val="nil"/>
              <w:bottom w:val="nil"/>
            </w:tcBorders>
          </w:tcPr>
          <w:p w14:paraId="09EB5A19" w14:textId="77777777" w:rsidR="001D2732" w:rsidRPr="00725372" w:rsidRDefault="001D2732" w:rsidP="002B6EDD">
            <w:pPr>
              <w:pStyle w:val="AASemiBold"/>
              <w:spacing w:before="80" w:after="40" w:line="240" w:lineRule="auto"/>
              <w:ind w:left="-109" w:right="-107"/>
              <w:jc w:val="right"/>
              <w:rPr>
                <w:sz w:val="18"/>
                <w:szCs w:val="20"/>
              </w:rPr>
            </w:pPr>
          </w:p>
        </w:tc>
      </w:tr>
      <w:tr w:rsidR="0063737F" w:rsidRPr="00725372" w14:paraId="09F9A349" w14:textId="77777777" w:rsidTr="001D2732">
        <w:trPr>
          <w:trHeight w:val="71"/>
        </w:trPr>
        <w:tc>
          <w:tcPr>
            <w:tcW w:w="810" w:type="dxa"/>
            <w:shd w:val="clear" w:color="auto" w:fill="auto"/>
            <w:vAlign w:val="center"/>
          </w:tcPr>
          <w:p w14:paraId="7C0899F3" w14:textId="149FB2F4" w:rsidR="0063737F" w:rsidRPr="00725372" w:rsidRDefault="0063737F" w:rsidP="002B6EDD">
            <w:pPr>
              <w:pStyle w:val="AASemiBold"/>
              <w:spacing w:before="80" w:after="40" w:line="240" w:lineRule="auto"/>
              <w:ind w:left="-109" w:right="-107"/>
              <w:jc w:val="center"/>
              <w:rPr>
                <w:sz w:val="18"/>
                <w:szCs w:val="20"/>
              </w:rPr>
            </w:pPr>
            <w:r>
              <w:rPr>
                <w:sz w:val="18"/>
                <w:szCs w:val="20"/>
              </w:rPr>
              <w:t>AD</w:t>
            </w:r>
          </w:p>
        </w:tc>
        <w:tc>
          <w:tcPr>
            <w:tcW w:w="8550" w:type="dxa"/>
            <w:shd w:val="clear" w:color="auto" w:fill="auto"/>
            <w:vAlign w:val="center"/>
          </w:tcPr>
          <w:p w14:paraId="7106F091" w14:textId="4CD408C2" w:rsidR="0063737F" w:rsidRPr="00725372" w:rsidRDefault="0063737F" w:rsidP="002B6EDD">
            <w:pPr>
              <w:autoSpaceDE w:val="0"/>
              <w:autoSpaceDN w:val="0"/>
              <w:adjustRightInd w:val="0"/>
              <w:spacing w:before="80" w:after="40" w:line="240" w:lineRule="auto"/>
              <w:jc w:val="left"/>
              <w:rPr>
                <w:sz w:val="18"/>
                <w:szCs w:val="18"/>
              </w:rPr>
            </w:pPr>
            <w:r>
              <w:rPr>
                <w:sz w:val="18"/>
                <w:szCs w:val="18"/>
              </w:rPr>
              <w:t>Applicable Documents</w:t>
            </w:r>
          </w:p>
        </w:tc>
        <w:tc>
          <w:tcPr>
            <w:tcW w:w="990" w:type="dxa"/>
            <w:tcBorders>
              <w:top w:val="nil"/>
              <w:bottom w:val="nil"/>
            </w:tcBorders>
          </w:tcPr>
          <w:p w14:paraId="3247DD18" w14:textId="77777777" w:rsidR="0063737F" w:rsidRPr="00725372" w:rsidRDefault="0063737F" w:rsidP="002B6EDD">
            <w:pPr>
              <w:pStyle w:val="AASemiBold"/>
              <w:spacing w:before="80" w:after="40" w:line="240" w:lineRule="auto"/>
              <w:ind w:left="-109" w:right="-107"/>
              <w:jc w:val="right"/>
              <w:rPr>
                <w:sz w:val="18"/>
                <w:szCs w:val="20"/>
              </w:rPr>
            </w:pPr>
          </w:p>
        </w:tc>
      </w:tr>
      <w:tr w:rsidR="001D2732" w:rsidRPr="00725372" w14:paraId="59ADC914" w14:textId="77777777" w:rsidTr="001D2732">
        <w:trPr>
          <w:trHeight w:val="71"/>
        </w:trPr>
        <w:tc>
          <w:tcPr>
            <w:tcW w:w="810" w:type="dxa"/>
            <w:shd w:val="clear" w:color="auto" w:fill="auto"/>
            <w:vAlign w:val="center"/>
          </w:tcPr>
          <w:p w14:paraId="270A0307" w14:textId="77777777" w:rsidR="001D2732" w:rsidRPr="00725372" w:rsidRDefault="001D2732" w:rsidP="002B6EDD">
            <w:pPr>
              <w:pStyle w:val="AASemiBold"/>
              <w:spacing w:before="80" w:after="40" w:line="240" w:lineRule="auto"/>
              <w:ind w:left="-109" w:right="-107"/>
              <w:jc w:val="center"/>
              <w:rPr>
                <w:sz w:val="18"/>
                <w:szCs w:val="20"/>
              </w:rPr>
            </w:pPr>
            <w:r w:rsidRPr="00725372">
              <w:rPr>
                <w:sz w:val="18"/>
                <w:szCs w:val="20"/>
              </w:rPr>
              <w:t>AH</w:t>
            </w:r>
          </w:p>
        </w:tc>
        <w:tc>
          <w:tcPr>
            <w:tcW w:w="8550" w:type="dxa"/>
            <w:shd w:val="clear" w:color="auto" w:fill="auto"/>
            <w:vAlign w:val="center"/>
          </w:tcPr>
          <w:p w14:paraId="4622E2DB" w14:textId="77777777" w:rsidR="001D2732" w:rsidRPr="00725372" w:rsidRDefault="001D2732" w:rsidP="002B6EDD">
            <w:pPr>
              <w:autoSpaceDE w:val="0"/>
              <w:autoSpaceDN w:val="0"/>
              <w:adjustRightInd w:val="0"/>
              <w:spacing w:before="80" w:after="40" w:line="240" w:lineRule="auto"/>
              <w:jc w:val="left"/>
              <w:rPr>
                <w:sz w:val="18"/>
                <w:szCs w:val="18"/>
              </w:rPr>
            </w:pPr>
            <w:r w:rsidRPr="00725372">
              <w:rPr>
                <w:sz w:val="18"/>
                <w:szCs w:val="18"/>
              </w:rPr>
              <w:t>Atmospheric Heat exchanger</w:t>
            </w:r>
          </w:p>
        </w:tc>
        <w:tc>
          <w:tcPr>
            <w:tcW w:w="990" w:type="dxa"/>
            <w:tcBorders>
              <w:top w:val="nil"/>
              <w:bottom w:val="nil"/>
            </w:tcBorders>
          </w:tcPr>
          <w:p w14:paraId="4365D80E" w14:textId="77777777" w:rsidR="001D2732" w:rsidRPr="00725372" w:rsidRDefault="001D2732" w:rsidP="002B6EDD">
            <w:pPr>
              <w:pStyle w:val="AASemiBold"/>
              <w:spacing w:before="80" w:after="40" w:line="240" w:lineRule="auto"/>
              <w:ind w:left="-109" w:right="-107"/>
              <w:jc w:val="right"/>
              <w:rPr>
                <w:sz w:val="18"/>
                <w:szCs w:val="20"/>
              </w:rPr>
            </w:pPr>
          </w:p>
        </w:tc>
      </w:tr>
      <w:tr w:rsidR="001D2732" w:rsidRPr="00725372" w14:paraId="595FB686" w14:textId="77777777" w:rsidTr="001D2732">
        <w:trPr>
          <w:trHeight w:val="71"/>
        </w:trPr>
        <w:tc>
          <w:tcPr>
            <w:tcW w:w="810" w:type="dxa"/>
            <w:shd w:val="clear" w:color="auto" w:fill="auto"/>
            <w:vAlign w:val="center"/>
          </w:tcPr>
          <w:p w14:paraId="7B07FBEC" w14:textId="44F1AD36" w:rsidR="001D2732" w:rsidRPr="00725372" w:rsidRDefault="001D2732" w:rsidP="001A691B">
            <w:pPr>
              <w:pStyle w:val="AASemiBold"/>
              <w:spacing w:before="80" w:after="40" w:line="240" w:lineRule="auto"/>
              <w:ind w:left="-109" w:right="-107"/>
              <w:jc w:val="center"/>
              <w:rPr>
                <w:sz w:val="18"/>
                <w:szCs w:val="20"/>
              </w:rPr>
            </w:pPr>
            <w:r w:rsidRPr="00725372">
              <w:rPr>
                <w:sz w:val="18"/>
                <w:szCs w:val="20"/>
              </w:rPr>
              <w:t>CAV</w:t>
            </w:r>
          </w:p>
        </w:tc>
        <w:tc>
          <w:tcPr>
            <w:tcW w:w="8550" w:type="dxa"/>
            <w:shd w:val="clear" w:color="auto" w:fill="auto"/>
            <w:vAlign w:val="center"/>
          </w:tcPr>
          <w:p w14:paraId="7C589001" w14:textId="30EDE5AD" w:rsidR="001D2732" w:rsidRPr="00725372" w:rsidRDefault="001D2732" w:rsidP="001A691B">
            <w:pPr>
              <w:autoSpaceDE w:val="0"/>
              <w:autoSpaceDN w:val="0"/>
              <w:adjustRightInd w:val="0"/>
              <w:spacing w:before="80" w:after="40" w:line="240" w:lineRule="auto"/>
              <w:jc w:val="left"/>
              <w:rPr>
                <w:sz w:val="18"/>
                <w:szCs w:val="18"/>
              </w:rPr>
            </w:pPr>
            <w:r w:rsidRPr="00725372">
              <w:rPr>
                <w:sz w:val="18"/>
                <w:szCs w:val="18"/>
              </w:rPr>
              <w:t>Cavity</w:t>
            </w:r>
          </w:p>
        </w:tc>
        <w:tc>
          <w:tcPr>
            <w:tcW w:w="990" w:type="dxa"/>
            <w:tcBorders>
              <w:top w:val="nil"/>
              <w:bottom w:val="nil"/>
            </w:tcBorders>
          </w:tcPr>
          <w:p w14:paraId="6C997F8E" w14:textId="77777777" w:rsidR="001D2732" w:rsidRPr="00725372" w:rsidRDefault="001D2732" w:rsidP="001A691B">
            <w:pPr>
              <w:pStyle w:val="AASemiBold"/>
              <w:spacing w:before="80" w:after="40" w:line="240" w:lineRule="auto"/>
              <w:ind w:left="-109" w:right="-107"/>
              <w:jc w:val="right"/>
              <w:rPr>
                <w:sz w:val="18"/>
                <w:szCs w:val="20"/>
              </w:rPr>
            </w:pPr>
          </w:p>
        </w:tc>
      </w:tr>
      <w:tr w:rsidR="001D2732" w:rsidRPr="00725372" w14:paraId="42292723" w14:textId="77777777" w:rsidTr="001D2732">
        <w:trPr>
          <w:trHeight w:val="71"/>
        </w:trPr>
        <w:tc>
          <w:tcPr>
            <w:tcW w:w="810" w:type="dxa"/>
            <w:shd w:val="clear" w:color="auto" w:fill="auto"/>
            <w:vAlign w:val="center"/>
          </w:tcPr>
          <w:p w14:paraId="47EA2073" w14:textId="1D701B2B"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CCB</w:t>
            </w:r>
          </w:p>
        </w:tc>
        <w:tc>
          <w:tcPr>
            <w:tcW w:w="8550" w:type="dxa"/>
            <w:shd w:val="clear" w:color="auto" w:fill="auto"/>
            <w:vAlign w:val="center"/>
          </w:tcPr>
          <w:p w14:paraId="7BEBB996" w14:textId="5242C90A"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Cryogenic Compressor Building</w:t>
            </w:r>
          </w:p>
        </w:tc>
        <w:tc>
          <w:tcPr>
            <w:tcW w:w="990" w:type="dxa"/>
            <w:tcBorders>
              <w:top w:val="nil"/>
              <w:bottom w:val="nil"/>
            </w:tcBorders>
          </w:tcPr>
          <w:p w14:paraId="1D3B993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7CB89A0F" w14:textId="77777777" w:rsidTr="001D2732">
        <w:trPr>
          <w:trHeight w:val="71"/>
        </w:trPr>
        <w:tc>
          <w:tcPr>
            <w:tcW w:w="810" w:type="dxa"/>
            <w:shd w:val="clear" w:color="auto" w:fill="auto"/>
            <w:vAlign w:val="center"/>
          </w:tcPr>
          <w:p w14:paraId="4543CF7A" w14:textId="257C00D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CEA</w:t>
            </w:r>
          </w:p>
        </w:tc>
        <w:tc>
          <w:tcPr>
            <w:tcW w:w="8550" w:type="dxa"/>
            <w:shd w:val="clear" w:color="auto" w:fill="auto"/>
            <w:vAlign w:val="center"/>
          </w:tcPr>
          <w:p w14:paraId="557B5C0D" w14:textId="2138A29A"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French Alternative Energies and Atomic Energy Commission</w:t>
            </w:r>
          </w:p>
        </w:tc>
        <w:tc>
          <w:tcPr>
            <w:tcW w:w="990" w:type="dxa"/>
            <w:tcBorders>
              <w:top w:val="nil"/>
              <w:bottom w:val="nil"/>
            </w:tcBorders>
          </w:tcPr>
          <w:p w14:paraId="78874BAA" w14:textId="77777777" w:rsidR="001D2732" w:rsidRPr="00725372" w:rsidRDefault="001D2732" w:rsidP="007B431D">
            <w:pPr>
              <w:pStyle w:val="AASemiBold"/>
              <w:spacing w:before="80" w:after="40" w:line="240" w:lineRule="auto"/>
              <w:ind w:left="-109" w:right="-107"/>
              <w:jc w:val="right"/>
              <w:rPr>
                <w:sz w:val="18"/>
                <w:szCs w:val="20"/>
              </w:rPr>
            </w:pPr>
          </w:p>
        </w:tc>
      </w:tr>
      <w:tr w:rsidR="00237693" w:rsidRPr="00725372" w14:paraId="38B5BD95" w14:textId="77777777" w:rsidTr="001D2732">
        <w:trPr>
          <w:trHeight w:val="71"/>
        </w:trPr>
        <w:tc>
          <w:tcPr>
            <w:tcW w:w="810" w:type="dxa"/>
            <w:shd w:val="clear" w:color="auto" w:fill="auto"/>
            <w:vAlign w:val="center"/>
          </w:tcPr>
          <w:p w14:paraId="7C65510F" w14:textId="3900CB79" w:rsidR="00237693" w:rsidRPr="00725372" w:rsidRDefault="00237693" w:rsidP="007B431D">
            <w:pPr>
              <w:pStyle w:val="AASemiBold"/>
              <w:spacing w:before="80" w:after="40" w:line="240" w:lineRule="auto"/>
              <w:ind w:left="-109" w:right="-107"/>
              <w:jc w:val="center"/>
              <w:rPr>
                <w:sz w:val="18"/>
                <w:szCs w:val="20"/>
              </w:rPr>
            </w:pPr>
            <w:r>
              <w:rPr>
                <w:sz w:val="18"/>
                <w:szCs w:val="20"/>
              </w:rPr>
              <w:t>CIS</w:t>
            </w:r>
          </w:p>
        </w:tc>
        <w:tc>
          <w:tcPr>
            <w:tcW w:w="8550" w:type="dxa"/>
            <w:shd w:val="clear" w:color="auto" w:fill="auto"/>
            <w:vAlign w:val="center"/>
          </w:tcPr>
          <w:p w14:paraId="55E3A54F" w14:textId="098C8BD7" w:rsidR="00237693" w:rsidRPr="00725372" w:rsidRDefault="00237693" w:rsidP="007B431D">
            <w:pPr>
              <w:autoSpaceDE w:val="0"/>
              <w:autoSpaceDN w:val="0"/>
              <w:adjustRightInd w:val="0"/>
              <w:spacing w:before="80" w:after="40" w:line="240" w:lineRule="auto"/>
              <w:jc w:val="left"/>
              <w:rPr>
                <w:sz w:val="18"/>
                <w:szCs w:val="18"/>
              </w:rPr>
            </w:pPr>
            <w:r>
              <w:rPr>
                <w:sz w:val="18"/>
                <w:szCs w:val="18"/>
              </w:rPr>
              <w:t>Control and Interlock system</w:t>
            </w:r>
          </w:p>
        </w:tc>
        <w:tc>
          <w:tcPr>
            <w:tcW w:w="990" w:type="dxa"/>
            <w:tcBorders>
              <w:top w:val="nil"/>
              <w:bottom w:val="nil"/>
            </w:tcBorders>
          </w:tcPr>
          <w:p w14:paraId="1949A117" w14:textId="77777777" w:rsidR="00237693" w:rsidRPr="00725372" w:rsidRDefault="00237693" w:rsidP="007B431D">
            <w:pPr>
              <w:pStyle w:val="AASemiBold"/>
              <w:spacing w:before="80" w:after="40" w:line="240" w:lineRule="auto"/>
              <w:ind w:left="-109" w:right="-107"/>
              <w:jc w:val="right"/>
              <w:rPr>
                <w:sz w:val="18"/>
                <w:szCs w:val="20"/>
              </w:rPr>
            </w:pPr>
          </w:p>
        </w:tc>
      </w:tr>
      <w:tr w:rsidR="001D2732" w:rsidRPr="00725372" w14:paraId="39FF8D4C" w14:textId="77777777" w:rsidTr="001D2732">
        <w:trPr>
          <w:trHeight w:val="71"/>
        </w:trPr>
        <w:tc>
          <w:tcPr>
            <w:tcW w:w="810" w:type="dxa"/>
            <w:shd w:val="clear" w:color="auto" w:fill="auto"/>
            <w:vAlign w:val="center"/>
          </w:tcPr>
          <w:p w14:paraId="50FB3D1D" w14:textId="14C2C2C4"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CV</w:t>
            </w:r>
          </w:p>
        </w:tc>
        <w:tc>
          <w:tcPr>
            <w:tcW w:w="8550" w:type="dxa"/>
            <w:shd w:val="clear" w:color="auto" w:fill="auto"/>
            <w:vAlign w:val="center"/>
          </w:tcPr>
          <w:p w14:paraId="5164718D" w14:textId="0EB6A45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Control Valve</w:t>
            </w:r>
          </w:p>
        </w:tc>
        <w:tc>
          <w:tcPr>
            <w:tcW w:w="990" w:type="dxa"/>
            <w:tcBorders>
              <w:top w:val="nil"/>
              <w:bottom w:val="nil"/>
            </w:tcBorders>
          </w:tcPr>
          <w:p w14:paraId="15651D45" w14:textId="77777777" w:rsidR="001D2732" w:rsidRPr="00725372" w:rsidRDefault="001D2732" w:rsidP="007B431D">
            <w:pPr>
              <w:pStyle w:val="AASemiBold"/>
              <w:spacing w:before="80" w:after="40" w:line="240" w:lineRule="auto"/>
              <w:ind w:left="-109" w:right="-107"/>
              <w:jc w:val="right"/>
              <w:rPr>
                <w:sz w:val="18"/>
                <w:szCs w:val="20"/>
              </w:rPr>
            </w:pPr>
          </w:p>
        </w:tc>
      </w:tr>
      <w:tr w:rsidR="0063737F" w:rsidRPr="00725372" w14:paraId="0A7B38EE" w14:textId="77777777" w:rsidTr="001D2732">
        <w:trPr>
          <w:trHeight w:val="71"/>
        </w:trPr>
        <w:tc>
          <w:tcPr>
            <w:tcW w:w="810" w:type="dxa"/>
            <w:shd w:val="clear" w:color="auto" w:fill="auto"/>
            <w:vAlign w:val="center"/>
          </w:tcPr>
          <w:p w14:paraId="50C73656" w14:textId="1BD9D08B" w:rsidR="0063737F" w:rsidRPr="00725372" w:rsidRDefault="0063737F" w:rsidP="007B431D">
            <w:pPr>
              <w:pStyle w:val="AASemiBold"/>
              <w:spacing w:before="80" w:after="40" w:line="240" w:lineRule="auto"/>
              <w:ind w:left="-109" w:right="-107"/>
              <w:jc w:val="center"/>
              <w:rPr>
                <w:sz w:val="18"/>
                <w:szCs w:val="20"/>
              </w:rPr>
            </w:pPr>
            <w:r>
              <w:rPr>
                <w:sz w:val="18"/>
                <w:szCs w:val="20"/>
              </w:rPr>
              <w:t>DD</w:t>
            </w:r>
          </w:p>
        </w:tc>
        <w:tc>
          <w:tcPr>
            <w:tcW w:w="8550" w:type="dxa"/>
            <w:shd w:val="clear" w:color="auto" w:fill="auto"/>
            <w:vAlign w:val="center"/>
          </w:tcPr>
          <w:p w14:paraId="057C5B63" w14:textId="24B528B5" w:rsidR="0063737F" w:rsidRPr="00725372" w:rsidRDefault="0063737F" w:rsidP="007B431D">
            <w:pPr>
              <w:autoSpaceDE w:val="0"/>
              <w:autoSpaceDN w:val="0"/>
              <w:adjustRightInd w:val="0"/>
              <w:spacing w:before="80" w:after="40" w:line="240" w:lineRule="auto"/>
              <w:jc w:val="left"/>
              <w:rPr>
                <w:sz w:val="18"/>
                <w:szCs w:val="18"/>
              </w:rPr>
            </w:pPr>
            <w:r>
              <w:rPr>
                <w:sz w:val="18"/>
                <w:szCs w:val="18"/>
              </w:rPr>
              <w:t>Documentation Deliverables</w:t>
            </w:r>
          </w:p>
        </w:tc>
        <w:tc>
          <w:tcPr>
            <w:tcW w:w="990" w:type="dxa"/>
            <w:tcBorders>
              <w:top w:val="nil"/>
              <w:bottom w:val="nil"/>
            </w:tcBorders>
          </w:tcPr>
          <w:p w14:paraId="0ECA85C9" w14:textId="77777777" w:rsidR="0063737F" w:rsidRPr="00725372" w:rsidRDefault="0063737F" w:rsidP="007B431D">
            <w:pPr>
              <w:pStyle w:val="AASemiBold"/>
              <w:spacing w:before="80" w:after="40" w:line="240" w:lineRule="auto"/>
              <w:ind w:left="-109" w:right="-107"/>
              <w:jc w:val="right"/>
              <w:rPr>
                <w:sz w:val="18"/>
                <w:szCs w:val="20"/>
              </w:rPr>
            </w:pPr>
          </w:p>
        </w:tc>
      </w:tr>
      <w:tr w:rsidR="001D2732" w:rsidRPr="00725372" w14:paraId="6C947BD3" w14:textId="77777777" w:rsidTr="001D2732">
        <w:trPr>
          <w:trHeight w:val="71"/>
        </w:trPr>
        <w:tc>
          <w:tcPr>
            <w:tcW w:w="810" w:type="dxa"/>
            <w:shd w:val="clear" w:color="auto" w:fill="auto"/>
            <w:vAlign w:val="center"/>
          </w:tcPr>
          <w:p w14:paraId="1BDC6943" w14:textId="0FCC180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DSBT</w:t>
            </w:r>
          </w:p>
        </w:tc>
        <w:tc>
          <w:tcPr>
            <w:tcW w:w="8550" w:type="dxa"/>
            <w:shd w:val="clear" w:color="auto" w:fill="auto"/>
            <w:vAlign w:val="center"/>
          </w:tcPr>
          <w:p w14:paraId="71BF0235" w14:textId="23C22CF1"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Low Temperature Systems Department</w:t>
            </w:r>
          </w:p>
        </w:tc>
        <w:tc>
          <w:tcPr>
            <w:tcW w:w="990" w:type="dxa"/>
            <w:tcBorders>
              <w:top w:val="nil"/>
              <w:bottom w:val="nil"/>
            </w:tcBorders>
          </w:tcPr>
          <w:p w14:paraId="47C4A769"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16FBF7AC" w14:textId="77777777" w:rsidTr="001D2732">
        <w:trPr>
          <w:trHeight w:val="71"/>
        </w:trPr>
        <w:tc>
          <w:tcPr>
            <w:tcW w:w="810" w:type="dxa"/>
            <w:shd w:val="clear" w:color="auto" w:fill="auto"/>
            <w:vAlign w:val="center"/>
          </w:tcPr>
          <w:p w14:paraId="175F3E7F" w14:textId="6B42EB12"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EH</w:t>
            </w:r>
          </w:p>
        </w:tc>
        <w:tc>
          <w:tcPr>
            <w:tcW w:w="8550" w:type="dxa"/>
            <w:shd w:val="clear" w:color="auto" w:fill="auto"/>
            <w:vAlign w:val="center"/>
          </w:tcPr>
          <w:p w14:paraId="3BED56E5" w14:textId="0141035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Electrical Heater</w:t>
            </w:r>
          </w:p>
        </w:tc>
        <w:tc>
          <w:tcPr>
            <w:tcW w:w="990" w:type="dxa"/>
            <w:tcBorders>
              <w:top w:val="nil"/>
              <w:bottom w:val="nil"/>
            </w:tcBorders>
          </w:tcPr>
          <w:p w14:paraId="1B2B50FB"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1BD03BE2" w14:textId="77777777" w:rsidTr="001D2732">
        <w:trPr>
          <w:trHeight w:val="71"/>
        </w:trPr>
        <w:tc>
          <w:tcPr>
            <w:tcW w:w="810" w:type="dxa"/>
            <w:shd w:val="clear" w:color="auto" w:fill="auto"/>
            <w:vAlign w:val="center"/>
          </w:tcPr>
          <w:p w14:paraId="5B5938DB" w14:textId="362A909A"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FAT</w:t>
            </w:r>
          </w:p>
        </w:tc>
        <w:tc>
          <w:tcPr>
            <w:tcW w:w="8550" w:type="dxa"/>
            <w:shd w:val="clear" w:color="auto" w:fill="auto"/>
            <w:vAlign w:val="center"/>
          </w:tcPr>
          <w:p w14:paraId="08E70C51" w14:textId="19FA35E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Factory Acceptance Test</w:t>
            </w:r>
          </w:p>
        </w:tc>
        <w:tc>
          <w:tcPr>
            <w:tcW w:w="990" w:type="dxa"/>
            <w:tcBorders>
              <w:top w:val="nil"/>
              <w:bottom w:val="nil"/>
            </w:tcBorders>
          </w:tcPr>
          <w:p w14:paraId="22D04257" w14:textId="77777777" w:rsidR="001D2732" w:rsidRPr="00725372" w:rsidRDefault="001D2732" w:rsidP="007B431D">
            <w:pPr>
              <w:pStyle w:val="AASemiBold"/>
              <w:spacing w:before="80" w:after="40" w:line="240" w:lineRule="auto"/>
              <w:ind w:left="-109" w:right="-107"/>
              <w:jc w:val="right"/>
              <w:rPr>
                <w:sz w:val="18"/>
                <w:szCs w:val="20"/>
              </w:rPr>
            </w:pPr>
          </w:p>
        </w:tc>
      </w:tr>
      <w:tr w:rsidR="0063737F" w:rsidRPr="00725372" w14:paraId="45B48021" w14:textId="77777777" w:rsidTr="001D2732">
        <w:trPr>
          <w:trHeight w:val="71"/>
        </w:trPr>
        <w:tc>
          <w:tcPr>
            <w:tcW w:w="810" w:type="dxa"/>
            <w:shd w:val="clear" w:color="auto" w:fill="auto"/>
            <w:vAlign w:val="center"/>
          </w:tcPr>
          <w:p w14:paraId="155556B6" w14:textId="2E815D9D" w:rsidR="0063737F" w:rsidRPr="00725372" w:rsidRDefault="0063737F" w:rsidP="0063737F">
            <w:pPr>
              <w:pStyle w:val="AASemiBold"/>
              <w:spacing w:before="80" w:after="40" w:line="240" w:lineRule="auto"/>
              <w:ind w:left="-109" w:right="-107"/>
              <w:jc w:val="center"/>
              <w:rPr>
                <w:sz w:val="18"/>
                <w:szCs w:val="20"/>
              </w:rPr>
            </w:pPr>
            <w:r w:rsidRPr="00725372">
              <w:rPr>
                <w:sz w:val="18"/>
                <w:szCs w:val="20"/>
              </w:rPr>
              <w:t>FMECA</w:t>
            </w:r>
          </w:p>
        </w:tc>
        <w:tc>
          <w:tcPr>
            <w:tcW w:w="8550" w:type="dxa"/>
            <w:shd w:val="clear" w:color="auto" w:fill="auto"/>
            <w:vAlign w:val="center"/>
          </w:tcPr>
          <w:p w14:paraId="05EC41F0" w14:textId="33F129CD" w:rsidR="0063737F" w:rsidRPr="00725372" w:rsidRDefault="0063737F" w:rsidP="0063737F">
            <w:pPr>
              <w:autoSpaceDE w:val="0"/>
              <w:autoSpaceDN w:val="0"/>
              <w:adjustRightInd w:val="0"/>
              <w:spacing w:before="80" w:after="40" w:line="240" w:lineRule="auto"/>
              <w:jc w:val="left"/>
              <w:rPr>
                <w:sz w:val="18"/>
                <w:szCs w:val="18"/>
              </w:rPr>
            </w:pPr>
            <w:r w:rsidRPr="00725372">
              <w:rPr>
                <w:sz w:val="18"/>
                <w:szCs w:val="18"/>
              </w:rPr>
              <w:t>Failure mode, effects, and criticality analysis</w:t>
            </w:r>
          </w:p>
        </w:tc>
        <w:tc>
          <w:tcPr>
            <w:tcW w:w="990" w:type="dxa"/>
            <w:tcBorders>
              <w:top w:val="nil"/>
              <w:bottom w:val="nil"/>
            </w:tcBorders>
          </w:tcPr>
          <w:p w14:paraId="53AA420B" w14:textId="77777777" w:rsidR="0063737F" w:rsidRPr="00725372" w:rsidRDefault="0063737F" w:rsidP="0063737F">
            <w:pPr>
              <w:pStyle w:val="AASemiBold"/>
              <w:spacing w:before="80" w:after="40" w:line="240" w:lineRule="auto"/>
              <w:ind w:left="-109" w:right="-107"/>
              <w:jc w:val="right"/>
              <w:rPr>
                <w:sz w:val="18"/>
                <w:szCs w:val="20"/>
              </w:rPr>
            </w:pPr>
          </w:p>
        </w:tc>
      </w:tr>
      <w:tr w:rsidR="001D2732" w:rsidRPr="00725372" w14:paraId="61524B4B" w14:textId="77777777" w:rsidTr="001D2732">
        <w:trPr>
          <w:trHeight w:val="71"/>
        </w:trPr>
        <w:tc>
          <w:tcPr>
            <w:tcW w:w="810" w:type="dxa"/>
            <w:shd w:val="clear" w:color="auto" w:fill="auto"/>
            <w:vAlign w:val="center"/>
          </w:tcPr>
          <w:p w14:paraId="1E961C4E" w14:textId="2EF352BC"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FT</w:t>
            </w:r>
          </w:p>
        </w:tc>
        <w:tc>
          <w:tcPr>
            <w:tcW w:w="8550" w:type="dxa"/>
            <w:shd w:val="clear" w:color="auto" w:fill="auto"/>
            <w:vAlign w:val="center"/>
          </w:tcPr>
          <w:p w14:paraId="7FC88F95" w14:textId="4D18B958" w:rsidR="001D2732" w:rsidRPr="00725372" w:rsidRDefault="00062302" w:rsidP="007B431D">
            <w:pPr>
              <w:autoSpaceDE w:val="0"/>
              <w:autoSpaceDN w:val="0"/>
              <w:adjustRightInd w:val="0"/>
              <w:spacing w:before="80" w:after="40" w:line="240" w:lineRule="auto"/>
              <w:jc w:val="left"/>
              <w:rPr>
                <w:sz w:val="18"/>
                <w:szCs w:val="18"/>
              </w:rPr>
            </w:pPr>
            <w:r>
              <w:rPr>
                <w:sz w:val="18"/>
                <w:szCs w:val="18"/>
              </w:rPr>
              <w:t>Fault Tolerance</w:t>
            </w:r>
          </w:p>
        </w:tc>
        <w:tc>
          <w:tcPr>
            <w:tcW w:w="990" w:type="dxa"/>
            <w:tcBorders>
              <w:top w:val="nil"/>
              <w:bottom w:val="nil"/>
            </w:tcBorders>
          </w:tcPr>
          <w:p w14:paraId="4C39509F"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5CAB91ED" w14:textId="77777777" w:rsidTr="001D2732">
        <w:trPr>
          <w:trHeight w:val="71"/>
        </w:trPr>
        <w:tc>
          <w:tcPr>
            <w:tcW w:w="810" w:type="dxa"/>
            <w:shd w:val="clear" w:color="auto" w:fill="auto"/>
            <w:vAlign w:val="center"/>
          </w:tcPr>
          <w:p w14:paraId="2D1F600D" w14:textId="3EC8DC82"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GHe</w:t>
            </w:r>
          </w:p>
        </w:tc>
        <w:tc>
          <w:tcPr>
            <w:tcW w:w="8550" w:type="dxa"/>
            <w:shd w:val="clear" w:color="auto" w:fill="auto"/>
            <w:vAlign w:val="center"/>
          </w:tcPr>
          <w:p w14:paraId="27B4AA77" w14:textId="3AC0381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Gaseous Helium</w:t>
            </w:r>
          </w:p>
        </w:tc>
        <w:tc>
          <w:tcPr>
            <w:tcW w:w="990" w:type="dxa"/>
            <w:tcBorders>
              <w:top w:val="nil"/>
              <w:bottom w:val="nil"/>
            </w:tcBorders>
          </w:tcPr>
          <w:p w14:paraId="58FC659B"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5652DE21" w14:textId="77777777" w:rsidTr="001D2732">
        <w:trPr>
          <w:trHeight w:val="71"/>
        </w:trPr>
        <w:tc>
          <w:tcPr>
            <w:tcW w:w="810" w:type="dxa"/>
            <w:shd w:val="clear" w:color="auto" w:fill="auto"/>
            <w:vAlign w:val="center"/>
          </w:tcPr>
          <w:p w14:paraId="7CC7F92B" w14:textId="100130AE"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HAZOP</w:t>
            </w:r>
          </w:p>
        </w:tc>
        <w:tc>
          <w:tcPr>
            <w:tcW w:w="8550" w:type="dxa"/>
            <w:shd w:val="clear" w:color="auto" w:fill="auto"/>
            <w:vAlign w:val="center"/>
          </w:tcPr>
          <w:p w14:paraId="1EAED79E" w14:textId="18B5302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HAZard and OPerability</w:t>
            </w:r>
          </w:p>
        </w:tc>
        <w:tc>
          <w:tcPr>
            <w:tcW w:w="990" w:type="dxa"/>
            <w:tcBorders>
              <w:top w:val="nil"/>
              <w:bottom w:val="nil"/>
            </w:tcBorders>
          </w:tcPr>
          <w:p w14:paraId="34927894"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3F1F6C4A" w14:textId="77777777" w:rsidTr="001D2732">
        <w:trPr>
          <w:trHeight w:val="256"/>
        </w:trPr>
        <w:tc>
          <w:tcPr>
            <w:tcW w:w="810" w:type="dxa"/>
            <w:shd w:val="clear" w:color="auto" w:fill="auto"/>
            <w:vAlign w:val="center"/>
          </w:tcPr>
          <w:p w14:paraId="44206C35" w14:textId="7A05BADC" w:rsidR="001D2732" w:rsidRPr="00725372" w:rsidRDefault="001D2732" w:rsidP="007B431D">
            <w:pPr>
              <w:pStyle w:val="AASemiBold"/>
              <w:spacing w:before="80" w:after="40" w:line="240" w:lineRule="auto"/>
              <w:ind w:left="-109" w:right="-107"/>
              <w:jc w:val="center"/>
              <w:rPr>
                <w:b/>
                <w:bCs/>
                <w:sz w:val="18"/>
                <w:szCs w:val="20"/>
              </w:rPr>
            </w:pPr>
            <w:r w:rsidRPr="00725372">
              <w:rPr>
                <w:sz w:val="18"/>
                <w:szCs w:val="20"/>
              </w:rPr>
              <w:t>He</w:t>
            </w:r>
          </w:p>
        </w:tc>
        <w:tc>
          <w:tcPr>
            <w:tcW w:w="8550" w:type="dxa"/>
            <w:shd w:val="clear" w:color="auto" w:fill="auto"/>
            <w:vAlign w:val="center"/>
          </w:tcPr>
          <w:p w14:paraId="2AE40D63" w14:textId="48DE709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Helium</w:t>
            </w:r>
          </w:p>
        </w:tc>
        <w:tc>
          <w:tcPr>
            <w:tcW w:w="990" w:type="dxa"/>
            <w:tcBorders>
              <w:top w:val="nil"/>
              <w:bottom w:val="nil"/>
            </w:tcBorders>
          </w:tcPr>
          <w:p w14:paraId="09E26A8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21FF3033" w14:textId="77777777" w:rsidTr="001D2732">
        <w:trPr>
          <w:trHeight w:val="71"/>
        </w:trPr>
        <w:tc>
          <w:tcPr>
            <w:tcW w:w="810" w:type="dxa"/>
            <w:shd w:val="clear" w:color="auto" w:fill="auto"/>
            <w:vAlign w:val="center"/>
          </w:tcPr>
          <w:p w14:paraId="338A1A5E" w14:textId="18918B8D"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HMI</w:t>
            </w:r>
          </w:p>
        </w:tc>
        <w:tc>
          <w:tcPr>
            <w:tcW w:w="8550" w:type="dxa"/>
            <w:shd w:val="clear" w:color="auto" w:fill="auto"/>
            <w:vAlign w:val="center"/>
          </w:tcPr>
          <w:p w14:paraId="54224690" w14:textId="22A35307"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Human Machine Interface</w:t>
            </w:r>
          </w:p>
        </w:tc>
        <w:tc>
          <w:tcPr>
            <w:tcW w:w="990" w:type="dxa"/>
            <w:tcBorders>
              <w:top w:val="nil"/>
              <w:bottom w:val="nil"/>
            </w:tcBorders>
          </w:tcPr>
          <w:p w14:paraId="41F9E7EA"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7F8F625B" w14:textId="77777777" w:rsidTr="001D2732">
        <w:trPr>
          <w:trHeight w:val="71"/>
        </w:trPr>
        <w:tc>
          <w:tcPr>
            <w:tcW w:w="810" w:type="dxa"/>
            <w:shd w:val="clear" w:color="auto" w:fill="auto"/>
            <w:vAlign w:val="center"/>
          </w:tcPr>
          <w:p w14:paraId="55E8D078" w14:textId="6EB4ECDC"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HP</w:t>
            </w:r>
          </w:p>
        </w:tc>
        <w:tc>
          <w:tcPr>
            <w:tcW w:w="8550" w:type="dxa"/>
            <w:shd w:val="clear" w:color="auto" w:fill="auto"/>
            <w:vAlign w:val="center"/>
          </w:tcPr>
          <w:p w14:paraId="5F92716B" w14:textId="2DEFB267"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High Pressure</w:t>
            </w:r>
          </w:p>
        </w:tc>
        <w:tc>
          <w:tcPr>
            <w:tcW w:w="990" w:type="dxa"/>
            <w:tcBorders>
              <w:top w:val="nil"/>
              <w:bottom w:val="nil"/>
            </w:tcBorders>
          </w:tcPr>
          <w:p w14:paraId="1016104F"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67FDFD9F" w14:textId="77777777" w:rsidTr="001D2732">
        <w:trPr>
          <w:trHeight w:val="71"/>
        </w:trPr>
        <w:tc>
          <w:tcPr>
            <w:tcW w:w="810" w:type="dxa"/>
            <w:shd w:val="clear" w:color="auto" w:fill="auto"/>
            <w:vAlign w:val="center"/>
          </w:tcPr>
          <w:p w14:paraId="3ABD31DF" w14:textId="5F9BE44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HVAC</w:t>
            </w:r>
          </w:p>
        </w:tc>
        <w:tc>
          <w:tcPr>
            <w:tcW w:w="8550" w:type="dxa"/>
            <w:shd w:val="clear" w:color="auto" w:fill="auto"/>
            <w:vAlign w:val="center"/>
          </w:tcPr>
          <w:p w14:paraId="072F18BF" w14:textId="7A91168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Heating, Ventilation and Air Conditioning</w:t>
            </w:r>
          </w:p>
        </w:tc>
        <w:tc>
          <w:tcPr>
            <w:tcW w:w="990" w:type="dxa"/>
            <w:tcBorders>
              <w:top w:val="nil"/>
              <w:bottom w:val="nil"/>
            </w:tcBorders>
          </w:tcPr>
          <w:p w14:paraId="34D51DF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30C79B3C" w14:textId="77777777" w:rsidTr="001D2732">
        <w:trPr>
          <w:trHeight w:val="71"/>
        </w:trPr>
        <w:tc>
          <w:tcPr>
            <w:tcW w:w="810" w:type="dxa"/>
            <w:shd w:val="clear" w:color="auto" w:fill="auto"/>
            <w:vAlign w:val="center"/>
          </w:tcPr>
          <w:p w14:paraId="40542F42" w14:textId="0AC761D2"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HV</w:t>
            </w:r>
          </w:p>
        </w:tc>
        <w:tc>
          <w:tcPr>
            <w:tcW w:w="8550" w:type="dxa"/>
            <w:shd w:val="clear" w:color="auto" w:fill="auto"/>
            <w:vAlign w:val="center"/>
          </w:tcPr>
          <w:p w14:paraId="78A5CBF1" w14:textId="1E006878"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Hand Valve</w:t>
            </w:r>
          </w:p>
        </w:tc>
        <w:tc>
          <w:tcPr>
            <w:tcW w:w="990" w:type="dxa"/>
            <w:tcBorders>
              <w:top w:val="nil"/>
              <w:bottom w:val="nil"/>
            </w:tcBorders>
          </w:tcPr>
          <w:p w14:paraId="0B8DDC02"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02C787D2" w14:textId="77777777" w:rsidTr="001D2732">
        <w:trPr>
          <w:trHeight w:val="71"/>
        </w:trPr>
        <w:tc>
          <w:tcPr>
            <w:tcW w:w="810" w:type="dxa"/>
            <w:shd w:val="clear" w:color="auto" w:fill="auto"/>
            <w:vAlign w:val="center"/>
          </w:tcPr>
          <w:p w14:paraId="15F79F38" w14:textId="2B198B90"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HX</w:t>
            </w:r>
          </w:p>
        </w:tc>
        <w:tc>
          <w:tcPr>
            <w:tcW w:w="8550" w:type="dxa"/>
            <w:shd w:val="clear" w:color="auto" w:fill="auto"/>
            <w:vAlign w:val="center"/>
          </w:tcPr>
          <w:p w14:paraId="57A3F4BE" w14:textId="0E0BE36A"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Heat Exchanger</w:t>
            </w:r>
          </w:p>
        </w:tc>
        <w:tc>
          <w:tcPr>
            <w:tcW w:w="990" w:type="dxa"/>
            <w:tcBorders>
              <w:top w:val="nil"/>
              <w:bottom w:val="nil"/>
            </w:tcBorders>
          </w:tcPr>
          <w:p w14:paraId="47F10F37" w14:textId="77777777" w:rsidR="001D2732" w:rsidRPr="00725372" w:rsidRDefault="001D2732" w:rsidP="001D2732">
            <w:pPr>
              <w:pStyle w:val="AASemiBold"/>
              <w:spacing w:before="80" w:after="40" w:line="240" w:lineRule="auto"/>
              <w:ind w:left="-109" w:right="-107"/>
              <w:jc w:val="right"/>
              <w:rPr>
                <w:sz w:val="18"/>
                <w:szCs w:val="20"/>
              </w:rPr>
            </w:pPr>
          </w:p>
        </w:tc>
      </w:tr>
      <w:tr w:rsidR="00B46604" w:rsidRPr="00725372" w14:paraId="3C703F39" w14:textId="77777777" w:rsidTr="001D2732">
        <w:trPr>
          <w:trHeight w:val="71"/>
        </w:trPr>
        <w:tc>
          <w:tcPr>
            <w:tcW w:w="810" w:type="dxa"/>
            <w:shd w:val="clear" w:color="auto" w:fill="auto"/>
            <w:vAlign w:val="center"/>
          </w:tcPr>
          <w:p w14:paraId="5277435A" w14:textId="057D7961" w:rsidR="00B46604" w:rsidRPr="00725372" w:rsidRDefault="00B46604" w:rsidP="001D2732">
            <w:pPr>
              <w:pStyle w:val="AASemiBold"/>
              <w:spacing w:before="80" w:after="40" w:line="240" w:lineRule="auto"/>
              <w:ind w:left="-109" w:right="-107"/>
              <w:jc w:val="center"/>
              <w:rPr>
                <w:sz w:val="18"/>
                <w:szCs w:val="20"/>
              </w:rPr>
            </w:pPr>
            <w:r>
              <w:rPr>
                <w:sz w:val="18"/>
                <w:szCs w:val="20"/>
              </w:rPr>
              <w:t>KOM</w:t>
            </w:r>
          </w:p>
        </w:tc>
        <w:tc>
          <w:tcPr>
            <w:tcW w:w="8550" w:type="dxa"/>
            <w:shd w:val="clear" w:color="auto" w:fill="auto"/>
            <w:vAlign w:val="center"/>
          </w:tcPr>
          <w:p w14:paraId="445FB27B" w14:textId="20244BB2" w:rsidR="00B46604" w:rsidRPr="00725372" w:rsidRDefault="00B46604" w:rsidP="001D2732">
            <w:pPr>
              <w:autoSpaceDE w:val="0"/>
              <w:autoSpaceDN w:val="0"/>
              <w:adjustRightInd w:val="0"/>
              <w:spacing w:before="80" w:after="40" w:line="240" w:lineRule="auto"/>
              <w:jc w:val="left"/>
              <w:rPr>
                <w:sz w:val="18"/>
                <w:szCs w:val="18"/>
              </w:rPr>
            </w:pPr>
            <w:r>
              <w:rPr>
                <w:sz w:val="18"/>
                <w:szCs w:val="18"/>
              </w:rPr>
              <w:t>Kick-Off Meeting</w:t>
            </w:r>
          </w:p>
        </w:tc>
        <w:tc>
          <w:tcPr>
            <w:tcW w:w="990" w:type="dxa"/>
            <w:tcBorders>
              <w:top w:val="nil"/>
              <w:bottom w:val="nil"/>
            </w:tcBorders>
          </w:tcPr>
          <w:p w14:paraId="264EE9E8" w14:textId="77777777" w:rsidR="00B46604" w:rsidRPr="00725372" w:rsidRDefault="00B46604" w:rsidP="001D2732">
            <w:pPr>
              <w:pStyle w:val="AASemiBold"/>
              <w:spacing w:before="80" w:after="40" w:line="240" w:lineRule="auto"/>
              <w:ind w:left="-109" w:right="-107"/>
              <w:jc w:val="right"/>
              <w:rPr>
                <w:sz w:val="18"/>
                <w:szCs w:val="20"/>
              </w:rPr>
            </w:pPr>
          </w:p>
        </w:tc>
      </w:tr>
      <w:tr w:rsidR="001D2732" w:rsidRPr="00725372" w14:paraId="5227DB58" w14:textId="77777777" w:rsidTr="001D2732">
        <w:trPr>
          <w:trHeight w:val="71"/>
        </w:trPr>
        <w:tc>
          <w:tcPr>
            <w:tcW w:w="810" w:type="dxa"/>
            <w:shd w:val="clear" w:color="auto" w:fill="auto"/>
            <w:vAlign w:val="center"/>
          </w:tcPr>
          <w:p w14:paraId="3BB22F0C" w14:textId="792013A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LHe</w:t>
            </w:r>
          </w:p>
        </w:tc>
        <w:tc>
          <w:tcPr>
            <w:tcW w:w="8550" w:type="dxa"/>
            <w:shd w:val="clear" w:color="auto" w:fill="auto"/>
            <w:vAlign w:val="center"/>
          </w:tcPr>
          <w:p w14:paraId="3DC3BC33" w14:textId="5E9EC5B5"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Liquid Helium</w:t>
            </w:r>
          </w:p>
        </w:tc>
        <w:tc>
          <w:tcPr>
            <w:tcW w:w="990" w:type="dxa"/>
            <w:tcBorders>
              <w:top w:val="nil"/>
              <w:bottom w:val="nil"/>
            </w:tcBorders>
          </w:tcPr>
          <w:p w14:paraId="1917BD08"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66E6E106" w14:textId="77777777" w:rsidTr="001D2732">
        <w:trPr>
          <w:trHeight w:val="71"/>
        </w:trPr>
        <w:tc>
          <w:tcPr>
            <w:tcW w:w="810" w:type="dxa"/>
            <w:shd w:val="clear" w:color="auto" w:fill="auto"/>
            <w:vAlign w:val="center"/>
          </w:tcPr>
          <w:p w14:paraId="03715AC3" w14:textId="43D334AD" w:rsidR="001D2732" w:rsidRPr="00725372" w:rsidRDefault="001D2732" w:rsidP="001D2732">
            <w:pPr>
              <w:pStyle w:val="AASemiBold"/>
              <w:spacing w:before="80" w:after="40" w:line="240" w:lineRule="auto"/>
              <w:ind w:left="-109" w:right="-107"/>
              <w:jc w:val="center"/>
              <w:rPr>
                <w:sz w:val="18"/>
                <w:szCs w:val="20"/>
              </w:rPr>
            </w:pPr>
            <w:r>
              <w:rPr>
                <w:sz w:val="18"/>
                <w:szCs w:val="20"/>
              </w:rPr>
              <w:t>LN</w:t>
            </w:r>
            <w:r w:rsidRPr="001D2732">
              <w:rPr>
                <w:sz w:val="18"/>
                <w:szCs w:val="20"/>
                <w:vertAlign w:val="subscript"/>
              </w:rPr>
              <w:t>2</w:t>
            </w:r>
          </w:p>
        </w:tc>
        <w:tc>
          <w:tcPr>
            <w:tcW w:w="8550" w:type="dxa"/>
            <w:shd w:val="clear" w:color="auto" w:fill="auto"/>
            <w:vAlign w:val="center"/>
          </w:tcPr>
          <w:p w14:paraId="2EB3A3A3" w14:textId="4B551015" w:rsidR="001D2732" w:rsidRPr="00725372" w:rsidRDefault="001D2732" w:rsidP="001D2732">
            <w:pPr>
              <w:autoSpaceDE w:val="0"/>
              <w:autoSpaceDN w:val="0"/>
              <w:adjustRightInd w:val="0"/>
              <w:spacing w:before="80" w:after="40" w:line="240" w:lineRule="auto"/>
              <w:jc w:val="left"/>
              <w:rPr>
                <w:sz w:val="18"/>
                <w:szCs w:val="18"/>
              </w:rPr>
            </w:pPr>
            <w:r>
              <w:rPr>
                <w:sz w:val="18"/>
                <w:szCs w:val="18"/>
              </w:rPr>
              <w:t>Liquid Nitrogen</w:t>
            </w:r>
          </w:p>
        </w:tc>
        <w:tc>
          <w:tcPr>
            <w:tcW w:w="990" w:type="dxa"/>
            <w:tcBorders>
              <w:top w:val="nil"/>
              <w:bottom w:val="nil"/>
            </w:tcBorders>
          </w:tcPr>
          <w:p w14:paraId="3C9971EB"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0699C7F4" w14:textId="77777777" w:rsidTr="001D2732">
        <w:trPr>
          <w:trHeight w:val="71"/>
        </w:trPr>
        <w:tc>
          <w:tcPr>
            <w:tcW w:w="810" w:type="dxa"/>
            <w:shd w:val="clear" w:color="auto" w:fill="auto"/>
            <w:vAlign w:val="center"/>
          </w:tcPr>
          <w:p w14:paraId="5E1697C2" w14:textId="0C139B15"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LINAC</w:t>
            </w:r>
          </w:p>
        </w:tc>
        <w:tc>
          <w:tcPr>
            <w:tcW w:w="8550" w:type="dxa"/>
            <w:shd w:val="clear" w:color="auto" w:fill="auto"/>
            <w:vAlign w:val="center"/>
          </w:tcPr>
          <w:p w14:paraId="23C8D0AF" w14:textId="67311E70"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Linear Accelerator</w:t>
            </w:r>
          </w:p>
        </w:tc>
        <w:tc>
          <w:tcPr>
            <w:tcW w:w="990" w:type="dxa"/>
            <w:tcBorders>
              <w:top w:val="nil"/>
              <w:bottom w:val="nil"/>
            </w:tcBorders>
          </w:tcPr>
          <w:p w14:paraId="69FA8FEE"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709FCDB7" w14:textId="77777777" w:rsidTr="001D2732">
        <w:trPr>
          <w:trHeight w:val="71"/>
        </w:trPr>
        <w:tc>
          <w:tcPr>
            <w:tcW w:w="810" w:type="dxa"/>
            <w:shd w:val="clear" w:color="auto" w:fill="auto"/>
            <w:vAlign w:val="center"/>
          </w:tcPr>
          <w:p w14:paraId="5498A24C" w14:textId="62699629" w:rsidR="001D2732" w:rsidRPr="00725372" w:rsidRDefault="001D2732" w:rsidP="001D2732">
            <w:pPr>
              <w:pStyle w:val="AASemiBold"/>
              <w:spacing w:before="80" w:after="40" w:line="240" w:lineRule="auto"/>
              <w:ind w:left="-109" w:right="-107"/>
              <w:jc w:val="center"/>
              <w:rPr>
                <w:b/>
                <w:bCs/>
                <w:sz w:val="18"/>
                <w:szCs w:val="20"/>
              </w:rPr>
            </w:pPr>
            <w:r w:rsidRPr="00725372">
              <w:rPr>
                <w:sz w:val="18"/>
                <w:szCs w:val="20"/>
              </w:rPr>
              <w:t>LTU</w:t>
            </w:r>
          </w:p>
        </w:tc>
        <w:tc>
          <w:tcPr>
            <w:tcW w:w="8550" w:type="dxa"/>
            <w:shd w:val="clear" w:color="auto" w:fill="auto"/>
            <w:vAlign w:val="center"/>
          </w:tcPr>
          <w:p w14:paraId="7E972276" w14:textId="07B29D2E"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LINAC Tunnel</w:t>
            </w:r>
          </w:p>
        </w:tc>
        <w:tc>
          <w:tcPr>
            <w:tcW w:w="990" w:type="dxa"/>
            <w:tcBorders>
              <w:top w:val="nil"/>
              <w:bottom w:val="nil"/>
            </w:tcBorders>
          </w:tcPr>
          <w:p w14:paraId="0711F571"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55052E6F" w14:textId="77777777" w:rsidTr="001D2732">
        <w:trPr>
          <w:trHeight w:val="71"/>
        </w:trPr>
        <w:tc>
          <w:tcPr>
            <w:tcW w:w="810" w:type="dxa"/>
            <w:shd w:val="clear" w:color="auto" w:fill="auto"/>
            <w:vAlign w:val="center"/>
          </w:tcPr>
          <w:p w14:paraId="6B1ED125" w14:textId="21243312"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LP</w:t>
            </w:r>
          </w:p>
        </w:tc>
        <w:tc>
          <w:tcPr>
            <w:tcW w:w="8550" w:type="dxa"/>
            <w:shd w:val="clear" w:color="auto" w:fill="auto"/>
            <w:vAlign w:val="center"/>
          </w:tcPr>
          <w:p w14:paraId="184A65EA" w14:textId="04C80EF6"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Low Pressure</w:t>
            </w:r>
          </w:p>
        </w:tc>
        <w:tc>
          <w:tcPr>
            <w:tcW w:w="990" w:type="dxa"/>
            <w:tcBorders>
              <w:top w:val="nil"/>
              <w:bottom w:val="nil"/>
            </w:tcBorders>
          </w:tcPr>
          <w:p w14:paraId="79348404"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6F7706C1" w14:textId="77777777" w:rsidTr="001D2732">
        <w:trPr>
          <w:trHeight w:val="71"/>
        </w:trPr>
        <w:tc>
          <w:tcPr>
            <w:tcW w:w="810" w:type="dxa"/>
            <w:shd w:val="clear" w:color="auto" w:fill="auto"/>
          </w:tcPr>
          <w:p w14:paraId="42D33263" w14:textId="09F2A98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LWC</w:t>
            </w:r>
          </w:p>
        </w:tc>
        <w:tc>
          <w:tcPr>
            <w:tcW w:w="8550" w:type="dxa"/>
            <w:shd w:val="clear" w:color="auto" w:fill="auto"/>
          </w:tcPr>
          <w:p w14:paraId="3B40E68B" w14:textId="3D5EF97C"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Low Pressure Warm Compressor</w:t>
            </w:r>
          </w:p>
        </w:tc>
        <w:tc>
          <w:tcPr>
            <w:tcW w:w="990" w:type="dxa"/>
            <w:tcBorders>
              <w:top w:val="nil"/>
              <w:bottom w:val="nil"/>
            </w:tcBorders>
          </w:tcPr>
          <w:p w14:paraId="43D92F86" w14:textId="77777777" w:rsidR="001D2732" w:rsidRPr="00725372" w:rsidRDefault="001D2732" w:rsidP="001D2732">
            <w:pPr>
              <w:pStyle w:val="AASemiBold"/>
              <w:spacing w:before="80" w:after="40" w:line="240" w:lineRule="auto"/>
              <w:ind w:left="-109" w:right="-107"/>
              <w:jc w:val="right"/>
              <w:rPr>
                <w:sz w:val="18"/>
                <w:szCs w:val="20"/>
              </w:rPr>
            </w:pPr>
          </w:p>
        </w:tc>
      </w:tr>
      <w:tr w:rsidR="0087249F" w:rsidRPr="00725372" w14:paraId="69D42F6E" w14:textId="77777777" w:rsidTr="001D2732">
        <w:trPr>
          <w:trHeight w:val="71"/>
        </w:trPr>
        <w:tc>
          <w:tcPr>
            <w:tcW w:w="810" w:type="dxa"/>
            <w:shd w:val="clear" w:color="auto" w:fill="auto"/>
            <w:vAlign w:val="center"/>
          </w:tcPr>
          <w:p w14:paraId="734380F4" w14:textId="1E2D0C01" w:rsidR="0087249F" w:rsidRPr="00725372" w:rsidRDefault="0087249F" w:rsidP="001D2732">
            <w:pPr>
              <w:pStyle w:val="AASemiBold"/>
              <w:spacing w:before="80" w:after="40" w:line="240" w:lineRule="auto"/>
              <w:ind w:left="-109" w:right="-107"/>
              <w:jc w:val="center"/>
              <w:rPr>
                <w:sz w:val="18"/>
                <w:szCs w:val="20"/>
              </w:rPr>
            </w:pPr>
            <w:r>
              <w:rPr>
                <w:sz w:val="18"/>
                <w:szCs w:val="20"/>
              </w:rPr>
              <w:t>MCS</w:t>
            </w:r>
          </w:p>
        </w:tc>
        <w:tc>
          <w:tcPr>
            <w:tcW w:w="8550" w:type="dxa"/>
            <w:shd w:val="clear" w:color="auto" w:fill="auto"/>
            <w:vAlign w:val="center"/>
          </w:tcPr>
          <w:p w14:paraId="7FB70C1E" w14:textId="75096837" w:rsidR="0087249F" w:rsidRPr="00725372" w:rsidRDefault="0087249F" w:rsidP="001D2732">
            <w:pPr>
              <w:autoSpaceDE w:val="0"/>
              <w:autoSpaceDN w:val="0"/>
              <w:adjustRightInd w:val="0"/>
              <w:spacing w:before="80" w:after="40" w:line="240" w:lineRule="auto"/>
              <w:jc w:val="left"/>
              <w:rPr>
                <w:sz w:val="18"/>
                <w:szCs w:val="18"/>
              </w:rPr>
            </w:pPr>
            <w:r>
              <w:rPr>
                <w:sz w:val="18"/>
                <w:szCs w:val="18"/>
              </w:rPr>
              <w:t>Control System</w:t>
            </w:r>
          </w:p>
        </w:tc>
        <w:tc>
          <w:tcPr>
            <w:tcW w:w="990" w:type="dxa"/>
            <w:tcBorders>
              <w:top w:val="nil"/>
              <w:bottom w:val="nil"/>
            </w:tcBorders>
          </w:tcPr>
          <w:p w14:paraId="2C58E84A" w14:textId="77777777" w:rsidR="0087249F" w:rsidRPr="00725372" w:rsidRDefault="0087249F" w:rsidP="001D2732">
            <w:pPr>
              <w:pStyle w:val="AASemiBold"/>
              <w:spacing w:before="80" w:after="40" w:line="240" w:lineRule="auto"/>
              <w:ind w:left="-109" w:right="-107"/>
              <w:jc w:val="right"/>
              <w:rPr>
                <w:sz w:val="18"/>
                <w:szCs w:val="20"/>
              </w:rPr>
            </w:pPr>
          </w:p>
        </w:tc>
      </w:tr>
      <w:tr w:rsidR="001D2732" w:rsidRPr="00725372" w14:paraId="778AD42E" w14:textId="77777777" w:rsidTr="001D2732">
        <w:trPr>
          <w:trHeight w:val="71"/>
        </w:trPr>
        <w:tc>
          <w:tcPr>
            <w:tcW w:w="810" w:type="dxa"/>
            <w:shd w:val="clear" w:color="auto" w:fill="auto"/>
            <w:vAlign w:val="center"/>
          </w:tcPr>
          <w:p w14:paraId="17F8819D" w14:textId="562DB653"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MIP</w:t>
            </w:r>
          </w:p>
        </w:tc>
        <w:tc>
          <w:tcPr>
            <w:tcW w:w="8550" w:type="dxa"/>
            <w:shd w:val="clear" w:color="auto" w:fill="auto"/>
            <w:vAlign w:val="center"/>
          </w:tcPr>
          <w:p w14:paraId="339118A3" w14:textId="32B8739B"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Manufacturing and Inspection Plan</w:t>
            </w:r>
          </w:p>
        </w:tc>
        <w:tc>
          <w:tcPr>
            <w:tcW w:w="990" w:type="dxa"/>
            <w:tcBorders>
              <w:top w:val="nil"/>
              <w:bottom w:val="nil"/>
            </w:tcBorders>
          </w:tcPr>
          <w:p w14:paraId="606AEC52" w14:textId="77777777" w:rsidR="001D2732" w:rsidRPr="00725372" w:rsidRDefault="001D2732" w:rsidP="001D2732">
            <w:pPr>
              <w:pStyle w:val="AASemiBold"/>
              <w:spacing w:before="80" w:after="40" w:line="240" w:lineRule="auto"/>
              <w:ind w:left="-109" w:right="-107"/>
              <w:jc w:val="right"/>
              <w:rPr>
                <w:sz w:val="18"/>
                <w:szCs w:val="20"/>
              </w:rPr>
            </w:pPr>
          </w:p>
        </w:tc>
      </w:tr>
      <w:tr w:rsidR="0087249F" w:rsidRPr="00725372" w14:paraId="6AE34685" w14:textId="77777777" w:rsidTr="001D2732">
        <w:trPr>
          <w:trHeight w:val="71"/>
        </w:trPr>
        <w:tc>
          <w:tcPr>
            <w:tcW w:w="810" w:type="dxa"/>
            <w:shd w:val="clear" w:color="auto" w:fill="auto"/>
            <w:vAlign w:val="center"/>
          </w:tcPr>
          <w:p w14:paraId="48BDC7AC" w14:textId="01A68C14" w:rsidR="0087249F" w:rsidRPr="00725372" w:rsidRDefault="0087249F" w:rsidP="001D2732">
            <w:pPr>
              <w:pStyle w:val="AASemiBold"/>
              <w:spacing w:before="80" w:after="40" w:line="240" w:lineRule="auto"/>
              <w:ind w:left="-109" w:right="-107"/>
              <w:jc w:val="center"/>
              <w:rPr>
                <w:sz w:val="18"/>
                <w:szCs w:val="20"/>
              </w:rPr>
            </w:pPr>
            <w:r>
              <w:rPr>
                <w:sz w:val="18"/>
                <w:szCs w:val="20"/>
              </w:rPr>
              <w:t>MIS</w:t>
            </w:r>
          </w:p>
        </w:tc>
        <w:tc>
          <w:tcPr>
            <w:tcW w:w="8550" w:type="dxa"/>
            <w:shd w:val="clear" w:color="auto" w:fill="auto"/>
            <w:vAlign w:val="center"/>
          </w:tcPr>
          <w:p w14:paraId="33A1FF8E" w14:textId="7570E2DD" w:rsidR="0087249F" w:rsidRPr="00725372" w:rsidRDefault="0087249F" w:rsidP="001D2732">
            <w:pPr>
              <w:autoSpaceDE w:val="0"/>
              <w:autoSpaceDN w:val="0"/>
              <w:adjustRightInd w:val="0"/>
              <w:spacing w:before="80" w:after="40" w:line="240" w:lineRule="auto"/>
              <w:jc w:val="left"/>
              <w:rPr>
                <w:sz w:val="18"/>
                <w:szCs w:val="18"/>
              </w:rPr>
            </w:pPr>
            <w:r>
              <w:rPr>
                <w:sz w:val="18"/>
                <w:szCs w:val="18"/>
              </w:rPr>
              <w:t>Interlocking System</w:t>
            </w:r>
          </w:p>
        </w:tc>
        <w:tc>
          <w:tcPr>
            <w:tcW w:w="990" w:type="dxa"/>
            <w:tcBorders>
              <w:top w:val="nil"/>
              <w:bottom w:val="nil"/>
            </w:tcBorders>
          </w:tcPr>
          <w:p w14:paraId="68D5BDE7" w14:textId="77777777" w:rsidR="0087249F" w:rsidRPr="00725372" w:rsidRDefault="0087249F" w:rsidP="001D2732">
            <w:pPr>
              <w:pStyle w:val="AASemiBold"/>
              <w:spacing w:before="80" w:after="40" w:line="240" w:lineRule="auto"/>
              <w:ind w:left="-109" w:right="-107"/>
              <w:jc w:val="right"/>
              <w:rPr>
                <w:sz w:val="18"/>
                <w:szCs w:val="20"/>
              </w:rPr>
            </w:pPr>
          </w:p>
        </w:tc>
      </w:tr>
      <w:tr w:rsidR="001D2732" w:rsidRPr="00725372" w14:paraId="522DFEDD" w14:textId="77777777" w:rsidTr="001D2732">
        <w:trPr>
          <w:trHeight w:val="71"/>
        </w:trPr>
        <w:tc>
          <w:tcPr>
            <w:tcW w:w="810" w:type="dxa"/>
            <w:shd w:val="clear" w:color="auto" w:fill="auto"/>
            <w:vAlign w:val="center"/>
          </w:tcPr>
          <w:p w14:paraId="23FAE458" w14:textId="6937D8E6" w:rsidR="001D2732" w:rsidRPr="00725372" w:rsidRDefault="001D2732" w:rsidP="001D2732">
            <w:pPr>
              <w:pStyle w:val="AASemiBold"/>
              <w:spacing w:before="80" w:after="40" w:line="240" w:lineRule="auto"/>
              <w:ind w:left="-109" w:right="-107"/>
              <w:jc w:val="center"/>
              <w:rPr>
                <w:b/>
                <w:bCs/>
                <w:sz w:val="18"/>
                <w:szCs w:val="20"/>
              </w:rPr>
            </w:pPr>
            <w:r w:rsidRPr="00725372">
              <w:rPr>
                <w:sz w:val="18"/>
                <w:szCs w:val="20"/>
              </w:rPr>
              <w:t xml:space="preserve">MIT </w:t>
            </w:r>
          </w:p>
        </w:tc>
        <w:tc>
          <w:tcPr>
            <w:tcW w:w="8550" w:type="dxa"/>
            <w:shd w:val="clear" w:color="auto" w:fill="auto"/>
            <w:vAlign w:val="center"/>
          </w:tcPr>
          <w:p w14:paraId="6B16D2B7" w14:textId="260F2F43"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IT</w:t>
            </w:r>
            <w:r w:rsidR="00903E41">
              <w:rPr>
                <w:sz w:val="18"/>
                <w:szCs w:val="18"/>
              </w:rPr>
              <w:t xml:space="preserve"> System</w:t>
            </w:r>
          </w:p>
        </w:tc>
        <w:tc>
          <w:tcPr>
            <w:tcW w:w="990" w:type="dxa"/>
            <w:tcBorders>
              <w:top w:val="nil"/>
              <w:bottom w:val="nil"/>
            </w:tcBorders>
          </w:tcPr>
          <w:p w14:paraId="659EB302"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3084F84C" w14:textId="77777777" w:rsidTr="001D2732">
        <w:trPr>
          <w:trHeight w:val="71"/>
        </w:trPr>
        <w:tc>
          <w:tcPr>
            <w:tcW w:w="810" w:type="dxa"/>
            <w:shd w:val="clear" w:color="auto" w:fill="auto"/>
            <w:vAlign w:val="center"/>
          </w:tcPr>
          <w:p w14:paraId="499743E5" w14:textId="029442F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MTBF</w:t>
            </w:r>
          </w:p>
        </w:tc>
        <w:tc>
          <w:tcPr>
            <w:tcW w:w="8550" w:type="dxa"/>
            <w:shd w:val="clear" w:color="auto" w:fill="auto"/>
            <w:vAlign w:val="center"/>
          </w:tcPr>
          <w:p w14:paraId="4B147957" w14:textId="0CDACD43"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20"/>
              </w:rPr>
              <w:t>Mean Time Between Failure</w:t>
            </w:r>
          </w:p>
        </w:tc>
        <w:tc>
          <w:tcPr>
            <w:tcW w:w="990" w:type="dxa"/>
            <w:tcBorders>
              <w:top w:val="nil"/>
              <w:bottom w:val="nil"/>
            </w:tcBorders>
          </w:tcPr>
          <w:p w14:paraId="6B7FCD94"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70833031" w14:textId="77777777" w:rsidTr="001D2732">
        <w:trPr>
          <w:trHeight w:val="71"/>
        </w:trPr>
        <w:tc>
          <w:tcPr>
            <w:tcW w:w="810" w:type="dxa"/>
            <w:shd w:val="clear" w:color="auto" w:fill="auto"/>
            <w:vAlign w:val="center"/>
          </w:tcPr>
          <w:p w14:paraId="0FDCF5DA" w14:textId="7777777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MTBM</w:t>
            </w:r>
          </w:p>
        </w:tc>
        <w:tc>
          <w:tcPr>
            <w:tcW w:w="8550" w:type="dxa"/>
            <w:shd w:val="clear" w:color="auto" w:fill="auto"/>
            <w:vAlign w:val="center"/>
          </w:tcPr>
          <w:p w14:paraId="2AD05BA0" w14:textId="7777777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Mean Time Between Maintenance</w:t>
            </w:r>
          </w:p>
        </w:tc>
        <w:tc>
          <w:tcPr>
            <w:tcW w:w="990" w:type="dxa"/>
            <w:tcBorders>
              <w:top w:val="nil"/>
              <w:bottom w:val="nil"/>
            </w:tcBorders>
          </w:tcPr>
          <w:p w14:paraId="1657E225"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BAC6DAB" w14:textId="77777777" w:rsidTr="001D2732">
        <w:trPr>
          <w:trHeight w:val="71"/>
        </w:trPr>
        <w:tc>
          <w:tcPr>
            <w:tcW w:w="810" w:type="dxa"/>
            <w:shd w:val="clear" w:color="auto" w:fill="auto"/>
            <w:vAlign w:val="center"/>
          </w:tcPr>
          <w:p w14:paraId="78D5C71F" w14:textId="13BAAD2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MTTR</w:t>
            </w:r>
          </w:p>
        </w:tc>
        <w:tc>
          <w:tcPr>
            <w:tcW w:w="8550" w:type="dxa"/>
            <w:shd w:val="clear" w:color="auto" w:fill="auto"/>
            <w:vAlign w:val="center"/>
          </w:tcPr>
          <w:p w14:paraId="3C44DFAE" w14:textId="7B91F780"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Mean Time To Repair</w:t>
            </w:r>
          </w:p>
        </w:tc>
        <w:tc>
          <w:tcPr>
            <w:tcW w:w="990" w:type="dxa"/>
            <w:tcBorders>
              <w:top w:val="nil"/>
              <w:bottom w:val="nil"/>
            </w:tcBorders>
          </w:tcPr>
          <w:p w14:paraId="3945F3F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B3CD109" w14:textId="77777777" w:rsidTr="001D2732">
        <w:trPr>
          <w:trHeight w:val="71"/>
        </w:trPr>
        <w:tc>
          <w:tcPr>
            <w:tcW w:w="810" w:type="dxa"/>
            <w:shd w:val="clear" w:color="auto" w:fill="auto"/>
            <w:vAlign w:val="center"/>
          </w:tcPr>
          <w:p w14:paraId="7CA39B6A" w14:textId="472C2C3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MYRRHA</w:t>
            </w:r>
          </w:p>
        </w:tc>
        <w:tc>
          <w:tcPr>
            <w:tcW w:w="8550" w:type="dxa"/>
            <w:shd w:val="clear" w:color="auto" w:fill="auto"/>
            <w:vAlign w:val="center"/>
          </w:tcPr>
          <w:p w14:paraId="2B8E2ECA" w14:textId="04AA4EE6"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Multi-purpose hYbrid Research Reactor for Hight-tech Applications</w:t>
            </w:r>
          </w:p>
        </w:tc>
        <w:tc>
          <w:tcPr>
            <w:tcW w:w="990" w:type="dxa"/>
            <w:tcBorders>
              <w:top w:val="nil"/>
              <w:bottom w:val="nil"/>
            </w:tcBorders>
          </w:tcPr>
          <w:p w14:paraId="08A5C9D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4680148" w14:textId="77777777" w:rsidTr="001D2732">
        <w:trPr>
          <w:trHeight w:val="71"/>
        </w:trPr>
        <w:tc>
          <w:tcPr>
            <w:tcW w:w="810" w:type="dxa"/>
            <w:shd w:val="clear" w:color="auto" w:fill="auto"/>
            <w:vAlign w:val="center"/>
          </w:tcPr>
          <w:p w14:paraId="688895C5" w14:textId="0506075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lastRenderedPageBreak/>
              <w:t>NA.CP</w:t>
            </w:r>
          </w:p>
        </w:tc>
        <w:tc>
          <w:tcPr>
            <w:tcW w:w="8550" w:type="dxa"/>
            <w:shd w:val="clear" w:color="auto" w:fill="auto"/>
            <w:vAlign w:val="center"/>
          </w:tcPr>
          <w:p w14:paraId="5AE68400" w14:textId="53555D51"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Cryogenic Supply System</w:t>
            </w:r>
          </w:p>
        </w:tc>
        <w:tc>
          <w:tcPr>
            <w:tcW w:w="990" w:type="dxa"/>
            <w:tcBorders>
              <w:top w:val="nil"/>
              <w:bottom w:val="nil"/>
            </w:tcBorders>
          </w:tcPr>
          <w:p w14:paraId="5862E13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7827D99C" w14:textId="77777777" w:rsidTr="001D2732">
        <w:trPr>
          <w:trHeight w:val="71"/>
        </w:trPr>
        <w:tc>
          <w:tcPr>
            <w:tcW w:w="810" w:type="dxa"/>
            <w:shd w:val="clear" w:color="auto" w:fill="auto"/>
            <w:vAlign w:val="center"/>
          </w:tcPr>
          <w:p w14:paraId="62EC5C20" w14:textId="2BD41D99"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ORS</w:t>
            </w:r>
          </w:p>
        </w:tc>
        <w:tc>
          <w:tcPr>
            <w:tcW w:w="8550" w:type="dxa"/>
            <w:shd w:val="clear" w:color="auto" w:fill="auto"/>
            <w:vAlign w:val="center"/>
          </w:tcPr>
          <w:p w14:paraId="20971E47" w14:textId="03804E0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Oil removal system</w:t>
            </w:r>
          </w:p>
        </w:tc>
        <w:tc>
          <w:tcPr>
            <w:tcW w:w="990" w:type="dxa"/>
            <w:tcBorders>
              <w:top w:val="nil"/>
              <w:bottom w:val="nil"/>
            </w:tcBorders>
          </w:tcPr>
          <w:p w14:paraId="60715DC9"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2F35418" w14:textId="77777777" w:rsidTr="001D2732">
        <w:trPr>
          <w:trHeight w:val="71"/>
        </w:trPr>
        <w:tc>
          <w:tcPr>
            <w:tcW w:w="810" w:type="dxa"/>
            <w:shd w:val="clear" w:color="auto" w:fill="auto"/>
            <w:vAlign w:val="center"/>
          </w:tcPr>
          <w:p w14:paraId="2BD95EEF" w14:textId="2BEE01B9"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PFD</w:t>
            </w:r>
          </w:p>
        </w:tc>
        <w:tc>
          <w:tcPr>
            <w:tcW w:w="8550" w:type="dxa"/>
            <w:shd w:val="clear" w:color="auto" w:fill="auto"/>
            <w:vAlign w:val="center"/>
          </w:tcPr>
          <w:p w14:paraId="4D1BC5E0" w14:textId="64C4EA59"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Process Flow Diagram</w:t>
            </w:r>
          </w:p>
        </w:tc>
        <w:tc>
          <w:tcPr>
            <w:tcW w:w="990" w:type="dxa"/>
            <w:tcBorders>
              <w:top w:val="nil"/>
              <w:bottom w:val="nil"/>
            </w:tcBorders>
          </w:tcPr>
          <w:p w14:paraId="3D82EE0E"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77163E2" w14:textId="77777777" w:rsidTr="001D2732">
        <w:trPr>
          <w:trHeight w:val="71"/>
        </w:trPr>
        <w:tc>
          <w:tcPr>
            <w:tcW w:w="810" w:type="dxa"/>
            <w:shd w:val="clear" w:color="auto" w:fill="auto"/>
            <w:vAlign w:val="center"/>
          </w:tcPr>
          <w:p w14:paraId="51740C65" w14:textId="74119D7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PID</w:t>
            </w:r>
          </w:p>
        </w:tc>
        <w:tc>
          <w:tcPr>
            <w:tcW w:w="8550" w:type="dxa"/>
            <w:shd w:val="clear" w:color="auto" w:fill="auto"/>
            <w:vAlign w:val="center"/>
          </w:tcPr>
          <w:p w14:paraId="6C0C6CFC" w14:textId="62D3635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Piping and Instrumentation Diagram</w:t>
            </w:r>
          </w:p>
        </w:tc>
        <w:tc>
          <w:tcPr>
            <w:tcW w:w="990" w:type="dxa"/>
            <w:tcBorders>
              <w:top w:val="nil"/>
              <w:bottom w:val="nil"/>
            </w:tcBorders>
          </w:tcPr>
          <w:p w14:paraId="33BDE7C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A911B8E" w14:textId="77777777" w:rsidTr="001D2732">
        <w:trPr>
          <w:trHeight w:val="71"/>
        </w:trPr>
        <w:tc>
          <w:tcPr>
            <w:tcW w:w="810" w:type="dxa"/>
            <w:shd w:val="clear" w:color="auto" w:fill="auto"/>
            <w:vAlign w:val="center"/>
          </w:tcPr>
          <w:p w14:paraId="00C26B30" w14:textId="0BDB06F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PLC</w:t>
            </w:r>
          </w:p>
        </w:tc>
        <w:tc>
          <w:tcPr>
            <w:tcW w:w="8550" w:type="dxa"/>
            <w:shd w:val="clear" w:color="auto" w:fill="auto"/>
            <w:vAlign w:val="center"/>
          </w:tcPr>
          <w:p w14:paraId="3D96D406" w14:textId="6CA7905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Programmable Logic Controller</w:t>
            </w:r>
          </w:p>
        </w:tc>
        <w:tc>
          <w:tcPr>
            <w:tcW w:w="990" w:type="dxa"/>
            <w:tcBorders>
              <w:top w:val="nil"/>
              <w:bottom w:val="nil"/>
            </w:tcBorders>
          </w:tcPr>
          <w:p w14:paraId="5E50BDE0"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3247F4E" w14:textId="77777777" w:rsidTr="001D2732">
        <w:trPr>
          <w:trHeight w:val="71"/>
        </w:trPr>
        <w:tc>
          <w:tcPr>
            <w:tcW w:w="810" w:type="dxa"/>
            <w:shd w:val="clear" w:color="auto" w:fill="auto"/>
            <w:vAlign w:val="center"/>
          </w:tcPr>
          <w:p w14:paraId="337EF468" w14:textId="4A34A03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QCELL</w:t>
            </w:r>
          </w:p>
        </w:tc>
        <w:tc>
          <w:tcPr>
            <w:tcW w:w="8550" w:type="dxa"/>
            <w:shd w:val="clear" w:color="auto" w:fill="auto"/>
            <w:vAlign w:val="center"/>
          </w:tcPr>
          <w:p w14:paraId="28730BAE" w14:textId="5FF31F64"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Cryogenic Cell = QVB+QM</w:t>
            </w:r>
          </w:p>
        </w:tc>
        <w:tc>
          <w:tcPr>
            <w:tcW w:w="990" w:type="dxa"/>
            <w:tcBorders>
              <w:top w:val="nil"/>
              <w:bottom w:val="nil"/>
            </w:tcBorders>
          </w:tcPr>
          <w:p w14:paraId="6093DA2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C275AB4" w14:textId="77777777" w:rsidTr="001D2732">
        <w:trPr>
          <w:trHeight w:val="71"/>
        </w:trPr>
        <w:tc>
          <w:tcPr>
            <w:tcW w:w="810" w:type="dxa"/>
            <w:shd w:val="clear" w:color="auto" w:fill="auto"/>
            <w:vAlign w:val="center"/>
          </w:tcPr>
          <w:p w14:paraId="73C81CD9" w14:textId="4CCF6D6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QLM</w:t>
            </w:r>
          </w:p>
        </w:tc>
        <w:tc>
          <w:tcPr>
            <w:tcW w:w="8550" w:type="dxa"/>
            <w:shd w:val="clear" w:color="auto" w:fill="auto"/>
            <w:vAlign w:val="center"/>
          </w:tcPr>
          <w:p w14:paraId="5F07A6EB" w14:textId="4CA4E33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Main Cryogenic Distribution Line</w:t>
            </w:r>
          </w:p>
        </w:tc>
        <w:tc>
          <w:tcPr>
            <w:tcW w:w="990" w:type="dxa"/>
            <w:tcBorders>
              <w:top w:val="nil"/>
              <w:bottom w:val="nil"/>
            </w:tcBorders>
          </w:tcPr>
          <w:p w14:paraId="439B6967"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8A8A194" w14:textId="77777777" w:rsidTr="001D2732">
        <w:trPr>
          <w:trHeight w:val="71"/>
        </w:trPr>
        <w:tc>
          <w:tcPr>
            <w:tcW w:w="810" w:type="dxa"/>
            <w:shd w:val="clear" w:color="auto" w:fill="auto"/>
            <w:vAlign w:val="center"/>
          </w:tcPr>
          <w:p w14:paraId="796A4431" w14:textId="184B7C3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QM</w:t>
            </w:r>
          </w:p>
        </w:tc>
        <w:tc>
          <w:tcPr>
            <w:tcW w:w="8550" w:type="dxa"/>
            <w:shd w:val="clear" w:color="auto" w:fill="auto"/>
            <w:vAlign w:val="center"/>
          </w:tcPr>
          <w:p w14:paraId="7CC6FD8A" w14:textId="22E90E78"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Cryomodule</w:t>
            </w:r>
          </w:p>
        </w:tc>
        <w:tc>
          <w:tcPr>
            <w:tcW w:w="990" w:type="dxa"/>
            <w:tcBorders>
              <w:top w:val="nil"/>
              <w:bottom w:val="nil"/>
            </w:tcBorders>
          </w:tcPr>
          <w:p w14:paraId="78F98D2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6F6B8D4" w14:textId="77777777" w:rsidTr="001D2732">
        <w:trPr>
          <w:trHeight w:val="71"/>
        </w:trPr>
        <w:tc>
          <w:tcPr>
            <w:tcW w:w="810" w:type="dxa"/>
            <w:shd w:val="clear" w:color="auto" w:fill="auto"/>
            <w:vAlign w:val="center"/>
          </w:tcPr>
          <w:p w14:paraId="2044470E" w14:textId="621D5E5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QPLANT</w:t>
            </w:r>
          </w:p>
        </w:tc>
        <w:tc>
          <w:tcPr>
            <w:tcW w:w="8550" w:type="dxa"/>
            <w:shd w:val="clear" w:color="auto" w:fill="auto"/>
            <w:vAlign w:val="center"/>
          </w:tcPr>
          <w:p w14:paraId="7666B9F3" w14:textId="5DDDC7B6" w:rsidR="001D2732" w:rsidRPr="00725372" w:rsidRDefault="00A156C9" w:rsidP="001D2732">
            <w:pPr>
              <w:autoSpaceDE w:val="0"/>
              <w:autoSpaceDN w:val="0"/>
              <w:adjustRightInd w:val="0"/>
              <w:spacing w:before="80" w:after="40" w:line="240" w:lineRule="auto"/>
              <w:jc w:val="left"/>
              <w:rPr>
                <w:sz w:val="18"/>
                <w:szCs w:val="20"/>
              </w:rPr>
            </w:pPr>
            <w:r>
              <w:rPr>
                <w:sz w:val="18"/>
                <w:szCs w:val="20"/>
              </w:rPr>
              <w:t>QPLANT</w:t>
            </w:r>
          </w:p>
        </w:tc>
        <w:tc>
          <w:tcPr>
            <w:tcW w:w="990" w:type="dxa"/>
            <w:tcBorders>
              <w:top w:val="nil"/>
              <w:bottom w:val="nil"/>
            </w:tcBorders>
          </w:tcPr>
          <w:p w14:paraId="5DF8A59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A156C9" w:rsidRPr="00725372" w14:paraId="05003F66" w14:textId="77777777" w:rsidTr="001D2732">
        <w:trPr>
          <w:trHeight w:val="71"/>
        </w:trPr>
        <w:tc>
          <w:tcPr>
            <w:tcW w:w="810" w:type="dxa"/>
            <w:shd w:val="clear" w:color="auto" w:fill="auto"/>
            <w:vAlign w:val="center"/>
          </w:tcPr>
          <w:p w14:paraId="11B09C39" w14:textId="76148BF1" w:rsidR="00A156C9" w:rsidRPr="00725372" w:rsidRDefault="00A156C9" w:rsidP="001D2732">
            <w:pPr>
              <w:pStyle w:val="AASemiBold"/>
              <w:spacing w:before="80" w:after="40" w:line="240" w:lineRule="auto"/>
              <w:ind w:left="-109" w:right="-107"/>
              <w:jc w:val="center"/>
              <w:rPr>
                <w:sz w:val="18"/>
                <w:szCs w:val="20"/>
              </w:rPr>
            </w:pPr>
            <w:commentRangeStart w:id="5"/>
            <w:r w:rsidRPr="00A156C9">
              <w:rPr>
                <w:sz w:val="18"/>
                <w:szCs w:val="20"/>
              </w:rPr>
              <w:t>QPLANT:CS</w:t>
            </w:r>
            <w:commentRangeEnd w:id="5"/>
            <w:r w:rsidR="00C51B4D">
              <w:rPr>
                <w:rStyle w:val="CommentReference"/>
                <w:rFonts w:ascii="Segoe UI" w:hAnsi="Segoe UI"/>
                <w:color w:val="auto"/>
              </w:rPr>
              <w:commentReference w:id="5"/>
            </w:r>
          </w:p>
        </w:tc>
        <w:tc>
          <w:tcPr>
            <w:tcW w:w="8550" w:type="dxa"/>
            <w:shd w:val="clear" w:color="auto" w:fill="auto"/>
            <w:vAlign w:val="center"/>
          </w:tcPr>
          <w:p w14:paraId="3F65DECB" w14:textId="5A2AF3F8" w:rsidR="00A156C9" w:rsidRDefault="00A156C9" w:rsidP="001D2732">
            <w:pPr>
              <w:autoSpaceDE w:val="0"/>
              <w:autoSpaceDN w:val="0"/>
              <w:adjustRightInd w:val="0"/>
              <w:spacing w:before="80" w:after="40" w:line="240" w:lineRule="auto"/>
              <w:jc w:val="left"/>
              <w:rPr>
                <w:sz w:val="18"/>
                <w:szCs w:val="20"/>
              </w:rPr>
            </w:pPr>
            <w:r>
              <w:rPr>
                <w:sz w:val="18"/>
                <w:szCs w:val="18"/>
              </w:rPr>
              <w:t>QPLANT</w:t>
            </w:r>
            <w:commentRangeStart w:id="6"/>
            <w:r w:rsidRPr="00725372">
              <w:rPr>
                <w:sz w:val="18"/>
                <w:szCs w:val="18"/>
              </w:rPr>
              <w:t xml:space="preserve"> Control System</w:t>
            </w:r>
            <w:commentRangeEnd w:id="6"/>
            <w:r>
              <w:rPr>
                <w:rStyle w:val="CommentReference"/>
              </w:rPr>
              <w:commentReference w:id="6"/>
            </w:r>
          </w:p>
        </w:tc>
        <w:tc>
          <w:tcPr>
            <w:tcW w:w="990" w:type="dxa"/>
            <w:tcBorders>
              <w:top w:val="nil"/>
              <w:bottom w:val="nil"/>
            </w:tcBorders>
          </w:tcPr>
          <w:p w14:paraId="4220F267" w14:textId="77777777" w:rsidR="00A156C9" w:rsidRPr="00725372" w:rsidRDefault="00A156C9" w:rsidP="001D2732">
            <w:pPr>
              <w:autoSpaceDE w:val="0"/>
              <w:autoSpaceDN w:val="0"/>
              <w:adjustRightInd w:val="0"/>
              <w:spacing w:before="80" w:after="40" w:line="240" w:lineRule="auto"/>
              <w:jc w:val="left"/>
              <w:rPr>
                <w:sz w:val="18"/>
                <w:szCs w:val="20"/>
              </w:rPr>
            </w:pPr>
          </w:p>
        </w:tc>
      </w:tr>
      <w:tr w:rsidR="001D2732" w:rsidRPr="00725372" w14:paraId="259B2E28" w14:textId="77777777" w:rsidTr="001D2732">
        <w:trPr>
          <w:trHeight w:val="71"/>
        </w:trPr>
        <w:tc>
          <w:tcPr>
            <w:tcW w:w="810" w:type="dxa"/>
            <w:shd w:val="clear" w:color="auto" w:fill="auto"/>
            <w:vAlign w:val="center"/>
          </w:tcPr>
          <w:p w14:paraId="3F265B58" w14:textId="4D46865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QRB</w:t>
            </w:r>
          </w:p>
        </w:tc>
        <w:tc>
          <w:tcPr>
            <w:tcW w:w="8550" w:type="dxa"/>
            <w:shd w:val="clear" w:color="auto" w:fill="auto"/>
            <w:vAlign w:val="center"/>
          </w:tcPr>
          <w:p w14:paraId="3D8B2133" w14:textId="3A154028" w:rsidR="001D2732" w:rsidRDefault="00A156C9" w:rsidP="001D2732">
            <w:pPr>
              <w:autoSpaceDE w:val="0"/>
              <w:autoSpaceDN w:val="0"/>
              <w:adjustRightInd w:val="0"/>
              <w:spacing w:before="80" w:after="40" w:line="240" w:lineRule="auto"/>
              <w:jc w:val="left"/>
              <w:rPr>
                <w:sz w:val="18"/>
                <w:szCs w:val="20"/>
              </w:rPr>
            </w:pPr>
            <w:r>
              <w:rPr>
                <w:sz w:val="18"/>
                <w:szCs w:val="20"/>
              </w:rPr>
              <w:t>QPLANT</w:t>
            </w:r>
            <w:r w:rsidR="001D2732" w:rsidRPr="00725372">
              <w:rPr>
                <w:sz w:val="18"/>
                <w:szCs w:val="20"/>
              </w:rPr>
              <w:t xml:space="preserve"> Refrigeration Cold Box</w:t>
            </w:r>
          </w:p>
        </w:tc>
        <w:tc>
          <w:tcPr>
            <w:tcW w:w="990" w:type="dxa"/>
            <w:tcBorders>
              <w:top w:val="nil"/>
              <w:bottom w:val="nil"/>
            </w:tcBorders>
          </w:tcPr>
          <w:p w14:paraId="1D85806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8A7428" w:rsidRPr="00725372" w14:paraId="486BB1C4" w14:textId="77777777" w:rsidTr="001D2732">
        <w:trPr>
          <w:trHeight w:val="71"/>
        </w:trPr>
        <w:tc>
          <w:tcPr>
            <w:tcW w:w="810" w:type="dxa"/>
            <w:shd w:val="clear" w:color="auto" w:fill="auto"/>
            <w:vAlign w:val="center"/>
          </w:tcPr>
          <w:p w14:paraId="69FA6130" w14:textId="3C6B229E" w:rsidR="008A7428" w:rsidRPr="00725372" w:rsidRDefault="008A7428" w:rsidP="001D2732">
            <w:pPr>
              <w:pStyle w:val="AASemiBold"/>
              <w:spacing w:before="80" w:after="40" w:line="240" w:lineRule="auto"/>
              <w:ind w:left="-109" w:right="-107"/>
              <w:jc w:val="center"/>
              <w:rPr>
                <w:sz w:val="18"/>
                <w:szCs w:val="20"/>
              </w:rPr>
            </w:pPr>
            <w:r>
              <w:rPr>
                <w:sz w:val="18"/>
                <w:szCs w:val="20"/>
              </w:rPr>
              <w:t>QSYS</w:t>
            </w:r>
          </w:p>
        </w:tc>
        <w:tc>
          <w:tcPr>
            <w:tcW w:w="8550" w:type="dxa"/>
            <w:shd w:val="clear" w:color="auto" w:fill="auto"/>
            <w:vAlign w:val="center"/>
          </w:tcPr>
          <w:p w14:paraId="456F5324" w14:textId="39A5364D" w:rsidR="008A7428" w:rsidRDefault="008A7428" w:rsidP="001D2732">
            <w:pPr>
              <w:autoSpaceDE w:val="0"/>
              <w:autoSpaceDN w:val="0"/>
              <w:adjustRightInd w:val="0"/>
              <w:spacing w:before="80" w:after="40" w:line="240" w:lineRule="auto"/>
              <w:jc w:val="left"/>
              <w:rPr>
                <w:sz w:val="18"/>
                <w:szCs w:val="20"/>
              </w:rPr>
            </w:pPr>
            <w:r>
              <w:rPr>
                <w:sz w:val="18"/>
                <w:szCs w:val="20"/>
              </w:rPr>
              <w:t>Cryogenic System</w:t>
            </w:r>
          </w:p>
        </w:tc>
        <w:tc>
          <w:tcPr>
            <w:tcW w:w="990" w:type="dxa"/>
            <w:tcBorders>
              <w:top w:val="nil"/>
              <w:bottom w:val="nil"/>
            </w:tcBorders>
          </w:tcPr>
          <w:p w14:paraId="5AD56AB6" w14:textId="77777777" w:rsidR="008A7428" w:rsidRPr="00725372" w:rsidRDefault="008A7428" w:rsidP="001D2732">
            <w:pPr>
              <w:autoSpaceDE w:val="0"/>
              <w:autoSpaceDN w:val="0"/>
              <w:adjustRightInd w:val="0"/>
              <w:spacing w:before="80" w:after="40" w:line="240" w:lineRule="auto"/>
              <w:jc w:val="left"/>
              <w:rPr>
                <w:sz w:val="18"/>
                <w:szCs w:val="20"/>
              </w:rPr>
            </w:pPr>
          </w:p>
        </w:tc>
      </w:tr>
      <w:tr w:rsidR="008A7428" w:rsidRPr="00725372" w14:paraId="675BD696" w14:textId="77777777" w:rsidTr="001D2732">
        <w:trPr>
          <w:trHeight w:val="71"/>
        </w:trPr>
        <w:tc>
          <w:tcPr>
            <w:tcW w:w="810" w:type="dxa"/>
            <w:shd w:val="clear" w:color="auto" w:fill="auto"/>
            <w:vAlign w:val="center"/>
          </w:tcPr>
          <w:p w14:paraId="11A3175A" w14:textId="016FB30F" w:rsidR="008A7428" w:rsidRPr="00725372" w:rsidRDefault="008A7428" w:rsidP="001D2732">
            <w:pPr>
              <w:pStyle w:val="AASemiBold"/>
              <w:spacing w:before="80" w:after="40" w:line="240" w:lineRule="auto"/>
              <w:ind w:left="-109" w:right="-107"/>
              <w:jc w:val="center"/>
              <w:rPr>
                <w:sz w:val="18"/>
                <w:szCs w:val="20"/>
              </w:rPr>
            </w:pPr>
            <w:r>
              <w:rPr>
                <w:sz w:val="18"/>
                <w:szCs w:val="20"/>
              </w:rPr>
              <w:t>QSYS:CS</w:t>
            </w:r>
          </w:p>
        </w:tc>
        <w:tc>
          <w:tcPr>
            <w:tcW w:w="8550" w:type="dxa"/>
            <w:shd w:val="clear" w:color="auto" w:fill="auto"/>
            <w:vAlign w:val="center"/>
          </w:tcPr>
          <w:p w14:paraId="38C38434" w14:textId="760B212A" w:rsidR="008A7428" w:rsidRDefault="008A7428">
            <w:pPr>
              <w:autoSpaceDE w:val="0"/>
              <w:autoSpaceDN w:val="0"/>
              <w:adjustRightInd w:val="0"/>
              <w:spacing w:before="80" w:after="40" w:line="240" w:lineRule="auto"/>
              <w:jc w:val="left"/>
              <w:rPr>
                <w:sz w:val="18"/>
                <w:szCs w:val="20"/>
              </w:rPr>
            </w:pPr>
            <w:r>
              <w:rPr>
                <w:sz w:val="18"/>
                <w:szCs w:val="20"/>
              </w:rPr>
              <w:t>Cryogenic Control System</w:t>
            </w:r>
          </w:p>
        </w:tc>
        <w:tc>
          <w:tcPr>
            <w:tcW w:w="990" w:type="dxa"/>
            <w:tcBorders>
              <w:top w:val="nil"/>
              <w:bottom w:val="nil"/>
            </w:tcBorders>
          </w:tcPr>
          <w:p w14:paraId="3FB394AF" w14:textId="77777777" w:rsidR="008A7428" w:rsidRPr="00725372" w:rsidRDefault="008A7428" w:rsidP="001D2732">
            <w:pPr>
              <w:autoSpaceDE w:val="0"/>
              <w:autoSpaceDN w:val="0"/>
              <w:adjustRightInd w:val="0"/>
              <w:spacing w:before="80" w:after="40" w:line="240" w:lineRule="auto"/>
              <w:jc w:val="left"/>
              <w:rPr>
                <w:sz w:val="18"/>
                <w:szCs w:val="20"/>
              </w:rPr>
            </w:pPr>
          </w:p>
        </w:tc>
      </w:tr>
      <w:tr w:rsidR="001D2732" w:rsidRPr="00725372" w14:paraId="60BD69CD" w14:textId="77777777" w:rsidTr="001D2732">
        <w:trPr>
          <w:trHeight w:val="71"/>
        </w:trPr>
        <w:tc>
          <w:tcPr>
            <w:tcW w:w="810" w:type="dxa"/>
            <w:shd w:val="clear" w:color="auto" w:fill="auto"/>
            <w:vAlign w:val="center"/>
          </w:tcPr>
          <w:p w14:paraId="590F8FF7" w14:textId="5D90CA31"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QVB</w:t>
            </w:r>
          </w:p>
        </w:tc>
        <w:tc>
          <w:tcPr>
            <w:tcW w:w="8550" w:type="dxa"/>
            <w:shd w:val="clear" w:color="auto" w:fill="auto"/>
            <w:vAlign w:val="center"/>
          </w:tcPr>
          <w:p w14:paraId="4512CEFF" w14:textId="16A9A926" w:rsidR="001D2732" w:rsidRDefault="001D2732" w:rsidP="001D2732">
            <w:pPr>
              <w:autoSpaceDE w:val="0"/>
              <w:autoSpaceDN w:val="0"/>
              <w:adjustRightInd w:val="0"/>
              <w:spacing w:before="80" w:after="40" w:line="240" w:lineRule="auto"/>
              <w:jc w:val="left"/>
              <w:rPr>
                <w:sz w:val="18"/>
                <w:szCs w:val="20"/>
              </w:rPr>
            </w:pPr>
            <w:r w:rsidRPr="00725372">
              <w:rPr>
                <w:sz w:val="18"/>
                <w:szCs w:val="20"/>
              </w:rPr>
              <w:t xml:space="preserve">Cryogenic Valve Box </w:t>
            </w:r>
          </w:p>
        </w:tc>
        <w:tc>
          <w:tcPr>
            <w:tcW w:w="990" w:type="dxa"/>
            <w:tcBorders>
              <w:top w:val="nil"/>
              <w:bottom w:val="nil"/>
            </w:tcBorders>
          </w:tcPr>
          <w:p w14:paraId="7D9BE56C"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6FEA2A9" w14:textId="77777777" w:rsidTr="001D2732">
        <w:trPr>
          <w:trHeight w:val="71"/>
        </w:trPr>
        <w:tc>
          <w:tcPr>
            <w:tcW w:w="810" w:type="dxa"/>
            <w:shd w:val="clear" w:color="auto" w:fill="auto"/>
            <w:vAlign w:val="center"/>
          </w:tcPr>
          <w:p w14:paraId="6FFE467D" w14:textId="31B3086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QVE</w:t>
            </w:r>
          </w:p>
        </w:tc>
        <w:tc>
          <w:tcPr>
            <w:tcW w:w="8550" w:type="dxa"/>
            <w:shd w:val="clear" w:color="auto" w:fill="auto"/>
            <w:vAlign w:val="center"/>
          </w:tcPr>
          <w:p w14:paraId="08E315FC" w14:textId="3C575866"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End-box</w:t>
            </w:r>
          </w:p>
        </w:tc>
        <w:tc>
          <w:tcPr>
            <w:tcW w:w="990" w:type="dxa"/>
            <w:tcBorders>
              <w:top w:val="nil"/>
              <w:bottom w:val="nil"/>
            </w:tcBorders>
          </w:tcPr>
          <w:p w14:paraId="0ACF1FAB"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B674DED" w14:textId="77777777" w:rsidTr="001D2732">
        <w:trPr>
          <w:trHeight w:val="71"/>
        </w:trPr>
        <w:tc>
          <w:tcPr>
            <w:tcW w:w="810" w:type="dxa"/>
            <w:shd w:val="clear" w:color="auto" w:fill="auto"/>
            <w:vAlign w:val="center"/>
          </w:tcPr>
          <w:p w14:paraId="0695E60F" w14:textId="15254495"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RF</w:t>
            </w:r>
          </w:p>
        </w:tc>
        <w:tc>
          <w:tcPr>
            <w:tcW w:w="8550" w:type="dxa"/>
            <w:shd w:val="clear" w:color="auto" w:fill="auto"/>
            <w:vAlign w:val="center"/>
          </w:tcPr>
          <w:p w14:paraId="3FA77F94" w14:textId="51C4C68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Radio Frequency</w:t>
            </w:r>
          </w:p>
        </w:tc>
        <w:tc>
          <w:tcPr>
            <w:tcW w:w="990" w:type="dxa"/>
            <w:tcBorders>
              <w:top w:val="nil"/>
              <w:bottom w:val="nil"/>
            </w:tcBorders>
          </w:tcPr>
          <w:p w14:paraId="17D6181A"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46904E5" w14:textId="77777777" w:rsidTr="001D2732">
        <w:trPr>
          <w:trHeight w:val="71"/>
        </w:trPr>
        <w:tc>
          <w:tcPr>
            <w:tcW w:w="810" w:type="dxa"/>
            <w:shd w:val="clear" w:color="auto" w:fill="auto"/>
            <w:vAlign w:val="center"/>
          </w:tcPr>
          <w:p w14:paraId="1A07A91E" w14:textId="3BED9763"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SAT</w:t>
            </w:r>
          </w:p>
        </w:tc>
        <w:tc>
          <w:tcPr>
            <w:tcW w:w="8550" w:type="dxa"/>
            <w:shd w:val="clear" w:color="auto" w:fill="auto"/>
            <w:vAlign w:val="center"/>
          </w:tcPr>
          <w:p w14:paraId="32EF9FD8" w14:textId="24D594C5"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Site Acceptance Test</w:t>
            </w:r>
          </w:p>
        </w:tc>
        <w:tc>
          <w:tcPr>
            <w:tcW w:w="990" w:type="dxa"/>
            <w:tcBorders>
              <w:top w:val="nil"/>
              <w:bottom w:val="nil"/>
            </w:tcBorders>
          </w:tcPr>
          <w:p w14:paraId="2DD3E0E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96EF914" w14:textId="77777777" w:rsidTr="001D2732">
        <w:trPr>
          <w:trHeight w:val="71"/>
        </w:trPr>
        <w:tc>
          <w:tcPr>
            <w:tcW w:w="810" w:type="dxa"/>
            <w:shd w:val="clear" w:color="auto" w:fill="auto"/>
            <w:vAlign w:val="center"/>
          </w:tcPr>
          <w:p w14:paraId="1FD366F5" w14:textId="2156432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 xml:space="preserve">SC </w:t>
            </w:r>
          </w:p>
        </w:tc>
        <w:tc>
          <w:tcPr>
            <w:tcW w:w="8550" w:type="dxa"/>
            <w:shd w:val="clear" w:color="auto" w:fill="auto"/>
            <w:vAlign w:val="center"/>
          </w:tcPr>
          <w:p w14:paraId="0C218047" w14:textId="055B865E"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Superconducting</w:t>
            </w:r>
          </w:p>
        </w:tc>
        <w:tc>
          <w:tcPr>
            <w:tcW w:w="990" w:type="dxa"/>
            <w:tcBorders>
              <w:top w:val="nil"/>
              <w:bottom w:val="nil"/>
            </w:tcBorders>
          </w:tcPr>
          <w:p w14:paraId="7C42CAE7"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58E3306" w14:textId="77777777" w:rsidTr="001D2732">
        <w:trPr>
          <w:trHeight w:val="71"/>
        </w:trPr>
        <w:tc>
          <w:tcPr>
            <w:tcW w:w="810" w:type="dxa"/>
            <w:shd w:val="clear" w:color="auto" w:fill="auto"/>
            <w:vAlign w:val="center"/>
          </w:tcPr>
          <w:p w14:paraId="575E812B" w14:textId="3B482F7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SHe</w:t>
            </w:r>
          </w:p>
        </w:tc>
        <w:tc>
          <w:tcPr>
            <w:tcW w:w="8550" w:type="dxa"/>
            <w:shd w:val="clear" w:color="auto" w:fill="auto"/>
            <w:vAlign w:val="center"/>
          </w:tcPr>
          <w:p w14:paraId="5F8E2610" w14:textId="5B52C518"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Supercritical Helium</w:t>
            </w:r>
          </w:p>
        </w:tc>
        <w:tc>
          <w:tcPr>
            <w:tcW w:w="990" w:type="dxa"/>
            <w:tcBorders>
              <w:top w:val="nil"/>
              <w:bottom w:val="nil"/>
            </w:tcBorders>
          </w:tcPr>
          <w:p w14:paraId="6B570CAD"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C36CA0E" w14:textId="77777777" w:rsidTr="001D2732">
        <w:trPr>
          <w:trHeight w:val="71"/>
        </w:trPr>
        <w:tc>
          <w:tcPr>
            <w:tcW w:w="810" w:type="dxa"/>
            <w:shd w:val="clear" w:color="auto" w:fill="auto"/>
          </w:tcPr>
          <w:p w14:paraId="10655004" w14:textId="7CF22CD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ST</w:t>
            </w:r>
          </w:p>
        </w:tc>
        <w:tc>
          <w:tcPr>
            <w:tcW w:w="8550" w:type="dxa"/>
            <w:shd w:val="clear" w:color="auto" w:fill="auto"/>
          </w:tcPr>
          <w:p w14:paraId="19BB573D" w14:textId="71AEFEF5"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Storage</w:t>
            </w:r>
          </w:p>
        </w:tc>
        <w:tc>
          <w:tcPr>
            <w:tcW w:w="990" w:type="dxa"/>
            <w:tcBorders>
              <w:top w:val="nil"/>
              <w:bottom w:val="nil"/>
            </w:tcBorders>
          </w:tcPr>
          <w:p w14:paraId="430E71F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06D683D" w14:textId="77777777" w:rsidTr="001D2732">
        <w:trPr>
          <w:trHeight w:val="71"/>
        </w:trPr>
        <w:tc>
          <w:tcPr>
            <w:tcW w:w="810" w:type="dxa"/>
            <w:shd w:val="clear" w:color="auto" w:fill="auto"/>
          </w:tcPr>
          <w:p w14:paraId="1FEEB217" w14:textId="7044B06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SV</w:t>
            </w:r>
          </w:p>
        </w:tc>
        <w:tc>
          <w:tcPr>
            <w:tcW w:w="8550" w:type="dxa"/>
            <w:shd w:val="clear" w:color="auto" w:fill="auto"/>
          </w:tcPr>
          <w:p w14:paraId="2332EC88" w14:textId="1630E4E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Safety Valve</w:t>
            </w:r>
          </w:p>
        </w:tc>
        <w:tc>
          <w:tcPr>
            <w:tcW w:w="990" w:type="dxa"/>
            <w:tcBorders>
              <w:top w:val="nil"/>
              <w:bottom w:val="nil"/>
            </w:tcBorders>
          </w:tcPr>
          <w:p w14:paraId="73A8DE8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146D392" w14:textId="77777777" w:rsidTr="001D2732">
        <w:trPr>
          <w:trHeight w:val="71"/>
        </w:trPr>
        <w:tc>
          <w:tcPr>
            <w:tcW w:w="810" w:type="dxa"/>
            <w:shd w:val="clear" w:color="auto" w:fill="auto"/>
            <w:vAlign w:val="center"/>
          </w:tcPr>
          <w:p w14:paraId="76025E18" w14:textId="152F434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TRO</w:t>
            </w:r>
          </w:p>
        </w:tc>
        <w:tc>
          <w:tcPr>
            <w:tcW w:w="8550" w:type="dxa"/>
            <w:shd w:val="clear" w:color="auto" w:fill="auto"/>
            <w:vAlign w:val="center"/>
          </w:tcPr>
          <w:p w14:paraId="53E0B448" w14:textId="5135FB2D"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Technical Responsible Officer</w:t>
            </w:r>
          </w:p>
        </w:tc>
        <w:tc>
          <w:tcPr>
            <w:tcW w:w="990" w:type="dxa"/>
            <w:tcBorders>
              <w:top w:val="nil"/>
              <w:bottom w:val="nil"/>
            </w:tcBorders>
          </w:tcPr>
          <w:p w14:paraId="6E7107D8"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EBF2686" w14:textId="77777777" w:rsidTr="001D2732">
        <w:trPr>
          <w:trHeight w:val="71"/>
        </w:trPr>
        <w:tc>
          <w:tcPr>
            <w:tcW w:w="810" w:type="dxa"/>
            <w:shd w:val="clear" w:color="auto" w:fill="auto"/>
            <w:vAlign w:val="center"/>
          </w:tcPr>
          <w:p w14:paraId="7C73788B" w14:textId="2635AF2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TRM</w:t>
            </w:r>
          </w:p>
        </w:tc>
        <w:tc>
          <w:tcPr>
            <w:tcW w:w="8550" w:type="dxa"/>
            <w:shd w:val="clear" w:color="auto" w:fill="auto"/>
            <w:vAlign w:val="center"/>
          </w:tcPr>
          <w:p w14:paraId="74E47370" w14:textId="748E6301"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Technical Review Meeting</w:t>
            </w:r>
          </w:p>
        </w:tc>
        <w:tc>
          <w:tcPr>
            <w:tcW w:w="990" w:type="dxa"/>
            <w:tcBorders>
              <w:top w:val="nil"/>
              <w:bottom w:val="nil"/>
            </w:tcBorders>
          </w:tcPr>
          <w:p w14:paraId="7B2D952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9F20709" w14:textId="77777777" w:rsidTr="001D2732">
        <w:trPr>
          <w:trHeight w:val="71"/>
        </w:trPr>
        <w:tc>
          <w:tcPr>
            <w:tcW w:w="810" w:type="dxa"/>
            <w:shd w:val="clear" w:color="auto" w:fill="auto"/>
            <w:vAlign w:val="center"/>
          </w:tcPr>
          <w:p w14:paraId="321F0CAE" w14:textId="6504CD18"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TS</w:t>
            </w:r>
          </w:p>
        </w:tc>
        <w:tc>
          <w:tcPr>
            <w:tcW w:w="8550" w:type="dxa"/>
            <w:shd w:val="clear" w:color="auto" w:fill="auto"/>
            <w:vAlign w:val="center"/>
          </w:tcPr>
          <w:p w14:paraId="6C3635F1" w14:textId="043CEFF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Thermal Shields</w:t>
            </w:r>
          </w:p>
        </w:tc>
        <w:tc>
          <w:tcPr>
            <w:tcW w:w="990" w:type="dxa"/>
            <w:tcBorders>
              <w:top w:val="nil"/>
              <w:bottom w:val="nil"/>
            </w:tcBorders>
          </w:tcPr>
          <w:p w14:paraId="76C04A5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6F32A23" w14:textId="77777777" w:rsidTr="001D2732">
        <w:trPr>
          <w:trHeight w:val="71"/>
        </w:trPr>
        <w:tc>
          <w:tcPr>
            <w:tcW w:w="810" w:type="dxa"/>
            <w:shd w:val="clear" w:color="auto" w:fill="auto"/>
            <w:vAlign w:val="center"/>
          </w:tcPr>
          <w:p w14:paraId="29B99CC5" w14:textId="280DC24A" w:rsidR="001D2732" w:rsidRPr="00725372" w:rsidRDefault="001D2732" w:rsidP="001D2732">
            <w:pPr>
              <w:pStyle w:val="AASemiBold"/>
              <w:spacing w:before="80" w:after="40" w:line="240" w:lineRule="auto"/>
              <w:ind w:left="-109" w:right="-107"/>
              <w:jc w:val="center"/>
              <w:rPr>
                <w:sz w:val="18"/>
                <w:szCs w:val="20"/>
              </w:rPr>
            </w:pPr>
            <w:r>
              <w:rPr>
                <w:sz w:val="18"/>
                <w:szCs w:val="20"/>
              </w:rPr>
              <w:t>Tu</w:t>
            </w:r>
          </w:p>
        </w:tc>
        <w:tc>
          <w:tcPr>
            <w:tcW w:w="8550" w:type="dxa"/>
            <w:shd w:val="clear" w:color="auto" w:fill="auto"/>
            <w:vAlign w:val="center"/>
          </w:tcPr>
          <w:p w14:paraId="50C00423" w14:textId="462892A5" w:rsidR="001D2732" w:rsidRPr="00725372" w:rsidRDefault="001D2732" w:rsidP="001D2732">
            <w:pPr>
              <w:autoSpaceDE w:val="0"/>
              <w:autoSpaceDN w:val="0"/>
              <w:adjustRightInd w:val="0"/>
              <w:spacing w:before="80" w:after="40" w:line="240" w:lineRule="auto"/>
              <w:jc w:val="left"/>
              <w:rPr>
                <w:sz w:val="18"/>
                <w:szCs w:val="20"/>
              </w:rPr>
            </w:pPr>
            <w:r>
              <w:rPr>
                <w:sz w:val="18"/>
                <w:szCs w:val="20"/>
              </w:rPr>
              <w:t>Turbo Expander</w:t>
            </w:r>
          </w:p>
        </w:tc>
        <w:tc>
          <w:tcPr>
            <w:tcW w:w="990" w:type="dxa"/>
            <w:tcBorders>
              <w:top w:val="nil"/>
              <w:bottom w:val="nil"/>
            </w:tcBorders>
          </w:tcPr>
          <w:p w14:paraId="716B92F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1667C4D" w14:textId="77777777" w:rsidTr="001D2732">
        <w:trPr>
          <w:trHeight w:val="71"/>
        </w:trPr>
        <w:tc>
          <w:tcPr>
            <w:tcW w:w="810" w:type="dxa"/>
            <w:shd w:val="clear" w:color="auto" w:fill="auto"/>
            <w:vAlign w:val="center"/>
          </w:tcPr>
          <w:p w14:paraId="52B6E97D" w14:textId="13BB62ED"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UPS</w:t>
            </w:r>
          </w:p>
        </w:tc>
        <w:tc>
          <w:tcPr>
            <w:tcW w:w="8550" w:type="dxa"/>
            <w:shd w:val="clear" w:color="auto" w:fill="auto"/>
            <w:vAlign w:val="center"/>
          </w:tcPr>
          <w:p w14:paraId="4E2841AB" w14:textId="16CEE67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Uninterruptible Power Supply</w:t>
            </w:r>
          </w:p>
        </w:tc>
        <w:tc>
          <w:tcPr>
            <w:tcW w:w="990" w:type="dxa"/>
            <w:tcBorders>
              <w:top w:val="nil"/>
              <w:bottom w:val="nil"/>
            </w:tcBorders>
          </w:tcPr>
          <w:p w14:paraId="796C0E1E"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E2C10E2" w14:textId="77777777" w:rsidTr="001D2732">
        <w:trPr>
          <w:trHeight w:val="71"/>
        </w:trPr>
        <w:tc>
          <w:tcPr>
            <w:tcW w:w="810" w:type="dxa"/>
            <w:shd w:val="clear" w:color="auto" w:fill="auto"/>
            <w:vAlign w:val="center"/>
          </w:tcPr>
          <w:p w14:paraId="72AA44A8" w14:textId="6B90755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VLP</w:t>
            </w:r>
          </w:p>
        </w:tc>
        <w:tc>
          <w:tcPr>
            <w:tcW w:w="8550" w:type="dxa"/>
            <w:shd w:val="clear" w:color="auto" w:fill="auto"/>
            <w:vAlign w:val="center"/>
          </w:tcPr>
          <w:p w14:paraId="0918D8FF" w14:textId="1FF31A4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Very Low Pressure</w:t>
            </w:r>
          </w:p>
        </w:tc>
        <w:tc>
          <w:tcPr>
            <w:tcW w:w="990" w:type="dxa"/>
            <w:tcBorders>
              <w:top w:val="nil"/>
              <w:bottom w:val="nil"/>
            </w:tcBorders>
          </w:tcPr>
          <w:p w14:paraId="19495AC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89D8ED2" w14:textId="77777777" w:rsidTr="001D2732">
        <w:trPr>
          <w:trHeight w:val="71"/>
        </w:trPr>
        <w:tc>
          <w:tcPr>
            <w:tcW w:w="810" w:type="dxa"/>
            <w:shd w:val="clear" w:color="auto" w:fill="auto"/>
            <w:vAlign w:val="center"/>
          </w:tcPr>
          <w:p w14:paraId="7437089B" w14:textId="45648C1B" w:rsidR="001D2732" w:rsidRPr="00725372" w:rsidRDefault="001D2732" w:rsidP="001D2732">
            <w:pPr>
              <w:pStyle w:val="AASemiBold"/>
              <w:spacing w:before="80" w:after="40" w:line="240" w:lineRule="auto"/>
              <w:ind w:left="-109" w:right="-107"/>
              <w:jc w:val="center"/>
              <w:rPr>
                <w:sz w:val="18"/>
                <w:szCs w:val="20"/>
              </w:rPr>
            </w:pPr>
            <w:r>
              <w:rPr>
                <w:sz w:val="18"/>
                <w:szCs w:val="20"/>
              </w:rPr>
              <w:t>VP</w:t>
            </w:r>
          </w:p>
        </w:tc>
        <w:tc>
          <w:tcPr>
            <w:tcW w:w="8550" w:type="dxa"/>
            <w:shd w:val="clear" w:color="auto" w:fill="auto"/>
            <w:vAlign w:val="center"/>
          </w:tcPr>
          <w:p w14:paraId="7E5227FA" w14:textId="657A56FF" w:rsidR="001D2732" w:rsidRPr="00725372" w:rsidRDefault="001D2732" w:rsidP="001D2732">
            <w:pPr>
              <w:autoSpaceDE w:val="0"/>
              <w:autoSpaceDN w:val="0"/>
              <w:adjustRightInd w:val="0"/>
              <w:spacing w:before="80" w:after="40" w:line="240" w:lineRule="auto"/>
              <w:jc w:val="left"/>
              <w:rPr>
                <w:sz w:val="18"/>
                <w:szCs w:val="20"/>
              </w:rPr>
            </w:pPr>
            <w:r>
              <w:rPr>
                <w:sz w:val="18"/>
                <w:szCs w:val="20"/>
              </w:rPr>
              <w:t>Vacuum Pump</w:t>
            </w:r>
          </w:p>
        </w:tc>
        <w:tc>
          <w:tcPr>
            <w:tcW w:w="990" w:type="dxa"/>
            <w:tcBorders>
              <w:top w:val="nil"/>
              <w:bottom w:val="nil"/>
            </w:tcBorders>
          </w:tcPr>
          <w:p w14:paraId="30D4A3D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7E3CDA4" w14:textId="77777777" w:rsidTr="001D2732">
        <w:trPr>
          <w:trHeight w:val="71"/>
        </w:trPr>
        <w:tc>
          <w:tcPr>
            <w:tcW w:w="810" w:type="dxa"/>
            <w:shd w:val="clear" w:color="auto" w:fill="auto"/>
            <w:vAlign w:val="center"/>
          </w:tcPr>
          <w:p w14:paraId="10549ACE" w14:textId="5954E8A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WCS</w:t>
            </w:r>
          </w:p>
        </w:tc>
        <w:tc>
          <w:tcPr>
            <w:tcW w:w="8550" w:type="dxa"/>
            <w:shd w:val="clear" w:color="auto" w:fill="auto"/>
            <w:vAlign w:val="center"/>
          </w:tcPr>
          <w:p w14:paraId="18C38716" w14:textId="296EA4AA"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Warm Compressor Station</w:t>
            </w:r>
          </w:p>
        </w:tc>
        <w:tc>
          <w:tcPr>
            <w:tcW w:w="990" w:type="dxa"/>
            <w:tcBorders>
              <w:top w:val="nil"/>
              <w:bottom w:val="nil"/>
            </w:tcBorders>
          </w:tcPr>
          <w:p w14:paraId="20221DF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9EFE3A7" w14:textId="77777777" w:rsidTr="001D2732">
        <w:trPr>
          <w:trHeight w:val="71"/>
        </w:trPr>
        <w:tc>
          <w:tcPr>
            <w:tcW w:w="810" w:type="dxa"/>
            <w:shd w:val="clear" w:color="auto" w:fill="auto"/>
          </w:tcPr>
          <w:p w14:paraId="2DE1B142" w14:textId="72FD552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WSH</w:t>
            </w:r>
          </w:p>
        </w:tc>
        <w:tc>
          <w:tcPr>
            <w:tcW w:w="8550" w:type="dxa"/>
            <w:shd w:val="clear" w:color="auto" w:fill="auto"/>
          </w:tcPr>
          <w:p w14:paraId="4659FD54" w14:textId="7BB9CBE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Warm Storage Helium</w:t>
            </w:r>
          </w:p>
        </w:tc>
        <w:tc>
          <w:tcPr>
            <w:tcW w:w="990" w:type="dxa"/>
            <w:tcBorders>
              <w:top w:val="nil"/>
              <w:bottom w:val="nil"/>
            </w:tcBorders>
          </w:tcPr>
          <w:p w14:paraId="05585CE1" w14:textId="77777777" w:rsidR="001D2732" w:rsidRPr="00725372" w:rsidRDefault="001D2732" w:rsidP="001D2732">
            <w:pPr>
              <w:autoSpaceDE w:val="0"/>
              <w:autoSpaceDN w:val="0"/>
              <w:adjustRightInd w:val="0"/>
              <w:spacing w:before="80" w:after="40" w:line="240" w:lineRule="auto"/>
              <w:jc w:val="left"/>
              <w:rPr>
                <w:sz w:val="18"/>
                <w:szCs w:val="20"/>
              </w:rPr>
            </w:pPr>
          </w:p>
        </w:tc>
      </w:tr>
    </w:tbl>
    <w:p w14:paraId="313B27A4" w14:textId="77777777" w:rsidR="001A691B" w:rsidRPr="00725372" w:rsidRDefault="001A691B" w:rsidP="004551A0">
      <w:pPr>
        <w:pStyle w:val="ADClause"/>
      </w:pPr>
    </w:p>
    <w:p w14:paraId="0000C6C8" w14:textId="77777777" w:rsidR="004551A0" w:rsidRPr="00725372" w:rsidRDefault="004551A0" w:rsidP="004551A0">
      <w:pPr>
        <w:pStyle w:val="ADClause"/>
        <w:rPr>
          <w:rFonts w:ascii="Segoe UI Semibold" w:eastAsia="Segoe UI" w:hAnsi="Segoe UI Semibold"/>
          <w:color w:val="562873"/>
          <w:sz w:val="24"/>
        </w:rPr>
      </w:pPr>
      <w:bookmarkStart w:id="7" w:name="_Toc188541025"/>
      <w:r w:rsidRPr="00725372">
        <w:br w:type="page"/>
      </w:r>
    </w:p>
    <w:p w14:paraId="74A12BC3" w14:textId="115EE195" w:rsidR="001A691B" w:rsidRPr="00725372" w:rsidRDefault="001A691B" w:rsidP="004551A0">
      <w:pPr>
        <w:pStyle w:val="Heading2"/>
        <w:ind w:left="-450"/>
      </w:pPr>
      <w:bookmarkStart w:id="8" w:name="_Toc198518288"/>
      <w:r w:rsidRPr="00725372">
        <w:lastRenderedPageBreak/>
        <w:t>Terms and Definitions</w:t>
      </w:r>
      <w:bookmarkEnd w:id="7"/>
      <w:bookmarkEnd w:id="8"/>
    </w:p>
    <w:tbl>
      <w:tblPr>
        <w:tblW w:w="8640" w:type="dxa"/>
        <w:tblBorders>
          <w:bottom w:val="single" w:sz="4" w:space="0" w:color="A6A6A6" w:themeColor="background1" w:themeShade="A6"/>
          <w:insideH w:val="single" w:sz="4" w:space="0" w:color="A6A6A6" w:themeColor="background1" w:themeShade="A6"/>
        </w:tblBorders>
        <w:tblLook w:val="04A0" w:firstRow="1" w:lastRow="0" w:firstColumn="1" w:lastColumn="0" w:noHBand="0" w:noVBand="1"/>
      </w:tblPr>
      <w:tblGrid>
        <w:gridCol w:w="1291"/>
        <w:gridCol w:w="7349"/>
      </w:tblGrid>
      <w:tr w:rsidR="001A691B" w:rsidRPr="004466FF" w14:paraId="61E18FCA" w14:textId="77777777" w:rsidTr="007B431D">
        <w:trPr>
          <w:trHeight w:val="252"/>
        </w:trPr>
        <w:tc>
          <w:tcPr>
            <w:tcW w:w="1291" w:type="dxa"/>
            <w:tcBorders>
              <w:top w:val="nil"/>
              <w:bottom w:val="nil"/>
            </w:tcBorders>
            <w:shd w:val="clear" w:color="auto" w:fill="auto"/>
          </w:tcPr>
          <w:p w14:paraId="6618C947" w14:textId="77777777" w:rsidR="001A691B" w:rsidRPr="00725372" w:rsidRDefault="001A691B" w:rsidP="001A691B">
            <w:pPr>
              <w:pStyle w:val="AASemiBold"/>
              <w:jc w:val="right"/>
              <w:rPr>
                <w:sz w:val="18"/>
                <w:szCs w:val="20"/>
              </w:rPr>
            </w:pPr>
            <w:r w:rsidRPr="00725372">
              <w:rPr>
                <w:sz w:val="18"/>
                <w:szCs w:val="20"/>
              </w:rPr>
              <w:t>CoreShare</w:t>
            </w:r>
          </w:p>
        </w:tc>
        <w:tc>
          <w:tcPr>
            <w:tcW w:w="7349" w:type="dxa"/>
            <w:shd w:val="clear" w:color="auto" w:fill="auto"/>
            <w:vAlign w:val="center"/>
          </w:tcPr>
          <w:p w14:paraId="5FEEA94B" w14:textId="77777777" w:rsidR="001A691B" w:rsidRPr="003E5C09" w:rsidRDefault="001A691B" w:rsidP="007B431D">
            <w:pPr>
              <w:autoSpaceDE w:val="0"/>
              <w:autoSpaceDN w:val="0"/>
              <w:adjustRightInd w:val="0"/>
              <w:spacing w:after="120" w:line="240" w:lineRule="auto"/>
              <w:rPr>
                <w:sz w:val="18"/>
                <w:szCs w:val="20"/>
                <w:lang w:val="nl-BE"/>
              </w:rPr>
            </w:pPr>
            <w:r w:rsidRPr="003E5C09">
              <w:rPr>
                <w:sz w:val="18"/>
                <w:szCs w:val="20"/>
                <w:lang w:val="nl-BE"/>
              </w:rPr>
              <w:t>SCK CEN’s document management system</w:t>
            </w:r>
          </w:p>
        </w:tc>
      </w:tr>
      <w:tr w:rsidR="001A691B" w:rsidRPr="00725372" w14:paraId="1A0E3D5C" w14:textId="77777777" w:rsidTr="007B431D">
        <w:trPr>
          <w:trHeight w:val="252"/>
        </w:trPr>
        <w:tc>
          <w:tcPr>
            <w:tcW w:w="1291" w:type="dxa"/>
            <w:tcBorders>
              <w:top w:val="nil"/>
              <w:bottom w:val="nil"/>
            </w:tcBorders>
            <w:shd w:val="clear" w:color="auto" w:fill="auto"/>
          </w:tcPr>
          <w:p w14:paraId="255627A7" w14:textId="77777777" w:rsidR="001A691B" w:rsidRPr="00725372" w:rsidRDefault="001A691B" w:rsidP="001A691B">
            <w:pPr>
              <w:pStyle w:val="AASemiBold"/>
              <w:jc w:val="right"/>
              <w:rPr>
                <w:sz w:val="18"/>
                <w:szCs w:val="20"/>
              </w:rPr>
            </w:pPr>
            <w:r w:rsidRPr="00725372">
              <w:rPr>
                <w:sz w:val="18"/>
                <w:szCs w:val="20"/>
              </w:rPr>
              <w:t>Conceptual Process Proposal</w:t>
            </w:r>
          </w:p>
        </w:tc>
        <w:tc>
          <w:tcPr>
            <w:tcW w:w="7349" w:type="dxa"/>
            <w:shd w:val="clear" w:color="auto" w:fill="auto"/>
            <w:vAlign w:val="center"/>
          </w:tcPr>
          <w:p w14:paraId="753C0164" w14:textId="4D903094" w:rsidR="001A691B" w:rsidRPr="00725372" w:rsidRDefault="00690490" w:rsidP="007B431D">
            <w:pPr>
              <w:autoSpaceDE w:val="0"/>
              <w:autoSpaceDN w:val="0"/>
              <w:adjustRightInd w:val="0"/>
              <w:spacing w:after="120" w:line="240" w:lineRule="auto"/>
              <w:rPr>
                <w:sz w:val="18"/>
                <w:szCs w:val="20"/>
              </w:rPr>
            </w:pPr>
            <w:r w:rsidRPr="00690490">
              <w:rPr>
                <w:sz w:val="18"/>
                <w:szCs w:val="20"/>
              </w:rPr>
              <w:t>A preliminary engineering framework that defines the cryogenic helium refrigeration architecture, supporting a range of operational and functional requirements. The Conceptual Process Proposal serves as the foundation for subsequent design stages by detailing the system architecture, proposed configurations, and functional decompositions necessary to meet the overarching System Requirements. It ensures integration of key subsystems and process units while maintaining compliance with operational constraints, safety margins, and performance criteria. It is reviewed and validated as a baseline for th</w:t>
            </w:r>
            <w:r>
              <w:rPr>
                <w:sz w:val="18"/>
                <w:szCs w:val="20"/>
              </w:rPr>
              <w:t xml:space="preserve">e </w:t>
            </w:r>
            <w:r w:rsidRPr="00690490">
              <w:rPr>
                <w:sz w:val="18"/>
                <w:szCs w:val="20"/>
              </w:rPr>
              <w:t>Detailed Design phases</w:t>
            </w:r>
          </w:p>
        </w:tc>
      </w:tr>
      <w:tr w:rsidR="001A691B" w:rsidRPr="00725372" w14:paraId="458C4F5B" w14:textId="77777777" w:rsidTr="007B431D">
        <w:trPr>
          <w:trHeight w:val="252"/>
        </w:trPr>
        <w:tc>
          <w:tcPr>
            <w:tcW w:w="1291" w:type="dxa"/>
            <w:tcBorders>
              <w:top w:val="nil"/>
              <w:bottom w:val="nil"/>
            </w:tcBorders>
            <w:shd w:val="clear" w:color="auto" w:fill="auto"/>
          </w:tcPr>
          <w:p w14:paraId="2F54B8C8" w14:textId="77777777" w:rsidR="001A691B" w:rsidRPr="00725372" w:rsidRDefault="001A691B" w:rsidP="001A691B">
            <w:pPr>
              <w:pStyle w:val="AASemiBold"/>
              <w:jc w:val="right"/>
              <w:rPr>
                <w:sz w:val="18"/>
                <w:szCs w:val="20"/>
              </w:rPr>
            </w:pPr>
            <w:commentRangeStart w:id="9"/>
            <w:r w:rsidRPr="00725372">
              <w:rPr>
                <w:sz w:val="18"/>
                <w:szCs w:val="20"/>
              </w:rPr>
              <w:t>Design Stage(s)</w:t>
            </w:r>
            <w:commentRangeEnd w:id="9"/>
            <w:r w:rsidR="00C00338">
              <w:rPr>
                <w:rStyle w:val="CommentReference"/>
                <w:rFonts w:ascii="Segoe UI" w:hAnsi="Segoe UI"/>
                <w:color w:val="auto"/>
              </w:rPr>
              <w:commentReference w:id="9"/>
            </w:r>
          </w:p>
        </w:tc>
        <w:tc>
          <w:tcPr>
            <w:tcW w:w="7349"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3"/>
            </w:tblGrid>
            <w:tr w:rsidR="00690490" w:rsidRPr="00690490" w14:paraId="24744A70" w14:textId="77777777" w:rsidTr="00690490">
              <w:trPr>
                <w:tblCellSpacing w:w="15" w:type="dxa"/>
              </w:trPr>
              <w:tc>
                <w:tcPr>
                  <w:tcW w:w="0" w:type="auto"/>
                  <w:vAlign w:val="center"/>
                  <w:hideMark/>
                </w:tcPr>
                <w:p w14:paraId="422B0F52" w14:textId="0FBF0723" w:rsidR="00690490" w:rsidRPr="00690490" w:rsidRDefault="00690490" w:rsidP="00690490">
                  <w:pPr>
                    <w:autoSpaceDE w:val="0"/>
                    <w:autoSpaceDN w:val="0"/>
                    <w:adjustRightInd w:val="0"/>
                    <w:spacing w:after="120" w:line="240" w:lineRule="auto"/>
                    <w:rPr>
                      <w:sz w:val="18"/>
                      <w:szCs w:val="20"/>
                    </w:rPr>
                  </w:pPr>
                  <w:r w:rsidRPr="00690490">
                    <w:rPr>
                      <w:sz w:val="18"/>
                      <w:szCs w:val="20"/>
                    </w:rPr>
                    <w:t>A self-contained phase within the engineering design process, each focusing on a distinct level of technical maturity and output deliverables. Design Stages are sequenced to transform user requirements into realizable system configurations through increasing levels of fidelity and validation</w:t>
                  </w:r>
                  <w:r>
                    <w:rPr>
                      <w:sz w:val="18"/>
                      <w:szCs w:val="20"/>
                    </w:rPr>
                    <w:t>.</w:t>
                  </w:r>
                </w:p>
              </w:tc>
            </w:tr>
          </w:tbl>
          <w:p w14:paraId="2910808A" w14:textId="68F44581" w:rsidR="00056639" w:rsidRPr="00725372" w:rsidRDefault="001A691B" w:rsidP="007B431D">
            <w:pPr>
              <w:autoSpaceDE w:val="0"/>
              <w:autoSpaceDN w:val="0"/>
              <w:adjustRightInd w:val="0"/>
              <w:spacing w:after="120" w:line="240" w:lineRule="auto"/>
              <w:rPr>
                <w:sz w:val="18"/>
                <w:szCs w:val="20"/>
              </w:rPr>
            </w:pPr>
            <w:r w:rsidRPr="00725372">
              <w:rPr>
                <w:rStyle w:val="AASemiBoldChar"/>
                <w:sz w:val="18"/>
                <w:szCs w:val="20"/>
              </w:rPr>
              <w:t>Conceptual Design</w:t>
            </w:r>
            <w:r w:rsidRPr="00725372">
              <w:rPr>
                <w:sz w:val="18"/>
                <w:szCs w:val="20"/>
              </w:rPr>
              <w:t xml:space="preserve">: </w:t>
            </w:r>
            <w:r w:rsidR="00062302" w:rsidRPr="00062302">
              <w:rPr>
                <w:sz w:val="18"/>
                <w:szCs w:val="20"/>
              </w:rPr>
              <w:t>A phase in the design process that involves evaluating multiple concepts to determine their ability to fulfil the defined fit-for-purpose requirements. It includes the identification and justification of a reference concept deemed the most suitable and feasible within the specified constraints. The Conceptual Design provides a general understanding of the system's intended purpose, overall structure, operating principles, physical dimensions, and key technical specifications. Once reviewed and approved, the Conceptual Design serves as the foundation for the development of the Detailed Design</w:t>
            </w:r>
            <w:r w:rsidR="00056639" w:rsidRPr="00056639">
              <w:rPr>
                <w:sz w:val="18"/>
                <w:szCs w:val="20"/>
              </w:rPr>
              <w:t>.</w:t>
            </w:r>
          </w:p>
          <w:p w14:paraId="19434A76" w14:textId="703DACA6" w:rsidR="00056639" w:rsidRPr="00725372" w:rsidRDefault="001A691B" w:rsidP="007B431D">
            <w:pPr>
              <w:autoSpaceDE w:val="0"/>
              <w:autoSpaceDN w:val="0"/>
              <w:adjustRightInd w:val="0"/>
              <w:spacing w:after="120" w:line="240" w:lineRule="auto"/>
              <w:rPr>
                <w:sz w:val="18"/>
                <w:szCs w:val="20"/>
              </w:rPr>
            </w:pPr>
            <w:r w:rsidRPr="00725372">
              <w:rPr>
                <w:rStyle w:val="AASemiBoldChar"/>
                <w:sz w:val="18"/>
                <w:szCs w:val="20"/>
              </w:rPr>
              <w:t>Detailed Design</w:t>
            </w:r>
            <w:r w:rsidRPr="00725372">
              <w:rPr>
                <w:sz w:val="18"/>
                <w:szCs w:val="20"/>
              </w:rPr>
              <w:t xml:space="preserve">: </w:t>
            </w:r>
            <w:r w:rsidR="00690490" w:rsidRPr="00690490">
              <w:rPr>
                <w:sz w:val="18"/>
                <w:szCs w:val="20"/>
              </w:rPr>
              <w:t>This stage develops the finalized and exhaustive Design Documentation required for fabrication, inspection, testing, installation, commissioning, operation, maintenance, refurbishment, and decommissioning of the System. Documentation must meet quality, regulatory, and lifecycle expectations.</w:t>
            </w:r>
          </w:p>
        </w:tc>
      </w:tr>
      <w:tr w:rsidR="001A691B" w:rsidRPr="00725372" w14:paraId="20A95F21" w14:textId="77777777" w:rsidTr="007B431D">
        <w:trPr>
          <w:trHeight w:val="252"/>
        </w:trPr>
        <w:tc>
          <w:tcPr>
            <w:tcW w:w="1291" w:type="dxa"/>
            <w:tcBorders>
              <w:top w:val="nil"/>
              <w:bottom w:val="nil"/>
            </w:tcBorders>
            <w:shd w:val="clear" w:color="auto" w:fill="auto"/>
          </w:tcPr>
          <w:p w14:paraId="32CD42A1" w14:textId="0AF9CDAF" w:rsidR="001A691B" w:rsidRPr="00725372" w:rsidRDefault="00690490" w:rsidP="001A691B">
            <w:pPr>
              <w:pStyle w:val="AASemiBold"/>
              <w:jc w:val="right"/>
              <w:rPr>
                <w:sz w:val="18"/>
                <w:szCs w:val="20"/>
              </w:rPr>
            </w:pPr>
            <w:r>
              <w:rPr>
                <w:sz w:val="18"/>
                <w:szCs w:val="20"/>
              </w:rPr>
              <w:t>H</w:t>
            </w:r>
            <w:r w:rsidR="001A691B" w:rsidRPr="00725372">
              <w:rPr>
                <w:sz w:val="18"/>
                <w:szCs w:val="20"/>
              </w:rPr>
              <w:t>old Point</w:t>
            </w:r>
            <w:r w:rsidR="001A691B" w:rsidRPr="00725372">
              <w:rPr>
                <w:b/>
                <w:bCs/>
                <w:sz w:val="18"/>
                <w:szCs w:val="20"/>
              </w:rPr>
              <w:t xml:space="preserve"> </w:t>
            </w:r>
          </w:p>
        </w:tc>
        <w:tc>
          <w:tcPr>
            <w:tcW w:w="7349" w:type="dxa"/>
            <w:shd w:val="clear" w:color="auto" w:fill="auto"/>
            <w:vAlign w:val="center"/>
          </w:tcPr>
          <w:p w14:paraId="0781FBE6"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A mandatory verification point beyond which work cannot continue without approval by SCK CEN. The work can only continue provided that SCK CEN has been able to verify the quality of the work completed so far and has confirmed its approval of such work in writing.</w:t>
            </w:r>
          </w:p>
        </w:tc>
      </w:tr>
      <w:tr w:rsidR="0059448F" w:rsidRPr="00725372" w14:paraId="7F56AA7F" w14:textId="77777777" w:rsidTr="00404E46">
        <w:trPr>
          <w:trHeight w:val="252"/>
        </w:trPr>
        <w:tc>
          <w:tcPr>
            <w:tcW w:w="1291" w:type="dxa"/>
            <w:tcBorders>
              <w:top w:val="nil"/>
              <w:bottom w:val="nil"/>
            </w:tcBorders>
            <w:shd w:val="clear" w:color="auto" w:fill="auto"/>
          </w:tcPr>
          <w:p w14:paraId="78108208" w14:textId="4F098833" w:rsidR="0059448F" w:rsidRDefault="0059448F" w:rsidP="0059448F">
            <w:pPr>
              <w:pStyle w:val="AASemiBold"/>
              <w:jc w:val="right"/>
              <w:rPr>
                <w:sz w:val="18"/>
                <w:szCs w:val="20"/>
              </w:rPr>
            </w:pPr>
            <w:commentRangeStart w:id="10"/>
            <w:r w:rsidRPr="00404E46">
              <w:rPr>
                <w:sz w:val="18"/>
                <w:szCs w:val="20"/>
              </w:rPr>
              <w:t>Fixed Price Offer</w:t>
            </w:r>
          </w:p>
        </w:tc>
        <w:tc>
          <w:tcPr>
            <w:tcW w:w="7349" w:type="dxa"/>
            <w:shd w:val="clear" w:color="auto" w:fill="auto"/>
          </w:tcPr>
          <w:p w14:paraId="2C5977D3" w14:textId="5F5D971F" w:rsidR="0059448F" w:rsidRPr="00725372" w:rsidRDefault="0059448F" w:rsidP="0059448F">
            <w:pPr>
              <w:autoSpaceDE w:val="0"/>
              <w:autoSpaceDN w:val="0"/>
              <w:adjustRightInd w:val="0"/>
              <w:spacing w:after="120" w:line="240" w:lineRule="auto"/>
              <w:rPr>
                <w:sz w:val="18"/>
                <w:szCs w:val="20"/>
              </w:rPr>
            </w:pPr>
            <w:r w:rsidRPr="0059448F">
              <w:rPr>
                <w:sz w:val="18"/>
                <w:szCs w:val="20"/>
              </w:rPr>
              <w:t>A commercial proposal in which the total project price remains unchanged regardless of actual costs incurred. This offer must fully reflect all technical requirements and be supported by traceable cost models aligned with the Scope of Requirements (SoR).</w:t>
            </w:r>
            <w:commentRangeEnd w:id="10"/>
            <w:r w:rsidR="004110B6">
              <w:rPr>
                <w:rStyle w:val="CommentReference"/>
              </w:rPr>
              <w:commentReference w:id="10"/>
            </w:r>
          </w:p>
        </w:tc>
      </w:tr>
      <w:tr w:rsidR="000C4C5E" w:rsidRPr="00725372" w14:paraId="312B7897" w14:textId="77777777" w:rsidTr="007B431D">
        <w:trPr>
          <w:trHeight w:val="252"/>
        </w:trPr>
        <w:tc>
          <w:tcPr>
            <w:tcW w:w="1291" w:type="dxa"/>
            <w:tcBorders>
              <w:top w:val="nil"/>
              <w:bottom w:val="nil"/>
            </w:tcBorders>
            <w:shd w:val="clear" w:color="auto" w:fill="auto"/>
          </w:tcPr>
          <w:p w14:paraId="4114E8FF" w14:textId="406947C7" w:rsidR="000C4C5E" w:rsidRDefault="000C4C5E" w:rsidP="001A691B">
            <w:pPr>
              <w:pStyle w:val="AASemiBold"/>
              <w:jc w:val="right"/>
              <w:rPr>
                <w:sz w:val="18"/>
                <w:szCs w:val="20"/>
              </w:rPr>
            </w:pPr>
            <w:r>
              <w:rPr>
                <w:sz w:val="18"/>
                <w:szCs w:val="20"/>
              </w:rPr>
              <w:t>Lifecycle Cost Manag</w:t>
            </w:r>
            <w:r w:rsidR="004110B6">
              <w:rPr>
                <w:sz w:val="18"/>
                <w:szCs w:val="20"/>
              </w:rPr>
              <w:t>e</w:t>
            </w:r>
            <w:r>
              <w:rPr>
                <w:sz w:val="18"/>
                <w:szCs w:val="20"/>
              </w:rPr>
              <w:t>ment</w:t>
            </w:r>
          </w:p>
        </w:tc>
        <w:tc>
          <w:tcPr>
            <w:tcW w:w="7349" w:type="dxa"/>
            <w:shd w:val="clear" w:color="auto" w:fill="auto"/>
            <w:vAlign w:val="center"/>
          </w:tcPr>
          <w:p w14:paraId="5A3B54A7" w14:textId="3E4ABFAA" w:rsidR="000C4C5E" w:rsidRPr="00725372" w:rsidRDefault="0059448F" w:rsidP="007B431D">
            <w:pPr>
              <w:autoSpaceDE w:val="0"/>
              <w:autoSpaceDN w:val="0"/>
              <w:adjustRightInd w:val="0"/>
              <w:spacing w:after="120" w:line="240" w:lineRule="auto"/>
              <w:rPr>
                <w:sz w:val="18"/>
                <w:szCs w:val="20"/>
              </w:rPr>
            </w:pPr>
            <w:r w:rsidRPr="0059448F">
              <w:rPr>
                <w:sz w:val="18"/>
                <w:szCs w:val="20"/>
              </w:rPr>
              <w:t xml:space="preserve">The cost optimization approach used during the post-commissioning phase to manage preventive maintenance, replacement strategy, and reliability targets. It is supported by failure forecasting, risk-based planning, and system performance </w:t>
            </w:r>
            <w:r w:rsidR="004110B6" w:rsidRPr="0059448F">
              <w:rPr>
                <w:sz w:val="18"/>
                <w:szCs w:val="20"/>
              </w:rPr>
              <w:t>modelling</w:t>
            </w:r>
            <w:r w:rsidRPr="0059448F">
              <w:rPr>
                <w:sz w:val="18"/>
                <w:szCs w:val="20"/>
              </w:rPr>
              <w:t xml:space="preserve"> to maintain or reduce lifetime cost without compromising function</w:t>
            </w:r>
            <w:r>
              <w:rPr>
                <w:sz w:val="18"/>
                <w:szCs w:val="20"/>
              </w:rPr>
              <w:t>.</w:t>
            </w:r>
          </w:p>
        </w:tc>
      </w:tr>
      <w:tr w:rsidR="00690490" w:rsidRPr="00725372" w14:paraId="76E72417" w14:textId="77777777" w:rsidTr="007B431D">
        <w:trPr>
          <w:trHeight w:val="252"/>
        </w:trPr>
        <w:tc>
          <w:tcPr>
            <w:tcW w:w="1291" w:type="dxa"/>
            <w:tcBorders>
              <w:top w:val="nil"/>
              <w:bottom w:val="nil"/>
            </w:tcBorders>
            <w:shd w:val="clear" w:color="auto" w:fill="auto"/>
          </w:tcPr>
          <w:p w14:paraId="55176577" w14:textId="1A50693B" w:rsidR="00690490" w:rsidRPr="00725372" w:rsidRDefault="00690490" w:rsidP="001A691B">
            <w:pPr>
              <w:pStyle w:val="AASemiBold"/>
              <w:jc w:val="right"/>
              <w:rPr>
                <w:sz w:val="18"/>
                <w:szCs w:val="20"/>
              </w:rPr>
            </w:pPr>
            <w:r>
              <w:rPr>
                <w:sz w:val="18"/>
                <w:szCs w:val="20"/>
              </w:rPr>
              <w:t>Reliability Centred Maintenance</w:t>
            </w:r>
          </w:p>
        </w:tc>
        <w:tc>
          <w:tcPr>
            <w:tcW w:w="7349" w:type="dxa"/>
            <w:shd w:val="clear" w:color="auto" w:fill="auto"/>
            <w:vAlign w:val="center"/>
          </w:tcPr>
          <w:p w14:paraId="7D9C7951" w14:textId="6AAEA9B0" w:rsidR="00690490" w:rsidRPr="00725372" w:rsidRDefault="00690490" w:rsidP="007B431D">
            <w:pPr>
              <w:autoSpaceDE w:val="0"/>
              <w:autoSpaceDN w:val="0"/>
              <w:adjustRightInd w:val="0"/>
              <w:spacing w:after="120" w:line="240" w:lineRule="auto"/>
              <w:rPr>
                <w:sz w:val="18"/>
                <w:szCs w:val="20"/>
              </w:rPr>
            </w:pPr>
            <w:r w:rsidRPr="00690490">
              <w:rPr>
                <w:sz w:val="18"/>
                <w:szCs w:val="20"/>
              </w:rPr>
              <w:t xml:space="preserve">A systematic and structured process to determine the most effective maintenance approach for an asset or system. </w:t>
            </w:r>
            <w:r w:rsidRPr="00404E46">
              <w:rPr>
                <w:szCs w:val="20"/>
              </w:rPr>
              <w:t>RCM</w:t>
            </w:r>
            <w:r w:rsidRPr="00690490">
              <w:rPr>
                <w:sz w:val="18"/>
                <w:szCs w:val="20"/>
              </w:rPr>
              <w:t xml:space="preserve"> seeks to ensure that systems continue to do what their users require in their current operating context. It involves identifying failure modes, assessing their consequences, and selecting proactive maintenance tasks to mitigate risk while optimizing cost, safety, and system availability.</w:t>
            </w:r>
          </w:p>
        </w:tc>
      </w:tr>
      <w:tr w:rsidR="001A691B" w:rsidRPr="00725372" w14:paraId="4D2E5D88" w14:textId="77777777" w:rsidTr="007B431D">
        <w:trPr>
          <w:trHeight w:val="252"/>
        </w:trPr>
        <w:tc>
          <w:tcPr>
            <w:tcW w:w="1291" w:type="dxa"/>
            <w:tcBorders>
              <w:top w:val="nil"/>
              <w:bottom w:val="nil"/>
            </w:tcBorders>
            <w:shd w:val="clear" w:color="auto" w:fill="auto"/>
          </w:tcPr>
          <w:p w14:paraId="35893C52" w14:textId="77777777" w:rsidR="001A691B" w:rsidRPr="00725372" w:rsidRDefault="001A691B" w:rsidP="001A691B">
            <w:pPr>
              <w:pStyle w:val="AASemiBold"/>
              <w:jc w:val="right"/>
              <w:rPr>
                <w:sz w:val="18"/>
                <w:szCs w:val="20"/>
              </w:rPr>
            </w:pPr>
            <w:r w:rsidRPr="00725372">
              <w:rPr>
                <w:sz w:val="18"/>
                <w:szCs w:val="20"/>
              </w:rPr>
              <w:t>Risk Register</w:t>
            </w:r>
          </w:p>
        </w:tc>
        <w:tc>
          <w:tcPr>
            <w:tcW w:w="7349" w:type="dxa"/>
            <w:shd w:val="clear" w:color="auto" w:fill="auto"/>
            <w:vAlign w:val="center"/>
          </w:tcPr>
          <w:p w14:paraId="6CDBF40C"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A formal tool used to systematically document, track, and manage risks throughout a project, with the primary purposes of risk identification, assessment, treatment, monitoring, and communication.</w:t>
            </w:r>
          </w:p>
        </w:tc>
      </w:tr>
      <w:tr w:rsidR="0059448F" w:rsidRPr="00725372" w14:paraId="111071F7" w14:textId="77777777" w:rsidTr="007B431D">
        <w:trPr>
          <w:trHeight w:val="252"/>
        </w:trPr>
        <w:tc>
          <w:tcPr>
            <w:tcW w:w="1291" w:type="dxa"/>
            <w:tcBorders>
              <w:top w:val="nil"/>
              <w:bottom w:val="nil"/>
            </w:tcBorders>
            <w:shd w:val="clear" w:color="auto" w:fill="auto"/>
          </w:tcPr>
          <w:p w14:paraId="77E3D2D1" w14:textId="6C1EF5CF" w:rsidR="0059448F" w:rsidRPr="00725372" w:rsidRDefault="0059448F" w:rsidP="001A691B">
            <w:pPr>
              <w:pStyle w:val="AASemiBold"/>
              <w:jc w:val="right"/>
              <w:rPr>
                <w:sz w:val="18"/>
                <w:szCs w:val="20"/>
              </w:rPr>
            </w:pPr>
            <w:r w:rsidRPr="0059448F">
              <w:rPr>
                <w:sz w:val="18"/>
                <w:szCs w:val="20"/>
              </w:rPr>
              <w:t>System Under Test (SUT)</w:t>
            </w:r>
          </w:p>
        </w:tc>
        <w:tc>
          <w:tcPr>
            <w:tcW w:w="7349"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448F" w:rsidRPr="0059448F" w14:paraId="34647CA2" w14:textId="77777777" w:rsidTr="0059448F">
              <w:trPr>
                <w:tblCellSpacing w:w="15" w:type="dxa"/>
              </w:trPr>
              <w:tc>
                <w:tcPr>
                  <w:tcW w:w="0" w:type="auto"/>
                  <w:vAlign w:val="center"/>
                  <w:hideMark/>
                </w:tcPr>
                <w:p w14:paraId="6894ED67" w14:textId="77777777" w:rsidR="0059448F" w:rsidRPr="0059448F" w:rsidRDefault="0059448F" w:rsidP="0059448F">
                  <w:pPr>
                    <w:autoSpaceDE w:val="0"/>
                    <w:autoSpaceDN w:val="0"/>
                    <w:adjustRightInd w:val="0"/>
                    <w:spacing w:after="120" w:line="240" w:lineRule="auto"/>
                    <w:rPr>
                      <w:sz w:val="18"/>
                      <w:szCs w:val="20"/>
                    </w:rPr>
                  </w:pPr>
                </w:p>
              </w:tc>
            </w:tr>
          </w:tbl>
          <w:p w14:paraId="0E0E2221" w14:textId="77777777" w:rsidR="0059448F" w:rsidRPr="0059448F" w:rsidRDefault="0059448F" w:rsidP="0059448F">
            <w:pPr>
              <w:autoSpaceDE w:val="0"/>
              <w:autoSpaceDN w:val="0"/>
              <w:adjustRightInd w:val="0"/>
              <w:spacing w:after="120" w:line="240" w:lineRule="auto"/>
              <w:rPr>
                <w:vanish/>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3"/>
            </w:tblGrid>
            <w:tr w:rsidR="0059448F" w:rsidRPr="0059448F" w14:paraId="663AFE43" w14:textId="77777777" w:rsidTr="0059448F">
              <w:trPr>
                <w:tblCellSpacing w:w="15" w:type="dxa"/>
              </w:trPr>
              <w:tc>
                <w:tcPr>
                  <w:tcW w:w="0" w:type="auto"/>
                  <w:vAlign w:val="center"/>
                  <w:hideMark/>
                </w:tcPr>
                <w:p w14:paraId="4F400635" w14:textId="77777777" w:rsidR="0059448F" w:rsidRPr="0059448F" w:rsidRDefault="0059448F" w:rsidP="0059448F">
                  <w:pPr>
                    <w:autoSpaceDE w:val="0"/>
                    <w:autoSpaceDN w:val="0"/>
                    <w:adjustRightInd w:val="0"/>
                    <w:spacing w:after="120" w:line="240" w:lineRule="auto"/>
                    <w:rPr>
                      <w:sz w:val="18"/>
                      <w:szCs w:val="20"/>
                    </w:rPr>
                  </w:pPr>
                  <w:r w:rsidRPr="0059448F">
                    <w:rPr>
                      <w:sz w:val="18"/>
                      <w:szCs w:val="20"/>
                    </w:rPr>
                    <w:t>A digital or physical representation of the system used for validation during commissioning, including control logic, process response, and layout. The model serves as a reference for virtual sensors, predictive maintenance, and cost optimization decisions related to system operation and lifecycle</w:t>
                  </w:r>
                </w:p>
              </w:tc>
            </w:tr>
          </w:tbl>
          <w:p w14:paraId="7A1BA185" w14:textId="77777777" w:rsidR="0059448F" w:rsidRPr="00725372" w:rsidRDefault="0059448F" w:rsidP="007B431D">
            <w:pPr>
              <w:autoSpaceDE w:val="0"/>
              <w:autoSpaceDN w:val="0"/>
              <w:adjustRightInd w:val="0"/>
              <w:spacing w:after="120" w:line="240" w:lineRule="auto"/>
              <w:rPr>
                <w:sz w:val="18"/>
                <w:szCs w:val="20"/>
              </w:rPr>
            </w:pPr>
          </w:p>
        </w:tc>
      </w:tr>
      <w:tr w:rsidR="001A691B" w:rsidRPr="00725372" w14:paraId="1C3EC4BE" w14:textId="77777777" w:rsidTr="007B431D">
        <w:trPr>
          <w:trHeight w:val="252"/>
        </w:trPr>
        <w:tc>
          <w:tcPr>
            <w:tcW w:w="1291" w:type="dxa"/>
            <w:tcBorders>
              <w:top w:val="nil"/>
              <w:bottom w:val="nil"/>
            </w:tcBorders>
            <w:shd w:val="clear" w:color="auto" w:fill="auto"/>
          </w:tcPr>
          <w:p w14:paraId="06C6F6E9" w14:textId="77777777" w:rsidR="001A691B" w:rsidRPr="00725372" w:rsidRDefault="001A691B" w:rsidP="001A691B">
            <w:pPr>
              <w:pStyle w:val="AASemiBold"/>
              <w:jc w:val="right"/>
              <w:rPr>
                <w:sz w:val="18"/>
                <w:szCs w:val="20"/>
              </w:rPr>
            </w:pPr>
            <w:r w:rsidRPr="00725372">
              <w:rPr>
                <w:sz w:val="18"/>
                <w:szCs w:val="20"/>
              </w:rPr>
              <w:t>Verification</w:t>
            </w:r>
          </w:p>
        </w:tc>
        <w:tc>
          <w:tcPr>
            <w:tcW w:w="7349" w:type="dxa"/>
            <w:shd w:val="clear" w:color="auto" w:fill="auto"/>
            <w:vAlign w:val="center"/>
          </w:tcPr>
          <w:p w14:paraId="19FB0D95" w14:textId="1A673AB5" w:rsidR="001A691B" w:rsidRPr="00725372" w:rsidRDefault="001A691B" w:rsidP="007B431D">
            <w:pPr>
              <w:autoSpaceDE w:val="0"/>
              <w:autoSpaceDN w:val="0"/>
              <w:adjustRightInd w:val="0"/>
              <w:spacing w:after="120" w:line="240" w:lineRule="auto"/>
              <w:rPr>
                <w:sz w:val="18"/>
                <w:szCs w:val="20"/>
              </w:rPr>
            </w:pPr>
            <w:r w:rsidRPr="00725372">
              <w:rPr>
                <w:sz w:val="18"/>
                <w:szCs w:val="20"/>
              </w:rPr>
              <w:t>Confirms that the product is built correctly according to the specified requirements, ensuring compliance with regulations and specifications.</w:t>
            </w:r>
          </w:p>
          <w:p w14:paraId="4F44C4CD" w14:textId="1595C586" w:rsidR="001A691B" w:rsidRPr="00725372" w:rsidRDefault="001A691B" w:rsidP="007B431D">
            <w:pPr>
              <w:autoSpaceDE w:val="0"/>
              <w:autoSpaceDN w:val="0"/>
              <w:adjustRightInd w:val="0"/>
              <w:spacing w:after="120" w:line="240" w:lineRule="auto"/>
              <w:rPr>
                <w:sz w:val="18"/>
                <w:szCs w:val="20"/>
              </w:rPr>
            </w:pPr>
            <w:r w:rsidRPr="00725372">
              <w:rPr>
                <w:sz w:val="18"/>
                <w:szCs w:val="20"/>
              </w:rPr>
              <w:lastRenderedPageBreak/>
              <w:t>Conducted throughout the development lifecycle, including during production or development phases. These activities involve reviews, inspections, and testing to ensure compliance with specifications.</w:t>
            </w:r>
          </w:p>
        </w:tc>
      </w:tr>
      <w:tr w:rsidR="001A691B" w:rsidRPr="00725372" w14:paraId="582CBB43" w14:textId="77777777" w:rsidTr="007B431D">
        <w:trPr>
          <w:trHeight w:val="252"/>
        </w:trPr>
        <w:tc>
          <w:tcPr>
            <w:tcW w:w="1291" w:type="dxa"/>
            <w:tcBorders>
              <w:top w:val="nil"/>
              <w:bottom w:val="nil"/>
            </w:tcBorders>
            <w:shd w:val="clear" w:color="auto" w:fill="auto"/>
          </w:tcPr>
          <w:p w14:paraId="2F0E5F74" w14:textId="77777777" w:rsidR="001A691B" w:rsidRPr="00725372" w:rsidRDefault="001A691B" w:rsidP="001A691B">
            <w:pPr>
              <w:pStyle w:val="AASemiBold"/>
              <w:jc w:val="right"/>
              <w:rPr>
                <w:sz w:val="18"/>
                <w:szCs w:val="20"/>
              </w:rPr>
            </w:pPr>
            <w:r w:rsidRPr="00725372">
              <w:rPr>
                <w:sz w:val="18"/>
                <w:szCs w:val="20"/>
              </w:rPr>
              <w:lastRenderedPageBreak/>
              <w:t>Validation</w:t>
            </w:r>
          </w:p>
        </w:tc>
        <w:tc>
          <w:tcPr>
            <w:tcW w:w="7349" w:type="dxa"/>
            <w:shd w:val="clear" w:color="auto" w:fill="auto"/>
            <w:vAlign w:val="center"/>
          </w:tcPr>
          <w:p w14:paraId="5570A1FB" w14:textId="7A846033" w:rsidR="001A691B" w:rsidRPr="00725372" w:rsidRDefault="001A691B" w:rsidP="007B431D">
            <w:pPr>
              <w:autoSpaceDE w:val="0"/>
              <w:autoSpaceDN w:val="0"/>
              <w:adjustRightInd w:val="0"/>
              <w:spacing w:after="120" w:line="240" w:lineRule="auto"/>
              <w:rPr>
                <w:sz w:val="18"/>
                <w:szCs w:val="20"/>
              </w:rPr>
            </w:pPr>
            <w:r w:rsidRPr="00725372">
              <w:rPr>
                <w:sz w:val="18"/>
                <w:szCs w:val="20"/>
              </w:rPr>
              <w:t>Ensures that the right product is built, confirming that the system meets the needs and expectations of the end-users or stakeholders.</w:t>
            </w:r>
          </w:p>
          <w:p w14:paraId="5D0306E7"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Occur after verification processes, typically at the end of a development phase or project. Validation involves evaluating the final product to ensure it meets the needs of the intended end-user or customer.</w:t>
            </w:r>
          </w:p>
        </w:tc>
      </w:tr>
      <w:tr w:rsidR="001A691B" w:rsidRPr="00725372" w14:paraId="4B0A22FB" w14:textId="77777777" w:rsidTr="007B431D">
        <w:trPr>
          <w:trHeight w:val="192"/>
        </w:trPr>
        <w:tc>
          <w:tcPr>
            <w:tcW w:w="1291" w:type="dxa"/>
            <w:tcBorders>
              <w:top w:val="nil"/>
              <w:bottom w:val="nil"/>
            </w:tcBorders>
            <w:shd w:val="clear" w:color="auto" w:fill="auto"/>
          </w:tcPr>
          <w:p w14:paraId="4718D008" w14:textId="77777777" w:rsidR="001A691B" w:rsidRPr="00725372" w:rsidRDefault="001A691B" w:rsidP="007B431D">
            <w:pPr>
              <w:pStyle w:val="AASemiBold"/>
              <w:ind w:left="-288"/>
              <w:jc w:val="right"/>
              <w:rPr>
                <w:sz w:val="18"/>
                <w:szCs w:val="20"/>
              </w:rPr>
            </w:pPr>
            <w:r w:rsidRPr="00725372">
              <w:rPr>
                <w:sz w:val="18"/>
                <w:szCs w:val="20"/>
              </w:rPr>
              <w:t>Terminal Point</w:t>
            </w:r>
          </w:p>
        </w:tc>
        <w:tc>
          <w:tcPr>
            <w:tcW w:w="7349" w:type="dxa"/>
            <w:shd w:val="clear" w:color="auto" w:fill="auto"/>
            <w:vAlign w:val="center"/>
          </w:tcPr>
          <w:p w14:paraId="59FFF295" w14:textId="57B09896" w:rsidR="001A691B" w:rsidRPr="00725372" w:rsidRDefault="001A691B" w:rsidP="007B431D">
            <w:pPr>
              <w:autoSpaceDE w:val="0"/>
              <w:autoSpaceDN w:val="0"/>
              <w:adjustRightInd w:val="0"/>
              <w:spacing w:after="120" w:line="240" w:lineRule="auto"/>
              <w:rPr>
                <w:sz w:val="18"/>
                <w:szCs w:val="20"/>
              </w:rPr>
            </w:pPr>
            <w:r w:rsidRPr="00725372">
              <w:rPr>
                <w:sz w:val="18"/>
                <w:szCs w:val="20"/>
              </w:rPr>
              <w:t>A physical interface with CLIENT infrastructure</w:t>
            </w:r>
            <w:r w:rsidR="00F12398" w:rsidRPr="00725372">
              <w:rPr>
                <w:sz w:val="18"/>
                <w:szCs w:val="20"/>
              </w:rPr>
              <w:t>,</w:t>
            </w:r>
            <w:r w:rsidRPr="00725372">
              <w:rPr>
                <w:sz w:val="18"/>
                <w:szCs w:val="20"/>
              </w:rPr>
              <w:t xml:space="preserve"> specifically ACC NF.</w:t>
            </w:r>
          </w:p>
        </w:tc>
      </w:tr>
      <w:tr w:rsidR="00A035A2" w:rsidRPr="00725372" w14:paraId="606816FA" w14:textId="77777777" w:rsidTr="007B431D">
        <w:trPr>
          <w:trHeight w:val="252"/>
        </w:trPr>
        <w:tc>
          <w:tcPr>
            <w:tcW w:w="1291" w:type="dxa"/>
            <w:tcBorders>
              <w:top w:val="nil"/>
              <w:bottom w:val="nil"/>
            </w:tcBorders>
            <w:shd w:val="clear" w:color="auto" w:fill="auto"/>
          </w:tcPr>
          <w:p w14:paraId="03A1AF7C" w14:textId="4B398CD7" w:rsidR="00A035A2" w:rsidRPr="00725372" w:rsidRDefault="00A035A2" w:rsidP="001A691B">
            <w:pPr>
              <w:pStyle w:val="AASemiBold"/>
              <w:jc w:val="right"/>
              <w:rPr>
                <w:sz w:val="18"/>
                <w:szCs w:val="20"/>
              </w:rPr>
            </w:pPr>
            <w:r>
              <w:rPr>
                <w:sz w:val="18"/>
                <w:szCs w:val="20"/>
              </w:rPr>
              <w:t>Warm Compressor station</w:t>
            </w:r>
          </w:p>
        </w:tc>
        <w:tc>
          <w:tcPr>
            <w:tcW w:w="7349" w:type="dxa"/>
            <w:shd w:val="clear" w:color="auto" w:fill="auto"/>
            <w:vAlign w:val="center"/>
          </w:tcPr>
          <w:p w14:paraId="6CD5C80A" w14:textId="54BF7F5B" w:rsidR="00A035A2" w:rsidRPr="00725372" w:rsidRDefault="00F53CEE" w:rsidP="007B431D">
            <w:pPr>
              <w:autoSpaceDE w:val="0"/>
              <w:autoSpaceDN w:val="0"/>
              <w:adjustRightInd w:val="0"/>
              <w:spacing w:after="120" w:line="240" w:lineRule="auto"/>
              <w:rPr>
                <w:sz w:val="18"/>
                <w:szCs w:val="20"/>
              </w:rPr>
            </w:pPr>
            <w:r>
              <w:t>C</w:t>
            </w:r>
            <w:r w:rsidRPr="00725372">
              <w:t xml:space="preserve">omposed of LP to HP and VLP to LP compressors, the Oil Removal System, the gas management </w:t>
            </w:r>
            <w:r w:rsidR="002C5E2C">
              <w:t xml:space="preserve">panel </w:t>
            </w:r>
            <w:r w:rsidRPr="00725372">
              <w:t>and the necessary electrical cabinets.</w:t>
            </w:r>
          </w:p>
        </w:tc>
      </w:tr>
      <w:tr w:rsidR="001A691B" w:rsidRPr="00725372" w14:paraId="7653813F" w14:textId="77777777" w:rsidTr="007B431D">
        <w:trPr>
          <w:trHeight w:val="252"/>
        </w:trPr>
        <w:tc>
          <w:tcPr>
            <w:tcW w:w="1291" w:type="dxa"/>
            <w:tcBorders>
              <w:top w:val="nil"/>
              <w:bottom w:val="nil"/>
            </w:tcBorders>
            <w:shd w:val="clear" w:color="auto" w:fill="auto"/>
          </w:tcPr>
          <w:p w14:paraId="5EECE3C1" w14:textId="77777777" w:rsidR="001A691B" w:rsidRPr="00725372" w:rsidRDefault="001A691B" w:rsidP="001A691B">
            <w:pPr>
              <w:pStyle w:val="AASemiBold"/>
              <w:jc w:val="right"/>
              <w:rPr>
                <w:sz w:val="18"/>
                <w:szCs w:val="20"/>
              </w:rPr>
            </w:pPr>
            <w:r w:rsidRPr="00725372">
              <w:rPr>
                <w:sz w:val="18"/>
                <w:szCs w:val="20"/>
              </w:rPr>
              <w:t xml:space="preserve">Witness Point </w:t>
            </w:r>
          </w:p>
        </w:tc>
        <w:tc>
          <w:tcPr>
            <w:tcW w:w="7349" w:type="dxa"/>
            <w:shd w:val="clear" w:color="auto" w:fill="auto"/>
            <w:vAlign w:val="center"/>
          </w:tcPr>
          <w:p w14:paraId="40EA4485" w14:textId="2DC75662" w:rsidR="001A691B" w:rsidRPr="00725372" w:rsidRDefault="001A691B" w:rsidP="007B431D">
            <w:pPr>
              <w:autoSpaceDE w:val="0"/>
              <w:autoSpaceDN w:val="0"/>
              <w:adjustRightInd w:val="0"/>
              <w:spacing w:after="120" w:line="240" w:lineRule="auto"/>
              <w:rPr>
                <w:sz w:val="18"/>
                <w:szCs w:val="20"/>
              </w:rPr>
            </w:pPr>
            <w:r w:rsidRPr="00725372">
              <w:rPr>
                <w:sz w:val="18"/>
                <w:szCs w:val="20"/>
              </w:rPr>
              <w:t>A point in the process where SCK CEN will verify the quality of the work completed. However, the work may continue meanwhile.</w:t>
            </w:r>
          </w:p>
        </w:tc>
      </w:tr>
    </w:tbl>
    <w:p w14:paraId="11DA3C32" w14:textId="77777777" w:rsidR="001A691B" w:rsidRPr="00725372" w:rsidRDefault="001A691B" w:rsidP="001A691B"/>
    <w:p w14:paraId="4D835663" w14:textId="77777777" w:rsidR="001A691B" w:rsidRPr="00725372" w:rsidRDefault="001A691B" w:rsidP="001A691B">
      <w:pPr>
        <w:sectPr w:rsidR="001A691B" w:rsidRPr="00725372" w:rsidSect="001A691B">
          <w:footerReference w:type="default" r:id="rId20"/>
          <w:headerReference w:type="first" r:id="rId21"/>
          <w:pgSz w:w="11906" w:h="16838" w:code="9"/>
          <w:pgMar w:top="1418" w:right="1134" w:bottom="1134" w:left="1418" w:header="624" w:footer="54" w:gutter="0"/>
          <w:cols w:space="708"/>
          <w:formProt w:val="0"/>
          <w:titlePg/>
          <w:docGrid w:linePitch="360"/>
        </w:sectPr>
      </w:pPr>
    </w:p>
    <w:p w14:paraId="73DCBA4A" w14:textId="22EF2FD5" w:rsidR="001A691B" w:rsidRPr="00725372" w:rsidRDefault="00CF5D52" w:rsidP="004551A0">
      <w:pPr>
        <w:pStyle w:val="Heading2"/>
        <w:ind w:left="-450"/>
      </w:pPr>
      <w:bookmarkStart w:id="11" w:name="_Toc198518289"/>
      <w:r w:rsidRPr="00725372">
        <w:lastRenderedPageBreak/>
        <w:t>Figure Index</w:t>
      </w:r>
      <w:bookmarkEnd w:id="11"/>
    </w:p>
    <w:p w14:paraId="77928A5F" w14:textId="2325A375" w:rsidR="00036915" w:rsidRDefault="001A691B">
      <w:pPr>
        <w:pStyle w:val="TableofFigures"/>
        <w:tabs>
          <w:tab w:val="right" w:leader="dot" w:pos="9344"/>
        </w:tabs>
        <w:rPr>
          <w:rFonts w:asciiTheme="minorHAnsi" w:eastAsiaTheme="minorEastAsia" w:hAnsiTheme="minorHAnsi" w:cstheme="minorBidi"/>
          <w:noProof/>
          <w:kern w:val="2"/>
          <w:sz w:val="24"/>
          <w:szCs w:val="24"/>
          <w14:ligatures w14:val="standardContextual"/>
        </w:rPr>
      </w:pPr>
      <w:r w:rsidRPr="00725372">
        <w:fldChar w:fldCharType="begin"/>
      </w:r>
      <w:r w:rsidRPr="00725372">
        <w:instrText xml:space="preserve"> TOC \h \z \c "Figure" </w:instrText>
      </w:r>
      <w:r w:rsidRPr="00725372">
        <w:fldChar w:fldCharType="separate"/>
      </w:r>
      <w:hyperlink w:anchor="_Toc195865357" w:history="1">
        <w:r w:rsidR="00036915" w:rsidRPr="002903E9">
          <w:rPr>
            <w:rStyle w:val="Hyperlink"/>
            <w:noProof/>
          </w:rPr>
          <w:t>Figure 1 Overall layout of the Cryogenic System.</w:t>
        </w:r>
        <w:r w:rsidR="00036915">
          <w:rPr>
            <w:noProof/>
            <w:webHidden/>
          </w:rPr>
          <w:tab/>
        </w:r>
        <w:r w:rsidR="00036915">
          <w:rPr>
            <w:noProof/>
            <w:webHidden/>
          </w:rPr>
          <w:fldChar w:fldCharType="begin"/>
        </w:r>
        <w:r w:rsidR="00036915">
          <w:rPr>
            <w:noProof/>
            <w:webHidden/>
          </w:rPr>
          <w:instrText xml:space="preserve"> PAGEREF _Toc195865357 \h </w:instrText>
        </w:r>
        <w:r w:rsidR="00036915">
          <w:rPr>
            <w:noProof/>
            <w:webHidden/>
          </w:rPr>
        </w:r>
        <w:r w:rsidR="00036915">
          <w:rPr>
            <w:noProof/>
            <w:webHidden/>
          </w:rPr>
          <w:fldChar w:fldCharType="separate"/>
        </w:r>
        <w:r w:rsidR="00711812">
          <w:rPr>
            <w:noProof/>
            <w:webHidden/>
          </w:rPr>
          <w:t>11</w:t>
        </w:r>
        <w:r w:rsidR="00036915">
          <w:rPr>
            <w:noProof/>
            <w:webHidden/>
          </w:rPr>
          <w:fldChar w:fldCharType="end"/>
        </w:r>
      </w:hyperlink>
    </w:p>
    <w:p w14:paraId="4BD3689B" w14:textId="08185B10"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58" w:history="1">
        <w:r w:rsidR="00036915" w:rsidRPr="002903E9">
          <w:rPr>
            <w:rStyle w:val="Hyperlink"/>
            <w:noProof/>
          </w:rPr>
          <w:t>Figure 2 QPLANT’s Simplified Process Flow Diagram</w:t>
        </w:r>
        <w:r w:rsidR="00036915">
          <w:rPr>
            <w:noProof/>
            <w:webHidden/>
          </w:rPr>
          <w:tab/>
        </w:r>
        <w:r w:rsidR="00036915">
          <w:rPr>
            <w:noProof/>
            <w:webHidden/>
          </w:rPr>
          <w:fldChar w:fldCharType="begin"/>
        </w:r>
        <w:r w:rsidR="00036915">
          <w:rPr>
            <w:noProof/>
            <w:webHidden/>
          </w:rPr>
          <w:instrText xml:space="preserve"> PAGEREF _Toc195865358 \h </w:instrText>
        </w:r>
        <w:r w:rsidR="00036915">
          <w:rPr>
            <w:noProof/>
            <w:webHidden/>
          </w:rPr>
        </w:r>
        <w:r w:rsidR="00036915">
          <w:rPr>
            <w:noProof/>
            <w:webHidden/>
          </w:rPr>
          <w:fldChar w:fldCharType="separate"/>
        </w:r>
        <w:r w:rsidR="00711812">
          <w:rPr>
            <w:noProof/>
            <w:webHidden/>
          </w:rPr>
          <w:t>12</w:t>
        </w:r>
        <w:r w:rsidR="00036915">
          <w:rPr>
            <w:noProof/>
            <w:webHidden/>
          </w:rPr>
          <w:fldChar w:fldCharType="end"/>
        </w:r>
      </w:hyperlink>
    </w:p>
    <w:p w14:paraId="0860D329" w14:textId="106A5AAC"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59" w:history="1">
        <w:r w:rsidR="00036915" w:rsidRPr="002903E9">
          <w:rPr>
            <w:rStyle w:val="Hyperlink"/>
            <w:noProof/>
          </w:rPr>
          <w:t>Figure 3 View of the buildings.</w:t>
        </w:r>
        <w:r w:rsidR="00036915">
          <w:rPr>
            <w:noProof/>
            <w:webHidden/>
          </w:rPr>
          <w:tab/>
        </w:r>
        <w:r w:rsidR="00036915">
          <w:rPr>
            <w:noProof/>
            <w:webHidden/>
          </w:rPr>
          <w:fldChar w:fldCharType="begin"/>
        </w:r>
        <w:r w:rsidR="00036915">
          <w:rPr>
            <w:noProof/>
            <w:webHidden/>
          </w:rPr>
          <w:instrText xml:space="preserve"> PAGEREF _Toc195865359 \h </w:instrText>
        </w:r>
        <w:r w:rsidR="00036915">
          <w:rPr>
            <w:noProof/>
            <w:webHidden/>
          </w:rPr>
        </w:r>
        <w:r w:rsidR="00036915">
          <w:rPr>
            <w:noProof/>
            <w:webHidden/>
          </w:rPr>
          <w:fldChar w:fldCharType="separate"/>
        </w:r>
        <w:r w:rsidR="00711812">
          <w:rPr>
            <w:noProof/>
            <w:webHidden/>
          </w:rPr>
          <w:t>13</w:t>
        </w:r>
        <w:r w:rsidR="00036915">
          <w:rPr>
            <w:noProof/>
            <w:webHidden/>
          </w:rPr>
          <w:fldChar w:fldCharType="end"/>
        </w:r>
      </w:hyperlink>
    </w:p>
    <w:p w14:paraId="05917F00" w14:textId="3948248C"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0" w:history="1">
        <w:r w:rsidR="00036915" w:rsidRPr="002903E9">
          <w:rPr>
            <w:rStyle w:val="Hyperlink"/>
            <w:noProof/>
          </w:rPr>
          <w:t>Figure 4 Simplified interface diagram of QPLANT depicting a single representative 'QCELL' as a proxy for all heat load sources</w:t>
        </w:r>
        <w:r w:rsidR="00036915">
          <w:rPr>
            <w:noProof/>
            <w:webHidden/>
          </w:rPr>
          <w:tab/>
        </w:r>
        <w:r w:rsidR="00036915">
          <w:rPr>
            <w:noProof/>
            <w:webHidden/>
          </w:rPr>
          <w:fldChar w:fldCharType="begin"/>
        </w:r>
        <w:r w:rsidR="00036915">
          <w:rPr>
            <w:noProof/>
            <w:webHidden/>
          </w:rPr>
          <w:instrText xml:space="preserve"> PAGEREF _Toc195865360 \h </w:instrText>
        </w:r>
        <w:r w:rsidR="00036915">
          <w:rPr>
            <w:noProof/>
            <w:webHidden/>
          </w:rPr>
        </w:r>
        <w:r w:rsidR="00036915">
          <w:rPr>
            <w:noProof/>
            <w:webHidden/>
          </w:rPr>
          <w:fldChar w:fldCharType="separate"/>
        </w:r>
        <w:r w:rsidR="00711812">
          <w:rPr>
            <w:noProof/>
            <w:webHidden/>
          </w:rPr>
          <w:t>13</w:t>
        </w:r>
        <w:r w:rsidR="00036915">
          <w:rPr>
            <w:noProof/>
            <w:webHidden/>
          </w:rPr>
          <w:fldChar w:fldCharType="end"/>
        </w:r>
      </w:hyperlink>
    </w:p>
    <w:p w14:paraId="39C1D1D5" w14:textId="68DBE0BC"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1" w:history="1">
        <w:r w:rsidR="00036915" w:rsidRPr="002903E9">
          <w:rPr>
            <w:rStyle w:val="Hyperlink"/>
            <w:noProof/>
            <w:lang w:eastAsia="fr-FR"/>
          </w:rPr>
          <w:t>Figure 5 Main operational transitions for the  Cryogenic System. Blue boxes indicate steady states while light blue boxes indicate transients.</w:t>
        </w:r>
        <w:r w:rsidR="00036915">
          <w:rPr>
            <w:noProof/>
            <w:webHidden/>
          </w:rPr>
          <w:tab/>
        </w:r>
        <w:r w:rsidR="00036915">
          <w:rPr>
            <w:noProof/>
            <w:webHidden/>
          </w:rPr>
          <w:fldChar w:fldCharType="begin"/>
        </w:r>
        <w:r w:rsidR="00036915">
          <w:rPr>
            <w:noProof/>
            <w:webHidden/>
          </w:rPr>
          <w:instrText xml:space="preserve"> PAGEREF _Toc195865361 \h </w:instrText>
        </w:r>
        <w:r w:rsidR="00036915">
          <w:rPr>
            <w:noProof/>
            <w:webHidden/>
          </w:rPr>
        </w:r>
        <w:r w:rsidR="00036915">
          <w:rPr>
            <w:noProof/>
            <w:webHidden/>
          </w:rPr>
          <w:fldChar w:fldCharType="separate"/>
        </w:r>
        <w:r w:rsidR="00711812">
          <w:rPr>
            <w:noProof/>
            <w:webHidden/>
          </w:rPr>
          <w:t>20</w:t>
        </w:r>
        <w:r w:rsidR="00036915">
          <w:rPr>
            <w:noProof/>
            <w:webHidden/>
          </w:rPr>
          <w:fldChar w:fldCharType="end"/>
        </w:r>
      </w:hyperlink>
    </w:p>
    <w:p w14:paraId="5B9BA002" w14:textId="77389599"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2" w:history="1">
        <w:r w:rsidR="00036915" w:rsidRPr="002903E9">
          <w:rPr>
            <w:rStyle w:val="Hyperlink"/>
            <w:noProof/>
          </w:rPr>
          <w:t>Figure 6 Heat recovery principle.</w:t>
        </w:r>
        <w:r w:rsidR="00036915">
          <w:rPr>
            <w:noProof/>
            <w:webHidden/>
          </w:rPr>
          <w:tab/>
        </w:r>
        <w:r w:rsidR="00036915">
          <w:rPr>
            <w:noProof/>
            <w:webHidden/>
          </w:rPr>
          <w:fldChar w:fldCharType="begin"/>
        </w:r>
        <w:r w:rsidR="00036915">
          <w:rPr>
            <w:noProof/>
            <w:webHidden/>
          </w:rPr>
          <w:instrText xml:space="preserve"> PAGEREF _Toc195865362 \h </w:instrText>
        </w:r>
        <w:r w:rsidR="00036915">
          <w:rPr>
            <w:noProof/>
            <w:webHidden/>
          </w:rPr>
        </w:r>
        <w:r w:rsidR="00036915">
          <w:rPr>
            <w:noProof/>
            <w:webHidden/>
          </w:rPr>
          <w:fldChar w:fldCharType="separate"/>
        </w:r>
        <w:r w:rsidR="00711812">
          <w:rPr>
            <w:noProof/>
            <w:webHidden/>
          </w:rPr>
          <w:t>38</w:t>
        </w:r>
        <w:r w:rsidR="00036915">
          <w:rPr>
            <w:noProof/>
            <w:webHidden/>
          </w:rPr>
          <w:fldChar w:fldCharType="end"/>
        </w:r>
      </w:hyperlink>
    </w:p>
    <w:p w14:paraId="7C565F70" w14:textId="079507A4"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3" w:history="1">
        <w:r w:rsidR="00036915" w:rsidRPr="002903E9">
          <w:rPr>
            <w:rStyle w:val="Hyperlink"/>
            <w:noProof/>
          </w:rPr>
          <w:t>Figure 7 Reference Architecture of the Cryogenic Control System</w:t>
        </w:r>
        <w:r w:rsidR="00036915">
          <w:rPr>
            <w:noProof/>
            <w:webHidden/>
          </w:rPr>
          <w:tab/>
        </w:r>
        <w:r w:rsidR="00036915">
          <w:rPr>
            <w:noProof/>
            <w:webHidden/>
          </w:rPr>
          <w:fldChar w:fldCharType="begin"/>
        </w:r>
        <w:r w:rsidR="00036915">
          <w:rPr>
            <w:noProof/>
            <w:webHidden/>
          </w:rPr>
          <w:instrText xml:space="preserve"> PAGEREF _Toc195865363 \h </w:instrText>
        </w:r>
        <w:r w:rsidR="00036915">
          <w:rPr>
            <w:noProof/>
            <w:webHidden/>
          </w:rPr>
        </w:r>
        <w:r w:rsidR="00036915">
          <w:rPr>
            <w:noProof/>
            <w:webHidden/>
          </w:rPr>
          <w:fldChar w:fldCharType="separate"/>
        </w:r>
        <w:r w:rsidR="00711812">
          <w:rPr>
            <w:noProof/>
            <w:webHidden/>
          </w:rPr>
          <w:t>54</w:t>
        </w:r>
        <w:r w:rsidR="00036915">
          <w:rPr>
            <w:noProof/>
            <w:webHidden/>
          </w:rPr>
          <w:fldChar w:fldCharType="end"/>
        </w:r>
      </w:hyperlink>
    </w:p>
    <w:p w14:paraId="18984F6A" w14:textId="350F14C5"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4" w:history="1">
        <w:r w:rsidR="00036915" w:rsidRPr="002903E9">
          <w:rPr>
            <w:rStyle w:val="Hyperlink"/>
            <w:noProof/>
          </w:rPr>
          <w:t>Figure 8 Software Change Management</w:t>
        </w:r>
        <w:r w:rsidR="00036915">
          <w:rPr>
            <w:noProof/>
            <w:webHidden/>
          </w:rPr>
          <w:tab/>
        </w:r>
        <w:r w:rsidR="00036915">
          <w:rPr>
            <w:noProof/>
            <w:webHidden/>
          </w:rPr>
          <w:fldChar w:fldCharType="begin"/>
        </w:r>
        <w:r w:rsidR="00036915">
          <w:rPr>
            <w:noProof/>
            <w:webHidden/>
          </w:rPr>
          <w:instrText xml:space="preserve"> PAGEREF _Toc195865364 \h </w:instrText>
        </w:r>
        <w:r w:rsidR="00036915">
          <w:rPr>
            <w:noProof/>
            <w:webHidden/>
          </w:rPr>
        </w:r>
        <w:r w:rsidR="00036915">
          <w:rPr>
            <w:noProof/>
            <w:webHidden/>
          </w:rPr>
          <w:fldChar w:fldCharType="separate"/>
        </w:r>
        <w:r w:rsidR="00711812">
          <w:rPr>
            <w:noProof/>
            <w:webHidden/>
          </w:rPr>
          <w:t>61</w:t>
        </w:r>
        <w:r w:rsidR="00036915">
          <w:rPr>
            <w:noProof/>
            <w:webHidden/>
          </w:rPr>
          <w:fldChar w:fldCharType="end"/>
        </w:r>
      </w:hyperlink>
    </w:p>
    <w:p w14:paraId="262B5593" w14:textId="705256C5"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5" w:history="1">
        <w:r w:rsidR="00036915" w:rsidRPr="002903E9">
          <w:rPr>
            <w:rStyle w:val="Hyperlink"/>
            <w:noProof/>
          </w:rPr>
          <w:t>Figure 9 MIT Reference Architecture</w:t>
        </w:r>
        <w:r w:rsidR="00036915">
          <w:rPr>
            <w:noProof/>
            <w:webHidden/>
          </w:rPr>
          <w:tab/>
        </w:r>
        <w:r w:rsidR="00036915">
          <w:rPr>
            <w:noProof/>
            <w:webHidden/>
          </w:rPr>
          <w:fldChar w:fldCharType="begin"/>
        </w:r>
        <w:r w:rsidR="00036915">
          <w:rPr>
            <w:noProof/>
            <w:webHidden/>
          </w:rPr>
          <w:instrText xml:space="preserve"> PAGEREF _Toc195865365 \h </w:instrText>
        </w:r>
        <w:r w:rsidR="00036915">
          <w:rPr>
            <w:noProof/>
            <w:webHidden/>
          </w:rPr>
        </w:r>
        <w:r w:rsidR="00036915">
          <w:rPr>
            <w:noProof/>
            <w:webHidden/>
          </w:rPr>
          <w:fldChar w:fldCharType="separate"/>
        </w:r>
        <w:r w:rsidR="00711812">
          <w:rPr>
            <w:noProof/>
            <w:webHidden/>
          </w:rPr>
          <w:t>65</w:t>
        </w:r>
        <w:r w:rsidR="00036915">
          <w:rPr>
            <w:noProof/>
            <w:webHidden/>
          </w:rPr>
          <w:fldChar w:fldCharType="end"/>
        </w:r>
      </w:hyperlink>
    </w:p>
    <w:p w14:paraId="677EA77D" w14:textId="741AAA8A"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6" w:history="1">
        <w:r w:rsidR="00036915" w:rsidRPr="002903E9">
          <w:rPr>
            <w:rStyle w:val="Hyperlink"/>
            <w:noProof/>
          </w:rPr>
          <w:t>Figure 10 Preliminary arrangement of the pipes in the QLM (see Table 12 for details).</w:t>
        </w:r>
        <w:r w:rsidR="00036915">
          <w:rPr>
            <w:noProof/>
            <w:webHidden/>
          </w:rPr>
          <w:tab/>
        </w:r>
        <w:r w:rsidR="00036915">
          <w:rPr>
            <w:noProof/>
            <w:webHidden/>
          </w:rPr>
          <w:fldChar w:fldCharType="begin"/>
        </w:r>
        <w:r w:rsidR="00036915">
          <w:rPr>
            <w:noProof/>
            <w:webHidden/>
          </w:rPr>
          <w:instrText xml:space="preserve"> PAGEREF _Toc195865366 \h </w:instrText>
        </w:r>
        <w:r w:rsidR="00036915">
          <w:rPr>
            <w:noProof/>
            <w:webHidden/>
          </w:rPr>
        </w:r>
        <w:r w:rsidR="00036915">
          <w:rPr>
            <w:noProof/>
            <w:webHidden/>
          </w:rPr>
          <w:fldChar w:fldCharType="separate"/>
        </w:r>
        <w:r w:rsidR="00711812">
          <w:rPr>
            <w:noProof/>
            <w:webHidden/>
          </w:rPr>
          <w:t>69</w:t>
        </w:r>
        <w:r w:rsidR="00036915">
          <w:rPr>
            <w:noProof/>
            <w:webHidden/>
          </w:rPr>
          <w:fldChar w:fldCharType="end"/>
        </w:r>
      </w:hyperlink>
    </w:p>
    <w:p w14:paraId="00EC645E" w14:textId="60A61118"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7" w:history="1">
        <w:r w:rsidR="00036915" w:rsidRPr="002903E9">
          <w:rPr>
            <w:rStyle w:val="Hyperlink"/>
            <w:noProof/>
          </w:rPr>
          <w:t>Figure 11 Overall layout of buildings.</w:t>
        </w:r>
        <w:r w:rsidR="00036915">
          <w:rPr>
            <w:noProof/>
            <w:webHidden/>
          </w:rPr>
          <w:tab/>
        </w:r>
        <w:r w:rsidR="00036915">
          <w:rPr>
            <w:noProof/>
            <w:webHidden/>
          </w:rPr>
          <w:fldChar w:fldCharType="begin"/>
        </w:r>
        <w:r w:rsidR="00036915">
          <w:rPr>
            <w:noProof/>
            <w:webHidden/>
          </w:rPr>
          <w:instrText xml:space="preserve"> PAGEREF _Toc195865367 \h </w:instrText>
        </w:r>
        <w:r w:rsidR="00036915">
          <w:rPr>
            <w:noProof/>
            <w:webHidden/>
          </w:rPr>
        </w:r>
        <w:r w:rsidR="00036915">
          <w:rPr>
            <w:noProof/>
            <w:webHidden/>
          </w:rPr>
          <w:fldChar w:fldCharType="separate"/>
        </w:r>
        <w:r w:rsidR="00711812">
          <w:rPr>
            <w:noProof/>
            <w:webHidden/>
          </w:rPr>
          <w:t>71</w:t>
        </w:r>
        <w:r w:rsidR="00036915">
          <w:rPr>
            <w:noProof/>
            <w:webHidden/>
          </w:rPr>
          <w:fldChar w:fldCharType="end"/>
        </w:r>
      </w:hyperlink>
    </w:p>
    <w:p w14:paraId="07D32A97" w14:textId="46320A26"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8" w:history="1">
        <w:r w:rsidR="00036915" w:rsidRPr="002903E9">
          <w:rPr>
            <w:rStyle w:val="Hyperlink"/>
            <w:noProof/>
          </w:rPr>
          <w:t>Figure 12 Cool-down power for Thermal Shields (based on cool-down speed of 4 K/h ~ 72 hours)</w:t>
        </w:r>
        <w:r w:rsidR="00036915">
          <w:rPr>
            <w:noProof/>
            <w:webHidden/>
          </w:rPr>
          <w:tab/>
        </w:r>
        <w:r w:rsidR="00036915">
          <w:rPr>
            <w:noProof/>
            <w:webHidden/>
          </w:rPr>
          <w:fldChar w:fldCharType="begin"/>
        </w:r>
        <w:r w:rsidR="00036915">
          <w:rPr>
            <w:noProof/>
            <w:webHidden/>
          </w:rPr>
          <w:instrText xml:space="preserve"> PAGEREF _Toc195865368 \h </w:instrText>
        </w:r>
        <w:r w:rsidR="00036915">
          <w:rPr>
            <w:noProof/>
            <w:webHidden/>
          </w:rPr>
        </w:r>
        <w:r w:rsidR="00036915">
          <w:rPr>
            <w:noProof/>
            <w:webHidden/>
          </w:rPr>
          <w:fldChar w:fldCharType="separate"/>
        </w:r>
        <w:r w:rsidR="00711812">
          <w:rPr>
            <w:noProof/>
            <w:webHidden/>
          </w:rPr>
          <w:t>111</w:t>
        </w:r>
        <w:r w:rsidR="00036915">
          <w:rPr>
            <w:noProof/>
            <w:webHidden/>
          </w:rPr>
          <w:fldChar w:fldCharType="end"/>
        </w:r>
      </w:hyperlink>
    </w:p>
    <w:p w14:paraId="4B159E6D" w14:textId="133B2AAF"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69" w:history="1">
        <w:r w:rsidR="00036915" w:rsidRPr="002903E9">
          <w:rPr>
            <w:rStyle w:val="Hyperlink"/>
            <w:noProof/>
          </w:rPr>
          <w:t>Figure 13 Cool-down power for cold masses &lt; 5 K (based on constant cool-down speed of 4 K/h ~ 72 hours).</w:t>
        </w:r>
        <w:r w:rsidR="00036915">
          <w:rPr>
            <w:noProof/>
            <w:webHidden/>
          </w:rPr>
          <w:tab/>
        </w:r>
        <w:r w:rsidR="00036915">
          <w:rPr>
            <w:noProof/>
            <w:webHidden/>
          </w:rPr>
          <w:fldChar w:fldCharType="begin"/>
        </w:r>
        <w:r w:rsidR="00036915">
          <w:rPr>
            <w:noProof/>
            <w:webHidden/>
          </w:rPr>
          <w:instrText xml:space="preserve"> PAGEREF _Toc195865369 \h </w:instrText>
        </w:r>
        <w:r w:rsidR="00036915">
          <w:rPr>
            <w:noProof/>
            <w:webHidden/>
          </w:rPr>
        </w:r>
        <w:r w:rsidR="00036915">
          <w:rPr>
            <w:noProof/>
            <w:webHidden/>
          </w:rPr>
          <w:fldChar w:fldCharType="separate"/>
        </w:r>
        <w:r w:rsidR="00711812">
          <w:rPr>
            <w:noProof/>
            <w:webHidden/>
          </w:rPr>
          <w:t>112</w:t>
        </w:r>
        <w:r w:rsidR="00036915">
          <w:rPr>
            <w:noProof/>
            <w:webHidden/>
          </w:rPr>
          <w:fldChar w:fldCharType="end"/>
        </w:r>
      </w:hyperlink>
    </w:p>
    <w:p w14:paraId="176B8A16" w14:textId="2AF3F8FE"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0" w:history="1">
        <w:r w:rsidR="00036915" w:rsidRPr="002903E9">
          <w:rPr>
            <w:rStyle w:val="Hyperlink"/>
            <w:noProof/>
          </w:rPr>
          <w:t>Figure 14 General PFD of the QVE (end box) with interfaces</w:t>
        </w:r>
        <w:r w:rsidR="00036915">
          <w:rPr>
            <w:noProof/>
            <w:webHidden/>
          </w:rPr>
          <w:tab/>
        </w:r>
        <w:r w:rsidR="00036915">
          <w:rPr>
            <w:noProof/>
            <w:webHidden/>
          </w:rPr>
          <w:fldChar w:fldCharType="begin"/>
        </w:r>
        <w:r w:rsidR="00036915">
          <w:rPr>
            <w:noProof/>
            <w:webHidden/>
          </w:rPr>
          <w:instrText xml:space="preserve"> PAGEREF _Toc195865370 \h </w:instrText>
        </w:r>
        <w:r w:rsidR="00036915">
          <w:rPr>
            <w:noProof/>
            <w:webHidden/>
          </w:rPr>
        </w:r>
        <w:r w:rsidR="00036915">
          <w:rPr>
            <w:noProof/>
            <w:webHidden/>
          </w:rPr>
          <w:fldChar w:fldCharType="separate"/>
        </w:r>
        <w:r w:rsidR="00711812">
          <w:rPr>
            <w:noProof/>
            <w:webHidden/>
          </w:rPr>
          <w:t>116</w:t>
        </w:r>
        <w:r w:rsidR="00036915">
          <w:rPr>
            <w:noProof/>
            <w:webHidden/>
          </w:rPr>
          <w:fldChar w:fldCharType="end"/>
        </w:r>
      </w:hyperlink>
    </w:p>
    <w:p w14:paraId="08EF435C" w14:textId="139D3EEB" w:rsidR="00A82573" w:rsidRPr="00725372" w:rsidRDefault="001A691B" w:rsidP="00A82573">
      <w:r w:rsidRPr="00725372">
        <w:fldChar w:fldCharType="end"/>
      </w:r>
    </w:p>
    <w:p w14:paraId="5D3415A3" w14:textId="77777777" w:rsidR="00CF5D52" w:rsidRPr="00725372" w:rsidRDefault="00CF5D52" w:rsidP="004551A0">
      <w:pPr>
        <w:pStyle w:val="Heading2"/>
        <w:ind w:left="-450"/>
      </w:pPr>
      <w:bookmarkStart w:id="12" w:name="_Toc198518290"/>
      <w:r w:rsidRPr="00725372">
        <w:t>Table Index</w:t>
      </w:r>
      <w:bookmarkEnd w:id="12"/>
    </w:p>
    <w:p w14:paraId="79C4CDEC" w14:textId="42744445" w:rsidR="00036915" w:rsidRDefault="00CF5D52">
      <w:pPr>
        <w:pStyle w:val="TableofFigures"/>
        <w:tabs>
          <w:tab w:val="right" w:leader="dot" w:pos="9344"/>
        </w:tabs>
        <w:rPr>
          <w:rFonts w:asciiTheme="minorHAnsi" w:eastAsiaTheme="minorEastAsia" w:hAnsiTheme="minorHAnsi" w:cstheme="minorBidi"/>
          <w:noProof/>
          <w:kern w:val="2"/>
          <w:sz w:val="24"/>
          <w:szCs w:val="24"/>
          <w14:ligatures w14:val="standardContextual"/>
        </w:rPr>
      </w:pPr>
      <w:r w:rsidRPr="00725372">
        <w:fldChar w:fldCharType="begin"/>
      </w:r>
      <w:r w:rsidRPr="00725372">
        <w:instrText xml:space="preserve"> TOC \h \z \c "Table" </w:instrText>
      </w:r>
      <w:r w:rsidRPr="00725372">
        <w:fldChar w:fldCharType="separate"/>
      </w:r>
      <w:hyperlink w:anchor="_Toc195865371" w:history="1">
        <w:r w:rsidR="00036915" w:rsidRPr="00D32E70">
          <w:rPr>
            <w:rStyle w:val="Hyperlink"/>
            <w:noProof/>
          </w:rPr>
          <w:t>Table 1 Main Helium Interfacing Process Lines/Pipes</w:t>
        </w:r>
        <w:r w:rsidR="00036915">
          <w:rPr>
            <w:noProof/>
            <w:webHidden/>
          </w:rPr>
          <w:tab/>
        </w:r>
        <w:r w:rsidR="00036915">
          <w:rPr>
            <w:noProof/>
            <w:webHidden/>
          </w:rPr>
          <w:fldChar w:fldCharType="begin"/>
        </w:r>
        <w:r w:rsidR="00036915">
          <w:rPr>
            <w:noProof/>
            <w:webHidden/>
          </w:rPr>
          <w:instrText xml:space="preserve"> PAGEREF _Toc195865371 \h </w:instrText>
        </w:r>
        <w:r w:rsidR="00036915">
          <w:rPr>
            <w:noProof/>
            <w:webHidden/>
          </w:rPr>
        </w:r>
        <w:r w:rsidR="00036915">
          <w:rPr>
            <w:noProof/>
            <w:webHidden/>
          </w:rPr>
          <w:fldChar w:fldCharType="separate"/>
        </w:r>
        <w:r w:rsidR="00711812">
          <w:rPr>
            <w:noProof/>
            <w:webHidden/>
          </w:rPr>
          <w:t>14</w:t>
        </w:r>
        <w:r w:rsidR="00036915">
          <w:rPr>
            <w:noProof/>
            <w:webHidden/>
          </w:rPr>
          <w:fldChar w:fldCharType="end"/>
        </w:r>
      </w:hyperlink>
    </w:p>
    <w:p w14:paraId="0E1CC3D5" w14:textId="23A3DF31"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2" w:history="1">
        <w:r w:rsidR="00036915" w:rsidRPr="00D32E70">
          <w:rPr>
            <w:rStyle w:val="Hyperlink"/>
            <w:noProof/>
            <w:lang w:eastAsia="fr-FR"/>
          </w:rPr>
          <w:t>Table 2 Operational Scenarios of the Cryogenic System</w:t>
        </w:r>
        <w:r w:rsidR="00036915">
          <w:rPr>
            <w:noProof/>
            <w:webHidden/>
          </w:rPr>
          <w:tab/>
        </w:r>
        <w:r w:rsidR="00036915">
          <w:rPr>
            <w:noProof/>
            <w:webHidden/>
          </w:rPr>
          <w:fldChar w:fldCharType="begin"/>
        </w:r>
        <w:r w:rsidR="00036915">
          <w:rPr>
            <w:noProof/>
            <w:webHidden/>
          </w:rPr>
          <w:instrText xml:space="preserve"> PAGEREF _Toc195865372 \h </w:instrText>
        </w:r>
        <w:r w:rsidR="00036915">
          <w:rPr>
            <w:noProof/>
            <w:webHidden/>
          </w:rPr>
        </w:r>
        <w:r w:rsidR="00036915">
          <w:rPr>
            <w:noProof/>
            <w:webHidden/>
          </w:rPr>
          <w:fldChar w:fldCharType="separate"/>
        </w:r>
        <w:r w:rsidR="00711812">
          <w:rPr>
            <w:noProof/>
            <w:webHidden/>
          </w:rPr>
          <w:t>18</w:t>
        </w:r>
        <w:r w:rsidR="00036915">
          <w:rPr>
            <w:noProof/>
            <w:webHidden/>
          </w:rPr>
          <w:fldChar w:fldCharType="end"/>
        </w:r>
      </w:hyperlink>
    </w:p>
    <w:p w14:paraId="009187D7" w14:textId="0E4B1A1A"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3" w:history="1">
        <w:r w:rsidR="00036915" w:rsidRPr="00D32E70">
          <w:rPr>
            <w:rStyle w:val="Hyperlink"/>
            <w:noProof/>
          </w:rPr>
          <w:t>Table 3 Heat loads summary for QCELLs and cryogenic distribution</w:t>
        </w:r>
        <w:r w:rsidR="00036915">
          <w:rPr>
            <w:noProof/>
            <w:webHidden/>
          </w:rPr>
          <w:tab/>
        </w:r>
        <w:r w:rsidR="00036915">
          <w:rPr>
            <w:noProof/>
            <w:webHidden/>
          </w:rPr>
          <w:fldChar w:fldCharType="begin"/>
        </w:r>
        <w:r w:rsidR="00036915">
          <w:rPr>
            <w:noProof/>
            <w:webHidden/>
          </w:rPr>
          <w:instrText xml:space="preserve"> PAGEREF _Toc195865373 \h </w:instrText>
        </w:r>
        <w:r w:rsidR="00036915">
          <w:rPr>
            <w:noProof/>
            <w:webHidden/>
          </w:rPr>
        </w:r>
        <w:r w:rsidR="00036915">
          <w:rPr>
            <w:noProof/>
            <w:webHidden/>
          </w:rPr>
          <w:fldChar w:fldCharType="separate"/>
        </w:r>
        <w:r w:rsidR="00711812">
          <w:rPr>
            <w:noProof/>
            <w:webHidden/>
          </w:rPr>
          <w:t>22</w:t>
        </w:r>
        <w:r w:rsidR="00036915">
          <w:rPr>
            <w:noProof/>
            <w:webHidden/>
          </w:rPr>
          <w:fldChar w:fldCharType="end"/>
        </w:r>
      </w:hyperlink>
    </w:p>
    <w:p w14:paraId="6A150531" w14:textId="6F3EAFBD"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4" w:history="1">
        <w:r w:rsidR="00036915" w:rsidRPr="00D32E70">
          <w:rPr>
            <w:rStyle w:val="Hyperlink"/>
            <w:rFonts w:cs="Segoe UI"/>
            <w:noProof/>
          </w:rPr>
          <w:t>Table 4 Fluid conditions at the Refrigerator Cold Box interfaces for the different operating scenarios</w:t>
        </w:r>
        <w:r w:rsidR="00036915">
          <w:rPr>
            <w:noProof/>
            <w:webHidden/>
          </w:rPr>
          <w:tab/>
        </w:r>
        <w:r w:rsidR="00036915">
          <w:rPr>
            <w:noProof/>
            <w:webHidden/>
          </w:rPr>
          <w:fldChar w:fldCharType="begin"/>
        </w:r>
        <w:r w:rsidR="00036915">
          <w:rPr>
            <w:noProof/>
            <w:webHidden/>
          </w:rPr>
          <w:instrText xml:space="preserve"> PAGEREF _Toc195865374 \h </w:instrText>
        </w:r>
        <w:r w:rsidR="00036915">
          <w:rPr>
            <w:noProof/>
            <w:webHidden/>
          </w:rPr>
        </w:r>
        <w:r w:rsidR="00036915">
          <w:rPr>
            <w:noProof/>
            <w:webHidden/>
          </w:rPr>
          <w:fldChar w:fldCharType="separate"/>
        </w:r>
        <w:r w:rsidR="00711812">
          <w:rPr>
            <w:noProof/>
            <w:webHidden/>
          </w:rPr>
          <w:t>22</w:t>
        </w:r>
        <w:r w:rsidR="00036915">
          <w:rPr>
            <w:noProof/>
            <w:webHidden/>
          </w:rPr>
          <w:fldChar w:fldCharType="end"/>
        </w:r>
      </w:hyperlink>
    </w:p>
    <w:p w14:paraId="43750A95" w14:textId="4CCA42E3"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5" w:history="1">
        <w:r w:rsidR="00036915" w:rsidRPr="00D32E70">
          <w:rPr>
            <w:rStyle w:val="Hyperlink"/>
            <w:noProof/>
          </w:rPr>
          <w:t>Table 5 Leakage requirements</w:t>
        </w:r>
        <w:r w:rsidR="00036915">
          <w:rPr>
            <w:noProof/>
            <w:webHidden/>
          </w:rPr>
          <w:tab/>
        </w:r>
        <w:r w:rsidR="00036915">
          <w:rPr>
            <w:noProof/>
            <w:webHidden/>
          </w:rPr>
          <w:fldChar w:fldCharType="begin"/>
        </w:r>
        <w:r w:rsidR="00036915">
          <w:rPr>
            <w:noProof/>
            <w:webHidden/>
          </w:rPr>
          <w:instrText xml:space="preserve"> PAGEREF _Toc195865375 \h </w:instrText>
        </w:r>
        <w:r w:rsidR="00036915">
          <w:rPr>
            <w:noProof/>
            <w:webHidden/>
          </w:rPr>
        </w:r>
        <w:r w:rsidR="00036915">
          <w:rPr>
            <w:noProof/>
            <w:webHidden/>
          </w:rPr>
          <w:fldChar w:fldCharType="separate"/>
        </w:r>
        <w:r w:rsidR="00711812">
          <w:rPr>
            <w:noProof/>
            <w:webHidden/>
          </w:rPr>
          <w:t>29</w:t>
        </w:r>
        <w:r w:rsidR="00036915">
          <w:rPr>
            <w:noProof/>
            <w:webHidden/>
          </w:rPr>
          <w:fldChar w:fldCharType="end"/>
        </w:r>
      </w:hyperlink>
    </w:p>
    <w:p w14:paraId="7C23DD01" w14:textId="4A93E5FD"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6" w:history="1">
        <w:r w:rsidR="00036915" w:rsidRPr="00D32E70">
          <w:rPr>
            <w:rStyle w:val="Hyperlink"/>
            <w:noProof/>
          </w:rPr>
          <w:t>Table 6 Temperature measurement precision</w:t>
        </w:r>
        <w:r w:rsidR="00036915">
          <w:rPr>
            <w:noProof/>
            <w:webHidden/>
          </w:rPr>
          <w:tab/>
        </w:r>
        <w:r w:rsidR="00036915">
          <w:rPr>
            <w:noProof/>
            <w:webHidden/>
          </w:rPr>
          <w:fldChar w:fldCharType="begin"/>
        </w:r>
        <w:r w:rsidR="00036915">
          <w:rPr>
            <w:noProof/>
            <w:webHidden/>
          </w:rPr>
          <w:instrText xml:space="preserve"> PAGEREF _Toc195865376 \h </w:instrText>
        </w:r>
        <w:r w:rsidR="00036915">
          <w:rPr>
            <w:noProof/>
            <w:webHidden/>
          </w:rPr>
        </w:r>
        <w:r w:rsidR="00036915">
          <w:rPr>
            <w:noProof/>
            <w:webHidden/>
          </w:rPr>
          <w:fldChar w:fldCharType="separate"/>
        </w:r>
        <w:r w:rsidR="00711812">
          <w:rPr>
            <w:noProof/>
            <w:webHidden/>
          </w:rPr>
          <w:t>33</w:t>
        </w:r>
        <w:r w:rsidR="00036915">
          <w:rPr>
            <w:noProof/>
            <w:webHidden/>
          </w:rPr>
          <w:fldChar w:fldCharType="end"/>
        </w:r>
      </w:hyperlink>
    </w:p>
    <w:p w14:paraId="06E25844" w14:textId="3F07C846"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7" w:history="1">
        <w:r w:rsidR="00036915" w:rsidRPr="00D32E70">
          <w:rPr>
            <w:rStyle w:val="Hyperlink"/>
            <w:noProof/>
          </w:rPr>
          <w:t>Table 7 measuring points for WCS</w:t>
        </w:r>
        <w:r w:rsidR="00036915">
          <w:rPr>
            <w:noProof/>
            <w:webHidden/>
          </w:rPr>
          <w:tab/>
        </w:r>
        <w:r w:rsidR="00036915">
          <w:rPr>
            <w:noProof/>
            <w:webHidden/>
          </w:rPr>
          <w:fldChar w:fldCharType="begin"/>
        </w:r>
        <w:r w:rsidR="00036915">
          <w:rPr>
            <w:noProof/>
            <w:webHidden/>
          </w:rPr>
          <w:instrText xml:space="preserve"> PAGEREF _Toc195865377 \h </w:instrText>
        </w:r>
        <w:r w:rsidR="00036915">
          <w:rPr>
            <w:noProof/>
            <w:webHidden/>
          </w:rPr>
        </w:r>
        <w:r w:rsidR="00036915">
          <w:rPr>
            <w:noProof/>
            <w:webHidden/>
          </w:rPr>
          <w:fldChar w:fldCharType="separate"/>
        </w:r>
        <w:r w:rsidR="00711812">
          <w:rPr>
            <w:noProof/>
            <w:webHidden/>
          </w:rPr>
          <w:t>43</w:t>
        </w:r>
        <w:r w:rsidR="00036915">
          <w:rPr>
            <w:noProof/>
            <w:webHidden/>
          </w:rPr>
          <w:fldChar w:fldCharType="end"/>
        </w:r>
      </w:hyperlink>
    </w:p>
    <w:p w14:paraId="3460E792" w14:textId="33B8CE16"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8" w:history="1">
        <w:r w:rsidR="00036915" w:rsidRPr="00D32E70">
          <w:rPr>
            <w:rStyle w:val="Hyperlink"/>
            <w:noProof/>
          </w:rPr>
          <w:t>Table 8 measuring points for QRB</w:t>
        </w:r>
        <w:r w:rsidR="00036915">
          <w:rPr>
            <w:noProof/>
            <w:webHidden/>
          </w:rPr>
          <w:tab/>
        </w:r>
        <w:r w:rsidR="00036915">
          <w:rPr>
            <w:noProof/>
            <w:webHidden/>
          </w:rPr>
          <w:fldChar w:fldCharType="begin"/>
        </w:r>
        <w:r w:rsidR="00036915">
          <w:rPr>
            <w:noProof/>
            <w:webHidden/>
          </w:rPr>
          <w:instrText xml:space="preserve"> PAGEREF _Toc195865378 \h </w:instrText>
        </w:r>
        <w:r w:rsidR="00036915">
          <w:rPr>
            <w:noProof/>
            <w:webHidden/>
          </w:rPr>
        </w:r>
        <w:r w:rsidR="00036915">
          <w:rPr>
            <w:noProof/>
            <w:webHidden/>
          </w:rPr>
          <w:fldChar w:fldCharType="separate"/>
        </w:r>
        <w:r w:rsidR="00711812">
          <w:rPr>
            <w:noProof/>
            <w:webHidden/>
          </w:rPr>
          <w:t>48</w:t>
        </w:r>
        <w:r w:rsidR="00036915">
          <w:rPr>
            <w:noProof/>
            <w:webHidden/>
          </w:rPr>
          <w:fldChar w:fldCharType="end"/>
        </w:r>
      </w:hyperlink>
    </w:p>
    <w:p w14:paraId="04A08EBB" w14:textId="3BB39AE9"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79" w:history="1">
        <w:r w:rsidR="00036915" w:rsidRPr="00D32E70">
          <w:rPr>
            <w:rStyle w:val="Hyperlink"/>
            <w:noProof/>
            <w:lang w:eastAsia="fr-FR"/>
          </w:rPr>
          <w:t>Table 9 Helium inventory</w:t>
        </w:r>
        <w:r w:rsidR="00036915">
          <w:rPr>
            <w:noProof/>
            <w:webHidden/>
          </w:rPr>
          <w:tab/>
        </w:r>
        <w:r w:rsidR="00036915">
          <w:rPr>
            <w:noProof/>
            <w:webHidden/>
          </w:rPr>
          <w:fldChar w:fldCharType="begin"/>
        </w:r>
        <w:r w:rsidR="00036915">
          <w:rPr>
            <w:noProof/>
            <w:webHidden/>
          </w:rPr>
          <w:instrText xml:space="preserve"> PAGEREF _Toc195865379 \h </w:instrText>
        </w:r>
        <w:r w:rsidR="00036915">
          <w:rPr>
            <w:noProof/>
            <w:webHidden/>
          </w:rPr>
        </w:r>
        <w:r w:rsidR="00036915">
          <w:rPr>
            <w:noProof/>
            <w:webHidden/>
          </w:rPr>
          <w:fldChar w:fldCharType="separate"/>
        </w:r>
        <w:r w:rsidR="00711812">
          <w:rPr>
            <w:noProof/>
            <w:webHidden/>
          </w:rPr>
          <w:t>50</w:t>
        </w:r>
        <w:r w:rsidR="00036915">
          <w:rPr>
            <w:noProof/>
            <w:webHidden/>
          </w:rPr>
          <w:fldChar w:fldCharType="end"/>
        </w:r>
      </w:hyperlink>
    </w:p>
    <w:p w14:paraId="1E904260" w14:textId="16529B4A"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0" w:history="1">
        <w:r w:rsidR="00036915" w:rsidRPr="00D32E70">
          <w:rPr>
            <w:rStyle w:val="Hyperlink"/>
            <w:noProof/>
          </w:rPr>
          <w:t>Table 10 Measuring points for gas helium storages.</w:t>
        </w:r>
        <w:r w:rsidR="00036915">
          <w:rPr>
            <w:noProof/>
            <w:webHidden/>
          </w:rPr>
          <w:tab/>
        </w:r>
        <w:r w:rsidR="00036915">
          <w:rPr>
            <w:noProof/>
            <w:webHidden/>
          </w:rPr>
          <w:fldChar w:fldCharType="begin"/>
        </w:r>
        <w:r w:rsidR="00036915">
          <w:rPr>
            <w:noProof/>
            <w:webHidden/>
          </w:rPr>
          <w:instrText xml:space="preserve"> PAGEREF _Toc195865380 \h </w:instrText>
        </w:r>
        <w:r w:rsidR="00036915">
          <w:rPr>
            <w:noProof/>
            <w:webHidden/>
          </w:rPr>
        </w:r>
        <w:r w:rsidR="00036915">
          <w:rPr>
            <w:noProof/>
            <w:webHidden/>
          </w:rPr>
          <w:fldChar w:fldCharType="separate"/>
        </w:r>
        <w:r w:rsidR="00711812">
          <w:rPr>
            <w:noProof/>
            <w:webHidden/>
          </w:rPr>
          <w:t>51</w:t>
        </w:r>
        <w:r w:rsidR="00036915">
          <w:rPr>
            <w:noProof/>
            <w:webHidden/>
          </w:rPr>
          <w:fldChar w:fldCharType="end"/>
        </w:r>
      </w:hyperlink>
    </w:p>
    <w:p w14:paraId="1F4F1752" w14:textId="56321954"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1" w:history="1">
        <w:r w:rsidR="00036915" w:rsidRPr="00D32E70">
          <w:rPr>
            <w:rStyle w:val="Hyperlink"/>
            <w:noProof/>
          </w:rPr>
          <w:t>Table 11 Instructions for GSHRC</w:t>
        </w:r>
        <w:r w:rsidR="00036915">
          <w:rPr>
            <w:noProof/>
            <w:webHidden/>
          </w:rPr>
          <w:tab/>
        </w:r>
        <w:r w:rsidR="00036915">
          <w:rPr>
            <w:noProof/>
            <w:webHidden/>
          </w:rPr>
          <w:fldChar w:fldCharType="begin"/>
        </w:r>
        <w:r w:rsidR="00036915">
          <w:rPr>
            <w:noProof/>
            <w:webHidden/>
          </w:rPr>
          <w:instrText xml:space="preserve"> PAGEREF _Toc195865381 \h </w:instrText>
        </w:r>
        <w:r w:rsidR="00036915">
          <w:rPr>
            <w:noProof/>
            <w:webHidden/>
          </w:rPr>
        </w:r>
        <w:r w:rsidR="00036915">
          <w:rPr>
            <w:noProof/>
            <w:webHidden/>
          </w:rPr>
          <w:fldChar w:fldCharType="separate"/>
        </w:r>
        <w:r w:rsidR="00711812">
          <w:rPr>
            <w:noProof/>
            <w:webHidden/>
          </w:rPr>
          <w:t>58</w:t>
        </w:r>
        <w:r w:rsidR="00036915">
          <w:rPr>
            <w:noProof/>
            <w:webHidden/>
          </w:rPr>
          <w:fldChar w:fldCharType="end"/>
        </w:r>
      </w:hyperlink>
    </w:p>
    <w:p w14:paraId="383E7257" w14:textId="5F38187A"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2" w:history="1">
        <w:r w:rsidR="00036915" w:rsidRPr="00D32E70">
          <w:rPr>
            <w:rStyle w:val="Hyperlink"/>
            <w:noProof/>
          </w:rPr>
          <w:t>Table 12 Preliminary pipe diameters for the QLM</w:t>
        </w:r>
        <w:r w:rsidR="00036915">
          <w:rPr>
            <w:noProof/>
            <w:webHidden/>
          </w:rPr>
          <w:tab/>
        </w:r>
        <w:r w:rsidR="00036915">
          <w:rPr>
            <w:noProof/>
            <w:webHidden/>
          </w:rPr>
          <w:fldChar w:fldCharType="begin"/>
        </w:r>
        <w:r w:rsidR="00036915">
          <w:rPr>
            <w:noProof/>
            <w:webHidden/>
          </w:rPr>
          <w:instrText xml:space="preserve"> PAGEREF _Toc195865382 \h </w:instrText>
        </w:r>
        <w:r w:rsidR="00036915">
          <w:rPr>
            <w:noProof/>
            <w:webHidden/>
          </w:rPr>
        </w:r>
        <w:r w:rsidR="00036915">
          <w:rPr>
            <w:noProof/>
            <w:webHidden/>
          </w:rPr>
          <w:fldChar w:fldCharType="separate"/>
        </w:r>
        <w:r w:rsidR="00711812">
          <w:rPr>
            <w:noProof/>
            <w:webHidden/>
          </w:rPr>
          <w:t>69</w:t>
        </w:r>
        <w:r w:rsidR="00036915">
          <w:rPr>
            <w:noProof/>
            <w:webHidden/>
          </w:rPr>
          <w:fldChar w:fldCharType="end"/>
        </w:r>
      </w:hyperlink>
    </w:p>
    <w:p w14:paraId="4EB54D5E" w14:textId="2E2F3F2D"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3" w:history="1">
        <w:r w:rsidR="00036915" w:rsidRPr="00D32E70">
          <w:rPr>
            <w:rStyle w:val="Hyperlink"/>
            <w:noProof/>
          </w:rPr>
          <w:t>Table 13 Warm lines at room temperature</w:t>
        </w:r>
        <w:r w:rsidR="00036915">
          <w:rPr>
            <w:noProof/>
            <w:webHidden/>
          </w:rPr>
          <w:tab/>
        </w:r>
        <w:r w:rsidR="00036915">
          <w:rPr>
            <w:noProof/>
            <w:webHidden/>
          </w:rPr>
          <w:fldChar w:fldCharType="begin"/>
        </w:r>
        <w:r w:rsidR="00036915">
          <w:rPr>
            <w:noProof/>
            <w:webHidden/>
          </w:rPr>
          <w:instrText xml:space="preserve"> PAGEREF _Toc195865383 \h </w:instrText>
        </w:r>
        <w:r w:rsidR="00036915">
          <w:rPr>
            <w:noProof/>
            <w:webHidden/>
          </w:rPr>
        </w:r>
        <w:r w:rsidR="00036915">
          <w:rPr>
            <w:noProof/>
            <w:webHidden/>
          </w:rPr>
          <w:fldChar w:fldCharType="separate"/>
        </w:r>
        <w:r w:rsidR="00711812">
          <w:rPr>
            <w:noProof/>
            <w:webHidden/>
          </w:rPr>
          <w:t>70</w:t>
        </w:r>
        <w:r w:rsidR="00036915">
          <w:rPr>
            <w:noProof/>
            <w:webHidden/>
          </w:rPr>
          <w:fldChar w:fldCharType="end"/>
        </w:r>
      </w:hyperlink>
    </w:p>
    <w:p w14:paraId="1C660038" w14:textId="7C34DC4F"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4" w:history="1">
        <w:r w:rsidR="00036915" w:rsidRPr="00D32E70">
          <w:rPr>
            <w:rStyle w:val="Hyperlink"/>
            <w:noProof/>
            <w:lang w:eastAsia="fr-FR"/>
          </w:rPr>
          <w:t>Table 14 Documentation Deliverables</w:t>
        </w:r>
        <w:r w:rsidR="00036915">
          <w:rPr>
            <w:noProof/>
            <w:webHidden/>
          </w:rPr>
          <w:tab/>
        </w:r>
        <w:r w:rsidR="00036915">
          <w:rPr>
            <w:noProof/>
            <w:webHidden/>
          </w:rPr>
          <w:fldChar w:fldCharType="begin"/>
        </w:r>
        <w:r w:rsidR="00036915">
          <w:rPr>
            <w:noProof/>
            <w:webHidden/>
          </w:rPr>
          <w:instrText xml:space="preserve"> PAGEREF _Toc195865384 \h </w:instrText>
        </w:r>
        <w:r w:rsidR="00036915">
          <w:rPr>
            <w:noProof/>
            <w:webHidden/>
          </w:rPr>
        </w:r>
        <w:r w:rsidR="00036915">
          <w:rPr>
            <w:noProof/>
            <w:webHidden/>
          </w:rPr>
          <w:fldChar w:fldCharType="separate"/>
        </w:r>
        <w:r w:rsidR="00711812">
          <w:rPr>
            <w:noProof/>
            <w:webHidden/>
          </w:rPr>
          <w:t>90</w:t>
        </w:r>
        <w:r w:rsidR="00036915">
          <w:rPr>
            <w:noProof/>
            <w:webHidden/>
          </w:rPr>
          <w:fldChar w:fldCharType="end"/>
        </w:r>
      </w:hyperlink>
    </w:p>
    <w:p w14:paraId="10231B7F" w14:textId="2ECD9E7B"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5" w:history="1">
        <w:r w:rsidR="00036915" w:rsidRPr="00D32E70">
          <w:rPr>
            <w:rStyle w:val="Hyperlink"/>
            <w:rFonts w:ascii="Segoe UI Semibold" w:hAnsi="Segoe UI Semibold" w:cs="Segoe UI Semibold"/>
            <w:noProof/>
          </w:rPr>
          <w:t>Table 15 Preliminary Schedule and Main Milestones</w:t>
        </w:r>
        <w:r w:rsidR="00036915">
          <w:rPr>
            <w:noProof/>
            <w:webHidden/>
          </w:rPr>
          <w:tab/>
        </w:r>
        <w:r w:rsidR="00036915">
          <w:rPr>
            <w:noProof/>
            <w:webHidden/>
          </w:rPr>
          <w:fldChar w:fldCharType="begin"/>
        </w:r>
        <w:r w:rsidR="00036915">
          <w:rPr>
            <w:noProof/>
            <w:webHidden/>
          </w:rPr>
          <w:instrText xml:space="preserve"> PAGEREF _Toc195865385 \h </w:instrText>
        </w:r>
        <w:r w:rsidR="00036915">
          <w:rPr>
            <w:noProof/>
            <w:webHidden/>
          </w:rPr>
        </w:r>
        <w:r w:rsidR="00036915">
          <w:rPr>
            <w:noProof/>
            <w:webHidden/>
          </w:rPr>
          <w:fldChar w:fldCharType="separate"/>
        </w:r>
        <w:r w:rsidR="00711812">
          <w:rPr>
            <w:noProof/>
            <w:webHidden/>
          </w:rPr>
          <w:t>97</w:t>
        </w:r>
        <w:r w:rsidR="00036915">
          <w:rPr>
            <w:noProof/>
            <w:webHidden/>
          </w:rPr>
          <w:fldChar w:fldCharType="end"/>
        </w:r>
      </w:hyperlink>
    </w:p>
    <w:p w14:paraId="2DE27EA0" w14:textId="4565A7AA"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6" w:history="1">
        <w:r w:rsidR="00036915" w:rsidRPr="00D32E70">
          <w:rPr>
            <w:rStyle w:val="Hyperlink"/>
            <w:noProof/>
            <w:lang w:eastAsia="fr-FR"/>
          </w:rPr>
          <w:t>Table 16 Cool-down power down to 50 K (4 K/h)</w:t>
        </w:r>
        <w:r w:rsidR="00036915">
          <w:rPr>
            <w:noProof/>
            <w:webHidden/>
          </w:rPr>
          <w:tab/>
        </w:r>
        <w:r w:rsidR="00036915">
          <w:rPr>
            <w:noProof/>
            <w:webHidden/>
          </w:rPr>
          <w:fldChar w:fldCharType="begin"/>
        </w:r>
        <w:r w:rsidR="00036915">
          <w:rPr>
            <w:noProof/>
            <w:webHidden/>
          </w:rPr>
          <w:instrText xml:space="preserve"> PAGEREF _Toc195865386 \h </w:instrText>
        </w:r>
        <w:r w:rsidR="00036915">
          <w:rPr>
            <w:noProof/>
            <w:webHidden/>
          </w:rPr>
        </w:r>
        <w:r w:rsidR="00036915">
          <w:rPr>
            <w:noProof/>
            <w:webHidden/>
          </w:rPr>
          <w:fldChar w:fldCharType="separate"/>
        </w:r>
        <w:r w:rsidR="00711812">
          <w:rPr>
            <w:noProof/>
            <w:webHidden/>
          </w:rPr>
          <w:t>112</w:t>
        </w:r>
        <w:r w:rsidR="00036915">
          <w:rPr>
            <w:noProof/>
            <w:webHidden/>
          </w:rPr>
          <w:fldChar w:fldCharType="end"/>
        </w:r>
      </w:hyperlink>
    </w:p>
    <w:p w14:paraId="65208F66" w14:textId="4A8D5417"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7" w:history="1">
        <w:r w:rsidR="00036915" w:rsidRPr="00D32E70">
          <w:rPr>
            <w:rStyle w:val="Hyperlink"/>
            <w:noProof/>
          </w:rPr>
          <w:t xml:space="preserve">Table 17 </w:t>
        </w:r>
        <w:r w:rsidR="00036915" w:rsidRPr="00D32E70">
          <w:rPr>
            <w:rStyle w:val="Hyperlink"/>
            <w:noProof/>
            <w:lang w:eastAsia="fr-FR"/>
          </w:rPr>
          <w:t>Cool-down power below 50 K (4 K/h)</w:t>
        </w:r>
        <w:r w:rsidR="00036915">
          <w:rPr>
            <w:noProof/>
            <w:webHidden/>
          </w:rPr>
          <w:tab/>
        </w:r>
        <w:r w:rsidR="00036915">
          <w:rPr>
            <w:noProof/>
            <w:webHidden/>
          </w:rPr>
          <w:fldChar w:fldCharType="begin"/>
        </w:r>
        <w:r w:rsidR="00036915">
          <w:rPr>
            <w:noProof/>
            <w:webHidden/>
          </w:rPr>
          <w:instrText xml:space="preserve"> PAGEREF _Toc195865387 \h </w:instrText>
        </w:r>
        <w:r w:rsidR="00036915">
          <w:rPr>
            <w:noProof/>
            <w:webHidden/>
          </w:rPr>
        </w:r>
        <w:r w:rsidR="00036915">
          <w:rPr>
            <w:noProof/>
            <w:webHidden/>
          </w:rPr>
          <w:fldChar w:fldCharType="separate"/>
        </w:r>
        <w:r w:rsidR="00711812">
          <w:rPr>
            <w:noProof/>
            <w:webHidden/>
          </w:rPr>
          <w:t>112</w:t>
        </w:r>
        <w:r w:rsidR="00036915">
          <w:rPr>
            <w:noProof/>
            <w:webHidden/>
          </w:rPr>
          <w:fldChar w:fldCharType="end"/>
        </w:r>
      </w:hyperlink>
    </w:p>
    <w:p w14:paraId="2D2A1CA4" w14:textId="077B451D"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8" w:history="1">
        <w:r w:rsidR="00036915" w:rsidRPr="00D32E70">
          <w:rPr>
            <w:rStyle w:val="Hyperlink"/>
            <w:noProof/>
            <w:lang w:eastAsia="fr-FR"/>
          </w:rPr>
          <w:t>Table 18 Applicable Documents (AD)</w:t>
        </w:r>
        <w:r w:rsidR="00036915">
          <w:rPr>
            <w:noProof/>
            <w:webHidden/>
          </w:rPr>
          <w:tab/>
        </w:r>
        <w:r w:rsidR="00036915">
          <w:rPr>
            <w:noProof/>
            <w:webHidden/>
          </w:rPr>
          <w:fldChar w:fldCharType="begin"/>
        </w:r>
        <w:r w:rsidR="00036915">
          <w:rPr>
            <w:noProof/>
            <w:webHidden/>
          </w:rPr>
          <w:instrText xml:space="preserve"> PAGEREF _Toc195865388 \h </w:instrText>
        </w:r>
        <w:r w:rsidR="00036915">
          <w:rPr>
            <w:noProof/>
            <w:webHidden/>
          </w:rPr>
        </w:r>
        <w:r w:rsidR="00036915">
          <w:rPr>
            <w:noProof/>
            <w:webHidden/>
          </w:rPr>
          <w:fldChar w:fldCharType="separate"/>
        </w:r>
        <w:r w:rsidR="00711812">
          <w:rPr>
            <w:noProof/>
            <w:webHidden/>
          </w:rPr>
          <w:t>114</w:t>
        </w:r>
        <w:r w:rsidR="00036915">
          <w:rPr>
            <w:noProof/>
            <w:webHidden/>
          </w:rPr>
          <w:fldChar w:fldCharType="end"/>
        </w:r>
      </w:hyperlink>
    </w:p>
    <w:p w14:paraId="43997839" w14:textId="04F46B35"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89" w:history="1">
        <w:r w:rsidR="00036915" w:rsidRPr="00D32E70">
          <w:rPr>
            <w:rStyle w:val="Hyperlink"/>
            <w:noProof/>
          </w:rPr>
          <w:t>Table 19 Cold masses at 4.5 K / 2 K</w:t>
        </w:r>
        <w:r w:rsidR="00036915">
          <w:rPr>
            <w:noProof/>
            <w:webHidden/>
          </w:rPr>
          <w:tab/>
        </w:r>
        <w:r w:rsidR="00036915">
          <w:rPr>
            <w:noProof/>
            <w:webHidden/>
          </w:rPr>
          <w:fldChar w:fldCharType="begin"/>
        </w:r>
        <w:r w:rsidR="00036915">
          <w:rPr>
            <w:noProof/>
            <w:webHidden/>
          </w:rPr>
          <w:instrText xml:space="preserve"> PAGEREF _Toc195865389 \h </w:instrText>
        </w:r>
        <w:r w:rsidR="00036915">
          <w:rPr>
            <w:noProof/>
            <w:webHidden/>
          </w:rPr>
        </w:r>
        <w:r w:rsidR="00036915">
          <w:rPr>
            <w:noProof/>
            <w:webHidden/>
          </w:rPr>
          <w:fldChar w:fldCharType="separate"/>
        </w:r>
        <w:r w:rsidR="00711812">
          <w:rPr>
            <w:noProof/>
            <w:webHidden/>
          </w:rPr>
          <w:t>115</w:t>
        </w:r>
        <w:r w:rsidR="00036915">
          <w:rPr>
            <w:noProof/>
            <w:webHidden/>
          </w:rPr>
          <w:fldChar w:fldCharType="end"/>
        </w:r>
      </w:hyperlink>
    </w:p>
    <w:p w14:paraId="71A608D5" w14:textId="64C22FF7" w:rsidR="00036915" w:rsidRDefault="00000000">
      <w:pPr>
        <w:pStyle w:val="TableofFigures"/>
        <w:tabs>
          <w:tab w:val="right" w:leader="dot" w:pos="9344"/>
        </w:tabs>
        <w:rPr>
          <w:rFonts w:asciiTheme="minorHAnsi" w:eastAsiaTheme="minorEastAsia" w:hAnsiTheme="minorHAnsi" w:cstheme="minorBidi"/>
          <w:noProof/>
          <w:kern w:val="2"/>
          <w:sz w:val="24"/>
          <w:szCs w:val="24"/>
          <w14:ligatures w14:val="standardContextual"/>
        </w:rPr>
      </w:pPr>
      <w:hyperlink w:anchor="_Toc195865390" w:history="1">
        <w:r w:rsidR="00036915" w:rsidRPr="00D32E70">
          <w:rPr>
            <w:rStyle w:val="Hyperlink"/>
            <w:noProof/>
          </w:rPr>
          <w:t>Table 20 Cold masses at 40 K / 60 K</w:t>
        </w:r>
        <w:r w:rsidR="00036915">
          <w:rPr>
            <w:noProof/>
            <w:webHidden/>
          </w:rPr>
          <w:tab/>
        </w:r>
        <w:r w:rsidR="00036915">
          <w:rPr>
            <w:noProof/>
            <w:webHidden/>
          </w:rPr>
          <w:fldChar w:fldCharType="begin"/>
        </w:r>
        <w:r w:rsidR="00036915">
          <w:rPr>
            <w:noProof/>
            <w:webHidden/>
          </w:rPr>
          <w:instrText xml:space="preserve"> PAGEREF _Toc195865390 \h </w:instrText>
        </w:r>
        <w:r w:rsidR="00036915">
          <w:rPr>
            <w:noProof/>
            <w:webHidden/>
          </w:rPr>
        </w:r>
        <w:r w:rsidR="00036915">
          <w:rPr>
            <w:noProof/>
            <w:webHidden/>
          </w:rPr>
          <w:fldChar w:fldCharType="separate"/>
        </w:r>
        <w:r w:rsidR="00711812">
          <w:rPr>
            <w:noProof/>
            <w:webHidden/>
          </w:rPr>
          <w:t>115</w:t>
        </w:r>
        <w:r w:rsidR="00036915">
          <w:rPr>
            <w:noProof/>
            <w:webHidden/>
          </w:rPr>
          <w:fldChar w:fldCharType="end"/>
        </w:r>
      </w:hyperlink>
    </w:p>
    <w:p w14:paraId="359142C8" w14:textId="09ADC353" w:rsidR="00CF5D52" w:rsidRPr="00725372" w:rsidRDefault="00CF5D52" w:rsidP="00A82573">
      <w:r w:rsidRPr="00725372">
        <w:fldChar w:fldCharType="end"/>
      </w:r>
    </w:p>
    <w:p w14:paraId="5DF7CE94" w14:textId="41B7E6FF" w:rsidR="00A82573" w:rsidRPr="00725372" w:rsidRDefault="001A691B" w:rsidP="001A691B">
      <w:pPr>
        <w:pStyle w:val="Heading1numbered"/>
      </w:pPr>
      <w:bookmarkStart w:id="13" w:name="_Toc198518291"/>
      <w:r w:rsidRPr="00725372">
        <w:lastRenderedPageBreak/>
        <w:t>Introduction</w:t>
      </w:r>
      <w:bookmarkEnd w:id="13"/>
    </w:p>
    <w:p w14:paraId="794636C9" w14:textId="77777777" w:rsidR="000E7291" w:rsidRDefault="000E7291" w:rsidP="00144554">
      <w:bookmarkStart w:id="14" w:name="_Ref170920934"/>
      <w:bookmarkStart w:id="15" w:name="_Ref171081822"/>
      <w:bookmarkStart w:id="16" w:name="_Ref171086627"/>
      <w:bookmarkStart w:id="17" w:name="_Toc175324096"/>
    </w:p>
    <w:p w14:paraId="3B47A4FB" w14:textId="15312C0F" w:rsidR="00140665" w:rsidRDefault="000E7291" w:rsidP="00140665">
      <w:r>
        <w:t>“</w:t>
      </w:r>
      <w:r w:rsidRPr="008F67DC">
        <w:t xml:space="preserve">Phase 1 </w:t>
      </w:r>
      <w:r>
        <w:t>–</w:t>
      </w:r>
      <w:r w:rsidRPr="008F67DC">
        <w:t xml:space="preserve"> Implementation</w:t>
      </w:r>
      <w:r>
        <w:t>”</w:t>
      </w:r>
      <w:r w:rsidRPr="008F67DC">
        <w:t xml:space="preserve"> of the </w:t>
      </w:r>
      <w:commentRangeStart w:id="18"/>
      <w:commentRangeStart w:id="19"/>
      <w:r w:rsidRPr="00FC25B5">
        <w:t>MYRRHA</w:t>
      </w:r>
      <w:commentRangeEnd w:id="18"/>
      <w:r w:rsidR="00A445D7">
        <w:rPr>
          <w:rStyle w:val="CommentReference"/>
        </w:rPr>
        <w:commentReference w:id="18"/>
      </w:r>
      <w:commentRangeEnd w:id="19"/>
      <w:r w:rsidR="00A156C9">
        <w:rPr>
          <w:rStyle w:val="CommentReference"/>
        </w:rPr>
        <w:commentReference w:id="19"/>
      </w:r>
      <w:r w:rsidRPr="008F67DC">
        <w:t xml:space="preserve"> program focuses on the design, construction and commissioning of </w:t>
      </w:r>
      <w:r>
        <w:t>a 4 mA</w:t>
      </w:r>
      <w:r w:rsidRPr="008F67DC">
        <w:t xml:space="preserve"> </w:t>
      </w:r>
      <w:r>
        <w:t xml:space="preserve">100MeV super-conducting CW proton </w:t>
      </w:r>
      <w:r w:rsidRPr="008F67DC">
        <w:t>Linear Accelerator (</w:t>
      </w:r>
      <w:r w:rsidRPr="00FC25B5">
        <w:t>LINAC</w:t>
      </w:r>
      <w:r w:rsidRPr="008F67DC">
        <w:t>), a Proton Target Facility (PTF) and a Full Power Facility (FPF).</w:t>
      </w:r>
      <w:r>
        <w:t xml:space="preserve"> </w:t>
      </w:r>
      <w:r w:rsidRPr="008F67DC">
        <w:t>(Phase 2 of the MYRRHA program will be the extension to 600 MeV)</w:t>
      </w:r>
      <w:r>
        <w:t xml:space="preserve">. Further information about MYRRHA Phase I is provided in </w:t>
      </w:r>
      <w:r w:rsidR="00140665">
        <w:t xml:space="preserve">reference </w:t>
      </w:r>
      <w:r w:rsidR="00140665" w:rsidRPr="00B717BB">
        <w:rPr>
          <w:rStyle w:val="03SemiBoldChar"/>
        </w:rPr>
        <w:t>AD3</w:t>
      </w:r>
      <w:r w:rsidR="00140665">
        <w:t>.</w:t>
      </w:r>
    </w:p>
    <w:p w14:paraId="4841F523" w14:textId="13BF3451" w:rsidR="001A691B" w:rsidRPr="00725372" w:rsidRDefault="004612B7" w:rsidP="001A691B">
      <w:pPr>
        <w:pStyle w:val="Heading2numbered"/>
      </w:pPr>
      <w:bookmarkStart w:id="20" w:name="_Toc188541027"/>
      <w:bookmarkStart w:id="21" w:name="_Toc198518292"/>
      <w:r>
        <w:t xml:space="preserve">The </w:t>
      </w:r>
      <w:r w:rsidR="001A691B" w:rsidRPr="00725372">
        <w:t>LINAC</w:t>
      </w:r>
      <w:bookmarkEnd w:id="20"/>
      <w:bookmarkEnd w:id="21"/>
    </w:p>
    <w:p w14:paraId="7671829C" w14:textId="5D7A9C18" w:rsidR="00140665" w:rsidRDefault="00140665" w:rsidP="006D022B">
      <w:pPr>
        <w:pStyle w:val="AANormal"/>
      </w:pPr>
      <w:r>
        <w:t xml:space="preserve">The LINAC </w:t>
      </w:r>
      <w:r w:rsidR="000C313B">
        <w:t xml:space="preserve">(~100 m length) </w:t>
      </w:r>
      <w:r>
        <w:t>consists of a</w:t>
      </w:r>
      <w:r w:rsidR="00A445D7">
        <w:t xml:space="preserve"> normal conducting</w:t>
      </w:r>
      <w:r>
        <w:t xml:space="preserve"> injector, followed by a superconducting section. Th</w:t>
      </w:r>
      <w:r w:rsidR="000C012F">
        <w:t xml:space="preserve">e latter </w:t>
      </w:r>
      <w:r>
        <w:t xml:space="preserve">section accelerates protons from 17 to 100 MeV using 352.2 MHz single-spoke cavities operating at 2 K. Each Cavity (CAV) is submerged in saturated superfluid helium (He II) within Helium Tanks (HT), organized into pairs inside a Cryomodule (QM). Each QM is connected to </w:t>
      </w:r>
      <w:r w:rsidR="001A5756">
        <w:t>a dedicated</w:t>
      </w:r>
      <w:r>
        <w:t xml:space="preserve"> Cryogenic Valve Box (QVB)</w:t>
      </w:r>
      <w:r w:rsidR="00C249B5">
        <w:t>.</w:t>
      </w:r>
      <w:r w:rsidR="00455BD8">
        <w:t xml:space="preserve"> The </w:t>
      </w:r>
      <w:r w:rsidR="00CA70BB">
        <w:t xml:space="preserve">combination of one </w:t>
      </w:r>
      <w:r w:rsidR="00455BD8">
        <w:t xml:space="preserve">QM and </w:t>
      </w:r>
      <w:r w:rsidR="00CA70BB">
        <w:t xml:space="preserve">one QVB is called </w:t>
      </w:r>
      <w:r>
        <w:t xml:space="preserve">a Cryo-Cell (QCELL). The full LINAC configuration will comprise sixty CAVs </w:t>
      </w:r>
      <w:r w:rsidR="005826EA">
        <w:t>in</w:t>
      </w:r>
      <w:r>
        <w:t xml:space="preserve"> thirty QMs. Initial deployment includes twenty-four QMs; the remaining six are to be added later.</w:t>
      </w:r>
    </w:p>
    <w:p w14:paraId="5321F6DA" w14:textId="3592544E" w:rsidR="001A691B" w:rsidRPr="00725372" w:rsidRDefault="00CB1438" w:rsidP="001A691B">
      <w:pPr>
        <w:pStyle w:val="Heading2numbered"/>
      </w:pPr>
      <w:bookmarkStart w:id="22" w:name="_Toc188541028"/>
      <w:bookmarkStart w:id="23" w:name="_Toc198518293"/>
      <w:r>
        <w:t>Cryo</w:t>
      </w:r>
      <w:r w:rsidR="00144554">
        <w:t>genic System</w:t>
      </w:r>
      <w:bookmarkEnd w:id="22"/>
      <w:bookmarkEnd w:id="23"/>
    </w:p>
    <w:p w14:paraId="1AF48E19" w14:textId="3BAD510A" w:rsidR="00144554" w:rsidRPr="008A04CC" w:rsidRDefault="00144554" w:rsidP="00144554">
      <w:pPr>
        <w:rPr>
          <w:rFonts w:cs="Segoe UI"/>
          <w:b/>
          <w:bCs/>
        </w:rPr>
      </w:pPr>
      <w:r w:rsidRPr="00144554">
        <w:rPr>
          <w:rFonts w:cs="Segoe UI"/>
        </w:rPr>
        <w:t xml:space="preserve">The </w:t>
      </w:r>
      <w:commentRangeStart w:id="24"/>
      <w:r w:rsidR="00A156C9">
        <w:rPr>
          <w:rFonts w:cs="Segoe UI"/>
        </w:rPr>
        <w:t>Cryoplant (QPLANT</w:t>
      </w:r>
      <w:commentRangeEnd w:id="24"/>
      <w:r w:rsidR="00A156C9">
        <w:rPr>
          <w:rStyle w:val="CommentReference"/>
        </w:rPr>
        <w:commentReference w:id="24"/>
      </w:r>
      <w:r w:rsidR="00A156C9">
        <w:rPr>
          <w:rFonts w:cs="Segoe UI"/>
        </w:rPr>
        <w:t>)</w:t>
      </w:r>
      <w:r w:rsidRPr="00144554">
        <w:rPr>
          <w:rFonts w:cs="Segoe UI"/>
        </w:rPr>
        <w:t xml:space="preserve">, a subsystem of the </w:t>
      </w:r>
      <w:r w:rsidR="00376FC9">
        <w:rPr>
          <w:rFonts w:cs="Segoe UI"/>
        </w:rPr>
        <w:t>C</w:t>
      </w:r>
      <w:r w:rsidRPr="00144554">
        <w:rPr>
          <w:rFonts w:cs="Segoe UI"/>
        </w:rPr>
        <w:t>ryogenic System</w:t>
      </w:r>
      <w:r>
        <w:rPr>
          <w:rFonts w:cs="Segoe UI"/>
        </w:rPr>
        <w:t xml:space="preserve"> (</w:t>
      </w:r>
      <w:r>
        <w:rPr>
          <w:rFonts w:cs="Segoe UI"/>
        </w:rPr>
        <w:fldChar w:fldCharType="begin"/>
      </w:r>
      <w:r>
        <w:rPr>
          <w:rFonts w:cs="Segoe UI"/>
        </w:rPr>
        <w:instrText xml:space="preserve"> REF _Ref158911509 \h </w:instrText>
      </w:r>
      <w:r>
        <w:rPr>
          <w:rFonts w:cs="Segoe UI"/>
        </w:rPr>
      </w:r>
      <w:r>
        <w:rPr>
          <w:rFonts w:cs="Segoe UI"/>
        </w:rPr>
        <w:fldChar w:fldCharType="separate"/>
      </w:r>
      <w:r w:rsidR="00711812" w:rsidRPr="00725372">
        <w:t xml:space="preserve">Figure </w:t>
      </w:r>
      <w:r w:rsidR="00711812">
        <w:rPr>
          <w:noProof/>
        </w:rPr>
        <w:t>1</w:t>
      </w:r>
      <w:r>
        <w:rPr>
          <w:rFonts w:cs="Segoe UI"/>
        </w:rPr>
        <w:fldChar w:fldCharType="end"/>
      </w:r>
      <w:r>
        <w:rPr>
          <w:rFonts w:cs="Segoe UI"/>
        </w:rPr>
        <w:t>)</w:t>
      </w:r>
      <w:r w:rsidRPr="00144554">
        <w:rPr>
          <w:rFonts w:cs="Segoe UI"/>
        </w:rPr>
        <w:t>, is designed to provide refrigeration to QMs</w:t>
      </w:r>
      <w:r>
        <w:rPr>
          <w:rFonts w:cs="Segoe UI"/>
        </w:rPr>
        <w:t xml:space="preserve"> </w:t>
      </w:r>
      <w:r w:rsidRPr="00144554">
        <w:rPr>
          <w:rFonts w:cs="Segoe UI"/>
        </w:rPr>
        <w:t xml:space="preserve">via the Cryogenic Distribution System </w:t>
      </w:r>
      <w:r w:rsidRPr="00A156C9">
        <w:rPr>
          <w:rFonts w:cs="Segoe UI"/>
        </w:rPr>
        <w:t>(</w:t>
      </w:r>
      <w:r w:rsidRPr="008A04CC">
        <w:rPr>
          <w:rFonts w:cs="Segoe UI"/>
        </w:rPr>
        <w:t>QDIST</w:t>
      </w:r>
      <w:r w:rsidRPr="00A156C9">
        <w:rPr>
          <w:rFonts w:cs="Segoe U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1A691B" w:rsidRPr="00725372" w14:paraId="6559E850" w14:textId="77777777" w:rsidTr="002B6EDD">
        <w:tc>
          <w:tcPr>
            <w:tcW w:w="9354" w:type="dxa"/>
          </w:tcPr>
          <w:bookmarkEnd w:id="14"/>
          <w:bookmarkEnd w:id="15"/>
          <w:bookmarkEnd w:id="16"/>
          <w:bookmarkEnd w:id="17"/>
          <w:p w14:paraId="1E2AA71E" w14:textId="539352AD" w:rsidR="001A691B" w:rsidRPr="00725372" w:rsidRDefault="00414463" w:rsidP="002B6EDD">
            <w:pPr>
              <w:jc w:val="center"/>
            </w:pPr>
            <w:r w:rsidRPr="00725372">
              <w:object w:dxaOrig="28128" w:dyaOrig="17112" w14:anchorId="1835D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244.65pt" o:ole="">
                  <v:imagedata r:id="rId22" o:title=""/>
                </v:shape>
                <o:OLEObject Type="Embed" ProgID="Visio.Drawing.15" ShapeID="_x0000_i1025" DrawAspect="Content" ObjectID="_1809131667" r:id="rId23"/>
              </w:object>
            </w:r>
          </w:p>
        </w:tc>
      </w:tr>
      <w:tr w:rsidR="001A691B" w:rsidRPr="00725372" w14:paraId="309BA149" w14:textId="77777777" w:rsidTr="002B6EDD">
        <w:tc>
          <w:tcPr>
            <w:tcW w:w="9354" w:type="dxa"/>
          </w:tcPr>
          <w:p w14:paraId="45322AAA" w14:textId="7689C987" w:rsidR="001A691B" w:rsidRPr="00725372" w:rsidRDefault="001A691B" w:rsidP="002B6EDD">
            <w:pPr>
              <w:pStyle w:val="Caption"/>
            </w:pPr>
            <w:bookmarkStart w:id="25" w:name="_Ref158911509"/>
            <w:bookmarkStart w:id="26" w:name="_Ref159571690"/>
            <w:bookmarkStart w:id="27" w:name="_Toc190680889"/>
            <w:bookmarkStart w:id="28" w:name="_Toc195865357"/>
            <w:r w:rsidRPr="00725372">
              <w:t xml:space="preserve">Figure </w:t>
            </w:r>
            <w:r w:rsidR="00B619DE">
              <w:fldChar w:fldCharType="begin"/>
            </w:r>
            <w:r w:rsidR="00B619DE">
              <w:instrText xml:space="preserve"> SEQ Figure \* ARABIC </w:instrText>
            </w:r>
            <w:r w:rsidR="00B619DE">
              <w:fldChar w:fldCharType="separate"/>
            </w:r>
            <w:r w:rsidR="00711812">
              <w:rPr>
                <w:noProof/>
              </w:rPr>
              <w:t>1</w:t>
            </w:r>
            <w:r w:rsidR="00B619DE">
              <w:fldChar w:fldCharType="end"/>
            </w:r>
            <w:bookmarkEnd w:id="25"/>
            <w:r w:rsidRPr="00725372">
              <w:t xml:space="preserve"> Overall layout of the Cryogenic System</w:t>
            </w:r>
            <w:bookmarkEnd w:id="26"/>
            <w:commentRangeStart w:id="29"/>
            <w:commentRangeStart w:id="30"/>
            <w:commentRangeEnd w:id="29"/>
            <w:r w:rsidR="003F5B6B" w:rsidRPr="00725372">
              <w:rPr>
                <w:rStyle w:val="CommentReference"/>
                <w:rFonts w:ascii="Segoe UI" w:hAnsi="Segoe UI"/>
                <w:iCs w:val="0"/>
                <w:color w:val="auto"/>
              </w:rPr>
              <w:commentReference w:id="29"/>
            </w:r>
            <w:commentRangeEnd w:id="30"/>
            <w:r w:rsidR="0054428C">
              <w:rPr>
                <w:rStyle w:val="CommentReference"/>
                <w:rFonts w:ascii="Segoe UI" w:hAnsi="Segoe UI"/>
                <w:iCs w:val="0"/>
                <w:color w:val="auto"/>
              </w:rPr>
              <w:commentReference w:id="30"/>
            </w:r>
            <w:r w:rsidRPr="00725372">
              <w:t>.</w:t>
            </w:r>
            <w:bookmarkEnd w:id="27"/>
            <w:bookmarkEnd w:id="28"/>
          </w:p>
        </w:tc>
      </w:tr>
    </w:tbl>
    <w:p w14:paraId="09682A4B" w14:textId="77777777" w:rsidR="004551A0" w:rsidRPr="00725372" w:rsidRDefault="004551A0">
      <w:pPr>
        <w:spacing w:after="160" w:line="259" w:lineRule="auto"/>
        <w:jc w:val="left"/>
        <w:rPr>
          <w:lang w:eastAsia="fr-FR"/>
        </w:rPr>
      </w:pPr>
      <w:r w:rsidRPr="00725372">
        <w:rPr>
          <w:lang w:eastAsia="fr-FR"/>
        </w:rPr>
        <w:br w:type="page"/>
      </w:r>
    </w:p>
    <w:p w14:paraId="60293952" w14:textId="39E2285D" w:rsidR="00144554" w:rsidRPr="00144554" w:rsidRDefault="00144554" w:rsidP="00144554">
      <w:pPr>
        <w:rPr>
          <w:lang w:eastAsia="fr-FR"/>
        </w:rPr>
      </w:pPr>
      <w:r w:rsidRPr="008A04CC">
        <w:rPr>
          <w:lang w:eastAsia="fr-FR"/>
        </w:rPr>
        <w:lastRenderedPageBreak/>
        <w:t>QDIST</w:t>
      </w:r>
      <w:r w:rsidRPr="00A156C9">
        <w:rPr>
          <w:lang w:eastAsia="fr-FR"/>
        </w:rPr>
        <w:t xml:space="preserve"> </w:t>
      </w:r>
      <w:r w:rsidRPr="00144554">
        <w:rPr>
          <w:lang w:eastAsia="fr-FR"/>
        </w:rPr>
        <w:t>comprises the QLM, the string of QVBs, and the QVE. The QLM</w:t>
      </w:r>
      <w:r w:rsidR="00A156C9">
        <w:rPr>
          <w:lang w:eastAsia="fr-FR"/>
        </w:rPr>
        <w:t xml:space="preserve"> </w:t>
      </w:r>
      <w:r w:rsidRPr="00144554">
        <w:rPr>
          <w:lang w:eastAsia="fr-FR"/>
        </w:rPr>
        <w:t xml:space="preserve">houses the main headers distributing cold helium </w:t>
      </w:r>
      <w:r w:rsidR="00076BC9">
        <w:rPr>
          <w:lang w:eastAsia="fr-FR"/>
        </w:rPr>
        <w:t>at</w:t>
      </w:r>
      <w:r w:rsidRPr="00144554">
        <w:rPr>
          <w:lang w:eastAsia="fr-FR"/>
        </w:rPr>
        <w:t xml:space="preserve"> multiple temperature levels. </w:t>
      </w:r>
      <w:r w:rsidR="003F3218">
        <w:rPr>
          <w:lang w:eastAsia="fr-FR"/>
        </w:rPr>
        <w:t>The QLM</w:t>
      </w:r>
      <w:r w:rsidRPr="00144554">
        <w:rPr>
          <w:lang w:eastAsia="fr-FR"/>
        </w:rPr>
        <w:t xml:space="preserve"> enter</w:t>
      </w:r>
      <w:r w:rsidR="009F39D0">
        <w:rPr>
          <w:lang w:eastAsia="fr-FR"/>
        </w:rPr>
        <w:t>s</w:t>
      </w:r>
      <w:r w:rsidRPr="00144554">
        <w:rPr>
          <w:lang w:eastAsia="fr-FR"/>
        </w:rPr>
        <w:t xml:space="preserve"> the</w:t>
      </w:r>
      <w:r w:rsidR="00A156C9">
        <w:rPr>
          <w:lang w:eastAsia="fr-FR"/>
        </w:rPr>
        <w:t xml:space="preserve"> </w:t>
      </w:r>
      <w:r w:rsidRPr="00144554">
        <w:rPr>
          <w:lang w:eastAsia="fr-FR"/>
        </w:rPr>
        <w:t>LINAC Tunnel (LTU) via a radiation-protect</w:t>
      </w:r>
      <w:r w:rsidR="009B1696">
        <w:rPr>
          <w:lang w:eastAsia="fr-FR"/>
        </w:rPr>
        <w:t>ion</w:t>
      </w:r>
      <w:r w:rsidRPr="00144554">
        <w:rPr>
          <w:lang w:eastAsia="fr-FR"/>
        </w:rPr>
        <w:t xml:space="preserve"> chicane. Each QCELL regulates its helium mass flow by</w:t>
      </w:r>
    </w:p>
    <w:p w14:paraId="2888F554" w14:textId="77777777" w:rsidR="00144554" w:rsidRPr="00144554" w:rsidRDefault="00144554" w:rsidP="00144554">
      <w:pPr>
        <w:rPr>
          <w:lang w:eastAsia="fr-FR"/>
        </w:rPr>
      </w:pPr>
      <w:r w:rsidRPr="00144554">
        <w:rPr>
          <w:lang w:eastAsia="fr-FR"/>
        </w:rPr>
        <w:t>tapping from and returning to the distribution headers. Additionally, QVBs include He II conditioning</w:t>
      </w:r>
    </w:p>
    <w:p w14:paraId="29386FA2" w14:textId="77777777" w:rsidR="00144554" w:rsidRDefault="00144554" w:rsidP="00144554">
      <w:pPr>
        <w:rPr>
          <w:lang w:eastAsia="fr-FR"/>
        </w:rPr>
      </w:pPr>
      <w:r w:rsidRPr="00144554">
        <w:rPr>
          <w:lang w:eastAsia="fr-FR"/>
        </w:rPr>
        <w:t>capabilities. Excess flow is bypassed through the QVE.</w:t>
      </w:r>
    </w:p>
    <w:p w14:paraId="000418D3" w14:textId="77777777" w:rsidR="00144554" w:rsidRPr="00144554" w:rsidRDefault="00144554" w:rsidP="00144554">
      <w:pPr>
        <w:rPr>
          <w:lang w:eastAsia="fr-FR"/>
        </w:rPr>
      </w:pPr>
    </w:p>
    <w:p w14:paraId="751F64B4" w14:textId="34E566ED" w:rsidR="00144554" w:rsidRPr="00144554" w:rsidRDefault="00144554" w:rsidP="00144554">
      <w:pPr>
        <w:rPr>
          <w:lang w:eastAsia="fr-FR"/>
        </w:rPr>
      </w:pPr>
      <w:r w:rsidRPr="00144554">
        <w:rPr>
          <w:lang w:eastAsia="fr-FR"/>
        </w:rPr>
        <w:t xml:space="preserve">The </w:t>
      </w:r>
      <w:r w:rsidRPr="008A04CC">
        <w:rPr>
          <w:lang w:eastAsia="fr-FR"/>
        </w:rPr>
        <w:t>QPLANT</w:t>
      </w:r>
      <w:r w:rsidRPr="00A156C9">
        <w:rPr>
          <w:lang w:eastAsia="fr-FR"/>
        </w:rPr>
        <w:t xml:space="preserve"> </w:t>
      </w:r>
      <w:r w:rsidRPr="00144554">
        <w:rPr>
          <w:lang w:eastAsia="fr-FR"/>
        </w:rPr>
        <w:t xml:space="preserve">includes a </w:t>
      </w:r>
      <w:r w:rsidR="00A00659">
        <w:rPr>
          <w:lang w:eastAsia="fr-FR"/>
        </w:rPr>
        <w:t>WCS</w:t>
      </w:r>
      <w:r w:rsidRPr="00144554">
        <w:rPr>
          <w:lang w:eastAsia="fr-FR"/>
        </w:rPr>
        <w:t xml:space="preserve"> connected to helium storage vessels, a</w:t>
      </w:r>
    </w:p>
    <w:p w14:paraId="506738D6" w14:textId="77777777" w:rsidR="00144554" w:rsidRPr="00144554" w:rsidRDefault="00144554" w:rsidP="00144554">
      <w:pPr>
        <w:rPr>
          <w:lang w:eastAsia="fr-FR"/>
        </w:rPr>
      </w:pPr>
      <w:r w:rsidRPr="00144554">
        <w:rPr>
          <w:lang w:eastAsia="fr-FR"/>
        </w:rPr>
        <w:t>Cold Box for refrigeration processes, and process equipment for drying, oil removal, gas management, and</w:t>
      </w:r>
    </w:p>
    <w:p w14:paraId="55465D42" w14:textId="7137D44A" w:rsidR="00144554" w:rsidRPr="00144554" w:rsidRDefault="00144554" w:rsidP="009F39D0">
      <w:pPr>
        <w:rPr>
          <w:lang w:eastAsia="fr-FR"/>
        </w:rPr>
      </w:pPr>
      <w:r w:rsidRPr="00144554">
        <w:rPr>
          <w:lang w:eastAsia="fr-FR"/>
        </w:rPr>
        <w:t xml:space="preserve">purification. An indicative Process Flow Diagram of the </w:t>
      </w:r>
      <w:r w:rsidR="00A156C9">
        <w:rPr>
          <w:lang w:eastAsia="fr-FR"/>
        </w:rPr>
        <w:t>QPLANT</w:t>
      </w:r>
      <w:r w:rsidRPr="00144554">
        <w:rPr>
          <w:lang w:eastAsia="fr-FR"/>
        </w:rPr>
        <w:t xml:space="preserve"> is shown in </w:t>
      </w:r>
      <w:r w:rsidRPr="00725372">
        <w:rPr>
          <w:rStyle w:val="AAReferencedChar"/>
        </w:rPr>
        <w:fldChar w:fldCharType="begin"/>
      </w:r>
      <w:r w:rsidRPr="00725372">
        <w:rPr>
          <w:rStyle w:val="AAReferencedChar"/>
        </w:rPr>
        <w:instrText xml:space="preserve"> REF _Ref183677656 \h  \* MERGEFORMAT </w:instrText>
      </w:r>
      <w:r w:rsidRPr="00725372">
        <w:rPr>
          <w:rStyle w:val="AAReferencedChar"/>
        </w:rPr>
      </w:r>
      <w:r w:rsidRPr="00725372">
        <w:rPr>
          <w:rStyle w:val="AAReferencedChar"/>
        </w:rPr>
        <w:fldChar w:fldCharType="separate"/>
      </w:r>
      <w:r w:rsidR="00711812" w:rsidRPr="00711812">
        <w:rPr>
          <w:rStyle w:val="AAReferencedChar"/>
        </w:rPr>
        <w:t>Figure 2</w:t>
      </w:r>
      <w:r w:rsidRPr="00725372">
        <w:rPr>
          <w:rStyle w:val="AAReferencedChar"/>
        </w:rPr>
        <w:fldChar w:fldCharType="end"/>
      </w:r>
      <w:r w:rsidRPr="00725372">
        <w:rPr>
          <w:lang w:eastAsia="fr-FR"/>
        </w:rPr>
        <w:t>.</w:t>
      </w:r>
    </w:p>
    <w:p w14:paraId="2A7E7DF3" w14:textId="7E7A01F0" w:rsidR="001A691B" w:rsidRPr="00725372" w:rsidRDefault="00C00338" w:rsidP="001A691B">
      <w:pPr>
        <w:keepNext/>
        <w:spacing w:after="0" w:line="280" w:lineRule="atLeast"/>
        <w:ind w:left="-450"/>
      </w:pPr>
      <w:r w:rsidRPr="00725372">
        <w:object w:dxaOrig="19425" w:dyaOrig="17085" w14:anchorId="626172A0">
          <v:shape id="_x0000_i1026" type="#_x0000_t75" style="width:445pt;height:389.5pt" o:ole="">
            <v:imagedata r:id="rId24" o:title=""/>
          </v:shape>
          <o:OLEObject Type="Embed" ProgID="Visio.Drawing.15" ShapeID="_x0000_i1026" DrawAspect="Content" ObjectID="_1809131668" r:id="rId25"/>
        </w:object>
      </w:r>
    </w:p>
    <w:p w14:paraId="51B28F38" w14:textId="6EAAFEA4" w:rsidR="001A691B" w:rsidRPr="00725372" w:rsidRDefault="001A691B" w:rsidP="001A691B">
      <w:pPr>
        <w:pStyle w:val="Caption"/>
      </w:pPr>
      <w:bookmarkStart w:id="31" w:name="_Ref183677656"/>
      <w:bookmarkStart w:id="32" w:name="_Toc195865358"/>
      <w:r w:rsidRPr="00725372">
        <w:t xml:space="preserve">Figure </w:t>
      </w:r>
      <w:r w:rsidR="00B619DE">
        <w:fldChar w:fldCharType="begin"/>
      </w:r>
      <w:r w:rsidR="00B619DE">
        <w:instrText xml:space="preserve"> SEQ Figure \* ARABIC </w:instrText>
      </w:r>
      <w:r w:rsidR="00B619DE">
        <w:fldChar w:fldCharType="separate"/>
      </w:r>
      <w:r w:rsidR="00711812">
        <w:rPr>
          <w:noProof/>
        </w:rPr>
        <w:t>2</w:t>
      </w:r>
      <w:r w:rsidR="00B619DE">
        <w:fldChar w:fldCharType="end"/>
      </w:r>
      <w:bookmarkEnd w:id="31"/>
      <w:r w:rsidRPr="00725372">
        <w:t xml:space="preserve"> </w:t>
      </w:r>
      <w:r w:rsidR="00A156C9">
        <w:t>QPLANT</w:t>
      </w:r>
      <w:r w:rsidRPr="00725372">
        <w:t>’s Simplified Process Flow Diagram</w:t>
      </w:r>
      <w:bookmarkEnd w:id="32"/>
      <w:r w:rsidRPr="00725372">
        <w:t xml:space="preserve"> </w:t>
      </w:r>
    </w:p>
    <w:p w14:paraId="19CD9102" w14:textId="77777777" w:rsidR="00C00338" w:rsidRDefault="00C00338" w:rsidP="001A691B"/>
    <w:p w14:paraId="55909B4F" w14:textId="1D102A54" w:rsidR="00144554" w:rsidRDefault="00144554" w:rsidP="00144554">
      <w:r w:rsidRPr="00144554">
        <w:t xml:space="preserve">The </w:t>
      </w:r>
      <w:r w:rsidR="00A156C9">
        <w:t>QPLANT</w:t>
      </w:r>
      <w:r w:rsidRPr="00144554">
        <w:t xml:space="preserve"> is located in different areas as shown in the layout </w:t>
      </w:r>
      <w:r w:rsidR="00973FD2">
        <w:t xml:space="preserve">in </w:t>
      </w:r>
      <w:r w:rsidR="00AC7476" w:rsidRPr="00725372">
        <w:rPr>
          <w:rStyle w:val="AAReferencedChar"/>
        </w:rPr>
        <w:fldChar w:fldCharType="begin"/>
      </w:r>
      <w:r w:rsidR="00AC7476" w:rsidRPr="00725372">
        <w:rPr>
          <w:rStyle w:val="AAReferencedChar"/>
        </w:rPr>
        <w:instrText xml:space="preserve"> REF _Ref190681166 \h  \* MERGEFORMAT </w:instrText>
      </w:r>
      <w:r w:rsidR="00AC7476" w:rsidRPr="00725372">
        <w:rPr>
          <w:rStyle w:val="AAReferencedChar"/>
        </w:rPr>
      </w:r>
      <w:r w:rsidR="00AC7476" w:rsidRPr="00725372">
        <w:rPr>
          <w:rStyle w:val="AAReferencedChar"/>
        </w:rPr>
        <w:fldChar w:fldCharType="separate"/>
      </w:r>
      <w:r w:rsidR="00711812" w:rsidRPr="00711812">
        <w:rPr>
          <w:rStyle w:val="AAReferencedChar"/>
        </w:rPr>
        <w:t>Figure 3</w:t>
      </w:r>
      <w:r w:rsidR="00AC7476" w:rsidRPr="00725372">
        <w:rPr>
          <w:rStyle w:val="AAReferencedChar"/>
        </w:rPr>
        <w:fldChar w:fldCharType="end"/>
      </w:r>
      <w:r w:rsidR="00AC7476" w:rsidRPr="00725372">
        <w:rPr>
          <w:rStyle w:val="AAReferencedChar"/>
        </w:rPr>
        <w:t>:</w:t>
      </w:r>
    </w:p>
    <w:p w14:paraId="06B271B2" w14:textId="66FAB89F" w:rsidR="00144554" w:rsidRPr="000F1215" w:rsidRDefault="00144554" w:rsidP="00144554">
      <w:pPr>
        <w:pStyle w:val="BulletListNormal"/>
        <w:rPr>
          <w:rFonts w:ascii="Segoe UI Semibold" w:hAnsi="Segoe UI Semibold"/>
          <w:color w:val="562873" w:themeColor="accent1"/>
          <w:lang w:val="en-GB"/>
        </w:rPr>
      </w:pPr>
      <w:r w:rsidRPr="000F1215">
        <w:rPr>
          <w:rStyle w:val="AASemiBoldChar"/>
        </w:rPr>
        <w:t xml:space="preserve">Compressor Room: </w:t>
      </w:r>
      <w:r w:rsidRPr="000F1215">
        <w:t>Location for the Warm Compression Station (WCS)</w:t>
      </w:r>
    </w:p>
    <w:p w14:paraId="1335D530" w14:textId="4E8C1275" w:rsidR="00144554" w:rsidRPr="000F1215" w:rsidRDefault="00144554" w:rsidP="00144554">
      <w:pPr>
        <w:pStyle w:val="BulletListNormal"/>
        <w:rPr>
          <w:lang w:val="en-GB"/>
        </w:rPr>
      </w:pPr>
      <w:r w:rsidRPr="000F1215">
        <w:rPr>
          <w:rStyle w:val="AASemiBoldChar"/>
        </w:rPr>
        <w:t>Storage Area</w:t>
      </w:r>
      <w:r w:rsidRPr="00144554">
        <w:t xml:space="preserve"> (outside): Location for helium storage vessels and (if needed) liquid nitrogen storage</w:t>
      </w:r>
      <w:r w:rsidR="00BA7EED">
        <w:t xml:space="preserve"> vessels</w:t>
      </w:r>
      <w:r w:rsidRPr="00144554">
        <w:t>.</w:t>
      </w:r>
    </w:p>
    <w:p w14:paraId="55D57E45" w14:textId="2C2E8B88" w:rsidR="00144554" w:rsidRPr="0092519B" w:rsidRDefault="00144554" w:rsidP="000F1215">
      <w:pPr>
        <w:pStyle w:val="BulletListNormal"/>
        <w:rPr>
          <w:lang w:val="en-GB"/>
        </w:rPr>
      </w:pPr>
      <w:r w:rsidRPr="000F1215">
        <w:rPr>
          <w:rStyle w:val="AASemiBoldChar"/>
        </w:rPr>
        <w:t>Cold Box Room</w:t>
      </w:r>
      <w:r w:rsidRPr="00144554">
        <w:rPr>
          <w:lang w:val="en-GB"/>
        </w:rPr>
        <w:t xml:space="preserve">: Location for the QRB with the associated warm panel. </w:t>
      </w:r>
      <w:r w:rsidRPr="00144554">
        <w:t>In addition, if a liquid helium storage is needed for the operation of the</w:t>
      </w:r>
      <w:r>
        <w:t xml:space="preserve"> </w:t>
      </w:r>
      <w:r w:rsidRPr="00144554">
        <w:t>cryogenic system, it is in this room.</w:t>
      </w:r>
    </w:p>
    <w:p w14:paraId="518C5415" w14:textId="6D1AE6BA" w:rsidR="0092519B" w:rsidRPr="00744AE2" w:rsidRDefault="0092519B" w:rsidP="000F1215">
      <w:pPr>
        <w:pStyle w:val="BulletListNormal"/>
        <w:rPr>
          <w:lang w:val="en-GB"/>
        </w:rPr>
      </w:pPr>
      <w:r>
        <w:rPr>
          <w:rStyle w:val="AASemiBoldChar"/>
        </w:rPr>
        <w:t>Connecting rooms</w:t>
      </w:r>
      <w:r w:rsidRPr="0092519B">
        <w:t>:</w:t>
      </w:r>
      <w:r>
        <w:rPr>
          <w:lang w:val="en-GB"/>
        </w:rPr>
        <w:t xml:space="preserve"> The W</w:t>
      </w:r>
      <w:r w:rsidRPr="00144554">
        <w:rPr>
          <w:lang w:val="en-GB"/>
        </w:rPr>
        <w:t>arm lines from the</w:t>
      </w:r>
      <w:r>
        <w:rPr>
          <w:lang w:val="en-GB"/>
        </w:rPr>
        <w:t xml:space="preserve"> </w:t>
      </w:r>
      <w:r w:rsidRPr="00144554">
        <w:t xml:space="preserve">WCS </w:t>
      </w:r>
      <w:r>
        <w:t xml:space="preserve">to </w:t>
      </w:r>
      <w:r w:rsidRPr="00144554">
        <w:t>the QRB</w:t>
      </w:r>
      <w:r>
        <w:t xml:space="preserve"> cross multiple other rooms</w:t>
      </w:r>
      <w:r w:rsidRPr="00144554">
        <w:t>.</w:t>
      </w:r>
    </w:p>
    <w:p w14:paraId="562CD28C" w14:textId="4034B081" w:rsidR="001A691B" w:rsidRPr="00725372" w:rsidRDefault="00981EBE" w:rsidP="00981EBE">
      <w:pPr>
        <w:pStyle w:val="BulletListNormal"/>
        <w:numPr>
          <w:ilvl w:val="0"/>
          <w:numId w:val="0"/>
        </w:numPr>
        <w:jc w:val="left"/>
      </w:pPr>
      <w:r>
        <w:rPr>
          <w:noProof/>
          <w:lang w:eastAsia="en-US"/>
        </w:rPr>
        <w:lastRenderedPageBreak/>
        <w:drawing>
          <wp:inline distT="0" distB="0" distL="0" distR="0" wp14:anchorId="34C0868B" wp14:editId="3E2BB57D">
            <wp:extent cx="5940000" cy="2379600"/>
            <wp:effectExtent l="0" t="0" r="3810" b="1905"/>
            <wp:docPr id="1310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2748" name="Picture 131082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000" cy="2379600"/>
                    </a:xfrm>
                    <a:prstGeom prst="rect">
                      <a:avLst/>
                    </a:prstGeom>
                  </pic:spPr>
                </pic:pic>
              </a:graphicData>
            </a:graphic>
          </wp:inline>
        </w:drawing>
      </w:r>
    </w:p>
    <w:p w14:paraId="10961E8D" w14:textId="383E2AD3" w:rsidR="001A691B" w:rsidRDefault="001A691B" w:rsidP="001A691B">
      <w:pPr>
        <w:pStyle w:val="Captioncentered"/>
        <w:rPr>
          <w:lang w:val="en-GB"/>
        </w:rPr>
      </w:pPr>
      <w:bookmarkStart w:id="33" w:name="_Ref190681166"/>
      <w:bookmarkStart w:id="34" w:name="_Toc190680902"/>
      <w:bookmarkStart w:id="35" w:name="_Toc195865359"/>
      <w:r w:rsidRPr="00725372">
        <w:rPr>
          <w:lang w:val="en-GB"/>
        </w:rPr>
        <w:t xml:space="preserve">Figure </w:t>
      </w:r>
      <w:r w:rsidR="00B619DE">
        <w:rPr>
          <w:lang w:val="en-GB"/>
        </w:rPr>
        <w:fldChar w:fldCharType="begin"/>
      </w:r>
      <w:r w:rsidR="00B619DE">
        <w:rPr>
          <w:lang w:val="en-GB"/>
        </w:rPr>
        <w:instrText xml:space="preserve"> SEQ Figure \* ARABIC </w:instrText>
      </w:r>
      <w:r w:rsidR="00B619DE">
        <w:rPr>
          <w:lang w:val="en-GB"/>
        </w:rPr>
        <w:fldChar w:fldCharType="separate"/>
      </w:r>
      <w:r w:rsidR="00711812">
        <w:rPr>
          <w:noProof/>
          <w:lang w:val="en-GB"/>
        </w:rPr>
        <w:t>3</w:t>
      </w:r>
      <w:r w:rsidR="00B619DE">
        <w:rPr>
          <w:lang w:val="en-GB"/>
        </w:rPr>
        <w:fldChar w:fldCharType="end"/>
      </w:r>
      <w:bookmarkEnd w:id="33"/>
      <w:r w:rsidRPr="00725372">
        <w:rPr>
          <w:lang w:val="en-GB"/>
        </w:rPr>
        <w:t> View of the buildings.</w:t>
      </w:r>
      <w:bookmarkEnd w:id="34"/>
      <w:bookmarkEnd w:id="35"/>
    </w:p>
    <w:p w14:paraId="74D995BB" w14:textId="77777777" w:rsidR="00140665" w:rsidRDefault="00140665" w:rsidP="00140665"/>
    <w:p w14:paraId="63F9B6A3" w14:textId="4200C192" w:rsidR="00144554" w:rsidRPr="00144554" w:rsidRDefault="00144554" w:rsidP="00662592">
      <w:pPr>
        <w:pStyle w:val="Heading2numbered"/>
      </w:pPr>
      <w:bookmarkStart w:id="36" w:name="_Toc198518294"/>
      <w:r w:rsidRPr="00144554">
        <w:t>Cryogenic User</w:t>
      </w:r>
      <w:r w:rsidR="00690673">
        <w:t>s</w:t>
      </w:r>
      <w:bookmarkEnd w:id="36"/>
    </w:p>
    <w:p w14:paraId="7DE08A37" w14:textId="63B72F19" w:rsidR="00144554" w:rsidRPr="00744A80" w:rsidRDefault="00144554" w:rsidP="00144554">
      <w:pPr>
        <w:rPr>
          <w:b/>
          <w:bCs/>
        </w:rPr>
      </w:pPr>
      <w:r w:rsidRPr="00144554">
        <w:t xml:space="preserve">Each Cryogenic User (QCELL), see Figure 4, interfaces with the </w:t>
      </w:r>
      <w:r w:rsidR="00A156C9">
        <w:t>QPLANT</w:t>
      </w:r>
      <w:r w:rsidRPr="00144554">
        <w:t xml:space="preserve"> via designated helium lines (</w:t>
      </w:r>
      <w:r w:rsidRPr="00744A80">
        <w:rPr>
          <w:b/>
          <w:bCs/>
        </w:rPr>
        <w:t>A, B,</w:t>
      </w:r>
    </w:p>
    <w:p w14:paraId="2A235B9D" w14:textId="77777777" w:rsidR="00144554" w:rsidRPr="00725372" w:rsidRDefault="00144554" w:rsidP="00144554">
      <w:r w:rsidRPr="00744A80">
        <w:rPr>
          <w:b/>
          <w:bCs/>
        </w:rPr>
        <w:t>D, E, W</w:t>
      </w:r>
      <w:r w:rsidRPr="00144554">
        <w:t>), which correspond to main helium circulation circuits as detailed in Table 1</w:t>
      </w:r>
    </w:p>
    <w:p w14:paraId="45E7E2CC" w14:textId="77777777" w:rsidR="00744AE2" w:rsidRDefault="00144554" w:rsidP="008A04CC">
      <w:pPr>
        <w:pStyle w:val="BulletListNormal"/>
        <w:keepNext/>
        <w:numPr>
          <w:ilvl w:val="0"/>
          <w:numId w:val="0"/>
        </w:numPr>
        <w:ind w:left="720"/>
      </w:pPr>
      <w:commentRangeStart w:id="37"/>
      <w:commentRangeStart w:id="38"/>
      <w:r w:rsidRPr="00144554">
        <w:rPr>
          <w:noProof/>
          <w:lang w:eastAsia="en-US"/>
        </w:rPr>
        <w:drawing>
          <wp:inline distT="0" distB="0" distL="0" distR="0" wp14:anchorId="70ED492F" wp14:editId="5A1D8BEE">
            <wp:extent cx="4694815" cy="2980309"/>
            <wp:effectExtent l="0" t="0" r="0" b="0"/>
            <wp:docPr id="16285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6127" name=""/>
                    <pic:cNvPicPr/>
                  </pic:nvPicPr>
                  <pic:blipFill>
                    <a:blip r:embed="rId27"/>
                    <a:stretch>
                      <a:fillRect/>
                    </a:stretch>
                  </pic:blipFill>
                  <pic:spPr>
                    <a:xfrm>
                      <a:off x="0" y="0"/>
                      <a:ext cx="4715924" cy="2993709"/>
                    </a:xfrm>
                    <a:prstGeom prst="rect">
                      <a:avLst/>
                    </a:prstGeom>
                  </pic:spPr>
                </pic:pic>
              </a:graphicData>
            </a:graphic>
          </wp:inline>
        </w:drawing>
      </w:r>
      <w:commentRangeEnd w:id="37"/>
      <w:commentRangeEnd w:id="38"/>
    </w:p>
    <w:p w14:paraId="6BF477DC" w14:textId="6D4436EF" w:rsidR="00744AE2" w:rsidRDefault="00744AE2" w:rsidP="008A04CC">
      <w:pPr>
        <w:pStyle w:val="Caption"/>
        <w:jc w:val="both"/>
      </w:pPr>
      <w:bookmarkStart w:id="39" w:name="_Ref195702885"/>
      <w:bookmarkStart w:id="40" w:name="_Toc195865360"/>
      <w:r>
        <w:t xml:space="preserve">Figure </w:t>
      </w:r>
      <w:r w:rsidR="00B619DE">
        <w:fldChar w:fldCharType="begin"/>
      </w:r>
      <w:r w:rsidR="00B619DE">
        <w:instrText xml:space="preserve"> SEQ Figure \* ARABIC </w:instrText>
      </w:r>
      <w:r w:rsidR="00B619DE">
        <w:fldChar w:fldCharType="separate"/>
      </w:r>
      <w:r w:rsidR="00711812">
        <w:rPr>
          <w:noProof/>
        </w:rPr>
        <w:t>4</w:t>
      </w:r>
      <w:r w:rsidR="00B619DE">
        <w:fldChar w:fldCharType="end"/>
      </w:r>
      <w:bookmarkEnd w:id="39"/>
      <w:r>
        <w:t xml:space="preserve"> </w:t>
      </w:r>
      <w:r w:rsidRPr="00744AE2">
        <w:t>Simplified interface diagram of QPLANT depicting a single representative 'QCELL' as a proxy for all heat load sources</w:t>
      </w:r>
      <w:bookmarkEnd w:id="40"/>
    </w:p>
    <w:p w14:paraId="297E64C9" w14:textId="6B94C8CA" w:rsidR="00144554" w:rsidRPr="00725372" w:rsidRDefault="00654AA6" w:rsidP="00144554">
      <w:pPr>
        <w:pStyle w:val="BulletListNormal"/>
        <w:numPr>
          <w:ilvl w:val="0"/>
          <w:numId w:val="0"/>
        </w:numPr>
        <w:ind w:left="720" w:hanging="360"/>
        <w:rPr>
          <w:lang w:val="en-GB"/>
        </w:rPr>
      </w:pPr>
      <w:r>
        <w:rPr>
          <w:rStyle w:val="CommentReference"/>
          <w:lang w:val="en-GB" w:eastAsia="en-US"/>
        </w:rPr>
        <w:commentReference w:id="37"/>
      </w:r>
      <w:r w:rsidR="00744AE2">
        <w:rPr>
          <w:rStyle w:val="CommentReference"/>
          <w:lang w:val="en-GB" w:eastAsia="en-US"/>
        </w:rPr>
        <w:commentReference w:id="38"/>
      </w:r>
    </w:p>
    <w:p w14:paraId="112ED79F" w14:textId="351768D6" w:rsidR="00140665" w:rsidRDefault="00140665" w:rsidP="00062302">
      <w:pPr>
        <w:pStyle w:val="Heading2numbered"/>
      </w:pPr>
      <w:bookmarkStart w:id="41" w:name="_Toc198518295"/>
      <w:r>
        <w:t>Main Helium Process Interfaces</w:t>
      </w:r>
      <w:bookmarkEnd w:id="41"/>
    </w:p>
    <w:p w14:paraId="4D12B74B" w14:textId="3A9241BF" w:rsidR="00140665" w:rsidRDefault="0036163B" w:rsidP="00140665">
      <w:r>
        <w:fldChar w:fldCharType="begin"/>
      </w:r>
      <w:r>
        <w:instrText xml:space="preserve"> REF _Ref195107326 \h </w:instrText>
      </w:r>
      <w:r>
        <w:fldChar w:fldCharType="separate"/>
      </w:r>
      <w:r w:rsidR="00711812">
        <w:t xml:space="preserve">Table </w:t>
      </w:r>
      <w:r w:rsidR="00711812">
        <w:rPr>
          <w:noProof/>
        </w:rPr>
        <w:t>1</w:t>
      </w:r>
      <w:r>
        <w:fldChar w:fldCharType="end"/>
      </w:r>
      <w:r>
        <w:t xml:space="preserve"> lists the </w:t>
      </w:r>
      <w:r w:rsidR="00140665">
        <w:t>helium transport paths between QRB, WCS, QCELLs, and other subsystems. Values are indicative and subject to refinement during detailed design.</w:t>
      </w:r>
    </w:p>
    <w:p w14:paraId="13A05D9E" w14:textId="77777777" w:rsidR="00144554" w:rsidRDefault="00144554" w:rsidP="00140665"/>
    <w:p w14:paraId="1DF50CFB" w14:textId="69BF8616" w:rsidR="00144554" w:rsidRDefault="00144554" w:rsidP="00C174C0">
      <w:pPr>
        <w:pStyle w:val="Caption"/>
        <w:keepNext/>
      </w:pPr>
      <w:bookmarkStart w:id="42" w:name="_Ref195107326"/>
      <w:bookmarkStart w:id="43" w:name="_Toc195865371"/>
      <w:r>
        <w:lastRenderedPageBreak/>
        <w:t xml:space="preserve">Table </w:t>
      </w:r>
      <w:r>
        <w:fldChar w:fldCharType="begin"/>
      </w:r>
      <w:r>
        <w:instrText xml:space="preserve"> SEQ Table \* ARABIC </w:instrText>
      </w:r>
      <w:r>
        <w:fldChar w:fldCharType="separate"/>
      </w:r>
      <w:r w:rsidR="00711812">
        <w:rPr>
          <w:noProof/>
        </w:rPr>
        <w:t>1</w:t>
      </w:r>
      <w:r>
        <w:fldChar w:fldCharType="end"/>
      </w:r>
      <w:bookmarkEnd w:id="42"/>
      <w:r>
        <w:t xml:space="preserve"> </w:t>
      </w:r>
      <w:r w:rsidRPr="00144554">
        <w:t>Main Helium Interfacing Process Lines/Pipes</w:t>
      </w:r>
      <w:bookmarkEnd w:id="43"/>
    </w:p>
    <w:tbl>
      <w:tblPr>
        <w:tblStyle w:val="TableGrid2"/>
        <w:tblW w:w="9918" w:type="dxa"/>
        <w:tblLook w:val="04A0" w:firstRow="1" w:lastRow="0" w:firstColumn="1" w:lastColumn="0" w:noHBand="0" w:noVBand="1"/>
      </w:tblPr>
      <w:tblGrid>
        <w:gridCol w:w="1728"/>
        <w:gridCol w:w="1728"/>
        <w:gridCol w:w="1728"/>
        <w:gridCol w:w="1728"/>
        <w:gridCol w:w="3006"/>
      </w:tblGrid>
      <w:tr w:rsidR="00140665" w:rsidRPr="00144554" w14:paraId="55EE5BAE" w14:textId="77777777" w:rsidTr="00EB1840">
        <w:tc>
          <w:tcPr>
            <w:tcW w:w="1728" w:type="dxa"/>
            <w:shd w:val="clear" w:color="auto" w:fill="D8B3DB" w:themeFill="accent2" w:themeFillTint="66"/>
          </w:tcPr>
          <w:p w14:paraId="620E8B7D" w14:textId="77777777" w:rsidR="00140665" w:rsidRPr="00C174C0" w:rsidRDefault="00140665" w:rsidP="00C46584">
            <w:pPr>
              <w:rPr>
                <w:rFonts w:cs="Segoe UI"/>
                <w:b/>
                <w:bCs/>
                <w:sz w:val="18"/>
                <w:szCs w:val="18"/>
              </w:rPr>
            </w:pPr>
            <w:r w:rsidRPr="00C174C0">
              <w:rPr>
                <w:rFonts w:cs="Segoe UI"/>
                <w:b/>
                <w:bCs/>
                <w:sz w:val="18"/>
                <w:szCs w:val="18"/>
              </w:rPr>
              <w:t>Name</w:t>
            </w:r>
          </w:p>
        </w:tc>
        <w:tc>
          <w:tcPr>
            <w:tcW w:w="1728" w:type="dxa"/>
            <w:shd w:val="clear" w:color="auto" w:fill="D8B3DB" w:themeFill="accent2" w:themeFillTint="66"/>
          </w:tcPr>
          <w:p w14:paraId="630A330B" w14:textId="77777777" w:rsidR="00140665" w:rsidRPr="00C174C0" w:rsidRDefault="00140665" w:rsidP="00C46584">
            <w:pPr>
              <w:rPr>
                <w:rFonts w:cs="Segoe UI"/>
                <w:b/>
                <w:bCs/>
                <w:sz w:val="18"/>
                <w:szCs w:val="18"/>
              </w:rPr>
            </w:pPr>
            <w:r w:rsidRPr="00C174C0">
              <w:rPr>
                <w:rFonts w:cs="Segoe UI"/>
                <w:b/>
                <w:bCs/>
                <w:sz w:val="18"/>
                <w:szCs w:val="18"/>
              </w:rPr>
              <w:t>Category</w:t>
            </w:r>
          </w:p>
        </w:tc>
        <w:tc>
          <w:tcPr>
            <w:tcW w:w="1728" w:type="dxa"/>
            <w:shd w:val="clear" w:color="auto" w:fill="D8B3DB" w:themeFill="accent2" w:themeFillTint="66"/>
          </w:tcPr>
          <w:p w14:paraId="195517C6" w14:textId="77777777" w:rsidR="00140665" w:rsidRPr="00C174C0" w:rsidRDefault="00140665" w:rsidP="00C46584">
            <w:pPr>
              <w:rPr>
                <w:rFonts w:cs="Segoe UI"/>
                <w:b/>
                <w:bCs/>
                <w:sz w:val="18"/>
                <w:szCs w:val="18"/>
              </w:rPr>
            </w:pPr>
            <w:r w:rsidRPr="00C174C0">
              <w:rPr>
                <w:rFonts w:cs="Segoe UI"/>
                <w:b/>
                <w:bCs/>
                <w:sz w:val="18"/>
                <w:szCs w:val="18"/>
              </w:rPr>
              <w:t>Purpose</w:t>
            </w:r>
          </w:p>
        </w:tc>
        <w:tc>
          <w:tcPr>
            <w:tcW w:w="1728" w:type="dxa"/>
            <w:shd w:val="clear" w:color="auto" w:fill="D8B3DB" w:themeFill="accent2" w:themeFillTint="66"/>
          </w:tcPr>
          <w:p w14:paraId="707DB42F" w14:textId="5ADBE15C" w:rsidR="00140665" w:rsidRPr="00C174C0" w:rsidRDefault="00140665" w:rsidP="00C46584">
            <w:pPr>
              <w:rPr>
                <w:rFonts w:cs="Segoe UI"/>
                <w:b/>
                <w:bCs/>
                <w:sz w:val="18"/>
                <w:szCs w:val="18"/>
              </w:rPr>
            </w:pPr>
            <w:r w:rsidRPr="00C174C0">
              <w:rPr>
                <w:rFonts w:cs="Segoe UI"/>
                <w:b/>
                <w:bCs/>
                <w:sz w:val="18"/>
                <w:szCs w:val="18"/>
              </w:rPr>
              <w:t>Indicative</w:t>
            </w:r>
            <w:r w:rsidR="00144554" w:rsidRPr="00144554">
              <w:rPr>
                <w:rFonts w:cs="Segoe UI"/>
                <w:b/>
                <w:bCs/>
                <w:sz w:val="18"/>
                <w:szCs w:val="18"/>
              </w:rPr>
              <w:t xml:space="preserve"> </w:t>
            </w:r>
            <w:r w:rsidRPr="00C174C0">
              <w:rPr>
                <w:rFonts w:cs="Segoe UI"/>
                <w:b/>
                <w:bCs/>
                <w:sz w:val="18"/>
                <w:szCs w:val="18"/>
              </w:rPr>
              <w:t>Flow Rate</w:t>
            </w:r>
          </w:p>
        </w:tc>
        <w:tc>
          <w:tcPr>
            <w:tcW w:w="3006" w:type="dxa"/>
            <w:shd w:val="clear" w:color="auto" w:fill="D8B3DB" w:themeFill="accent2" w:themeFillTint="66"/>
          </w:tcPr>
          <w:p w14:paraId="21766430" w14:textId="77777777" w:rsidR="00140665" w:rsidRPr="00C174C0" w:rsidRDefault="00140665" w:rsidP="00C46584">
            <w:pPr>
              <w:rPr>
                <w:rFonts w:cs="Segoe UI"/>
                <w:b/>
                <w:bCs/>
                <w:sz w:val="18"/>
                <w:szCs w:val="18"/>
              </w:rPr>
            </w:pPr>
            <w:r w:rsidRPr="00C174C0">
              <w:rPr>
                <w:rFonts w:cs="Segoe UI"/>
                <w:b/>
                <w:bCs/>
                <w:sz w:val="18"/>
                <w:szCs w:val="18"/>
              </w:rPr>
              <w:t>Role / Notes</w:t>
            </w:r>
          </w:p>
        </w:tc>
      </w:tr>
      <w:tr w:rsidR="00140665" w:rsidRPr="00144554" w14:paraId="3D85DEA3" w14:textId="77777777" w:rsidTr="00EB1840">
        <w:tc>
          <w:tcPr>
            <w:tcW w:w="1728" w:type="dxa"/>
          </w:tcPr>
          <w:p w14:paraId="343FFEAC" w14:textId="77777777" w:rsidR="00140665" w:rsidRPr="00C174C0" w:rsidRDefault="00140665" w:rsidP="00C174C0">
            <w:pPr>
              <w:jc w:val="center"/>
              <w:rPr>
                <w:rFonts w:cs="Segoe UI"/>
                <w:sz w:val="18"/>
                <w:szCs w:val="18"/>
              </w:rPr>
            </w:pPr>
            <w:r w:rsidRPr="00C174C0">
              <w:rPr>
                <w:rFonts w:cs="Segoe UI"/>
                <w:sz w:val="18"/>
                <w:szCs w:val="18"/>
              </w:rPr>
              <w:t>A</w:t>
            </w:r>
          </w:p>
        </w:tc>
        <w:tc>
          <w:tcPr>
            <w:tcW w:w="1728" w:type="dxa"/>
          </w:tcPr>
          <w:p w14:paraId="1619EBDF"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7B7A8640" w14:textId="77777777" w:rsidR="00140665" w:rsidRPr="00C174C0" w:rsidRDefault="00140665" w:rsidP="00C46584">
            <w:pPr>
              <w:rPr>
                <w:rFonts w:cs="Segoe UI"/>
                <w:sz w:val="18"/>
                <w:szCs w:val="18"/>
              </w:rPr>
            </w:pPr>
            <w:r w:rsidRPr="00C174C0">
              <w:rPr>
                <w:rFonts w:cs="Segoe UI"/>
                <w:sz w:val="18"/>
                <w:szCs w:val="18"/>
              </w:rPr>
              <w:t>Supply of Supercritical Helium (SHE) at 4.5 K, 3 bar from QRB</w:t>
            </w:r>
          </w:p>
        </w:tc>
        <w:tc>
          <w:tcPr>
            <w:tcW w:w="1728" w:type="dxa"/>
          </w:tcPr>
          <w:p w14:paraId="267D46F4" w14:textId="77777777" w:rsidR="00140665" w:rsidRPr="00C174C0" w:rsidRDefault="00140665" w:rsidP="00C46584">
            <w:pPr>
              <w:rPr>
                <w:rFonts w:cs="Segoe UI"/>
                <w:sz w:val="18"/>
                <w:szCs w:val="18"/>
              </w:rPr>
            </w:pPr>
            <w:r w:rsidRPr="00C174C0">
              <w:rPr>
                <w:rFonts w:cs="Segoe UI"/>
                <w:sz w:val="18"/>
                <w:szCs w:val="18"/>
              </w:rPr>
              <w:t>~50 g/s</w:t>
            </w:r>
          </w:p>
        </w:tc>
        <w:tc>
          <w:tcPr>
            <w:tcW w:w="3006" w:type="dxa"/>
          </w:tcPr>
          <w:p w14:paraId="2F17C24D" w14:textId="77777777" w:rsidR="00140665" w:rsidRPr="00C174C0" w:rsidRDefault="00140665" w:rsidP="00C46584">
            <w:pPr>
              <w:rPr>
                <w:rFonts w:cs="Segoe UI"/>
                <w:sz w:val="18"/>
                <w:szCs w:val="18"/>
              </w:rPr>
            </w:pPr>
            <w:r w:rsidRPr="00C174C0">
              <w:rPr>
                <w:rFonts w:cs="Segoe UI"/>
                <w:sz w:val="18"/>
                <w:szCs w:val="18"/>
              </w:rPr>
              <w:t>Delivers cold helium to user distribution or cryomodules requiring SHE</w:t>
            </w:r>
          </w:p>
        </w:tc>
      </w:tr>
      <w:tr w:rsidR="00140665" w:rsidRPr="00144554" w14:paraId="3912F342" w14:textId="77777777" w:rsidTr="00EB1840">
        <w:tc>
          <w:tcPr>
            <w:tcW w:w="1728" w:type="dxa"/>
          </w:tcPr>
          <w:p w14:paraId="53BAE4D0" w14:textId="77777777" w:rsidR="00140665" w:rsidRPr="00C174C0" w:rsidRDefault="00140665" w:rsidP="00C174C0">
            <w:pPr>
              <w:jc w:val="center"/>
              <w:rPr>
                <w:rFonts w:cs="Segoe UI"/>
                <w:sz w:val="18"/>
                <w:szCs w:val="18"/>
              </w:rPr>
            </w:pPr>
            <w:r w:rsidRPr="00C174C0">
              <w:rPr>
                <w:rFonts w:cs="Segoe UI"/>
                <w:sz w:val="18"/>
                <w:szCs w:val="18"/>
              </w:rPr>
              <w:t>B</w:t>
            </w:r>
          </w:p>
        </w:tc>
        <w:tc>
          <w:tcPr>
            <w:tcW w:w="1728" w:type="dxa"/>
          </w:tcPr>
          <w:p w14:paraId="43E8D1FC"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55CC82E4" w14:textId="77777777" w:rsidR="00140665" w:rsidRPr="00C174C0" w:rsidRDefault="00140665" w:rsidP="00C46584">
            <w:pPr>
              <w:rPr>
                <w:rFonts w:cs="Segoe UI"/>
                <w:sz w:val="18"/>
                <w:szCs w:val="18"/>
              </w:rPr>
            </w:pPr>
            <w:r w:rsidRPr="00C174C0">
              <w:rPr>
                <w:rFonts w:cs="Segoe UI"/>
                <w:sz w:val="18"/>
                <w:szCs w:val="18"/>
              </w:rPr>
              <w:t>Suction/return from QCELL at ~28 mbar, 2 K</w:t>
            </w:r>
          </w:p>
        </w:tc>
        <w:tc>
          <w:tcPr>
            <w:tcW w:w="1728" w:type="dxa"/>
          </w:tcPr>
          <w:p w14:paraId="21C65692" w14:textId="77777777" w:rsidR="00140665" w:rsidRPr="00C174C0" w:rsidRDefault="00140665" w:rsidP="00C46584">
            <w:pPr>
              <w:rPr>
                <w:rFonts w:cs="Segoe UI"/>
                <w:sz w:val="18"/>
                <w:szCs w:val="18"/>
              </w:rPr>
            </w:pPr>
            <w:r w:rsidRPr="00C174C0">
              <w:rPr>
                <w:rFonts w:cs="Segoe UI"/>
                <w:sz w:val="18"/>
                <w:szCs w:val="18"/>
              </w:rPr>
              <w:t>~45 g/s</w:t>
            </w:r>
          </w:p>
        </w:tc>
        <w:tc>
          <w:tcPr>
            <w:tcW w:w="3006" w:type="dxa"/>
          </w:tcPr>
          <w:p w14:paraId="50F3EE8A" w14:textId="77777777" w:rsidR="00140665" w:rsidRPr="00C174C0" w:rsidRDefault="00140665" w:rsidP="00C46584">
            <w:pPr>
              <w:rPr>
                <w:rFonts w:cs="Segoe UI"/>
                <w:sz w:val="18"/>
                <w:szCs w:val="18"/>
              </w:rPr>
            </w:pPr>
            <w:r w:rsidRPr="00C174C0">
              <w:rPr>
                <w:rFonts w:cs="Segoe UI"/>
                <w:sz w:val="18"/>
                <w:szCs w:val="18"/>
              </w:rPr>
              <w:t>Managed by QRB for 2 K return flow from cryomodules</w:t>
            </w:r>
          </w:p>
        </w:tc>
      </w:tr>
      <w:tr w:rsidR="00140665" w:rsidRPr="00144554" w14:paraId="3917193D" w14:textId="77777777" w:rsidTr="00EB1840">
        <w:tc>
          <w:tcPr>
            <w:tcW w:w="1728" w:type="dxa"/>
          </w:tcPr>
          <w:p w14:paraId="270AFDA0" w14:textId="77777777" w:rsidR="00140665" w:rsidRPr="00C174C0" w:rsidRDefault="00140665" w:rsidP="00C174C0">
            <w:pPr>
              <w:jc w:val="center"/>
              <w:rPr>
                <w:rFonts w:cs="Segoe UI"/>
                <w:sz w:val="18"/>
                <w:szCs w:val="18"/>
              </w:rPr>
            </w:pPr>
            <w:r w:rsidRPr="00C174C0">
              <w:rPr>
                <w:rFonts w:cs="Segoe UI"/>
                <w:sz w:val="18"/>
                <w:szCs w:val="18"/>
              </w:rPr>
              <w:t>D</w:t>
            </w:r>
          </w:p>
        </w:tc>
        <w:tc>
          <w:tcPr>
            <w:tcW w:w="1728" w:type="dxa"/>
          </w:tcPr>
          <w:p w14:paraId="6BB0A403"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7290EC77" w14:textId="77777777" w:rsidR="00140665" w:rsidRPr="00C174C0" w:rsidRDefault="00140665" w:rsidP="00C46584">
            <w:pPr>
              <w:rPr>
                <w:rFonts w:cs="Segoe UI"/>
                <w:sz w:val="18"/>
                <w:szCs w:val="18"/>
              </w:rPr>
            </w:pPr>
            <w:r w:rsidRPr="00C174C0">
              <w:rPr>
                <w:rFonts w:cs="Segoe UI"/>
                <w:sz w:val="18"/>
                <w:szCs w:val="18"/>
              </w:rPr>
              <w:t>Thermal shield helium supply (30–40 K)</w:t>
            </w:r>
          </w:p>
        </w:tc>
        <w:tc>
          <w:tcPr>
            <w:tcW w:w="1728" w:type="dxa"/>
          </w:tcPr>
          <w:p w14:paraId="3CCC884B" w14:textId="77777777" w:rsidR="00140665" w:rsidRPr="00C174C0" w:rsidRDefault="00140665" w:rsidP="00C46584">
            <w:pPr>
              <w:rPr>
                <w:rFonts w:cs="Segoe UI"/>
                <w:sz w:val="18"/>
                <w:szCs w:val="18"/>
              </w:rPr>
            </w:pPr>
            <w:r w:rsidRPr="00C174C0">
              <w:rPr>
                <w:rFonts w:cs="Segoe UI"/>
                <w:sz w:val="18"/>
                <w:szCs w:val="18"/>
              </w:rPr>
              <w:t>~80 g/s</w:t>
            </w:r>
          </w:p>
        </w:tc>
        <w:tc>
          <w:tcPr>
            <w:tcW w:w="3006" w:type="dxa"/>
          </w:tcPr>
          <w:p w14:paraId="0D9570DA" w14:textId="77777777" w:rsidR="00140665" w:rsidRPr="00C174C0" w:rsidRDefault="00140665" w:rsidP="00C46584">
            <w:pPr>
              <w:rPr>
                <w:rFonts w:cs="Segoe UI"/>
                <w:sz w:val="18"/>
                <w:szCs w:val="18"/>
              </w:rPr>
            </w:pPr>
            <w:r w:rsidRPr="00C174C0">
              <w:rPr>
                <w:rFonts w:cs="Segoe UI"/>
                <w:sz w:val="18"/>
                <w:szCs w:val="18"/>
              </w:rPr>
              <w:t>Flow matches that of E</w:t>
            </w:r>
          </w:p>
        </w:tc>
      </w:tr>
      <w:tr w:rsidR="00140665" w:rsidRPr="00144554" w14:paraId="74C90CE5" w14:textId="77777777" w:rsidTr="00EB1840">
        <w:tc>
          <w:tcPr>
            <w:tcW w:w="1728" w:type="dxa"/>
          </w:tcPr>
          <w:p w14:paraId="462FFBEC" w14:textId="77777777" w:rsidR="00140665" w:rsidRPr="00C174C0" w:rsidRDefault="00140665" w:rsidP="00C174C0">
            <w:pPr>
              <w:jc w:val="center"/>
              <w:rPr>
                <w:rFonts w:cs="Segoe UI"/>
                <w:sz w:val="18"/>
                <w:szCs w:val="18"/>
              </w:rPr>
            </w:pPr>
            <w:r w:rsidRPr="00C174C0">
              <w:rPr>
                <w:rFonts w:cs="Segoe UI"/>
                <w:sz w:val="18"/>
                <w:szCs w:val="18"/>
              </w:rPr>
              <w:t>E</w:t>
            </w:r>
          </w:p>
        </w:tc>
        <w:tc>
          <w:tcPr>
            <w:tcW w:w="1728" w:type="dxa"/>
          </w:tcPr>
          <w:p w14:paraId="39E06081"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6FE3118C" w14:textId="77777777" w:rsidR="00140665" w:rsidRPr="00C174C0" w:rsidRDefault="00140665" w:rsidP="00C46584">
            <w:pPr>
              <w:rPr>
                <w:rFonts w:cs="Segoe UI"/>
                <w:sz w:val="18"/>
                <w:szCs w:val="18"/>
              </w:rPr>
            </w:pPr>
            <w:r w:rsidRPr="00C174C0">
              <w:rPr>
                <w:rFonts w:cs="Segoe UI"/>
                <w:sz w:val="18"/>
                <w:szCs w:val="18"/>
              </w:rPr>
              <w:t>Thermal shield return header (~60 K)</w:t>
            </w:r>
          </w:p>
        </w:tc>
        <w:tc>
          <w:tcPr>
            <w:tcW w:w="1728" w:type="dxa"/>
          </w:tcPr>
          <w:p w14:paraId="75251C25" w14:textId="77777777" w:rsidR="00140665" w:rsidRPr="00C174C0" w:rsidRDefault="00140665" w:rsidP="00C46584">
            <w:pPr>
              <w:rPr>
                <w:rFonts w:cs="Segoe UI"/>
                <w:sz w:val="18"/>
                <w:szCs w:val="18"/>
              </w:rPr>
            </w:pPr>
            <w:r w:rsidRPr="00C174C0">
              <w:rPr>
                <w:rFonts w:cs="Segoe UI"/>
                <w:sz w:val="18"/>
                <w:szCs w:val="18"/>
              </w:rPr>
              <w:t>~80 g/s</w:t>
            </w:r>
          </w:p>
        </w:tc>
        <w:tc>
          <w:tcPr>
            <w:tcW w:w="3006" w:type="dxa"/>
          </w:tcPr>
          <w:p w14:paraId="2BB5B40C" w14:textId="77777777" w:rsidR="00140665" w:rsidRPr="00C174C0" w:rsidRDefault="00140665" w:rsidP="00C46584">
            <w:pPr>
              <w:rPr>
                <w:rFonts w:cs="Segoe UI"/>
                <w:sz w:val="18"/>
                <w:szCs w:val="18"/>
              </w:rPr>
            </w:pPr>
            <w:r w:rsidRPr="00C174C0">
              <w:rPr>
                <w:rFonts w:cs="Segoe UI"/>
                <w:sz w:val="18"/>
                <w:szCs w:val="18"/>
              </w:rPr>
              <w:t>Returns helium from the shield circuit to the cold box or WCS</w:t>
            </w:r>
          </w:p>
        </w:tc>
      </w:tr>
      <w:tr w:rsidR="00140665" w:rsidRPr="00144554" w14:paraId="386D0B65" w14:textId="77777777" w:rsidTr="00EB1840">
        <w:tc>
          <w:tcPr>
            <w:tcW w:w="1728" w:type="dxa"/>
          </w:tcPr>
          <w:p w14:paraId="6000938B" w14:textId="77777777" w:rsidR="00140665" w:rsidRPr="00C174C0" w:rsidRDefault="00140665" w:rsidP="00C174C0">
            <w:pPr>
              <w:jc w:val="center"/>
              <w:rPr>
                <w:rFonts w:cs="Segoe UI"/>
                <w:sz w:val="18"/>
                <w:szCs w:val="18"/>
              </w:rPr>
            </w:pPr>
            <w:r w:rsidRPr="00C174C0">
              <w:rPr>
                <w:rFonts w:cs="Segoe UI"/>
                <w:sz w:val="18"/>
                <w:szCs w:val="18"/>
              </w:rPr>
              <w:t>U</w:t>
            </w:r>
          </w:p>
        </w:tc>
        <w:tc>
          <w:tcPr>
            <w:tcW w:w="1728" w:type="dxa"/>
          </w:tcPr>
          <w:p w14:paraId="11291A22"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70DC4DA2" w14:textId="77777777" w:rsidR="00140665" w:rsidRPr="00C174C0" w:rsidRDefault="00140665" w:rsidP="00C46584">
            <w:pPr>
              <w:rPr>
                <w:rFonts w:cs="Segoe UI"/>
                <w:sz w:val="18"/>
                <w:szCs w:val="18"/>
              </w:rPr>
            </w:pPr>
            <w:r w:rsidRPr="00C174C0">
              <w:rPr>
                <w:rFonts w:cs="Segoe UI"/>
                <w:sz w:val="18"/>
                <w:szCs w:val="18"/>
              </w:rPr>
              <w:t>2 bar max, ad-hoc usage for specialized flows</w:t>
            </w:r>
          </w:p>
        </w:tc>
        <w:tc>
          <w:tcPr>
            <w:tcW w:w="1728" w:type="dxa"/>
          </w:tcPr>
          <w:p w14:paraId="4E9B4466" w14:textId="77777777" w:rsidR="00140665" w:rsidRPr="00C174C0" w:rsidRDefault="00140665" w:rsidP="00C46584">
            <w:pPr>
              <w:rPr>
                <w:rFonts w:cs="Segoe UI"/>
                <w:sz w:val="18"/>
                <w:szCs w:val="18"/>
              </w:rPr>
            </w:pPr>
            <w:r w:rsidRPr="00C174C0">
              <w:rPr>
                <w:rFonts w:cs="Segoe UI"/>
                <w:sz w:val="18"/>
                <w:szCs w:val="18"/>
              </w:rPr>
              <w:t>~10 g/s</w:t>
            </w:r>
          </w:p>
        </w:tc>
        <w:tc>
          <w:tcPr>
            <w:tcW w:w="3006" w:type="dxa"/>
          </w:tcPr>
          <w:p w14:paraId="359BE355" w14:textId="77777777" w:rsidR="00140665" w:rsidRPr="00C174C0" w:rsidRDefault="00140665" w:rsidP="00C46584">
            <w:pPr>
              <w:rPr>
                <w:rFonts w:cs="Segoe UI"/>
                <w:sz w:val="18"/>
                <w:szCs w:val="18"/>
              </w:rPr>
            </w:pPr>
            <w:r w:rsidRPr="00C174C0">
              <w:rPr>
                <w:rFonts w:cs="Segoe UI"/>
                <w:sz w:val="18"/>
                <w:szCs w:val="18"/>
              </w:rPr>
              <w:t>-</w:t>
            </w:r>
          </w:p>
        </w:tc>
      </w:tr>
      <w:tr w:rsidR="00140665" w:rsidRPr="00144554" w14:paraId="22B39A6E" w14:textId="77777777" w:rsidTr="00EB1840">
        <w:tc>
          <w:tcPr>
            <w:tcW w:w="1728" w:type="dxa"/>
          </w:tcPr>
          <w:p w14:paraId="4A5B0186" w14:textId="77777777" w:rsidR="00140665" w:rsidRPr="00C174C0" w:rsidRDefault="00140665" w:rsidP="00C174C0">
            <w:pPr>
              <w:jc w:val="center"/>
              <w:rPr>
                <w:rFonts w:cs="Segoe UI"/>
                <w:sz w:val="18"/>
                <w:szCs w:val="18"/>
              </w:rPr>
            </w:pPr>
            <w:r w:rsidRPr="00C174C0">
              <w:rPr>
                <w:rFonts w:cs="Segoe UI"/>
                <w:sz w:val="18"/>
                <w:szCs w:val="18"/>
              </w:rPr>
              <w:t>W</w:t>
            </w:r>
          </w:p>
        </w:tc>
        <w:tc>
          <w:tcPr>
            <w:tcW w:w="1728" w:type="dxa"/>
          </w:tcPr>
          <w:p w14:paraId="205657BC"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2B7089E9" w14:textId="77777777" w:rsidR="00140665" w:rsidRPr="00C174C0" w:rsidRDefault="00140665" w:rsidP="00C46584">
            <w:pPr>
              <w:rPr>
                <w:rFonts w:cs="Segoe UI"/>
                <w:sz w:val="18"/>
                <w:szCs w:val="18"/>
              </w:rPr>
            </w:pPr>
            <w:r w:rsidRPr="00C174C0">
              <w:rPr>
                <w:rFonts w:cs="Segoe UI"/>
                <w:sz w:val="18"/>
                <w:szCs w:val="18"/>
              </w:rPr>
              <w:t>From QDB (via QCELLs) to VLP compression at 300 K</w:t>
            </w:r>
          </w:p>
        </w:tc>
        <w:tc>
          <w:tcPr>
            <w:tcW w:w="1728" w:type="dxa"/>
          </w:tcPr>
          <w:p w14:paraId="1767757B" w14:textId="77777777" w:rsidR="00140665" w:rsidRPr="00C174C0" w:rsidRDefault="00140665" w:rsidP="00C46584">
            <w:pPr>
              <w:rPr>
                <w:rFonts w:cs="Segoe UI"/>
                <w:sz w:val="18"/>
                <w:szCs w:val="18"/>
              </w:rPr>
            </w:pPr>
            <w:r w:rsidRPr="00C174C0">
              <w:rPr>
                <w:rFonts w:cs="Segoe UI"/>
                <w:sz w:val="18"/>
                <w:szCs w:val="18"/>
              </w:rPr>
              <w:t>~5 g/s</w:t>
            </w:r>
          </w:p>
        </w:tc>
        <w:tc>
          <w:tcPr>
            <w:tcW w:w="3006" w:type="dxa"/>
          </w:tcPr>
          <w:p w14:paraId="7712AE3F" w14:textId="77777777" w:rsidR="00140665" w:rsidRPr="00C174C0" w:rsidRDefault="00140665" w:rsidP="00C46584">
            <w:pPr>
              <w:rPr>
                <w:rFonts w:cs="Segoe UI"/>
                <w:sz w:val="18"/>
                <w:szCs w:val="18"/>
              </w:rPr>
            </w:pPr>
            <w:r w:rsidRPr="00C174C0">
              <w:rPr>
                <w:rFonts w:cs="Segoe UI"/>
                <w:sz w:val="18"/>
                <w:szCs w:val="18"/>
              </w:rPr>
              <w:t>Coupler (QPLR) return</w:t>
            </w:r>
          </w:p>
        </w:tc>
      </w:tr>
      <w:tr w:rsidR="00140665" w:rsidRPr="00144554" w14:paraId="7A2DB546" w14:textId="77777777" w:rsidTr="00EB1840">
        <w:tc>
          <w:tcPr>
            <w:tcW w:w="1728" w:type="dxa"/>
          </w:tcPr>
          <w:p w14:paraId="5F382508" w14:textId="77777777" w:rsidR="00140665" w:rsidRPr="00C174C0" w:rsidRDefault="00140665" w:rsidP="00C174C0">
            <w:pPr>
              <w:jc w:val="center"/>
              <w:rPr>
                <w:rFonts w:cs="Segoe UI"/>
                <w:sz w:val="18"/>
                <w:szCs w:val="18"/>
              </w:rPr>
            </w:pPr>
            <w:r w:rsidRPr="00C174C0">
              <w:rPr>
                <w:rFonts w:cs="Segoe UI"/>
                <w:sz w:val="18"/>
                <w:szCs w:val="18"/>
              </w:rPr>
              <w:t>S</w:t>
            </w:r>
          </w:p>
        </w:tc>
        <w:tc>
          <w:tcPr>
            <w:tcW w:w="1728" w:type="dxa"/>
          </w:tcPr>
          <w:p w14:paraId="07F19128"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595A5890" w14:textId="77777777" w:rsidR="00140665" w:rsidRPr="00C174C0" w:rsidRDefault="00140665" w:rsidP="00C46584">
            <w:pPr>
              <w:rPr>
                <w:rFonts w:cs="Segoe UI"/>
                <w:sz w:val="18"/>
                <w:szCs w:val="18"/>
              </w:rPr>
            </w:pPr>
            <w:r w:rsidRPr="00C174C0">
              <w:rPr>
                <w:rFonts w:cs="Segoe UI"/>
                <w:sz w:val="18"/>
                <w:szCs w:val="18"/>
              </w:rPr>
              <w:t>Safety path from QRB to VLP compression, typically 300 K</w:t>
            </w:r>
          </w:p>
        </w:tc>
        <w:tc>
          <w:tcPr>
            <w:tcW w:w="1728" w:type="dxa"/>
          </w:tcPr>
          <w:p w14:paraId="7A046C84" w14:textId="77777777" w:rsidR="00140665" w:rsidRPr="00C174C0" w:rsidRDefault="00140665" w:rsidP="00C46584">
            <w:pPr>
              <w:rPr>
                <w:rFonts w:cs="Segoe UI"/>
                <w:sz w:val="18"/>
                <w:szCs w:val="18"/>
              </w:rPr>
            </w:pPr>
            <w:r w:rsidRPr="00C174C0">
              <w:rPr>
                <w:rFonts w:cs="Segoe UI"/>
                <w:sz w:val="18"/>
                <w:szCs w:val="18"/>
              </w:rPr>
              <w:t>~50 g/s (normal), up to 100–200 g/s (event)</w:t>
            </w:r>
          </w:p>
        </w:tc>
        <w:tc>
          <w:tcPr>
            <w:tcW w:w="3006" w:type="dxa"/>
          </w:tcPr>
          <w:p w14:paraId="16C40CDA" w14:textId="77777777" w:rsidR="00140665" w:rsidRPr="00C174C0" w:rsidRDefault="00140665" w:rsidP="00C46584">
            <w:pPr>
              <w:rPr>
                <w:rFonts w:cs="Segoe UI"/>
                <w:sz w:val="18"/>
                <w:szCs w:val="18"/>
              </w:rPr>
            </w:pPr>
            <w:r w:rsidRPr="00C174C0">
              <w:rPr>
                <w:rFonts w:cs="Segoe UI"/>
                <w:sz w:val="18"/>
                <w:szCs w:val="18"/>
              </w:rPr>
              <w:t>Emergency discharge or vent path</w:t>
            </w:r>
          </w:p>
        </w:tc>
      </w:tr>
      <w:tr w:rsidR="00140665" w:rsidRPr="00144554" w14:paraId="3CC08688" w14:textId="77777777" w:rsidTr="00EB1840">
        <w:tc>
          <w:tcPr>
            <w:tcW w:w="1728" w:type="dxa"/>
          </w:tcPr>
          <w:p w14:paraId="46903378" w14:textId="77777777" w:rsidR="00140665" w:rsidRPr="00C174C0" w:rsidRDefault="00140665" w:rsidP="00C174C0">
            <w:pPr>
              <w:jc w:val="center"/>
              <w:rPr>
                <w:rFonts w:cs="Segoe UI"/>
                <w:sz w:val="18"/>
                <w:szCs w:val="18"/>
              </w:rPr>
            </w:pPr>
            <w:r w:rsidRPr="00C174C0">
              <w:rPr>
                <w:rFonts w:cs="Segoe UI"/>
                <w:sz w:val="18"/>
                <w:szCs w:val="18"/>
              </w:rPr>
              <w:t>HP</w:t>
            </w:r>
          </w:p>
        </w:tc>
        <w:tc>
          <w:tcPr>
            <w:tcW w:w="1728" w:type="dxa"/>
          </w:tcPr>
          <w:p w14:paraId="251351F2"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713B7219" w14:textId="77777777" w:rsidR="00140665" w:rsidRPr="00C174C0" w:rsidRDefault="00140665" w:rsidP="00C46584">
            <w:pPr>
              <w:rPr>
                <w:rFonts w:cs="Segoe UI"/>
                <w:sz w:val="18"/>
                <w:szCs w:val="18"/>
              </w:rPr>
            </w:pPr>
            <w:r w:rsidRPr="00C174C0">
              <w:rPr>
                <w:rFonts w:cs="Segoe UI"/>
                <w:sz w:val="18"/>
                <w:szCs w:val="18"/>
              </w:rPr>
              <w:t>High-pressure helium (up to ~15 bara) from WCS (LP→HP stage)</w:t>
            </w:r>
          </w:p>
        </w:tc>
        <w:tc>
          <w:tcPr>
            <w:tcW w:w="1728" w:type="dxa"/>
          </w:tcPr>
          <w:p w14:paraId="10952A56" w14:textId="77777777" w:rsidR="00140665" w:rsidRPr="00C174C0" w:rsidRDefault="00140665" w:rsidP="00C46584">
            <w:pPr>
              <w:rPr>
                <w:rFonts w:cs="Segoe UI"/>
                <w:sz w:val="18"/>
                <w:szCs w:val="18"/>
              </w:rPr>
            </w:pPr>
            <w:r w:rsidRPr="00C174C0">
              <w:rPr>
                <w:rFonts w:cs="Segoe UI"/>
                <w:sz w:val="18"/>
                <w:szCs w:val="18"/>
              </w:rPr>
              <w:t>~350 g/s, 300 K</w:t>
            </w:r>
          </w:p>
        </w:tc>
        <w:tc>
          <w:tcPr>
            <w:tcW w:w="3006" w:type="dxa"/>
          </w:tcPr>
          <w:p w14:paraId="4585E575" w14:textId="77777777" w:rsidR="00140665" w:rsidRPr="00C174C0" w:rsidRDefault="00140665" w:rsidP="00C46584">
            <w:pPr>
              <w:rPr>
                <w:rFonts w:cs="Segoe UI"/>
                <w:sz w:val="18"/>
                <w:szCs w:val="18"/>
              </w:rPr>
            </w:pPr>
            <w:r w:rsidRPr="00C174C0">
              <w:rPr>
                <w:rFonts w:cs="Segoe UI"/>
                <w:sz w:val="18"/>
                <w:szCs w:val="18"/>
              </w:rPr>
              <w:t>Supplies high-pressure helium downstream from compressor stage</w:t>
            </w:r>
          </w:p>
        </w:tc>
      </w:tr>
      <w:tr w:rsidR="00140665" w:rsidRPr="00144554" w14:paraId="0834916E" w14:textId="77777777" w:rsidTr="00EB1840">
        <w:tc>
          <w:tcPr>
            <w:tcW w:w="1728" w:type="dxa"/>
          </w:tcPr>
          <w:p w14:paraId="40F5DEC1" w14:textId="77777777" w:rsidR="00140665" w:rsidRPr="00C174C0" w:rsidRDefault="00140665" w:rsidP="00C174C0">
            <w:pPr>
              <w:jc w:val="center"/>
              <w:rPr>
                <w:rFonts w:cs="Segoe UI"/>
                <w:sz w:val="18"/>
                <w:szCs w:val="18"/>
              </w:rPr>
            </w:pPr>
            <w:r w:rsidRPr="00C174C0">
              <w:rPr>
                <w:rFonts w:cs="Segoe UI"/>
                <w:sz w:val="18"/>
                <w:szCs w:val="18"/>
              </w:rPr>
              <w:t>LP</w:t>
            </w:r>
          </w:p>
        </w:tc>
        <w:tc>
          <w:tcPr>
            <w:tcW w:w="1728" w:type="dxa"/>
          </w:tcPr>
          <w:p w14:paraId="336F79AA"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569B49A5" w14:textId="77777777" w:rsidR="00140665" w:rsidRPr="00C174C0" w:rsidRDefault="00140665" w:rsidP="00C46584">
            <w:pPr>
              <w:rPr>
                <w:rFonts w:cs="Segoe UI"/>
                <w:sz w:val="18"/>
                <w:szCs w:val="18"/>
              </w:rPr>
            </w:pPr>
            <w:r w:rsidRPr="00C174C0">
              <w:rPr>
                <w:rFonts w:cs="Segoe UI"/>
                <w:sz w:val="18"/>
                <w:szCs w:val="18"/>
              </w:rPr>
              <w:t>Low-pressure (~1.05 bar) feed for compression</w:t>
            </w:r>
          </w:p>
        </w:tc>
        <w:tc>
          <w:tcPr>
            <w:tcW w:w="1728" w:type="dxa"/>
          </w:tcPr>
          <w:p w14:paraId="1E652572" w14:textId="77777777" w:rsidR="00140665" w:rsidRPr="00C174C0" w:rsidRDefault="00140665" w:rsidP="00C46584">
            <w:pPr>
              <w:rPr>
                <w:rFonts w:cs="Segoe UI"/>
                <w:sz w:val="18"/>
                <w:szCs w:val="18"/>
              </w:rPr>
            </w:pPr>
            <w:r w:rsidRPr="00C174C0">
              <w:rPr>
                <w:rFonts w:cs="Segoe UI"/>
                <w:sz w:val="18"/>
                <w:szCs w:val="18"/>
              </w:rPr>
              <w:t>~300 g/s, 300 K</w:t>
            </w:r>
          </w:p>
        </w:tc>
        <w:tc>
          <w:tcPr>
            <w:tcW w:w="3006" w:type="dxa"/>
          </w:tcPr>
          <w:p w14:paraId="295A4C79" w14:textId="77777777" w:rsidR="00140665" w:rsidRPr="00C174C0" w:rsidRDefault="00140665" w:rsidP="00C46584">
            <w:pPr>
              <w:rPr>
                <w:rFonts w:cs="Segoe UI"/>
                <w:sz w:val="18"/>
                <w:szCs w:val="18"/>
              </w:rPr>
            </w:pPr>
            <w:r w:rsidRPr="00C174C0">
              <w:rPr>
                <w:rFonts w:cs="Segoe UI"/>
                <w:sz w:val="18"/>
                <w:szCs w:val="18"/>
              </w:rPr>
              <w:t>Acts as suction/feed for compression system</w:t>
            </w:r>
          </w:p>
        </w:tc>
      </w:tr>
      <w:tr w:rsidR="00140665" w:rsidRPr="00144554" w14:paraId="4363CE0A" w14:textId="77777777" w:rsidTr="00EB1840">
        <w:tc>
          <w:tcPr>
            <w:tcW w:w="1728" w:type="dxa"/>
          </w:tcPr>
          <w:p w14:paraId="63BBE9C6" w14:textId="77777777" w:rsidR="00140665" w:rsidRPr="00C174C0" w:rsidRDefault="00140665" w:rsidP="00C174C0">
            <w:pPr>
              <w:jc w:val="center"/>
              <w:rPr>
                <w:rFonts w:cs="Segoe UI"/>
                <w:sz w:val="18"/>
                <w:szCs w:val="18"/>
              </w:rPr>
            </w:pPr>
            <w:r w:rsidRPr="00C174C0">
              <w:rPr>
                <w:rFonts w:cs="Segoe UI"/>
                <w:sz w:val="18"/>
                <w:szCs w:val="18"/>
              </w:rPr>
              <w:t>VLP</w:t>
            </w:r>
          </w:p>
        </w:tc>
        <w:tc>
          <w:tcPr>
            <w:tcW w:w="1728" w:type="dxa"/>
          </w:tcPr>
          <w:p w14:paraId="3B042F57"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2A98F15A" w14:textId="77777777" w:rsidR="00140665" w:rsidRPr="00C174C0" w:rsidRDefault="00140665" w:rsidP="00C46584">
            <w:pPr>
              <w:rPr>
                <w:rFonts w:cs="Segoe UI"/>
                <w:sz w:val="18"/>
                <w:szCs w:val="18"/>
              </w:rPr>
            </w:pPr>
            <w:r w:rsidRPr="00C174C0">
              <w:rPr>
                <w:rFonts w:cs="Segoe UI"/>
                <w:sz w:val="18"/>
                <w:szCs w:val="18"/>
              </w:rPr>
              <w:t>Transfer of very low-pressure helium (~28 mbar to ~500 mbar) from QRB</w:t>
            </w:r>
          </w:p>
        </w:tc>
        <w:tc>
          <w:tcPr>
            <w:tcW w:w="1728" w:type="dxa"/>
          </w:tcPr>
          <w:p w14:paraId="486FCDE1" w14:textId="77777777" w:rsidR="00140665" w:rsidRPr="00C174C0" w:rsidRDefault="00140665" w:rsidP="00C46584">
            <w:pPr>
              <w:rPr>
                <w:rFonts w:cs="Segoe UI"/>
                <w:sz w:val="18"/>
                <w:szCs w:val="18"/>
              </w:rPr>
            </w:pPr>
            <w:r w:rsidRPr="00C174C0">
              <w:rPr>
                <w:rFonts w:cs="Segoe UI"/>
                <w:sz w:val="18"/>
                <w:szCs w:val="18"/>
              </w:rPr>
              <w:t>~50 g/s, 300 K after warming</w:t>
            </w:r>
          </w:p>
        </w:tc>
        <w:tc>
          <w:tcPr>
            <w:tcW w:w="3006" w:type="dxa"/>
          </w:tcPr>
          <w:p w14:paraId="043A15D2" w14:textId="77777777" w:rsidR="00140665" w:rsidRPr="00C174C0" w:rsidRDefault="00140665" w:rsidP="00C46584">
            <w:pPr>
              <w:rPr>
                <w:rFonts w:cs="Segoe UI"/>
                <w:sz w:val="18"/>
                <w:szCs w:val="18"/>
              </w:rPr>
            </w:pPr>
            <w:r w:rsidRPr="00C174C0">
              <w:rPr>
                <w:rFonts w:cs="Segoe UI"/>
                <w:sz w:val="18"/>
                <w:szCs w:val="18"/>
              </w:rPr>
              <w:t>Connection to PVPS (Very Low Pressure System)</w:t>
            </w:r>
          </w:p>
        </w:tc>
      </w:tr>
    </w:tbl>
    <w:p w14:paraId="37D71BD4" w14:textId="77777777" w:rsidR="001C76F9" w:rsidRDefault="001C76F9" w:rsidP="001C76F9">
      <w:pPr>
        <w:pStyle w:val="SysReq1"/>
        <w:numPr>
          <w:ilvl w:val="0"/>
          <w:numId w:val="0"/>
        </w:numPr>
        <w:tabs>
          <w:tab w:val="num" w:pos="2714"/>
        </w:tabs>
      </w:pPr>
      <w:bookmarkStart w:id="44" w:name="_Toc195629613"/>
    </w:p>
    <w:bookmarkEnd w:id="44"/>
    <w:p w14:paraId="6224AD75" w14:textId="77777777" w:rsidR="001C76F9" w:rsidRPr="001C76F9" w:rsidRDefault="001C76F9" w:rsidP="00C174C0">
      <w:pPr>
        <w:tabs>
          <w:tab w:val="left" w:pos="1490"/>
        </w:tabs>
        <w:rPr>
          <w:lang w:val="en-US"/>
        </w:rPr>
      </w:pPr>
    </w:p>
    <w:p w14:paraId="4C6728E3" w14:textId="77777777" w:rsidR="006B478D" w:rsidRDefault="006B478D" w:rsidP="006B478D">
      <w:pPr>
        <w:pStyle w:val="Heading2numbered"/>
      </w:pPr>
      <w:bookmarkStart w:id="45" w:name="_Toc198518296"/>
      <w:r>
        <w:t>Introduction</w:t>
      </w:r>
      <w:commentRangeStart w:id="46"/>
      <w:commentRangeEnd w:id="46"/>
      <w:r w:rsidRPr="00062302">
        <w:commentReference w:id="46"/>
      </w:r>
      <w:commentRangeStart w:id="47"/>
      <w:commentRangeEnd w:id="47"/>
      <w:r w:rsidRPr="00062302">
        <w:commentReference w:id="47"/>
      </w:r>
      <w:commentRangeStart w:id="48"/>
      <w:commentRangeEnd w:id="48"/>
      <w:r w:rsidRPr="00062302">
        <w:commentReference w:id="48"/>
      </w:r>
      <w:r>
        <w:t xml:space="preserve"> to CIS</w:t>
      </w:r>
      <w:bookmarkEnd w:id="45"/>
    </w:p>
    <w:p w14:paraId="6EF2807C" w14:textId="16B9A1D2" w:rsidR="006B478D" w:rsidRDefault="006B478D" w:rsidP="006B478D">
      <w:r>
        <w:t xml:space="preserve">The </w:t>
      </w:r>
      <w:r w:rsidRPr="00237693">
        <w:rPr>
          <w:b/>
        </w:rPr>
        <w:t>Control and Interlock System (CIS)</w:t>
      </w:r>
      <w:r>
        <w:rPr>
          <w:b/>
        </w:rPr>
        <w:t xml:space="preserve"> </w:t>
      </w:r>
      <w:r>
        <w:t xml:space="preserve">performs controls and safety related functions on the primary systems. </w:t>
      </w:r>
      <w:commentRangeStart w:id="49"/>
      <w:commentRangeStart w:id="50"/>
      <w:r>
        <w:t xml:space="preserve">It consists of </w:t>
      </w:r>
      <w:r w:rsidR="006D009F">
        <w:t>two</w:t>
      </w:r>
      <w:r>
        <w:t xml:space="preserve"> main components:</w:t>
      </w:r>
      <w:commentRangeEnd w:id="49"/>
      <w:r w:rsidR="0020326D">
        <w:rPr>
          <w:rStyle w:val="CommentReference"/>
        </w:rPr>
        <w:commentReference w:id="49"/>
      </w:r>
      <w:commentRangeEnd w:id="50"/>
      <w:r w:rsidR="006D009F">
        <w:rPr>
          <w:rStyle w:val="CommentReference"/>
        </w:rPr>
        <w:commentReference w:id="50"/>
      </w:r>
    </w:p>
    <w:p w14:paraId="683818FE" w14:textId="77777777" w:rsidR="006B478D" w:rsidRDefault="006B478D" w:rsidP="006B478D"/>
    <w:p w14:paraId="4B23C388" w14:textId="697D0654" w:rsidR="006B478D" w:rsidRPr="00062302" w:rsidRDefault="006B478D" w:rsidP="00062302">
      <w:pPr>
        <w:pStyle w:val="BulletListNormal"/>
        <w:rPr>
          <w:rStyle w:val="AASemiBoldChar"/>
        </w:rPr>
      </w:pPr>
      <w:r w:rsidRPr="00062302">
        <w:rPr>
          <w:rStyle w:val="AASemiBoldChar"/>
        </w:rPr>
        <w:lastRenderedPageBreak/>
        <w:t>SCK CEN Control System (MCS):</w:t>
      </w:r>
    </w:p>
    <w:p w14:paraId="36110A87" w14:textId="77777777" w:rsidR="006B478D" w:rsidRDefault="006B478D" w:rsidP="006B478D">
      <w:r>
        <w:t>MCS manages and monitors all devices and processes. It sends commands to operate various parts of the system (e.g. RF generators, magnets, and the QPLANT) and continuously collects data to ensure everything is running correctly. Its focus is on performance and operational efficiency.</w:t>
      </w:r>
    </w:p>
    <w:p w14:paraId="46CDB9E1" w14:textId="1FBAEE1A" w:rsidR="006B478D" w:rsidRPr="004466FF" w:rsidRDefault="006B478D" w:rsidP="00062302">
      <w:pPr>
        <w:pStyle w:val="BulletListNormal"/>
        <w:rPr>
          <w:rStyle w:val="AASemiBoldChar"/>
          <w:lang w:val="nl-NL"/>
        </w:rPr>
      </w:pPr>
      <w:r w:rsidRPr="004466FF">
        <w:rPr>
          <w:rStyle w:val="AASemiBoldChar"/>
          <w:lang w:val="nl-NL"/>
        </w:rPr>
        <w:t>SCK CEN Interlock System (MIS):</w:t>
      </w:r>
    </w:p>
    <w:p w14:paraId="5D60C899" w14:textId="77777777" w:rsidR="006B478D" w:rsidRDefault="006B478D" w:rsidP="006B478D">
      <w:r>
        <w:t>MIS works side-by-side with MCS but with a different goal. Its main job is safety. MIS is an independent, fail-safe system that immediately steps in to prevent accidents, such as equipment damage or any risk to personnel, by cutting off or altering operations if something goes wrong.</w:t>
      </w:r>
    </w:p>
    <w:p w14:paraId="64FC89F2" w14:textId="4F438407" w:rsidR="006B478D" w:rsidRPr="00062302" w:rsidRDefault="006B478D" w:rsidP="00062302">
      <w:pPr>
        <w:pStyle w:val="BulletListNormal"/>
        <w:rPr>
          <w:rStyle w:val="AASemiBoldChar"/>
        </w:rPr>
      </w:pPr>
      <w:r w:rsidRPr="00062302">
        <w:rPr>
          <w:rStyle w:val="AASemiBoldChar"/>
        </w:rPr>
        <w:t>Information Technology (MIT):</w:t>
      </w:r>
    </w:p>
    <w:p w14:paraId="4744E620" w14:textId="0BA398DA" w:rsidR="006B478D" w:rsidRDefault="006B478D" w:rsidP="006B478D">
      <w:r>
        <w:t>MIT provides the supporting IT infrastructure for the entire facility. This includes networking, servers, user authentication, data storage, and backup services. Essentially, MIT makes sure that all the systems (</w:t>
      </w:r>
      <w:r w:rsidR="00AD1D39">
        <w:t>primary and secondary</w:t>
      </w:r>
      <w:r>
        <w:t xml:space="preserve">) can communicate </w:t>
      </w:r>
      <w:r w:rsidR="00062302">
        <w:t>reliably,</w:t>
      </w:r>
      <w:r>
        <w:t xml:space="preserve"> and that data is managed securely.</w:t>
      </w:r>
    </w:p>
    <w:p w14:paraId="02D4C3E7" w14:textId="3A3C2395" w:rsidR="00B619DE" w:rsidRDefault="00B619DE" w:rsidP="00B619DE">
      <w:pPr>
        <w:pStyle w:val="Caption"/>
        <w:keepNext/>
        <w:jc w:val="both"/>
      </w:pPr>
    </w:p>
    <w:p w14:paraId="148226DC" w14:textId="77777777" w:rsidR="00B619DE" w:rsidRDefault="006B478D" w:rsidP="00B619DE">
      <w:pPr>
        <w:keepNext/>
      </w:pPr>
      <w:commentRangeStart w:id="51"/>
      <w:commentRangeStart w:id="52"/>
      <w:commentRangeStart w:id="53"/>
      <w:r>
        <w:rPr>
          <w:noProof/>
          <w:lang w:val="en-US"/>
        </w:rPr>
        <w:drawing>
          <wp:inline distT="0" distB="0" distL="0" distR="0" wp14:anchorId="48D24057" wp14:editId="2D38D7D6">
            <wp:extent cx="5939790" cy="3984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S-QPLANT-SCOPE.drawio.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984420"/>
                    </a:xfrm>
                    <a:prstGeom prst="rect">
                      <a:avLst/>
                    </a:prstGeom>
                  </pic:spPr>
                </pic:pic>
              </a:graphicData>
            </a:graphic>
          </wp:inline>
        </w:drawing>
      </w:r>
      <w:commentRangeEnd w:id="51"/>
      <w:commentRangeEnd w:id="52"/>
      <w:commentRangeEnd w:id="53"/>
      <w:r w:rsidR="004466FF">
        <w:rPr>
          <w:rStyle w:val="CommentReference"/>
        </w:rPr>
        <w:commentReference w:id="51"/>
      </w:r>
    </w:p>
    <w:p w14:paraId="60197533" w14:textId="0906799A" w:rsidR="00B619DE" w:rsidRDefault="00B619DE" w:rsidP="00B619DE">
      <w:pPr>
        <w:pStyle w:val="Caption"/>
      </w:pPr>
      <w:r>
        <w:t xml:space="preserve">Figure </w:t>
      </w:r>
      <w:r>
        <w:fldChar w:fldCharType="begin"/>
      </w:r>
      <w:r>
        <w:instrText xml:space="preserve"> SEQ Figure \* ARABIC </w:instrText>
      </w:r>
      <w:r>
        <w:fldChar w:fldCharType="separate"/>
      </w:r>
      <w:r w:rsidR="00711812">
        <w:rPr>
          <w:noProof/>
        </w:rPr>
        <w:t>5</w:t>
      </w:r>
      <w:r>
        <w:fldChar w:fldCharType="end"/>
      </w:r>
      <w:r>
        <w:t xml:space="preserve"> MINERVA Control and Interlock related systems</w:t>
      </w:r>
    </w:p>
    <w:p w14:paraId="7BB2B07C" w14:textId="7E9E286F" w:rsidR="006B478D" w:rsidRPr="00F35115" w:rsidRDefault="006B478D" w:rsidP="006B478D">
      <w:r>
        <w:rPr>
          <w:rStyle w:val="CommentReference"/>
        </w:rPr>
        <w:commentReference w:id="52"/>
      </w:r>
      <w:r w:rsidR="00B619DE">
        <w:rPr>
          <w:rStyle w:val="CommentReference"/>
        </w:rPr>
        <w:commentReference w:id="53"/>
      </w:r>
    </w:p>
    <w:p w14:paraId="11298A7F" w14:textId="77777777" w:rsidR="006B478D" w:rsidRDefault="006B478D" w:rsidP="006B478D"/>
    <w:p w14:paraId="01B2F0F3" w14:textId="77777777" w:rsidR="006B478D" w:rsidRPr="00725372" w:rsidRDefault="006B478D" w:rsidP="006B478D"/>
    <w:p w14:paraId="6E099008" w14:textId="055A9129" w:rsidR="00342AD4" w:rsidRPr="00725372" w:rsidRDefault="00342AD4" w:rsidP="00342AD4">
      <w:pPr>
        <w:pStyle w:val="Heading1numbered"/>
      </w:pPr>
      <w:bookmarkStart w:id="54" w:name="_Toc198518297"/>
      <w:commentRangeStart w:id="55"/>
      <w:commentRangeStart w:id="56"/>
      <w:r w:rsidRPr="00725372">
        <w:lastRenderedPageBreak/>
        <w:t>Nature of the Procurement</w:t>
      </w:r>
      <w:commentRangeEnd w:id="55"/>
      <w:r w:rsidR="006B4DC3" w:rsidRPr="00725372">
        <w:rPr>
          <w:rStyle w:val="CommentReference"/>
          <w:rFonts w:ascii="Segoe UI" w:eastAsia="Calibri" w:hAnsi="Segoe UI"/>
          <w:bCs w:val="0"/>
          <w:color w:val="auto"/>
          <w:shd w:val="clear" w:color="auto" w:fill="auto"/>
        </w:rPr>
        <w:commentReference w:id="55"/>
      </w:r>
      <w:commentRangeEnd w:id="56"/>
      <w:r w:rsidR="0054428C">
        <w:rPr>
          <w:rStyle w:val="CommentReference"/>
          <w:rFonts w:ascii="Segoe UI" w:eastAsia="Calibri" w:hAnsi="Segoe UI"/>
          <w:bCs w:val="0"/>
          <w:color w:val="auto"/>
          <w:shd w:val="clear" w:color="auto" w:fill="auto"/>
        </w:rPr>
        <w:commentReference w:id="56"/>
      </w:r>
      <w:bookmarkEnd w:id="54"/>
    </w:p>
    <w:p w14:paraId="0DF9F07A" w14:textId="33628892" w:rsidR="00342AD4" w:rsidRPr="00725372" w:rsidRDefault="00342AD4" w:rsidP="00342AD4">
      <w:pPr>
        <w:pStyle w:val="Heading2numbered"/>
        <w:numPr>
          <w:ilvl w:val="1"/>
          <w:numId w:val="1"/>
        </w:numPr>
        <w:ind w:left="578" w:hanging="578"/>
      </w:pPr>
      <w:bookmarkStart w:id="57" w:name="_Toc198518298"/>
      <w:commentRangeStart w:id="58"/>
      <w:r w:rsidRPr="00725372">
        <w:t xml:space="preserve">Scope of Work by the </w:t>
      </w:r>
      <w:r w:rsidR="00CB1438">
        <w:t>Contractor</w:t>
      </w:r>
      <w:commentRangeEnd w:id="58"/>
      <w:r w:rsidR="00A66FEE">
        <w:rPr>
          <w:rStyle w:val="CommentReference"/>
          <w:rFonts w:ascii="Segoe UI" w:eastAsia="Calibri" w:hAnsi="Segoe UI"/>
          <w:bCs w:val="0"/>
          <w:color w:val="auto"/>
          <w:shd w:val="clear" w:color="auto" w:fill="auto"/>
        </w:rPr>
        <w:commentReference w:id="58"/>
      </w:r>
      <w:bookmarkEnd w:id="57"/>
    </w:p>
    <w:p w14:paraId="6C942B37" w14:textId="0170A159" w:rsidR="003A7C2B" w:rsidRPr="00725372" w:rsidRDefault="003A7C2B" w:rsidP="003A7C2B">
      <w:r w:rsidRPr="00725372">
        <w:t xml:space="preserve">The procurement assignment includes all services required to </w:t>
      </w:r>
      <w:commentRangeStart w:id="59"/>
      <w:r w:rsidRPr="00725372">
        <w:t>design</w:t>
      </w:r>
      <w:r w:rsidR="00C00338">
        <w:t>,</w:t>
      </w:r>
      <w:r w:rsidR="0054428C">
        <w:t xml:space="preserve"> build</w:t>
      </w:r>
      <w:commentRangeEnd w:id="59"/>
      <w:r w:rsidR="008A7938" w:rsidRPr="00725372">
        <w:rPr>
          <w:rStyle w:val="CommentReference"/>
        </w:rPr>
        <w:commentReference w:id="59"/>
      </w:r>
      <w:r w:rsidRPr="00725372">
        <w:t xml:space="preserve"> </w:t>
      </w:r>
      <w:r w:rsidR="00C00338">
        <w:t xml:space="preserve">and commission </w:t>
      </w:r>
      <w:r w:rsidRPr="00725372">
        <w:t xml:space="preserve">a fully functional </w:t>
      </w:r>
      <w:r w:rsidR="00A156C9">
        <w:t>QPLANT</w:t>
      </w:r>
      <w:r w:rsidRPr="00725372">
        <w:t xml:space="preserve"> in compliance with the requirements set forth in this document. This includes the following activities (non-exhaustive list):</w:t>
      </w:r>
    </w:p>
    <w:p w14:paraId="1E809E42" w14:textId="390E9BB1" w:rsidR="00342AD4" w:rsidRPr="00725372" w:rsidRDefault="00342AD4">
      <w:pPr>
        <w:pStyle w:val="ListParagraph"/>
        <w:numPr>
          <w:ilvl w:val="0"/>
          <w:numId w:val="7"/>
        </w:numPr>
        <w:spacing w:before="60" w:after="40"/>
        <w:contextualSpacing w:val="0"/>
      </w:pPr>
      <w:r w:rsidRPr="00725372">
        <w:t>Design</w:t>
      </w:r>
      <w:r w:rsidR="00C00338">
        <w:t xml:space="preserve"> of the </w:t>
      </w:r>
      <w:r w:rsidR="00A156C9">
        <w:t>QPLANT</w:t>
      </w:r>
      <w:r w:rsidR="00285346">
        <w:t xml:space="preserve"> </w:t>
      </w:r>
    </w:p>
    <w:p w14:paraId="1E0E2D28" w14:textId="1ECBA9C5" w:rsidR="005365D3" w:rsidRDefault="005365D3">
      <w:pPr>
        <w:pStyle w:val="ListParagraph"/>
        <w:numPr>
          <w:ilvl w:val="0"/>
          <w:numId w:val="7"/>
        </w:numPr>
        <w:spacing w:before="60" w:after="40"/>
        <w:contextualSpacing w:val="0"/>
      </w:pPr>
      <w:r>
        <w:t xml:space="preserve">Development of the </w:t>
      </w:r>
      <w:r w:rsidR="00A156C9">
        <w:t>QPLANT</w:t>
      </w:r>
      <w:r w:rsidR="004F7B6A">
        <w:t xml:space="preserve">s </w:t>
      </w:r>
      <w:r>
        <w:t>Control system</w:t>
      </w:r>
      <w:r w:rsidR="00853F4C">
        <w:t xml:space="preserve"> (</w:t>
      </w:r>
      <w:r w:rsidR="004F3AC9">
        <w:t>QPLANT:CS</w:t>
      </w:r>
      <w:r w:rsidR="00853F4C">
        <w:t>)</w:t>
      </w:r>
      <w:r>
        <w:t>.</w:t>
      </w:r>
    </w:p>
    <w:p w14:paraId="47440638" w14:textId="6530D953" w:rsidR="00342AD4" w:rsidRPr="00725372" w:rsidRDefault="00342AD4">
      <w:pPr>
        <w:pStyle w:val="ListParagraph"/>
        <w:numPr>
          <w:ilvl w:val="0"/>
          <w:numId w:val="7"/>
        </w:numPr>
        <w:spacing w:before="60" w:after="40"/>
        <w:contextualSpacing w:val="0"/>
      </w:pPr>
      <w:r w:rsidRPr="00725372">
        <w:t>Manufacturing and procurement of all necessary components.</w:t>
      </w:r>
    </w:p>
    <w:p w14:paraId="17AF6DAF" w14:textId="197665AF" w:rsidR="00342AD4" w:rsidRPr="00725372" w:rsidRDefault="00342AD4">
      <w:pPr>
        <w:pStyle w:val="ListParagraph"/>
        <w:numPr>
          <w:ilvl w:val="0"/>
          <w:numId w:val="7"/>
        </w:numPr>
        <w:spacing w:before="60" w:after="40"/>
        <w:contextualSpacing w:val="0"/>
      </w:pPr>
      <w:r w:rsidRPr="00725372">
        <w:t>Transportation and delivery</w:t>
      </w:r>
      <w:r w:rsidR="00C00338">
        <w:t>.</w:t>
      </w:r>
    </w:p>
    <w:p w14:paraId="400F9629" w14:textId="1AA2A8E7" w:rsidR="00342AD4" w:rsidRPr="00725372" w:rsidRDefault="00342AD4">
      <w:pPr>
        <w:pStyle w:val="ListParagraph"/>
        <w:numPr>
          <w:ilvl w:val="0"/>
          <w:numId w:val="7"/>
        </w:numPr>
        <w:spacing w:before="60" w:after="40"/>
        <w:contextualSpacing w:val="0"/>
      </w:pPr>
      <w:r w:rsidRPr="00725372">
        <w:t>Installation</w:t>
      </w:r>
      <w:r w:rsidR="009C5C96" w:rsidRPr="00725372">
        <w:t xml:space="preserve"> </w:t>
      </w:r>
    </w:p>
    <w:p w14:paraId="31007697" w14:textId="77C4AB61" w:rsidR="00342AD4" w:rsidRPr="00725372" w:rsidRDefault="00342AD4">
      <w:pPr>
        <w:pStyle w:val="ListParagraph"/>
        <w:numPr>
          <w:ilvl w:val="0"/>
          <w:numId w:val="7"/>
        </w:numPr>
        <w:spacing w:before="60" w:after="40"/>
        <w:contextualSpacing w:val="0"/>
      </w:pPr>
      <w:r w:rsidRPr="00725372">
        <w:t>Stand-alone commissioning and testing</w:t>
      </w:r>
      <w:r w:rsidR="00853F4C">
        <w:t xml:space="preserve"> </w:t>
      </w:r>
      <w:r w:rsidR="001C5A25">
        <w:t xml:space="preserve">(including </w:t>
      </w:r>
      <w:r w:rsidR="004F3AC9">
        <w:t>QPLANT:CS</w:t>
      </w:r>
      <w:r w:rsidR="001C5A25">
        <w:t>)</w:t>
      </w:r>
      <w:r w:rsidR="00C00338">
        <w:t>.</w:t>
      </w:r>
    </w:p>
    <w:p w14:paraId="281E8EC7" w14:textId="25F0B869" w:rsidR="00342AD4" w:rsidRPr="00062302" w:rsidRDefault="00342AD4">
      <w:pPr>
        <w:pStyle w:val="ListParagraph"/>
        <w:numPr>
          <w:ilvl w:val="0"/>
          <w:numId w:val="7"/>
        </w:numPr>
        <w:spacing w:before="60" w:after="40"/>
        <w:contextualSpacing w:val="0"/>
        <w:rPr>
          <w:highlight w:val="yellow"/>
        </w:rPr>
      </w:pPr>
      <w:commentRangeStart w:id="60"/>
      <w:r w:rsidRPr="00062302">
        <w:rPr>
          <w:highlight w:val="yellow"/>
        </w:rPr>
        <w:t>Activities for integrated commissioning</w:t>
      </w:r>
      <w:r w:rsidR="00A84750" w:rsidRPr="00062302">
        <w:rPr>
          <w:highlight w:val="yellow"/>
        </w:rPr>
        <w:t xml:space="preserve"> </w:t>
      </w:r>
      <w:commentRangeEnd w:id="60"/>
      <w:r w:rsidR="004F3AC9" w:rsidRPr="00062302">
        <w:rPr>
          <w:rStyle w:val="CommentReference"/>
          <w:highlight w:val="yellow"/>
        </w:rPr>
        <w:commentReference w:id="60"/>
      </w:r>
      <w:r w:rsidR="00A84750" w:rsidRPr="00062302">
        <w:rPr>
          <w:highlight w:val="yellow"/>
        </w:rPr>
        <w:t xml:space="preserve">(including the connection to </w:t>
      </w:r>
      <w:r w:rsidR="005643C2" w:rsidRPr="00062302">
        <w:rPr>
          <w:highlight w:val="yellow"/>
        </w:rPr>
        <w:t>MCS</w:t>
      </w:r>
      <w:r w:rsidR="00174277" w:rsidRPr="00062302">
        <w:rPr>
          <w:highlight w:val="yellow"/>
        </w:rPr>
        <w:t>)</w:t>
      </w:r>
    </w:p>
    <w:p w14:paraId="1AA68DD1" w14:textId="2B19D545" w:rsidR="00342AD4" w:rsidRPr="00725372" w:rsidRDefault="00342AD4">
      <w:pPr>
        <w:pStyle w:val="ListParagraph"/>
        <w:numPr>
          <w:ilvl w:val="0"/>
          <w:numId w:val="7"/>
        </w:numPr>
        <w:spacing w:before="60" w:after="40"/>
        <w:contextualSpacing w:val="0"/>
      </w:pPr>
      <w:r w:rsidRPr="00725372">
        <w:t>Quality Assurance and Control</w:t>
      </w:r>
      <w:r w:rsidR="00C00338">
        <w:t>.</w:t>
      </w:r>
    </w:p>
    <w:p w14:paraId="01C1BE2C" w14:textId="2D01C55A" w:rsidR="00342AD4" w:rsidRPr="00725372" w:rsidRDefault="00342AD4" w:rsidP="00342AD4">
      <w:pPr>
        <w:pStyle w:val="Heading2numbered"/>
        <w:numPr>
          <w:ilvl w:val="1"/>
          <w:numId w:val="1"/>
        </w:numPr>
        <w:ind w:left="578" w:hanging="578"/>
      </w:pPr>
      <w:bookmarkStart w:id="61" w:name="_Toc198518299"/>
      <w:r w:rsidRPr="00725372">
        <w:t xml:space="preserve">Scope of Supply by the </w:t>
      </w:r>
      <w:r w:rsidR="00CB1438">
        <w:t>Contractor</w:t>
      </w:r>
      <w:bookmarkEnd w:id="61"/>
    </w:p>
    <w:p w14:paraId="10A1AE59" w14:textId="26254F86" w:rsidR="003A7C2B" w:rsidRPr="00725372" w:rsidRDefault="003A7C2B" w:rsidP="003A7C2B">
      <w:r w:rsidRPr="00725372">
        <w:t xml:space="preserve">The </w:t>
      </w:r>
      <w:r w:rsidR="00CB1438">
        <w:t>Contractor</w:t>
      </w:r>
      <w:r w:rsidRPr="00725372">
        <w:t xml:space="preserve">'s scope of supply for the </w:t>
      </w:r>
      <w:r w:rsidR="00A156C9">
        <w:t>QPLANT</w:t>
      </w:r>
      <w:r w:rsidRPr="00725372">
        <w:t xml:space="preserve"> includes the delivery of the granted supplies (fixed </w:t>
      </w:r>
      <w:r w:rsidR="004F5F95">
        <w:t>amount</w:t>
      </w:r>
      <w:r w:rsidR="004F5F95" w:rsidRPr="00725372">
        <w:t xml:space="preserve"> </w:t>
      </w:r>
      <w:r w:rsidRPr="00725372">
        <w:t xml:space="preserve">and granted options) as set forth </w:t>
      </w:r>
      <w:r w:rsidR="008A7938" w:rsidRPr="00725372">
        <w:t>below</w:t>
      </w:r>
      <w:r w:rsidRPr="00725372">
        <w:t>.</w:t>
      </w:r>
    </w:p>
    <w:p w14:paraId="51603474" w14:textId="075A01A0" w:rsidR="00342AD4" w:rsidRPr="00725372" w:rsidRDefault="00342AD4" w:rsidP="00342AD4">
      <w:pPr>
        <w:pStyle w:val="BulletListNormal"/>
        <w:numPr>
          <w:ilvl w:val="0"/>
          <w:numId w:val="0"/>
        </w:numPr>
        <w:rPr>
          <w:rStyle w:val="AASemiBoldChar"/>
          <w:rFonts w:cs="Segoe UI Semibold"/>
        </w:rPr>
      </w:pPr>
      <w:r w:rsidRPr="00725372">
        <w:rPr>
          <w:rStyle w:val="AASemiBoldChar"/>
          <w:rFonts w:cs="Segoe UI Semibold"/>
          <w:color w:val="auto"/>
        </w:rPr>
        <w:t>Fixed amount:</w:t>
      </w:r>
    </w:p>
    <w:p w14:paraId="3829CE36" w14:textId="48F7FDC4" w:rsidR="00342AD4" w:rsidRPr="00725372" w:rsidRDefault="00342AD4">
      <w:pPr>
        <w:pStyle w:val="BulletListNormal"/>
        <w:numPr>
          <w:ilvl w:val="0"/>
          <w:numId w:val="8"/>
        </w:numPr>
        <w:rPr>
          <w:rStyle w:val="AASemiBoldChar"/>
          <w:rFonts w:cs="Segoe UI Semibold"/>
        </w:rPr>
      </w:pPr>
      <w:r w:rsidRPr="00725372">
        <w:rPr>
          <w:rStyle w:val="AASemiBoldChar"/>
          <w:rFonts w:ascii="Segoe UI" w:hAnsi="Segoe UI" w:cs="Segoe UI"/>
          <w:color w:val="auto"/>
        </w:rPr>
        <w:t xml:space="preserve">One fully functional </w:t>
      </w:r>
      <w:r w:rsidR="00A156C9">
        <w:rPr>
          <w:rStyle w:val="AASemiBoldChar"/>
          <w:rFonts w:ascii="Segoe UI" w:hAnsi="Segoe UI" w:cs="Segoe UI"/>
          <w:color w:val="auto"/>
        </w:rPr>
        <w:t>QPLANT</w:t>
      </w:r>
      <w:r w:rsidRPr="00725372">
        <w:rPr>
          <w:rStyle w:val="AASemiBoldChar"/>
          <w:rFonts w:ascii="Segoe UI" w:hAnsi="Segoe UI" w:cs="Segoe UI"/>
          <w:color w:val="auto"/>
        </w:rPr>
        <w:t xml:space="preserve"> including, but not limited to:</w:t>
      </w:r>
    </w:p>
    <w:p w14:paraId="00AD6E20"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Warm Compression Station (WCS)</w:t>
      </w:r>
    </w:p>
    <w:p w14:paraId="59BC7A92" w14:textId="77777777" w:rsidR="00342AD4" w:rsidRPr="00A112D9"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Refrigeration Cold Box (QRB)</w:t>
      </w:r>
    </w:p>
    <w:p w14:paraId="478728A3" w14:textId="18937425" w:rsidR="00A112D9" w:rsidRPr="00725372" w:rsidRDefault="00A112D9">
      <w:pPr>
        <w:pStyle w:val="BulletListNormal"/>
        <w:numPr>
          <w:ilvl w:val="1"/>
          <w:numId w:val="8"/>
        </w:numPr>
        <w:spacing w:before="60" w:after="40"/>
        <w:ind w:left="1267"/>
        <w:rPr>
          <w:rStyle w:val="AASemiBoldChar"/>
          <w:rFonts w:cs="Segoe UI Semibold"/>
        </w:rPr>
      </w:pPr>
      <w:r>
        <w:rPr>
          <w:rStyle w:val="AASemiBoldChar"/>
          <w:rFonts w:ascii="Segoe UI" w:hAnsi="Segoe UI" w:cs="Segoe UI"/>
          <w:color w:val="auto"/>
        </w:rPr>
        <w:t xml:space="preserve">All </w:t>
      </w:r>
      <w:r w:rsidR="006E3AE9">
        <w:rPr>
          <w:rStyle w:val="AASemiBoldChar"/>
          <w:rFonts w:ascii="Segoe UI" w:hAnsi="Segoe UI" w:cs="Segoe UI"/>
          <w:color w:val="auto"/>
        </w:rPr>
        <w:t>h</w:t>
      </w:r>
      <w:r>
        <w:rPr>
          <w:rStyle w:val="AASemiBoldChar"/>
          <w:rFonts w:ascii="Segoe UI" w:hAnsi="Segoe UI" w:cs="Segoe UI"/>
          <w:color w:val="auto"/>
        </w:rPr>
        <w:t>e</w:t>
      </w:r>
      <w:r w:rsidR="006E3AE9">
        <w:rPr>
          <w:rStyle w:val="AASemiBoldChar"/>
          <w:rFonts w:ascii="Segoe UI" w:hAnsi="Segoe UI" w:cs="Segoe UI"/>
          <w:color w:val="auto"/>
        </w:rPr>
        <w:t>lium</w:t>
      </w:r>
      <w:r>
        <w:rPr>
          <w:rStyle w:val="AASemiBoldChar"/>
          <w:rFonts w:ascii="Segoe UI" w:hAnsi="Segoe UI" w:cs="Segoe UI"/>
          <w:color w:val="auto"/>
        </w:rPr>
        <w:t xml:space="preserve"> required to perform the commissioning and acceptance testing</w:t>
      </w:r>
      <w:r w:rsidR="006E3AE9">
        <w:rPr>
          <w:rStyle w:val="AASemiBoldChar"/>
          <w:rFonts w:ascii="Segoe UI" w:hAnsi="Segoe UI" w:cs="Segoe UI"/>
          <w:color w:val="auto"/>
        </w:rPr>
        <w:t xml:space="preserve"> of the stand-along Q</w:t>
      </w:r>
      <w:r w:rsidR="00062302">
        <w:rPr>
          <w:rStyle w:val="AASemiBoldChar"/>
          <w:rFonts w:ascii="Segoe UI" w:hAnsi="Segoe UI" w:cs="Segoe UI"/>
          <w:color w:val="auto"/>
        </w:rPr>
        <w:t>PLANT</w:t>
      </w:r>
    </w:p>
    <w:p w14:paraId="6D4A3141" w14:textId="5F3D785E"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 xml:space="preserve">Internal piping between the various areas of the </w:t>
      </w:r>
      <w:r w:rsidR="00A156C9">
        <w:rPr>
          <w:rStyle w:val="AASemiBoldChar"/>
          <w:rFonts w:ascii="Segoe UI" w:hAnsi="Segoe UI" w:cs="Segoe UI"/>
          <w:color w:val="auto"/>
        </w:rPr>
        <w:t>QPLANT</w:t>
      </w:r>
      <w:r w:rsidR="003A7C2B" w:rsidRPr="00725372">
        <w:rPr>
          <w:rStyle w:val="AASemiBoldChar"/>
          <w:rFonts w:ascii="Segoe UI" w:hAnsi="Segoe UI" w:cs="Segoe UI"/>
          <w:color w:val="auto"/>
        </w:rPr>
        <w:t xml:space="preserve"> </w:t>
      </w:r>
    </w:p>
    <w:p w14:paraId="7E602D5D"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Vacuum systems</w:t>
      </w:r>
    </w:p>
    <w:p w14:paraId="2F34DD27"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Control system</w:t>
      </w:r>
    </w:p>
    <w:p w14:paraId="1EFE1875" w14:textId="6966FE40"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Documentation</w:t>
      </w:r>
    </w:p>
    <w:p w14:paraId="2D8B50FA" w14:textId="7D563567" w:rsidR="00342AD4" w:rsidRPr="00725372" w:rsidRDefault="00342AD4" w:rsidP="00342AD4">
      <w:pPr>
        <w:rPr>
          <w:rFonts w:ascii="Segoe UI Semibold" w:hAnsi="Segoe UI Semibold" w:cs="Segoe UI Semibold"/>
        </w:rPr>
      </w:pPr>
      <w:r w:rsidRPr="00725372">
        <w:rPr>
          <w:rFonts w:ascii="Segoe UI Semibold" w:hAnsi="Segoe UI Semibold" w:cs="Segoe UI Semibold"/>
        </w:rPr>
        <w:t>Options:</w:t>
      </w:r>
    </w:p>
    <w:p w14:paraId="54AE423D" w14:textId="12C635FA" w:rsidR="00342AD4" w:rsidRPr="00725372" w:rsidRDefault="00342AD4">
      <w:pPr>
        <w:pStyle w:val="BulletListNormal"/>
        <w:numPr>
          <w:ilvl w:val="0"/>
          <w:numId w:val="8"/>
        </w:numPr>
        <w:rPr>
          <w:lang w:val="en-GB"/>
        </w:rPr>
      </w:pPr>
      <w:commentRangeStart w:id="62"/>
      <w:commentRangeStart w:id="63"/>
      <w:r w:rsidRPr="00725372">
        <w:rPr>
          <w:lang w:val="en-GB"/>
        </w:rPr>
        <w:t xml:space="preserve">Option 1: </w:t>
      </w:r>
      <w:r w:rsidRPr="00725372">
        <w:rPr>
          <w:rStyle w:val="AASemiBoldChar"/>
          <w:rFonts w:ascii="Segoe UI" w:hAnsi="Segoe UI" w:cs="Segoe UI"/>
          <w:color w:val="auto"/>
        </w:rPr>
        <w:t>Warm</w:t>
      </w:r>
      <w:r w:rsidRPr="00725372">
        <w:rPr>
          <w:lang w:val="en-GB"/>
        </w:rPr>
        <w:t xml:space="preserve"> Storage</w:t>
      </w:r>
      <w:r w:rsidR="008A7938" w:rsidRPr="00725372">
        <w:rPr>
          <w:lang w:val="en-GB"/>
        </w:rPr>
        <w:t xml:space="preserve"> Helium</w:t>
      </w:r>
      <w:r w:rsidRPr="00725372">
        <w:rPr>
          <w:lang w:val="en-GB"/>
        </w:rPr>
        <w:t xml:space="preserve"> (WSH) vessels for full helium inventory</w:t>
      </w:r>
      <w:commentRangeEnd w:id="62"/>
      <w:r w:rsidR="007934A1">
        <w:rPr>
          <w:rStyle w:val="CommentReference"/>
          <w:lang w:val="en-GB" w:eastAsia="en-US"/>
        </w:rPr>
        <w:commentReference w:id="62"/>
      </w:r>
      <w:commentRangeEnd w:id="63"/>
      <w:r w:rsidR="008013CE">
        <w:rPr>
          <w:rStyle w:val="CommentReference"/>
          <w:lang w:val="en-GB" w:eastAsia="en-US"/>
        </w:rPr>
        <w:commentReference w:id="63"/>
      </w:r>
      <w:r w:rsidRPr="00725372">
        <w:rPr>
          <w:lang w:val="en-GB"/>
        </w:rPr>
        <w:t xml:space="preserve"> </w:t>
      </w:r>
    </w:p>
    <w:p w14:paraId="3C2FF993" w14:textId="03F82DC4" w:rsidR="00342AD4" w:rsidRPr="00725372" w:rsidRDefault="00342AD4">
      <w:pPr>
        <w:pStyle w:val="BulletListNormal"/>
        <w:numPr>
          <w:ilvl w:val="0"/>
          <w:numId w:val="8"/>
        </w:numPr>
        <w:rPr>
          <w:lang w:val="en-GB"/>
        </w:rPr>
      </w:pPr>
      <w:r w:rsidRPr="00725372">
        <w:rPr>
          <w:lang w:val="en-GB"/>
        </w:rPr>
        <w:t xml:space="preserve">Option 2: </w:t>
      </w:r>
      <w:r w:rsidRPr="00725372">
        <w:rPr>
          <w:rStyle w:val="AASemiBoldChar"/>
          <w:rFonts w:ascii="Segoe UI" w:hAnsi="Segoe UI" w:cs="Segoe UI"/>
          <w:color w:val="auto"/>
        </w:rPr>
        <w:t>Spare</w:t>
      </w:r>
      <w:r w:rsidRPr="00725372">
        <w:rPr>
          <w:lang w:val="en-GB"/>
        </w:rPr>
        <w:t xml:space="preserve"> Parts</w:t>
      </w:r>
    </w:p>
    <w:p w14:paraId="178646F5" w14:textId="77D50F59" w:rsidR="00342AD4" w:rsidRPr="00062302" w:rsidRDefault="00342AD4">
      <w:pPr>
        <w:pStyle w:val="BulletListNormal"/>
        <w:numPr>
          <w:ilvl w:val="0"/>
          <w:numId w:val="8"/>
        </w:numPr>
        <w:rPr>
          <w:highlight w:val="yellow"/>
          <w:lang w:val="en-GB"/>
        </w:rPr>
      </w:pPr>
      <w:commentRangeStart w:id="64"/>
      <w:r w:rsidRPr="00062302">
        <w:rPr>
          <w:highlight w:val="yellow"/>
          <w:lang w:val="en-GB"/>
        </w:rPr>
        <w:t xml:space="preserve">Option 3: </w:t>
      </w:r>
      <w:r w:rsidRPr="00062302">
        <w:rPr>
          <w:rStyle w:val="AASemiBoldChar"/>
          <w:rFonts w:ascii="Segoe UI" w:hAnsi="Segoe UI" w:cs="Segoe UI"/>
          <w:color w:val="auto"/>
          <w:highlight w:val="yellow"/>
        </w:rPr>
        <w:t>Service</w:t>
      </w:r>
      <w:r w:rsidRPr="00062302">
        <w:rPr>
          <w:highlight w:val="yellow"/>
          <w:lang w:val="en-GB"/>
        </w:rPr>
        <w:t xml:space="preserve"> </w:t>
      </w:r>
      <w:r w:rsidR="003A7C2B" w:rsidRPr="00062302">
        <w:rPr>
          <w:highlight w:val="yellow"/>
          <w:lang w:val="en-GB"/>
        </w:rPr>
        <w:t>L</w:t>
      </w:r>
      <w:r w:rsidRPr="00062302">
        <w:rPr>
          <w:highlight w:val="yellow"/>
          <w:lang w:val="en-GB"/>
        </w:rPr>
        <w:t xml:space="preserve">evel </w:t>
      </w:r>
      <w:r w:rsidR="003A7C2B" w:rsidRPr="00062302">
        <w:rPr>
          <w:highlight w:val="yellow"/>
          <w:lang w:val="en-GB"/>
        </w:rPr>
        <w:t>A</w:t>
      </w:r>
      <w:r w:rsidRPr="00062302">
        <w:rPr>
          <w:highlight w:val="yellow"/>
          <w:lang w:val="en-GB"/>
        </w:rPr>
        <w:t>greement</w:t>
      </w:r>
      <w:commentRangeEnd w:id="64"/>
      <w:r w:rsidR="00676D1A" w:rsidRPr="00062302">
        <w:rPr>
          <w:rStyle w:val="CommentReference"/>
          <w:highlight w:val="yellow"/>
          <w:lang w:val="en-GB" w:eastAsia="en-US"/>
        </w:rPr>
        <w:commentReference w:id="64"/>
      </w:r>
    </w:p>
    <w:p w14:paraId="3E466A11" w14:textId="65E822BC" w:rsidR="00342AD4" w:rsidRPr="00725372" w:rsidRDefault="00342AD4" w:rsidP="00342AD4">
      <w:pPr>
        <w:spacing w:before="120"/>
        <w:ind w:left="360"/>
      </w:pPr>
      <w:r w:rsidRPr="00725372">
        <w:rPr>
          <w:rFonts w:ascii="Segoe UI Semibold" w:hAnsi="Segoe UI Semibold" w:cs="Segoe UI Semibold"/>
          <w:u w:val="single"/>
        </w:rPr>
        <w:t>N.B.:</w:t>
      </w:r>
      <w:r w:rsidRPr="00725372">
        <w:t xml:space="preserve"> There is no order/preference assumed for the options.</w:t>
      </w:r>
    </w:p>
    <w:p w14:paraId="03B41F38" w14:textId="77777777" w:rsidR="00342AD4" w:rsidRPr="00725372" w:rsidRDefault="00342AD4" w:rsidP="00342AD4">
      <w:pPr>
        <w:spacing w:before="120"/>
      </w:pPr>
    </w:p>
    <w:p w14:paraId="0ECA0405" w14:textId="08D916E5" w:rsidR="00342AD4" w:rsidRPr="00725372" w:rsidRDefault="00BD2ADA" w:rsidP="00342AD4">
      <w:pPr>
        <w:pStyle w:val="Heading1numbered"/>
      </w:pPr>
      <w:bookmarkStart w:id="65" w:name="_Toc198518300"/>
      <w:commentRangeStart w:id="66"/>
      <w:r w:rsidRPr="00725372">
        <w:lastRenderedPageBreak/>
        <w:t xml:space="preserve">Technical </w:t>
      </w:r>
      <w:r w:rsidR="00342AD4" w:rsidRPr="00725372">
        <w:t>Requirements</w:t>
      </w:r>
      <w:commentRangeEnd w:id="66"/>
      <w:r w:rsidR="008860E0" w:rsidRPr="00725372">
        <w:rPr>
          <w:rStyle w:val="CommentReference"/>
          <w:rFonts w:ascii="Segoe UI" w:eastAsia="Calibri" w:hAnsi="Segoe UI"/>
          <w:bCs w:val="0"/>
          <w:color w:val="auto"/>
          <w:shd w:val="clear" w:color="auto" w:fill="auto"/>
        </w:rPr>
        <w:commentReference w:id="66"/>
      </w:r>
      <w:bookmarkEnd w:id="65"/>
      <w:r w:rsidR="00342AD4" w:rsidRPr="00725372">
        <w:t xml:space="preserve"> </w:t>
      </w:r>
    </w:p>
    <w:p w14:paraId="7708F35A" w14:textId="70BDFA3E" w:rsidR="00342AD4" w:rsidRPr="00725372" w:rsidRDefault="00037F80" w:rsidP="00342AD4">
      <w:pPr>
        <w:pStyle w:val="Heading2numbered"/>
      </w:pPr>
      <w:bookmarkStart w:id="67" w:name="_Toc198518301"/>
      <w:r w:rsidRPr="00725372">
        <w:t>General</w:t>
      </w:r>
      <w:commentRangeStart w:id="68"/>
      <w:commentRangeStart w:id="69"/>
      <w:r w:rsidR="0099104E" w:rsidRPr="00725372">
        <w:t xml:space="preserve"> </w:t>
      </w:r>
      <w:r w:rsidR="00342AD4" w:rsidRPr="00725372">
        <w:t xml:space="preserve">Requirements </w:t>
      </w:r>
      <w:commentRangeEnd w:id="68"/>
      <w:r w:rsidR="0099104E" w:rsidRPr="00725372">
        <w:rPr>
          <w:rStyle w:val="CommentReference"/>
          <w:rFonts w:ascii="Segoe UI" w:eastAsia="Calibri" w:hAnsi="Segoe UI"/>
          <w:bCs w:val="0"/>
          <w:color w:val="auto"/>
          <w:shd w:val="clear" w:color="auto" w:fill="auto"/>
        </w:rPr>
        <w:commentReference w:id="68"/>
      </w:r>
      <w:commentRangeEnd w:id="69"/>
      <w:r w:rsidRPr="00725372">
        <w:rPr>
          <w:rStyle w:val="CommentReference"/>
          <w:rFonts w:ascii="Segoe UI" w:eastAsia="Calibri" w:hAnsi="Segoe UI"/>
          <w:bCs w:val="0"/>
          <w:color w:val="auto"/>
          <w:shd w:val="clear" w:color="auto" w:fill="auto"/>
        </w:rPr>
        <w:commentReference w:id="69"/>
      </w:r>
      <w:bookmarkEnd w:id="67"/>
    </w:p>
    <w:p w14:paraId="47F5BA89" w14:textId="20CF8FB6" w:rsidR="00342AD4" w:rsidRPr="00725372" w:rsidRDefault="00342AD4">
      <w:pPr>
        <w:pStyle w:val="ADClause"/>
        <w:numPr>
          <w:ilvl w:val="0"/>
          <w:numId w:val="9"/>
        </w:numPr>
      </w:pPr>
      <w:commentRangeStart w:id="70"/>
      <w:r w:rsidRPr="00725372">
        <w:t xml:space="preserve">The </w:t>
      </w:r>
      <w:r w:rsidR="00CB1438">
        <w:t>Contractor</w:t>
      </w:r>
      <w:r w:rsidRPr="00725372">
        <w:t xml:space="preserve"> shall be fully responsible for ensuring that the Deliverables and Services provided fully meet the specified requirements for the Contract. Therefore, the Applicant shall duly analyse the SCK CEN’s Tender Documents and evaluate whether sufficient information is presented to allow the Applicant to put forward a proposal that ensures that the delivery of the procured items meet the specified requirements.</w:t>
      </w:r>
    </w:p>
    <w:p w14:paraId="3901F3AF" w14:textId="1714F969" w:rsidR="00342AD4" w:rsidRPr="00725372" w:rsidRDefault="00342AD4" w:rsidP="00342AD4">
      <w:pPr>
        <w:pStyle w:val="ADClause"/>
      </w:pPr>
      <w:r w:rsidRPr="00725372">
        <w:t>If certain information is found to be lacking, the Applicant must request this information from SCK CEN without undue delay (</w:t>
      </w:r>
      <w:commentRangeStart w:id="71"/>
      <w:commentRangeStart w:id="72"/>
      <w:r w:rsidRPr="00725372">
        <w:t xml:space="preserve">according to </w:t>
      </w:r>
      <w:r w:rsidRPr="00725372">
        <w:rPr>
          <w:rStyle w:val="AAReferencedChar"/>
          <w:highlight w:val="yellow"/>
        </w:rPr>
        <w:t>§1.6</w:t>
      </w:r>
      <w:r w:rsidRPr="00725372">
        <w:t xml:space="preserve"> of the Main Tender Document). In accordance with </w:t>
      </w:r>
      <w:r w:rsidRPr="00725372">
        <w:rPr>
          <w:rStyle w:val="AAReferencedChar"/>
          <w:highlight w:val="yellow"/>
        </w:rPr>
        <w:t>§1.7</w:t>
      </w:r>
      <w:commentRangeEnd w:id="71"/>
      <w:r w:rsidR="0027426D">
        <w:rPr>
          <w:rStyle w:val="CommentReference"/>
        </w:rPr>
        <w:commentReference w:id="71"/>
      </w:r>
      <w:commentRangeEnd w:id="72"/>
      <w:r w:rsidR="00852D3F">
        <w:rPr>
          <w:rStyle w:val="CommentReference"/>
        </w:rPr>
        <w:commentReference w:id="72"/>
      </w:r>
      <w:r w:rsidRPr="00725372">
        <w:t xml:space="preserve"> of the Main Tender Document, the </w:t>
      </w:r>
      <w:r w:rsidR="00CB1438">
        <w:t>Contractor</w:t>
      </w:r>
      <w:r w:rsidRPr="00725372">
        <w:t xml:space="preserve"> may no longer rely on information lacking after submission of its offer. If the </w:t>
      </w:r>
      <w:r w:rsidR="00CB1438">
        <w:t>Contractor</w:t>
      </w:r>
      <w:r w:rsidRPr="00725372">
        <w:t xml:space="preserve"> would only identify a lack of information during the performance of the Contract, this will not give rise to any basis for a Variation.</w:t>
      </w:r>
    </w:p>
    <w:p w14:paraId="1AEE5938" w14:textId="77777777" w:rsidR="00342AD4" w:rsidRPr="00725372" w:rsidRDefault="00342AD4" w:rsidP="00342AD4">
      <w:pPr>
        <w:pStyle w:val="ADClause"/>
      </w:pPr>
      <w:bookmarkStart w:id="73" w:name="_Toc182468902"/>
      <w:bookmarkStart w:id="74" w:name="_Toc182468903"/>
      <w:bookmarkStart w:id="75" w:name="_Toc182468904"/>
      <w:bookmarkStart w:id="76" w:name="_Toc182468905"/>
      <w:bookmarkEnd w:id="73"/>
      <w:bookmarkEnd w:id="74"/>
      <w:bookmarkEnd w:id="75"/>
      <w:bookmarkEnd w:id="76"/>
      <w:r w:rsidRPr="00725372">
        <w:t xml:space="preserve">In the offer, the Applicant shall list the requirements (in addition to the SCK CEN’s requirements) which have been defined by the Applicant (as well as any assumptions made to define such requirements) and which shall be used as a basis for the definition and execution of the Contract.  </w:t>
      </w:r>
    </w:p>
    <w:p w14:paraId="44E16840" w14:textId="77777777" w:rsidR="00342AD4" w:rsidRPr="00725372" w:rsidRDefault="00342AD4" w:rsidP="00342AD4">
      <w:pPr>
        <w:pStyle w:val="ADClause"/>
        <w:rPr>
          <w:lang w:eastAsia="fr-FR"/>
        </w:rPr>
      </w:pPr>
      <w:r w:rsidRPr="00725372">
        <w:rPr>
          <w:lang w:eastAsia="fr-FR"/>
        </w:rPr>
        <w:t>The technical requirements imposed by the SCK CEN (including, but not limited to norms and other standards, processes, and their parameters) applicable to the development, performance, and quality (inspections, tests, etc.) of the procured items are specified in the present document and all other documents referred to herein.</w:t>
      </w:r>
    </w:p>
    <w:p w14:paraId="16692DDA" w14:textId="77777777" w:rsidR="00342AD4" w:rsidRPr="00725372" w:rsidRDefault="00342AD4" w:rsidP="00342AD4">
      <w:pPr>
        <w:pStyle w:val="ADClause"/>
        <w:numPr>
          <w:ilvl w:val="0"/>
          <w:numId w:val="0"/>
        </w:numPr>
        <w:rPr>
          <w:rStyle w:val="normaltextrun"/>
          <w:lang w:eastAsia="fr-FR"/>
        </w:rPr>
      </w:pPr>
      <w:r w:rsidRPr="00725372">
        <w:rPr>
          <w:rStyle w:val="normaltextrun"/>
          <w:rFonts w:cs="Segoe UI"/>
          <w:szCs w:val="20"/>
        </w:rPr>
        <w:t xml:space="preserve">In principle, these requirements are mandatory, unless adjusted in accordance with the principles set forth in the subsequent paragraphs. </w:t>
      </w:r>
    </w:p>
    <w:p w14:paraId="5C10CC6D" w14:textId="77777777" w:rsidR="00342AD4" w:rsidRPr="00725372" w:rsidRDefault="00342AD4" w:rsidP="00342AD4">
      <w:pPr>
        <w:pStyle w:val="ADClause"/>
        <w:rPr>
          <w:rStyle w:val="normaltextrun"/>
          <w:lang w:eastAsia="fr-FR"/>
        </w:rPr>
      </w:pPr>
      <w:r w:rsidRPr="00725372">
        <w:rPr>
          <w:rStyle w:val="normaltextrun"/>
          <w:rFonts w:cs="Segoe UI"/>
          <w:szCs w:val="20"/>
        </w:rPr>
        <w:t>If certain of these technical requirements are not met (for example: if a requested norm or standard, or a preferred process (parameter), is not implemented by the Applicant), the Applicant shall clearly state this deviation in his offer. The Applicant shall also provide a clear description of the deviation (e.g.: indicating which norm/standard or process (parameter) shall be implemented as an alternative to the requested one) and shall justify this choice.</w:t>
      </w:r>
    </w:p>
    <w:p w14:paraId="0B7F4F56" w14:textId="24ACC272" w:rsidR="00342AD4" w:rsidRPr="00725372" w:rsidRDefault="00342AD4" w:rsidP="00342AD4">
      <w:pPr>
        <w:pStyle w:val="ADClause"/>
        <w:rPr>
          <w:rStyle w:val="eop"/>
          <w:lang w:eastAsia="fr-FR"/>
        </w:rPr>
      </w:pPr>
      <w:r w:rsidRPr="00725372">
        <w:rPr>
          <w:rStyle w:val="normaltextrun"/>
          <w:rFonts w:cs="Segoe UI"/>
          <w:szCs w:val="20"/>
        </w:rPr>
        <w:t xml:space="preserve">In its offer, the Applicant may suggest modifications vis-à-vis the technical requirements as imposed by the present document, which, in the Applicant’s opinion, would constitute an improvement in terms of cost, reliability, safety, ease of use, or any other improvement of the </w:t>
      </w:r>
      <w:r w:rsidR="00A156C9">
        <w:t>QPLANT</w:t>
      </w:r>
      <w:r w:rsidRPr="00725372">
        <w:rPr>
          <w:rStyle w:val="normaltextrun"/>
          <w:rFonts w:cs="Segoe UI"/>
          <w:szCs w:val="20"/>
        </w:rPr>
        <w:t>. For each modification, the Applicant shall demonstrate its advantages as well as list the drawbacks (if any).</w:t>
      </w:r>
      <w:r w:rsidRPr="00725372">
        <w:rPr>
          <w:rStyle w:val="eop"/>
        </w:rPr>
        <w:t> </w:t>
      </w:r>
    </w:p>
    <w:p w14:paraId="2E1352A3" w14:textId="78B99207" w:rsidR="00342AD4" w:rsidRDefault="00342AD4" w:rsidP="00342AD4">
      <w:pPr>
        <w:pStyle w:val="ADClause"/>
        <w:rPr>
          <w:rStyle w:val="eop"/>
        </w:rPr>
      </w:pPr>
      <w:r w:rsidRPr="00725372">
        <w:rPr>
          <w:rStyle w:val="normaltextrun"/>
          <w:rFonts w:cs="Segoe UI"/>
          <w:szCs w:val="20"/>
        </w:rPr>
        <w:t xml:space="preserve">The Applicant shall submit one offer, including all modifications, which in the Applicant’s view constitutes the most optimal solution for the </w:t>
      </w:r>
      <w:r w:rsidR="00A156C9">
        <w:rPr>
          <w:rStyle w:val="normaltextrun"/>
          <w:rFonts w:cs="Segoe UI"/>
          <w:szCs w:val="20"/>
        </w:rPr>
        <w:t>QPLANT</w:t>
      </w:r>
      <w:r w:rsidRPr="00725372">
        <w:rPr>
          <w:rStyle w:val="normaltextrun"/>
          <w:rFonts w:cs="Segoe UI"/>
          <w:szCs w:val="20"/>
        </w:rPr>
        <w:t>. It is not allowed to submit multiple offers covering multiple solutions. </w:t>
      </w:r>
      <w:r w:rsidRPr="00725372">
        <w:rPr>
          <w:rStyle w:val="eop"/>
        </w:rPr>
        <w:t> </w:t>
      </w:r>
    </w:p>
    <w:p w14:paraId="38A5636E" w14:textId="757DF2B7" w:rsidR="00DE1D04" w:rsidRPr="003E5C09" w:rsidRDefault="00DE1D04" w:rsidP="003E5C09">
      <w:commentRangeStart w:id="77"/>
      <w:commentRangeStart w:id="78"/>
      <w:r>
        <w:rPr>
          <w:rStyle w:val="normaltextrun"/>
          <w:rFonts w:cs="Segoe UI"/>
          <w:szCs w:val="20"/>
        </w:rPr>
        <w:t>In the offer, t</w:t>
      </w:r>
      <w:r w:rsidRPr="00A34C7D">
        <w:rPr>
          <w:rStyle w:val="normaltextrun"/>
          <w:rFonts w:cs="Segoe UI"/>
          <w:szCs w:val="20"/>
        </w:rPr>
        <w:t xml:space="preserve">he Applicant </w:t>
      </w:r>
      <w:r>
        <w:rPr>
          <w:rStyle w:val="normaltextrun"/>
          <w:rFonts w:cs="Segoe UI"/>
          <w:szCs w:val="20"/>
        </w:rPr>
        <w:t xml:space="preserve">is to give a clear overview of the </w:t>
      </w:r>
      <w:r w:rsidR="007934A1">
        <w:rPr>
          <w:rStyle w:val="normaltextrun"/>
          <w:rFonts w:cs="Segoe UI"/>
          <w:szCs w:val="20"/>
        </w:rPr>
        <w:t xml:space="preserve">main </w:t>
      </w:r>
      <w:r>
        <w:rPr>
          <w:rStyle w:val="normaltextrun"/>
          <w:rFonts w:cs="Segoe UI"/>
          <w:szCs w:val="20"/>
        </w:rPr>
        <w:t xml:space="preserve">activities that shall constitute the Contract performance. </w:t>
      </w:r>
      <w:r w:rsidR="007934A1">
        <w:rPr>
          <w:rStyle w:val="normaltextrun"/>
          <w:rFonts w:cs="Segoe UI"/>
          <w:szCs w:val="20"/>
        </w:rPr>
        <w:t>F</w:t>
      </w:r>
      <w:r>
        <w:rPr>
          <w:rStyle w:val="normaltextrun"/>
          <w:rFonts w:cs="Segoe UI"/>
          <w:szCs w:val="20"/>
        </w:rPr>
        <w:t xml:space="preserve">or each </w:t>
      </w:r>
      <w:r w:rsidR="007934A1">
        <w:rPr>
          <w:rStyle w:val="normaltextrun"/>
          <w:rFonts w:cs="Segoe UI"/>
          <w:szCs w:val="20"/>
        </w:rPr>
        <w:t>activity</w:t>
      </w:r>
      <w:r>
        <w:rPr>
          <w:rStyle w:val="normaltextrun"/>
          <w:rFonts w:cs="Segoe UI"/>
          <w:szCs w:val="20"/>
        </w:rPr>
        <w:t xml:space="preserve">, the Applicant is to </w:t>
      </w:r>
      <w:r w:rsidRPr="00A34C7D">
        <w:rPr>
          <w:rStyle w:val="normaltextrun"/>
          <w:rFonts w:cs="Segoe UI"/>
          <w:szCs w:val="20"/>
        </w:rPr>
        <w:t xml:space="preserve">provide information regarding </w:t>
      </w:r>
      <w:r>
        <w:rPr>
          <w:rStyle w:val="normaltextrun"/>
          <w:rFonts w:cs="Segoe UI"/>
          <w:szCs w:val="20"/>
        </w:rPr>
        <w:t xml:space="preserve">i.a. how the applicable </w:t>
      </w:r>
      <w:r w:rsidRPr="00A34C7D">
        <w:rPr>
          <w:rStyle w:val="normaltextrun"/>
          <w:rFonts w:cs="Segoe UI"/>
          <w:szCs w:val="20"/>
        </w:rPr>
        <w:t>requirements</w:t>
      </w:r>
      <w:r>
        <w:rPr>
          <w:rStyle w:val="normaltextrun"/>
          <w:rFonts w:cs="Segoe UI"/>
          <w:szCs w:val="20"/>
        </w:rPr>
        <w:t xml:space="preserve"> shall be met,</w:t>
      </w:r>
      <w:r w:rsidRPr="00A34C7D">
        <w:rPr>
          <w:rStyle w:val="normaltextrun"/>
          <w:rFonts w:cs="Segoe UI"/>
          <w:szCs w:val="20"/>
        </w:rPr>
        <w:t xml:space="preserve"> </w:t>
      </w:r>
      <w:r>
        <w:rPr>
          <w:rStyle w:val="normaltextrun"/>
          <w:rFonts w:cs="Segoe UI"/>
          <w:szCs w:val="20"/>
        </w:rPr>
        <w:t xml:space="preserve">the chosen </w:t>
      </w:r>
      <w:r w:rsidRPr="00A34C7D">
        <w:rPr>
          <w:rStyle w:val="normaltextrun"/>
          <w:rFonts w:cs="Segoe UI"/>
          <w:szCs w:val="20"/>
        </w:rPr>
        <w:t>process</w:t>
      </w:r>
      <w:r>
        <w:rPr>
          <w:rStyle w:val="normaltextrun"/>
          <w:rFonts w:cs="Segoe UI"/>
          <w:szCs w:val="20"/>
        </w:rPr>
        <w:t>(</w:t>
      </w:r>
      <w:r w:rsidRPr="00A34C7D">
        <w:rPr>
          <w:rStyle w:val="normaltextrun"/>
          <w:rFonts w:cs="Segoe UI"/>
          <w:szCs w:val="20"/>
        </w:rPr>
        <w:t>es</w:t>
      </w:r>
      <w:r>
        <w:rPr>
          <w:rStyle w:val="normaltextrun"/>
          <w:rFonts w:cs="Segoe UI"/>
          <w:szCs w:val="20"/>
        </w:rPr>
        <w:t>)</w:t>
      </w:r>
      <w:r w:rsidRPr="00A34C7D">
        <w:rPr>
          <w:rStyle w:val="normaltextrun"/>
          <w:rFonts w:cs="Segoe UI"/>
          <w:szCs w:val="20"/>
        </w:rPr>
        <w:t xml:space="preserve"> and technique</w:t>
      </w:r>
      <w:r>
        <w:rPr>
          <w:rStyle w:val="normaltextrun"/>
          <w:rFonts w:cs="Segoe UI"/>
          <w:szCs w:val="20"/>
        </w:rPr>
        <w:t>(</w:t>
      </w:r>
      <w:r w:rsidRPr="00A34C7D">
        <w:rPr>
          <w:rStyle w:val="normaltextrun"/>
          <w:rFonts w:cs="Segoe UI"/>
          <w:szCs w:val="20"/>
        </w:rPr>
        <w:t>s</w:t>
      </w:r>
      <w:r>
        <w:rPr>
          <w:rStyle w:val="normaltextrun"/>
          <w:rFonts w:cs="Segoe UI"/>
          <w:szCs w:val="20"/>
        </w:rPr>
        <w:t>) that shall be implemented, etc. Where applicable, the Applicant is to give at least the details as requested in the present document; if no specific details are requested in the present document, the Applicant is to choose, based on its experience, the appropriate (level of) detail(s) to be provided in relation to the criticality and/or complexity of the activity.</w:t>
      </w:r>
      <w:commentRangeEnd w:id="77"/>
      <w:r>
        <w:rPr>
          <w:rStyle w:val="CommentReference"/>
        </w:rPr>
        <w:commentReference w:id="77"/>
      </w:r>
      <w:commentRangeEnd w:id="78"/>
      <w:r w:rsidR="00852D3F">
        <w:rPr>
          <w:rStyle w:val="CommentReference"/>
        </w:rPr>
        <w:commentReference w:id="78"/>
      </w:r>
    </w:p>
    <w:p w14:paraId="3655FA20" w14:textId="77777777" w:rsidR="00342AD4" w:rsidRDefault="00342AD4" w:rsidP="00342AD4">
      <w:pPr>
        <w:pStyle w:val="ADClause"/>
      </w:pPr>
      <w:r w:rsidRPr="00725372">
        <w:rPr>
          <w:rStyle w:val="normaltextrun"/>
        </w:rPr>
        <w:t>During</w:t>
      </w:r>
      <w:r w:rsidRPr="00725372">
        <w:rPr>
          <w:rStyle w:val="normaltextrun"/>
          <w:rFonts w:cs="Segoe UI"/>
          <w:szCs w:val="20"/>
        </w:rPr>
        <w:t xml:space="preserve"> negotiations, if any, the deviations and modifications shall be discussed between SCK CEN and the Applicant. SCK CEN reserves the right, at its sole discretion, to refuse deviations and/or modifications </w:t>
      </w:r>
      <w:r w:rsidRPr="00725372">
        <w:rPr>
          <w:rStyle w:val="normaltextrun"/>
          <w:rFonts w:cs="Segoe UI"/>
          <w:szCs w:val="20"/>
        </w:rPr>
        <w:lastRenderedPageBreak/>
        <w:t>without justification of its decision. Only deviations and modifications for which the Applicant has received SCK CEN’s prior written approval may be implemented.</w:t>
      </w:r>
      <w:r w:rsidRPr="00725372">
        <w:t> </w:t>
      </w:r>
      <w:commentRangeEnd w:id="70"/>
      <w:r w:rsidRPr="00725372">
        <w:rPr>
          <w:rStyle w:val="CommentReference"/>
        </w:rPr>
        <w:commentReference w:id="70"/>
      </w:r>
    </w:p>
    <w:p w14:paraId="403ABFAB" w14:textId="2AE03F90" w:rsidR="00766AC3" w:rsidRDefault="00156247" w:rsidP="00766AC3">
      <w:pPr>
        <w:pStyle w:val="Heading2numbered"/>
      </w:pPr>
      <w:bookmarkStart w:id="80" w:name="_Toc192335394"/>
      <w:bookmarkStart w:id="81" w:name="_Toc192405921"/>
      <w:bookmarkStart w:id="82" w:name="_Toc192408326"/>
      <w:bookmarkStart w:id="83" w:name="_Toc192408772"/>
      <w:bookmarkStart w:id="84" w:name="_Toc192496232"/>
      <w:bookmarkStart w:id="85" w:name="_Toc192502437"/>
      <w:bookmarkStart w:id="86" w:name="_Toc192509326"/>
      <w:bookmarkStart w:id="87" w:name="_Toc192510047"/>
      <w:bookmarkStart w:id="88" w:name="_Toc192515937"/>
      <w:bookmarkStart w:id="89" w:name="_Toc192579040"/>
      <w:bookmarkStart w:id="90" w:name="_Toc192580981"/>
      <w:bookmarkStart w:id="91" w:name="_Toc192581423"/>
      <w:bookmarkStart w:id="92" w:name="_Toc192762453"/>
      <w:bookmarkStart w:id="93" w:name="_Toc192765027"/>
      <w:bookmarkStart w:id="94" w:name="_Toc192765640"/>
      <w:bookmarkStart w:id="95" w:name="_Toc192782192"/>
      <w:bookmarkStart w:id="96" w:name="_Toc192782800"/>
      <w:bookmarkStart w:id="97" w:name="_Toc192850719"/>
      <w:bookmarkStart w:id="98" w:name="_Toc192929206"/>
      <w:bookmarkStart w:id="99" w:name="_Toc192934894"/>
      <w:bookmarkStart w:id="100" w:name="_Toc193016242"/>
      <w:bookmarkStart w:id="101" w:name="_Toc192335395"/>
      <w:bookmarkStart w:id="102" w:name="_Toc192405922"/>
      <w:bookmarkStart w:id="103" w:name="_Toc192408327"/>
      <w:bookmarkStart w:id="104" w:name="_Toc192408773"/>
      <w:bookmarkStart w:id="105" w:name="_Toc192496233"/>
      <w:bookmarkStart w:id="106" w:name="_Toc192502438"/>
      <w:bookmarkStart w:id="107" w:name="_Toc192509327"/>
      <w:bookmarkStart w:id="108" w:name="_Toc192510048"/>
      <w:bookmarkStart w:id="109" w:name="_Toc192515938"/>
      <w:bookmarkStart w:id="110" w:name="_Toc192579041"/>
      <w:bookmarkStart w:id="111" w:name="_Toc192580982"/>
      <w:bookmarkStart w:id="112" w:name="_Toc192581424"/>
      <w:bookmarkStart w:id="113" w:name="_Toc192762454"/>
      <w:bookmarkStart w:id="114" w:name="_Toc192765028"/>
      <w:bookmarkStart w:id="115" w:name="_Toc192765641"/>
      <w:bookmarkStart w:id="116" w:name="_Toc192782193"/>
      <w:bookmarkStart w:id="117" w:name="_Toc192782801"/>
      <w:bookmarkStart w:id="118" w:name="_Toc192850720"/>
      <w:bookmarkStart w:id="119" w:name="_Toc192929207"/>
      <w:bookmarkStart w:id="120" w:name="_Toc192934895"/>
      <w:bookmarkStart w:id="121" w:name="_Toc193016243"/>
      <w:bookmarkStart w:id="122" w:name="_Toc192335396"/>
      <w:bookmarkStart w:id="123" w:name="_Toc192405923"/>
      <w:bookmarkStart w:id="124" w:name="_Toc192408328"/>
      <w:bookmarkStart w:id="125" w:name="_Toc192408774"/>
      <w:bookmarkStart w:id="126" w:name="_Toc192496234"/>
      <w:bookmarkStart w:id="127" w:name="_Toc192502439"/>
      <w:bookmarkStart w:id="128" w:name="_Toc192509328"/>
      <w:bookmarkStart w:id="129" w:name="_Toc192510049"/>
      <w:bookmarkStart w:id="130" w:name="_Toc192515939"/>
      <w:bookmarkStart w:id="131" w:name="_Toc192579042"/>
      <w:bookmarkStart w:id="132" w:name="_Toc192580983"/>
      <w:bookmarkStart w:id="133" w:name="_Toc192581425"/>
      <w:bookmarkStart w:id="134" w:name="_Toc192762455"/>
      <w:bookmarkStart w:id="135" w:name="_Toc192765029"/>
      <w:bookmarkStart w:id="136" w:name="_Toc192765642"/>
      <w:bookmarkStart w:id="137" w:name="_Toc192782194"/>
      <w:bookmarkStart w:id="138" w:name="_Toc192782802"/>
      <w:bookmarkStart w:id="139" w:name="_Toc192850721"/>
      <w:bookmarkStart w:id="140" w:name="_Toc192929208"/>
      <w:bookmarkStart w:id="141" w:name="_Toc192934896"/>
      <w:bookmarkStart w:id="142" w:name="_Toc193016244"/>
      <w:bookmarkStart w:id="143" w:name="_Toc192335397"/>
      <w:bookmarkStart w:id="144" w:name="_Toc192405924"/>
      <w:bookmarkStart w:id="145" w:name="_Toc192408329"/>
      <w:bookmarkStart w:id="146" w:name="_Toc192408775"/>
      <w:bookmarkStart w:id="147" w:name="_Toc192496235"/>
      <w:bookmarkStart w:id="148" w:name="_Toc192502440"/>
      <w:bookmarkStart w:id="149" w:name="_Toc192509329"/>
      <w:bookmarkStart w:id="150" w:name="_Toc192510050"/>
      <w:bookmarkStart w:id="151" w:name="_Toc192515940"/>
      <w:bookmarkStart w:id="152" w:name="_Toc192579043"/>
      <w:bookmarkStart w:id="153" w:name="_Toc192580984"/>
      <w:bookmarkStart w:id="154" w:name="_Toc192581426"/>
      <w:bookmarkStart w:id="155" w:name="_Toc192762456"/>
      <w:bookmarkStart w:id="156" w:name="_Toc192765030"/>
      <w:bookmarkStart w:id="157" w:name="_Toc192765643"/>
      <w:bookmarkStart w:id="158" w:name="_Toc192782195"/>
      <w:bookmarkStart w:id="159" w:name="_Toc192782803"/>
      <w:bookmarkStart w:id="160" w:name="_Toc192850722"/>
      <w:bookmarkStart w:id="161" w:name="_Toc192929209"/>
      <w:bookmarkStart w:id="162" w:name="_Toc192934897"/>
      <w:bookmarkStart w:id="163" w:name="_Toc193016245"/>
      <w:bookmarkStart w:id="164" w:name="_Toc192335398"/>
      <w:bookmarkStart w:id="165" w:name="_Toc192405925"/>
      <w:bookmarkStart w:id="166" w:name="_Toc192408330"/>
      <w:bookmarkStart w:id="167" w:name="_Toc192408776"/>
      <w:bookmarkStart w:id="168" w:name="_Toc192496236"/>
      <w:bookmarkStart w:id="169" w:name="_Toc192502441"/>
      <w:bookmarkStart w:id="170" w:name="_Toc192509330"/>
      <w:bookmarkStart w:id="171" w:name="_Toc192510051"/>
      <w:bookmarkStart w:id="172" w:name="_Toc192515941"/>
      <w:bookmarkStart w:id="173" w:name="_Toc192579044"/>
      <w:bookmarkStart w:id="174" w:name="_Toc192580985"/>
      <w:bookmarkStart w:id="175" w:name="_Toc192581427"/>
      <w:bookmarkStart w:id="176" w:name="_Toc192762457"/>
      <w:bookmarkStart w:id="177" w:name="_Toc192765031"/>
      <w:bookmarkStart w:id="178" w:name="_Toc192765644"/>
      <w:bookmarkStart w:id="179" w:name="_Toc192782196"/>
      <w:bookmarkStart w:id="180" w:name="_Toc192782804"/>
      <w:bookmarkStart w:id="181" w:name="_Toc192850723"/>
      <w:bookmarkStart w:id="182" w:name="_Toc192929210"/>
      <w:bookmarkStart w:id="183" w:name="_Toc192934898"/>
      <w:bookmarkStart w:id="184" w:name="_Toc193016246"/>
      <w:bookmarkStart w:id="185" w:name="_Toc192335399"/>
      <w:bookmarkStart w:id="186" w:name="_Toc192405926"/>
      <w:bookmarkStart w:id="187" w:name="_Toc192408331"/>
      <w:bookmarkStart w:id="188" w:name="_Toc192408777"/>
      <w:bookmarkStart w:id="189" w:name="_Toc192496237"/>
      <w:bookmarkStart w:id="190" w:name="_Toc192502442"/>
      <w:bookmarkStart w:id="191" w:name="_Toc192509331"/>
      <w:bookmarkStart w:id="192" w:name="_Toc192510052"/>
      <w:bookmarkStart w:id="193" w:name="_Toc192515942"/>
      <w:bookmarkStart w:id="194" w:name="_Toc192579045"/>
      <w:bookmarkStart w:id="195" w:name="_Toc192580986"/>
      <w:bookmarkStart w:id="196" w:name="_Toc192581428"/>
      <w:bookmarkStart w:id="197" w:name="_Toc192762458"/>
      <w:bookmarkStart w:id="198" w:name="_Toc192765032"/>
      <w:bookmarkStart w:id="199" w:name="_Toc192765645"/>
      <w:bookmarkStart w:id="200" w:name="_Toc192782197"/>
      <w:bookmarkStart w:id="201" w:name="_Toc192782805"/>
      <w:bookmarkStart w:id="202" w:name="_Toc192850724"/>
      <w:bookmarkStart w:id="203" w:name="_Toc192929211"/>
      <w:bookmarkStart w:id="204" w:name="_Toc192934899"/>
      <w:bookmarkStart w:id="205" w:name="_Toc193016247"/>
      <w:bookmarkStart w:id="206" w:name="_Toc192335400"/>
      <w:bookmarkStart w:id="207" w:name="_Toc192405927"/>
      <w:bookmarkStart w:id="208" w:name="_Toc192408332"/>
      <w:bookmarkStart w:id="209" w:name="_Toc192408778"/>
      <w:bookmarkStart w:id="210" w:name="_Toc192496238"/>
      <w:bookmarkStart w:id="211" w:name="_Toc192502443"/>
      <w:bookmarkStart w:id="212" w:name="_Toc192509332"/>
      <w:bookmarkStart w:id="213" w:name="_Toc192510053"/>
      <w:bookmarkStart w:id="214" w:name="_Toc192515943"/>
      <w:bookmarkStart w:id="215" w:name="_Toc192579046"/>
      <w:bookmarkStart w:id="216" w:name="_Toc192580987"/>
      <w:bookmarkStart w:id="217" w:name="_Toc192581429"/>
      <w:bookmarkStart w:id="218" w:name="_Toc192762459"/>
      <w:bookmarkStart w:id="219" w:name="_Toc192765033"/>
      <w:bookmarkStart w:id="220" w:name="_Toc192765646"/>
      <w:bookmarkStart w:id="221" w:name="_Toc192782198"/>
      <w:bookmarkStart w:id="222" w:name="_Toc192782806"/>
      <w:bookmarkStart w:id="223" w:name="_Toc192850725"/>
      <w:bookmarkStart w:id="224" w:name="_Toc192929212"/>
      <w:bookmarkStart w:id="225" w:name="_Toc192934900"/>
      <w:bookmarkStart w:id="226" w:name="_Toc193016248"/>
      <w:bookmarkStart w:id="227" w:name="_Toc192335401"/>
      <w:bookmarkStart w:id="228" w:name="_Toc192405928"/>
      <w:bookmarkStart w:id="229" w:name="_Toc192408333"/>
      <w:bookmarkStart w:id="230" w:name="_Toc192408779"/>
      <w:bookmarkStart w:id="231" w:name="_Toc192496239"/>
      <w:bookmarkStart w:id="232" w:name="_Toc192502444"/>
      <w:bookmarkStart w:id="233" w:name="_Toc192509333"/>
      <w:bookmarkStart w:id="234" w:name="_Toc192510054"/>
      <w:bookmarkStart w:id="235" w:name="_Toc192515944"/>
      <w:bookmarkStart w:id="236" w:name="_Toc192579047"/>
      <w:bookmarkStart w:id="237" w:name="_Toc192580988"/>
      <w:bookmarkStart w:id="238" w:name="_Toc192581430"/>
      <w:bookmarkStart w:id="239" w:name="_Toc192762460"/>
      <w:bookmarkStart w:id="240" w:name="_Toc192765034"/>
      <w:bookmarkStart w:id="241" w:name="_Toc192765647"/>
      <w:bookmarkStart w:id="242" w:name="_Toc192782199"/>
      <w:bookmarkStart w:id="243" w:name="_Toc192782807"/>
      <w:bookmarkStart w:id="244" w:name="_Toc192850726"/>
      <w:bookmarkStart w:id="245" w:name="_Toc192929213"/>
      <w:bookmarkStart w:id="246" w:name="_Toc192934901"/>
      <w:bookmarkStart w:id="247" w:name="_Toc193016249"/>
      <w:bookmarkStart w:id="248" w:name="_Toc192335402"/>
      <w:bookmarkStart w:id="249" w:name="_Toc192405929"/>
      <w:bookmarkStart w:id="250" w:name="_Toc192408334"/>
      <w:bookmarkStart w:id="251" w:name="_Toc192408780"/>
      <w:bookmarkStart w:id="252" w:name="_Toc192496240"/>
      <w:bookmarkStart w:id="253" w:name="_Toc192502445"/>
      <w:bookmarkStart w:id="254" w:name="_Toc192509334"/>
      <w:bookmarkStart w:id="255" w:name="_Toc192510055"/>
      <w:bookmarkStart w:id="256" w:name="_Toc192515945"/>
      <w:bookmarkStart w:id="257" w:name="_Toc192579048"/>
      <w:bookmarkStart w:id="258" w:name="_Toc192580989"/>
      <w:bookmarkStart w:id="259" w:name="_Toc192581431"/>
      <w:bookmarkStart w:id="260" w:name="_Toc192762461"/>
      <w:bookmarkStart w:id="261" w:name="_Toc192765035"/>
      <w:bookmarkStart w:id="262" w:name="_Toc192765648"/>
      <w:bookmarkStart w:id="263" w:name="_Toc192782200"/>
      <w:bookmarkStart w:id="264" w:name="_Toc192782808"/>
      <w:bookmarkStart w:id="265" w:name="_Toc192850727"/>
      <w:bookmarkStart w:id="266" w:name="_Toc192929214"/>
      <w:bookmarkStart w:id="267" w:name="_Toc192934902"/>
      <w:bookmarkStart w:id="268" w:name="_Toc193016250"/>
      <w:bookmarkStart w:id="269" w:name="_Toc192335403"/>
      <w:bookmarkStart w:id="270" w:name="_Toc192405930"/>
      <w:bookmarkStart w:id="271" w:name="_Toc192408335"/>
      <w:bookmarkStart w:id="272" w:name="_Toc192408781"/>
      <w:bookmarkStart w:id="273" w:name="_Toc192496241"/>
      <w:bookmarkStart w:id="274" w:name="_Toc192502446"/>
      <w:bookmarkStart w:id="275" w:name="_Toc192509335"/>
      <w:bookmarkStart w:id="276" w:name="_Toc192510056"/>
      <w:bookmarkStart w:id="277" w:name="_Toc192515946"/>
      <w:bookmarkStart w:id="278" w:name="_Toc192579049"/>
      <w:bookmarkStart w:id="279" w:name="_Toc192580990"/>
      <w:bookmarkStart w:id="280" w:name="_Toc192581432"/>
      <w:bookmarkStart w:id="281" w:name="_Toc192762462"/>
      <w:bookmarkStart w:id="282" w:name="_Toc192765036"/>
      <w:bookmarkStart w:id="283" w:name="_Toc192765649"/>
      <w:bookmarkStart w:id="284" w:name="_Toc192782201"/>
      <w:bookmarkStart w:id="285" w:name="_Toc192782809"/>
      <w:bookmarkStart w:id="286" w:name="_Toc192850728"/>
      <w:bookmarkStart w:id="287" w:name="_Toc192929215"/>
      <w:bookmarkStart w:id="288" w:name="_Toc192934903"/>
      <w:bookmarkStart w:id="289" w:name="_Toc193016251"/>
      <w:bookmarkStart w:id="290" w:name="_Toc192335404"/>
      <w:bookmarkStart w:id="291" w:name="_Toc192405931"/>
      <w:bookmarkStart w:id="292" w:name="_Toc192408336"/>
      <w:bookmarkStart w:id="293" w:name="_Toc192408782"/>
      <w:bookmarkStart w:id="294" w:name="_Toc192496242"/>
      <w:bookmarkStart w:id="295" w:name="_Toc192502447"/>
      <w:bookmarkStart w:id="296" w:name="_Toc192509336"/>
      <w:bookmarkStart w:id="297" w:name="_Toc192510057"/>
      <w:bookmarkStart w:id="298" w:name="_Toc192515947"/>
      <w:bookmarkStart w:id="299" w:name="_Toc192579050"/>
      <w:bookmarkStart w:id="300" w:name="_Toc192580991"/>
      <w:bookmarkStart w:id="301" w:name="_Toc192581433"/>
      <w:bookmarkStart w:id="302" w:name="_Toc192762463"/>
      <w:bookmarkStart w:id="303" w:name="_Toc192765037"/>
      <w:bookmarkStart w:id="304" w:name="_Toc192765650"/>
      <w:bookmarkStart w:id="305" w:name="_Toc192782202"/>
      <w:bookmarkStart w:id="306" w:name="_Toc192782810"/>
      <w:bookmarkStart w:id="307" w:name="_Toc192850729"/>
      <w:bookmarkStart w:id="308" w:name="_Toc192929216"/>
      <w:bookmarkStart w:id="309" w:name="_Toc192934904"/>
      <w:bookmarkStart w:id="310" w:name="_Toc193016252"/>
      <w:bookmarkStart w:id="311" w:name="_Toc192335405"/>
      <w:bookmarkStart w:id="312" w:name="_Toc192405932"/>
      <w:bookmarkStart w:id="313" w:name="_Toc192408337"/>
      <w:bookmarkStart w:id="314" w:name="_Toc192408783"/>
      <w:bookmarkStart w:id="315" w:name="_Toc192496243"/>
      <w:bookmarkStart w:id="316" w:name="_Toc192502448"/>
      <w:bookmarkStart w:id="317" w:name="_Toc192509337"/>
      <w:bookmarkStart w:id="318" w:name="_Toc192510058"/>
      <w:bookmarkStart w:id="319" w:name="_Toc192515948"/>
      <w:bookmarkStart w:id="320" w:name="_Toc192579051"/>
      <w:bookmarkStart w:id="321" w:name="_Toc192580992"/>
      <w:bookmarkStart w:id="322" w:name="_Toc192581434"/>
      <w:bookmarkStart w:id="323" w:name="_Toc192762464"/>
      <w:bookmarkStart w:id="324" w:name="_Toc192765038"/>
      <w:bookmarkStart w:id="325" w:name="_Toc192765651"/>
      <w:bookmarkStart w:id="326" w:name="_Toc192782203"/>
      <w:bookmarkStart w:id="327" w:name="_Toc192782811"/>
      <w:bookmarkStart w:id="328" w:name="_Toc192850730"/>
      <w:bookmarkStart w:id="329" w:name="_Toc192929217"/>
      <w:bookmarkStart w:id="330" w:name="_Toc192934905"/>
      <w:bookmarkStart w:id="331" w:name="_Toc193016253"/>
      <w:bookmarkStart w:id="332" w:name="_Toc192335406"/>
      <w:bookmarkStart w:id="333" w:name="_Toc192405933"/>
      <w:bookmarkStart w:id="334" w:name="_Toc192408338"/>
      <w:bookmarkStart w:id="335" w:name="_Toc192408784"/>
      <w:bookmarkStart w:id="336" w:name="_Toc192496244"/>
      <w:bookmarkStart w:id="337" w:name="_Toc192502449"/>
      <w:bookmarkStart w:id="338" w:name="_Toc192509338"/>
      <w:bookmarkStart w:id="339" w:name="_Toc192510059"/>
      <w:bookmarkStart w:id="340" w:name="_Toc192515949"/>
      <w:bookmarkStart w:id="341" w:name="_Toc192579052"/>
      <w:bookmarkStart w:id="342" w:name="_Toc192580993"/>
      <w:bookmarkStart w:id="343" w:name="_Toc192581435"/>
      <w:bookmarkStart w:id="344" w:name="_Toc192762465"/>
      <w:bookmarkStart w:id="345" w:name="_Toc192765039"/>
      <w:bookmarkStart w:id="346" w:name="_Toc192765652"/>
      <w:bookmarkStart w:id="347" w:name="_Toc192782204"/>
      <w:bookmarkStart w:id="348" w:name="_Toc192782812"/>
      <w:bookmarkStart w:id="349" w:name="_Toc192850731"/>
      <w:bookmarkStart w:id="350" w:name="_Toc192929218"/>
      <w:bookmarkStart w:id="351" w:name="_Toc192934906"/>
      <w:bookmarkStart w:id="352" w:name="_Toc193016254"/>
      <w:bookmarkStart w:id="353" w:name="_Toc192335407"/>
      <w:bookmarkStart w:id="354" w:name="_Toc192405934"/>
      <w:bookmarkStart w:id="355" w:name="_Toc192408339"/>
      <w:bookmarkStart w:id="356" w:name="_Toc192408785"/>
      <w:bookmarkStart w:id="357" w:name="_Toc192496245"/>
      <w:bookmarkStart w:id="358" w:name="_Toc192502450"/>
      <w:bookmarkStart w:id="359" w:name="_Toc192509339"/>
      <w:bookmarkStart w:id="360" w:name="_Toc192510060"/>
      <w:bookmarkStart w:id="361" w:name="_Toc192515950"/>
      <w:bookmarkStart w:id="362" w:name="_Toc192579053"/>
      <w:bookmarkStart w:id="363" w:name="_Toc192580994"/>
      <w:bookmarkStart w:id="364" w:name="_Toc192581436"/>
      <w:bookmarkStart w:id="365" w:name="_Toc192762466"/>
      <w:bookmarkStart w:id="366" w:name="_Toc192765040"/>
      <w:bookmarkStart w:id="367" w:name="_Toc192765653"/>
      <w:bookmarkStart w:id="368" w:name="_Toc192782205"/>
      <w:bookmarkStart w:id="369" w:name="_Toc192782813"/>
      <w:bookmarkStart w:id="370" w:name="_Toc192850732"/>
      <w:bookmarkStart w:id="371" w:name="_Toc192929219"/>
      <w:bookmarkStart w:id="372" w:name="_Toc192934907"/>
      <w:bookmarkStart w:id="373" w:name="_Toc193016255"/>
      <w:bookmarkStart w:id="374" w:name="_Toc192335408"/>
      <w:bookmarkStart w:id="375" w:name="_Toc192405935"/>
      <w:bookmarkStart w:id="376" w:name="_Toc192408340"/>
      <w:bookmarkStart w:id="377" w:name="_Toc192408786"/>
      <w:bookmarkStart w:id="378" w:name="_Toc192496246"/>
      <w:bookmarkStart w:id="379" w:name="_Toc192502451"/>
      <w:bookmarkStart w:id="380" w:name="_Toc192509340"/>
      <w:bookmarkStart w:id="381" w:name="_Toc192510061"/>
      <w:bookmarkStart w:id="382" w:name="_Toc192515951"/>
      <w:bookmarkStart w:id="383" w:name="_Toc192579054"/>
      <w:bookmarkStart w:id="384" w:name="_Toc192580995"/>
      <w:bookmarkStart w:id="385" w:name="_Toc192581437"/>
      <w:bookmarkStart w:id="386" w:name="_Toc192762467"/>
      <w:bookmarkStart w:id="387" w:name="_Toc192765041"/>
      <w:bookmarkStart w:id="388" w:name="_Toc192765654"/>
      <w:bookmarkStart w:id="389" w:name="_Toc192782206"/>
      <w:bookmarkStart w:id="390" w:name="_Toc192782814"/>
      <w:bookmarkStart w:id="391" w:name="_Toc192850733"/>
      <w:bookmarkStart w:id="392" w:name="_Toc192929220"/>
      <w:bookmarkStart w:id="393" w:name="_Toc192934908"/>
      <w:bookmarkStart w:id="394" w:name="_Toc193016256"/>
      <w:bookmarkStart w:id="395" w:name="_Toc192335409"/>
      <w:bookmarkStart w:id="396" w:name="_Toc192405936"/>
      <w:bookmarkStart w:id="397" w:name="_Toc192408341"/>
      <w:bookmarkStart w:id="398" w:name="_Toc192408787"/>
      <w:bookmarkStart w:id="399" w:name="_Toc192496247"/>
      <w:bookmarkStart w:id="400" w:name="_Toc192502452"/>
      <w:bookmarkStart w:id="401" w:name="_Toc192509341"/>
      <w:bookmarkStart w:id="402" w:name="_Toc192510062"/>
      <w:bookmarkStart w:id="403" w:name="_Toc192515952"/>
      <w:bookmarkStart w:id="404" w:name="_Toc192579055"/>
      <w:bookmarkStart w:id="405" w:name="_Toc192580996"/>
      <w:bookmarkStart w:id="406" w:name="_Toc192581438"/>
      <w:bookmarkStart w:id="407" w:name="_Toc192762468"/>
      <w:bookmarkStart w:id="408" w:name="_Toc192765042"/>
      <w:bookmarkStart w:id="409" w:name="_Toc192765655"/>
      <w:bookmarkStart w:id="410" w:name="_Toc192782207"/>
      <w:bookmarkStart w:id="411" w:name="_Toc192782815"/>
      <w:bookmarkStart w:id="412" w:name="_Toc192850734"/>
      <w:bookmarkStart w:id="413" w:name="_Toc192929221"/>
      <w:bookmarkStart w:id="414" w:name="_Toc192934909"/>
      <w:bookmarkStart w:id="415" w:name="_Toc193016257"/>
      <w:bookmarkStart w:id="416" w:name="_Toc192335410"/>
      <w:bookmarkStart w:id="417" w:name="_Toc192405937"/>
      <w:bookmarkStart w:id="418" w:name="_Toc192408342"/>
      <w:bookmarkStart w:id="419" w:name="_Toc192408788"/>
      <w:bookmarkStart w:id="420" w:name="_Toc192496248"/>
      <w:bookmarkStart w:id="421" w:name="_Toc192502453"/>
      <w:bookmarkStart w:id="422" w:name="_Toc192509342"/>
      <w:bookmarkStart w:id="423" w:name="_Toc192510063"/>
      <w:bookmarkStart w:id="424" w:name="_Toc192515953"/>
      <w:bookmarkStart w:id="425" w:name="_Toc192579056"/>
      <w:bookmarkStart w:id="426" w:name="_Toc192580997"/>
      <w:bookmarkStart w:id="427" w:name="_Toc192581439"/>
      <w:bookmarkStart w:id="428" w:name="_Toc192762469"/>
      <w:bookmarkStart w:id="429" w:name="_Toc192765043"/>
      <w:bookmarkStart w:id="430" w:name="_Toc192765656"/>
      <w:bookmarkStart w:id="431" w:name="_Toc192782208"/>
      <w:bookmarkStart w:id="432" w:name="_Toc192782816"/>
      <w:bookmarkStart w:id="433" w:name="_Toc192850735"/>
      <w:bookmarkStart w:id="434" w:name="_Toc192929222"/>
      <w:bookmarkStart w:id="435" w:name="_Toc192934910"/>
      <w:bookmarkStart w:id="436" w:name="_Toc193016258"/>
      <w:bookmarkStart w:id="437" w:name="_Toc192335411"/>
      <w:bookmarkStart w:id="438" w:name="_Toc192405938"/>
      <w:bookmarkStart w:id="439" w:name="_Toc192408343"/>
      <w:bookmarkStart w:id="440" w:name="_Toc192408789"/>
      <w:bookmarkStart w:id="441" w:name="_Toc192496249"/>
      <w:bookmarkStart w:id="442" w:name="_Toc192502454"/>
      <w:bookmarkStart w:id="443" w:name="_Toc192509343"/>
      <w:bookmarkStart w:id="444" w:name="_Toc192510064"/>
      <w:bookmarkStart w:id="445" w:name="_Toc192515954"/>
      <w:bookmarkStart w:id="446" w:name="_Toc192579057"/>
      <w:bookmarkStart w:id="447" w:name="_Toc192580998"/>
      <w:bookmarkStart w:id="448" w:name="_Toc192581440"/>
      <w:bookmarkStart w:id="449" w:name="_Toc192762470"/>
      <w:bookmarkStart w:id="450" w:name="_Toc192765044"/>
      <w:bookmarkStart w:id="451" w:name="_Toc192765657"/>
      <w:bookmarkStart w:id="452" w:name="_Toc192782209"/>
      <w:bookmarkStart w:id="453" w:name="_Toc192782817"/>
      <w:bookmarkStart w:id="454" w:name="_Toc192850736"/>
      <w:bookmarkStart w:id="455" w:name="_Toc192929223"/>
      <w:bookmarkStart w:id="456" w:name="_Toc192934911"/>
      <w:bookmarkStart w:id="457" w:name="_Toc193016259"/>
      <w:bookmarkStart w:id="458" w:name="_Toc192335412"/>
      <w:bookmarkStart w:id="459" w:name="_Toc192405939"/>
      <w:bookmarkStart w:id="460" w:name="_Toc192408344"/>
      <w:bookmarkStart w:id="461" w:name="_Toc192408790"/>
      <w:bookmarkStart w:id="462" w:name="_Toc192496250"/>
      <w:bookmarkStart w:id="463" w:name="_Toc192502455"/>
      <w:bookmarkStart w:id="464" w:name="_Toc192509344"/>
      <w:bookmarkStart w:id="465" w:name="_Toc192510065"/>
      <w:bookmarkStart w:id="466" w:name="_Toc192515955"/>
      <w:bookmarkStart w:id="467" w:name="_Toc192579058"/>
      <w:bookmarkStart w:id="468" w:name="_Toc192580999"/>
      <w:bookmarkStart w:id="469" w:name="_Toc192581441"/>
      <w:bookmarkStart w:id="470" w:name="_Toc192762471"/>
      <w:bookmarkStart w:id="471" w:name="_Toc192765045"/>
      <w:bookmarkStart w:id="472" w:name="_Toc192765658"/>
      <w:bookmarkStart w:id="473" w:name="_Toc192782210"/>
      <w:bookmarkStart w:id="474" w:name="_Toc192782818"/>
      <w:bookmarkStart w:id="475" w:name="_Toc192850737"/>
      <w:bookmarkStart w:id="476" w:name="_Toc192929224"/>
      <w:bookmarkStart w:id="477" w:name="_Toc192934912"/>
      <w:bookmarkStart w:id="478" w:name="_Toc193016260"/>
      <w:bookmarkStart w:id="479" w:name="_Toc192335413"/>
      <w:bookmarkStart w:id="480" w:name="_Toc192405940"/>
      <w:bookmarkStart w:id="481" w:name="_Toc192408345"/>
      <w:bookmarkStart w:id="482" w:name="_Toc192408791"/>
      <w:bookmarkStart w:id="483" w:name="_Toc192496251"/>
      <w:bookmarkStart w:id="484" w:name="_Toc192502456"/>
      <w:bookmarkStart w:id="485" w:name="_Toc192509345"/>
      <w:bookmarkStart w:id="486" w:name="_Toc192510066"/>
      <w:bookmarkStart w:id="487" w:name="_Toc192515956"/>
      <w:bookmarkStart w:id="488" w:name="_Toc192579059"/>
      <w:bookmarkStart w:id="489" w:name="_Toc192581000"/>
      <w:bookmarkStart w:id="490" w:name="_Toc192581442"/>
      <w:bookmarkStart w:id="491" w:name="_Toc192762472"/>
      <w:bookmarkStart w:id="492" w:name="_Toc192765046"/>
      <w:bookmarkStart w:id="493" w:name="_Toc192765659"/>
      <w:bookmarkStart w:id="494" w:name="_Toc192782211"/>
      <w:bookmarkStart w:id="495" w:name="_Toc192782819"/>
      <w:bookmarkStart w:id="496" w:name="_Toc192850738"/>
      <w:bookmarkStart w:id="497" w:name="_Toc192929225"/>
      <w:bookmarkStart w:id="498" w:name="_Toc192934913"/>
      <w:bookmarkStart w:id="499" w:name="_Toc193016261"/>
      <w:bookmarkStart w:id="500" w:name="_Toc192335414"/>
      <w:bookmarkStart w:id="501" w:name="_Toc192405941"/>
      <w:bookmarkStart w:id="502" w:name="_Toc192408346"/>
      <w:bookmarkStart w:id="503" w:name="_Toc192408792"/>
      <w:bookmarkStart w:id="504" w:name="_Toc192496252"/>
      <w:bookmarkStart w:id="505" w:name="_Toc192502457"/>
      <w:bookmarkStart w:id="506" w:name="_Toc192509346"/>
      <w:bookmarkStart w:id="507" w:name="_Toc192510067"/>
      <w:bookmarkStart w:id="508" w:name="_Toc192515957"/>
      <w:bookmarkStart w:id="509" w:name="_Toc192579060"/>
      <w:bookmarkStart w:id="510" w:name="_Toc192581001"/>
      <w:bookmarkStart w:id="511" w:name="_Toc192581443"/>
      <w:bookmarkStart w:id="512" w:name="_Toc192762473"/>
      <w:bookmarkStart w:id="513" w:name="_Toc192765047"/>
      <w:bookmarkStart w:id="514" w:name="_Toc192765660"/>
      <w:bookmarkStart w:id="515" w:name="_Toc192782212"/>
      <w:bookmarkStart w:id="516" w:name="_Toc192782820"/>
      <w:bookmarkStart w:id="517" w:name="_Toc192850739"/>
      <w:bookmarkStart w:id="518" w:name="_Toc192929226"/>
      <w:bookmarkStart w:id="519" w:name="_Toc192934914"/>
      <w:bookmarkStart w:id="520" w:name="_Toc193016262"/>
      <w:bookmarkStart w:id="521" w:name="_Toc192335415"/>
      <w:bookmarkStart w:id="522" w:name="_Toc192405942"/>
      <w:bookmarkStart w:id="523" w:name="_Toc192408347"/>
      <w:bookmarkStart w:id="524" w:name="_Toc192408793"/>
      <w:bookmarkStart w:id="525" w:name="_Toc192496253"/>
      <w:bookmarkStart w:id="526" w:name="_Toc192502458"/>
      <w:bookmarkStart w:id="527" w:name="_Toc192509347"/>
      <w:bookmarkStart w:id="528" w:name="_Toc192510068"/>
      <w:bookmarkStart w:id="529" w:name="_Toc192515958"/>
      <w:bookmarkStart w:id="530" w:name="_Toc192579061"/>
      <w:bookmarkStart w:id="531" w:name="_Toc192581002"/>
      <w:bookmarkStart w:id="532" w:name="_Toc192581444"/>
      <w:bookmarkStart w:id="533" w:name="_Toc192762474"/>
      <w:bookmarkStart w:id="534" w:name="_Toc192765048"/>
      <w:bookmarkStart w:id="535" w:name="_Toc192765661"/>
      <w:bookmarkStart w:id="536" w:name="_Toc192782213"/>
      <w:bookmarkStart w:id="537" w:name="_Toc192782821"/>
      <w:bookmarkStart w:id="538" w:name="_Toc192850740"/>
      <w:bookmarkStart w:id="539" w:name="_Toc192929227"/>
      <w:bookmarkStart w:id="540" w:name="_Toc192934915"/>
      <w:bookmarkStart w:id="541" w:name="_Toc193016263"/>
      <w:bookmarkStart w:id="542" w:name="_Toc192335416"/>
      <w:bookmarkStart w:id="543" w:name="_Toc192405943"/>
      <w:bookmarkStart w:id="544" w:name="_Toc192408348"/>
      <w:bookmarkStart w:id="545" w:name="_Toc192408794"/>
      <w:bookmarkStart w:id="546" w:name="_Toc192496254"/>
      <w:bookmarkStart w:id="547" w:name="_Toc192502459"/>
      <w:bookmarkStart w:id="548" w:name="_Toc192509348"/>
      <w:bookmarkStart w:id="549" w:name="_Toc192510069"/>
      <w:bookmarkStart w:id="550" w:name="_Toc192515959"/>
      <w:bookmarkStart w:id="551" w:name="_Toc192579062"/>
      <w:bookmarkStart w:id="552" w:name="_Toc192581003"/>
      <w:bookmarkStart w:id="553" w:name="_Toc192581445"/>
      <w:bookmarkStart w:id="554" w:name="_Toc192762475"/>
      <w:bookmarkStart w:id="555" w:name="_Toc192765049"/>
      <w:bookmarkStart w:id="556" w:name="_Toc192765662"/>
      <w:bookmarkStart w:id="557" w:name="_Toc192782214"/>
      <w:bookmarkStart w:id="558" w:name="_Toc192782822"/>
      <w:bookmarkStart w:id="559" w:name="_Toc192850741"/>
      <w:bookmarkStart w:id="560" w:name="_Toc192929228"/>
      <w:bookmarkStart w:id="561" w:name="_Toc192934916"/>
      <w:bookmarkStart w:id="562" w:name="_Toc193016264"/>
      <w:bookmarkStart w:id="563" w:name="_Toc192335417"/>
      <w:bookmarkStart w:id="564" w:name="_Toc192405944"/>
      <w:bookmarkStart w:id="565" w:name="_Toc192408349"/>
      <w:bookmarkStart w:id="566" w:name="_Toc192408795"/>
      <w:bookmarkStart w:id="567" w:name="_Toc192496255"/>
      <w:bookmarkStart w:id="568" w:name="_Toc192502460"/>
      <w:bookmarkStart w:id="569" w:name="_Toc192509349"/>
      <w:bookmarkStart w:id="570" w:name="_Toc192510070"/>
      <w:bookmarkStart w:id="571" w:name="_Toc192515960"/>
      <w:bookmarkStart w:id="572" w:name="_Toc192579063"/>
      <w:bookmarkStart w:id="573" w:name="_Toc192581004"/>
      <w:bookmarkStart w:id="574" w:name="_Toc192581446"/>
      <w:bookmarkStart w:id="575" w:name="_Toc192762476"/>
      <w:bookmarkStart w:id="576" w:name="_Toc192765050"/>
      <w:bookmarkStart w:id="577" w:name="_Toc192765663"/>
      <w:bookmarkStart w:id="578" w:name="_Toc192782215"/>
      <w:bookmarkStart w:id="579" w:name="_Toc192782823"/>
      <w:bookmarkStart w:id="580" w:name="_Toc192850742"/>
      <w:bookmarkStart w:id="581" w:name="_Toc192929229"/>
      <w:bookmarkStart w:id="582" w:name="_Toc192934917"/>
      <w:bookmarkStart w:id="583" w:name="_Toc193016265"/>
      <w:bookmarkStart w:id="584" w:name="_Toc192335418"/>
      <w:bookmarkStart w:id="585" w:name="_Toc192405945"/>
      <w:bookmarkStart w:id="586" w:name="_Toc192408350"/>
      <w:bookmarkStart w:id="587" w:name="_Toc192408796"/>
      <w:bookmarkStart w:id="588" w:name="_Toc192496256"/>
      <w:bookmarkStart w:id="589" w:name="_Toc192502461"/>
      <w:bookmarkStart w:id="590" w:name="_Toc192509350"/>
      <w:bookmarkStart w:id="591" w:name="_Toc192510071"/>
      <w:bookmarkStart w:id="592" w:name="_Toc192515961"/>
      <w:bookmarkStart w:id="593" w:name="_Toc192579064"/>
      <w:bookmarkStart w:id="594" w:name="_Toc192581005"/>
      <w:bookmarkStart w:id="595" w:name="_Toc192581447"/>
      <w:bookmarkStart w:id="596" w:name="_Toc192762477"/>
      <w:bookmarkStart w:id="597" w:name="_Toc192765051"/>
      <w:bookmarkStart w:id="598" w:name="_Toc192765664"/>
      <w:bookmarkStart w:id="599" w:name="_Toc192782216"/>
      <w:bookmarkStart w:id="600" w:name="_Toc192782824"/>
      <w:bookmarkStart w:id="601" w:name="_Toc192850743"/>
      <w:bookmarkStart w:id="602" w:name="_Toc192929230"/>
      <w:bookmarkStart w:id="603" w:name="_Toc192934918"/>
      <w:bookmarkStart w:id="604" w:name="_Toc193016266"/>
      <w:bookmarkStart w:id="605" w:name="_Toc192335419"/>
      <w:bookmarkStart w:id="606" w:name="_Toc192405946"/>
      <w:bookmarkStart w:id="607" w:name="_Toc192408351"/>
      <w:bookmarkStart w:id="608" w:name="_Toc192408797"/>
      <w:bookmarkStart w:id="609" w:name="_Toc192496257"/>
      <w:bookmarkStart w:id="610" w:name="_Toc192502462"/>
      <w:bookmarkStart w:id="611" w:name="_Toc192509351"/>
      <w:bookmarkStart w:id="612" w:name="_Toc192510072"/>
      <w:bookmarkStart w:id="613" w:name="_Toc192515962"/>
      <w:bookmarkStart w:id="614" w:name="_Toc192579065"/>
      <w:bookmarkStart w:id="615" w:name="_Toc192581006"/>
      <w:bookmarkStart w:id="616" w:name="_Toc192581448"/>
      <w:bookmarkStart w:id="617" w:name="_Toc192762478"/>
      <w:bookmarkStart w:id="618" w:name="_Toc192765052"/>
      <w:bookmarkStart w:id="619" w:name="_Toc192765665"/>
      <w:bookmarkStart w:id="620" w:name="_Toc192782217"/>
      <w:bookmarkStart w:id="621" w:name="_Toc192782825"/>
      <w:bookmarkStart w:id="622" w:name="_Toc192850744"/>
      <w:bookmarkStart w:id="623" w:name="_Toc192929231"/>
      <w:bookmarkStart w:id="624" w:name="_Toc192934919"/>
      <w:bookmarkStart w:id="625" w:name="_Toc193016267"/>
      <w:bookmarkStart w:id="626" w:name="_Toc192335420"/>
      <w:bookmarkStart w:id="627" w:name="_Toc192405947"/>
      <w:bookmarkStart w:id="628" w:name="_Toc192408352"/>
      <w:bookmarkStart w:id="629" w:name="_Toc192408798"/>
      <w:bookmarkStart w:id="630" w:name="_Toc192496258"/>
      <w:bookmarkStart w:id="631" w:name="_Toc192502463"/>
      <w:bookmarkStart w:id="632" w:name="_Toc192509352"/>
      <w:bookmarkStart w:id="633" w:name="_Toc192510073"/>
      <w:bookmarkStart w:id="634" w:name="_Toc192515963"/>
      <w:bookmarkStart w:id="635" w:name="_Toc192579066"/>
      <w:bookmarkStart w:id="636" w:name="_Toc192581007"/>
      <w:bookmarkStart w:id="637" w:name="_Toc192581449"/>
      <w:bookmarkStart w:id="638" w:name="_Toc192762479"/>
      <w:bookmarkStart w:id="639" w:name="_Toc192765053"/>
      <w:bookmarkStart w:id="640" w:name="_Toc192765666"/>
      <w:bookmarkStart w:id="641" w:name="_Toc192782218"/>
      <w:bookmarkStart w:id="642" w:name="_Toc192782826"/>
      <w:bookmarkStart w:id="643" w:name="_Toc192850745"/>
      <w:bookmarkStart w:id="644" w:name="_Toc192929232"/>
      <w:bookmarkStart w:id="645" w:name="_Toc192934920"/>
      <w:bookmarkStart w:id="646" w:name="_Toc193016268"/>
      <w:bookmarkStart w:id="647" w:name="_Toc192335421"/>
      <w:bookmarkStart w:id="648" w:name="_Toc192405948"/>
      <w:bookmarkStart w:id="649" w:name="_Toc192408353"/>
      <w:bookmarkStart w:id="650" w:name="_Toc192408799"/>
      <w:bookmarkStart w:id="651" w:name="_Toc192496259"/>
      <w:bookmarkStart w:id="652" w:name="_Toc192502464"/>
      <w:bookmarkStart w:id="653" w:name="_Toc192509353"/>
      <w:bookmarkStart w:id="654" w:name="_Toc192510074"/>
      <w:bookmarkStart w:id="655" w:name="_Toc192515964"/>
      <w:bookmarkStart w:id="656" w:name="_Toc192579067"/>
      <w:bookmarkStart w:id="657" w:name="_Toc192581008"/>
      <w:bookmarkStart w:id="658" w:name="_Toc192581450"/>
      <w:bookmarkStart w:id="659" w:name="_Toc192762480"/>
      <w:bookmarkStart w:id="660" w:name="_Toc192765054"/>
      <w:bookmarkStart w:id="661" w:name="_Toc192765667"/>
      <w:bookmarkStart w:id="662" w:name="_Toc192782219"/>
      <w:bookmarkStart w:id="663" w:name="_Toc192782827"/>
      <w:bookmarkStart w:id="664" w:name="_Toc192850746"/>
      <w:bookmarkStart w:id="665" w:name="_Toc192929233"/>
      <w:bookmarkStart w:id="666" w:name="_Toc192934921"/>
      <w:bookmarkStart w:id="667" w:name="_Toc193016269"/>
      <w:bookmarkStart w:id="668" w:name="_Toc192335422"/>
      <w:bookmarkStart w:id="669" w:name="_Toc192405949"/>
      <w:bookmarkStart w:id="670" w:name="_Toc192408354"/>
      <w:bookmarkStart w:id="671" w:name="_Toc192408800"/>
      <w:bookmarkStart w:id="672" w:name="_Toc192496260"/>
      <w:bookmarkStart w:id="673" w:name="_Toc192502465"/>
      <w:bookmarkStart w:id="674" w:name="_Toc192509354"/>
      <w:bookmarkStart w:id="675" w:name="_Toc192510075"/>
      <w:bookmarkStart w:id="676" w:name="_Toc192515965"/>
      <w:bookmarkStart w:id="677" w:name="_Toc192579068"/>
      <w:bookmarkStart w:id="678" w:name="_Toc192581009"/>
      <w:bookmarkStart w:id="679" w:name="_Toc192581451"/>
      <w:bookmarkStart w:id="680" w:name="_Toc192762481"/>
      <w:bookmarkStart w:id="681" w:name="_Toc192765055"/>
      <w:bookmarkStart w:id="682" w:name="_Toc192765668"/>
      <w:bookmarkStart w:id="683" w:name="_Toc192782220"/>
      <w:bookmarkStart w:id="684" w:name="_Toc192782828"/>
      <w:bookmarkStart w:id="685" w:name="_Toc192850747"/>
      <w:bookmarkStart w:id="686" w:name="_Toc192929234"/>
      <w:bookmarkStart w:id="687" w:name="_Toc192934922"/>
      <w:bookmarkStart w:id="688" w:name="_Toc193016270"/>
      <w:bookmarkStart w:id="689" w:name="_Toc192335423"/>
      <w:bookmarkStart w:id="690" w:name="_Toc192405950"/>
      <w:bookmarkStart w:id="691" w:name="_Toc192408355"/>
      <w:bookmarkStart w:id="692" w:name="_Toc192408801"/>
      <w:bookmarkStart w:id="693" w:name="_Toc192496261"/>
      <w:bookmarkStart w:id="694" w:name="_Toc192502466"/>
      <w:bookmarkStart w:id="695" w:name="_Toc192509355"/>
      <w:bookmarkStart w:id="696" w:name="_Toc192510076"/>
      <w:bookmarkStart w:id="697" w:name="_Toc192515966"/>
      <w:bookmarkStart w:id="698" w:name="_Toc192579069"/>
      <w:bookmarkStart w:id="699" w:name="_Toc192581010"/>
      <w:bookmarkStart w:id="700" w:name="_Toc192581452"/>
      <w:bookmarkStart w:id="701" w:name="_Toc192762482"/>
      <w:bookmarkStart w:id="702" w:name="_Toc192765056"/>
      <w:bookmarkStart w:id="703" w:name="_Toc192765669"/>
      <w:bookmarkStart w:id="704" w:name="_Toc192782221"/>
      <w:bookmarkStart w:id="705" w:name="_Toc192782829"/>
      <w:bookmarkStart w:id="706" w:name="_Toc192850748"/>
      <w:bookmarkStart w:id="707" w:name="_Toc192929235"/>
      <w:bookmarkStart w:id="708" w:name="_Toc192934923"/>
      <w:bookmarkStart w:id="709" w:name="_Toc193016271"/>
      <w:bookmarkStart w:id="710" w:name="_Toc192335424"/>
      <w:bookmarkStart w:id="711" w:name="_Toc192405951"/>
      <w:bookmarkStart w:id="712" w:name="_Toc192408356"/>
      <w:bookmarkStart w:id="713" w:name="_Toc192408802"/>
      <w:bookmarkStart w:id="714" w:name="_Toc192496262"/>
      <w:bookmarkStart w:id="715" w:name="_Toc192502467"/>
      <w:bookmarkStart w:id="716" w:name="_Toc192509356"/>
      <w:bookmarkStart w:id="717" w:name="_Toc192510077"/>
      <w:bookmarkStart w:id="718" w:name="_Toc192515967"/>
      <w:bookmarkStart w:id="719" w:name="_Toc192579070"/>
      <w:bookmarkStart w:id="720" w:name="_Toc192581011"/>
      <w:bookmarkStart w:id="721" w:name="_Toc192581453"/>
      <w:bookmarkStart w:id="722" w:name="_Toc192762483"/>
      <w:bookmarkStart w:id="723" w:name="_Toc192765057"/>
      <w:bookmarkStart w:id="724" w:name="_Toc192765670"/>
      <w:bookmarkStart w:id="725" w:name="_Toc192782222"/>
      <w:bookmarkStart w:id="726" w:name="_Toc192782830"/>
      <w:bookmarkStart w:id="727" w:name="_Toc192850749"/>
      <w:bookmarkStart w:id="728" w:name="_Toc192929236"/>
      <w:bookmarkStart w:id="729" w:name="_Toc192934924"/>
      <w:bookmarkStart w:id="730" w:name="_Toc193016272"/>
      <w:bookmarkStart w:id="731" w:name="_Toc192335425"/>
      <w:bookmarkStart w:id="732" w:name="_Toc192405952"/>
      <w:bookmarkStart w:id="733" w:name="_Toc192408357"/>
      <w:bookmarkStart w:id="734" w:name="_Toc192408803"/>
      <w:bookmarkStart w:id="735" w:name="_Toc192496263"/>
      <w:bookmarkStart w:id="736" w:name="_Toc192502468"/>
      <w:bookmarkStart w:id="737" w:name="_Toc192509357"/>
      <w:bookmarkStart w:id="738" w:name="_Toc192510078"/>
      <w:bookmarkStart w:id="739" w:name="_Toc192515968"/>
      <w:bookmarkStart w:id="740" w:name="_Toc192579071"/>
      <w:bookmarkStart w:id="741" w:name="_Toc192581012"/>
      <w:bookmarkStart w:id="742" w:name="_Toc192581454"/>
      <w:bookmarkStart w:id="743" w:name="_Toc192762484"/>
      <w:bookmarkStart w:id="744" w:name="_Toc192765058"/>
      <w:bookmarkStart w:id="745" w:name="_Toc192765671"/>
      <w:bookmarkStart w:id="746" w:name="_Toc192782223"/>
      <w:bookmarkStart w:id="747" w:name="_Toc192782831"/>
      <w:bookmarkStart w:id="748" w:name="_Toc192850750"/>
      <w:bookmarkStart w:id="749" w:name="_Toc192929237"/>
      <w:bookmarkStart w:id="750" w:name="_Toc192934925"/>
      <w:bookmarkStart w:id="751" w:name="_Toc193016273"/>
      <w:bookmarkStart w:id="752" w:name="_Toc192335426"/>
      <w:bookmarkStart w:id="753" w:name="_Toc192405953"/>
      <w:bookmarkStart w:id="754" w:name="_Toc192408358"/>
      <w:bookmarkStart w:id="755" w:name="_Toc192408804"/>
      <w:bookmarkStart w:id="756" w:name="_Toc192496264"/>
      <w:bookmarkStart w:id="757" w:name="_Toc192502469"/>
      <w:bookmarkStart w:id="758" w:name="_Toc192509358"/>
      <w:bookmarkStart w:id="759" w:name="_Toc192510079"/>
      <w:bookmarkStart w:id="760" w:name="_Toc192515969"/>
      <w:bookmarkStart w:id="761" w:name="_Toc192579072"/>
      <w:bookmarkStart w:id="762" w:name="_Toc192581013"/>
      <w:bookmarkStart w:id="763" w:name="_Toc192581455"/>
      <w:bookmarkStart w:id="764" w:name="_Toc192762485"/>
      <w:bookmarkStart w:id="765" w:name="_Toc192765059"/>
      <w:bookmarkStart w:id="766" w:name="_Toc192765672"/>
      <w:bookmarkStart w:id="767" w:name="_Toc192782224"/>
      <w:bookmarkStart w:id="768" w:name="_Toc192782832"/>
      <w:bookmarkStart w:id="769" w:name="_Toc192850751"/>
      <w:bookmarkStart w:id="770" w:name="_Toc192929238"/>
      <w:bookmarkStart w:id="771" w:name="_Toc192934926"/>
      <w:bookmarkStart w:id="772" w:name="_Toc193016274"/>
      <w:bookmarkStart w:id="773" w:name="_Toc192335427"/>
      <w:bookmarkStart w:id="774" w:name="_Toc192405954"/>
      <w:bookmarkStart w:id="775" w:name="_Toc192408359"/>
      <w:bookmarkStart w:id="776" w:name="_Toc192408805"/>
      <w:bookmarkStart w:id="777" w:name="_Toc192496265"/>
      <w:bookmarkStart w:id="778" w:name="_Toc192502470"/>
      <w:bookmarkStart w:id="779" w:name="_Toc192509359"/>
      <w:bookmarkStart w:id="780" w:name="_Toc192510080"/>
      <w:bookmarkStart w:id="781" w:name="_Toc192515970"/>
      <w:bookmarkStart w:id="782" w:name="_Toc192579073"/>
      <w:bookmarkStart w:id="783" w:name="_Toc192581014"/>
      <w:bookmarkStart w:id="784" w:name="_Toc192581456"/>
      <w:bookmarkStart w:id="785" w:name="_Toc192762486"/>
      <w:bookmarkStart w:id="786" w:name="_Toc192765060"/>
      <w:bookmarkStart w:id="787" w:name="_Toc192765673"/>
      <w:bookmarkStart w:id="788" w:name="_Toc192782225"/>
      <w:bookmarkStart w:id="789" w:name="_Toc192782833"/>
      <w:bookmarkStart w:id="790" w:name="_Toc192850752"/>
      <w:bookmarkStart w:id="791" w:name="_Toc192929239"/>
      <w:bookmarkStart w:id="792" w:name="_Toc192934927"/>
      <w:bookmarkStart w:id="793" w:name="_Toc193016275"/>
      <w:bookmarkStart w:id="794" w:name="_Toc192335436"/>
      <w:bookmarkStart w:id="795" w:name="_Toc192405963"/>
      <w:bookmarkStart w:id="796" w:name="_Toc192408368"/>
      <w:bookmarkStart w:id="797" w:name="_Toc192408814"/>
      <w:bookmarkStart w:id="798" w:name="_Toc192496274"/>
      <w:bookmarkStart w:id="799" w:name="_Toc192502479"/>
      <w:bookmarkStart w:id="800" w:name="_Toc192509368"/>
      <w:bookmarkStart w:id="801" w:name="_Toc192510089"/>
      <w:bookmarkStart w:id="802" w:name="_Toc192515979"/>
      <w:bookmarkStart w:id="803" w:name="_Toc192579082"/>
      <w:bookmarkStart w:id="804" w:name="_Toc192581023"/>
      <w:bookmarkStart w:id="805" w:name="_Toc192581465"/>
      <w:bookmarkStart w:id="806" w:name="_Toc192762495"/>
      <w:bookmarkStart w:id="807" w:name="_Toc192765069"/>
      <w:bookmarkStart w:id="808" w:name="_Toc192765682"/>
      <w:bookmarkStart w:id="809" w:name="_Toc192782234"/>
      <w:bookmarkStart w:id="810" w:name="_Toc192782842"/>
      <w:bookmarkStart w:id="811" w:name="_Toc192850761"/>
      <w:bookmarkStart w:id="812" w:name="_Toc192929248"/>
      <w:bookmarkStart w:id="813" w:name="_Toc192934936"/>
      <w:bookmarkStart w:id="814" w:name="_Toc193016284"/>
      <w:bookmarkStart w:id="815" w:name="_Toc192335437"/>
      <w:bookmarkStart w:id="816" w:name="_Toc192405964"/>
      <w:bookmarkStart w:id="817" w:name="_Toc192408369"/>
      <w:bookmarkStart w:id="818" w:name="_Toc192408815"/>
      <w:bookmarkStart w:id="819" w:name="_Toc192496275"/>
      <w:bookmarkStart w:id="820" w:name="_Toc192502480"/>
      <w:bookmarkStart w:id="821" w:name="_Toc192509369"/>
      <w:bookmarkStart w:id="822" w:name="_Toc192510090"/>
      <w:bookmarkStart w:id="823" w:name="_Toc192515980"/>
      <w:bookmarkStart w:id="824" w:name="_Toc192579083"/>
      <w:bookmarkStart w:id="825" w:name="_Toc192581024"/>
      <w:bookmarkStart w:id="826" w:name="_Toc192581466"/>
      <w:bookmarkStart w:id="827" w:name="_Toc192762496"/>
      <w:bookmarkStart w:id="828" w:name="_Toc192765070"/>
      <w:bookmarkStart w:id="829" w:name="_Toc192765683"/>
      <w:bookmarkStart w:id="830" w:name="_Toc192782235"/>
      <w:bookmarkStart w:id="831" w:name="_Toc192782843"/>
      <w:bookmarkStart w:id="832" w:name="_Toc192850762"/>
      <w:bookmarkStart w:id="833" w:name="_Toc192929249"/>
      <w:bookmarkStart w:id="834" w:name="_Toc192934937"/>
      <w:bookmarkStart w:id="835" w:name="_Toc193016285"/>
      <w:bookmarkStart w:id="836" w:name="_Toc192335438"/>
      <w:bookmarkStart w:id="837" w:name="_Toc192405965"/>
      <w:bookmarkStart w:id="838" w:name="_Toc192408370"/>
      <w:bookmarkStart w:id="839" w:name="_Toc192408816"/>
      <w:bookmarkStart w:id="840" w:name="_Toc192496276"/>
      <w:bookmarkStart w:id="841" w:name="_Toc192502481"/>
      <w:bookmarkStart w:id="842" w:name="_Toc192509370"/>
      <w:bookmarkStart w:id="843" w:name="_Toc192510091"/>
      <w:bookmarkStart w:id="844" w:name="_Toc192515981"/>
      <w:bookmarkStart w:id="845" w:name="_Toc192579084"/>
      <w:bookmarkStart w:id="846" w:name="_Toc192581025"/>
      <w:bookmarkStart w:id="847" w:name="_Toc192581467"/>
      <w:bookmarkStart w:id="848" w:name="_Toc192762497"/>
      <w:bookmarkStart w:id="849" w:name="_Toc192765071"/>
      <w:bookmarkStart w:id="850" w:name="_Toc192765684"/>
      <w:bookmarkStart w:id="851" w:name="_Toc192782236"/>
      <w:bookmarkStart w:id="852" w:name="_Toc192782844"/>
      <w:bookmarkStart w:id="853" w:name="_Toc192850763"/>
      <w:bookmarkStart w:id="854" w:name="_Toc192929250"/>
      <w:bookmarkStart w:id="855" w:name="_Toc192934938"/>
      <w:bookmarkStart w:id="856" w:name="_Toc193016286"/>
      <w:bookmarkStart w:id="857" w:name="_Toc192335439"/>
      <w:bookmarkStart w:id="858" w:name="_Toc192405966"/>
      <w:bookmarkStart w:id="859" w:name="_Toc192408371"/>
      <w:bookmarkStart w:id="860" w:name="_Toc192408817"/>
      <w:bookmarkStart w:id="861" w:name="_Toc192496277"/>
      <w:bookmarkStart w:id="862" w:name="_Toc192502482"/>
      <w:bookmarkStart w:id="863" w:name="_Toc192509371"/>
      <w:bookmarkStart w:id="864" w:name="_Toc192510092"/>
      <w:bookmarkStart w:id="865" w:name="_Toc192515982"/>
      <w:bookmarkStart w:id="866" w:name="_Toc192579085"/>
      <w:bookmarkStart w:id="867" w:name="_Toc192581026"/>
      <w:bookmarkStart w:id="868" w:name="_Toc192581468"/>
      <w:bookmarkStart w:id="869" w:name="_Toc192762498"/>
      <w:bookmarkStart w:id="870" w:name="_Toc192765072"/>
      <w:bookmarkStart w:id="871" w:name="_Toc192765685"/>
      <w:bookmarkStart w:id="872" w:name="_Toc192782237"/>
      <w:bookmarkStart w:id="873" w:name="_Toc192782845"/>
      <w:bookmarkStart w:id="874" w:name="_Toc192850764"/>
      <w:bookmarkStart w:id="875" w:name="_Toc192929251"/>
      <w:bookmarkStart w:id="876" w:name="_Toc192934939"/>
      <w:bookmarkStart w:id="877" w:name="_Toc193016287"/>
      <w:bookmarkStart w:id="878" w:name="_Toc192335440"/>
      <w:bookmarkStart w:id="879" w:name="_Toc192405967"/>
      <w:bookmarkStart w:id="880" w:name="_Toc192408372"/>
      <w:bookmarkStart w:id="881" w:name="_Toc192408818"/>
      <w:bookmarkStart w:id="882" w:name="_Toc192496278"/>
      <w:bookmarkStart w:id="883" w:name="_Toc192502483"/>
      <w:bookmarkStart w:id="884" w:name="_Toc192509372"/>
      <w:bookmarkStart w:id="885" w:name="_Toc192510093"/>
      <w:bookmarkStart w:id="886" w:name="_Toc192515983"/>
      <w:bookmarkStart w:id="887" w:name="_Toc192579086"/>
      <w:bookmarkStart w:id="888" w:name="_Toc192581027"/>
      <w:bookmarkStart w:id="889" w:name="_Toc192581469"/>
      <w:bookmarkStart w:id="890" w:name="_Toc192762499"/>
      <w:bookmarkStart w:id="891" w:name="_Toc192765073"/>
      <w:bookmarkStart w:id="892" w:name="_Toc192765686"/>
      <w:bookmarkStart w:id="893" w:name="_Toc192782238"/>
      <w:bookmarkStart w:id="894" w:name="_Toc192782846"/>
      <w:bookmarkStart w:id="895" w:name="_Toc192850765"/>
      <w:bookmarkStart w:id="896" w:name="_Toc192929252"/>
      <w:bookmarkStart w:id="897" w:name="_Toc192934940"/>
      <w:bookmarkStart w:id="898" w:name="_Toc193016288"/>
      <w:bookmarkStart w:id="899" w:name="_Toc192335441"/>
      <w:bookmarkStart w:id="900" w:name="_Toc192405968"/>
      <w:bookmarkStart w:id="901" w:name="_Toc192408373"/>
      <w:bookmarkStart w:id="902" w:name="_Toc192408819"/>
      <w:bookmarkStart w:id="903" w:name="_Toc192496279"/>
      <w:bookmarkStart w:id="904" w:name="_Toc192502484"/>
      <w:bookmarkStart w:id="905" w:name="_Toc192509373"/>
      <w:bookmarkStart w:id="906" w:name="_Toc192510094"/>
      <w:bookmarkStart w:id="907" w:name="_Toc192515984"/>
      <w:bookmarkStart w:id="908" w:name="_Toc192579087"/>
      <w:bookmarkStart w:id="909" w:name="_Toc192581028"/>
      <w:bookmarkStart w:id="910" w:name="_Toc192581470"/>
      <w:bookmarkStart w:id="911" w:name="_Toc192762500"/>
      <w:bookmarkStart w:id="912" w:name="_Toc192765074"/>
      <w:bookmarkStart w:id="913" w:name="_Toc192765687"/>
      <w:bookmarkStart w:id="914" w:name="_Toc192782239"/>
      <w:bookmarkStart w:id="915" w:name="_Toc192782847"/>
      <w:bookmarkStart w:id="916" w:name="_Toc192850766"/>
      <w:bookmarkStart w:id="917" w:name="_Toc192929253"/>
      <w:bookmarkStart w:id="918" w:name="_Toc192934941"/>
      <w:bookmarkStart w:id="919" w:name="_Toc193016289"/>
      <w:bookmarkStart w:id="920" w:name="_Toc192335442"/>
      <w:bookmarkStart w:id="921" w:name="_Toc192405969"/>
      <w:bookmarkStart w:id="922" w:name="_Toc192408374"/>
      <w:bookmarkStart w:id="923" w:name="_Toc192408820"/>
      <w:bookmarkStart w:id="924" w:name="_Toc192496280"/>
      <w:bookmarkStart w:id="925" w:name="_Toc192502485"/>
      <w:bookmarkStart w:id="926" w:name="_Toc192509374"/>
      <w:bookmarkStart w:id="927" w:name="_Toc192510095"/>
      <w:bookmarkStart w:id="928" w:name="_Toc192515985"/>
      <w:bookmarkStart w:id="929" w:name="_Toc192579088"/>
      <w:bookmarkStart w:id="930" w:name="_Toc192581029"/>
      <w:bookmarkStart w:id="931" w:name="_Toc192581471"/>
      <w:bookmarkStart w:id="932" w:name="_Toc192762501"/>
      <w:bookmarkStart w:id="933" w:name="_Toc192765075"/>
      <w:bookmarkStart w:id="934" w:name="_Toc192765688"/>
      <w:bookmarkStart w:id="935" w:name="_Toc192782240"/>
      <w:bookmarkStart w:id="936" w:name="_Toc192782848"/>
      <w:bookmarkStart w:id="937" w:name="_Toc192850767"/>
      <w:bookmarkStart w:id="938" w:name="_Toc192929254"/>
      <w:bookmarkStart w:id="939" w:name="_Toc192934942"/>
      <w:bookmarkStart w:id="940" w:name="_Toc193016290"/>
      <w:bookmarkStart w:id="941" w:name="_Toc192335443"/>
      <w:bookmarkStart w:id="942" w:name="_Toc192405970"/>
      <w:bookmarkStart w:id="943" w:name="_Toc192408375"/>
      <w:bookmarkStart w:id="944" w:name="_Toc192408821"/>
      <w:bookmarkStart w:id="945" w:name="_Toc192496281"/>
      <w:bookmarkStart w:id="946" w:name="_Toc192502486"/>
      <w:bookmarkStart w:id="947" w:name="_Toc192509375"/>
      <w:bookmarkStart w:id="948" w:name="_Toc192510096"/>
      <w:bookmarkStart w:id="949" w:name="_Toc192515986"/>
      <w:bookmarkStart w:id="950" w:name="_Toc192579089"/>
      <w:bookmarkStart w:id="951" w:name="_Toc192581030"/>
      <w:bookmarkStart w:id="952" w:name="_Toc192581472"/>
      <w:bookmarkStart w:id="953" w:name="_Toc192762502"/>
      <w:bookmarkStart w:id="954" w:name="_Toc192765076"/>
      <w:bookmarkStart w:id="955" w:name="_Toc192765689"/>
      <w:bookmarkStart w:id="956" w:name="_Toc192782241"/>
      <w:bookmarkStart w:id="957" w:name="_Toc192782849"/>
      <w:bookmarkStart w:id="958" w:name="_Toc192850768"/>
      <w:bookmarkStart w:id="959" w:name="_Toc192929255"/>
      <w:bookmarkStart w:id="960" w:name="_Toc192934943"/>
      <w:bookmarkStart w:id="961" w:name="_Toc193016291"/>
      <w:bookmarkStart w:id="962" w:name="_Toc192335444"/>
      <w:bookmarkStart w:id="963" w:name="_Toc192405971"/>
      <w:bookmarkStart w:id="964" w:name="_Toc192408376"/>
      <w:bookmarkStart w:id="965" w:name="_Toc192408822"/>
      <w:bookmarkStart w:id="966" w:name="_Toc192496282"/>
      <w:bookmarkStart w:id="967" w:name="_Toc192502487"/>
      <w:bookmarkStart w:id="968" w:name="_Toc192509376"/>
      <w:bookmarkStart w:id="969" w:name="_Toc192510097"/>
      <w:bookmarkStart w:id="970" w:name="_Toc192515987"/>
      <w:bookmarkStart w:id="971" w:name="_Toc192579090"/>
      <w:bookmarkStart w:id="972" w:name="_Toc192581031"/>
      <w:bookmarkStart w:id="973" w:name="_Toc192581473"/>
      <w:bookmarkStart w:id="974" w:name="_Toc192762503"/>
      <w:bookmarkStart w:id="975" w:name="_Toc192765077"/>
      <w:bookmarkStart w:id="976" w:name="_Toc192765690"/>
      <w:bookmarkStart w:id="977" w:name="_Toc192782242"/>
      <w:bookmarkStart w:id="978" w:name="_Toc192782850"/>
      <w:bookmarkStart w:id="979" w:name="_Toc192850769"/>
      <w:bookmarkStart w:id="980" w:name="_Toc192929256"/>
      <w:bookmarkStart w:id="981" w:name="_Toc192934944"/>
      <w:bookmarkStart w:id="982" w:name="_Toc193016292"/>
      <w:bookmarkStart w:id="983" w:name="_Toc192335445"/>
      <w:bookmarkStart w:id="984" w:name="_Toc192405972"/>
      <w:bookmarkStart w:id="985" w:name="_Toc192408377"/>
      <w:bookmarkStart w:id="986" w:name="_Toc192408823"/>
      <w:bookmarkStart w:id="987" w:name="_Toc192496283"/>
      <w:bookmarkStart w:id="988" w:name="_Toc192502488"/>
      <w:bookmarkStart w:id="989" w:name="_Toc192509377"/>
      <w:bookmarkStart w:id="990" w:name="_Toc192510098"/>
      <w:bookmarkStart w:id="991" w:name="_Toc192515988"/>
      <w:bookmarkStart w:id="992" w:name="_Toc192579091"/>
      <w:bookmarkStart w:id="993" w:name="_Toc192581032"/>
      <w:bookmarkStart w:id="994" w:name="_Toc192581474"/>
      <w:bookmarkStart w:id="995" w:name="_Toc192762504"/>
      <w:bookmarkStart w:id="996" w:name="_Toc192765078"/>
      <w:bookmarkStart w:id="997" w:name="_Toc192765691"/>
      <w:bookmarkStart w:id="998" w:name="_Toc192782243"/>
      <w:bookmarkStart w:id="999" w:name="_Toc192782851"/>
      <w:bookmarkStart w:id="1000" w:name="_Toc192850770"/>
      <w:bookmarkStart w:id="1001" w:name="_Toc192929257"/>
      <w:bookmarkStart w:id="1002" w:name="_Toc192934945"/>
      <w:bookmarkStart w:id="1003" w:name="_Toc193016293"/>
      <w:bookmarkStart w:id="1004" w:name="_Toc192335446"/>
      <w:bookmarkStart w:id="1005" w:name="_Toc192405973"/>
      <w:bookmarkStart w:id="1006" w:name="_Toc192408378"/>
      <w:bookmarkStart w:id="1007" w:name="_Toc192408824"/>
      <w:bookmarkStart w:id="1008" w:name="_Toc192496284"/>
      <w:bookmarkStart w:id="1009" w:name="_Toc192502489"/>
      <w:bookmarkStart w:id="1010" w:name="_Toc192509378"/>
      <w:bookmarkStart w:id="1011" w:name="_Toc192510099"/>
      <w:bookmarkStart w:id="1012" w:name="_Toc192515989"/>
      <w:bookmarkStart w:id="1013" w:name="_Toc192579092"/>
      <w:bookmarkStart w:id="1014" w:name="_Toc192581033"/>
      <w:bookmarkStart w:id="1015" w:name="_Toc192581475"/>
      <w:bookmarkStart w:id="1016" w:name="_Toc192762505"/>
      <w:bookmarkStart w:id="1017" w:name="_Toc192765079"/>
      <w:bookmarkStart w:id="1018" w:name="_Toc192765692"/>
      <w:bookmarkStart w:id="1019" w:name="_Toc192782244"/>
      <w:bookmarkStart w:id="1020" w:name="_Toc192782852"/>
      <w:bookmarkStart w:id="1021" w:name="_Toc192850771"/>
      <w:bookmarkStart w:id="1022" w:name="_Toc192929258"/>
      <w:bookmarkStart w:id="1023" w:name="_Toc192934946"/>
      <w:bookmarkStart w:id="1024" w:name="_Toc193016294"/>
      <w:bookmarkStart w:id="1025" w:name="_Toc192335447"/>
      <w:bookmarkStart w:id="1026" w:name="_Toc192405974"/>
      <w:bookmarkStart w:id="1027" w:name="_Toc192408379"/>
      <w:bookmarkStart w:id="1028" w:name="_Toc192408825"/>
      <w:bookmarkStart w:id="1029" w:name="_Toc192496285"/>
      <w:bookmarkStart w:id="1030" w:name="_Toc192502490"/>
      <w:bookmarkStart w:id="1031" w:name="_Toc192509379"/>
      <w:bookmarkStart w:id="1032" w:name="_Toc192510100"/>
      <w:bookmarkStart w:id="1033" w:name="_Toc192515990"/>
      <w:bookmarkStart w:id="1034" w:name="_Toc192579093"/>
      <w:bookmarkStart w:id="1035" w:name="_Toc192581034"/>
      <w:bookmarkStart w:id="1036" w:name="_Toc192581476"/>
      <w:bookmarkStart w:id="1037" w:name="_Toc192762506"/>
      <w:bookmarkStart w:id="1038" w:name="_Toc192765080"/>
      <w:bookmarkStart w:id="1039" w:name="_Toc192765693"/>
      <w:bookmarkStart w:id="1040" w:name="_Toc192782245"/>
      <w:bookmarkStart w:id="1041" w:name="_Toc192782853"/>
      <w:bookmarkStart w:id="1042" w:name="_Toc192850772"/>
      <w:bookmarkStart w:id="1043" w:name="_Toc192929259"/>
      <w:bookmarkStart w:id="1044" w:name="_Toc192934947"/>
      <w:bookmarkStart w:id="1045" w:name="_Toc193016295"/>
      <w:bookmarkStart w:id="1046" w:name="_Toc192335448"/>
      <w:bookmarkStart w:id="1047" w:name="_Toc192405975"/>
      <w:bookmarkStart w:id="1048" w:name="_Toc192408380"/>
      <w:bookmarkStart w:id="1049" w:name="_Toc192408826"/>
      <w:bookmarkStart w:id="1050" w:name="_Toc192496286"/>
      <w:bookmarkStart w:id="1051" w:name="_Toc192502491"/>
      <w:bookmarkStart w:id="1052" w:name="_Toc192509380"/>
      <w:bookmarkStart w:id="1053" w:name="_Toc192510101"/>
      <w:bookmarkStart w:id="1054" w:name="_Toc192515991"/>
      <w:bookmarkStart w:id="1055" w:name="_Toc192579094"/>
      <w:bookmarkStart w:id="1056" w:name="_Toc192581035"/>
      <w:bookmarkStart w:id="1057" w:name="_Toc192581477"/>
      <w:bookmarkStart w:id="1058" w:name="_Toc192762507"/>
      <w:bookmarkStart w:id="1059" w:name="_Toc192765081"/>
      <w:bookmarkStart w:id="1060" w:name="_Toc192765694"/>
      <w:bookmarkStart w:id="1061" w:name="_Toc192782246"/>
      <w:bookmarkStart w:id="1062" w:name="_Toc192782854"/>
      <w:bookmarkStart w:id="1063" w:name="_Toc192850773"/>
      <w:bookmarkStart w:id="1064" w:name="_Toc192929260"/>
      <w:bookmarkStart w:id="1065" w:name="_Toc192934948"/>
      <w:bookmarkStart w:id="1066" w:name="_Toc193016296"/>
      <w:bookmarkStart w:id="1067" w:name="_Toc192335449"/>
      <w:bookmarkStart w:id="1068" w:name="_Toc192405976"/>
      <w:bookmarkStart w:id="1069" w:name="_Toc192408381"/>
      <w:bookmarkStart w:id="1070" w:name="_Toc192408827"/>
      <w:bookmarkStart w:id="1071" w:name="_Toc192496287"/>
      <w:bookmarkStart w:id="1072" w:name="_Toc192502492"/>
      <w:bookmarkStart w:id="1073" w:name="_Toc192509381"/>
      <w:bookmarkStart w:id="1074" w:name="_Toc192510102"/>
      <w:bookmarkStart w:id="1075" w:name="_Toc192515992"/>
      <w:bookmarkStart w:id="1076" w:name="_Toc192579095"/>
      <w:bookmarkStart w:id="1077" w:name="_Toc192581036"/>
      <w:bookmarkStart w:id="1078" w:name="_Toc192581478"/>
      <w:bookmarkStart w:id="1079" w:name="_Toc192762508"/>
      <w:bookmarkStart w:id="1080" w:name="_Toc192765082"/>
      <w:bookmarkStart w:id="1081" w:name="_Toc192765695"/>
      <w:bookmarkStart w:id="1082" w:name="_Toc192782247"/>
      <w:bookmarkStart w:id="1083" w:name="_Toc192782855"/>
      <w:bookmarkStart w:id="1084" w:name="_Toc192850774"/>
      <w:bookmarkStart w:id="1085" w:name="_Toc192929261"/>
      <w:bookmarkStart w:id="1086" w:name="_Toc192934949"/>
      <w:bookmarkStart w:id="1087" w:name="_Toc193016297"/>
      <w:bookmarkStart w:id="1088" w:name="_Toc192335450"/>
      <w:bookmarkStart w:id="1089" w:name="_Toc192405977"/>
      <w:bookmarkStart w:id="1090" w:name="_Toc192408382"/>
      <w:bookmarkStart w:id="1091" w:name="_Toc192408828"/>
      <w:bookmarkStart w:id="1092" w:name="_Toc192496288"/>
      <w:bookmarkStart w:id="1093" w:name="_Toc192502493"/>
      <w:bookmarkStart w:id="1094" w:name="_Toc192509382"/>
      <w:bookmarkStart w:id="1095" w:name="_Toc192510103"/>
      <w:bookmarkStart w:id="1096" w:name="_Toc192515993"/>
      <w:bookmarkStart w:id="1097" w:name="_Toc192579096"/>
      <w:bookmarkStart w:id="1098" w:name="_Toc192581037"/>
      <w:bookmarkStart w:id="1099" w:name="_Toc192581479"/>
      <w:bookmarkStart w:id="1100" w:name="_Toc192762509"/>
      <w:bookmarkStart w:id="1101" w:name="_Toc192765083"/>
      <w:bookmarkStart w:id="1102" w:name="_Toc192765696"/>
      <w:bookmarkStart w:id="1103" w:name="_Toc192782248"/>
      <w:bookmarkStart w:id="1104" w:name="_Toc192782856"/>
      <w:bookmarkStart w:id="1105" w:name="_Toc192850775"/>
      <w:bookmarkStart w:id="1106" w:name="_Toc192929262"/>
      <w:bookmarkStart w:id="1107" w:name="_Toc192934950"/>
      <w:bookmarkStart w:id="1108" w:name="_Toc193016298"/>
      <w:bookmarkStart w:id="1109" w:name="_Toc192335451"/>
      <w:bookmarkStart w:id="1110" w:name="_Toc192405978"/>
      <w:bookmarkStart w:id="1111" w:name="_Toc192408383"/>
      <w:bookmarkStart w:id="1112" w:name="_Toc192408829"/>
      <w:bookmarkStart w:id="1113" w:name="_Toc192496289"/>
      <w:bookmarkStart w:id="1114" w:name="_Toc192502494"/>
      <w:bookmarkStart w:id="1115" w:name="_Toc192509383"/>
      <w:bookmarkStart w:id="1116" w:name="_Toc192510104"/>
      <w:bookmarkStart w:id="1117" w:name="_Toc192515994"/>
      <w:bookmarkStart w:id="1118" w:name="_Toc192579097"/>
      <w:bookmarkStart w:id="1119" w:name="_Toc192581038"/>
      <w:bookmarkStart w:id="1120" w:name="_Toc192581480"/>
      <w:bookmarkStart w:id="1121" w:name="_Toc192762510"/>
      <w:bookmarkStart w:id="1122" w:name="_Toc192765084"/>
      <w:bookmarkStart w:id="1123" w:name="_Toc192765697"/>
      <w:bookmarkStart w:id="1124" w:name="_Toc192782249"/>
      <w:bookmarkStart w:id="1125" w:name="_Toc192782857"/>
      <w:bookmarkStart w:id="1126" w:name="_Toc192850776"/>
      <w:bookmarkStart w:id="1127" w:name="_Toc192929263"/>
      <w:bookmarkStart w:id="1128" w:name="_Toc192934951"/>
      <w:bookmarkStart w:id="1129" w:name="_Toc193016299"/>
      <w:bookmarkStart w:id="1130" w:name="_Toc192335452"/>
      <w:bookmarkStart w:id="1131" w:name="_Toc192405979"/>
      <w:bookmarkStart w:id="1132" w:name="_Toc192408384"/>
      <w:bookmarkStart w:id="1133" w:name="_Toc192408830"/>
      <w:bookmarkStart w:id="1134" w:name="_Toc192496290"/>
      <w:bookmarkStart w:id="1135" w:name="_Toc192502495"/>
      <w:bookmarkStart w:id="1136" w:name="_Toc192509384"/>
      <w:bookmarkStart w:id="1137" w:name="_Toc192510105"/>
      <w:bookmarkStart w:id="1138" w:name="_Toc192515995"/>
      <w:bookmarkStart w:id="1139" w:name="_Toc192579098"/>
      <w:bookmarkStart w:id="1140" w:name="_Toc192581039"/>
      <w:bookmarkStart w:id="1141" w:name="_Toc192581481"/>
      <w:bookmarkStart w:id="1142" w:name="_Toc192762511"/>
      <w:bookmarkStart w:id="1143" w:name="_Toc192765085"/>
      <w:bookmarkStart w:id="1144" w:name="_Toc192765698"/>
      <w:bookmarkStart w:id="1145" w:name="_Toc192782250"/>
      <w:bookmarkStart w:id="1146" w:name="_Toc192782858"/>
      <w:bookmarkStart w:id="1147" w:name="_Toc192850777"/>
      <w:bookmarkStart w:id="1148" w:name="_Toc192929264"/>
      <w:bookmarkStart w:id="1149" w:name="_Toc192934952"/>
      <w:bookmarkStart w:id="1150" w:name="_Toc193016300"/>
      <w:bookmarkStart w:id="1151" w:name="_Toc192335453"/>
      <w:bookmarkStart w:id="1152" w:name="_Toc192405980"/>
      <w:bookmarkStart w:id="1153" w:name="_Toc192408385"/>
      <w:bookmarkStart w:id="1154" w:name="_Toc192408831"/>
      <w:bookmarkStart w:id="1155" w:name="_Toc192496291"/>
      <w:bookmarkStart w:id="1156" w:name="_Toc192502496"/>
      <w:bookmarkStart w:id="1157" w:name="_Toc192509385"/>
      <w:bookmarkStart w:id="1158" w:name="_Toc192510106"/>
      <w:bookmarkStart w:id="1159" w:name="_Toc192515996"/>
      <w:bookmarkStart w:id="1160" w:name="_Toc192579099"/>
      <w:bookmarkStart w:id="1161" w:name="_Toc192581040"/>
      <w:bookmarkStart w:id="1162" w:name="_Toc192581482"/>
      <w:bookmarkStart w:id="1163" w:name="_Toc192762512"/>
      <w:bookmarkStart w:id="1164" w:name="_Toc192765086"/>
      <w:bookmarkStart w:id="1165" w:name="_Toc192765699"/>
      <w:bookmarkStart w:id="1166" w:name="_Toc192782251"/>
      <w:bookmarkStart w:id="1167" w:name="_Toc192782859"/>
      <w:bookmarkStart w:id="1168" w:name="_Toc192850778"/>
      <w:bookmarkStart w:id="1169" w:name="_Toc192929265"/>
      <w:bookmarkStart w:id="1170" w:name="_Toc192934953"/>
      <w:bookmarkStart w:id="1171" w:name="_Toc193016301"/>
      <w:bookmarkStart w:id="1172" w:name="_Toc192335454"/>
      <w:bookmarkStart w:id="1173" w:name="_Toc192405981"/>
      <w:bookmarkStart w:id="1174" w:name="_Toc192408386"/>
      <w:bookmarkStart w:id="1175" w:name="_Toc192408832"/>
      <w:bookmarkStart w:id="1176" w:name="_Toc192496292"/>
      <w:bookmarkStart w:id="1177" w:name="_Toc192502497"/>
      <w:bookmarkStart w:id="1178" w:name="_Toc192509386"/>
      <w:bookmarkStart w:id="1179" w:name="_Toc192510107"/>
      <w:bookmarkStart w:id="1180" w:name="_Toc192515997"/>
      <w:bookmarkStart w:id="1181" w:name="_Toc192579100"/>
      <w:bookmarkStart w:id="1182" w:name="_Toc192581041"/>
      <w:bookmarkStart w:id="1183" w:name="_Toc192581483"/>
      <w:bookmarkStart w:id="1184" w:name="_Toc192762513"/>
      <w:bookmarkStart w:id="1185" w:name="_Toc192765087"/>
      <w:bookmarkStart w:id="1186" w:name="_Toc192765700"/>
      <w:bookmarkStart w:id="1187" w:name="_Toc192782252"/>
      <w:bookmarkStart w:id="1188" w:name="_Toc192782860"/>
      <w:bookmarkStart w:id="1189" w:name="_Toc192850779"/>
      <w:bookmarkStart w:id="1190" w:name="_Toc192929266"/>
      <w:bookmarkStart w:id="1191" w:name="_Toc192934954"/>
      <w:bookmarkStart w:id="1192" w:name="_Toc193016302"/>
      <w:bookmarkStart w:id="1193" w:name="_Toc192335455"/>
      <w:bookmarkStart w:id="1194" w:name="_Toc192405982"/>
      <w:bookmarkStart w:id="1195" w:name="_Toc192408387"/>
      <w:bookmarkStart w:id="1196" w:name="_Toc192408833"/>
      <w:bookmarkStart w:id="1197" w:name="_Toc192496293"/>
      <w:bookmarkStart w:id="1198" w:name="_Toc192502498"/>
      <w:bookmarkStart w:id="1199" w:name="_Toc192509387"/>
      <w:bookmarkStart w:id="1200" w:name="_Toc192510108"/>
      <w:bookmarkStart w:id="1201" w:name="_Toc192515998"/>
      <w:bookmarkStart w:id="1202" w:name="_Toc192579101"/>
      <w:bookmarkStart w:id="1203" w:name="_Toc192581042"/>
      <w:bookmarkStart w:id="1204" w:name="_Toc192581484"/>
      <w:bookmarkStart w:id="1205" w:name="_Toc192762514"/>
      <w:bookmarkStart w:id="1206" w:name="_Toc192765088"/>
      <w:bookmarkStart w:id="1207" w:name="_Toc192765701"/>
      <w:bookmarkStart w:id="1208" w:name="_Toc192782253"/>
      <w:bookmarkStart w:id="1209" w:name="_Toc192782861"/>
      <w:bookmarkStart w:id="1210" w:name="_Toc192850780"/>
      <w:bookmarkStart w:id="1211" w:name="_Toc192929267"/>
      <w:bookmarkStart w:id="1212" w:name="_Toc192934955"/>
      <w:bookmarkStart w:id="1213" w:name="_Toc193016303"/>
      <w:bookmarkStart w:id="1214" w:name="_Toc192335456"/>
      <w:bookmarkStart w:id="1215" w:name="_Toc192405983"/>
      <w:bookmarkStart w:id="1216" w:name="_Toc192408388"/>
      <w:bookmarkStart w:id="1217" w:name="_Toc192408834"/>
      <w:bookmarkStart w:id="1218" w:name="_Toc192496294"/>
      <w:bookmarkStart w:id="1219" w:name="_Toc192502499"/>
      <w:bookmarkStart w:id="1220" w:name="_Toc192509388"/>
      <w:bookmarkStart w:id="1221" w:name="_Toc192510109"/>
      <w:bookmarkStart w:id="1222" w:name="_Toc192515999"/>
      <w:bookmarkStart w:id="1223" w:name="_Toc192579102"/>
      <w:bookmarkStart w:id="1224" w:name="_Toc192581043"/>
      <w:bookmarkStart w:id="1225" w:name="_Toc192581485"/>
      <w:bookmarkStart w:id="1226" w:name="_Toc192762515"/>
      <w:bookmarkStart w:id="1227" w:name="_Toc192765089"/>
      <w:bookmarkStart w:id="1228" w:name="_Toc192765702"/>
      <w:bookmarkStart w:id="1229" w:name="_Toc192782254"/>
      <w:bookmarkStart w:id="1230" w:name="_Toc192782862"/>
      <w:bookmarkStart w:id="1231" w:name="_Toc192850781"/>
      <w:bookmarkStart w:id="1232" w:name="_Toc192929268"/>
      <w:bookmarkStart w:id="1233" w:name="_Toc192934956"/>
      <w:bookmarkStart w:id="1234" w:name="_Toc193016304"/>
      <w:bookmarkStart w:id="1235" w:name="_Toc192335457"/>
      <w:bookmarkStart w:id="1236" w:name="_Toc192405984"/>
      <w:bookmarkStart w:id="1237" w:name="_Toc192408389"/>
      <w:bookmarkStart w:id="1238" w:name="_Toc192408835"/>
      <w:bookmarkStart w:id="1239" w:name="_Toc192496295"/>
      <w:bookmarkStart w:id="1240" w:name="_Toc192502500"/>
      <w:bookmarkStart w:id="1241" w:name="_Toc192509389"/>
      <w:bookmarkStart w:id="1242" w:name="_Toc192510110"/>
      <w:bookmarkStart w:id="1243" w:name="_Toc192516000"/>
      <w:bookmarkStart w:id="1244" w:name="_Toc192579103"/>
      <w:bookmarkStart w:id="1245" w:name="_Toc192581044"/>
      <w:bookmarkStart w:id="1246" w:name="_Toc192581486"/>
      <w:bookmarkStart w:id="1247" w:name="_Toc192762516"/>
      <w:bookmarkStart w:id="1248" w:name="_Toc192765090"/>
      <w:bookmarkStart w:id="1249" w:name="_Toc192765703"/>
      <w:bookmarkStart w:id="1250" w:name="_Toc192782255"/>
      <w:bookmarkStart w:id="1251" w:name="_Toc192782863"/>
      <w:bookmarkStart w:id="1252" w:name="_Toc192850782"/>
      <w:bookmarkStart w:id="1253" w:name="_Toc192929269"/>
      <w:bookmarkStart w:id="1254" w:name="_Toc192934957"/>
      <w:bookmarkStart w:id="1255" w:name="_Toc193016305"/>
      <w:bookmarkStart w:id="1256" w:name="_Toc192335458"/>
      <w:bookmarkStart w:id="1257" w:name="_Toc192405985"/>
      <w:bookmarkStart w:id="1258" w:name="_Toc192408390"/>
      <w:bookmarkStart w:id="1259" w:name="_Toc192408836"/>
      <w:bookmarkStart w:id="1260" w:name="_Toc192496296"/>
      <w:bookmarkStart w:id="1261" w:name="_Toc192502501"/>
      <w:bookmarkStart w:id="1262" w:name="_Toc192509390"/>
      <w:bookmarkStart w:id="1263" w:name="_Toc192510111"/>
      <w:bookmarkStart w:id="1264" w:name="_Toc192516001"/>
      <w:bookmarkStart w:id="1265" w:name="_Toc192579104"/>
      <w:bookmarkStart w:id="1266" w:name="_Toc192581045"/>
      <w:bookmarkStart w:id="1267" w:name="_Toc192581487"/>
      <w:bookmarkStart w:id="1268" w:name="_Toc192762517"/>
      <w:bookmarkStart w:id="1269" w:name="_Toc192765091"/>
      <w:bookmarkStart w:id="1270" w:name="_Toc192765704"/>
      <w:bookmarkStart w:id="1271" w:name="_Toc192782256"/>
      <w:bookmarkStart w:id="1272" w:name="_Toc192782864"/>
      <w:bookmarkStart w:id="1273" w:name="_Toc192850783"/>
      <w:bookmarkStart w:id="1274" w:name="_Toc192929270"/>
      <w:bookmarkStart w:id="1275" w:name="_Toc192934958"/>
      <w:bookmarkStart w:id="1276" w:name="_Toc193016306"/>
      <w:bookmarkStart w:id="1277" w:name="_Toc192335459"/>
      <w:bookmarkStart w:id="1278" w:name="_Toc192405986"/>
      <w:bookmarkStart w:id="1279" w:name="_Toc192408391"/>
      <w:bookmarkStart w:id="1280" w:name="_Toc192408837"/>
      <w:bookmarkStart w:id="1281" w:name="_Toc192496297"/>
      <w:bookmarkStart w:id="1282" w:name="_Toc192502502"/>
      <w:bookmarkStart w:id="1283" w:name="_Toc192509391"/>
      <w:bookmarkStart w:id="1284" w:name="_Toc192510112"/>
      <w:bookmarkStart w:id="1285" w:name="_Toc192516002"/>
      <w:bookmarkStart w:id="1286" w:name="_Toc192579105"/>
      <w:bookmarkStart w:id="1287" w:name="_Toc192581046"/>
      <w:bookmarkStart w:id="1288" w:name="_Toc192581488"/>
      <w:bookmarkStart w:id="1289" w:name="_Toc192762518"/>
      <w:bookmarkStart w:id="1290" w:name="_Toc192765092"/>
      <w:bookmarkStart w:id="1291" w:name="_Toc192765705"/>
      <w:bookmarkStart w:id="1292" w:name="_Toc192782257"/>
      <w:bookmarkStart w:id="1293" w:name="_Toc192782865"/>
      <w:bookmarkStart w:id="1294" w:name="_Toc192850784"/>
      <w:bookmarkStart w:id="1295" w:name="_Toc192929271"/>
      <w:bookmarkStart w:id="1296" w:name="_Toc192934959"/>
      <w:bookmarkStart w:id="1297" w:name="_Toc193016307"/>
      <w:bookmarkStart w:id="1298" w:name="_Toc192335460"/>
      <w:bookmarkStart w:id="1299" w:name="_Toc192405987"/>
      <w:bookmarkStart w:id="1300" w:name="_Toc192408392"/>
      <w:bookmarkStart w:id="1301" w:name="_Toc192408838"/>
      <w:bookmarkStart w:id="1302" w:name="_Toc192496298"/>
      <w:bookmarkStart w:id="1303" w:name="_Toc192502503"/>
      <w:bookmarkStart w:id="1304" w:name="_Toc192509392"/>
      <w:bookmarkStart w:id="1305" w:name="_Toc192510113"/>
      <w:bookmarkStart w:id="1306" w:name="_Toc192516003"/>
      <w:bookmarkStart w:id="1307" w:name="_Toc192579106"/>
      <w:bookmarkStart w:id="1308" w:name="_Toc192581047"/>
      <w:bookmarkStart w:id="1309" w:name="_Toc192581489"/>
      <w:bookmarkStart w:id="1310" w:name="_Toc192762519"/>
      <w:bookmarkStart w:id="1311" w:name="_Toc192765093"/>
      <w:bookmarkStart w:id="1312" w:name="_Toc192765706"/>
      <w:bookmarkStart w:id="1313" w:name="_Toc192782258"/>
      <w:bookmarkStart w:id="1314" w:name="_Toc192782866"/>
      <w:bookmarkStart w:id="1315" w:name="_Toc192850785"/>
      <w:bookmarkStart w:id="1316" w:name="_Toc192929272"/>
      <w:bookmarkStart w:id="1317" w:name="_Toc192934960"/>
      <w:bookmarkStart w:id="1318" w:name="_Toc193016308"/>
      <w:bookmarkStart w:id="1319" w:name="_Toc192335461"/>
      <w:bookmarkStart w:id="1320" w:name="_Toc192405988"/>
      <w:bookmarkStart w:id="1321" w:name="_Toc192408393"/>
      <w:bookmarkStart w:id="1322" w:name="_Toc192408839"/>
      <w:bookmarkStart w:id="1323" w:name="_Toc192496299"/>
      <w:bookmarkStart w:id="1324" w:name="_Toc192502504"/>
      <w:bookmarkStart w:id="1325" w:name="_Toc192509393"/>
      <w:bookmarkStart w:id="1326" w:name="_Toc192510114"/>
      <w:bookmarkStart w:id="1327" w:name="_Toc192516004"/>
      <w:bookmarkStart w:id="1328" w:name="_Toc192579107"/>
      <w:bookmarkStart w:id="1329" w:name="_Toc192581048"/>
      <w:bookmarkStart w:id="1330" w:name="_Toc192581490"/>
      <w:bookmarkStart w:id="1331" w:name="_Toc192762520"/>
      <w:bookmarkStart w:id="1332" w:name="_Toc192765094"/>
      <w:bookmarkStart w:id="1333" w:name="_Toc192765707"/>
      <w:bookmarkStart w:id="1334" w:name="_Toc192782259"/>
      <w:bookmarkStart w:id="1335" w:name="_Toc192782867"/>
      <w:bookmarkStart w:id="1336" w:name="_Toc192850786"/>
      <w:bookmarkStart w:id="1337" w:name="_Toc192929273"/>
      <w:bookmarkStart w:id="1338" w:name="_Toc192934961"/>
      <w:bookmarkStart w:id="1339" w:name="_Toc193016309"/>
      <w:bookmarkStart w:id="1340" w:name="_Toc192335462"/>
      <w:bookmarkStart w:id="1341" w:name="_Toc192405989"/>
      <w:bookmarkStart w:id="1342" w:name="_Toc192408394"/>
      <w:bookmarkStart w:id="1343" w:name="_Toc192408840"/>
      <w:bookmarkStart w:id="1344" w:name="_Toc192496300"/>
      <w:bookmarkStart w:id="1345" w:name="_Toc192502505"/>
      <w:bookmarkStart w:id="1346" w:name="_Toc192509394"/>
      <w:bookmarkStart w:id="1347" w:name="_Toc192510115"/>
      <w:bookmarkStart w:id="1348" w:name="_Toc192516005"/>
      <w:bookmarkStart w:id="1349" w:name="_Toc192579108"/>
      <w:bookmarkStart w:id="1350" w:name="_Toc192581049"/>
      <w:bookmarkStart w:id="1351" w:name="_Toc192581491"/>
      <w:bookmarkStart w:id="1352" w:name="_Toc192762521"/>
      <w:bookmarkStart w:id="1353" w:name="_Toc192765095"/>
      <w:bookmarkStart w:id="1354" w:name="_Toc192765708"/>
      <w:bookmarkStart w:id="1355" w:name="_Toc192782260"/>
      <w:bookmarkStart w:id="1356" w:name="_Toc192782868"/>
      <w:bookmarkStart w:id="1357" w:name="_Toc192850787"/>
      <w:bookmarkStart w:id="1358" w:name="_Toc192929274"/>
      <w:bookmarkStart w:id="1359" w:name="_Toc192934962"/>
      <w:bookmarkStart w:id="1360" w:name="_Toc193016310"/>
      <w:bookmarkStart w:id="1361" w:name="_Toc192335463"/>
      <w:bookmarkStart w:id="1362" w:name="_Toc192405990"/>
      <w:bookmarkStart w:id="1363" w:name="_Toc192408395"/>
      <w:bookmarkStart w:id="1364" w:name="_Toc192408841"/>
      <w:bookmarkStart w:id="1365" w:name="_Toc192496301"/>
      <w:bookmarkStart w:id="1366" w:name="_Toc192502506"/>
      <w:bookmarkStart w:id="1367" w:name="_Toc192509395"/>
      <w:bookmarkStart w:id="1368" w:name="_Toc192510116"/>
      <w:bookmarkStart w:id="1369" w:name="_Toc192516006"/>
      <w:bookmarkStart w:id="1370" w:name="_Toc192579109"/>
      <w:bookmarkStart w:id="1371" w:name="_Toc192581050"/>
      <w:bookmarkStart w:id="1372" w:name="_Toc192581492"/>
      <w:bookmarkStart w:id="1373" w:name="_Toc192762522"/>
      <w:bookmarkStart w:id="1374" w:name="_Toc192765096"/>
      <w:bookmarkStart w:id="1375" w:name="_Toc192765709"/>
      <w:bookmarkStart w:id="1376" w:name="_Toc192782261"/>
      <w:bookmarkStart w:id="1377" w:name="_Toc192782869"/>
      <w:bookmarkStart w:id="1378" w:name="_Toc192850788"/>
      <w:bookmarkStart w:id="1379" w:name="_Toc192929275"/>
      <w:bookmarkStart w:id="1380" w:name="_Toc192934963"/>
      <w:bookmarkStart w:id="1381" w:name="_Toc193016311"/>
      <w:bookmarkStart w:id="1382" w:name="_Toc192335464"/>
      <w:bookmarkStart w:id="1383" w:name="_Toc192405991"/>
      <w:bookmarkStart w:id="1384" w:name="_Toc192408396"/>
      <w:bookmarkStart w:id="1385" w:name="_Toc192408842"/>
      <w:bookmarkStart w:id="1386" w:name="_Toc192496302"/>
      <w:bookmarkStart w:id="1387" w:name="_Toc192502507"/>
      <w:bookmarkStart w:id="1388" w:name="_Toc192509396"/>
      <w:bookmarkStart w:id="1389" w:name="_Toc192510117"/>
      <w:bookmarkStart w:id="1390" w:name="_Toc192516007"/>
      <w:bookmarkStart w:id="1391" w:name="_Toc192579110"/>
      <w:bookmarkStart w:id="1392" w:name="_Toc192581051"/>
      <w:bookmarkStart w:id="1393" w:name="_Toc192581493"/>
      <w:bookmarkStart w:id="1394" w:name="_Toc192762523"/>
      <w:bookmarkStart w:id="1395" w:name="_Toc192765097"/>
      <w:bookmarkStart w:id="1396" w:name="_Toc192765710"/>
      <w:bookmarkStart w:id="1397" w:name="_Toc192782262"/>
      <w:bookmarkStart w:id="1398" w:name="_Toc192782870"/>
      <w:bookmarkStart w:id="1399" w:name="_Toc192850789"/>
      <w:bookmarkStart w:id="1400" w:name="_Toc192929276"/>
      <w:bookmarkStart w:id="1401" w:name="_Toc192934964"/>
      <w:bookmarkStart w:id="1402" w:name="_Toc193016312"/>
      <w:bookmarkStart w:id="1403" w:name="_Toc192335465"/>
      <w:bookmarkStart w:id="1404" w:name="_Toc192405992"/>
      <w:bookmarkStart w:id="1405" w:name="_Toc192408397"/>
      <w:bookmarkStart w:id="1406" w:name="_Toc192408843"/>
      <w:bookmarkStart w:id="1407" w:name="_Toc192496303"/>
      <w:bookmarkStart w:id="1408" w:name="_Toc192502508"/>
      <w:bookmarkStart w:id="1409" w:name="_Toc192509397"/>
      <w:bookmarkStart w:id="1410" w:name="_Toc192510118"/>
      <w:bookmarkStart w:id="1411" w:name="_Toc192516008"/>
      <w:bookmarkStart w:id="1412" w:name="_Toc192579111"/>
      <w:bookmarkStart w:id="1413" w:name="_Toc192581052"/>
      <w:bookmarkStart w:id="1414" w:name="_Toc192581494"/>
      <w:bookmarkStart w:id="1415" w:name="_Toc192762524"/>
      <w:bookmarkStart w:id="1416" w:name="_Toc192765098"/>
      <w:bookmarkStart w:id="1417" w:name="_Toc192765711"/>
      <w:bookmarkStart w:id="1418" w:name="_Toc192782263"/>
      <w:bookmarkStart w:id="1419" w:name="_Toc192782871"/>
      <w:bookmarkStart w:id="1420" w:name="_Toc192850790"/>
      <w:bookmarkStart w:id="1421" w:name="_Toc192929277"/>
      <w:bookmarkStart w:id="1422" w:name="_Toc192934965"/>
      <w:bookmarkStart w:id="1423" w:name="_Toc193016313"/>
      <w:bookmarkStart w:id="1424" w:name="_Toc192335466"/>
      <w:bookmarkStart w:id="1425" w:name="_Toc192405993"/>
      <w:bookmarkStart w:id="1426" w:name="_Toc192408398"/>
      <w:bookmarkStart w:id="1427" w:name="_Toc192408844"/>
      <w:bookmarkStart w:id="1428" w:name="_Toc192496304"/>
      <w:bookmarkStart w:id="1429" w:name="_Toc192502509"/>
      <w:bookmarkStart w:id="1430" w:name="_Toc192509398"/>
      <w:bookmarkStart w:id="1431" w:name="_Toc192510119"/>
      <w:bookmarkStart w:id="1432" w:name="_Toc192516009"/>
      <w:bookmarkStart w:id="1433" w:name="_Toc192579112"/>
      <w:bookmarkStart w:id="1434" w:name="_Toc192581053"/>
      <w:bookmarkStart w:id="1435" w:name="_Toc192581495"/>
      <w:bookmarkStart w:id="1436" w:name="_Toc192762525"/>
      <w:bookmarkStart w:id="1437" w:name="_Toc192765099"/>
      <w:bookmarkStart w:id="1438" w:name="_Toc192765712"/>
      <w:bookmarkStart w:id="1439" w:name="_Toc192782264"/>
      <w:bookmarkStart w:id="1440" w:name="_Toc192782872"/>
      <w:bookmarkStart w:id="1441" w:name="_Toc192850791"/>
      <w:bookmarkStart w:id="1442" w:name="_Toc192929278"/>
      <w:bookmarkStart w:id="1443" w:name="_Toc192934966"/>
      <w:bookmarkStart w:id="1444" w:name="_Toc193016314"/>
      <w:bookmarkStart w:id="1445" w:name="_Toc192335467"/>
      <w:bookmarkStart w:id="1446" w:name="_Toc192405994"/>
      <w:bookmarkStart w:id="1447" w:name="_Toc192408399"/>
      <w:bookmarkStart w:id="1448" w:name="_Toc192408845"/>
      <w:bookmarkStart w:id="1449" w:name="_Toc192496305"/>
      <w:bookmarkStart w:id="1450" w:name="_Toc192502510"/>
      <w:bookmarkStart w:id="1451" w:name="_Toc192509399"/>
      <w:bookmarkStart w:id="1452" w:name="_Toc192510120"/>
      <w:bookmarkStart w:id="1453" w:name="_Toc192516010"/>
      <w:bookmarkStart w:id="1454" w:name="_Toc192579113"/>
      <w:bookmarkStart w:id="1455" w:name="_Toc192581054"/>
      <w:bookmarkStart w:id="1456" w:name="_Toc192581496"/>
      <w:bookmarkStart w:id="1457" w:name="_Toc192762526"/>
      <w:bookmarkStart w:id="1458" w:name="_Toc192765100"/>
      <w:bookmarkStart w:id="1459" w:name="_Toc192765713"/>
      <w:bookmarkStart w:id="1460" w:name="_Toc192782265"/>
      <w:bookmarkStart w:id="1461" w:name="_Toc192782873"/>
      <w:bookmarkStart w:id="1462" w:name="_Toc192850792"/>
      <w:bookmarkStart w:id="1463" w:name="_Toc192929279"/>
      <w:bookmarkStart w:id="1464" w:name="_Toc192934967"/>
      <w:bookmarkStart w:id="1465" w:name="_Toc193016315"/>
      <w:bookmarkStart w:id="1466" w:name="_Toc192335468"/>
      <w:bookmarkStart w:id="1467" w:name="_Toc192405995"/>
      <w:bookmarkStart w:id="1468" w:name="_Toc192408400"/>
      <w:bookmarkStart w:id="1469" w:name="_Toc192408846"/>
      <w:bookmarkStart w:id="1470" w:name="_Toc192496306"/>
      <w:bookmarkStart w:id="1471" w:name="_Toc192502511"/>
      <w:bookmarkStart w:id="1472" w:name="_Toc192509400"/>
      <w:bookmarkStart w:id="1473" w:name="_Toc192510121"/>
      <w:bookmarkStart w:id="1474" w:name="_Toc192516011"/>
      <w:bookmarkStart w:id="1475" w:name="_Toc192579114"/>
      <w:bookmarkStart w:id="1476" w:name="_Toc192581055"/>
      <w:bookmarkStart w:id="1477" w:name="_Toc192581497"/>
      <w:bookmarkStart w:id="1478" w:name="_Toc192762527"/>
      <w:bookmarkStart w:id="1479" w:name="_Toc192765101"/>
      <w:bookmarkStart w:id="1480" w:name="_Toc192765714"/>
      <w:bookmarkStart w:id="1481" w:name="_Toc192782266"/>
      <w:bookmarkStart w:id="1482" w:name="_Toc192782874"/>
      <w:bookmarkStart w:id="1483" w:name="_Toc192850793"/>
      <w:bookmarkStart w:id="1484" w:name="_Toc192929280"/>
      <w:bookmarkStart w:id="1485" w:name="_Toc192934968"/>
      <w:bookmarkStart w:id="1486" w:name="_Toc193016316"/>
      <w:bookmarkStart w:id="1487" w:name="_Toc192335469"/>
      <w:bookmarkStart w:id="1488" w:name="_Toc192405996"/>
      <w:bookmarkStart w:id="1489" w:name="_Toc192408401"/>
      <w:bookmarkStart w:id="1490" w:name="_Toc192408847"/>
      <w:bookmarkStart w:id="1491" w:name="_Toc192496307"/>
      <w:bookmarkStart w:id="1492" w:name="_Toc192502512"/>
      <w:bookmarkStart w:id="1493" w:name="_Toc192509401"/>
      <w:bookmarkStart w:id="1494" w:name="_Toc192510122"/>
      <w:bookmarkStart w:id="1495" w:name="_Toc192516012"/>
      <w:bookmarkStart w:id="1496" w:name="_Toc192579115"/>
      <w:bookmarkStart w:id="1497" w:name="_Toc192581056"/>
      <w:bookmarkStart w:id="1498" w:name="_Toc192581498"/>
      <w:bookmarkStart w:id="1499" w:name="_Toc192762528"/>
      <w:bookmarkStart w:id="1500" w:name="_Toc192765102"/>
      <w:bookmarkStart w:id="1501" w:name="_Toc192765715"/>
      <w:bookmarkStart w:id="1502" w:name="_Toc192782267"/>
      <w:bookmarkStart w:id="1503" w:name="_Toc192782875"/>
      <w:bookmarkStart w:id="1504" w:name="_Toc192850794"/>
      <w:bookmarkStart w:id="1505" w:name="_Toc192929281"/>
      <w:bookmarkStart w:id="1506" w:name="_Toc192934969"/>
      <w:bookmarkStart w:id="1507" w:name="_Toc193016317"/>
      <w:bookmarkStart w:id="1508" w:name="_Toc192335470"/>
      <w:bookmarkStart w:id="1509" w:name="_Toc192405997"/>
      <w:bookmarkStart w:id="1510" w:name="_Toc192408402"/>
      <w:bookmarkStart w:id="1511" w:name="_Toc192408848"/>
      <w:bookmarkStart w:id="1512" w:name="_Toc192496308"/>
      <w:bookmarkStart w:id="1513" w:name="_Toc192502513"/>
      <w:bookmarkStart w:id="1514" w:name="_Toc192509402"/>
      <w:bookmarkStart w:id="1515" w:name="_Toc192510123"/>
      <w:bookmarkStart w:id="1516" w:name="_Toc192516013"/>
      <w:bookmarkStart w:id="1517" w:name="_Toc192579116"/>
      <w:bookmarkStart w:id="1518" w:name="_Toc192581057"/>
      <w:bookmarkStart w:id="1519" w:name="_Toc192581499"/>
      <w:bookmarkStart w:id="1520" w:name="_Toc192762529"/>
      <w:bookmarkStart w:id="1521" w:name="_Toc192765103"/>
      <w:bookmarkStart w:id="1522" w:name="_Toc192765716"/>
      <w:bookmarkStart w:id="1523" w:name="_Toc192782268"/>
      <w:bookmarkStart w:id="1524" w:name="_Toc192782876"/>
      <w:bookmarkStart w:id="1525" w:name="_Toc192850795"/>
      <w:bookmarkStart w:id="1526" w:name="_Toc192929282"/>
      <w:bookmarkStart w:id="1527" w:name="_Toc192934970"/>
      <w:bookmarkStart w:id="1528" w:name="_Toc193016318"/>
      <w:bookmarkStart w:id="1529" w:name="_Toc192335471"/>
      <w:bookmarkStart w:id="1530" w:name="_Toc192405998"/>
      <w:bookmarkStart w:id="1531" w:name="_Toc192408403"/>
      <w:bookmarkStart w:id="1532" w:name="_Toc192408849"/>
      <w:bookmarkStart w:id="1533" w:name="_Toc192496309"/>
      <w:bookmarkStart w:id="1534" w:name="_Toc192502514"/>
      <w:bookmarkStart w:id="1535" w:name="_Toc192509403"/>
      <w:bookmarkStart w:id="1536" w:name="_Toc192510124"/>
      <w:bookmarkStart w:id="1537" w:name="_Toc192516014"/>
      <w:bookmarkStart w:id="1538" w:name="_Toc192579117"/>
      <w:bookmarkStart w:id="1539" w:name="_Toc192581058"/>
      <w:bookmarkStart w:id="1540" w:name="_Toc192581500"/>
      <w:bookmarkStart w:id="1541" w:name="_Toc192762530"/>
      <w:bookmarkStart w:id="1542" w:name="_Toc192765104"/>
      <w:bookmarkStart w:id="1543" w:name="_Toc192765717"/>
      <w:bookmarkStart w:id="1544" w:name="_Toc192782269"/>
      <w:bookmarkStart w:id="1545" w:name="_Toc192782877"/>
      <w:bookmarkStart w:id="1546" w:name="_Toc192850796"/>
      <w:bookmarkStart w:id="1547" w:name="_Toc192929283"/>
      <w:bookmarkStart w:id="1548" w:name="_Toc192934971"/>
      <w:bookmarkStart w:id="1549" w:name="_Toc193016319"/>
      <w:bookmarkStart w:id="1550" w:name="_Toc192335472"/>
      <w:bookmarkStart w:id="1551" w:name="_Toc192405999"/>
      <w:bookmarkStart w:id="1552" w:name="_Toc192408404"/>
      <w:bookmarkStart w:id="1553" w:name="_Toc192408850"/>
      <w:bookmarkStart w:id="1554" w:name="_Toc192496310"/>
      <w:bookmarkStart w:id="1555" w:name="_Toc192502515"/>
      <w:bookmarkStart w:id="1556" w:name="_Toc192509404"/>
      <w:bookmarkStart w:id="1557" w:name="_Toc192510125"/>
      <w:bookmarkStart w:id="1558" w:name="_Toc192516015"/>
      <w:bookmarkStart w:id="1559" w:name="_Toc192579118"/>
      <w:bookmarkStart w:id="1560" w:name="_Toc192581059"/>
      <w:bookmarkStart w:id="1561" w:name="_Toc192581501"/>
      <w:bookmarkStart w:id="1562" w:name="_Toc192762531"/>
      <w:bookmarkStart w:id="1563" w:name="_Toc192765105"/>
      <w:bookmarkStart w:id="1564" w:name="_Toc192765718"/>
      <w:bookmarkStart w:id="1565" w:name="_Toc192782270"/>
      <w:bookmarkStart w:id="1566" w:name="_Toc192782878"/>
      <w:bookmarkStart w:id="1567" w:name="_Toc192850797"/>
      <w:bookmarkStart w:id="1568" w:name="_Toc192929284"/>
      <w:bookmarkStart w:id="1569" w:name="_Toc192934972"/>
      <w:bookmarkStart w:id="1570" w:name="_Toc193016320"/>
      <w:bookmarkStart w:id="1571" w:name="_Toc192335473"/>
      <w:bookmarkStart w:id="1572" w:name="_Toc192406000"/>
      <w:bookmarkStart w:id="1573" w:name="_Toc192408405"/>
      <w:bookmarkStart w:id="1574" w:name="_Toc192408851"/>
      <w:bookmarkStart w:id="1575" w:name="_Toc192496311"/>
      <w:bookmarkStart w:id="1576" w:name="_Toc192502516"/>
      <w:bookmarkStart w:id="1577" w:name="_Toc192509405"/>
      <w:bookmarkStart w:id="1578" w:name="_Toc192510126"/>
      <w:bookmarkStart w:id="1579" w:name="_Toc192516016"/>
      <w:bookmarkStart w:id="1580" w:name="_Toc192579119"/>
      <w:bookmarkStart w:id="1581" w:name="_Toc192581060"/>
      <w:bookmarkStart w:id="1582" w:name="_Toc192581502"/>
      <w:bookmarkStart w:id="1583" w:name="_Toc192762532"/>
      <w:bookmarkStart w:id="1584" w:name="_Toc192765106"/>
      <w:bookmarkStart w:id="1585" w:name="_Toc192765719"/>
      <w:bookmarkStart w:id="1586" w:name="_Toc192782271"/>
      <w:bookmarkStart w:id="1587" w:name="_Toc192782879"/>
      <w:bookmarkStart w:id="1588" w:name="_Toc192850798"/>
      <w:bookmarkStart w:id="1589" w:name="_Toc192929285"/>
      <w:bookmarkStart w:id="1590" w:name="_Toc192934973"/>
      <w:bookmarkStart w:id="1591" w:name="_Toc193016321"/>
      <w:bookmarkStart w:id="1592" w:name="_Toc192335474"/>
      <w:bookmarkStart w:id="1593" w:name="_Toc192406001"/>
      <w:bookmarkStart w:id="1594" w:name="_Toc192408406"/>
      <w:bookmarkStart w:id="1595" w:name="_Toc192408852"/>
      <w:bookmarkStart w:id="1596" w:name="_Toc192496312"/>
      <w:bookmarkStart w:id="1597" w:name="_Toc192502517"/>
      <w:bookmarkStart w:id="1598" w:name="_Toc192509406"/>
      <w:bookmarkStart w:id="1599" w:name="_Toc192510127"/>
      <w:bookmarkStart w:id="1600" w:name="_Toc192516017"/>
      <w:bookmarkStart w:id="1601" w:name="_Toc192579120"/>
      <w:bookmarkStart w:id="1602" w:name="_Toc192581061"/>
      <w:bookmarkStart w:id="1603" w:name="_Toc192581503"/>
      <w:bookmarkStart w:id="1604" w:name="_Toc192762533"/>
      <w:bookmarkStart w:id="1605" w:name="_Toc192765107"/>
      <w:bookmarkStart w:id="1606" w:name="_Toc192765720"/>
      <w:bookmarkStart w:id="1607" w:name="_Toc192782272"/>
      <w:bookmarkStart w:id="1608" w:name="_Toc192782880"/>
      <w:bookmarkStart w:id="1609" w:name="_Toc192850799"/>
      <w:bookmarkStart w:id="1610" w:name="_Toc192929286"/>
      <w:bookmarkStart w:id="1611" w:name="_Toc192934974"/>
      <w:bookmarkStart w:id="1612" w:name="_Toc193016322"/>
      <w:bookmarkStart w:id="1613" w:name="_Toc192335475"/>
      <w:bookmarkStart w:id="1614" w:name="_Toc192406002"/>
      <w:bookmarkStart w:id="1615" w:name="_Toc192408407"/>
      <w:bookmarkStart w:id="1616" w:name="_Toc192408853"/>
      <w:bookmarkStart w:id="1617" w:name="_Toc192496313"/>
      <w:bookmarkStart w:id="1618" w:name="_Toc192502518"/>
      <w:bookmarkStart w:id="1619" w:name="_Toc192509407"/>
      <w:bookmarkStart w:id="1620" w:name="_Toc192510128"/>
      <w:bookmarkStart w:id="1621" w:name="_Toc192516018"/>
      <w:bookmarkStart w:id="1622" w:name="_Toc192579121"/>
      <w:bookmarkStart w:id="1623" w:name="_Toc192581062"/>
      <w:bookmarkStart w:id="1624" w:name="_Toc192581504"/>
      <w:bookmarkStart w:id="1625" w:name="_Toc192762534"/>
      <w:bookmarkStart w:id="1626" w:name="_Toc192765108"/>
      <w:bookmarkStart w:id="1627" w:name="_Toc192765721"/>
      <w:bookmarkStart w:id="1628" w:name="_Toc192782273"/>
      <w:bookmarkStart w:id="1629" w:name="_Toc192782881"/>
      <w:bookmarkStart w:id="1630" w:name="_Toc192850800"/>
      <w:bookmarkStart w:id="1631" w:name="_Toc192929287"/>
      <w:bookmarkStart w:id="1632" w:name="_Toc192934975"/>
      <w:bookmarkStart w:id="1633" w:name="_Toc193016323"/>
      <w:bookmarkStart w:id="1634" w:name="_Toc192335476"/>
      <w:bookmarkStart w:id="1635" w:name="_Toc192406003"/>
      <w:bookmarkStart w:id="1636" w:name="_Toc192408408"/>
      <w:bookmarkStart w:id="1637" w:name="_Toc192408854"/>
      <w:bookmarkStart w:id="1638" w:name="_Toc192496314"/>
      <w:bookmarkStart w:id="1639" w:name="_Toc192502519"/>
      <w:bookmarkStart w:id="1640" w:name="_Toc192509408"/>
      <w:bookmarkStart w:id="1641" w:name="_Toc192510129"/>
      <w:bookmarkStart w:id="1642" w:name="_Toc192516019"/>
      <w:bookmarkStart w:id="1643" w:name="_Toc192579122"/>
      <w:bookmarkStart w:id="1644" w:name="_Toc192581063"/>
      <w:bookmarkStart w:id="1645" w:name="_Toc192581505"/>
      <w:bookmarkStart w:id="1646" w:name="_Toc192762535"/>
      <w:bookmarkStart w:id="1647" w:name="_Toc192765109"/>
      <w:bookmarkStart w:id="1648" w:name="_Toc192765722"/>
      <w:bookmarkStart w:id="1649" w:name="_Toc192782274"/>
      <w:bookmarkStart w:id="1650" w:name="_Toc192782882"/>
      <w:bookmarkStart w:id="1651" w:name="_Toc192850801"/>
      <w:bookmarkStart w:id="1652" w:name="_Toc192929288"/>
      <w:bookmarkStart w:id="1653" w:name="_Toc192934976"/>
      <w:bookmarkStart w:id="1654" w:name="_Toc193016324"/>
      <w:bookmarkStart w:id="1655" w:name="_Toc192335477"/>
      <w:bookmarkStart w:id="1656" w:name="_Toc192406004"/>
      <w:bookmarkStart w:id="1657" w:name="_Toc192408409"/>
      <w:bookmarkStart w:id="1658" w:name="_Toc192408855"/>
      <w:bookmarkStart w:id="1659" w:name="_Toc192496315"/>
      <w:bookmarkStart w:id="1660" w:name="_Toc192502520"/>
      <w:bookmarkStart w:id="1661" w:name="_Toc192509409"/>
      <w:bookmarkStart w:id="1662" w:name="_Toc192510130"/>
      <w:bookmarkStart w:id="1663" w:name="_Toc192516020"/>
      <w:bookmarkStart w:id="1664" w:name="_Toc192579123"/>
      <w:bookmarkStart w:id="1665" w:name="_Toc192581064"/>
      <w:bookmarkStart w:id="1666" w:name="_Toc192581506"/>
      <w:bookmarkStart w:id="1667" w:name="_Toc192762536"/>
      <w:bookmarkStart w:id="1668" w:name="_Toc192765110"/>
      <w:bookmarkStart w:id="1669" w:name="_Toc192765723"/>
      <w:bookmarkStart w:id="1670" w:name="_Toc192782275"/>
      <w:bookmarkStart w:id="1671" w:name="_Toc192782883"/>
      <w:bookmarkStart w:id="1672" w:name="_Toc192850802"/>
      <w:bookmarkStart w:id="1673" w:name="_Toc192929289"/>
      <w:bookmarkStart w:id="1674" w:name="_Toc192934977"/>
      <w:bookmarkStart w:id="1675" w:name="_Toc193016325"/>
      <w:bookmarkStart w:id="1676" w:name="_Toc192335478"/>
      <w:bookmarkStart w:id="1677" w:name="_Toc192406005"/>
      <w:bookmarkStart w:id="1678" w:name="_Toc192408410"/>
      <w:bookmarkStart w:id="1679" w:name="_Toc192408856"/>
      <w:bookmarkStart w:id="1680" w:name="_Toc192496316"/>
      <w:bookmarkStart w:id="1681" w:name="_Toc192502521"/>
      <w:bookmarkStart w:id="1682" w:name="_Toc192509410"/>
      <w:bookmarkStart w:id="1683" w:name="_Toc192510131"/>
      <w:bookmarkStart w:id="1684" w:name="_Toc192516021"/>
      <w:bookmarkStart w:id="1685" w:name="_Toc192579124"/>
      <w:bookmarkStart w:id="1686" w:name="_Toc192581065"/>
      <w:bookmarkStart w:id="1687" w:name="_Toc192581507"/>
      <w:bookmarkStart w:id="1688" w:name="_Toc192762537"/>
      <w:bookmarkStart w:id="1689" w:name="_Toc192765111"/>
      <w:bookmarkStart w:id="1690" w:name="_Toc192765724"/>
      <w:bookmarkStart w:id="1691" w:name="_Toc192782276"/>
      <w:bookmarkStart w:id="1692" w:name="_Toc192782884"/>
      <w:bookmarkStart w:id="1693" w:name="_Toc192850803"/>
      <w:bookmarkStart w:id="1694" w:name="_Toc192929290"/>
      <w:bookmarkStart w:id="1695" w:name="_Toc192934978"/>
      <w:bookmarkStart w:id="1696" w:name="_Toc193016326"/>
      <w:bookmarkStart w:id="1697" w:name="_Toc192335479"/>
      <w:bookmarkStart w:id="1698" w:name="_Toc192406006"/>
      <w:bookmarkStart w:id="1699" w:name="_Toc192408411"/>
      <w:bookmarkStart w:id="1700" w:name="_Toc192408857"/>
      <w:bookmarkStart w:id="1701" w:name="_Toc192496317"/>
      <w:bookmarkStart w:id="1702" w:name="_Toc192502522"/>
      <w:bookmarkStart w:id="1703" w:name="_Toc192509411"/>
      <w:bookmarkStart w:id="1704" w:name="_Toc192510132"/>
      <w:bookmarkStart w:id="1705" w:name="_Toc192516022"/>
      <w:bookmarkStart w:id="1706" w:name="_Toc192579125"/>
      <w:bookmarkStart w:id="1707" w:name="_Toc192581066"/>
      <w:bookmarkStart w:id="1708" w:name="_Toc192581508"/>
      <w:bookmarkStart w:id="1709" w:name="_Toc192762538"/>
      <w:bookmarkStart w:id="1710" w:name="_Toc192765112"/>
      <w:bookmarkStart w:id="1711" w:name="_Toc192765725"/>
      <w:bookmarkStart w:id="1712" w:name="_Toc192782277"/>
      <w:bookmarkStart w:id="1713" w:name="_Toc192782885"/>
      <w:bookmarkStart w:id="1714" w:name="_Toc192850804"/>
      <w:bookmarkStart w:id="1715" w:name="_Toc192929291"/>
      <w:bookmarkStart w:id="1716" w:name="_Toc192934979"/>
      <w:bookmarkStart w:id="1717" w:name="_Toc193016327"/>
      <w:bookmarkStart w:id="1718" w:name="_Toc192335480"/>
      <w:bookmarkStart w:id="1719" w:name="_Toc192406007"/>
      <w:bookmarkStart w:id="1720" w:name="_Toc192408412"/>
      <w:bookmarkStart w:id="1721" w:name="_Toc192408858"/>
      <w:bookmarkStart w:id="1722" w:name="_Toc192496318"/>
      <w:bookmarkStart w:id="1723" w:name="_Toc192502523"/>
      <w:bookmarkStart w:id="1724" w:name="_Toc192509412"/>
      <w:bookmarkStart w:id="1725" w:name="_Toc192510133"/>
      <w:bookmarkStart w:id="1726" w:name="_Toc192516023"/>
      <w:bookmarkStart w:id="1727" w:name="_Toc192579126"/>
      <w:bookmarkStart w:id="1728" w:name="_Toc192581067"/>
      <w:bookmarkStart w:id="1729" w:name="_Toc192581509"/>
      <w:bookmarkStart w:id="1730" w:name="_Toc192762539"/>
      <w:bookmarkStart w:id="1731" w:name="_Toc192765113"/>
      <w:bookmarkStart w:id="1732" w:name="_Toc192765726"/>
      <w:bookmarkStart w:id="1733" w:name="_Toc192782278"/>
      <w:bookmarkStart w:id="1734" w:name="_Toc192782886"/>
      <w:bookmarkStart w:id="1735" w:name="_Toc192850805"/>
      <w:bookmarkStart w:id="1736" w:name="_Toc192929292"/>
      <w:bookmarkStart w:id="1737" w:name="_Toc192934980"/>
      <w:bookmarkStart w:id="1738" w:name="_Toc193016328"/>
      <w:bookmarkStart w:id="1739" w:name="_Toc192335481"/>
      <w:bookmarkStart w:id="1740" w:name="_Toc192406008"/>
      <w:bookmarkStart w:id="1741" w:name="_Toc192408413"/>
      <w:bookmarkStart w:id="1742" w:name="_Toc192408859"/>
      <w:bookmarkStart w:id="1743" w:name="_Toc192496319"/>
      <w:bookmarkStart w:id="1744" w:name="_Toc192502524"/>
      <w:bookmarkStart w:id="1745" w:name="_Toc192509413"/>
      <w:bookmarkStart w:id="1746" w:name="_Toc192510134"/>
      <w:bookmarkStart w:id="1747" w:name="_Toc192516024"/>
      <w:bookmarkStart w:id="1748" w:name="_Toc192579127"/>
      <w:bookmarkStart w:id="1749" w:name="_Toc192581068"/>
      <w:bookmarkStart w:id="1750" w:name="_Toc192581510"/>
      <w:bookmarkStart w:id="1751" w:name="_Toc192762540"/>
      <w:bookmarkStart w:id="1752" w:name="_Toc192765114"/>
      <w:bookmarkStart w:id="1753" w:name="_Toc192765727"/>
      <w:bookmarkStart w:id="1754" w:name="_Toc192782279"/>
      <w:bookmarkStart w:id="1755" w:name="_Toc192782887"/>
      <w:bookmarkStart w:id="1756" w:name="_Toc192850806"/>
      <w:bookmarkStart w:id="1757" w:name="_Toc192929293"/>
      <w:bookmarkStart w:id="1758" w:name="_Toc192934981"/>
      <w:bookmarkStart w:id="1759" w:name="_Toc193016329"/>
      <w:bookmarkStart w:id="1760" w:name="_Toc192335482"/>
      <w:bookmarkStart w:id="1761" w:name="_Toc192406009"/>
      <w:bookmarkStart w:id="1762" w:name="_Toc192408414"/>
      <w:bookmarkStart w:id="1763" w:name="_Toc192408860"/>
      <w:bookmarkStart w:id="1764" w:name="_Toc192496320"/>
      <w:bookmarkStart w:id="1765" w:name="_Toc192502525"/>
      <w:bookmarkStart w:id="1766" w:name="_Toc192509414"/>
      <w:bookmarkStart w:id="1767" w:name="_Toc192510135"/>
      <w:bookmarkStart w:id="1768" w:name="_Toc192516025"/>
      <w:bookmarkStart w:id="1769" w:name="_Toc192579128"/>
      <w:bookmarkStart w:id="1770" w:name="_Toc192581069"/>
      <w:bookmarkStart w:id="1771" w:name="_Toc192581511"/>
      <w:bookmarkStart w:id="1772" w:name="_Toc192762541"/>
      <w:bookmarkStart w:id="1773" w:name="_Toc192765115"/>
      <w:bookmarkStart w:id="1774" w:name="_Toc192765728"/>
      <w:bookmarkStart w:id="1775" w:name="_Toc192782280"/>
      <w:bookmarkStart w:id="1776" w:name="_Toc192782888"/>
      <w:bookmarkStart w:id="1777" w:name="_Toc192850807"/>
      <w:bookmarkStart w:id="1778" w:name="_Toc192929294"/>
      <w:bookmarkStart w:id="1779" w:name="_Toc192934982"/>
      <w:bookmarkStart w:id="1780" w:name="_Toc193016330"/>
      <w:bookmarkStart w:id="1781" w:name="_Toc192335483"/>
      <w:bookmarkStart w:id="1782" w:name="_Toc192406010"/>
      <w:bookmarkStart w:id="1783" w:name="_Toc192408415"/>
      <w:bookmarkStart w:id="1784" w:name="_Toc192408861"/>
      <w:bookmarkStart w:id="1785" w:name="_Toc192496321"/>
      <w:bookmarkStart w:id="1786" w:name="_Toc192502526"/>
      <w:bookmarkStart w:id="1787" w:name="_Toc192509415"/>
      <w:bookmarkStart w:id="1788" w:name="_Toc192510136"/>
      <w:bookmarkStart w:id="1789" w:name="_Toc192516026"/>
      <w:bookmarkStart w:id="1790" w:name="_Toc192579129"/>
      <w:bookmarkStart w:id="1791" w:name="_Toc192581070"/>
      <w:bookmarkStart w:id="1792" w:name="_Toc192581512"/>
      <w:bookmarkStart w:id="1793" w:name="_Toc192762542"/>
      <w:bookmarkStart w:id="1794" w:name="_Toc192765116"/>
      <w:bookmarkStart w:id="1795" w:name="_Toc192765729"/>
      <w:bookmarkStart w:id="1796" w:name="_Toc192782281"/>
      <w:bookmarkStart w:id="1797" w:name="_Toc192782889"/>
      <w:bookmarkStart w:id="1798" w:name="_Toc192850808"/>
      <w:bookmarkStart w:id="1799" w:name="_Toc192929295"/>
      <w:bookmarkStart w:id="1800" w:name="_Toc192934983"/>
      <w:bookmarkStart w:id="1801" w:name="_Toc193016331"/>
      <w:bookmarkStart w:id="1802" w:name="_Toc192335484"/>
      <w:bookmarkStart w:id="1803" w:name="_Toc192406011"/>
      <w:bookmarkStart w:id="1804" w:name="_Toc192408416"/>
      <w:bookmarkStart w:id="1805" w:name="_Toc192408862"/>
      <w:bookmarkStart w:id="1806" w:name="_Toc192496322"/>
      <w:bookmarkStart w:id="1807" w:name="_Toc192502527"/>
      <w:bookmarkStart w:id="1808" w:name="_Toc192509416"/>
      <w:bookmarkStart w:id="1809" w:name="_Toc192510137"/>
      <w:bookmarkStart w:id="1810" w:name="_Toc192516027"/>
      <w:bookmarkStart w:id="1811" w:name="_Toc192579130"/>
      <w:bookmarkStart w:id="1812" w:name="_Toc192581071"/>
      <w:bookmarkStart w:id="1813" w:name="_Toc192581513"/>
      <w:bookmarkStart w:id="1814" w:name="_Toc192762543"/>
      <w:bookmarkStart w:id="1815" w:name="_Toc192765117"/>
      <w:bookmarkStart w:id="1816" w:name="_Toc192765730"/>
      <w:bookmarkStart w:id="1817" w:name="_Toc192782282"/>
      <w:bookmarkStart w:id="1818" w:name="_Toc192782890"/>
      <w:bookmarkStart w:id="1819" w:name="_Toc192850809"/>
      <w:bookmarkStart w:id="1820" w:name="_Toc192929296"/>
      <w:bookmarkStart w:id="1821" w:name="_Toc192934984"/>
      <w:bookmarkStart w:id="1822" w:name="_Toc193016332"/>
      <w:bookmarkStart w:id="1823" w:name="_Toc192335485"/>
      <w:bookmarkStart w:id="1824" w:name="_Toc192406012"/>
      <w:bookmarkStart w:id="1825" w:name="_Toc192408417"/>
      <w:bookmarkStart w:id="1826" w:name="_Toc192408863"/>
      <w:bookmarkStart w:id="1827" w:name="_Toc192496323"/>
      <w:bookmarkStart w:id="1828" w:name="_Toc192502528"/>
      <w:bookmarkStart w:id="1829" w:name="_Toc192509417"/>
      <w:bookmarkStart w:id="1830" w:name="_Toc192510138"/>
      <w:bookmarkStart w:id="1831" w:name="_Toc192516028"/>
      <w:bookmarkStart w:id="1832" w:name="_Toc192579131"/>
      <w:bookmarkStart w:id="1833" w:name="_Toc192581072"/>
      <w:bookmarkStart w:id="1834" w:name="_Toc192581514"/>
      <w:bookmarkStart w:id="1835" w:name="_Toc192762544"/>
      <w:bookmarkStart w:id="1836" w:name="_Toc192765118"/>
      <w:bookmarkStart w:id="1837" w:name="_Toc192765731"/>
      <w:bookmarkStart w:id="1838" w:name="_Toc192782283"/>
      <w:bookmarkStart w:id="1839" w:name="_Toc192782891"/>
      <w:bookmarkStart w:id="1840" w:name="_Toc192850810"/>
      <w:bookmarkStart w:id="1841" w:name="_Toc192929297"/>
      <w:bookmarkStart w:id="1842" w:name="_Toc192934985"/>
      <w:bookmarkStart w:id="1843" w:name="_Toc193016333"/>
      <w:bookmarkStart w:id="1844" w:name="_Toc192335486"/>
      <w:bookmarkStart w:id="1845" w:name="_Toc192406013"/>
      <w:bookmarkStart w:id="1846" w:name="_Toc192408418"/>
      <w:bookmarkStart w:id="1847" w:name="_Toc192408864"/>
      <w:bookmarkStart w:id="1848" w:name="_Toc192496324"/>
      <w:bookmarkStart w:id="1849" w:name="_Toc192502529"/>
      <w:bookmarkStart w:id="1850" w:name="_Toc192509418"/>
      <w:bookmarkStart w:id="1851" w:name="_Toc192510139"/>
      <w:bookmarkStart w:id="1852" w:name="_Toc192516029"/>
      <w:bookmarkStart w:id="1853" w:name="_Toc192579132"/>
      <w:bookmarkStart w:id="1854" w:name="_Toc192581073"/>
      <w:bookmarkStart w:id="1855" w:name="_Toc192581515"/>
      <w:bookmarkStart w:id="1856" w:name="_Toc192762545"/>
      <w:bookmarkStart w:id="1857" w:name="_Toc192765119"/>
      <w:bookmarkStart w:id="1858" w:name="_Toc192765732"/>
      <w:bookmarkStart w:id="1859" w:name="_Toc192782284"/>
      <w:bookmarkStart w:id="1860" w:name="_Toc192782892"/>
      <w:bookmarkStart w:id="1861" w:name="_Toc192850811"/>
      <w:bookmarkStart w:id="1862" w:name="_Toc192929298"/>
      <w:bookmarkStart w:id="1863" w:name="_Toc192934986"/>
      <w:bookmarkStart w:id="1864" w:name="_Toc193016334"/>
      <w:bookmarkStart w:id="1865" w:name="_Toc192335487"/>
      <w:bookmarkStart w:id="1866" w:name="_Toc192406014"/>
      <w:bookmarkStart w:id="1867" w:name="_Toc192408419"/>
      <w:bookmarkStart w:id="1868" w:name="_Toc192408865"/>
      <w:bookmarkStart w:id="1869" w:name="_Toc192496325"/>
      <w:bookmarkStart w:id="1870" w:name="_Toc192502530"/>
      <w:bookmarkStart w:id="1871" w:name="_Toc192509419"/>
      <w:bookmarkStart w:id="1872" w:name="_Toc192510140"/>
      <w:bookmarkStart w:id="1873" w:name="_Toc192516030"/>
      <w:bookmarkStart w:id="1874" w:name="_Toc192579133"/>
      <w:bookmarkStart w:id="1875" w:name="_Toc192581074"/>
      <w:bookmarkStart w:id="1876" w:name="_Toc192581516"/>
      <w:bookmarkStart w:id="1877" w:name="_Toc192762546"/>
      <w:bookmarkStart w:id="1878" w:name="_Toc192765120"/>
      <w:bookmarkStart w:id="1879" w:name="_Toc192765733"/>
      <w:bookmarkStart w:id="1880" w:name="_Toc192782285"/>
      <w:bookmarkStart w:id="1881" w:name="_Toc192782893"/>
      <w:bookmarkStart w:id="1882" w:name="_Toc192850812"/>
      <w:bookmarkStart w:id="1883" w:name="_Toc192929299"/>
      <w:bookmarkStart w:id="1884" w:name="_Toc192934987"/>
      <w:bookmarkStart w:id="1885" w:name="_Toc193016335"/>
      <w:bookmarkStart w:id="1886" w:name="_Toc192335488"/>
      <w:bookmarkStart w:id="1887" w:name="_Toc192406015"/>
      <w:bookmarkStart w:id="1888" w:name="_Toc192408420"/>
      <w:bookmarkStart w:id="1889" w:name="_Toc192408866"/>
      <w:bookmarkStart w:id="1890" w:name="_Toc192496326"/>
      <w:bookmarkStart w:id="1891" w:name="_Toc192502531"/>
      <w:bookmarkStart w:id="1892" w:name="_Toc192509420"/>
      <w:bookmarkStart w:id="1893" w:name="_Toc192510141"/>
      <w:bookmarkStart w:id="1894" w:name="_Toc192516031"/>
      <w:bookmarkStart w:id="1895" w:name="_Toc192579134"/>
      <w:bookmarkStart w:id="1896" w:name="_Toc192581075"/>
      <w:bookmarkStart w:id="1897" w:name="_Toc192581517"/>
      <w:bookmarkStart w:id="1898" w:name="_Toc192762547"/>
      <w:bookmarkStart w:id="1899" w:name="_Toc192765121"/>
      <w:bookmarkStart w:id="1900" w:name="_Toc192765734"/>
      <w:bookmarkStart w:id="1901" w:name="_Toc192782286"/>
      <w:bookmarkStart w:id="1902" w:name="_Toc192782894"/>
      <w:bookmarkStart w:id="1903" w:name="_Toc192850813"/>
      <w:bookmarkStart w:id="1904" w:name="_Toc192929300"/>
      <w:bookmarkStart w:id="1905" w:name="_Toc192934988"/>
      <w:bookmarkStart w:id="1906" w:name="_Toc193016336"/>
      <w:bookmarkStart w:id="1907" w:name="_Toc192335489"/>
      <w:bookmarkStart w:id="1908" w:name="_Toc192406016"/>
      <w:bookmarkStart w:id="1909" w:name="_Toc192408421"/>
      <w:bookmarkStart w:id="1910" w:name="_Toc192408867"/>
      <w:bookmarkStart w:id="1911" w:name="_Toc192496327"/>
      <w:bookmarkStart w:id="1912" w:name="_Toc192502532"/>
      <w:bookmarkStart w:id="1913" w:name="_Toc192509421"/>
      <w:bookmarkStart w:id="1914" w:name="_Toc192510142"/>
      <w:bookmarkStart w:id="1915" w:name="_Toc192516032"/>
      <w:bookmarkStart w:id="1916" w:name="_Toc192579135"/>
      <w:bookmarkStart w:id="1917" w:name="_Toc192581076"/>
      <w:bookmarkStart w:id="1918" w:name="_Toc192581518"/>
      <w:bookmarkStart w:id="1919" w:name="_Toc192762548"/>
      <w:bookmarkStart w:id="1920" w:name="_Toc192765122"/>
      <w:bookmarkStart w:id="1921" w:name="_Toc192765735"/>
      <w:bookmarkStart w:id="1922" w:name="_Toc192782287"/>
      <w:bookmarkStart w:id="1923" w:name="_Toc192782895"/>
      <w:bookmarkStart w:id="1924" w:name="_Toc192850814"/>
      <w:bookmarkStart w:id="1925" w:name="_Toc192929301"/>
      <w:bookmarkStart w:id="1926" w:name="_Toc192934989"/>
      <w:bookmarkStart w:id="1927" w:name="_Toc193016337"/>
      <w:bookmarkStart w:id="1928" w:name="_Toc192335490"/>
      <w:bookmarkStart w:id="1929" w:name="_Toc192406017"/>
      <w:bookmarkStart w:id="1930" w:name="_Toc192408422"/>
      <w:bookmarkStart w:id="1931" w:name="_Toc192408868"/>
      <w:bookmarkStart w:id="1932" w:name="_Toc192496328"/>
      <w:bookmarkStart w:id="1933" w:name="_Toc192502533"/>
      <w:bookmarkStart w:id="1934" w:name="_Toc192509422"/>
      <w:bookmarkStart w:id="1935" w:name="_Toc192510143"/>
      <w:bookmarkStart w:id="1936" w:name="_Toc192516033"/>
      <w:bookmarkStart w:id="1937" w:name="_Toc192579136"/>
      <w:bookmarkStart w:id="1938" w:name="_Toc192581077"/>
      <w:bookmarkStart w:id="1939" w:name="_Toc192581519"/>
      <w:bookmarkStart w:id="1940" w:name="_Toc192762549"/>
      <w:bookmarkStart w:id="1941" w:name="_Toc192765123"/>
      <w:bookmarkStart w:id="1942" w:name="_Toc192765736"/>
      <w:bookmarkStart w:id="1943" w:name="_Toc192782288"/>
      <w:bookmarkStart w:id="1944" w:name="_Toc192782896"/>
      <w:bookmarkStart w:id="1945" w:name="_Toc192850815"/>
      <w:bookmarkStart w:id="1946" w:name="_Toc192929302"/>
      <w:bookmarkStart w:id="1947" w:name="_Toc192934990"/>
      <w:bookmarkStart w:id="1948" w:name="_Toc193016338"/>
      <w:bookmarkStart w:id="1949" w:name="_Toc192335491"/>
      <w:bookmarkStart w:id="1950" w:name="_Toc192406018"/>
      <w:bookmarkStart w:id="1951" w:name="_Toc192408423"/>
      <w:bookmarkStart w:id="1952" w:name="_Toc192408869"/>
      <w:bookmarkStart w:id="1953" w:name="_Toc192496329"/>
      <w:bookmarkStart w:id="1954" w:name="_Toc192502534"/>
      <w:bookmarkStart w:id="1955" w:name="_Toc192509423"/>
      <w:bookmarkStart w:id="1956" w:name="_Toc192510144"/>
      <w:bookmarkStart w:id="1957" w:name="_Toc192516034"/>
      <w:bookmarkStart w:id="1958" w:name="_Toc192579137"/>
      <w:bookmarkStart w:id="1959" w:name="_Toc192581078"/>
      <w:bookmarkStart w:id="1960" w:name="_Toc192581520"/>
      <w:bookmarkStart w:id="1961" w:name="_Toc192762550"/>
      <w:bookmarkStart w:id="1962" w:name="_Toc192765124"/>
      <w:bookmarkStart w:id="1963" w:name="_Toc192765737"/>
      <w:bookmarkStart w:id="1964" w:name="_Toc192782289"/>
      <w:bookmarkStart w:id="1965" w:name="_Toc192782897"/>
      <w:bookmarkStart w:id="1966" w:name="_Toc192850816"/>
      <w:bookmarkStart w:id="1967" w:name="_Toc192929303"/>
      <w:bookmarkStart w:id="1968" w:name="_Toc192934991"/>
      <w:bookmarkStart w:id="1969" w:name="_Toc193016339"/>
      <w:bookmarkStart w:id="1970" w:name="_Toc192335492"/>
      <w:bookmarkStart w:id="1971" w:name="_Toc192406019"/>
      <w:bookmarkStart w:id="1972" w:name="_Toc192408424"/>
      <w:bookmarkStart w:id="1973" w:name="_Toc192408870"/>
      <w:bookmarkStart w:id="1974" w:name="_Toc192496330"/>
      <w:bookmarkStart w:id="1975" w:name="_Toc192502535"/>
      <w:bookmarkStart w:id="1976" w:name="_Toc192509424"/>
      <w:bookmarkStart w:id="1977" w:name="_Toc192510145"/>
      <w:bookmarkStart w:id="1978" w:name="_Toc192516035"/>
      <w:bookmarkStart w:id="1979" w:name="_Toc192579138"/>
      <w:bookmarkStart w:id="1980" w:name="_Toc192581079"/>
      <w:bookmarkStart w:id="1981" w:name="_Toc192581521"/>
      <w:bookmarkStart w:id="1982" w:name="_Toc192762551"/>
      <w:bookmarkStart w:id="1983" w:name="_Toc192765125"/>
      <w:bookmarkStart w:id="1984" w:name="_Toc192765738"/>
      <w:bookmarkStart w:id="1985" w:name="_Toc192782290"/>
      <w:bookmarkStart w:id="1986" w:name="_Toc192782898"/>
      <w:bookmarkStart w:id="1987" w:name="_Toc192850817"/>
      <w:bookmarkStart w:id="1988" w:name="_Toc192929304"/>
      <w:bookmarkStart w:id="1989" w:name="_Toc192934992"/>
      <w:bookmarkStart w:id="1990" w:name="_Toc193016340"/>
      <w:bookmarkStart w:id="1991" w:name="_Toc192335493"/>
      <w:bookmarkStart w:id="1992" w:name="_Toc192406020"/>
      <w:bookmarkStart w:id="1993" w:name="_Toc192408425"/>
      <w:bookmarkStart w:id="1994" w:name="_Toc192408871"/>
      <w:bookmarkStart w:id="1995" w:name="_Toc192496331"/>
      <w:bookmarkStart w:id="1996" w:name="_Toc192502536"/>
      <w:bookmarkStart w:id="1997" w:name="_Toc192509425"/>
      <w:bookmarkStart w:id="1998" w:name="_Toc192510146"/>
      <w:bookmarkStart w:id="1999" w:name="_Toc192516036"/>
      <w:bookmarkStart w:id="2000" w:name="_Toc192579139"/>
      <w:bookmarkStart w:id="2001" w:name="_Toc192581080"/>
      <w:bookmarkStart w:id="2002" w:name="_Toc192581522"/>
      <w:bookmarkStart w:id="2003" w:name="_Toc192762552"/>
      <w:bookmarkStart w:id="2004" w:name="_Toc192765126"/>
      <w:bookmarkStart w:id="2005" w:name="_Toc192765739"/>
      <w:bookmarkStart w:id="2006" w:name="_Toc192782291"/>
      <w:bookmarkStart w:id="2007" w:name="_Toc192782899"/>
      <w:bookmarkStart w:id="2008" w:name="_Toc192850818"/>
      <w:bookmarkStart w:id="2009" w:name="_Toc192929305"/>
      <w:bookmarkStart w:id="2010" w:name="_Toc192934993"/>
      <w:bookmarkStart w:id="2011" w:name="_Toc193016341"/>
      <w:bookmarkStart w:id="2012" w:name="_Toc192335494"/>
      <w:bookmarkStart w:id="2013" w:name="_Toc192406021"/>
      <w:bookmarkStart w:id="2014" w:name="_Toc192408426"/>
      <w:bookmarkStart w:id="2015" w:name="_Toc192408872"/>
      <w:bookmarkStart w:id="2016" w:name="_Toc192496332"/>
      <w:bookmarkStart w:id="2017" w:name="_Toc192502537"/>
      <w:bookmarkStart w:id="2018" w:name="_Toc192509426"/>
      <w:bookmarkStart w:id="2019" w:name="_Toc192510147"/>
      <w:bookmarkStart w:id="2020" w:name="_Toc192516037"/>
      <w:bookmarkStart w:id="2021" w:name="_Toc192579140"/>
      <w:bookmarkStart w:id="2022" w:name="_Toc192581081"/>
      <w:bookmarkStart w:id="2023" w:name="_Toc192581523"/>
      <w:bookmarkStart w:id="2024" w:name="_Toc192762553"/>
      <w:bookmarkStart w:id="2025" w:name="_Toc192765127"/>
      <w:bookmarkStart w:id="2026" w:name="_Toc192765740"/>
      <w:bookmarkStart w:id="2027" w:name="_Toc192782292"/>
      <w:bookmarkStart w:id="2028" w:name="_Toc192782900"/>
      <w:bookmarkStart w:id="2029" w:name="_Toc192850819"/>
      <w:bookmarkStart w:id="2030" w:name="_Toc192929306"/>
      <w:bookmarkStart w:id="2031" w:name="_Toc192934994"/>
      <w:bookmarkStart w:id="2032" w:name="_Toc193016342"/>
      <w:bookmarkStart w:id="2033" w:name="_Toc192335495"/>
      <w:bookmarkStart w:id="2034" w:name="_Toc192406022"/>
      <w:bookmarkStart w:id="2035" w:name="_Toc192408427"/>
      <w:bookmarkStart w:id="2036" w:name="_Toc192408873"/>
      <w:bookmarkStart w:id="2037" w:name="_Toc192496333"/>
      <w:bookmarkStart w:id="2038" w:name="_Toc192502538"/>
      <w:bookmarkStart w:id="2039" w:name="_Toc192509427"/>
      <w:bookmarkStart w:id="2040" w:name="_Toc192510148"/>
      <w:bookmarkStart w:id="2041" w:name="_Toc192516038"/>
      <w:bookmarkStart w:id="2042" w:name="_Toc192579141"/>
      <w:bookmarkStart w:id="2043" w:name="_Toc192581082"/>
      <w:bookmarkStart w:id="2044" w:name="_Toc192581524"/>
      <w:bookmarkStart w:id="2045" w:name="_Toc192762554"/>
      <w:bookmarkStart w:id="2046" w:name="_Toc192765128"/>
      <w:bookmarkStart w:id="2047" w:name="_Toc192765741"/>
      <w:bookmarkStart w:id="2048" w:name="_Toc192782293"/>
      <w:bookmarkStart w:id="2049" w:name="_Toc192782901"/>
      <w:bookmarkStart w:id="2050" w:name="_Toc192850820"/>
      <w:bookmarkStart w:id="2051" w:name="_Toc192929307"/>
      <w:bookmarkStart w:id="2052" w:name="_Toc192934995"/>
      <w:bookmarkStart w:id="2053" w:name="_Toc193016343"/>
      <w:bookmarkStart w:id="2054" w:name="_Toc192335496"/>
      <w:bookmarkStart w:id="2055" w:name="_Toc192406023"/>
      <w:bookmarkStart w:id="2056" w:name="_Toc192408428"/>
      <w:bookmarkStart w:id="2057" w:name="_Toc192408874"/>
      <w:bookmarkStart w:id="2058" w:name="_Toc192496334"/>
      <w:bookmarkStart w:id="2059" w:name="_Toc192502539"/>
      <w:bookmarkStart w:id="2060" w:name="_Toc192509428"/>
      <w:bookmarkStart w:id="2061" w:name="_Toc192510149"/>
      <w:bookmarkStart w:id="2062" w:name="_Toc192516039"/>
      <w:bookmarkStart w:id="2063" w:name="_Toc192579142"/>
      <w:bookmarkStart w:id="2064" w:name="_Toc192581083"/>
      <w:bookmarkStart w:id="2065" w:name="_Toc192581525"/>
      <w:bookmarkStart w:id="2066" w:name="_Toc192762555"/>
      <w:bookmarkStart w:id="2067" w:name="_Toc192765129"/>
      <w:bookmarkStart w:id="2068" w:name="_Toc192765742"/>
      <w:bookmarkStart w:id="2069" w:name="_Toc192782294"/>
      <w:bookmarkStart w:id="2070" w:name="_Toc192782902"/>
      <w:bookmarkStart w:id="2071" w:name="_Toc192850821"/>
      <w:bookmarkStart w:id="2072" w:name="_Toc192929308"/>
      <w:bookmarkStart w:id="2073" w:name="_Toc192934996"/>
      <w:bookmarkStart w:id="2074" w:name="_Toc193016344"/>
      <w:bookmarkStart w:id="2075" w:name="_Toc192335497"/>
      <w:bookmarkStart w:id="2076" w:name="_Toc192406024"/>
      <w:bookmarkStart w:id="2077" w:name="_Toc192408429"/>
      <w:bookmarkStart w:id="2078" w:name="_Toc192408875"/>
      <w:bookmarkStart w:id="2079" w:name="_Toc192496335"/>
      <w:bookmarkStart w:id="2080" w:name="_Toc192502540"/>
      <w:bookmarkStart w:id="2081" w:name="_Toc192509429"/>
      <w:bookmarkStart w:id="2082" w:name="_Toc192510150"/>
      <w:bookmarkStart w:id="2083" w:name="_Toc192516040"/>
      <w:bookmarkStart w:id="2084" w:name="_Toc192579143"/>
      <w:bookmarkStart w:id="2085" w:name="_Toc192581084"/>
      <w:bookmarkStart w:id="2086" w:name="_Toc192581526"/>
      <w:bookmarkStart w:id="2087" w:name="_Toc192762556"/>
      <w:bookmarkStart w:id="2088" w:name="_Toc192765130"/>
      <w:bookmarkStart w:id="2089" w:name="_Toc192765743"/>
      <w:bookmarkStart w:id="2090" w:name="_Toc192782295"/>
      <w:bookmarkStart w:id="2091" w:name="_Toc192782903"/>
      <w:bookmarkStart w:id="2092" w:name="_Toc192850822"/>
      <w:bookmarkStart w:id="2093" w:name="_Toc192929309"/>
      <w:bookmarkStart w:id="2094" w:name="_Toc192934997"/>
      <w:bookmarkStart w:id="2095" w:name="_Toc193016345"/>
      <w:bookmarkStart w:id="2096" w:name="_Toc192335498"/>
      <w:bookmarkStart w:id="2097" w:name="_Toc192406025"/>
      <w:bookmarkStart w:id="2098" w:name="_Toc192408430"/>
      <w:bookmarkStart w:id="2099" w:name="_Toc192408876"/>
      <w:bookmarkStart w:id="2100" w:name="_Toc192496336"/>
      <w:bookmarkStart w:id="2101" w:name="_Toc192502541"/>
      <w:bookmarkStart w:id="2102" w:name="_Toc192509430"/>
      <w:bookmarkStart w:id="2103" w:name="_Toc192510151"/>
      <w:bookmarkStart w:id="2104" w:name="_Toc192516041"/>
      <w:bookmarkStart w:id="2105" w:name="_Toc192579144"/>
      <w:bookmarkStart w:id="2106" w:name="_Toc192581085"/>
      <w:bookmarkStart w:id="2107" w:name="_Toc192581527"/>
      <w:bookmarkStart w:id="2108" w:name="_Toc192762557"/>
      <w:bookmarkStart w:id="2109" w:name="_Toc192765131"/>
      <w:bookmarkStart w:id="2110" w:name="_Toc192765744"/>
      <w:bookmarkStart w:id="2111" w:name="_Toc192782296"/>
      <w:bookmarkStart w:id="2112" w:name="_Toc192782904"/>
      <w:bookmarkStart w:id="2113" w:name="_Toc192850823"/>
      <w:bookmarkStart w:id="2114" w:name="_Toc192929310"/>
      <w:bookmarkStart w:id="2115" w:name="_Toc192934998"/>
      <w:bookmarkStart w:id="2116" w:name="_Toc193016346"/>
      <w:bookmarkStart w:id="2117" w:name="_Toc192335499"/>
      <w:bookmarkStart w:id="2118" w:name="_Toc192406026"/>
      <w:bookmarkStart w:id="2119" w:name="_Toc192408431"/>
      <w:bookmarkStart w:id="2120" w:name="_Toc192408877"/>
      <w:bookmarkStart w:id="2121" w:name="_Toc192496337"/>
      <w:bookmarkStart w:id="2122" w:name="_Toc192502542"/>
      <w:bookmarkStart w:id="2123" w:name="_Toc192509431"/>
      <w:bookmarkStart w:id="2124" w:name="_Toc192510152"/>
      <w:bookmarkStart w:id="2125" w:name="_Toc192516042"/>
      <w:bookmarkStart w:id="2126" w:name="_Toc192579145"/>
      <w:bookmarkStart w:id="2127" w:name="_Toc192581086"/>
      <w:bookmarkStart w:id="2128" w:name="_Toc192581528"/>
      <w:bookmarkStart w:id="2129" w:name="_Toc192762558"/>
      <w:bookmarkStart w:id="2130" w:name="_Toc192765132"/>
      <w:bookmarkStart w:id="2131" w:name="_Toc192765745"/>
      <w:bookmarkStart w:id="2132" w:name="_Toc192782297"/>
      <w:bookmarkStart w:id="2133" w:name="_Toc192782905"/>
      <w:bookmarkStart w:id="2134" w:name="_Toc192850824"/>
      <w:bookmarkStart w:id="2135" w:name="_Toc192929311"/>
      <w:bookmarkStart w:id="2136" w:name="_Toc192934999"/>
      <w:bookmarkStart w:id="2137" w:name="_Toc193016347"/>
      <w:bookmarkStart w:id="2138" w:name="_Toc192335500"/>
      <w:bookmarkStart w:id="2139" w:name="_Toc192406027"/>
      <w:bookmarkStart w:id="2140" w:name="_Toc192408432"/>
      <w:bookmarkStart w:id="2141" w:name="_Toc192408878"/>
      <w:bookmarkStart w:id="2142" w:name="_Toc192496338"/>
      <w:bookmarkStart w:id="2143" w:name="_Toc192502543"/>
      <w:bookmarkStart w:id="2144" w:name="_Toc192509432"/>
      <w:bookmarkStart w:id="2145" w:name="_Toc192510153"/>
      <w:bookmarkStart w:id="2146" w:name="_Toc192516043"/>
      <w:bookmarkStart w:id="2147" w:name="_Toc192579146"/>
      <w:bookmarkStart w:id="2148" w:name="_Toc192581087"/>
      <w:bookmarkStart w:id="2149" w:name="_Toc192581529"/>
      <w:bookmarkStart w:id="2150" w:name="_Toc192762559"/>
      <w:bookmarkStart w:id="2151" w:name="_Toc192765133"/>
      <w:bookmarkStart w:id="2152" w:name="_Toc192765746"/>
      <w:bookmarkStart w:id="2153" w:name="_Toc192782298"/>
      <w:bookmarkStart w:id="2154" w:name="_Toc192782906"/>
      <w:bookmarkStart w:id="2155" w:name="_Toc192850825"/>
      <w:bookmarkStart w:id="2156" w:name="_Toc192929312"/>
      <w:bookmarkStart w:id="2157" w:name="_Toc192935000"/>
      <w:bookmarkStart w:id="2158" w:name="_Toc193016348"/>
      <w:bookmarkStart w:id="2159" w:name="_Toc192335501"/>
      <w:bookmarkStart w:id="2160" w:name="_Toc192406028"/>
      <w:bookmarkStart w:id="2161" w:name="_Toc192408433"/>
      <w:bookmarkStart w:id="2162" w:name="_Toc192408879"/>
      <w:bookmarkStart w:id="2163" w:name="_Toc192496339"/>
      <w:bookmarkStart w:id="2164" w:name="_Toc192502544"/>
      <w:bookmarkStart w:id="2165" w:name="_Toc192509433"/>
      <w:bookmarkStart w:id="2166" w:name="_Toc192510154"/>
      <w:bookmarkStart w:id="2167" w:name="_Toc192516044"/>
      <w:bookmarkStart w:id="2168" w:name="_Toc192579147"/>
      <w:bookmarkStart w:id="2169" w:name="_Toc192581088"/>
      <w:bookmarkStart w:id="2170" w:name="_Toc192581530"/>
      <w:bookmarkStart w:id="2171" w:name="_Toc192762560"/>
      <w:bookmarkStart w:id="2172" w:name="_Toc192765134"/>
      <w:bookmarkStart w:id="2173" w:name="_Toc192765747"/>
      <w:bookmarkStart w:id="2174" w:name="_Toc192782299"/>
      <w:bookmarkStart w:id="2175" w:name="_Toc192782907"/>
      <w:bookmarkStart w:id="2176" w:name="_Toc192850826"/>
      <w:bookmarkStart w:id="2177" w:name="_Toc192929313"/>
      <w:bookmarkStart w:id="2178" w:name="_Toc192935001"/>
      <w:bookmarkStart w:id="2179" w:name="_Toc193016349"/>
      <w:bookmarkStart w:id="2180" w:name="_Toc192335502"/>
      <w:bookmarkStart w:id="2181" w:name="_Toc192406029"/>
      <w:bookmarkStart w:id="2182" w:name="_Toc192408434"/>
      <w:bookmarkStart w:id="2183" w:name="_Toc192408880"/>
      <w:bookmarkStart w:id="2184" w:name="_Toc192496340"/>
      <w:bookmarkStart w:id="2185" w:name="_Toc192502545"/>
      <w:bookmarkStart w:id="2186" w:name="_Toc192509434"/>
      <w:bookmarkStart w:id="2187" w:name="_Toc192510155"/>
      <w:bookmarkStart w:id="2188" w:name="_Toc192516045"/>
      <w:bookmarkStart w:id="2189" w:name="_Toc192579148"/>
      <w:bookmarkStart w:id="2190" w:name="_Toc192581089"/>
      <w:bookmarkStart w:id="2191" w:name="_Toc192581531"/>
      <w:bookmarkStart w:id="2192" w:name="_Toc192762561"/>
      <w:bookmarkStart w:id="2193" w:name="_Toc192765135"/>
      <w:bookmarkStart w:id="2194" w:name="_Toc192765748"/>
      <w:bookmarkStart w:id="2195" w:name="_Toc192782300"/>
      <w:bookmarkStart w:id="2196" w:name="_Toc192782908"/>
      <w:bookmarkStart w:id="2197" w:name="_Toc192850827"/>
      <w:bookmarkStart w:id="2198" w:name="_Toc192929314"/>
      <w:bookmarkStart w:id="2199" w:name="_Toc192935002"/>
      <w:bookmarkStart w:id="2200" w:name="_Toc193016350"/>
      <w:bookmarkStart w:id="2201" w:name="_Toc192335503"/>
      <w:bookmarkStart w:id="2202" w:name="_Toc192406030"/>
      <w:bookmarkStart w:id="2203" w:name="_Toc192408435"/>
      <w:bookmarkStart w:id="2204" w:name="_Toc192408881"/>
      <w:bookmarkStart w:id="2205" w:name="_Toc192496341"/>
      <w:bookmarkStart w:id="2206" w:name="_Toc192502546"/>
      <w:bookmarkStart w:id="2207" w:name="_Toc192509435"/>
      <w:bookmarkStart w:id="2208" w:name="_Toc192510156"/>
      <w:bookmarkStart w:id="2209" w:name="_Toc192516046"/>
      <w:bookmarkStart w:id="2210" w:name="_Toc192579149"/>
      <w:bookmarkStart w:id="2211" w:name="_Toc192581090"/>
      <w:bookmarkStart w:id="2212" w:name="_Toc192581532"/>
      <w:bookmarkStart w:id="2213" w:name="_Toc192762562"/>
      <w:bookmarkStart w:id="2214" w:name="_Toc192765136"/>
      <w:bookmarkStart w:id="2215" w:name="_Toc192765749"/>
      <w:bookmarkStart w:id="2216" w:name="_Toc192782301"/>
      <w:bookmarkStart w:id="2217" w:name="_Toc192782909"/>
      <w:bookmarkStart w:id="2218" w:name="_Toc192850828"/>
      <w:bookmarkStart w:id="2219" w:name="_Toc192929315"/>
      <w:bookmarkStart w:id="2220" w:name="_Toc192935003"/>
      <w:bookmarkStart w:id="2221" w:name="_Toc193016351"/>
      <w:bookmarkStart w:id="2222" w:name="_Toc192335504"/>
      <w:bookmarkStart w:id="2223" w:name="_Toc192406031"/>
      <w:bookmarkStart w:id="2224" w:name="_Toc192408436"/>
      <w:bookmarkStart w:id="2225" w:name="_Toc192408882"/>
      <w:bookmarkStart w:id="2226" w:name="_Toc192496342"/>
      <w:bookmarkStart w:id="2227" w:name="_Toc192502547"/>
      <w:bookmarkStart w:id="2228" w:name="_Toc192509436"/>
      <w:bookmarkStart w:id="2229" w:name="_Toc192510157"/>
      <w:bookmarkStart w:id="2230" w:name="_Toc192516047"/>
      <w:bookmarkStart w:id="2231" w:name="_Toc192579150"/>
      <w:bookmarkStart w:id="2232" w:name="_Toc192581091"/>
      <w:bookmarkStart w:id="2233" w:name="_Toc192581533"/>
      <w:bookmarkStart w:id="2234" w:name="_Toc192762563"/>
      <w:bookmarkStart w:id="2235" w:name="_Toc192765137"/>
      <w:bookmarkStart w:id="2236" w:name="_Toc192765750"/>
      <w:bookmarkStart w:id="2237" w:name="_Toc192782302"/>
      <w:bookmarkStart w:id="2238" w:name="_Toc192782910"/>
      <w:bookmarkStart w:id="2239" w:name="_Toc192850829"/>
      <w:bookmarkStart w:id="2240" w:name="_Toc192929316"/>
      <w:bookmarkStart w:id="2241" w:name="_Toc192935004"/>
      <w:bookmarkStart w:id="2242" w:name="_Toc193016352"/>
      <w:bookmarkStart w:id="2243" w:name="_Toc192335505"/>
      <w:bookmarkStart w:id="2244" w:name="_Toc192406032"/>
      <w:bookmarkStart w:id="2245" w:name="_Toc192408437"/>
      <w:bookmarkStart w:id="2246" w:name="_Toc192408883"/>
      <w:bookmarkStart w:id="2247" w:name="_Toc192496343"/>
      <w:bookmarkStart w:id="2248" w:name="_Toc192502548"/>
      <w:bookmarkStart w:id="2249" w:name="_Toc192509437"/>
      <w:bookmarkStart w:id="2250" w:name="_Toc192510158"/>
      <w:bookmarkStart w:id="2251" w:name="_Toc192516048"/>
      <w:bookmarkStart w:id="2252" w:name="_Toc192579151"/>
      <w:bookmarkStart w:id="2253" w:name="_Toc192581092"/>
      <w:bookmarkStart w:id="2254" w:name="_Toc192581534"/>
      <w:bookmarkStart w:id="2255" w:name="_Toc192762564"/>
      <w:bookmarkStart w:id="2256" w:name="_Toc192765138"/>
      <w:bookmarkStart w:id="2257" w:name="_Toc192765751"/>
      <w:bookmarkStart w:id="2258" w:name="_Toc192782303"/>
      <w:bookmarkStart w:id="2259" w:name="_Toc192782911"/>
      <w:bookmarkStart w:id="2260" w:name="_Toc192850830"/>
      <w:bookmarkStart w:id="2261" w:name="_Toc192929317"/>
      <w:bookmarkStart w:id="2262" w:name="_Toc192935005"/>
      <w:bookmarkStart w:id="2263" w:name="_Toc193016353"/>
      <w:bookmarkStart w:id="2264" w:name="_Toc192335506"/>
      <w:bookmarkStart w:id="2265" w:name="_Toc192406033"/>
      <w:bookmarkStart w:id="2266" w:name="_Toc192408438"/>
      <w:bookmarkStart w:id="2267" w:name="_Toc192408884"/>
      <w:bookmarkStart w:id="2268" w:name="_Toc192496344"/>
      <w:bookmarkStart w:id="2269" w:name="_Toc192502549"/>
      <w:bookmarkStart w:id="2270" w:name="_Toc192509438"/>
      <w:bookmarkStart w:id="2271" w:name="_Toc192510159"/>
      <w:bookmarkStart w:id="2272" w:name="_Toc192516049"/>
      <w:bookmarkStart w:id="2273" w:name="_Toc192579152"/>
      <w:bookmarkStart w:id="2274" w:name="_Toc192581093"/>
      <w:bookmarkStart w:id="2275" w:name="_Toc192581535"/>
      <w:bookmarkStart w:id="2276" w:name="_Toc192762565"/>
      <w:bookmarkStart w:id="2277" w:name="_Toc192765139"/>
      <w:bookmarkStart w:id="2278" w:name="_Toc192765752"/>
      <w:bookmarkStart w:id="2279" w:name="_Toc192782304"/>
      <w:bookmarkStart w:id="2280" w:name="_Toc192782912"/>
      <w:bookmarkStart w:id="2281" w:name="_Toc192850831"/>
      <w:bookmarkStart w:id="2282" w:name="_Toc192929318"/>
      <w:bookmarkStart w:id="2283" w:name="_Toc192935006"/>
      <w:bookmarkStart w:id="2284" w:name="_Toc193016354"/>
      <w:bookmarkStart w:id="2285" w:name="_Toc192335507"/>
      <w:bookmarkStart w:id="2286" w:name="_Toc192406034"/>
      <w:bookmarkStart w:id="2287" w:name="_Toc192408439"/>
      <w:bookmarkStart w:id="2288" w:name="_Toc192408885"/>
      <w:bookmarkStart w:id="2289" w:name="_Toc192496345"/>
      <w:bookmarkStart w:id="2290" w:name="_Toc192502550"/>
      <w:bookmarkStart w:id="2291" w:name="_Toc192509439"/>
      <w:bookmarkStart w:id="2292" w:name="_Toc192510160"/>
      <w:bookmarkStart w:id="2293" w:name="_Toc192516050"/>
      <w:bookmarkStart w:id="2294" w:name="_Toc192579153"/>
      <w:bookmarkStart w:id="2295" w:name="_Toc192581094"/>
      <w:bookmarkStart w:id="2296" w:name="_Toc192581536"/>
      <w:bookmarkStart w:id="2297" w:name="_Toc192762566"/>
      <w:bookmarkStart w:id="2298" w:name="_Toc192765140"/>
      <w:bookmarkStart w:id="2299" w:name="_Toc192765753"/>
      <w:bookmarkStart w:id="2300" w:name="_Toc192782305"/>
      <w:bookmarkStart w:id="2301" w:name="_Toc192782913"/>
      <w:bookmarkStart w:id="2302" w:name="_Toc192850832"/>
      <w:bookmarkStart w:id="2303" w:name="_Toc192929319"/>
      <w:bookmarkStart w:id="2304" w:name="_Toc192935007"/>
      <w:bookmarkStart w:id="2305" w:name="_Toc193016355"/>
      <w:bookmarkStart w:id="2306" w:name="_Toc192335508"/>
      <w:bookmarkStart w:id="2307" w:name="_Toc192406035"/>
      <w:bookmarkStart w:id="2308" w:name="_Toc192408440"/>
      <w:bookmarkStart w:id="2309" w:name="_Toc192408886"/>
      <w:bookmarkStart w:id="2310" w:name="_Toc192496346"/>
      <w:bookmarkStart w:id="2311" w:name="_Toc192502551"/>
      <w:bookmarkStart w:id="2312" w:name="_Toc192509440"/>
      <w:bookmarkStart w:id="2313" w:name="_Toc192510161"/>
      <w:bookmarkStart w:id="2314" w:name="_Toc192516051"/>
      <w:bookmarkStart w:id="2315" w:name="_Toc192579154"/>
      <w:bookmarkStart w:id="2316" w:name="_Toc192581095"/>
      <w:bookmarkStart w:id="2317" w:name="_Toc192581537"/>
      <w:bookmarkStart w:id="2318" w:name="_Toc192762567"/>
      <w:bookmarkStart w:id="2319" w:name="_Toc192765141"/>
      <w:bookmarkStart w:id="2320" w:name="_Toc192765754"/>
      <w:bookmarkStart w:id="2321" w:name="_Toc192782306"/>
      <w:bookmarkStart w:id="2322" w:name="_Toc192782914"/>
      <w:bookmarkStart w:id="2323" w:name="_Toc192850833"/>
      <w:bookmarkStart w:id="2324" w:name="_Toc192929320"/>
      <w:bookmarkStart w:id="2325" w:name="_Toc192935008"/>
      <w:bookmarkStart w:id="2326" w:name="_Toc193016356"/>
      <w:bookmarkStart w:id="2327" w:name="_Toc192335509"/>
      <w:bookmarkStart w:id="2328" w:name="_Toc192406036"/>
      <w:bookmarkStart w:id="2329" w:name="_Toc192408441"/>
      <w:bookmarkStart w:id="2330" w:name="_Toc192408887"/>
      <w:bookmarkStart w:id="2331" w:name="_Toc192496347"/>
      <w:bookmarkStart w:id="2332" w:name="_Toc192502552"/>
      <w:bookmarkStart w:id="2333" w:name="_Toc192509441"/>
      <w:bookmarkStart w:id="2334" w:name="_Toc192510162"/>
      <w:bookmarkStart w:id="2335" w:name="_Toc192516052"/>
      <w:bookmarkStart w:id="2336" w:name="_Toc192579155"/>
      <w:bookmarkStart w:id="2337" w:name="_Toc192581096"/>
      <w:bookmarkStart w:id="2338" w:name="_Toc192581538"/>
      <w:bookmarkStart w:id="2339" w:name="_Toc192762568"/>
      <w:bookmarkStart w:id="2340" w:name="_Toc192765142"/>
      <w:bookmarkStart w:id="2341" w:name="_Toc192765755"/>
      <w:bookmarkStart w:id="2342" w:name="_Toc192782307"/>
      <w:bookmarkStart w:id="2343" w:name="_Toc192782915"/>
      <w:bookmarkStart w:id="2344" w:name="_Toc192850834"/>
      <w:bookmarkStart w:id="2345" w:name="_Toc192929321"/>
      <w:bookmarkStart w:id="2346" w:name="_Toc192935009"/>
      <w:bookmarkStart w:id="2347" w:name="_Toc193016357"/>
      <w:bookmarkStart w:id="2348" w:name="_Toc192335510"/>
      <w:bookmarkStart w:id="2349" w:name="_Toc192406037"/>
      <w:bookmarkStart w:id="2350" w:name="_Toc192408442"/>
      <w:bookmarkStart w:id="2351" w:name="_Toc192408888"/>
      <w:bookmarkStart w:id="2352" w:name="_Toc192496348"/>
      <w:bookmarkStart w:id="2353" w:name="_Toc192502553"/>
      <w:bookmarkStart w:id="2354" w:name="_Toc192509442"/>
      <w:bookmarkStart w:id="2355" w:name="_Toc192510163"/>
      <w:bookmarkStart w:id="2356" w:name="_Toc192516053"/>
      <w:bookmarkStart w:id="2357" w:name="_Toc192579156"/>
      <w:bookmarkStart w:id="2358" w:name="_Toc192581097"/>
      <w:bookmarkStart w:id="2359" w:name="_Toc192581539"/>
      <w:bookmarkStart w:id="2360" w:name="_Toc192762569"/>
      <w:bookmarkStart w:id="2361" w:name="_Toc192765143"/>
      <w:bookmarkStart w:id="2362" w:name="_Toc192765756"/>
      <w:bookmarkStart w:id="2363" w:name="_Toc192782308"/>
      <w:bookmarkStart w:id="2364" w:name="_Toc192782916"/>
      <w:bookmarkStart w:id="2365" w:name="_Toc192850835"/>
      <w:bookmarkStart w:id="2366" w:name="_Toc192929322"/>
      <w:bookmarkStart w:id="2367" w:name="_Toc192935010"/>
      <w:bookmarkStart w:id="2368" w:name="_Toc193016358"/>
      <w:bookmarkStart w:id="2369" w:name="_Toc192335511"/>
      <w:bookmarkStart w:id="2370" w:name="_Toc192406038"/>
      <w:bookmarkStart w:id="2371" w:name="_Toc192408443"/>
      <w:bookmarkStart w:id="2372" w:name="_Toc192408889"/>
      <w:bookmarkStart w:id="2373" w:name="_Toc192496349"/>
      <w:bookmarkStart w:id="2374" w:name="_Toc192502554"/>
      <w:bookmarkStart w:id="2375" w:name="_Toc192509443"/>
      <w:bookmarkStart w:id="2376" w:name="_Toc192510164"/>
      <w:bookmarkStart w:id="2377" w:name="_Toc192516054"/>
      <w:bookmarkStart w:id="2378" w:name="_Toc192579157"/>
      <w:bookmarkStart w:id="2379" w:name="_Toc192581098"/>
      <w:bookmarkStart w:id="2380" w:name="_Toc192581540"/>
      <w:bookmarkStart w:id="2381" w:name="_Toc192762570"/>
      <w:bookmarkStart w:id="2382" w:name="_Toc192765144"/>
      <w:bookmarkStart w:id="2383" w:name="_Toc192765757"/>
      <w:bookmarkStart w:id="2384" w:name="_Toc192782309"/>
      <w:bookmarkStart w:id="2385" w:name="_Toc192782917"/>
      <w:bookmarkStart w:id="2386" w:name="_Toc192850836"/>
      <w:bookmarkStart w:id="2387" w:name="_Toc192929323"/>
      <w:bookmarkStart w:id="2388" w:name="_Toc192935011"/>
      <w:bookmarkStart w:id="2389" w:name="_Toc193016359"/>
      <w:bookmarkStart w:id="2390" w:name="_Toc192335512"/>
      <w:bookmarkStart w:id="2391" w:name="_Toc192406039"/>
      <w:bookmarkStart w:id="2392" w:name="_Toc192408444"/>
      <w:bookmarkStart w:id="2393" w:name="_Toc192408890"/>
      <w:bookmarkStart w:id="2394" w:name="_Toc192496350"/>
      <w:bookmarkStart w:id="2395" w:name="_Toc192502555"/>
      <w:bookmarkStart w:id="2396" w:name="_Toc192509444"/>
      <w:bookmarkStart w:id="2397" w:name="_Toc192510165"/>
      <w:bookmarkStart w:id="2398" w:name="_Toc192516055"/>
      <w:bookmarkStart w:id="2399" w:name="_Toc192579158"/>
      <w:bookmarkStart w:id="2400" w:name="_Toc192581099"/>
      <w:bookmarkStart w:id="2401" w:name="_Toc192581541"/>
      <w:bookmarkStart w:id="2402" w:name="_Toc192762571"/>
      <w:bookmarkStart w:id="2403" w:name="_Toc192765145"/>
      <w:bookmarkStart w:id="2404" w:name="_Toc192765758"/>
      <w:bookmarkStart w:id="2405" w:name="_Toc192782310"/>
      <w:bookmarkStart w:id="2406" w:name="_Toc192782918"/>
      <w:bookmarkStart w:id="2407" w:name="_Toc192850837"/>
      <w:bookmarkStart w:id="2408" w:name="_Toc192929324"/>
      <w:bookmarkStart w:id="2409" w:name="_Toc192935012"/>
      <w:bookmarkStart w:id="2410" w:name="_Toc193016360"/>
      <w:bookmarkStart w:id="2411" w:name="_Toc192335513"/>
      <w:bookmarkStart w:id="2412" w:name="_Toc192406040"/>
      <w:bookmarkStart w:id="2413" w:name="_Toc192408445"/>
      <w:bookmarkStart w:id="2414" w:name="_Toc192408891"/>
      <w:bookmarkStart w:id="2415" w:name="_Toc192496351"/>
      <w:bookmarkStart w:id="2416" w:name="_Toc192502556"/>
      <w:bookmarkStart w:id="2417" w:name="_Toc192509445"/>
      <w:bookmarkStart w:id="2418" w:name="_Toc192510166"/>
      <w:bookmarkStart w:id="2419" w:name="_Toc192516056"/>
      <w:bookmarkStart w:id="2420" w:name="_Toc192579159"/>
      <w:bookmarkStart w:id="2421" w:name="_Toc192581100"/>
      <w:bookmarkStart w:id="2422" w:name="_Toc192581542"/>
      <w:bookmarkStart w:id="2423" w:name="_Toc192762572"/>
      <w:bookmarkStart w:id="2424" w:name="_Toc192765146"/>
      <w:bookmarkStart w:id="2425" w:name="_Toc192765759"/>
      <w:bookmarkStart w:id="2426" w:name="_Toc192782311"/>
      <w:bookmarkStart w:id="2427" w:name="_Toc192782919"/>
      <w:bookmarkStart w:id="2428" w:name="_Toc192850838"/>
      <w:bookmarkStart w:id="2429" w:name="_Toc192929325"/>
      <w:bookmarkStart w:id="2430" w:name="_Toc192935013"/>
      <w:bookmarkStart w:id="2431" w:name="_Toc193016361"/>
      <w:bookmarkStart w:id="2432" w:name="_Toc192335514"/>
      <w:bookmarkStart w:id="2433" w:name="_Toc192406041"/>
      <w:bookmarkStart w:id="2434" w:name="_Toc192408446"/>
      <w:bookmarkStart w:id="2435" w:name="_Toc192408892"/>
      <w:bookmarkStart w:id="2436" w:name="_Toc192496352"/>
      <w:bookmarkStart w:id="2437" w:name="_Toc192502557"/>
      <w:bookmarkStart w:id="2438" w:name="_Toc192509446"/>
      <w:bookmarkStart w:id="2439" w:name="_Toc192510167"/>
      <w:bookmarkStart w:id="2440" w:name="_Toc192516057"/>
      <w:bookmarkStart w:id="2441" w:name="_Toc192579160"/>
      <w:bookmarkStart w:id="2442" w:name="_Toc192581101"/>
      <w:bookmarkStart w:id="2443" w:name="_Toc192581543"/>
      <w:bookmarkStart w:id="2444" w:name="_Toc192762573"/>
      <w:bookmarkStart w:id="2445" w:name="_Toc192765147"/>
      <w:bookmarkStart w:id="2446" w:name="_Toc192765760"/>
      <w:bookmarkStart w:id="2447" w:name="_Toc192782312"/>
      <w:bookmarkStart w:id="2448" w:name="_Toc192782920"/>
      <w:bookmarkStart w:id="2449" w:name="_Toc192850839"/>
      <w:bookmarkStart w:id="2450" w:name="_Toc192929326"/>
      <w:bookmarkStart w:id="2451" w:name="_Toc192935014"/>
      <w:bookmarkStart w:id="2452" w:name="_Toc193016362"/>
      <w:bookmarkStart w:id="2453" w:name="_Toc192335515"/>
      <w:bookmarkStart w:id="2454" w:name="_Toc192406042"/>
      <w:bookmarkStart w:id="2455" w:name="_Toc192408447"/>
      <w:bookmarkStart w:id="2456" w:name="_Toc192408893"/>
      <w:bookmarkStart w:id="2457" w:name="_Toc192496353"/>
      <w:bookmarkStart w:id="2458" w:name="_Toc192502558"/>
      <w:bookmarkStart w:id="2459" w:name="_Toc192509447"/>
      <w:bookmarkStart w:id="2460" w:name="_Toc192510168"/>
      <w:bookmarkStart w:id="2461" w:name="_Toc192516058"/>
      <w:bookmarkStart w:id="2462" w:name="_Toc192579161"/>
      <w:bookmarkStart w:id="2463" w:name="_Toc192581102"/>
      <w:bookmarkStart w:id="2464" w:name="_Toc192581544"/>
      <w:bookmarkStart w:id="2465" w:name="_Toc192762574"/>
      <w:bookmarkStart w:id="2466" w:name="_Toc192765148"/>
      <w:bookmarkStart w:id="2467" w:name="_Toc192765761"/>
      <w:bookmarkStart w:id="2468" w:name="_Toc192782313"/>
      <w:bookmarkStart w:id="2469" w:name="_Toc192782921"/>
      <w:bookmarkStart w:id="2470" w:name="_Toc192850840"/>
      <w:bookmarkStart w:id="2471" w:name="_Toc192929327"/>
      <w:bookmarkStart w:id="2472" w:name="_Toc192935015"/>
      <w:bookmarkStart w:id="2473" w:name="_Toc193016363"/>
      <w:bookmarkStart w:id="2474" w:name="_Toc192335516"/>
      <w:bookmarkStart w:id="2475" w:name="_Toc192406043"/>
      <w:bookmarkStart w:id="2476" w:name="_Toc192408448"/>
      <w:bookmarkStart w:id="2477" w:name="_Toc192408894"/>
      <w:bookmarkStart w:id="2478" w:name="_Toc192496354"/>
      <w:bookmarkStart w:id="2479" w:name="_Toc192502559"/>
      <w:bookmarkStart w:id="2480" w:name="_Toc192509448"/>
      <w:bookmarkStart w:id="2481" w:name="_Toc192510169"/>
      <w:bookmarkStart w:id="2482" w:name="_Toc192516059"/>
      <w:bookmarkStart w:id="2483" w:name="_Toc192579162"/>
      <w:bookmarkStart w:id="2484" w:name="_Toc192581103"/>
      <w:bookmarkStart w:id="2485" w:name="_Toc192581545"/>
      <w:bookmarkStart w:id="2486" w:name="_Toc192762575"/>
      <w:bookmarkStart w:id="2487" w:name="_Toc192765149"/>
      <w:bookmarkStart w:id="2488" w:name="_Toc192765762"/>
      <w:bookmarkStart w:id="2489" w:name="_Toc192782314"/>
      <w:bookmarkStart w:id="2490" w:name="_Toc192782922"/>
      <w:bookmarkStart w:id="2491" w:name="_Toc192850841"/>
      <w:bookmarkStart w:id="2492" w:name="_Toc192929328"/>
      <w:bookmarkStart w:id="2493" w:name="_Toc192935016"/>
      <w:bookmarkStart w:id="2494" w:name="_Toc193016364"/>
      <w:bookmarkStart w:id="2495" w:name="_Toc192335517"/>
      <w:bookmarkStart w:id="2496" w:name="_Toc192406044"/>
      <w:bookmarkStart w:id="2497" w:name="_Toc192408449"/>
      <w:bookmarkStart w:id="2498" w:name="_Toc192408895"/>
      <w:bookmarkStart w:id="2499" w:name="_Toc192496355"/>
      <w:bookmarkStart w:id="2500" w:name="_Toc192502560"/>
      <w:bookmarkStart w:id="2501" w:name="_Toc192509449"/>
      <w:bookmarkStart w:id="2502" w:name="_Toc192510170"/>
      <w:bookmarkStart w:id="2503" w:name="_Toc192516060"/>
      <w:bookmarkStart w:id="2504" w:name="_Toc192579163"/>
      <w:bookmarkStart w:id="2505" w:name="_Toc192581104"/>
      <w:bookmarkStart w:id="2506" w:name="_Toc192581546"/>
      <w:bookmarkStart w:id="2507" w:name="_Toc192762576"/>
      <w:bookmarkStart w:id="2508" w:name="_Toc192765150"/>
      <w:bookmarkStart w:id="2509" w:name="_Toc192765763"/>
      <w:bookmarkStart w:id="2510" w:name="_Toc192782315"/>
      <w:bookmarkStart w:id="2511" w:name="_Toc192782923"/>
      <w:bookmarkStart w:id="2512" w:name="_Toc192850842"/>
      <w:bookmarkStart w:id="2513" w:name="_Toc192929329"/>
      <w:bookmarkStart w:id="2514" w:name="_Toc192935017"/>
      <w:bookmarkStart w:id="2515" w:name="_Toc193016365"/>
      <w:bookmarkStart w:id="2516" w:name="_Toc192335518"/>
      <w:bookmarkStart w:id="2517" w:name="_Toc192406045"/>
      <w:bookmarkStart w:id="2518" w:name="_Toc192408450"/>
      <w:bookmarkStart w:id="2519" w:name="_Toc192408896"/>
      <w:bookmarkStart w:id="2520" w:name="_Toc192496356"/>
      <w:bookmarkStart w:id="2521" w:name="_Toc192502561"/>
      <w:bookmarkStart w:id="2522" w:name="_Toc192509450"/>
      <w:bookmarkStart w:id="2523" w:name="_Toc192510171"/>
      <w:bookmarkStart w:id="2524" w:name="_Toc192516061"/>
      <w:bookmarkStart w:id="2525" w:name="_Toc192579164"/>
      <w:bookmarkStart w:id="2526" w:name="_Toc192581105"/>
      <w:bookmarkStart w:id="2527" w:name="_Toc192581547"/>
      <w:bookmarkStart w:id="2528" w:name="_Toc192762577"/>
      <w:bookmarkStart w:id="2529" w:name="_Toc192765151"/>
      <w:bookmarkStart w:id="2530" w:name="_Toc192765764"/>
      <w:bookmarkStart w:id="2531" w:name="_Toc192782316"/>
      <w:bookmarkStart w:id="2532" w:name="_Toc192782924"/>
      <w:bookmarkStart w:id="2533" w:name="_Toc192850843"/>
      <w:bookmarkStart w:id="2534" w:name="_Toc192929330"/>
      <w:bookmarkStart w:id="2535" w:name="_Toc192935018"/>
      <w:bookmarkStart w:id="2536" w:name="_Toc193016366"/>
      <w:bookmarkStart w:id="2537" w:name="_Toc192335519"/>
      <w:bookmarkStart w:id="2538" w:name="_Toc192406046"/>
      <w:bookmarkStart w:id="2539" w:name="_Toc192408451"/>
      <w:bookmarkStart w:id="2540" w:name="_Toc192408897"/>
      <w:bookmarkStart w:id="2541" w:name="_Toc192496357"/>
      <w:bookmarkStart w:id="2542" w:name="_Toc192502562"/>
      <w:bookmarkStart w:id="2543" w:name="_Toc192509451"/>
      <w:bookmarkStart w:id="2544" w:name="_Toc192510172"/>
      <w:bookmarkStart w:id="2545" w:name="_Toc192516062"/>
      <w:bookmarkStart w:id="2546" w:name="_Toc192579165"/>
      <w:bookmarkStart w:id="2547" w:name="_Toc192581106"/>
      <w:bookmarkStart w:id="2548" w:name="_Toc192581548"/>
      <w:bookmarkStart w:id="2549" w:name="_Toc192762578"/>
      <w:bookmarkStart w:id="2550" w:name="_Toc192765152"/>
      <w:bookmarkStart w:id="2551" w:name="_Toc192765765"/>
      <w:bookmarkStart w:id="2552" w:name="_Toc192782317"/>
      <w:bookmarkStart w:id="2553" w:name="_Toc192782925"/>
      <w:bookmarkStart w:id="2554" w:name="_Toc192850844"/>
      <w:bookmarkStart w:id="2555" w:name="_Toc192929331"/>
      <w:bookmarkStart w:id="2556" w:name="_Toc192935019"/>
      <w:bookmarkStart w:id="2557" w:name="_Toc193016367"/>
      <w:bookmarkStart w:id="2558" w:name="_Toc192335520"/>
      <w:bookmarkStart w:id="2559" w:name="_Toc192406047"/>
      <w:bookmarkStart w:id="2560" w:name="_Toc192408452"/>
      <w:bookmarkStart w:id="2561" w:name="_Toc192408898"/>
      <w:bookmarkStart w:id="2562" w:name="_Toc192496358"/>
      <w:bookmarkStart w:id="2563" w:name="_Toc192502563"/>
      <w:bookmarkStart w:id="2564" w:name="_Toc192509452"/>
      <w:bookmarkStart w:id="2565" w:name="_Toc192510173"/>
      <w:bookmarkStart w:id="2566" w:name="_Toc192516063"/>
      <w:bookmarkStart w:id="2567" w:name="_Toc192579166"/>
      <w:bookmarkStart w:id="2568" w:name="_Toc192581107"/>
      <w:bookmarkStart w:id="2569" w:name="_Toc192581549"/>
      <w:bookmarkStart w:id="2570" w:name="_Toc192762579"/>
      <w:bookmarkStart w:id="2571" w:name="_Toc192765153"/>
      <w:bookmarkStart w:id="2572" w:name="_Toc192765766"/>
      <w:bookmarkStart w:id="2573" w:name="_Toc192782318"/>
      <w:bookmarkStart w:id="2574" w:name="_Toc192782926"/>
      <w:bookmarkStart w:id="2575" w:name="_Toc192850845"/>
      <w:bookmarkStart w:id="2576" w:name="_Toc192929332"/>
      <w:bookmarkStart w:id="2577" w:name="_Toc192935020"/>
      <w:bookmarkStart w:id="2578" w:name="_Toc193016368"/>
      <w:bookmarkStart w:id="2579" w:name="_Toc192335521"/>
      <w:bookmarkStart w:id="2580" w:name="_Toc192406048"/>
      <w:bookmarkStart w:id="2581" w:name="_Toc192408453"/>
      <w:bookmarkStart w:id="2582" w:name="_Toc192408899"/>
      <w:bookmarkStart w:id="2583" w:name="_Toc192496359"/>
      <w:bookmarkStart w:id="2584" w:name="_Toc192502564"/>
      <w:bookmarkStart w:id="2585" w:name="_Toc192509453"/>
      <w:bookmarkStart w:id="2586" w:name="_Toc192510174"/>
      <w:bookmarkStart w:id="2587" w:name="_Toc192516064"/>
      <w:bookmarkStart w:id="2588" w:name="_Toc192579167"/>
      <w:bookmarkStart w:id="2589" w:name="_Toc192581108"/>
      <w:bookmarkStart w:id="2590" w:name="_Toc192581550"/>
      <w:bookmarkStart w:id="2591" w:name="_Toc192762580"/>
      <w:bookmarkStart w:id="2592" w:name="_Toc192765154"/>
      <w:bookmarkStart w:id="2593" w:name="_Toc192765767"/>
      <w:bookmarkStart w:id="2594" w:name="_Toc192782319"/>
      <w:bookmarkStart w:id="2595" w:name="_Toc192782927"/>
      <w:bookmarkStart w:id="2596" w:name="_Toc192850846"/>
      <w:bookmarkStart w:id="2597" w:name="_Toc192929333"/>
      <w:bookmarkStart w:id="2598" w:name="_Toc192935021"/>
      <w:bookmarkStart w:id="2599" w:name="_Toc193016369"/>
      <w:bookmarkStart w:id="2600" w:name="_Toc192335522"/>
      <w:bookmarkStart w:id="2601" w:name="_Toc192406049"/>
      <w:bookmarkStart w:id="2602" w:name="_Toc192408454"/>
      <w:bookmarkStart w:id="2603" w:name="_Toc192408900"/>
      <w:bookmarkStart w:id="2604" w:name="_Toc192496360"/>
      <w:bookmarkStart w:id="2605" w:name="_Toc192502565"/>
      <w:bookmarkStart w:id="2606" w:name="_Toc192509454"/>
      <w:bookmarkStart w:id="2607" w:name="_Toc192510175"/>
      <w:bookmarkStart w:id="2608" w:name="_Toc192516065"/>
      <w:bookmarkStart w:id="2609" w:name="_Toc192579168"/>
      <w:bookmarkStart w:id="2610" w:name="_Toc192581109"/>
      <w:bookmarkStart w:id="2611" w:name="_Toc192581551"/>
      <w:bookmarkStart w:id="2612" w:name="_Toc192762581"/>
      <w:bookmarkStart w:id="2613" w:name="_Toc192765155"/>
      <w:bookmarkStart w:id="2614" w:name="_Toc192765768"/>
      <w:bookmarkStart w:id="2615" w:name="_Toc192782320"/>
      <w:bookmarkStart w:id="2616" w:name="_Toc192782928"/>
      <w:bookmarkStart w:id="2617" w:name="_Toc192850847"/>
      <w:bookmarkStart w:id="2618" w:name="_Toc192929334"/>
      <w:bookmarkStart w:id="2619" w:name="_Toc192935022"/>
      <w:bookmarkStart w:id="2620" w:name="_Toc193016370"/>
      <w:bookmarkStart w:id="2621" w:name="_Toc192335523"/>
      <w:bookmarkStart w:id="2622" w:name="_Toc192406050"/>
      <w:bookmarkStart w:id="2623" w:name="_Toc192408455"/>
      <w:bookmarkStart w:id="2624" w:name="_Toc192408901"/>
      <w:bookmarkStart w:id="2625" w:name="_Toc192496361"/>
      <w:bookmarkStart w:id="2626" w:name="_Toc192502566"/>
      <w:bookmarkStart w:id="2627" w:name="_Toc192509455"/>
      <w:bookmarkStart w:id="2628" w:name="_Toc192510176"/>
      <w:bookmarkStart w:id="2629" w:name="_Toc192516066"/>
      <w:bookmarkStart w:id="2630" w:name="_Toc192579169"/>
      <w:bookmarkStart w:id="2631" w:name="_Toc192581110"/>
      <w:bookmarkStart w:id="2632" w:name="_Toc192581552"/>
      <w:bookmarkStart w:id="2633" w:name="_Toc192762582"/>
      <w:bookmarkStart w:id="2634" w:name="_Toc192765156"/>
      <w:bookmarkStart w:id="2635" w:name="_Toc192765769"/>
      <w:bookmarkStart w:id="2636" w:name="_Toc192782321"/>
      <w:bookmarkStart w:id="2637" w:name="_Toc192782929"/>
      <w:bookmarkStart w:id="2638" w:name="_Toc192850848"/>
      <w:bookmarkStart w:id="2639" w:name="_Toc192929335"/>
      <w:bookmarkStart w:id="2640" w:name="_Toc192935023"/>
      <w:bookmarkStart w:id="2641" w:name="_Toc193016371"/>
      <w:bookmarkStart w:id="2642" w:name="_Toc192335524"/>
      <w:bookmarkStart w:id="2643" w:name="_Toc192406051"/>
      <w:bookmarkStart w:id="2644" w:name="_Toc192408456"/>
      <w:bookmarkStart w:id="2645" w:name="_Toc192408902"/>
      <w:bookmarkStart w:id="2646" w:name="_Toc192496362"/>
      <w:bookmarkStart w:id="2647" w:name="_Toc192502567"/>
      <w:bookmarkStart w:id="2648" w:name="_Toc192509456"/>
      <w:bookmarkStart w:id="2649" w:name="_Toc192510177"/>
      <w:bookmarkStart w:id="2650" w:name="_Toc192516067"/>
      <w:bookmarkStart w:id="2651" w:name="_Toc192579170"/>
      <w:bookmarkStart w:id="2652" w:name="_Toc192581111"/>
      <w:bookmarkStart w:id="2653" w:name="_Toc192581553"/>
      <w:bookmarkStart w:id="2654" w:name="_Toc192762583"/>
      <w:bookmarkStart w:id="2655" w:name="_Toc192765157"/>
      <w:bookmarkStart w:id="2656" w:name="_Toc192765770"/>
      <w:bookmarkStart w:id="2657" w:name="_Toc192782322"/>
      <w:bookmarkStart w:id="2658" w:name="_Toc192782930"/>
      <w:bookmarkStart w:id="2659" w:name="_Toc192850849"/>
      <w:bookmarkStart w:id="2660" w:name="_Toc192929336"/>
      <w:bookmarkStart w:id="2661" w:name="_Toc192935024"/>
      <w:bookmarkStart w:id="2662" w:name="_Toc193016372"/>
      <w:bookmarkStart w:id="2663" w:name="_Toc192335525"/>
      <w:bookmarkStart w:id="2664" w:name="_Toc192406052"/>
      <w:bookmarkStart w:id="2665" w:name="_Toc192408457"/>
      <w:bookmarkStart w:id="2666" w:name="_Toc192408903"/>
      <w:bookmarkStart w:id="2667" w:name="_Toc192496363"/>
      <w:bookmarkStart w:id="2668" w:name="_Toc192502568"/>
      <w:bookmarkStart w:id="2669" w:name="_Toc192509457"/>
      <w:bookmarkStart w:id="2670" w:name="_Toc192510178"/>
      <w:bookmarkStart w:id="2671" w:name="_Toc192516068"/>
      <w:bookmarkStart w:id="2672" w:name="_Toc192579171"/>
      <w:bookmarkStart w:id="2673" w:name="_Toc192581112"/>
      <w:bookmarkStart w:id="2674" w:name="_Toc192581554"/>
      <w:bookmarkStart w:id="2675" w:name="_Toc192762584"/>
      <w:bookmarkStart w:id="2676" w:name="_Toc192765158"/>
      <w:bookmarkStart w:id="2677" w:name="_Toc192765771"/>
      <w:bookmarkStart w:id="2678" w:name="_Toc192782323"/>
      <w:bookmarkStart w:id="2679" w:name="_Toc192782931"/>
      <w:bookmarkStart w:id="2680" w:name="_Toc192850850"/>
      <w:bookmarkStart w:id="2681" w:name="_Toc192929337"/>
      <w:bookmarkStart w:id="2682" w:name="_Toc192935025"/>
      <w:bookmarkStart w:id="2683" w:name="_Toc193016373"/>
      <w:bookmarkStart w:id="2684" w:name="_Toc192335526"/>
      <w:bookmarkStart w:id="2685" w:name="_Toc192406053"/>
      <w:bookmarkStart w:id="2686" w:name="_Toc192408458"/>
      <w:bookmarkStart w:id="2687" w:name="_Toc192408904"/>
      <w:bookmarkStart w:id="2688" w:name="_Toc192496364"/>
      <w:bookmarkStart w:id="2689" w:name="_Toc192502569"/>
      <w:bookmarkStart w:id="2690" w:name="_Toc192509458"/>
      <w:bookmarkStart w:id="2691" w:name="_Toc192510179"/>
      <w:bookmarkStart w:id="2692" w:name="_Toc192516069"/>
      <w:bookmarkStart w:id="2693" w:name="_Toc192579172"/>
      <w:bookmarkStart w:id="2694" w:name="_Toc192581113"/>
      <w:bookmarkStart w:id="2695" w:name="_Toc192581555"/>
      <w:bookmarkStart w:id="2696" w:name="_Toc192762585"/>
      <w:bookmarkStart w:id="2697" w:name="_Toc192765159"/>
      <w:bookmarkStart w:id="2698" w:name="_Toc192765772"/>
      <w:bookmarkStart w:id="2699" w:name="_Toc192782324"/>
      <w:bookmarkStart w:id="2700" w:name="_Toc192782932"/>
      <w:bookmarkStart w:id="2701" w:name="_Toc192850851"/>
      <w:bookmarkStart w:id="2702" w:name="_Toc192929338"/>
      <w:bookmarkStart w:id="2703" w:name="_Toc192935026"/>
      <w:bookmarkStart w:id="2704" w:name="_Toc193016374"/>
      <w:bookmarkStart w:id="2705" w:name="_Toc192335527"/>
      <w:bookmarkStart w:id="2706" w:name="_Toc192406054"/>
      <w:bookmarkStart w:id="2707" w:name="_Toc192408459"/>
      <w:bookmarkStart w:id="2708" w:name="_Toc192408905"/>
      <w:bookmarkStart w:id="2709" w:name="_Toc192496365"/>
      <w:bookmarkStart w:id="2710" w:name="_Toc192502570"/>
      <w:bookmarkStart w:id="2711" w:name="_Toc192509459"/>
      <w:bookmarkStart w:id="2712" w:name="_Toc192510180"/>
      <w:bookmarkStart w:id="2713" w:name="_Toc192516070"/>
      <w:bookmarkStart w:id="2714" w:name="_Toc192579173"/>
      <w:bookmarkStart w:id="2715" w:name="_Toc192581114"/>
      <w:bookmarkStart w:id="2716" w:name="_Toc192581556"/>
      <w:bookmarkStart w:id="2717" w:name="_Toc192762586"/>
      <w:bookmarkStart w:id="2718" w:name="_Toc192765160"/>
      <w:bookmarkStart w:id="2719" w:name="_Toc192765773"/>
      <w:bookmarkStart w:id="2720" w:name="_Toc192782325"/>
      <w:bookmarkStart w:id="2721" w:name="_Toc192782933"/>
      <w:bookmarkStart w:id="2722" w:name="_Toc192850852"/>
      <w:bookmarkStart w:id="2723" w:name="_Toc192929339"/>
      <w:bookmarkStart w:id="2724" w:name="_Toc192935027"/>
      <w:bookmarkStart w:id="2725" w:name="_Toc193016375"/>
      <w:bookmarkStart w:id="2726" w:name="_Toc192335528"/>
      <w:bookmarkStart w:id="2727" w:name="_Toc192406055"/>
      <w:bookmarkStart w:id="2728" w:name="_Toc192408460"/>
      <w:bookmarkStart w:id="2729" w:name="_Toc192408906"/>
      <w:bookmarkStart w:id="2730" w:name="_Toc192496366"/>
      <w:bookmarkStart w:id="2731" w:name="_Toc192502571"/>
      <w:bookmarkStart w:id="2732" w:name="_Toc192509460"/>
      <w:bookmarkStart w:id="2733" w:name="_Toc192510181"/>
      <w:bookmarkStart w:id="2734" w:name="_Toc192516071"/>
      <w:bookmarkStart w:id="2735" w:name="_Toc192579174"/>
      <w:bookmarkStart w:id="2736" w:name="_Toc192581115"/>
      <w:bookmarkStart w:id="2737" w:name="_Toc192581557"/>
      <w:bookmarkStart w:id="2738" w:name="_Toc192762587"/>
      <w:bookmarkStart w:id="2739" w:name="_Toc192765161"/>
      <w:bookmarkStart w:id="2740" w:name="_Toc192765774"/>
      <w:bookmarkStart w:id="2741" w:name="_Toc192782326"/>
      <w:bookmarkStart w:id="2742" w:name="_Toc192782934"/>
      <w:bookmarkStart w:id="2743" w:name="_Toc192850853"/>
      <w:bookmarkStart w:id="2744" w:name="_Toc192929340"/>
      <w:bookmarkStart w:id="2745" w:name="_Toc192935028"/>
      <w:bookmarkStart w:id="2746" w:name="_Toc193016376"/>
      <w:bookmarkStart w:id="2747" w:name="_Toc192335529"/>
      <w:bookmarkStart w:id="2748" w:name="_Toc192406056"/>
      <w:bookmarkStart w:id="2749" w:name="_Toc192408461"/>
      <w:bookmarkStart w:id="2750" w:name="_Toc192408907"/>
      <w:bookmarkStart w:id="2751" w:name="_Toc192496367"/>
      <w:bookmarkStart w:id="2752" w:name="_Toc192502572"/>
      <w:bookmarkStart w:id="2753" w:name="_Toc192509461"/>
      <w:bookmarkStart w:id="2754" w:name="_Toc192510182"/>
      <w:bookmarkStart w:id="2755" w:name="_Toc192516072"/>
      <w:bookmarkStart w:id="2756" w:name="_Toc192579175"/>
      <w:bookmarkStart w:id="2757" w:name="_Toc192581116"/>
      <w:bookmarkStart w:id="2758" w:name="_Toc192581558"/>
      <w:bookmarkStart w:id="2759" w:name="_Toc192762588"/>
      <w:bookmarkStart w:id="2760" w:name="_Toc192765162"/>
      <w:bookmarkStart w:id="2761" w:name="_Toc192765775"/>
      <w:bookmarkStart w:id="2762" w:name="_Toc192782327"/>
      <w:bookmarkStart w:id="2763" w:name="_Toc192782935"/>
      <w:bookmarkStart w:id="2764" w:name="_Toc192850854"/>
      <w:bookmarkStart w:id="2765" w:name="_Toc192929341"/>
      <w:bookmarkStart w:id="2766" w:name="_Toc192935029"/>
      <w:bookmarkStart w:id="2767" w:name="_Toc193016377"/>
      <w:bookmarkStart w:id="2768" w:name="_Toc192335530"/>
      <w:bookmarkStart w:id="2769" w:name="_Toc192406057"/>
      <w:bookmarkStart w:id="2770" w:name="_Toc192408462"/>
      <w:bookmarkStart w:id="2771" w:name="_Toc192408908"/>
      <w:bookmarkStart w:id="2772" w:name="_Toc192496368"/>
      <w:bookmarkStart w:id="2773" w:name="_Toc192502573"/>
      <w:bookmarkStart w:id="2774" w:name="_Toc192509462"/>
      <w:bookmarkStart w:id="2775" w:name="_Toc192510183"/>
      <w:bookmarkStart w:id="2776" w:name="_Toc192516073"/>
      <w:bookmarkStart w:id="2777" w:name="_Toc192579176"/>
      <w:bookmarkStart w:id="2778" w:name="_Toc192581117"/>
      <w:bookmarkStart w:id="2779" w:name="_Toc192581559"/>
      <w:bookmarkStart w:id="2780" w:name="_Toc192762589"/>
      <w:bookmarkStart w:id="2781" w:name="_Toc192765163"/>
      <w:bookmarkStart w:id="2782" w:name="_Toc192765776"/>
      <w:bookmarkStart w:id="2783" w:name="_Toc192782328"/>
      <w:bookmarkStart w:id="2784" w:name="_Toc192782936"/>
      <w:bookmarkStart w:id="2785" w:name="_Toc192850855"/>
      <w:bookmarkStart w:id="2786" w:name="_Toc192929342"/>
      <w:bookmarkStart w:id="2787" w:name="_Toc192935030"/>
      <w:bookmarkStart w:id="2788" w:name="_Toc193016378"/>
      <w:bookmarkStart w:id="2789" w:name="_Toc192335531"/>
      <w:bookmarkStart w:id="2790" w:name="_Toc192406058"/>
      <w:bookmarkStart w:id="2791" w:name="_Toc192408463"/>
      <w:bookmarkStart w:id="2792" w:name="_Toc192408909"/>
      <w:bookmarkStart w:id="2793" w:name="_Toc192496369"/>
      <w:bookmarkStart w:id="2794" w:name="_Toc192502574"/>
      <w:bookmarkStart w:id="2795" w:name="_Toc192509463"/>
      <w:bookmarkStart w:id="2796" w:name="_Toc192510184"/>
      <w:bookmarkStart w:id="2797" w:name="_Toc192516074"/>
      <w:bookmarkStart w:id="2798" w:name="_Toc192579177"/>
      <w:bookmarkStart w:id="2799" w:name="_Toc192581118"/>
      <w:bookmarkStart w:id="2800" w:name="_Toc192581560"/>
      <w:bookmarkStart w:id="2801" w:name="_Toc192762590"/>
      <w:bookmarkStart w:id="2802" w:name="_Toc192765164"/>
      <w:bookmarkStart w:id="2803" w:name="_Toc192765777"/>
      <w:bookmarkStart w:id="2804" w:name="_Toc192782329"/>
      <w:bookmarkStart w:id="2805" w:name="_Toc192782937"/>
      <w:bookmarkStart w:id="2806" w:name="_Toc192850856"/>
      <w:bookmarkStart w:id="2807" w:name="_Toc192929343"/>
      <w:bookmarkStart w:id="2808" w:name="_Toc192935031"/>
      <w:bookmarkStart w:id="2809" w:name="_Toc193016379"/>
      <w:bookmarkStart w:id="2810" w:name="_Toc192335532"/>
      <w:bookmarkStart w:id="2811" w:name="_Toc192406059"/>
      <w:bookmarkStart w:id="2812" w:name="_Toc192408464"/>
      <w:bookmarkStart w:id="2813" w:name="_Toc192408910"/>
      <w:bookmarkStart w:id="2814" w:name="_Toc192496370"/>
      <w:bookmarkStart w:id="2815" w:name="_Toc192502575"/>
      <w:bookmarkStart w:id="2816" w:name="_Toc192509464"/>
      <w:bookmarkStart w:id="2817" w:name="_Toc192510185"/>
      <w:bookmarkStart w:id="2818" w:name="_Toc192516075"/>
      <w:bookmarkStart w:id="2819" w:name="_Toc192579178"/>
      <w:bookmarkStart w:id="2820" w:name="_Toc192581119"/>
      <w:bookmarkStart w:id="2821" w:name="_Toc192581561"/>
      <w:bookmarkStart w:id="2822" w:name="_Toc192762591"/>
      <w:bookmarkStart w:id="2823" w:name="_Toc192765165"/>
      <w:bookmarkStart w:id="2824" w:name="_Toc192765778"/>
      <w:bookmarkStart w:id="2825" w:name="_Toc192782330"/>
      <w:bookmarkStart w:id="2826" w:name="_Toc192782938"/>
      <w:bookmarkStart w:id="2827" w:name="_Toc192850857"/>
      <w:bookmarkStart w:id="2828" w:name="_Toc192929344"/>
      <w:bookmarkStart w:id="2829" w:name="_Toc192935032"/>
      <w:bookmarkStart w:id="2830" w:name="_Toc193016380"/>
      <w:bookmarkStart w:id="2831" w:name="_Toc192335533"/>
      <w:bookmarkStart w:id="2832" w:name="_Toc192406060"/>
      <w:bookmarkStart w:id="2833" w:name="_Toc192408465"/>
      <w:bookmarkStart w:id="2834" w:name="_Toc192408911"/>
      <w:bookmarkStart w:id="2835" w:name="_Toc192496371"/>
      <w:bookmarkStart w:id="2836" w:name="_Toc192502576"/>
      <w:bookmarkStart w:id="2837" w:name="_Toc192509465"/>
      <w:bookmarkStart w:id="2838" w:name="_Toc192510186"/>
      <w:bookmarkStart w:id="2839" w:name="_Toc192516076"/>
      <w:bookmarkStart w:id="2840" w:name="_Toc192579179"/>
      <w:bookmarkStart w:id="2841" w:name="_Toc192581120"/>
      <w:bookmarkStart w:id="2842" w:name="_Toc192581562"/>
      <w:bookmarkStart w:id="2843" w:name="_Toc192762592"/>
      <w:bookmarkStart w:id="2844" w:name="_Toc192765166"/>
      <w:bookmarkStart w:id="2845" w:name="_Toc192765779"/>
      <w:bookmarkStart w:id="2846" w:name="_Toc192782331"/>
      <w:bookmarkStart w:id="2847" w:name="_Toc192782939"/>
      <w:bookmarkStart w:id="2848" w:name="_Toc192850858"/>
      <w:bookmarkStart w:id="2849" w:name="_Toc192929345"/>
      <w:bookmarkStart w:id="2850" w:name="_Toc192935033"/>
      <w:bookmarkStart w:id="2851" w:name="_Toc193016381"/>
      <w:bookmarkStart w:id="2852" w:name="_Toc192335534"/>
      <w:bookmarkStart w:id="2853" w:name="_Toc192406061"/>
      <w:bookmarkStart w:id="2854" w:name="_Toc192408466"/>
      <w:bookmarkStart w:id="2855" w:name="_Toc192408912"/>
      <w:bookmarkStart w:id="2856" w:name="_Toc192496372"/>
      <w:bookmarkStart w:id="2857" w:name="_Toc192502577"/>
      <w:bookmarkStart w:id="2858" w:name="_Toc192509466"/>
      <w:bookmarkStart w:id="2859" w:name="_Toc192510187"/>
      <w:bookmarkStart w:id="2860" w:name="_Toc192516077"/>
      <w:bookmarkStart w:id="2861" w:name="_Toc192579180"/>
      <w:bookmarkStart w:id="2862" w:name="_Toc192581121"/>
      <w:bookmarkStart w:id="2863" w:name="_Toc192581563"/>
      <w:bookmarkStart w:id="2864" w:name="_Toc192762593"/>
      <w:bookmarkStart w:id="2865" w:name="_Toc192765167"/>
      <w:bookmarkStart w:id="2866" w:name="_Toc192765780"/>
      <w:bookmarkStart w:id="2867" w:name="_Toc192782332"/>
      <w:bookmarkStart w:id="2868" w:name="_Toc192782940"/>
      <w:bookmarkStart w:id="2869" w:name="_Toc192850859"/>
      <w:bookmarkStart w:id="2870" w:name="_Toc192929346"/>
      <w:bookmarkStart w:id="2871" w:name="_Toc192935034"/>
      <w:bookmarkStart w:id="2872" w:name="_Toc193016382"/>
      <w:bookmarkStart w:id="2873" w:name="_Toc192335535"/>
      <w:bookmarkStart w:id="2874" w:name="_Toc192406062"/>
      <w:bookmarkStart w:id="2875" w:name="_Toc192408467"/>
      <w:bookmarkStart w:id="2876" w:name="_Toc192408913"/>
      <w:bookmarkStart w:id="2877" w:name="_Toc192496373"/>
      <w:bookmarkStart w:id="2878" w:name="_Toc192502578"/>
      <w:bookmarkStart w:id="2879" w:name="_Toc192509467"/>
      <w:bookmarkStart w:id="2880" w:name="_Toc192510188"/>
      <w:bookmarkStart w:id="2881" w:name="_Toc192516078"/>
      <w:bookmarkStart w:id="2882" w:name="_Toc192579181"/>
      <w:bookmarkStart w:id="2883" w:name="_Toc192581122"/>
      <w:bookmarkStart w:id="2884" w:name="_Toc192581564"/>
      <w:bookmarkStart w:id="2885" w:name="_Toc192762594"/>
      <w:bookmarkStart w:id="2886" w:name="_Toc192765168"/>
      <w:bookmarkStart w:id="2887" w:name="_Toc192765781"/>
      <w:bookmarkStart w:id="2888" w:name="_Toc192782333"/>
      <w:bookmarkStart w:id="2889" w:name="_Toc192782941"/>
      <w:bookmarkStart w:id="2890" w:name="_Toc192850860"/>
      <w:bookmarkStart w:id="2891" w:name="_Toc192929347"/>
      <w:bookmarkStart w:id="2892" w:name="_Toc192935035"/>
      <w:bookmarkStart w:id="2893" w:name="_Toc193016383"/>
      <w:bookmarkStart w:id="2894" w:name="_Toc192335536"/>
      <w:bookmarkStart w:id="2895" w:name="_Toc192406063"/>
      <w:bookmarkStart w:id="2896" w:name="_Toc192408468"/>
      <w:bookmarkStart w:id="2897" w:name="_Toc192408914"/>
      <w:bookmarkStart w:id="2898" w:name="_Toc192496374"/>
      <w:bookmarkStart w:id="2899" w:name="_Toc192502579"/>
      <w:bookmarkStart w:id="2900" w:name="_Toc192509468"/>
      <w:bookmarkStart w:id="2901" w:name="_Toc192510189"/>
      <w:bookmarkStart w:id="2902" w:name="_Toc192516079"/>
      <w:bookmarkStart w:id="2903" w:name="_Toc192579182"/>
      <w:bookmarkStart w:id="2904" w:name="_Toc192581123"/>
      <w:bookmarkStart w:id="2905" w:name="_Toc192581565"/>
      <w:bookmarkStart w:id="2906" w:name="_Toc192762595"/>
      <w:bookmarkStart w:id="2907" w:name="_Toc192765169"/>
      <w:bookmarkStart w:id="2908" w:name="_Toc192765782"/>
      <w:bookmarkStart w:id="2909" w:name="_Toc192782334"/>
      <w:bookmarkStart w:id="2910" w:name="_Toc192782942"/>
      <w:bookmarkStart w:id="2911" w:name="_Toc192850861"/>
      <w:bookmarkStart w:id="2912" w:name="_Toc192929348"/>
      <w:bookmarkStart w:id="2913" w:name="_Toc192935036"/>
      <w:bookmarkStart w:id="2914" w:name="_Toc193016384"/>
      <w:bookmarkStart w:id="2915" w:name="_Toc192335537"/>
      <w:bookmarkStart w:id="2916" w:name="_Toc192406064"/>
      <w:bookmarkStart w:id="2917" w:name="_Toc192408469"/>
      <w:bookmarkStart w:id="2918" w:name="_Toc192408915"/>
      <w:bookmarkStart w:id="2919" w:name="_Toc192496375"/>
      <w:bookmarkStart w:id="2920" w:name="_Toc192502580"/>
      <w:bookmarkStart w:id="2921" w:name="_Toc192509469"/>
      <w:bookmarkStart w:id="2922" w:name="_Toc192510190"/>
      <w:bookmarkStart w:id="2923" w:name="_Toc192516080"/>
      <w:bookmarkStart w:id="2924" w:name="_Toc192579183"/>
      <w:bookmarkStart w:id="2925" w:name="_Toc192581124"/>
      <w:bookmarkStart w:id="2926" w:name="_Toc192581566"/>
      <w:bookmarkStart w:id="2927" w:name="_Toc192762596"/>
      <w:bookmarkStart w:id="2928" w:name="_Toc192765170"/>
      <w:bookmarkStart w:id="2929" w:name="_Toc192765783"/>
      <w:bookmarkStart w:id="2930" w:name="_Toc192782335"/>
      <w:bookmarkStart w:id="2931" w:name="_Toc192782943"/>
      <w:bookmarkStart w:id="2932" w:name="_Toc192850862"/>
      <w:bookmarkStart w:id="2933" w:name="_Toc192929349"/>
      <w:bookmarkStart w:id="2934" w:name="_Toc192935037"/>
      <w:bookmarkStart w:id="2935" w:name="_Toc193016385"/>
      <w:bookmarkStart w:id="2936" w:name="_Toc192335647"/>
      <w:bookmarkStart w:id="2937" w:name="_Toc192406174"/>
      <w:bookmarkStart w:id="2938" w:name="_Toc192408579"/>
      <w:bookmarkStart w:id="2939" w:name="_Toc192409025"/>
      <w:bookmarkStart w:id="2940" w:name="_Toc192496485"/>
      <w:bookmarkStart w:id="2941" w:name="_Toc192502690"/>
      <w:bookmarkStart w:id="2942" w:name="_Toc192509579"/>
      <w:bookmarkStart w:id="2943" w:name="_Toc192510300"/>
      <w:bookmarkStart w:id="2944" w:name="_Toc192516190"/>
      <w:bookmarkStart w:id="2945" w:name="_Toc192579293"/>
      <w:bookmarkStart w:id="2946" w:name="_Toc192581234"/>
      <w:bookmarkStart w:id="2947" w:name="_Toc192581676"/>
      <w:bookmarkStart w:id="2948" w:name="_Toc192762706"/>
      <w:bookmarkStart w:id="2949" w:name="_Toc192765280"/>
      <w:bookmarkStart w:id="2950" w:name="_Toc192765893"/>
      <w:bookmarkStart w:id="2951" w:name="_Toc192782445"/>
      <w:bookmarkStart w:id="2952" w:name="_Toc192783053"/>
      <w:bookmarkStart w:id="2953" w:name="_Toc192850972"/>
      <w:bookmarkStart w:id="2954" w:name="_Toc192929459"/>
      <w:bookmarkStart w:id="2955" w:name="_Toc192935147"/>
      <w:bookmarkStart w:id="2956" w:name="_Toc193016495"/>
      <w:bookmarkStart w:id="2957" w:name="_Toc192335648"/>
      <w:bookmarkStart w:id="2958" w:name="_Toc192406175"/>
      <w:bookmarkStart w:id="2959" w:name="_Toc192408580"/>
      <w:bookmarkStart w:id="2960" w:name="_Toc192409026"/>
      <w:bookmarkStart w:id="2961" w:name="_Toc192496486"/>
      <w:bookmarkStart w:id="2962" w:name="_Toc192502691"/>
      <w:bookmarkStart w:id="2963" w:name="_Toc192509580"/>
      <w:bookmarkStart w:id="2964" w:name="_Toc192510301"/>
      <w:bookmarkStart w:id="2965" w:name="_Toc192516191"/>
      <w:bookmarkStart w:id="2966" w:name="_Toc192579294"/>
      <w:bookmarkStart w:id="2967" w:name="_Toc192581235"/>
      <w:bookmarkStart w:id="2968" w:name="_Toc192581677"/>
      <w:bookmarkStart w:id="2969" w:name="_Toc192762707"/>
      <w:bookmarkStart w:id="2970" w:name="_Toc192765281"/>
      <w:bookmarkStart w:id="2971" w:name="_Toc192765894"/>
      <w:bookmarkStart w:id="2972" w:name="_Toc192782446"/>
      <w:bookmarkStart w:id="2973" w:name="_Toc192783054"/>
      <w:bookmarkStart w:id="2974" w:name="_Toc192850973"/>
      <w:bookmarkStart w:id="2975" w:name="_Toc192929460"/>
      <w:bookmarkStart w:id="2976" w:name="_Toc192935148"/>
      <w:bookmarkStart w:id="2977" w:name="_Toc193016496"/>
      <w:bookmarkStart w:id="2978" w:name="_Ref190771233"/>
      <w:bookmarkStart w:id="2979" w:name="_Toc19851830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r>
        <w:t>O</w:t>
      </w:r>
      <w:r w:rsidR="002D20D8" w:rsidRPr="00725372">
        <w:t>peration Modes and Associated Performances of the Cryogenic System</w:t>
      </w:r>
      <w:bookmarkEnd w:id="2978"/>
      <w:bookmarkEnd w:id="2979"/>
    </w:p>
    <w:p w14:paraId="1E3585BE" w14:textId="52986B5F" w:rsidR="00766AC3" w:rsidRPr="00725372" w:rsidRDefault="00B51E11" w:rsidP="00766AC3">
      <w:pPr>
        <w:pStyle w:val="Heading3numbered"/>
      </w:pPr>
      <w:bookmarkStart w:id="2980" w:name="_Toc192496488"/>
      <w:bookmarkStart w:id="2981" w:name="_Toc192502693"/>
      <w:bookmarkStart w:id="2982" w:name="_Toc192509582"/>
      <w:bookmarkStart w:id="2983" w:name="_Toc192510303"/>
      <w:bookmarkStart w:id="2984" w:name="_Toc192516193"/>
      <w:bookmarkStart w:id="2985" w:name="_Toc192579296"/>
      <w:bookmarkStart w:id="2986" w:name="_Toc192581237"/>
      <w:bookmarkStart w:id="2987" w:name="_Toc192581679"/>
      <w:bookmarkStart w:id="2988" w:name="_Toc192762709"/>
      <w:bookmarkStart w:id="2989" w:name="_Toc192765283"/>
      <w:bookmarkStart w:id="2990" w:name="_Toc192765896"/>
      <w:bookmarkStart w:id="2991" w:name="_Toc192782448"/>
      <w:bookmarkStart w:id="2992" w:name="_Toc192783056"/>
      <w:bookmarkStart w:id="2993" w:name="_Toc192850975"/>
      <w:bookmarkStart w:id="2994" w:name="_Toc192929462"/>
      <w:bookmarkStart w:id="2995" w:name="_Toc192935150"/>
      <w:bookmarkStart w:id="2996" w:name="_Toc193016498"/>
      <w:bookmarkStart w:id="2997" w:name="_Ref191381700"/>
      <w:bookmarkStart w:id="2998" w:name="_Ref192409661"/>
      <w:bookmarkStart w:id="2999" w:name="_Toc198518303"/>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r>
        <w:t xml:space="preserve">Lifetime and </w:t>
      </w:r>
      <w:r w:rsidR="008F2CF9" w:rsidRPr="00725372">
        <w:t xml:space="preserve">annual </w:t>
      </w:r>
      <w:r w:rsidR="00766AC3" w:rsidRPr="00725372">
        <w:t>operation</w:t>
      </w:r>
      <w:bookmarkEnd w:id="2997"/>
      <w:r w:rsidR="008527E9" w:rsidRPr="00725372">
        <w:t xml:space="preserve"> schedule</w:t>
      </w:r>
      <w:bookmarkEnd w:id="2998"/>
      <w:bookmarkEnd w:id="2999"/>
    </w:p>
    <w:p w14:paraId="3A98714B" w14:textId="3BC9034F" w:rsidR="00E166B1" w:rsidRDefault="00023D12" w:rsidP="0033020A">
      <w:pPr>
        <w:pStyle w:val="SysReq1"/>
        <w:rPr>
          <w:lang w:val="en-GB"/>
        </w:rPr>
      </w:pPr>
      <w:bookmarkStart w:id="3000" w:name="_Toc198519072"/>
      <w:r>
        <w:rPr>
          <w:lang w:val="en-GB"/>
        </w:rPr>
        <w:t xml:space="preserve">The </w:t>
      </w:r>
      <w:r w:rsidR="00A156C9">
        <w:rPr>
          <w:lang w:val="en-GB"/>
        </w:rPr>
        <w:t>QPLANT</w:t>
      </w:r>
      <w:r>
        <w:rPr>
          <w:lang w:val="en-GB"/>
        </w:rPr>
        <w:t xml:space="preserve"> shall operate in “2K operation”  </w:t>
      </w:r>
      <w:r w:rsidR="00596A30">
        <w:rPr>
          <w:lang w:val="en-GB"/>
        </w:rPr>
        <w:t>uninterrupted</w:t>
      </w:r>
      <w:r>
        <w:rPr>
          <w:lang w:val="en-GB"/>
        </w:rPr>
        <w:t xml:space="preserve"> for at least</w:t>
      </w:r>
      <w:r w:rsidR="00E01F6A">
        <w:rPr>
          <w:lang w:val="en-GB"/>
        </w:rPr>
        <w:t xml:space="preserve"> 6 months</w:t>
      </w:r>
      <w:r w:rsidR="00F81CC7">
        <w:rPr>
          <w:lang w:val="en-GB"/>
        </w:rPr>
        <w:t>.</w:t>
      </w:r>
      <w:bookmarkEnd w:id="3000"/>
    </w:p>
    <w:p w14:paraId="4613F179" w14:textId="7C3F93A0" w:rsidR="00A94390" w:rsidRDefault="00A94390" w:rsidP="0033020A">
      <w:pPr>
        <w:pStyle w:val="SysReq1"/>
        <w:rPr>
          <w:lang w:val="en-GB"/>
        </w:rPr>
      </w:pPr>
      <w:bookmarkStart w:id="3001" w:name="_Toc198519073"/>
      <w:r>
        <w:rPr>
          <w:lang w:val="en-GB"/>
        </w:rPr>
        <w:t xml:space="preserve">The </w:t>
      </w:r>
      <w:r w:rsidR="00CA617B">
        <w:rPr>
          <w:lang w:val="en-GB"/>
        </w:rPr>
        <w:t xml:space="preserve">maintenance plan of the </w:t>
      </w:r>
      <w:r w:rsidR="00A156C9">
        <w:rPr>
          <w:lang w:val="en-GB"/>
        </w:rPr>
        <w:t>QPLANT</w:t>
      </w:r>
      <w:r>
        <w:rPr>
          <w:lang w:val="en-GB"/>
        </w:rPr>
        <w:t xml:space="preserve"> shall adhere to the following </w:t>
      </w:r>
      <w:r w:rsidR="002B2045">
        <w:rPr>
          <w:lang w:val="en-GB"/>
        </w:rPr>
        <w:t>constraints</w:t>
      </w:r>
      <w:r w:rsidR="00F81CC7">
        <w:rPr>
          <w:lang w:val="en-GB"/>
        </w:rPr>
        <w:t>:</w:t>
      </w:r>
      <w:bookmarkEnd w:id="3001"/>
    </w:p>
    <w:p w14:paraId="6F0692B5" w14:textId="0E1E4F4F" w:rsidR="00E166B1" w:rsidRDefault="009E56F8" w:rsidP="00A94390">
      <w:pPr>
        <w:pStyle w:val="SysReq2"/>
      </w:pPr>
      <w:r>
        <w:t xml:space="preserve">every 6 months, no more than </w:t>
      </w:r>
      <w:r w:rsidR="00E166B1">
        <w:t xml:space="preserve">10 days </w:t>
      </w:r>
      <w:r>
        <w:t xml:space="preserve">requiring </w:t>
      </w:r>
      <w:r w:rsidR="00E166B1">
        <w:t>“2K standby”.</w:t>
      </w:r>
    </w:p>
    <w:p w14:paraId="0C24B352" w14:textId="7D531C4F" w:rsidR="009E58D3" w:rsidRDefault="000F49F8" w:rsidP="00A94390">
      <w:pPr>
        <w:pStyle w:val="SysReq2"/>
      </w:pPr>
      <w:r>
        <w:t xml:space="preserve">every </w:t>
      </w:r>
      <w:r w:rsidR="008023DE">
        <w:t>1</w:t>
      </w:r>
      <w:r>
        <w:t xml:space="preserve"> </w:t>
      </w:r>
      <w:r w:rsidR="008023DE">
        <w:t>year</w:t>
      </w:r>
      <w:r>
        <w:t xml:space="preserve">, no more than </w:t>
      </w:r>
      <w:r w:rsidR="00C137C9">
        <w:t>2</w:t>
      </w:r>
      <w:r>
        <w:t>0 days requiring “</w:t>
      </w:r>
      <w:r w:rsidR="00C137C9">
        <w:t>4.5</w:t>
      </w:r>
      <w:r>
        <w:t>K standby”</w:t>
      </w:r>
    </w:p>
    <w:p w14:paraId="40D99EC6" w14:textId="7FE5768E" w:rsidR="00766AC3" w:rsidRDefault="00652A51" w:rsidP="00C43B72">
      <w:pPr>
        <w:pStyle w:val="SysReq2"/>
      </w:pPr>
      <w:r>
        <w:t>every 5 years, no more than 60 days requiring “warm stop”</w:t>
      </w:r>
    </w:p>
    <w:p w14:paraId="7E712E38" w14:textId="58D8A256" w:rsidR="000D3C95" w:rsidRPr="00C43B72" w:rsidRDefault="000D3C95" w:rsidP="00C43B72">
      <w:pPr>
        <w:pStyle w:val="SysReq2"/>
      </w:pPr>
      <w:r>
        <w:t>every 10 years, no more than 120 days requiring “warm stop”</w:t>
      </w:r>
    </w:p>
    <w:p w14:paraId="77ACE326" w14:textId="750C5639" w:rsidR="00766AC3" w:rsidRDefault="00766AC3" w:rsidP="00766AC3">
      <w:pPr>
        <w:pStyle w:val="SysReq1"/>
        <w:rPr>
          <w:lang w:val="en-GB"/>
        </w:rPr>
      </w:pPr>
      <w:bookmarkStart w:id="3002" w:name="_Toc198519074"/>
      <w:r w:rsidRPr="00725372">
        <w:rPr>
          <w:lang w:val="en-GB"/>
        </w:rPr>
        <w:t xml:space="preserve">The </w:t>
      </w:r>
      <w:r w:rsidR="00A156C9">
        <w:rPr>
          <w:lang w:val="en-GB"/>
        </w:rPr>
        <w:t>QPLANT</w:t>
      </w:r>
      <w:r w:rsidRPr="00725372">
        <w:rPr>
          <w:lang w:val="en-GB"/>
        </w:rPr>
        <w:t xml:space="preserve"> shall </w:t>
      </w:r>
      <w:r w:rsidR="00194957">
        <w:rPr>
          <w:lang w:val="en-GB"/>
        </w:rPr>
        <w:t xml:space="preserve">have a </w:t>
      </w:r>
      <w:r w:rsidRPr="00725372">
        <w:rPr>
          <w:lang w:val="en-GB"/>
        </w:rPr>
        <w:t xml:space="preserve">lifetime of at least </w:t>
      </w:r>
      <w:r w:rsidR="000F46DE">
        <w:rPr>
          <w:lang w:val="en-GB"/>
        </w:rPr>
        <w:t>4</w:t>
      </w:r>
      <w:r w:rsidRPr="00725372">
        <w:rPr>
          <w:lang w:val="en-GB"/>
        </w:rPr>
        <w:t>0 years</w:t>
      </w:r>
      <w:r w:rsidR="000F46DE">
        <w:rPr>
          <w:lang w:val="en-GB"/>
        </w:rPr>
        <w:t>.</w:t>
      </w:r>
      <w:bookmarkEnd w:id="3002"/>
    </w:p>
    <w:p w14:paraId="09A1A9F8" w14:textId="50D4AE1E" w:rsidR="00194957" w:rsidRPr="00725372" w:rsidRDefault="00194957" w:rsidP="00766AC3">
      <w:pPr>
        <w:pStyle w:val="SysReq1"/>
        <w:rPr>
          <w:lang w:val="en-GB"/>
        </w:rPr>
      </w:pPr>
      <w:bookmarkStart w:id="3003" w:name="_Toc198519075"/>
      <w:r w:rsidRPr="00725372">
        <w:rPr>
          <w:lang w:val="en-GB"/>
        </w:rPr>
        <w:t xml:space="preserve">The </w:t>
      </w:r>
      <w:r w:rsidR="00A156C9">
        <w:rPr>
          <w:lang w:val="en-GB"/>
        </w:rPr>
        <w:t>QPLANT</w:t>
      </w:r>
      <w:r w:rsidRPr="00725372">
        <w:rPr>
          <w:lang w:val="en-GB"/>
        </w:rPr>
        <w:t xml:space="preserve"> shall </w:t>
      </w:r>
      <w:r>
        <w:rPr>
          <w:lang w:val="en-GB"/>
        </w:rPr>
        <w:t xml:space="preserve">withstand </w:t>
      </w:r>
      <w:r w:rsidRPr="00725372">
        <w:rPr>
          <w:lang w:val="en-GB"/>
        </w:rPr>
        <w:t xml:space="preserve">at least 50 warm-up/cool-down cycles </w:t>
      </w:r>
      <w:r w:rsidR="00C006C2">
        <w:rPr>
          <w:lang w:val="en-GB"/>
        </w:rPr>
        <w:t xml:space="preserve">(between 300 and 2K) </w:t>
      </w:r>
      <w:r w:rsidRPr="00725372">
        <w:rPr>
          <w:lang w:val="en-GB"/>
        </w:rPr>
        <w:t xml:space="preserve">during </w:t>
      </w:r>
      <w:r>
        <w:rPr>
          <w:lang w:val="en-GB"/>
        </w:rPr>
        <w:t>its</w:t>
      </w:r>
      <w:r w:rsidRPr="00725372">
        <w:rPr>
          <w:lang w:val="en-GB"/>
        </w:rPr>
        <w:t xml:space="preserve"> lifetime.</w:t>
      </w:r>
      <w:bookmarkEnd w:id="3003"/>
    </w:p>
    <w:p w14:paraId="018C27BC" w14:textId="56A4AD21" w:rsidR="0054428C" w:rsidRPr="00725372" w:rsidRDefault="00064252" w:rsidP="0054428C">
      <w:pPr>
        <w:pStyle w:val="Heading3numbered"/>
      </w:pPr>
      <w:bookmarkStart w:id="3004" w:name="_Toc198518304"/>
      <w:r>
        <w:t>Stead state o</w:t>
      </w:r>
      <w:r w:rsidR="00122E1E">
        <w:t>perational scenarios</w:t>
      </w:r>
      <w:bookmarkEnd w:id="3004"/>
    </w:p>
    <w:p w14:paraId="48A2C0F4" w14:textId="74E14738" w:rsidR="0054428C" w:rsidRPr="008A7B52" w:rsidRDefault="0054428C" w:rsidP="008A7B52">
      <w:pPr>
        <w:pStyle w:val="SysReq1"/>
        <w:rPr>
          <w:lang w:val="en-GB"/>
        </w:rPr>
      </w:pPr>
      <w:bookmarkStart w:id="3005" w:name="_Toc198519076"/>
      <w:r w:rsidRPr="00725372">
        <w:rPr>
          <w:lang w:val="en-GB"/>
        </w:rPr>
        <w:t xml:space="preserve">The </w:t>
      </w:r>
      <w:r w:rsidR="00A156C9">
        <w:rPr>
          <w:lang w:val="en-GB"/>
        </w:rPr>
        <w:t>QPLANT</w:t>
      </w:r>
      <w:r w:rsidRPr="00725372">
        <w:rPr>
          <w:lang w:val="en-GB"/>
        </w:rPr>
        <w:t xml:space="preserve"> shall </w:t>
      </w:r>
      <w:r w:rsidR="008A7B52">
        <w:rPr>
          <w:lang w:val="en-GB"/>
        </w:rPr>
        <w:t>operate</w:t>
      </w:r>
      <w:r w:rsidRPr="00725372">
        <w:rPr>
          <w:lang w:val="en-GB"/>
        </w:rPr>
        <w:t xml:space="preserve"> </w:t>
      </w:r>
      <w:r w:rsidR="008A7B52">
        <w:rPr>
          <w:lang w:val="en-GB"/>
        </w:rPr>
        <w:t xml:space="preserve">in the </w:t>
      </w:r>
      <w:r w:rsidR="00345EA1">
        <w:rPr>
          <w:lang w:val="en-GB"/>
        </w:rPr>
        <w:t xml:space="preserve">operations </w:t>
      </w:r>
      <w:r w:rsidR="00D05D96">
        <w:rPr>
          <w:lang w:val="en-GB"/>
        </w:rPr>
        <w:t>scenarios</w:t>
      </w:r>
      <w:r w:rsidR="008A7B52">
        <w:rPr>
          <w:lang w:val="en-GB"/>
        </w:rPr>
        <w:t xml:space="preserve"> given in </w:t>
      </w:r>
      <w:r w:rsidR="00192E67">
        <w:rPr>
          <w:rStyle w:val="AAReferencedChar"/>
        </w:rPr>
        <w:fldChar w:fldCharType="begin"/>
      </w:r>
      <w:r w:rsidR="00192E67">
        <w:rPr>
          <w:rStyle w:val="AAReferencedChar"/>
        </w:rPr>
        <w:instrText xml:space="preserve"> REF _Ref192158138 \h </w:instrText>
      </w:r>
      <w:r w:rsidR="00192E67">
        <w:rPr>
          <w:rStyle w:val="AAReferencedChar"/>
        </w:rPr>
      </w:r>
      <w:r w:rsidR="00192E67">
        <w:rPr>
          <w:rStyle w:val="AAReferencedChar"/>
        </w:rPr>
        <w:fldChar w:fldCharType="separate"/>
      </w:r>
      <w:r w:rsidR="00711812" w:rsidRPr="00725372">
        <w:rPr>
          <w:lang w:eastAsia="fr-FR"/>
        </w:rPr>
        <w:t xml:space="preserve">Table </w:t>
      </w:r>
      <w:r w:rsidR="00711812">
        <w:rPr>
          <w:noProof/>
          <w:lang w:eastAsia="fr-FR"/>
        </w:rPr>
        <w:t>2</w:t>
      </w:r>
      <w:bookmarkEnd w:id="3005"/>
      <w:r w:rsidR="00192E67">
        <w:rPr>
          <w:rStyle w:val="AAReferencedChar"/>
        </w:rPr>
        <w:fldChar w:fldCharType="end"/>
      </w:r>
      <w:r w:rsidRPr="00725372">
        <w:rPr>
          <w:lang w:val="en-GB"/>
        </w:rPr>
        <w:t xml:space="preserve"> </w:t>
      </w:r>
    </w:p>
    <w:p w14:paraId="5F0C12AC" w14:textId="7A94DE79" w:rsidR="0054428C" w:rsidRPr="00725372" w:rsidRDefault="0054428C" w:rsidP="0054428C">
      <w:pPr>
        <w:pStyle w:val="Caption"/>
        <w:ind w:left="1080"/>
        <w:rPr>
          <w:lang w:eastAsia="fr-FR"/>
        </w:rPr>
      </w:pPr>
      <w:bookmarkStart w:id="3006" w:name="_Ref192158138"/>
      <w:bookmarkStart w:id="3007" w:name="_Toc195865372"/>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711812">
        <w:rPr>
          <w:noProof/>
          <w:lang w:eastAsia="fr-FR"/>
        </w:rPr>
        <w:t>2</w:t>
      </w:r>
      <w:r w:rsidRPr="00725372">
        <w:rPr>
          <w:lang w:eastAsia="fr-FR"/>
        </w:rPr>
        <w:fldChar w:fldCharType="end"/>
      </w:r>
      <w:bookmarkEnd w:id="3006"/>
      <w:r w:rsidRPr="00725372">
        <w:rPr>
          <w:lang w:eastAsia="fr-FR"/>
        </w:rPr>
        <w:t xml:space="preserve"> Operational Scenarios of the Cryogenic System</w:t>
      </w:r>
      <w:bookmarkEnd w:id="3007"/>
    </w:p>
    <w:tbl>
      <w:tblPr>
        <w:tblW w:w="4453" w:type="pct"/>
        <w:jc w:val="right"/>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CellMar>
          <w:left w:w="0" w:type="dxa"/>
          <w:right w:w="0" w:type="dxa"/>
        </w:tblCellMar>
        <w:tblLook w:val="0420" w:firstRow="1" w:lastRow="0" w:firstColumn="0" w:lastColumn="0" w:noHBand="0" w:noVBand="1"/>
      </w:tblPr>
      <w:tblGrid>
        <w:gridCol w:w="2824"/>
        <w:gridCol w:w="3204"/>
        <w:gridCol w:w="2289"/>
      </w:tblGrid>
      <w:tr w:rsidR="00D45185" w:rsidRPr="00725372" w14:paraId="0F1EE220" w14:textId="77777777" w:rsidTr="00D45185">
        <w:trPr>
          <w:trHeight w:val="1322"/>
          <w:jc w:val="right"/>
        </w:trPr>
        <w:tc>
          <w:tcPr>
            <w:tcW w:w="1698" w:type="pct"/>
            <w:tcBorders>
              <w:top w:val="single" w:sz="8" w:space="0" w:color="562873" w:themeColor="accent1"/>
              <w:left w:val="single" w:sz="8" w:space="0" w:color="562873" w:themeColor="accent1"/>
              <w:bottom w:val="single" w:sz="4" w:space="0" w:color="562873" w:themeColor="accent1"/>
              <w:right w:val="single" w:sz="4" w:space="0" w:color="562873" w:themeColor="accent1"/>
            </w:tcBorders>
            <w:shd w:val="clear" w:color="auto" w:fill="EBD9ED" w:themeFill="accent2" w:themeFillTint="33"/>
            <w:tcMar>
              <w:top w:w="72" w:type="dxa"/>
              <w:left w:w="144" w:type="dxa"/>
              <w:bottom w:w="72" w:type="dxa"/>
              <w:right w:w="144" w:type="dxa"/>
            </w:tcMar>
            <w:vAlign w:val="center"/>
            <w:hideMark/>
          </w:tcPr>
          <w:p w14:paraId="6D354AFD" w14:textId="44A97395" w:rsidR="00D45185" w:rsidRPr="00725372" w:rsidRDefault="00D45185" w:rsidP="002B6EDD">
            <w:pPr>
              <w:pStyle w:val="AASemiBold"/>
              <w:spacing w:before="40" w:after="20"/>
              <w:ind w:left="-60" w:right="-111"/>
              <w:jc w:val="center"/>
              <w:rPr>
                <w:sz w:val="18"/>
                <w:szCs w:val="20"/>
              </w:rPr>
            </w:pPr>
            <w:r>
              <w:rPr>
                <w:sz w:val="18"/>
                <w:szCs w:val="20"/>
              </w:rPr>
              <w:t>O</w:t>
            </w:r>
            <w:r w:rsidRPr="00725372">
              <w:rPr>
                <w:sz w:val="18"/>
                <w:szCs w:val="20"/>
              </w:rPr>
              <w:t>perational scenarios</w:t>
            </w:r>
          </w:p>
        </w:tc>
        <w:tc>
          <w:tcPr>
            <w:tcW w:w="1926" w:type="pct"/>
            <w:tcBorders>
              <w:top w:val="single" w:sz="8" w:space="0" w:color="562873" w:themeColor="accent1"/>
              <w:left w:val="single" w:sz="4" w:space="0" w:color="562873" w:themeColor="accent1"/>
              <w:bottom w:val="dotted" w:sz="4" w:space="0" w:color="000000"/>
              <w:right w:val="single" w:sz="4" w:space="0" w:color="562873" w:themeColor="accent1"/>
            </w:tcBorders>
            <w:shd w:val="clear" w:color="auto" w:fill="EBD9ED" w:themeFill="accent2" w:themeFillTint="33"/>
            <w:vAlign w:val="center"/>
          </w:tcPr>
          <w:p w14:paraId="308ACB70" w14:textId="77777777" w:rsidR="00D45185" w:rsidRPr="00725372" w:rsidRDefault="00D45185" w:rsidP="002B6EDD">
            <w:pPr>
              <w:pStyle w:val="AASemiBold"/>
              <w:spacing w:before="40" w:after="20"/>
              <w:jc w:val="center"/>
              <w:rPr>
                <w:sz w:val="18"/>
                <w:szCs w:val="20"/>
              </w:rPr>
            </w:pPr>
            <w:r w:rsidRPr="00725372">
              <w:rPr>
                <w:sz w:val="18"/>
                <w:szCs w:val="20"/>
              </w:rPr>
              <w:t>Description</w:t>
            </w:r>
          </w:p>
        </w:tc>
        <w:tc>
          <w:tcPr>
            <w:tcW w:w="1376" w:type="pct"/>
            <w:tcBorders>
              <w:top w:val="single" w:sz="8" w:space="0" w:color="562873" w:themeColor="accent1"/>
              <w:left w:val="single" w:sz="4" w:space="0" w:color="562873" w:themeColor="accent1"/>
              <w:right w:val="single" w:sz="4" w:space="0" w:color="562873" w:themeColor="accent1"/>
            </w:tcBorders>
            <w:shd w:val="clear" w:color="auto" w:fill="EBD9ED" w:themeFill="accent2" w:themeFillTint="33"/>
          </w:tcPr>
          <w:p w14:paraId="2A6E0134" w14:textId="2F39EFFB" w:rsidR="00D45185" w:rsidRPr="00725372" w:rsidRDefault="00BE0FDB" w:rsidP="002B6EDD">
            <w:pPr>
              <w:pStyle w:val="AASemiBold"/>
              <w:spacing w:before="40" w:after="20"/>
              <w:jc w:val="center"/>
              <w:rPr>
                <w:sz w:val="18"/>
                <w:szCs w:val="20"/>
              </w:rPr>
            </w:pPr>
            <w:r>
              <w:rPr>
                <w:sz w:val="18"/>
                <w:szCs w:val="20"/>
              </w:rPr>
              <w:t>Comments</w:t>
            </w:r>
          </w:p>
        </w:tc>
      </w:tr>
      <w:tr w:rsidR="00D45185" w:rsidRPr="00725372" w14:paraId="754554D6" w14:textId="77777777" w:rsidTr="00D45185">
        <w:trPr>
          <w:trHeight w:val="579"/>
          <w:jc w:val="right"/>
        </w:trPr>
        <w:tc>
          <w:tcPr>
            <w:tcW w:w="1698" w:type="pct"/>
            <w:tcBorders>
              <w:top w:val="single" w:sz="4" w:space="0" w:color="562873" w:themeColor="accent1"/>
              <w:left w:val="single" w:sz="8" w:space="0" w:color="562873" w:themeColor="accent1"/>
              <w:bottom w:val="dotted" w:sz="4" w:space="0" w:color="000000"/>
              <w:right w:val="single" w:sz="4" w:space="0" w:color="000000"/>
            </w:tcBorders>
            <w:shd w:val="clear" w:color="auto" w:fill="auto"/>
            <w:vAlign w:val="center"/>
          </w:tcPr>
          <w:p w14:paraId="587201A0" w14:textId="77777777" w:rsidR="00D45185" w:rsidRPr="00725372" w:rsidRDefault="00D45185" w:rsidP="002B6EDD">
            <w:pPr>
              <w:keepNext/>
              <w:spacing w:before="40" w:after="20" w:line="240" w:lineRule="auto"/>
              <w:ind w:left="-60" w:right="-111"/>
              <w:jc w:val="center"/>
              <w:rPr>
                <w:rFonts w:cs="Segoe UI"/>
                <w:sz w:val="18"/>
                <w:szCs w:val="20"/>
              </w:rPr>
            </w:pPr>
            <w:r w:rsidRPr="00725372">
              <w:rPr>
                <w:rFonts w:cs="Segoe UI"/>
                <w:sz w:val="18"/>
                <w:szCs w:val="20"/>
              </w:rPr>
              <w:t>Thermal Shield Standby</w:t>
            </w:r>
          </w:p>
        </w:tc>
        <w:tc>
          <w:tcPr>
            <w:tcW w:w="1926" w:type="pct"/>
            <w:tcBorders>
              <w:top w:val="single" w:sz="4" w:space="0" w:color="562873" w:themeColor="accent1"/>
              <w:left w:val="single" w:sz="4" w:space="0" w:color="000000"/>
              <w:bottom w:val="dotted" w:sz="4" w:space="0" w:color="000000"/>
              <w:right w:val="single" w:sz="4" w:space="0" w:color="562873" w:themeColor="accent1"/>
            </w:tcBorders>
            <w:vAlign w:val="center"/>
          </w:tcPr>
          <w:p w14:paraId="28B540B3" w14:textId="11E8098D" w:rsidR="00D45185" w:rsidRPr="00725372" w:rsidRDefault="00D45185" w:rsidP="002B6EDD">
            <w:pPr>
              <w:keepNext/>
              <w:spacing w:before="40" w:after="20" w:line="240" w:lineRule="auto"/>
              <w:ind w:left="87" w:right="20"/>
              <w:jc w:val="center"/>
              <w:rPr>
                <w:rFonts w:cs="Segoe UI"/>
                <w:sz w:val="18"/>
                <w:szCs w:val="20"/>
              </w:rPr>
            </w:pPr>
            <w:r w:rsidRPr="00725372">
              <w:rPr>
                <w:rFonts w:cs="Segoe UI"/>
                <w:sz w:val="18"/>
                <w:szCs w:val="20"/>
              </w:rPr>
              <w:t>all QCELLs at thermal shield temperature</w:t>
            </w:r>
          </w:p>
        </w:tc>
        <w:tc>
          <w:tcPr>
            <w:tcW w:w="1376" w:type="pct"/>
            <w:tcBorders>
              <w:top w:val="single" w:sz="4" w:space="0" w:color="562873" w:themeColor="accent1"/>
              <w:left w:val="single" w:sz="4" w:space="0" w:color="562873" w:themeColor="accent1"/>
              <w:bottom w:val="dotted" w:sz="4" w:space="0" w:color="000000"/>
              <w:right w:val="single" w:sz="4" w:space="0" w:color="562873" w:themeColor="accent1"/>
            </w:tcBorders>
          </w:tcPr>
          <w:p w14:paraId="70A4C3D8" w14:textId="77777777" w:rsidR="00D45185" w:rsidRPr="00725372" w:rsidRDefault="00D45185" w:rsidP="002B6EDD">
            <w:pPr>
              <w:keepNext/>
              <w:spacing w:before="40" w:after="20" w:line="240" w:lineRule="auto"/>
              <w:jc w:val="center"/>
              <w:rPr>
                <w:rFonts w:cs="Segoe UI"/>
                <w:sz w:val="18"/>
                <w:szCs w:val="20"/>
              </w:rPr>
            </w:pPr>
          </w:p>
        </w:tc>
      </w:tr>
      <w:tr w:rsidR="00D45185" w:rsidRPr="00725372" w14:paraId="5B8228A3" w14:textId="77777777" w:rsidTr="00D45185">
        <w:trPr>
          <w:trHeight w:val="579"/>
          <w:jc w:val="right"/>
        </w:trPr>
        <w:tc>
          <w:tcPr>
            <w:tcW w:w="1698" w:type="pct"/>
            <w:tcBorders>
              <w:top w:val="dotted" w:sz="4" w:space="0" w:color="000000"/>
              <w:left w:val="single" w:sz="8" w:space="0" w:color="562873" w:themeColor="accent1"/>
              <w:bottom w:val="single" w:sz="4" w:space="0" w:color="562873" w:themeColor="accent1"/>
              <w:right w:val="single" w:sz="4" w:space="0" w:color="000000"/>
            </w:tcBorders>
            <w:shd w:val="clear" w:color="auto" w:fill="auto"/>
            <w:vAlign w:val="center"/>
          </w:tcPr>
          <w:p w14:paraId="7FD49006" w14:textId="039E7700" w:rsidR="00D45185" w:rsidRPr="00725372" w:rsidRDefault="00D45185" w:rsidP="002B6EDD">
            <w:pPr>
              <w:keepNext/>
              <w:spacing w:before="40" w:after="20" w:line="240" w:lineRule="auto"/>
              <w:ind w:left="-60" w:right="-111"/>
              <w:jc w:val="center"/>
              <w:rPr>
                <w:rFonts w:cs="Segoe UI"/>
                <w:sz w:val="18"/>
                <w:szCs w:val="20"/>
              </w:rPr>
            </w:pPr>
            <w:r>
              <w:rPr>
                <w:rFonts w:cs="Segoe UI"/>
                <w:sz w:val="18"/>
                <w:szCs w:val="20"/>
              </w:rPr>
              <w:t xml:space="preserve">4.5K </w:t>
            </w:r>
            <w:r w:rsidRPr="00725372">
              <w:rPr>
                <w:rFonts w:cs="Segoe UI"/>
                <w:sz w:val="18"/>
                <w:szCs w:val="20"/>
              </w:rPr>
              <w:t>Standby</w:t>
            </w:r>
          </w:p>
        </w:tc>
        <w:tc>
          <w:tcPr>
            <w:tcW w:w="1926" w:type="pct"/>
            <w:tcBorders>
              <w:top w:val="dotted" w:sz="4" w:space="0" w:color="000000"/>
              <w:left w:val="single" w:sz="4" w:space="0" w:color="000000"/>
              <w:bottom w:val="single" w:sz="4" w:space="0" w:color="562873" w:themeColor="accent1"/>
              <w:right w:val="single" w:sz="4" w:space="0" w:color="562873" w:themeColor="accent1"/>
            </w:tcBorders>
            <w:vAlign w:val="center"/>
          </w:tcPr>
          <w:p w14:paraId="18A620CE" w14:textId="7683E077" w:rsidR="00D45185" w:rsidRPr="00725372" w:rsidRDefault="00D45185" w:rsidP="002B6EDD">
            <w:pPr>
              <w:keepNext/>
              <w:spacing w:before="40" w:after="20" w:line="240" w:lineRule="auto"/>
              <w:ind w:left="87" w:right="20"/>
              <w:jc w:val="center"/>
              <w:rPr>
                <w:rFonts w:cs="Segoe UI"/>
                <w:sz w:val="18"/>
                <w:szCs w:val="20"/>
              </w:rPr>
            </w:pPr>
            <w:r w:rsidRPr="00725372">
              <w:rPr>
                <w:rFonts w:cs="Segoe UI"/>
                <w:sz w:val="18"/>
                <w:szCs w:val="20"/>
              </w:rPr>
              <w:t>all QCELLs around 4 K</w:t>
            </w:r>
          </w:p>
        </w:tc>
        <w:tc>
          <w:tcPr>
            <w:tcW w:w="1376" w:type="pct"/>
            <w:tcBorders>
              <w:top w:val="dotted" w:sz="4" w:space="0" w:color="000000"/>
              <w:left w:val="single" w:sz="4" w:space="0" w:color="562873" w:themeColor="accent1"/>
              <w:bottom w:val="single" w:sz="4" w:space="0" w:color="562873" w:themeColor="accent1"/>
              <w:right w:val="single" w:sz="4" w:space="0" w:color="562873" w:themeColor="accent1"/>
            </w:tcBorders>
          </w:tcPr>
          <w:p w14:paraId="46EFEFFE" w14:textId="77777777" w:rsidR="00D45185" w:rsidRPr="00725372" w:rsidRDefault="00D45185" w:rsidP="002B6EDD">
            <w:pPr>
              <w:keepNext/>
              <w:spacing w:before="40" w:after="20" w:line="240" w:lineRule="auto"/>
              <w:jc w:val="center"/>
              <w:rPr>
                <w:rFonts w:cs="Segoe UI"/>
                <w:sz w:val="18"/>
                <w:szCs w:val="20"/>
              </w:rPr>
            </w:pPr>
          </w:p>
        </w:tc>
      </w:tr>
      <w:tr w:rsidR="00D45185" w:rsidRPr="00725372" w14:paraId="0EFF7268" w14:textId="77777777" w:rsidTr="00D45185">
        <w:trPr>
          <w:trHeight w:val="579"/>
          <w:jc w:val="right"/>
        </w:trPr>
        <w:tc>
          <w:tcPr>
            <w:tcW w:w="1698" w:type="pct"/>
            <w:tcBorders>
              <w:top w:val="single" w:sz="4" w:space="0" w:color="562873" w:themeColor="accent1"/>
              <w:left w:val="single" w:sz="8" w:space="0" w:color="562873" w:themeColor="accent1"/>
              <w:bottom w:val="single" w:sz="8" w:space="0" w:color="562873" w:themeColor="accent1"/>
              <w:right w:val="single" w:sz="4" w:space="0" w:color="562873" w:themeColor="accent1"/>
            </w:tcBorders>
            <w:shd w:val="clear" w:color="auto" w:fill="auto"/>
            <w:tcMar>
              <w:top w:w="72" w:type="dxa"/>
              <w:left w:w="144" w:type="dxa"/>
              <w:bottom w:w="72" w:type="dxa"/>
              <w:right w:w="144" w:type="dxa"/>
            </w:tcMar>
            <w:vAlign w:val="center"/>
          </w:tcPr>
          <w:p w14:paraId="183B2577" w14:textId="38E64F9B" w:rsidR="00D45185" w:rsidRPr="00725372" w:rsidRDefault="00D45185" w:rsidP="007E3FF3">
            <w:pPr>
              <w:keepNext/>
              <w:spacing w:before="40" w:after="20" w:line="240" w:lineRule="auto"/>
              <w:ind w:left="-60" w:right="-111"/>
              <w:jc w:val="center"/>
              <w:rPr>
                <w:rFonts w:cs="Segoe UI"/>
                <w:sz w:val="18"/>
                <w:szCs w:val="20"/>
              </w:rPr>
            </w:pPr>
            <w:r w:rsidRPr="00725372">
              <w:rPr>
                <w:rFonts w:cs="Segoe UI"/>
                <w:sz w:val="18"/>
                <w:szCs w:val="20"/>
              </w:rPr>
              <w:t>2K</w:t>
            </w:r>
            <w:r>
              <w:rPr>
                <w:rFonts w:cs="Segoe UI"/>
                <w:sz w:val="18"/>
                <w:szCs w:val="20"/>
              </w:rPr>
              <w:t xml:space="preserve"> Standby</w:t>
            </w:r>
          </w:p>
        </w:tc>
        <w:tc>
          <w:tcPr>
            <w:tcW w:w="1926" w:type="pct"/>
            <w:tcBorders>
              <w:top w:val="single" w:sz="4" w:space="0" w:color="562873" w:themeColor="accent1"/>
              <w:left w:val="single" w:sz="4" w:space="0" w:color="562873" w:themeColor="accent1"/>
              <w:bottom w:val="single" w:sz="8" w:space="0" w:color="562873" w:themeColor="accent1"/>
              <w:right w:val="single" w:sz="4" w:space="0" w:color="562873" w:themeColor="accent1"/>
            </w:tcBorders>
            <w:vAlign w:val="center"/>
          </w:tcPr>
          <w:p w14:paraId="301916A1" w14:textId="5560045E" w:rsidR="00D45185" w:rsidRPr="00725372" w:rsidRDefault="00D45185" w:rsidP="007E3FF3">
            <w:pPr>
              <w:keepNext/>
              <w:spacing w:before="40" w:after="20" w:line="240" w:lineRule="auto"/>
              <w:ind w:left="87" w:right="20"/>
              <w:jc w:val="center"/>
              <w:rPr>
                <w:rFonts w:cs="Segoe UI"/>
                <w:sz w:val="18"/>
                <w:szCs w:val="20"/>
              </w:rPr>
            </w:pPr>
            <w:r w:rsidRPr="00725372">
              <w:rPr>
                <w:rFonts w:cs="Segoe UI"/>
                <w:sz w:val="18"/>
                <w:szCs w:val="20"/>
              </w:rPr>
              <w:t>all QCELLs at 2 K</w:t>
            </w:r>
          </w:p>
        </w:tc>
        <w:tc>
          <w:tcPr>
            <w:tcW w:w="1376" w:type="pct"/>
            <w:tcBorders>
              <w:top w:val="single" w:sz="4" w:space="0" w:color="000000"/>
              <w:left w:val="single" w:sz="4" w:space="0" w:color="562873" w:themeColor="accent1"/>
              <w:bottom w:val="single" w:sz="8" w:space="0" w:color="562873" w:themeColor="accent1"/>
              <w:right w:val="single" w:sz="4" w:space="0" w:color="562873" w:themeColor="accent1"/>
            </w:tcBorders>
          </w:tcPr>
          <w:p w14:paraId="4D85F481" w14:textId="77777777" w:rsidR="00D45185" w:rsidRPr="00725372" w:rsidRDefault="00D45185" w:rsidP="007E3FF3">
            <w:pPr>
              <w:pStyle w:val="AASemiBold"/>
              <w:spacing w:before="40" w:after="20" w:line="240" w:lineRule="auto"/>
              <w:jc w:val="center"/>
              <w:rPr>
                <w:sz w:val="18"/>
                <w:szCs w:val="20"/>
              </w:rPr>
            </w:pPr>
            <w:r w:rsidRPr="00BD3AA8">
              <w:rPr>
                <w:rFonts w:ascii="Segoe UI" w:hAnsi="Segoe UI" w:cs="Segoe UI"/>
                <w:color w:val="auto"/>
                <w:sz w:val="18"/>
                <w:szCs w:val="20"/>
              </w:rPr>
              <w:t>Minimal design point</w:t>
            </w:r>
          </w:p>
        </w:tc>
      </w:tr>
      <w:tr w:rsidR="00D45185" w:rsidRPr="00725372" w14:paraId="0C37B327" w14:textId="77777777" w:rsidTr="00D45185">
        <w:trPr>
          <w:trHeight w:val="579"/>
          <w:jc w:val="right"/>
        </w:trPr>
        <w:tc>
          <w:tcPr>
            <w:tcW w:w="1698" w:type="pct"/>
            <w:tcBorders>
              <w:top w:val="single" w:sz="4" w:space="0" w:color="562873" w:themeColor="accent1"/>
              <w:left w:val="single" w:sz="8" w:space="0" w:color="562873" w:themeColor="accent1"/>
              <w:bottom w:val="single" w:sz="4" w:space="0" w:color="562873" w:themeColor="accent1"/>
              <w:right w:val="single" w:sz="4" w:space="0" w:color="562873" w:themeColor="accent1"/>
            </w:tcBorders>
            <w:shd w:val="clear" w:color="auto" w:fill="auto"/>
            <w:tcMar>
              <w:top w:w="72" w:type="dxa"/>
              <w:left w:w="144" w:type="dxa"/>
              <w:bottom w:w="72" w:type="dxa"/>
              <w:right w:w="144" w:type="dxa"/>
            </w:tcMar>
            <w:vAlign w:val="center"/>
          </w:tcPr>
          <w:p w14:paraId="4A360E3D" w14:textId="2C5D2F3F" w:rsidR="00D45185" w:rsidRPr="00725372" w:rsidRDefault="00D45185" w:rsidP="002B6EDD">
            <w:pPr>
              <w:keepNext/>
              <w:spacing w:before="40" w:after="20" w:line="240" w:lineRule="auto"/>
              <w:ind w:left="-60" w:right="-111"/>
              <w:jc w:val="center"/>
              <w:rPr>
                <w:rFonts w:cs="Segoe UI"/>
                <w:sz w:val="18"/>
                <w:szCs w:val="20"/>
              </w:rPr>
            </w:pPr>
            <w:r>
              <w:rPr>
                <w:rFonts w:cs="Segoe UI"/>
                <w:sz w:val="18"/>
                <w:szCs w:val="20"/>
              </w:rPr>
              <w:t>2K operation</w:t>
            </w:r>
          </w:p>
        </w:tc>
        <w:tc>
          <w:tcPr>
            <w:tcW w:w="1926" w:type="pct"/>
            <w:tcBorders>
              <w:top w:val="single" w:sz="4" w:space="0" w:color="562873" w:themeColor="accent1"/>
              <w:left w:val="single" w:sz="4" w:space="0" w:color="562873" w:themeColor="accent1"/>
              <w:bottom w:val="single" w:sz="4" w:space="0" w:color="562873" w:themeColor="accent1"/>
              <w:right w:val="single" w:sz="4" w:space="0" w:color="562873" w:themeColor="accent1"/>
            </w:tcBorders>
            <w:vAlign w:val="center"/>
          </w:tcPr>
          <w:p w14:paraId="16CD17C0" w14:textId="4CC8B033" w:rsidR="00D45185" w:rsidRPr="00725372" w:rsidRDefault="00EB1849" w:rsidP="002B6EDD">
            <w:pPr>
              <w:keepNext/>
              <w:spacing w:before="40" w:after="20" w:line="240" w:lineRule="auto"/>
              <w:ind w:left="87" w:right="20"/>
              <w:jc w:val="center"/>
              <w:rPr>
                <w:rFonts w:cs="Segoe UI"/>
                <w:color w:val="984A9C"/>
                <w:sz w:val="18"/>
                <w:szCs w:val="20"/>
              </w:rPr>
            </w:pPr>
            <w:r>
              <w:rPr>
                <w:rFonts w:cs="Segoe UI"/>
                <w:sz w:val="18"/>
                <w:szCs w:val="20"/>
              </w:rPr>
              <w:t>RF-</w:t>
            </w:r>
            <w:r w:rsidR="00D45185" w:rsidRPr="00725372">
              <w:rPr>
                <w:rFonts w:cs="Segoe UI"/>
                <w:sz w:val="18"/>
                <w:szCs w:val="20"/>
              </w:rPr>
              <w:t>operati</w:t>
            </w:r>
            <w:r w:rsidR="00D45185">
              <w:rPr>
                <w:rFonts w:cs="Segoe UI"/>
                <w:sz w:val="18"/>
                <w:szCs w:val="20"/>
              </w:rPr>
              <w:t>on allowed</w:t>
            </w:r>
          </w:p>
        </w:tc>
        <w:tc>
          <w:tcPr>
            <w:tcW w:w="1376" w:type="pct"/>
            <w:tcBorders>
              <w:top w:val="single" w:sz="4" w:space="0" w:color="562873" w:themeColor="accent1"/>
              <w:left w:val="single" w:sz="4" w:space="0" w:color="562873" w:themeColor="accent1"/>
              <w:bottom w:val="dotted" w:sz="4" w:space="0" w:color="000000"/>
              <w:right w:val="single" w:sz="4" w:space="0" w:color="562873" w:themeColor="accent1"/>
            </w:tcBorders>
          </w:tcPr>
          <w:p w14:paraId="3294CE09" w14:textId="1E3A83A1" w:rsidR="00D45185" w:rsidRPr="00725372" w:rsidRDefault="00D45185" w:rsidP="002B6EDD">
            <w:pPr>
              <w:keepNext/>
              <w:spacing w:before="40" w:after="20" w:line="240" w:lineRule="auto"/>
              <w:ind w:left="-52" w:right="-108"/>
              <w:jc w:val="center"/>
              <w:rPr>
                <w:rFonts w:cs="Segoe UI"/>
                <w:sz w:val="18"/>
                <w:szCs w:val="20"/>
              </w:rPr>
            </w:pPr>
            <w:r>
              <w:rPr>
                <w:rFonts w:cs="Segoe UI"/>
                <w:sz w:val="18"/>
                <w:szCs w:val="20"/>
              </w:rPr>
              <w:t>Nominal design point</w:t>
            </w:r>
          </w:p>
        </w:tc>
      </w:tr>
    </w:tbl>
    <w:p w14:paraId="4439B9B2" w14:textId="77777777" w:rsidR="0054428C" w:rsidRDefault="0054428C" w:rsidP="0054428C">
      <w:pPr>
        <w:spacing w:after="0" w:line="280" w:lineRule="atLeast"/>
        <w:jc w:val="center"/>
        <w:rPr>
          <w:rFonts w:ascii="Arial" w:eastAsia="Times New Roman" w:hAnsi="Arial"/>
          <w:szCs w:val="20"/>
          <w:lang w:eastAsia="fr-FR"/>
        </w:rPr>
      </w:pPr>
    </w:p>
    <w:p w14:paraId="714485BB" w14:textId="74096FCC" w:rsidR="00623D88" w:rsidRPr="00BE0FDB" w:rsidRDefault="00623D88" w:rsidP="00BE0FDB">
      <w:pPr>
        <w:pStyle w:val="SysReq1"/>
      </w:pPr>
      <w:bookmarkStart w:id="3008" w:name="_Toc198519077"/>
      <w:r>
        <w:t xml:space="preserve">When in 4.5K standby, the </w:t>
      </w:r>
      <w:r w:rsidR="00A156C9">
        <w:t>QPLANT</w:t>
      </w:r>
      <w:r>
        <w:t xml:space="preserve"> shall allow the (partial) stop of </w:t>
      </w:r>
      <w:r w:rsidRPr="00725372">
        <w:t>the (cold and</w:t>
      </w:r>
      <w:r>
        <w:t>/or</w:t>
      </w:r>
      <w:r w:rsidRPr="00725372">
        <w:t xml:space="preserve"> warm)</w:t>
      </w:r>
      <w:r>
        <w:t xml:space="preserve"> </w:t>
      </w:r>
      <w:r w:rsidRPr="00725372">
        <w:t>VLP compressors.</w:t>
      </w:r>
      <w:bookmarkEnd w:id="3008"/>
      <w:r w:rsidRPr="00725372">
        <w:t xml:space="preserve"> </w:t>
      </w:r>
    </w:p>
    <w:p w14:paraId="4A9F288B" w14:textId="77777777" w:rsidR="00156247" w:rsidRPr="00725372" w:rsidRDefault="00156247" w:rsidP="00156247">
      <w:pPr>
        <w:spacing w:after="0" w:line="280" w:lineRule="atLeast"/>
        <w:jc w:val="center"/>
        <w:rPr>
          <w:rFonts w:ascii="Arial" w:eastAsia="Times New Roman" w:hAnsi="Arial"/>
          <w:szCs w:val="20"/>
          <w:lang w:eastAsia="fr-FR"/>
        </w:rPr>
      </w:pPr>
    </w:p>
    <w:p w14:paraId="6C5771B3" w14:textId="545042E7" w:rsidR="0054428C" w:rsidRPr="00725372" w:rsidRDefault="0054428C" w:rsidP="0054428C">
      <w:pPr>
        <w:pStyle w:val="AANormal"/>
        <w:rPr>
          <w:lang w:val="en-GB"/>
        </w:rPr>
      </w:pPr>
      <w:r w:rsidRPr="00725372">
        <w:rPr>
          <w:lang w:val="en-GB"/>
        </w:rPr>
        <w:t>For th</w:t>
      </w:r>
      <w:r w:rsidR="007A1FE3">
        <w:rPr>
          <w:lang w:val="en-GB"/>
        </w:rPr>
        <w:t>e 2K operation scenario</w:t>
      </w:r>
      <w:r w:rsidRPr="00725372">
        <w:rPr>
          <w:lang w:val="en-GB"/>
        </w:rPr>
        <w:t xml:space="preserve">, the operation temperatures and pressures are the nominal ones: it requires cavity bath at 2 K (saturated superfluid helium with 31 mbar), the thermal shields supplied at 40 K and the coupler cooled between 5 K and 300 K. The superfluid helium levels and the bath pressure are controlled for each QCELL. The heat loads dissipated in the helium bath </w:t>
      </w:r>
      <w:r w:rsidR="006556C1">
        <w:rPr>
          <w:lang w:val="en-GB"/>
        </w:rPr>
        <w:t>is a function of the RF power in the cavities</w:t>
      </w:r>
      <w:r w:rsidRPr="00725372">
        <w:rPr>
          <w:lang w:val="en-GB"/>
        </w:rPr>
        <w:t>.</w:t>
      </w:r>
    </w:p>
    <w:p w14:paraId="34CA1C38" w14:textId="7D987ACC" w:rsidR="0020107B" w:rsidRPr="00725372" w:rsidRDefault="0020107B" w:rsidP="0020107B">
      <w:pPr>
        <w:pStyle w:val="AANormal"/>
        <w:rPr>
          <w:lang w:val="en-GB"/>
        </w:rPr>
      </w:pPr>
      <w:r w:rsidRPr="00725372">
        <w:rPr>
          <w:lang w:val="en-GB"/>
        </w:rPr>
        <w:lastRenderedPageBreak/>
        <w:t>For th</w:t>
      </w:r>
      <w:r w:rsidR="008F02F9">
        <w:rPr>
          <w:lang w:val="en-GB"/>
        </w:rPr>
        <w:t>e 2K Standby scenario</w:t>
      </w:r>
      <w:r w:rsidRPr="00725372">
        <w:rPr>
          <w:lang w:val="en-GB"/>
        </w:rPr>
        <w:t xml:space="preserve">, the operation temperatures and pressures are the </w:t>
      </w:r>
      <w:r>
        <w:rPr>
          <w:lang w:val="en-GB"/>
        </w:rPr>
        <w:t xml:space="preserve">similar to the 2K operation with the distinction that </w:t>
      </w:r>
      <w:r w:rsidR="001301CA">
        <w:rPr>
          <w:lang w:val="en-GB"/>
        </w:rPr>
        <w:t>the stability requirements are re</w:t>
      </w:r>
      <w:r w:rsidR="00BF2B80">
        <w:rPr>
          <w:lang w:val="en-GB"/>
        </w:rPr>
        <w:t>l</w:t>
      </w:r>
      <w:r w:rsidR="00D046B6">
        <w:rPr>
          <w:lang w:val="en-GB"/>
        </w:rPr>
        <w:t>a</w:t>
      </w:r>
      <w:r w:rsidR="00BF2B80">
        <w:rPr>
          <w:lang w:val="en-GB"/>
        </w:rPr>
        <w:t>xed</w:t>
      </w:r>
      <w:r w:rsidR="001301CA">
        <w:rPr>
          <w:lang w:val="en-GB"/>
        </w:rPr>
        <w:t xml:space="preserve"> as there is no RF operation.</w:t>
      </w:r>
      <w:r w:rsidR="009E16E1">
        <w:rPr>
          <w:lang w:val="en-GB"/>
        </w:rPr>
        <w:t xml:space="preserve"> </w:t>
      </w:r>
      <w:r w:rsidR="009E16E1" w:rsidRPr="00725372">
        <w:rPr>
          <w:lang w:val="en-GB"/>
        </w:rPr>
        <w:t xml:space="preserve">This operation mode </w:t>
      </w:r>
      <w:r w:rsidR="009E16E1">
        <w:rPr>
          <w:lang w:val="en-GB"/>
        </w:rPr>
        <w:t>may</w:t>
      </w:r>
      <w:r w:rsidR="009E16E1" w:rsidRPr="00725372">
        <w:rPr>
          <w:lang w:val="en-GB"/>
        </w:rPr>
        <w:t xml:space="preserve"> be used in the preparation phase before and after accelerator operations.</w:t>
      </w:r>
    </w:p>
    <w:p w14:paraId="234272B0" w14:textId="790DEBD6" w:rsidR="00C26AF7" w:rsidRPr="00C26AF7" w:rsidRDefault="00766AC3" w:rsidP="00C26AF7">
      <w:pPr>
        <w:pStyle w:val="Heading3numbered"/>
        <w:spacing w:line="360" w:lineRule="auto"/>
      </w:pPr>
      <w:bookmarkStart w:id="3009" w:name="_Ref192411691"/>
      <w:bookmarkStart w:id="3010" w:name="_Toc198518305"/>
      <w:r w:rsidRPr="00725372">
        <w:t>Transient</w:t>
      </w:r>
      <w:bookmarkEnd w:id="3009"/>
      <w:r w:rsidR="00A4618A">
        <w:t xml:space="preserve"> operational Scenarios</w:t>
      </w:r>
      <w:bookmarkEnd w:id="3010"/>
    </w:p>
    <w:p w14:paraId="5A6EDB0F" w14:textId="77777777" w:rsidR="00C26AF7" w:rsidRPr="00725372" w:rsidRDefault="00C26AF7" w:rsidP="00C26AF7">
      <w:pPr>
        <w:pStyle w:val="B4HeadingN4numbered"/>
        <w:rPr>
          <w:noProof w:val="0"/>
          <w:lang w:val="en-GB"/>
        </w:rPr>
      </w:pPr>
      <w:bookmarkStart w:id="3011" w:name="_Toc198518306"/>
      <w:r>
        <w:rPr>
          <w:noProof w:val="0"/>
          <w:lang w:val="en-GB"/>
        </w:rPr>
        <w:t>Background information</w:t>
      </w:r>
      <w:bookmarkEnd w:id="3011"/>
    </w:p>
    <w:p w14:paraId="69D6C489" w14:textId="77777777" w:rsidR="00C26AF7" w:rsidRDefault="00C26AF7" w:rsidP="00C26AF7">
      <w:r>
        <w:t>All</w:t>
      </w:r>
      <w:r w:rsidRPr="00725372">
        <w:t xml:space="preserve"> QCELL’s </w:t>
      </w:r>
      <w:r>
        <w:t>will</w:t>
      </w:r>
      <w:r w:rsidRPr="00725372">
        <w:t xml:space="preserve"> be cooled down in parallel.</w:t>
      </w:r>
    </w:p>
    <w:p w14:paraId="6F3E9FCC" w14:textId="77777777" w:rsidR="00C26AF7" w:rsidRPr="00744AE2" w:rsidRDefault="00C26AF7" w:rsidP="00C26AF7">
      <w:pPr>
        <w:rPr>
          <w:lang w:eastAsia="fr-FR"/>
        </w:rPr>
      </w:pPr>
      <w:r w:rsidRPr="00744AE2">
        <w:rPr>
          <w:lang w:eastAsia="fr-FR"/>
        </w:rPr>
        <w:t>During cool-down and warm-up, cavities and cryomodules impose the following requirements and constraints on the QPLANT operation:</w:t>
      </w:r>
    </w:p>
    <w:p w14:paraId="508541C1" w14:textId="77777777" w:rsidR="00C26AF7" w:rsidRPr="00744AE2" w:rsidRDefault="00C26AF7" w:rsidP="001C6DC5">
      <w:pPr>
        <w:numPr>
          <w:ilvl w:val="0"/>
          <w:numId w:val="44"/>
        </w:numPr>
        <w:rPr>
          <w:lang w:eastAsia="fr-FR"/>
        </w:rPr>
      </w:pPr>
      <w:r w:rsidRPr="00744AE2">
        <w:rPr>
          <w:lang w:eastAsia="fr-FR"/>
        </w:rPr>
        <w:t>The magnetic shields must reach a temperature T &lt; 70 K before the cavities reach T &lt; 10 K.</w:t>
      </w:r>
      <w:r>
        <w:rPr>
          <w:lang w:eastAsia="fr-FR"/>
        </w:rPr>
        <w:t xml:space="preserve"> In order to guarantee this, e</w:t>
      </w:r>
      <w:r w:rsidRPr="00744AE2">
        <w:rPr>
          <w:lang w:eastAsia="fr-FR"/>
        </w:rPr>
        <w:t xml:space="preserve">ach QCELL autonomously limits </w:t>
      </w:r>
      <w:r>
        <w:rPr>
          <w:lang w:eastAsia="fr-FR"/>
        </w:rPr>
        <w:t>its cool down speed</w:t>
      </w:r>
      <w:r w:rsidRPr="00744AE2">
        <w:rPr>
          <w:lang w:eastAsia="fr-FR"/>
        </w:rPr>
        <w:t>.</w:t>
      </w:r>
    </w:p>
    <w:p w14:paraId="476C62F7" w14:textId="77777777" w:rsidR="00C26AF7" w:rsidRDefault="00C26AF7" w:rsidP="00C26AF7">
      <w:pPr>
        <w:rPr>
          <w:highlight w:val="yellow"/>
          <w:lang w:eastAsia="fr-FR"/>
        </w:rPr>
      </w:pPr>
    </w:p>
    <w:p w14:paraId="241D7506" w14:textId="77777777" w:rsidR="00C26AF7" w:rsidRPr="008A04CC" w:rsidRDefault="00C26AF7" w:rsidP="00C26AF7">
      <w:pPr>
        <w:rPr>
          <w:highlight w:val="yellow"/>
          <w:lang w:eastAsia="fr-FR"/>
        </w:rPr>
      </w:pPr>
      <w:r w:rsidRPr="008A04CC">
        <w:rPr>
          <w:highlight w:val="yellow"/>
          <w:lang w:eastAsia="fr-FR"/>
        </w:rPr>
        <w:t>For proper interface modeling, the following user-side input data shall be provided by SCK CEN after contract granting:</w:t>
      </w:r>
    </w:p>
    <w:p w14:paraId="191F321C" w14:textId="77777777" w:rsidR="00C26AF7" w:rsidRPr="008A04CC" w:rsidRDefault="00C26AF7" w:rsidP="001C6DC5">
      <w:pPr>
        <w:numPr>
          <w:ilvl w:val="0"/>
          <w:numId w:val="45"/>
        </w:numPr>
        <w:rPr>
          <w:highlight w:val="yellow"/>
          <w:lang w:eastAsia="fr-FR"/>
        </w:rPr>
      </w:pPr>
      <w:r w:rsidRPr="008A04CC">
        <w:rPr>
          <w:highlight w:val="yellow"/>
          <w:lang w:eastAsia="fr-FR"/>
        </w:rPr>
        <w:t>The static heat load as a function of temperature, Q_static = f(T), for each relevant circuit.</w:t>
      </w:r>
    </w:p>
    <w:p w14:paraId="5CD22839" w14:textId="77777777" w:rsidR="00C26AF7" w:rsidRPr="008A04CC" w:rsidRDefault="00C26AF7" w:rsidP="001C6DC5">
      <w:pPr>
        <w:numPr>
          <w:ilvl w:val="0"/>
          <w:numId w:val="45"/>
        </w:numPr>
        <w:rPr>
          <w:highlight w:val="yellow"/>
          <w:lang w:eastAsia="fr-FR"/>
        </w:rPr>
      </w:pPr>
      <w:r w:rsidRPr="008A04CC">
        <w:rPr>
          <w:highlight w:val="yellow"/>
          <w:lang w:eastAsia="fr-FR"/>
        </w:rPr>
        <w:t>The total energy to be extracted, E_extract = f(T).</w:t>
      </w:r>
    </w:p>
    <w:p w14:paraId="055DFA90" w14:textId="77777777" w:rsidR="00C26AF7" w:rsidRPr="00744AE2" w:rsidRDefault="00C26AF7" w:rsidP="00C26AF7">
      <w:pPr>
        <w:rPr>
          <w:lang w:eastAsia="fr-FR"/>
        </w:rPr>
      </w:pPr>
    </w:p>
    <w:p w14:paraId="0162105A" w14:textId="77777777" w:rsidR="00C26AF7" w:rsidRDefault="00C26AF7" w:rsidP="001C6DC5">
      <w:pPr>
        <w:pStyle w:val="ListParagraph"/>
        <w:numPr>
          <w:ilvl w:val="0"/>
          <w:numId w:val="48"/>
        </w:numPr>
        <w:rPr>
          <w:lang w:eastAsia="fr-FR"/>
        </w:rPr>
      </w:pPr>
      <w:r w:rsidRPr="00744AE2">
        <w:rPr>
          <w:lang w:eastAsia="fr-FR"/>
        </w:rPr>
        <w:t>Although material and mechanical stress due to differential temperature gradients impose some limits,</w:t>
      </w:r>
      <w:r>
        <w:rPr>
          <w:lang w:eastAsia="fr-FR"/>
        </w:rPr>
        <w:t xml:space="preserve"> a cooldown speed of up to </w:t>
      </w:r>
      <w:r w:rsidRPr="00744AE2">
        <w:rPr>
          <w:lang w:eastAsia="fr-FR"/>
        </w:rPr>
        <w:t>20 K/h (equivalent to ~12 hours) is acceptable</w:t>
      </w:r>
      <w:r>
        <w:rPr>
          <w:lang w:eastAsia="fr-FR"/>
        </w:rPr>
        <w:t xml:space="preserve"> for the “cooldown to 50 K”</w:t>
      </w:r>
      <w:r w:rsidRPr="00744AE2">
        <w:rPr>
          <w:lang w:eastAsia="fr-FR"/>
        </w:rPr>
        <w:t>.</w:t>
      </w:r>
      <w:r>
        <w:rPr>
          <w:lang w:eastAsia="fr-FR"/>
        </w:rPr>
        <w:t xml:space="preserve"> As an example, the required </w:t>
      </w:r>
      <w:r w:rsidRPr="00744AE2">
        <w:rPr>
          <w:lang w:eastAsia="fr-FR"/>
        </w:rPr>
        <w:t>cool</w:t>
      </w:r>
      <w:r>
        <w:rPr>
          <w:lang w:eastAsia="fr-FR"/>
        </w:rPr>
        <w:t xml:space="preserve">ing power for a </w:t>
      </w:r>
      <w:r w:rsidRPr="00744AE2">
        <w:rPr>
          <w:lang w:eastAsia="fr-FR"/>
        </w:rPr>
        <w:t>4 K/h</w:t>
      </w:r>
      <w:r>
        <w:rPr>
          <w:lang w:eastAsia="fr-FR"/>
        </w:rPr>
        <w:t xml:space="preserve"> cool-down</w:t>
      </w:r>
      <w:r w:rsidRPr="00744AE2">
        <w:rPr>
          <w:lang w:eastAsia="fr-FR"/>
        </w:rPr>
        <w:t xml:space="preserve"> </w:t>
      </w:r>
      <w:r>
        <w:rPr>
          <w:lang w:eastAsia="fr-FR"/>
        </w:rPr>
        <w:t xml:space="preserve">rate </w:t>
      </w:r>
      <w:r w:rsidRPr="00744AE2">
        <w:rPr>
          <w:lang w:eastAsia="fr-FR"/>
        </w:rPr>
        <w:t>(corresponding to 72 hours) is provided in the appendix.</w:t>
      </w:r>
    </w:p>
    <w:p w14:paraId="2A19FC5A" w14:textId="77777777" w:rsidR="00C26AF7" w:rsidRDefault="00C26AF7" w:rsidP="001C6DC5">
      <w:pPr>
        <w:pStyle w:val="ListParagraph"/>
        <w:numPr>
          <w:ilvl w:val="0"/>
          <w:numId w:val="47"/>
        </w:numPr>
        <w:rPr>
          <w:lang w:eastAsia="fr-FR"/>
        </w:rPr>
      </w:pPr>
      <w:r>
        <w:rPr>
          <w:lang w:eastAsia="fr-FR"/>
        </w:rPr>
        <w:t xml:space="preserve">There is no </w:t>
      </w:r>
      <w:r w:rsidRPr="00744AE2">
        <w:rPr>
          <w:lang w:eastAsia="fr-FR"/>
        </w:rPr>
        <w:t>constraint imposed on the cool-down speed</w:t>
      </w:r>
      <w:r>
        <w:rPr>
          <w:lang w:eastAsia="fr-FR"/>
        </w:rPr>
        <w:t xml:space="preserve"> for the “Cool down to 4.5K”</w:t>
      </w:r>
      <w:r w:rsidRPr="00744AE2">
        <w:rPr>
          <w:lang w:eastAsia="fr-FR"/>
        </w:rPr>
        <w:t>.</w:t>
      </w:r>
    </w:p>
    <w:p w14:paraId="718B8C79" w14:textId="77777777" w:rsidR="00C26AF7" w:rsidRDefault="00C26AF7" w:rsidP="00C26AF7">
      <w:pPr>
        <w:rPr>
          <w:lang w:eastAsia="fr-FR"/>
        </w:rPr>
      </w:pPr>
    </w:p>
    <w:p w14:paraId="1DEE5D2E" w14:textId="77777777" w:rsidR="00C26AF7" w:rsidRPr="00744AE2" w:rsidRDefault="00C26AF7" w:rsidP="00C26AF7">
      <w:r w:rsidRPr="00744AE2">
        <w:t>QCELLs are equipped with heaters in their 2 K tanks. One of the main functions of these heaters is to accelerate the warm-up process by:</w:t>
      </w:r>
    </w:p>
    <w:p w14:paraId="5C79702C" w14:textId="77777777" w:rsidR="00C26AF7" w:rsidRPr="00744AE2" w:rsidRDefault="00C26AF7" w:rsidP="001C6DC5">
      <w:pPr>
        <w:numPr>
          <w:ilvl w:val="0"/>
          <w:numId w:val="46"/>
        </w:numPr>
      </w:pPr>
      <w:r w:rsidRPr="00744AE2">
        <w:t>Evaporating the remaining liquid helium to vapor (isothermal phase) to assist in tank emptying.</w:t>
      </w:r>
    </w:p>
    <w:p w14:paraId="39D1263F" w14:textId="77777777" w:rsidR="00C26AF7" w:rsidRPr="00744AE2" w:rsidRDefault="00C26AF7" w:rsidP="001C6DC5">
      <w:pPr>
        <w:numPr>
          <w:ilvl w:val="0"/>
          <w:numId w:val="46"/>
        </w:numPr>
      </w:pPr>
      <w:r w:rsidRPr="00744AE2">
        <w:t>Increasing the enthalpy of the cold mass (reheating the structural material).</w:t>
      </w:r>
    </w:p>
    <w:p w14:paraId="27B505B2" w14:textId="77777777" w:rsidR="00C26AF7" w:rsidRDefault="00C26AF7" w:rsidP="00C26AF7">
      <w:r>
        <w:t xml:space="preserve">The total power of these heaters is 600 Watt. This </w:t>
      </w:r>
      <w:r w:rsidRPr="00744AE2">
        <w:t xml:space="preserve">power </w:t>
      </w:r>
      <w:r>
        <w:t xml:space="preserve">may be </w:t>
      </w:r>
      <w:r w:rsidRPr="00744AE2">
        <w:t>adjust</w:t>
      </w:r>
      <w:r>
        <w:t>ed</w:t>
      </w:r>
      <w:r w:rsidRPr="00744AE2">
        <w:t xml:space="preserve"> to match what the QPLANT can absorb</w:t>
      </w:r>
      <w:r>
        <w:t>.</w:t>
      </w:r>
    </w:p>
    <w:p w14:paraId="66A84A17" w14:textId="77777777" w:rsidR="00C26AF7" w:rsidRDefault="00C26AF7" w:rsidP="00C26AF7"/>
    <w:p w14:paraId="612F38AF" w14:textId="77777777" w:rsidR="00C26AF7" w:rsidRDefault="00C26AF7" w:rsidP="00C26AF7">
      <w:r w:rsidRPr="00744AE2">
        <w:t xml:space="preserve">SCK CEN </w:t>
      </w:r>
      <w:r>
        <w:t>does not</w:t>
      </w:r>
      <w:r w:rsidRPr="00744AE2">
        <w:t xml:space="preserve"> impose a warm-up rate nor the use of QCELL heaters, particularly during the liquid emptying phase, as part of the operational requirements towards the QPLANT.</w:t>
      </w:r>
    </w:p>
    <w:p w14:paraId="277382D8" w14:textId="77777777" w:rsidR="00C26AF7" w:rsidRDefault="00C26AF7" w:rsidP="00C26AF7">
      <w:pPr>
        <w:rPr>
          <w:lang w:eastAsia="fr-FR"/>
        </w:rPr>
      </w:pPr>
    </w:p>
    <w:p w14:paraId="3C79DDF4" w14:textId="77777777" w:rsidR="00C26AF7" w:rsidRPr="00C26AF7" w:rsidRDefault="00C26AF7" w:rsidP="00C26AF7">
      <w:pPr>
        <w:pStyle w:val="SysReq1"/>
        <w:numPr>
          <w:ilvl w:val="0"/>
          <w:numId w:val="0"/>
        </w:numPr>
        <w:spacing w:after="0" w:line="280" w:lineRule="atLeast"/>
        <w:ind w:left="1080" w:hanging="1080"/>
        <w:rPr>
          <w:rFonts w:ascii="Arial" w:eastAsia="Times New Roman" w:hAnsi="Arial"/>
          <w:szCs w:val="20"/>
          <w:lang w:eastAsia="fr-FR"/>
        </w:rPr>
      </w:pPr>
    </w:p>
    <w:p w14:paraId="6AB2959A" w14:textId="164FF682" w:rsidR="00882AF1" w:rsidRPr="00FE7949" w:rsidRDefault="00A4618A" w:rsidP="00882AF1">
      <w:pPr>
        <w:pStyle w:val="SysReq1"/>
        <w:spacing w:after="0" w:line="280" w:lineRule="atLeast"/>
        <w:rPr>
          <w:rFonts w:ascii="Arial" w:eastAsia="Times New Roman" w:hAnsi="Arial"/>
          <w:szCs w:val="20"/>
          <w:lang w:eastAsia="fr-FR"/>
        </w:rPr>
      </w:pPr>
      <w:r>
        <w:t xml:space="preserve"> </w:t>
      </w:r>
      <w:bookmarkStart w:id="3012" w:name="_Toc198519078"/>
      <w:r w:rsidR="00882AF1" w:rsidRPr="00725372">
        <w:rPr>
          <w:lang w:val="en-GB"/>
        </w:rPr>
        <w:t xml:space="preserve">The </w:t>
      </w:r>
      <w:r w:rsidR="00A156C9">
        <w:rPr>
          <w:lang w:val="en-GB"/>
        </w:rPr>
        <w:t>QPLANT</w:t>
      </w:r>
      <w:r w:rsidR="00882AF1" w:rsidRPr="00725372">
        <w:rPr>
          <w:lang w:val="en-GB"/>
        </w:rPr>
        <w:t xml:space="preserve"> shall </w:t>
      </w:r>
      <w:r w:rsidR="00882AF1">
        <w:rPr>
          <w:lang w:val="en-GB"/>
        </w:rPr>
        <w:t xml:space="preserve">support the transitions given in </w:t>
      </w:r>
      <w:r w:rsidR="00882AF1">
        <w:rPr>
          <w:lang w:val="en-GB"/>
        </w:rPr>
        <w:fldChar w:fldCharType="begin"/>
      </w:r>
      <w:r w:rsidR="00882AF1">
        <w:rPr>
          <w:lang w:val="en-GB"/>
        </w:rPr>
        <w:instrText xml:space="preserve"> REF _Ref192157936 \h </w:instrText>
      </w:r>
      <w:r w:rsidR="00882AF1">
        <w:rPr>
          <w:lang w:val="en-GB"/>
        </w:rPr>
      </w:r>
      <w:r w:rsidR="00882AF1">
        <w:rPr>
          <w:lang w:val="en-GB"/>
        </w:rPr>
        <w:fldChar w:fldCharType="separate"/>
      </w:r>
      <w:r w:rsidR="00711812" w:rsidRPr="00725372">
        <w:rPr>
          <w:lang w:eastAsia="fr-FR"/>
        </w:rPr>
        <w:t xml:space="preserve">Figure </w:t>
      </w:r>
      <w:r w:rsidR="00711812">
        <w:rPr>
          <w:noProof/>
          <w:lang w:eastAsia="fr-FR"/>
        </w:rPr>
        <w:t>6</w:t>
      </w:r>
      <w:r w:rsidR="00882AF1">
        <w:rPr>
          <w:lang w:val="en-GB"/>
        </w:rPr>
        <w:fldChar w:fldCharType="end"/>
      </w:r>
      <w:r w:rsidR="00882AF1">
        <w:rPr>
          <w:lang w:val="en-GB"/>
        </w:rPr>
        <w:t>.</w:t>
      </w:r>
      <w:bookmarkEnd w:id="3012"/>
    </w:p>
    <w:p w14:paraId="60222DA7" w14:textId="534F5B70" w:rsidR="00882AF1" w:rsidRPr="00725372" w:rsidRDefault="00C2314C" w:rsidP="00230AA4">
      <w:pPr>
        <w:pStyle w:val="SysReq1"/>
        <w:numPr>
          <w:ilvl w:val="0"/>
          <w:numId w:val="0"/>
        </w:numPr>
        <w:rPr>
          <w:lang w:eastAsia="fr-FR"/>
        </w:rPr>
      </w:pPr>
      <w:r>
        <w:rPr>
          <w:lang w:eastAsia="fr-FR"/>
        </w:rPr>
        <w:lastRenderedPageBreak/>
        <w:tab/>
      </w:r>
      <w:r>
        <w:rPr>
          <w:lang w:eastAsia="fr-FR"/>
        </w:rPr>
        <w:tab/>
      </w:r>
      <w:bookmarkStart w:id="3013" w:name="_Toc198519079"/>
      <w:r w:rsidR="00696A0D" w:rsidRPr="00696A0D">
        <w:rPr>
          <w:noProof/>
        </w:rPr>
        <w:drawing>
          <wp:inline distT="0" distB="0" distL="0" distR="0" wp14:anchorId="4D5EE58E" wp14:editId="1D3243F8">
            <wp:extent cx="3238168" cy="4959133"/>
            <wp:effectExtent l="0" t="0" r="635" b="0"/>
            <wp:docPr id="11301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36236" name=""/>
                    <pic:cNvPicPr/>
                  </pic:nvPicPr>
                  <pic:blipFill>
                    <a:blip r:embed="rId29"/>
                    <a:stretch>
                      <a:fillRect/>
                    </a:stretch>
                  </pic:blipFill>
                  <pic:spPr>
                    <a:xfrm>
                      <a:off x="0" y="0"/>
                      <a:ext cx="3255883" cy="4986262"/>
                    </a:xfrm>
                    <a:prstGeom prst="rect">
                      <a:avLst/>
                    </a:prstGeom>
                  </pic:spPr>
                </pic:pic>
              </a:graphicData>
            </a:graphic>
          </wp:inline>
        </w:drawing>
      </w:r>
      <w:commentRangeStart w:id="3014"/>
      <w:commentRangeEnd w:id="3014"/>
      <w:r w:rsidR="006A4E4E">
        <w:rPr>
          <w:rStyle w:val="CommentReference"/>
          <w:lang w:val="en-GB"/>
        </w:rPr>
        <w:commentReference w:id="3014"/>
      </w:r>
      <w:bookmarkEnd w:id="3013"/>
    </w:p>
    <w:p w14:paraId="1A3E5169" w14:textId="62E4E751" w:rsidR="00882AF1" w:rsidRPr="00725372" w:rsidRDefault="00882AF1" w:rsidP="00882AF1">
      <w:pPr>
        <w:pStyle w:val="Caption"/>
        <w:rPr>
          <w:lang w:eastAsia="fr-FR"/>
        </w:rPr>
      </w:pPr>
      <w:bookmarkStart w:id="3015" w:name="_Ref192157936"/>
      <w:bookmarkStart w:id="3016" w:name="_Toc195865361"/>
      <w:r w:rsidRPr="00725372">
        <w:rPr>
          <w:lang w:eastAsia="fr-FR"/>
        </w:rPr>
        <w:t xml:space="preserve">Figure </w:t>
      </w:r>
      <w:r w:rsidR="00B619DE">
        <w:rPr>
          <w:lang w:eastAsia="fr-FR"/>
        </w:rPr>
        <w:fldChar w:fldCharType="begin"/>
      </w:r>
      <w:r w:rsidR="00B619DE">
        <w:rPr>
          <w:lang w:eastAsia="fr-FR"/>
        </w:rPr>
        <w:instrText xml:space="preserve"> SEQ Figure \* ARABIC </w:instrText>
      </w:r>
      <w:r w:rsidR="00B619DE">
        <w:rPr>
          <w:lang w:eastAsia="fr-FR"/>
        </w:rPr>
        <w:fldChar w:fldCharType="separate"/>
      </w:r>
      <w:r w:rsidR="00711812">
        <w:rPr>
          <w:noProof/>
          <w:lang w:eastAsia="fr-FR"/>
        </w:rPr>
        <w:t>6</w:t>
      </w:r>
      <w:r w:rsidR="00B619DE">
        <w:rPr>
          <w:lang w:eastAsia="fr-FR"/>
        </w:rPr>
        <w:fldChar w:fldCharType="end"/>
      </w:r>
      <w:bookmarkEnd w:id="3015"/>
      <w:r w:rsidRPr="00725372">
        <w:rPr>
          <w:lang w:eastAsia="fr-FR"/>
        </w:rPr>
        <w:t xml:space="preserve"> Main </w:t>
      </w:r>
      <w:r>
        <w:rPr>
          <w:lang w:eastAsia="fr-FR"/>
        </w:rPr>
        <w:t xml:space="preserve">operational transitions </w:t>
      </w:r>
      <w:r w:rsidRPr="00725372">
        <w:rPr>
          <w:lang w:eastAsia="fr-FR"/>
        </w:rPr>
        <w:t>for the  Cryogenic System</w:t>
      </w:r>
      <w:r w:rsidR="00230AA4">
        <w:rPr>
          <w:lang w:eastAsia="fr-FR"/>
        </w:rPr>
        <w:t>. Blue boxes indicate steady states while light blue boxes indicate transients.</w:t>
      </w:r>
      <w:bookmarkEnd w:id="3016"/>
    </w:p>
    <w:p w14:paraId="588E151C" w14:textId="63C5F8A4" w:rsidR="00766AC3" w:rsidRPr="00725372" w:rsidRDefault="00766AC3" w:rsidP="00882AF1"/>
    <w:p w14:paraId="568AEEDA" w14:textId="3BD1EEBD" w:rsidR="00766AC3" w:rsidRPr="00725372" w:rsidRDefault="00766AC3" w:rsidP="00087538">
      <w:pPr>
        <w:pStyle w:val="Heading40"/>
        <w:rPr>
          <w:lang w:val="en-GB"/>
        </w:rPr>
      </w:pPr>
      <w:bookmarkStart w:id="3017" w:name="_Ref190767790"/>
      <w:bookmarkStart w:id="3018" w:name="_Toc198518307"/>
      <w:r w:rsidRPr="00725372">
        <w:rPr>
          <w:lang w:val="en-GB"/>
        </w:rPr>
        <w:t>Cool-down</w:t>
      </w:r>
      <w:bookmarkEnd w:id="3017"/>
      <w:bookmarkEnd w:id="3018"/>
    </w:p>
    <w:p w14:paraId="567C0B99" w14:textId="75CA1243" w:rsidR="00BE7E35" w:rsidRDefault="00BE7E35" w:rsidP="00BE7E35">
      <w:pPr>
        <w:pStyle w:val="SysReq1"/>
      </w:pPr>
      <w:bookmarkStart w:id="3019" w:name="_Toc198519080"/>
      <w:commentRangeStart w:id="3020"/>
      <w:r>
        <w:t xml:space="preserve">The </w:t>
      </w:r>
      <w:r w:rsidR="00B849FF">
        <w:t xml:space="preserve">Contractor shall not drive the design and size of the </w:t>
      </w:r>
      <w:r w:rsidR="00A156C9">
        <w:t>QPLANT</w:t>
      </w:r>
      <w:r w:rsidR="00B849FF">
        <w:t xml:space="preserve"> by the </w:t>
      </w:r>
      <w:r>
        <w:t>cool down</w:t>
      </w:r>
      <w:r w:rsidR="00B0711D">
        <w:t xml:space="preserve"> requirements</w:t>
      </w:r>
      <w:commentRangeEnd w:id="3020"/>
      <w:r w:rsidR="008263AA">
        <w:rPr>
          <w:rStyle w:val="CommentReference"/>
          <w:lang w:val="en-GB"/>
        </w:rPr>
        <w:commentReference w:id="3020"/>
      </w:r>
      <w:r w:rsidR="001E2A1B">
        <w:t>.</w:t>
      </w:r>
      <w:bookmarkEnd w:id="3019"/>
    </w:p>
    <w:p w14:paraId="3D5BB7DB" w14:textId="4913D990" w:rsidR="000759EC" w:rsidRPr="00553A22" w:rsidRDefault="000759EC" w:rsidP="000759EC">
      <w:pPr>
        <w:pStyle w:val="SysReq1"/>
      </w:pPr>
      <w:bookmarkStart w:id="3021" w:name="_Toc198519081"/>
      <w:r>
        <w:rPr>
          <w:lang w:val="en-GB"/>
        </w:rPr>
        <w:t xml:space="preserve">The </w:t>
      </w:r>
      <w:r w:rsidR="00A156C9">
        <w:rPr>
          <w:lang w:val="en-GB"/>
        </w:rPr>
        <w:t>QPLANT</w:t>
      </w:r>
      <w:r w:rsidR="00E422A9">
        <w:rPr>
          <w:lang w:val="en-GB"/>
        </w:rPr>
        <w:t xml:space="preserve"> shall perform the </w:t>
      </w:r>
      <w:r>
        <w:rPr>
          <w:lang w:val="en-GB"/>
        </w:rPr>
        <w:t>c</w:t>
      </w:r>
      <w:r w:rsidRPr="00DE34FF">
        <w:rPr>
          <w:lang w:val="en-GB"/>
        </w:rPr>
        <w:t xml:space="preserve">ool-down </w:t>
      </w:r>
      <w:r w:rsidR="00307640">
        <w:rPr>
          <w:lang w:val="en-GB"/>
        </w:rPr>
        <w:t xml:space="preserve">of the </w:t>
      </w:r>
      <w:r w:rsidR="00696A0D">
        <w:rPr>
          <w:lang w:val="en-GB"/>
        </w:rPr>
        <w:t>QPLANT</w:t>
      </w:r>
      <w:r w:rsidR="00307640">
        <w:rPr>
          <w:lang w:val="en-GB"/>
        </w:rPr>
        <w:t xml:space="preserve"> </w:t>
      </w:r>
      <w:r w:rsidR="00E422A9">
        <w:rPr>
          <w:lang w:val="en-GB"/>
        </w:rPr>
        <w:t xml:space="preserve">simultaneously </w:t>
      </w:r>
      <w:r w:rsidR="00E36619">
        <w:rPr>
          <w:lang w:val="en-GB"/>
        </w:rPr>
        <w:t>with</w:t>
      </w:r>
      <w:r w:rsidR="00E422A9">
        <w:rPr>
          <w:lang w:val="en-GB"/>
        </w:rPr>
        <w:t xml:space="preserve"> the </w:t>
      </w:r>
      <w:r w:rsidRPr="00DE34FF">
        <w:rPr>
          <w:lang w:val="en-GB"/>
        </w:rPr>
        <w:t>cryogenic users</w:t>
      </w:r>
      <w:r w:rsidR="00E36619">
        <w:rPr>
          <w:lang w:val="en-GB"/>
        </w:rPr>
        <w:t>.</w:t>
      </w:r>
      <w:bookmarkEnd w:id="3021"/>
    </w:p>
    <w:p w14:paraId="0B889C25" w14:textId="3C5DD879" w:rsidR="00553A22" w:rsidRPr="00B5632C" w:rsidRDefault="00553A22" w:rsidP="000759EC">
      <w:pPr>
        <w:pStyle w:val="SysReq1"/>
      </w:pPr>
      <w:bookmarkStart w:id="3022" w:name="_Toc198519082"/>
      <w:r>
        <w:rPr>
          <w:lang w:val="en-GB"/>
        </w:rPr>
        <w:t>The Contractor shall assume that the TS</w:t>
      </w:r>
      <w:r w:rsidR="00D11C0B">
        <w:rPr>
          <w:lang w:val="en-GB"/>
        </w:rPr>
        <w:t>-</w:t>
      </w:r>
      <w:r w:rsidR="00023E09">
        <w:rPr>
          <w:lang w:val="en-GB"/>
        </w:rPr>
        <w:t>circuits</w:t>
      </w:r>
      <w:r w:rsidR="00850EBC">
        <w:rPr>
          <w:lang w:val="en-GB"/>
        </w:rPr>
        <w:t xml:space="preserve"> (headers “D” to “E”)</w:t>
      </w:r>
      <w:r>
        <w:rPr>
          <w:lang w:val="en-GB"/>
        </w:rPr>
        <w:t xml:space="preserve"> and cold mass circuits </w:t>
      </w:r>
      <w:r w:rsidR="00850EBC">
        <w:rPr>
          <w:lang w:val="en-GB"/>
        </w:rPr>
        <w:t xml:space="preserve">(headers “A” to “B”) </w:t>
      </w:r>
      <w:r>
        <w:rPr>
          <w:lang w:val="en-GB"/>
        </w:rPr>
        <w:t xml:space="preserve">are cooled down </w:t>
      </w:r>
      <w:r w:rsidR="00D11C0B">
        <w:rPr>
          <w:lang w:val="en-GB"/>
        </w:rPr>
        <w:t>simultaneously.</w:t>
      </w:r>
      <w:bookmarkEnd w:id="3022"/>
    </w:p>
    <w:p w14:paraId="54E0E055" w14:textId="298F6140" w:rsidR="001A3CD7" w:rsidRPr="00BC6861" w:rsidRDefault="00C83A99" w:rsidP="00A73847">
      <w:pPr>
        <w:rPr>
          <w:lang w:eastAsia="fr-FR"/>
        </w:rPr>
      </w:pPr>
      <w:r w:rsidRPr="000759EC">
        <w:rPr>
          <w:lang w:eastAsia="fr-FR"/>
        </w:rPr>
        <w:t xml:space="preserve">In their offer, the Applicant shall </w:t>
      </w:r>
      <w:r w:rsidR="00BD7F80" w:rsidRPr="000759EC">
        <w:rPr>
          <w:lang w:eastAsia="fr-FR"/>
        </w:rPr>
        <w:t>indicate</w:t>
      </w:r>
      <w:r w:rsidR="008A348E" w:rsidRPr="000759EC">
        <w:rPr>
          <w:lang w:eastAsia="fr-FR"/>
        </w:rPr>
        <w:t xml:space="preserve"> and motivate</w:t>
      </w:r>
      <w:r w:rsidR="00BD7F80" w:rsidRPr="000759EC">
        <w:rPr>
          <w:lang w:eastAsia="fr-FR"/>
        </w:rPr>
        <w:t xml:space="preserve"> the </w:t>
      </w:r>
      <w:r w:rsidR="00CC5D47" w:rsidRPr="000759EC">
        <w:rPr>
          <w:lang w:eastAsia="fr-FR"/>
        </w:rPr>
        <w:t xml:space="preserve">resulting </w:t>
      </w:r>
      <w:r w:rsidR="00513EA4" w:rsidRPr="000759EC">
        <w:rPr>
          <w:lang w:eastAsia="fr-FR"/>
        </w:rPr>
        <w:t>shortest possible</w:t>
      </w:r>
      <w:r w:rsidR="009377F1" w:rsidRPr="000759EC">
        <w:rPr>
          <w:lang w:eastAsia="fr-FR"/>
        </w:rPr>
        <w:t xml:space="preserve"> </w:t>
      </w:r>
      <w:r w:rsidR="00485DB7" w:rsidRPr="000759EC">
        <w:rPr>
          <w:lang w:eastAsia="fr-FR"/>
        </w:rPr>
        <w:t>cool down duration and speed</w:t>
      </w:r>
      <w:r w:rsidR="003B4135" w:rsidRPr="000759EC">
        <w:rPr>
          <w:lang w:eastAsia="fr-FR"/>
        </w:rPr>
        <w:t xml:space="preserve"> of the complete cryogenic system</w:t>
      </w:r>
      <w:r w:rsidR="008A6F99">
        <w:rPr>
          <w:lang w:eastAsia="fr-FR"/>
        </w:rPr>
        <w:t xml:space="preserve"> (from 300K to 2K)</w:t>
      </w:r>
      <w:r w:rsidR="00485DB7" w:rsidRPr="000759EC">
        <w:rPr>
          <w:lang w:eastAsia="fr-FR"/>
        </w:rPr>
        <w:t>.</w:t>
      </w:r>
      <w:r w:rsidR="00F938E6" w:rsidRPr="000759EC">
        <w:rPr>
          <w:lang w:eastAsia="fr-FR"/>
        </w:rPr>
        <w:t xml:space="preserve"> For this purpose, the Applicant shall use the following information</w:t>
      </w:r>
      <w:r w:rsidR="00A73847">
        <w:rPr>
          <w:lang w:eastAsia="fr-FR"/>
        </w:rPr>
        <w:t xml:space="preserve"> given in</w:t>
      </w:r>
      <w:r w:rsidR="0028571D">
        <w:rPr>
          <w:lang w:eastAsia="fr-FR"/>
        </w:rPr>
        <w:t xml:space="preserve"> Appendix</w:t>
      </w:r>
      <w:r w:rsidR="00A73847">
        <w:rPr>
          <w:lang w:eastAsia="fr-FR"/>
        </w:rPr>
        <w:t xml:space="preserve"> </w:t>
      </w:r>
      <w:r w:rsidR="0028571D">
        <w:rPr>
          <w:lang w:eastAsia="fr-FR"/>
        </w:rPr>
        <w:fldChar w:fldCharType="begin"/>
      </w:r>
      <w:r w:rsidR="0028571D">
        <w:rPr>
          <w:lang w:eastAsia="fr-FR"/>
        </w:rPr>
        <w:instrText xml:space="preserve"> REF _Ref190769672 \r \h </w:instrText>
      </w:r>
      <w:r w:rsidR="0028571D">
        <w:rPr>
          <w:lang w:eastAsia="fr-FR"/>
        </w:rPr>
      </w:r>
      <w:r w:rsidR="0028571D">
        <w:rPr>
          <w:lang w:eastAsia="fr-FR"/>
        </w:rPr>
        <w:fldChar w:fldCharType="separate"/>
      </w:r>
      <w:r w:rsidR="00711812">
        <w:rPr>
          <w:lang w:eastAsia="fr-FR"/>
        </w:rPr>
        <w:t>10.1</w:t>
      </w:r>
      <w:r w:rsidR="0028571D">
        <w:rPr>
          <w:lang w:eastAsia="fr-FR"/>
        </w:rPr>
        <w:fldChar w:fldCharType="end"/>
      </w:r>
      <w:r w:rsidR="00EC2CC1">
        <w:rPr>
          <w:lang w:eastAsia="fr-FR"/>
        </w:rPr>
        <w:t>.</w:t>
      </w:r>
    </w:p>
    <w:p w14:paraId="13F13B45" w14:textId="18C03910" w:rsidR="00AE62E5" w:rsidRPr="00190BF5" w:rsidRDefault="00087538" w:rsidP="00744AE2">
      <w:pPr>
        <w:pStyle w:val="Heading40"/>
        <w:rPr>
          <w:lang w:val="en-GB"/>
        </w:rPr>
      </w:pPr>
      <w:bookmarkStart w:id="3023" w:name="_Ref190782008"/>
      <w:bookmarkStart w:id="3024" w:name="_Toc198518308"/>
      <w:r w:rsidRPr="00725372">
        <w:rPr>
          <w:lang w:val="en-GB"/>
        </w:rPr>
        <w:t>Warm-Up</w:t>
      </w:r>
      <w:bookmarkEnd w:id="3023"/>
      <w:bookmarkEnd w:id="3024"/>
    </w:p>
    <w:p w14:paraId="6F77957A" w14:textId="507A07E9" w:rsidR="00D55DC9" w:rsidRDefault="006871A0" w:rsidP="00FE4F63">
      <w:pPr>
        <w:pStyle w:val="SysReq1"/>
        <w:rPr>
          <w:lang w:val="en-GB"/>
        </w:rPr>
      </w:pPr>
      <w:bookmarkStart w:id="3025" w:name="_Toc198519083"/>
      <w:r>
        <w:rPr>
          <w:lang w:val="en-GB"/>
        </w:rPr>
        <w:t xml:space="preserve">The </w:t>
      </w:r>
      <w:r w:rsidR="00A156C9">
        <w:rPr>
          <w:lang w:val="en-GB"/>
        </w:rPr>
        <w:t>QPLANT</w:t>
      </w:r>
      <w:r>
        <w:rPr>
          <w:lang w:val="en-GB"/>
        </w:rPr>
        <w:t xml:space="preserve"> shall </w:t>
      </w:r>
      <w:r w:rsidR="00014330">
        <w:rPr>
          <w:lang w:val="en-GB"/>
        </w:rPr>
        <w:t xml:space="preserve">be able to </w:t>
      </w:r>
      <w:r w:rsidR="00EA159A">
        <w:rPr>
          <w:lang w:val="en-GB"/>
        </w:rPr>
        <w:t xml:space="preserve">cope with a </w:t>
      </w:r>
      <w:r w:rsidR="00087538" w:rsidRPr="00725372">
        <w:rPr>
          <w:lang w:val="en-GB"/>
        </w:rPr>
        <w:t xml:space="preserve">warm-up </w:t>
      </w:r>
      <w:r w:rsidR="00D517AE">
        <w:rPr>
          <w:lang w:val="en-GB"/>
        </w:rPr>
        <w:t xml:space="preserve">of the cryogenic users </w:t>
      </w:r>
      <w:r w:rsidR="00B923F7">
        <w:rPr>
          <w:lang w:val="en-GB"/>
        </w:rPr>
        <w:t xml:space="preserve">from 2K </w:t>
      </w:r>
      <w:r w:rsidR="00087538" w:rsidRPr="00725372">
        <w:rPr>
          <w:lang w:val="en-GB"/>
        </w:rPr>
        <w:t>to 300 K in less than 5 days.</w:t>
      </w:r>
      <w:bookmarkEnd w:id="3025"/>
      <w:r w:rsidR="00014330">
        <w:rPr>
          <w:lang w:val="en-GB"/>
        </w:rPr>
        <w:t xml:space="preserve"> </w:t>
      </w:r>
    </w:p>
    <w:p w14:paraId="12E2AF8B" w14:textId="07594207" w:rsidR="00087538" w:rsidRPr="00725372" w:rsidRDefault="00684A91" w:rsidP="00087538">
      <w:pPr>
        <w:pStyle w:val="SysReq1"/>
        <w:rPr>
          <w:lang w:val="en-GB"/>
        </w:rPr>
      </w:pPr>
      <w:bookmarkStart w:id="3026" w:name="_Toc198519084"/>
      <w:r>
        <w:rPr>
          <w:lang w:val="en-GB"/>
        </w:rPr>
        <w:lastRenderedPageBreak/>
        <w:t xml:space="preserve">The </w:t>
      </w:r>
      <w:r w:rsidR="00A156C9">
        <w:rPr>
          <w:lang w:val="en-GB"/>
        </w:rPr>
        <w:t>QPLANT</w:t>
      </w:r>
      <w:r>
        <w:rPr>
          <w:lang w:val="en-GB"/>
        </w:rPr>
        <w:t xml:space="preserve"> shall support the following </w:t>
      </w:r>
      <w:r w:rsidR="00087538" w:rsidRPr="00725372">
        <w:rPr>
          <w:lang w:val="en-GB"/>
        </w:rPr>
        <w:t xml:space="preserve">main phases for the warming-up </w:t>
      </w:r>
      <w:r w:rsidR="00FB70D5">
        <w:rPr>
          <w:lang w:val="en-GB"/>
        </w:rPr>
        <w:t xml:space="preserve">of </w:t>
      </w:r>
      <w:r w:rsidR="000A30AE">
        <w:rPr>
          <w:lang w:eastAsia="fr-FR"/>
        </w:rPr>
        <w:t>the cryogenic users</w:t>
      </w:r>
      <w:r w:rsidR="00087538" w:rsidRPr="00725372">
        <w:rPr>
          <w:lang w:val="en-GB"/>
        </w:rPr>
        <w:t>:</w:t>
      </w:r>
      <w:bookmarkEnd w:id="3026"/>
    </w:p>
    <w:p w14:paraId="1D752DDB" w14:textId="07844CB7" w:rsidR="00087538" w:rsidRPr="00725372" w:rsidRDefault="00087538" w:rsidP="00087538">
      <w:pPr>
        <w:pStyle w:val="SysReq2"/>
        <w:ind w:left="1620" w:hanging="360"/>
        <w:rPr>
          <w:lang w:val="en-GB"/>
        </w:rPr>
      </w:pPr>
      <w:r w:rsidRPr="00E72E17">
        <w:t>Warm-up to 4.5 K</w:t>
      </w:r>
      <w:r w:rsidR="00390139">
        <w:t xml:space="preserve"> by </w:t>
      </w:r>
      <w:r w:rsidR="00390139">
        <w:rPr>
          <w:lang w:val="en-GB"/>
        </w:rPr>
        <w:t>s</w:t>
      </w:r>
      <w:r w:rsidRPr="00725372">
        <w:rPr>
          <w:lang w:val="en-GB"/>
        </w:rPr>
        <w:t>top</w:t>
      </w:r>
      <w:r w:rsidR="00390139">
        <w:rPr>
          <w:lang w:val="en-GB"/>
        </w:rPr>
        <w:t>ping</w:t>
      </w:r>
      <w:r w:rsidRPr="00725372">
        <w:rPr>
          <w:lang w:val="en-GB"/>
        </w:rPr>
        <w:t xml:space="preserve"> the Very Low Pressure Compressors </w:t>
      </w:r>
    </w:p>
    <w:p w14:paraId="336CF38A" w14:textId="49DF340B" w:rsidR="00087538" w:rsidRPr="00725372" w:rsidRDefault="00087538" w:rsidP="00087538">
      <w:pPr>
        <w:pStyle w:val="SysReq2"/>
        <w:ind w:left="1620" w:hanging="360"/>
        <w:rPr>
          <w:lang w:val="en-GB"/>
        </w:rPr>
      </w:pPr>
      <w:r w:rsidRPr="00E72E17">
        <w:t>Emptying of the Liquid helium baths</w:t>
      </w:r>
      <w:r w:rsidR="00A66BCF">
        <w:t xml:space="preserve"> by </w:t>
      </w:r>
      <w:r w:rsidRPr="00725372">
        <w:rPr>
          <w:lang w:val="en-GB"/>
        </w:rPr>
        <w:t>evaporation with electrical heaters and stop of the level controls.</w:t>
      </w:r>
    </w:p>
    <w:p w14:paraId="75C7CBD2" w14:textId="5D38249A" w:rsidR="00087538" w:rsidRPr="00023BFF" w:rsidRDefault="00087538" w:rsidP="00087538">
      <w:pPr>
        <w:pStyle w:val="SysReq2"/>
        <w:ind w:left="1620" w:hanging="360"/>
        <w:rPr>
          <w:lang w:val="en-GB"/>
        </w:rPr>
      </w:pPr>
      <w:r w:rsidRPr="00E72E17">
        <w:t>Warm-up from 4.5K to 300K</w:t>
      </w:r>
      <w:r w:rsidR="00271214">
        <w:t>.</w:t>
      </w:r>
    </w:p>
    <w:p w14:paraId="307A9D8F" w14:textId="02FC9D3F" w:rsidR="00023BFF" w:rsidRPr="003C355C" w:rsidRDefault="00023BFF" w:rsidP="00023BFF">
      <w:r w:rsidRPr="000759EC">
        <w:rPr>
          <w:lang w:eastAsia="fr-FR"/>
        </w:rPr>
        <w:t>In their offer, the Applicant shall indicate</w:t>
      </w:r>
      <w:r>
        <w:rPr>
          <w:lang w:eastAsia="fr-FR"/>
        </w:rPr>
        <w:t xml:space="preserve"> the expected duration of the main phases of the warming up</w:t>
      </w:r>
      <w:r w:rsidR="0007252A">
        <w:rPr>
          <w:lang w:eastAsia="fr-FR"/>
        </w:rPr>
        <w:t xml:space="preserve"> of the cryogenic users.</w:t>
      </w:r>
    </w:p>
    <w:p w14:paraId="10900B00" w14:textId="56970C3A" w:rsidR="009C5A24" w:rsidRPr="00725372" w:rsidRDefault="003C355C" w:rsidP="009C5A24">
      <w:pPr>
        <w:pStyle w:val="Heading3numbered"/>
      </w:pPr>
      <w:bookmarkStart w:id="3027" w:name="_Toc198518309"/>
      <w:r>
        <w:t>Other operational scenarios</w:t>
      </w:r>
      <w:bookmarkEnd w:id="3027"/>
    </w:p>
    <w:p w14:paraId="2408E839" w14:textId="77777777" w:rsidR="009C5A24" w:rsidRDefault="009C5A24" w:rsidP="009C5A24">
      <w:pPr>
        <w:pStyle w:val="Heading40"/>
        <w:rPr>
          <w:lang w:val="en-GB"/>
        </w:rPr>
      </w:pPr>
      <w:bookmarkStart w:id="3028" w:name="_Toc198518310"/>
      <w:r>
        <w:rPr>
          <w:lang w:val="en-GB"/>
        </w:rPr>
        <w:t>Purging and Conditioning</w:t>
      </w:r>
      <w:bookmarkEnd w:id="3028"/>
    </w:p>
    <w:p w14:paraId="309C02EE" w14:textId="64E1E663" w:rsidR="00D32722" w:rsidRDefault="00DE6C8D" w:rsidP="009C5A24">
      <w:pPr>
        <w:pStyle w:val="SysReq1"/>
      </w:pPr>
      <w:bookmarkStart w:id="3029" w:name="_Toc198519085"/>
      <w:r>
        <w:t>The Contractor may implement a manual</w:t>
      </w:r>
      <w:r w:rsidR="009C5A24" w:rsidRPr="00B8608F">
        <w:t xml:space="preserve"> purging, </w:t>
      </w:r>
      <w:r w:rsidR="00044C3E">
        <w:t>manual</w:t>
      </w:r>
      <w:r w:rsidR="00044C3E" w:rsidRPr="00B8608F">
        <w:t xml:space="preserve"> </w:t>
      </w:r>
      <w:r w:rsidR="009C5A24" w:rsidRPr="00B8608F">
        <w:t xml:space="preserve">conditioning and </w:t>
      </w:r>
      <w:r w:rsidR="00044C3E">
        <w:t>manual</w:t>
      </w:r>
      <w:r w:rsidR="00044C3E" w:rsidRPr="00B8608F">
        <w:t xml:space="preserve"> </w:t>
      </w:r>
      <w:r w:rsidR="009C5A24" w:rsidRPr="00B8608F">
        <w:t xml:space="preserve">initial preparation of the </w:t>
      </w:r>
      <w:r w:rsidR="00A156C9">
        <w:t>QPLANT</w:t>
      </w:r>
      <w:r>
        <w:t>.</w:t>
      </w:r>
      <w:bookmarkEnd w:id="3029"/>
    </w:p>
    <w:p w14:paraId="04C1A116" w14:textId="42A38D12" w:rsidR="009C5A24" w:rsidRDefault="00C80A1C" w:rsidP="009C5A24">
      <w:pPr>
        <w:pStyle w:val="SysReq1"/>
      </w:pPr>
      <w:bookmarkStart w:id="3030" w:name="_Toc198519086"/>
      <w:r>
        <w:t xml:space="preserve">If a manual operation </w:t>
      </w:r>
      <w:r w:rsidR="002C76E5">
        <w:t xml:space="preserve">for this step </w:t>
      </w:r>
      <w:r>
        <w:t>is chosen, t</w:t>
      </w:r>
      <w:r w:rsidR="00D32722">
        <w:t xml:space="preserve">he Contractor shall </w:t>
      </w:r>
      <w:r w:rsidR="009C5A24" w:rsidRPr="00B8608F">
        <w:t>provide a de</w:t>
      </w:r>
      <w:r>
        <w:t>tailed</w:t>
      </w:r>
      <w:r w:rsidR="009C5A24" w:rsidRPr="00B8608F">
        <w:t xml:space="preserve"> procedure.</w:t>
      </w:r>
      <w:bookmarkEnd w:id="3030"/>
    </w:p>
    <w:p w14:paraId="60CFC16F" w14:textId="05A0380A" w:rsidR="00B153DD" w:rsidRDefault="00B153DD" w:rsidP="003A40A3">
      <w:pPr>
        <w:pStyle w:val="Heading40"/>
      </w:pPr>
      <w:bookmarkStart w:id="3031" w:name="_Toc198518311"/>
      <w:r>
        <w:t>LHe filling and emptying</w:t>
      </w:r>
      <w:bookmarkEnd w:id="3031"/>
    </w:p>
    <w:p w14:paraId="25A29916" w14:textId="565827E8" w:rsidR="00B5679B" w:rsidRDefault="00B5679B" w:rsidP="00B5679B">
      <w:pPr>
        <w:pStyle w:val="SysReq1"/>
      </w:pPr>
      <w:bookmarkStart w:id="3032" w:name="_Toc198519087"/>
      <w:r>
        <w:t xml:space="preserve">The Contractor shall assume that the LHe filling and emptying occurs </w:t>
      </w:r>
      <w:r w:rsidR="00735BCA">
        <w:t>when the cryogenic user</w:t>
      </w:r>
      <w:r w:rsidR="00BC706A">
        <w:t xml:space="preserve">s are </w:t>
      </w:r>
      <w:r>
        <w:t>at 4.5K</w:t>
      </w:r>
      <w:r w:rsidR="00881843">
        <w:t xml:space="preserve"> and </w:t>
      </w:r>
      <w:r w:rsidR="00881843" w:rsidRPr="00881843">
        <w:rPr>
          <w:highlight w:val="yellow"/>
        </w:rPr>
        <w:t>XXXXX give them header A con</w:t>
      </w:r>
      <w:r w:rsidR="005908D7">
        <w:rPr>
          <w:highlight w:val="yellow"/>
        </w:rPr>
        <w:t>d</w:t>
      </w:r>
      <w:r w:rsidR="00881843" w:rsidRPr="00881843">
        <w:rPr>
          <w:highlight w:val="yellow"/>
        </w:rPr>
        <w:t>i</w:t>
      </w:r>
      <w:r w:rsidR="005908D7">
        <w:rPr>
          <w:highlight w:val="yellow"/>
        </w:rPr>
        <w:t>tio</w:t>
      </w:r>
      <w:r w:rsidR="00044C3E">
        <w:rPr>
          <w:highlight w:val="yellow"/>
        </w:rPr>
        <w:t>n</w:t>
      </w:r>
      <w:r w:rsidR="00881843" w:rsidRPr="00881843">
        <w:rPr>
          <w:highlight w:val="yellow"/>
        </w:rPr>
        <w:t xml:space="preserve"> </w:t>
      </w:r>
      <w:r w:rsidR="00881843">
        <w:rPr>
          <w:highlight w:val="yellow"/>
        </w:rPr>
        <w:t xml:space="preserve">before JT </w:t>
      </w:r>
      <w:r w:rsidR="00881843" w:rsidRPr="00881843">
        <w:rPr>
          <w:highlight w:val="yellow"/>
        </w:rPr>
        <w:t>expansion</w:t>
      </w:r>
      <w:r>
        <w:t>.</w:t>
      </w:r>
      <w:bookmarkEnd w:id="3032"/>
    </w:p>
    <w:p w14:paraId="764AD5F7" w14:textId="645F00B7" w:rsidR="00744AE2" w:rsidRDefault="00744AE2" w:rsidP="0075772A">
      <w:pPr>
        <w:pStyle w:val="SysReq2"/>
        <w:ind w:left="1620" w:hanging="360"/>
        <w:rPr>
          <w:lang w:eastAsia="en-GB"/>
        </w:rPr>
      </w:pPr>
      <w:r w:rsidRPr="00744AE2">
        <w:rPr>
          <w:lang w:eastAsia="en-GB"/>
        </w:rPr>
        <w:t xml:space="preserve">Average retention rate of 0.8 g/s LHe per </w:t>
      </w:r>
      <w:r>
        <w:rPr>
          <w:lang w:eastAsia="en-GB"/>
        </w:rPr>
        <w:t xml:space="preserve">individual </w:t>
      </w:r>
      <w:r w:rsidRPr="00744AE2">
        <w:rPr>
          <w:lang w:eastAsia="en-GB"/>
        </w:rPr>
        <w:t xml:space="preserve">QCELL </w:t>
      </w:r>
      <w:r>
        <w:rPr>
          <w:lang w:eastAsia="en-GB"/>
        </w:rPr>
        <w:t xml:space="preserve">(24 g/s total) </w:t>
      </w:r>
      <w:r w:rsidRPr="00744AE2">
        <w:rPr>
          <w:lang w:eastAsia="en-GB"/>
        </w:rPr>
        <w:t>during the filling process</w:t>
      </w:r>
    </w:p>
    <w:p w14:paraId="5DE42985" w14:textId="7B8AE4D8" w:rsidR="00B5679B" w:rsidRDefault="007F4F83" w:rsidP="00B5679B">
      <w:pPr>
        <w:pStyle w:val="SysReq1"/>
      </w:pPr>
      <w:bookmarkStart w:id="3033" w:name="_Toc198519088"/>
      <w:r>
        <w:t xml:space="preserve">During LHe filling, </w:t>
      </w:r>
      <w:r w:rsidR="000F0204">
        <w:t>t</w:t>
      </w:r>
      <w:r>
        <w:t xml:space="preserve">he </w:t>
      </w:r>
      <w:r w:rsidR="00A156C9">
        <w:t>QPLANT</w:t>
      </w:r>
      <w:r>
        <w:t xml:space="preserve"> shall provide </w:t>
      </w:r>
      <w:r w:rsidRPr="00725372">
        <w:t>2900 liters</w:t>
      </w:r>
      <w:r>
        <w:t xml:space="preserve"> </w:t>
      </w:r>
      <w:r w:rsidR="00D01E6E">
        <w:t xml:space="preserve">of LHe </w:t>
      </w:r>
      <w:r>
        <w:t>to the users</w:t>
      </w:r>
      <w:r w:rsidRPr="00725372">
        <w:t>.</w:t>
      </w:r>
      <w:bookmarkEnd w:id="3033"/>
    </w:p>
    <w:p w14:paraId="71193734" w14:textId="7D27C061" w:rsidR="00744AE2" w:rsidRPr="003C355C" w:rsidRDefault="00744AE2" w:rsidP="0010641B">
      <w:pPr>
        <w:pStyle w:val="SysReq1"/>
        <w:numPr>
          <w:ilvl w:val="0"/>
          <w:numId w:val="0"/>
        </w:numPr>
      </w:pPr>
      <w:bookmarkStart w:id="3034" w:name="_Toc198519089"/>
      <w:r w:rsidRPr="000759EC">
        <w:rPr>
          <w:lang w:eastAsia="fr-FR"/>
        </w:rPr>
        <w:t>In their offer, the Applicant shall indicate</w:t>
      </w:r>
      <w:r>
        <w:rPr>
          <w:lang w:eastAsia="fr-FR"/>
        </w:rPr>
        <w:t xml:space="preserve"> the expected duration of the LHe filling as well as the </w:t>
      </w:r>
      <w:r>
        <w:rPr>
          <w:lang w:eastAsia="en-GB"/>
        </w:rPr>
        <w:t>maximum filling rate the QPLANT can produce</w:t>
      </w:r>
      <w:r w:rsidR="008B0F3C">
        <w:rPr>
          <w:lang w:eastAsia="en-GB"/>
        </w:rPr>
        <w:t>.</w:t>
      </w:r>
      <w:bookmarkEnd w:id="3034"/>
    </w:p>
    <w:p w14:paraId="3D4457A3" w14:textId="77777777" w:rsidR="00744AE2" w:rsidRPr="00744AE2" w:rsidRDefault="00744AE2" w:rsidP="00744AE2">
      <w:pPr>
        <w:pStyle w:val="SysReq1"/>
        <w:rPr>
          <w:lang w:val="en-GB"/>
        </w:rPr>
      </w:pPr>
      <w:bookmarkStart w:id="3035" w:name="_Toc198519090"/>
      <w:r w:rsidRPr="00744AE2">
        <w:rPr>
          <w:lang w:val="en-GB"/>
        </w:rPr>
        <w:t>The Contractor shall consider an enveloping range for the warm-up rate, encompassing the following boundary conditions:</w:t>
      </w:r>
      <w:bookmarkEnd w:id="3035"/>
    </w:p>
    <w:p w14:paraId="01E2E488" w14:textId="6F63C677" w:rsidR="00744AE2" w:rsidRPr="00744AE2" w:rsidRDefault="00744AE2" w:rsidP="0010641B">
      <w:pPr>
        <w:pStyle w:val="SysReq2"/>
        <w:ind w:left="1620" w:hanging="360"/>
        <w:rPr>
          <w:lang w:val="en-GB"/>
        </w:rPr>
      </w:pPr>
      <w:r w:rsidRPr="00744AE2">
        <w:rPr>
          <w:lang w:val="en-GB"/>
        </w:rPr>
        <w:t xml:space="preserve">The </w:t>
      </w:r>
      <w:r w:rsidRPr="0010641B">
        <w:rPr>
          <w:lang w:val="en-GB"/>
        </w:rPr>
        <w:t>minimum warm-up rate</w:t>
      </w:r>
      <w:r w:rsidRPr="00744AE2">
        <w:rPr>
          <w:lang w:val="en-GB"/>
        </w:rPr>
        <w:t xml:space="preserve">, corresponding to the case where only static heat loads are present. </w:t>
      </w:r>
    </w:p>
    <w:p w14:paraId="7865E07D" w14:textId="2E15C908" w:rsidR="00744AE2" w:rsidRPr="00744AE2" w:rsidRDefault="00744AE2" w:rsidP="0010641B">
      <w:pPr>
        <w:pStyle w:val="SysReq2"/>
        <w:ind w:left="1620" w:hanging="360"/>
        <w:rPr>
          <w:lang w:val="en-GB"/>
        </w:rPr>
      </w:pPr>
      <w:r w:rsidRPr="00744AE2">
        <w:rPr>
          <w:lang w:val="en-GB"/>
        </w:rPr>
        <w:t xml:space="preserve">The </w:t>
      </w:r>
      <w:r w:rsidRPr="0010641B">
        <w:rPr>
          <w:lang w:val="en-GB"/>
        </w:rPr>
        <w:t>maximum warm-up rate</w:t>
      </w:r>
      <w:r w:rsidRPr="00744AE2">
        <w:rPr>
          <w:lang w:val="en-GB"/>
        </w:rPr>
        <w:t>, corresponding to the case where QCELL heaters are fully utilized to accelerate the process or the maximum flow rate the QPLANT can manage during the emptying phase.</w:t>
      </w:r>
    </w:p>
    <w:p w14:paraId="77620642" w14:textId="77777777" w:rsidR="00744AE2" w:rsidRPr="00744AE2" w:rsidRDefault="00744AE2" w:rsidP="0010641B">
      <w:pPr>
        <w:pStyle w:val="SysReq1"/>
        <w:numPr>
          <w:ilvl w:val="0"/>
          <w:numId w:val="0"/>
        </w:numPr>
        <w:ind w:left="1080" w:hanging="1080"/>
        <w:rPr>
          <w:lang w:val="en-GB"/>
        </w:rPr>
      </w:pPr>
      <w:bookmarkStart w:id="3036" w:name="_Toc198519091"/>
      <w:r w:rsidRPr="00744AE2">
        <w:rPr>
          <w:lang w:val="en-GB"/>
        </w:rPr>
        <w:t>In their offer, the Applicant shall indicate the expected duration of the emptying phase as well as the maximum flow rate that can be accepted while conserving the helium inventory.</w:t>
      </w:r>
      <w:bookmarkEnd w:id="3036"/>
    </w:p>
    <w:p w14:paraId="40331C4C" w14:textId="73B8A594" w:rsidR="00064252" w:rsidRDefault="00A156C9" w:rsidP="00064252">
      <w:pPr>
        <w:pStyle w:val="Heading3numbered"/>
      </w:pPr>
      <w:bookmarkStart w:id="3037" w:name="_Toc198518312"/>
      <w:r>
        <w:t>QPLANT</w:t>
      </w:r>
      <w:r w:rsidR="00064252" w:rsidRPr="00725372">
        <w:t xml:space="preserve"> performance</w:t>
      </w:r>
      <w:bookmarkEnd w:id="3037"/>
    </w:p>
    <w:p w14:paraId="15A73CDB" w14:textId="26A99B04" w:rsidR="00064252" w:rsidRPr="00725372" w:rsidRDefault="00064252" w:rsidP="00064252">
      <w:pPr>
        <w:pStyle w:val="SysReq1"/>
        <w:rPr>
          <w:lang w:val="en-GB"/>
        </w:rPr>
      </w:pPr>
      <w:bookmarkStart w:id="3038" w:name="_Toc198519092"/>
      <w:r>
        <w:rPr>
          <w:lang w:val="en-GB"/>
        </w:rPr>
        <w:t xml:space="preserve">The Contractor shall use the simplified heat load deposition sources as indicated in </w:t>
      </w:r>
      <w:r w:rsidR="00744AE2" w:rsidRPr="004E5E2D">
        <w:rPr>
          <w:rStyle w:val="02ReferencedSectionsChar"/>
        </w:rPr>
        <w:fldChar w:fldCharType="begin"/>
      </w:r>
      <w:r w:rsidR="00744AE2" w:rsidRPr="004E5E2D">
        <w:rPr>
          <w:rStyle w:val="02ReferencedSectionsChar"/>
        </w:rPr>
        <w:instrText xml:space="preserve"> REF _Ref195702885 \h </w:instrText>
      </w:r>
      <w:r w:rsidR="00744AE2">
        <w:rPr>
          <w:rStyle w:val="02ReferencedSectionsChar"/>
        </w:rPr>
        <w:instrText xml:space="preserve"> \* MERGEFORMAT </w:instrText>
      </w:r>
      <w:r w:rsidR="00744AE2" w:rsidRPr="004E5E2D">
        <w:rPr>
          <w:rStyle w:val="02ReferencedSectionsChar"/>
        </w:rPr>
      </w:r>
      <w:r w:rsidR="00744AE2" w:rsidRPr="004E5E2D">
        <w:rPr>
          <w:rStyle w:val="02ReferencedSectionsChar"/>
        </w:rPr>
        <w:fldChar w:fldCharType="separate"/>
      </w:r>
      <w:r w:rsidR="00711812" w:rsidRPr="00711812">
        <w:rPr>
          <w:rStyle w:val="02ReferencedSectionsChar"/>
        </w:rPr>
        <w:t>Figure 4</w:t>
      </w:r>
      <w:r w:rsidR="00744AE2" w:rsidRPr="004E5E2D">
        <w:rPr>
          <w:rStyle w:val="02ReferencedSectionsChar"/>
        </w:rPr>
        <w:fldChar w:fldCharType="end"/>
      </w:r>
      <w:r w:rsidRPr="004E5E2D">
        <w:rPr>
          <w:rStyle w:val="02ReferencedSectionsChar"/>
        </w:rPr>
        <w:t>.</w:t>
      </w:r>
      <w:bookmarkEnd w:id="3038"/>
    </w:p>
    <w:p w14:paraId="498AADFF" w14:textId="290196EF" w:rsidR="00064252" w:rsidRPr="00760988" w:rsidRDefault="00064252" w:rsidP="00064252">
      <w:pPr>
        <w:pStyle w:val="SysReq1"/>
        <w:rPr>
          <w:rStyle w:val="AAReferencedChar"/>
          <w:i w:val="0"/>
          <w:iCs w:val="0"/>
          <w:color w:val="auto"/>
        </w:rPr>
      </w:pPr>
      <w:bookmarkStart w:id="3039" w:name="_Toc198519093"/>
      <w:r w:rsidRPr="00725372">
        <w:rPr>
          <w:lang w:val="en-GB"/>
        </w:rPr>
        <w:t xml:space="preserve">The </w:t>
      </w:r>
      <w:r w:rsidR="00A156C9">
        <w:rPr>
          <w:lang w:val="en-GB"/>
        </w:rPr>
        <w:t>QPLANT</w:t>
      </w:r>
      <w:r w:rsidRPr="00725372">
        <w:rPr>
          <w:lang w:val="en-GB"/>
        </w:rPr>
        <w:t xml:space="preserve"> shall be designed for the heat loads defined in</w:t>
      </w:r>
      <w:r>
        <w:rPr>
          <w:rStyle w:val="AAReferencedChar"/>
        </w:rPr>
        <w:t xml:space="preserve"> </w:t>
      </w:r>
      <w:r>
        <w:rPr>
          <w:rStyle w:val="AAReferencedChar"/>
        </w:rPr>
        <w:fldChar w:fldCharType="begin"/>
      </w:r>
      <w:r>
        <w:rPr>
          <w:rStyle w:val="AAReferencedChar"/>
        </w:rPr>
        <w:instrText xml:space="preserve"> REF _Ref192160998 \h </w:instrText>
      </w:r>
      <w:r>
        <w:rPr>
          <w:rStyle w:val="AAReferencedChar"/>
        </w:rPr>
      </w:r>
      <w:r>
        <w:rPr>
          <w:rStyle w:val="AAReferencedChar"/>
        </w:rPr>
        <w:fldChar w:fldCharType="separate"/>
      </w:r>
      <w:r w:rsidR="00711812" w:rsidRPr="00725372">
        <w:t xml:space="preserve">Table </w:t>
      </w:r>
      <w:r w:rsidR="00711812">
        <w:rPr>
          <w:noProof/>
        </w:rPr>
        <w:t>3</w:t>
      </w:r>
      <w:bookmarkEnd w:id="3039"/>
      <w:r>
        <w:rPr>
          <w:rStyle w:val="AAReferencedChar"/>
        </w:rPr>
        <w:fldChar w:fldCharType="end"/>
      </w:r>
    </w:p>
    <w:p w14:paraId="6841DE03" w14:textId="77CE28B5" w:rsidR="00064252" w:rsidRPr="00725372" w:rsidRDefault="00064252" w:rsidP="00064252">
      <w:pPr>
        <w:pStyle w:val="Caption"/>
      </w:pPr>
      <w:bookmarkStart w:id="3040" w:name="_Ref192160998"/>
      <w:bookmarkStart w:id="3041" w:name="_Ref192586222"/>
      <w:bookmarkStart w:id="3042" w:name="_Ref194909937"/>
      <w:bookmarkStart w:id="3043" w:name="_Toc195865373"/>
      <w:r w:rsidRPr="00725372">
        <w:t xml:space="preserve">Table </w:t>
      </w:r>
      <w:r w:rsidRPr="00725372">
        <w:fldChar w:fldCharType="begin"/>
      </w:r>
      <w:r w:rsidRPr="00725372">
        <w:instrText xml:space="preserve"> SEQ Table \* ARABIC </w:instrText>
      </w:r>
      <w:r w:rsidRPr="00725372">
        <w:fldChar w:fldCharType="separate"/>
      </w:r>
      <w:r w:rsidR="00711812">
        <w:rPr>
          <w:noProof/>
        </w:rPr>
        <w:t>3</w:t>
      </w:r>
      <w:r w:rsidRPr="00725372">
        <w:fldChar w:fldCharType="end"/>
      </w:r>
      <w:bookmarkEnd w:id="3040"/>
      <w:r w:rsidRPr="00725372">
        <w:t> </w:t>
      </w:r>
      <w:commentRangeStart w:id="3044"/>
      <w:r w:rsidRPr="00725372">
        <w:t>Heat loads summary for QCELLs and cryogenic distribution</w:t>
      </w:r>
      <w:bookmarkEnd w:id="3041"/>
      <w:commentRangeEnd w:id="3044"/>
      <w:r>
        <w:rPr>
          <w:rStyle w:val="CommentReference"/>
          <w:rFonts w:ascii="Segoe UI" w:hAnsi="Segoe UI"/>
          <w:iCs w:val="0"/>
          <w:color w:val="auto"/>
        </w:rPr>
        <w:commentReference w:id="3044"/>
      </w:r>
      <w:bookmarkEnd w:id="3042"/>
      <w:bookmarkEnd w:id="3043"/>
    </w:p>
    <w:tbl>
      <w:tblPr>
        <w:tblStyle w:val="TableGrid"/>
        <w:tblW w:w="9453" w:type="dxa"/>
        <w:tblInd w:w="-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Look w:val="04A0" w:firstRow="1" w:lastRow="0" w:firstColumn="1" w:lastColumn="0" w:noHBand="0" w:noVBand="1"/>
      </w:tblPr>
      <w:tblGrid>
        <w:gridCol w:w="1814"/>
        <w:gridCol w:w="900"/>
        <w:gridCol w:w="810"/>
        <w:gridCol w:w="1170"/>
        <w:gridCol w:w="1170"/>
        <w:gridCol w:w="1080"/>
        <w:gridCol w:w="1440"/>
        <w:gridCol w:w="1069"/>
      </w:tblGrid>
      <w:tr w:rsidR="00064252" w:rsidRPr="00725372" w14:paraId="2286FC8C" w14:textId="77777777" w:rsidTr="00190CB6">
        <w:tc>
          <w:tcPr>
            <w:tcW w:w="1814" w:type="dxa"/>
            <w:vMerge w:val="restart"/>
            <w:shd w:val="clear" w:color="auto" w:fill="EBD9ED" w:themeFill="accent2" w:themeFillTint="33"/>
            <w:vAlign w:val="center"/>
          </w:tcPr>
          <w:p w14:paraId="41EF09C8" w14:textId="77777777" w:rsidR="00064252" w:rsidRPr="00DE34FF" w:rsidRDefault="00064252" w:rsidP="00190CB6">
            <w:pPr>
              <w:spacing w:before="40" w:after="20" w:line="240" w:lineRule="auto"/>
              <w:jc w:val="center"/>
              <w:rPr>
                <w:sz w:val="16"/>
                <w:szCs w:val="16"/>
                <w:lang w:eastAsia="fr-FR"/>
              </w:rPr>
            </w:pPr>
            <w:r w:rsidRPr="00DE34FF">
              <w:rPr>
                <w:rFonts w:ascii="Segoe UI Semibold" w:eastAsia="Times New Roman" w:hAnsi="Segoe UI Semibold" w:cs="Segoe UI Semibold"/>
                <w:color w:val="562873" w:themeColor="accent1"/>
                <w:sz w:val="16"/>
                <w:szCs w:val="16"/>
              </w:rPr>
              <w:lastRenderedPageBreak/>
              <w:t xml:space="preserve">Operating </w:t>
            </w:r>
            <w:r>
              <w:rPr>
                <w:rFonts w:ascii="Segoe UI Semibold" w:eastAsia="Times New Roman" w:hAnsi="Segoe UI Semibold" w:cs="Segoe UI Semibold"/>
                <w:color w:val="562873" w:themeColor="accent1"/>
                <w:sz w:val="16"/>
                <w:szCs w:val="16"/>
              </w:rPr>
              <w:t>Scenario</w:t>
            </w:r>
          </w:p>
        </w:tc>
        <w:tc>
          <w:tcPr>
            <w:tcW w:w="1710" w:type="dxa"/>
            <w:gridSpan w:val="2"/>
            <w:shd w:val="clear" w:color="auto" w:fill="EBD9ED" w:themeFill="accent2" w:themeFillTint="33"/>
            <w:vAlign w:val="center"/>
          </w:tcPr>
          <w:p w14:paraId="0A571EB1" w14:textId="77777777" w:rsidR="00064252" w:rsidRPr="00DE34FF" w:rsidRDefault="00064252" w:rsidP="00190CB6">
            <w:pPr>
              <w:spacing w:before="40" w:after="20" w:line="240" w:lineRule="auto"/>
              <w:ind w:left="-103" w:right="-110"/>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Isothermal Heat Loads (W)</w:t>
            </w:r>
          </w:p>
        </w:tc>
        <w:tc>
          <w:tcPr>
            <w:tcW w:w="4860" w:type="dxa"/>
            <w:gridSpan w:val="4"/>
            <w:shd w:val="clear" w:color="auto" w:fill="EBD9ED" w:themeFill="accent2" w:themeFillTint="33"/>
            <w:vAlign w:val="center"/>
          </w:tcPr>
          <w:p w14:paraId="4B412865" w14:textId="77777777" w:rsidR="00064252" w:rsidRPr="00DE34FF" w:rsidRDefault="00064252" w:rsidP="00190CB6">
            <w:pPr>
              <w:spacing w:before="40" w:after="20" w:line="240" w:lineRule="auto"/>
              <w:ind w:left="-103" w:right="-110"/>
              <w:jc w:val="center"/>
              <w:rPr>
                <w:sz w:val="16"/>
                <w:szCs w:val="16"/>
                <w:lang w:eastAsia="fr-FR"/>
              </w:rPr>
            </w:pPr>
            <w:r w:rsidRPr="00DE34FF">
              <w:rPr>
                <w:rFonts w:ascii="Segoe UI Semibold" w:eastAsia="Times New Roman" w:hAnsi="Segoe UI Semibold" w:cs="Segoe UI Semibold"/>
                <w:color w:val="562873" w:themeColor="accent1"/>
                <w:sz w:val="16"/>
                <w:szCs w:val="16"/>
              </w:rPr>
              <w:t>Non-Isothermal Heat Loads (W)</w:t>
            </w:r>
          </w:p>
        </w:tc>
        <w:tc>
          <w:tcPr>
            <w:tcW w:w="1069" w:type="dxa"/>
            <w:vMerge w:val="restart"/>
            <w:shd w:val="clear" w:color="auto" w:fill="EBD9ED" w:themeFill="accent2" w:themeFillTint="33"/>
            <w:vAlign w:val="center"/>
          </w:tcPr>
          <w:p w14:paraId="1DB77818" w14:textId="77777777" w:rsidR="00064252" w:rsidRPr="00DE34FF" w:rsidRDefault="00064252" w:rsidP="00190CB6">
            <w:pPr>
              <w:pStyle w:val="AASemiBold"/>
              <w:spacing w:before="40" w:after="20" w:line="240" w:lineRule="auto"/>
              <w:ind w:left="-103" w:right="-110"/>
              <w:jc w:val="center"/>
              <w:rPr>
                <w:sz w:val="16"/>
                <w:szCs w:val="16"/>
                <w:lang w:eastAsia="fr-FR"/>
              </w:rPr>
            </w:pPr>
            <w:r w:rsidRPr="00DE34FF">
              <w:rPr>
                <w:rFonts w:ascii="Segoe UI" w:hAnsi="Segoe UI" w:cs="Segoe UI"/>
                <w:sz w:val="16"/>
                <w:szCs w:val="16"/>
                <w:lang w:eastAsia="fr-FR"/>
              </w:rPr>
              <w:t>Indicative Equiv. Refrigeration W@4.5K</w:t>
            </w:r>
          </w:p>
        </w:tc>
      </w:tr>
      <w:tr w:rsidR="00064252" w:rsidRPr="00725372" w14:paraId="62A21C74" w14:textId="77777777" w:rsidTr="00190CB6">
        <w:tc>
          <w:tcPr>
            <w:tcW w:w="1814" w:type="dxa"/>
            <w:vMerge/>
            <w:shd w:val="clear" w:color="auto" w:fill="EBD9ED" w:themeFill="accent2" w:themeFillTint="33"/>
            <w:vAlign w:val="center"/>
          </w:tcPr>
          <w:p w14:paraId="2F9359CE" w14:textId="77777777" w:rsidR="00064252" w:rsidRPr="00DE34FF" w:rsidRDefault="00064252" w:rsidP="00190CB6">
            <w:pPr>
              <w:spacing w:before="40" w:after="20" w:line="240" w:lineRule="auto"/>
              <w:jc w:val="center"/>
              <w:rPr>
                <w:sz w:val="16"/>
                <w:szCs w:val="16"/>
                <w:lang w:eastAsia="fr-FR"/>
              </w:rPr>
            </w:pPr>
          </w:p>
        </w:tc>
        <w:tc>
          <w:tcPr>
            <w:tcW w:w="900" w:type="dxa"/>
            <w:shd w:val="clear" w:color="auto" w:fill="EBD9ED" w:themeFill="accent2" w:themeFillTint="33"/>
            <w:vAlign w:val="center"/>
          </w:tcPr>
          <w:p w14:paraId="42E91099"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Bath at 2K (q</w:t>
            </w:r>
            <w:r w:rsidRPr="00DE34FF">
              <w:rPr>
                <w:rFonts w:ascii="Segoe UI" w:hAnsi="Segoe UI" w:cs="Segoe UI"/>
                <w:sz w:val="16"/>
                <w:szCs w:val="16"/>
                <w:vertAlign w:val="subscript"/>
                <w:lang w:eastAsia="fr-FR"/>
              </w:rPr>
              <w:t>CAV</w:t>
            </w:r>
            <w:r w:rsidRPr="00DE34FF">
              <w:rPr>
                <w:rFonts w:ascii="Segoe UI" w:hAnsi="Segoe UI" w:cs="Segoe UI"/>
                <w:sz w:val="16"/>
                <w:szCs w:val="16"/>
                <w:lang w:eastAsia="fr-FR"/>
              </w:rPr>
              <w:t>)</w:t>
            </w:r>
          </w:p>
        </w:tc>
        <w:tc>
          <w:tcPr>
            <w:tcW w:w="810" w:type="dxa"/>
            <w:shd w:val="clear" w:color="auto" w:fill="EBD9ED" w:themeFill="accent2" w:themeFillTint="33"/>
            <w:vAlign w:val="center"/>
          </w:tcPr>
          <w:p w14:paraId="022E927B"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Bath at 4K (q</w:t>
            </w:r>
            <w:r w:rsidRPr="00DE34FF">
              <w:rPr>
                <w:rFonts w:ascii="Segoe UI" w:hAnsi="Segoe UI" w:cs="Segoe UI"/>
                <w:sz w:val="16"/>
                <w:szCs w:val="16"/>
                <w:vertAlign w:val="subscript"/>
                <w:lang w:eastAsia="fr-FR"/>
              </w:rPr>
              <w:t>CAV</w:t>
            </w:r>
            <w:r w:rsidRPr="00DE34FF">
              <w:rPr>
                <w:rFonts w:ascii="Segoe UI" w:hAnsi="Segoe UI" w:cs="Segoe UI"/>
                <w:sz w:val="16"/>
                <w:szCs w:val="16"/>
                <w:lang w:eastAsia="fr-FR"/>
              </w:rPr>
              <w:t>)</w:t>
            </w:r>
          </w:p>
        </w:tc>
        <w:tc>
          <w:tcPr>
            <w:tcW w:w="1170" w:type="dxa"/>
            <w:shd w:val="clear" w:color="auto" w:fill="EBD9ED" w:themeFill="accent2" w:themeFillTint="33"/>
            <w:vAlign w:val="center"/>
          </w:tcPr>
          <w:p w14:paraId="4FB62471"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VLP return line</w:t>
            </w:r>
          </w:p>
          <w:p w14:paraId="19A0DFE4"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3.5K-3.7K (qI</w:t>
            </w:r>
            <w:r w:rsidRPr="00DE34FF">
              <w:rPr>
                <w:rFonts w:ascii="Segoe UI" w:hAnsi="Segoe UI" w:cs="Segoe UI"/>
                <w:sz w:val="16"/>
                <w:szCs w:val="16"/>
                <w:vertAlign w:val="subscript"/>
                <w:lang w:eastAsia="fr-FR"/>
              </w:rPr>
              <w:t>B</w:t>
            </w:r>
            <w:r w:rsidRPr="00DE34FF">
              <w:rPr>
                <w:rFonts w:ascii="Segoe UI" w:hAnsi="Segoe UI" w:cs="Segoe UI"/>
                <w:sz w:val="16"/>
                <w:szCs w:val="16"/>
                <w:lang w:eastAsia="fr-FR"/>
              </w:rPr>
              <w:t>)</w:t>
            </w:r>
          </w:p>
        </w:tc>
        <w:tc>
          <w:tcPr>
            <w:tcW w:w="1170" w:type="dxa"/>
            <w:shd w:val="clear" w:color="auto" w:fill="EBD9ED" w:themeFill="accent2" w:themeFillTint="33"/>
            <w:vAlign w:val="center"/>
          </w:tcPr>
          <w:p w14:paraId="4BB9FA54"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SHe return line</w:t>
            </w:r>
          </w:p>
          <w:p w14:paraId="38C553D0"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4.5K (qI</w:t>
            </w:r>
            <w:r w:rsidRPr="00DE34FF">
              <w:rPr>
                <w:rFonts w:ascii="Segoe UI" w:hAnsi="Segoe UI" w:cs="Segoe UI"/>
                <w:sz w:val="16"/>
                <w:szCs w:val="16"/>
                <w:vertAlign w:val="subscript"/>
                <w:lang w:eastAsia="fr-FR"/>
              </w:rPr>
              <w:t>A</w:t>
            </w:r>
            <w:r w:rsidRPr="00DE34FF">
              <w:rPr>
                <w:rFonts w:ascii="Segoe UI" w:hAnsi="Segoe UI" w:cs="Segoe UI"/>
                <w:sz w:val="16"/>
                <w:szCs w:val="16"/>
                <w:lang w:eastAsia="fr-FR"/>
              </w:rPr>
              <w:t>)</w:t>
            </w:r>
          </w:p>
        </w:tc>
        <w:tc>
          <w:tcPr>
            <w:tcW w:w="1080" w:type="dxa"/>
            <w:shd w:val="clear" w:color="auto" w:fill="EBD9ED" w:themeFill="accent2" w:themeFillTint="33"/>
            <w:vAlign w:val="center"/>
          </w:tcPr>
          <w:p w14:paraId="052D309A"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TS (40-60K)</w:t>
            </w:r>
          </w:p>
          <w:p w14:paraId="31AE35D9" w14:textId="77777777" w:rsidR="00064252" w:rsidRPr="00DE34FF" w:rsidRDefault="00064252" w:rsidP="00190CB6">
            <w:pPr>
              <w:spacing w:before="40" w:after="20" w:line="240" w:lineRule="auto"/>
              <w:ind w:left="-103" w:right="-110"/>
              <w:jc w:val="center"/>
              <w:rPr>
                <w:sz w:val="16"/>
                <w:szCs w:val="16"/>
                <w:lang w:eastAsia="fr-FR"/>
              </w:rPr>
            </w:pPr>
            <w:r w:rsidRPr="00DE34FF">
              <w:rPr>
                <w:rFonts w:cs="Segoe UI"/>
                <w:color w:val="562873" w:themeColor="accent1"/>
                <w:sz w:val="16"/>
                <w:szCs w:val="16"/>
                <w:lang w:eastAsia="fr-FR"/>
              </w:rPr>
              <w:t>(q</w:t>
            </w:r>
            <w:r w:rsidRPr="00DE34FF">
              <w:rPr>
                <w:rFonts w:cs="Segoe UI"/>
                <w:color w:val="562873" w:themeColor="accent1"/>
                <w:sz w:val="16"/>
                <w:szCs w:val="16"/>
                <w:vertAlign w:val="subscript"/>
                <w:lang w:eastAsia="fr-FR"/>
              </w:rPr>
              <w:t>TS</w:t>
            </w:r>
            <w:r w:rsidRPr="00DE34FF">
              <w:rPr>
                <w:rFonts w:cs="Segoe UI"/>
                <w:color w:val="562873" w:themeColor="accent1"/>
                <w:sz w:val="16"/>
                <w:szCs w:val="16"/>
                <w:lang w:eastAsia="fr-FR"/>
              </w:rPr>
              <w:t>+ qI</w:t>
            </w:r>
            <w:r w:rsidRPr="00DE34FF">
              <w:rPr>
                <w:rFonts w:cs="Segoe UI"/>
                <w:color w:val="562873" w:themeColor="accent1"/>
                <w:sz w:val="16"/>
                <w:szCs w:val="16"/>
                <w:vertAlign w:val="subscript"/>
                <w:lang w:eastAsia="fr-FR"/>
              </w:rPr>
              <w:t>E</w:t>
            </w:r>
            <w:r w:rsidRPr="00DE34FF">
              <w:rPr>
                <w:rFonts w:cs="Segoe UI"/>
                <w:color w:val="562873" w:themeColor="accent1"/>
                <w:sz w:val="16"/>
                <w:szCs w:val="16"/>
                <w:lang w:eastAsia="fr-FR"/>
              </w:rPr>
              <w:t xml:space="preserve"> + qI</w:t>
            </w:r>
            <w:r w:rsidRPr="00DE34FF">
              <w:rPr>
                <w:rFonts w:cs="Segoe UI"/>
                <w:color w:val="562873" w:themeColor="accent1"/>
                <w:sz w:val="16"/>
                <w:szCs w:val="16"/>
                <w:vertAlign w:val="subscript"/>
                <w:lang w:eastAsia="fr-FR"/>
              </w:rPr>
              <w:t>D</w:t>
            </w:r>
            <w:r w:rsidRPr="00DE34FF">
              <w:rPr>
                <w:rFonts w:cs="Segoe UI"/>
                <w:color w:val="562873" w:themeColor="accent1"/>
                <w:sz w:val="16"/>
                <w:szCs w:val="16"/>
                <w:lang w:eastAsia="fr-FR"/>
              </w:rPr>
              <w:t>)</w:t>
            </w:r>
          </w:p>
        </w:tc>
        <w:tc>
          <w:tcPr>
            <w:tcW w:w="1440" w:type="dxa"/>
            <w:shd w:val="clear" w:color="auto" w:fill="EBD9ED" w:themeFill="accent2" w:themeFillTint="33"/>
            <w:vAlign w:val="center"/>
          </w:tcPr>
          <w:p w14:paraId="03549EA0" w14:textId="77777777" w:rsidR="00064252" w:rsidRPr="00DE34FF" w:rsidRDefault="00064252" w:rsidP="00190CB6">
            <w:pPr>
              <w:pStyle w:val="AASemiBold"/>
              <w:spacing w:before="40" w:after="20" w:line="240" w:lineRule="auto"/>
              <w:ind w:left="-103" w:right="-110"/>
              <w:jc w:val="center"/>
              <w:rPr>
                <w:sz w:val="16"/>
                <w:szCs w:val="16"/>
                <w:lang w:eastAsia="fr-FR"/>
              </w:rPr>
            </w:pPr>
            <w:r w:rsidRPr="00DE34FF">
              <w:rPr>
                <w:rFonts w:ascii="Segoe UI" w:hAnsi="Segoe UI" w:cs="Segoe UI"/>
                <w:sz w:val="16"/>
                <w:szCs w:val="16"/>
                <w:lang w:eastAsia="fr-FR"/>
              </w:rPr>
              <w:t>Mass Flow (g/s) for couplers 4.5-300K (q</w:t>
            </w:r>
            <w:r w:rsidRPr="00DE34FF">
              <w:rPr>
                <w:rFonts w:cs="Segoe UI"/>
                <w:sz w:val="16"/>
                <w:szCs w:val="16"/>
                <w:vertAlign w:val="subscript"/>
                <w:lang w:eastAsia="fr-FR"/>
              </w:rPr>
              <w:t>CPL</w:t>
            </w:r>
            <w:r w:rsidRPr="00DE34FF">
              <w:rPr>
                <w:rFonts w:cs="Segoe UI"/>
                <w:sz w:val="16"/>
                <w:szCs w:val="16"/>
                <w:lang w:eastAsia="fr-FR"/>
              </w:rPr>
              <w:t>)</w:t>
            </w:r>
          </w:p>
        </w:tc>
        <w:tc>
          <w:tcPr>
            <w:tcW w:w="1069" w:type="dxa"/>
            <w:vMerge/>
            <w:shd w:val="clear" w:color="auto" w:fill="EBD9ED" w:themeFill="accent2" w:themeFillTint="33"/>
            <w:vAlign w:val="center"/>
          </w:tcPr>
          <w:p w14:paraId="60561CF7" w14:textId="77777777" w:rsidR="00064252" w:rsidRPr="00725372" w:rsidRDefault="00064252" w:rsidP="00190CB6">
            <w:pPr>
              <w:spacing w:before="40" w:after="20" w:line="240" w:lineRule="auto"/>
              <w:ind w:left="-103" w:right="-110"/>
              <w:jc w:val="center"/>
              <w:rPr>
                <w:sz w:val="18"/>
                <w:szCs w:val="18"/>
                <w:lang w:eastAsia="fr-FR"/>
              </w:rPr>
            </w:pPr>
          </w:p>
        </w:tc>
      </w:tr>
      <w:tr w:rsidR="00064252" w:rsidRPr="00725372" w14:paraId="1F337DF9" w14:textId="77777777" w:rsidTr="00190CB6">
        <w:tc>
          <w:tcPr>
            <w:tcW w:w="1814" w:type="dxa"/>
            <w:vAlign w:val="center"/>
          </w:tcPr>
          <w:p w14:paraId="002A6E21" w14:textId="77777777" w:rsidR="00064252" w:rsidRDefault="00064252" w:rsidP="00190CB6">
            <w:pPr>
              <w:spacing w:before="40" w:after="20" w:line="240" w:lineRule="auto"/>
              <w:ind w:left="-118" w:right="-109"/>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 xml:space="preserve">2K operation: </w:t>
            </w:r>
          </w:p>
          <w:p w14:paraId="76CF8F3F" w14:textId="77777777" w:rsidR="00064252" w:rsidRPr="00DE34FF" w:rsidRDefault="00064252" w:rsidP="00190CB6">
            <w:pPr>
              <w:spacing w:before="40" w:after="20" w:line="240" w:lineRule="auto"/>
              <w:ind w:left="-118" w:right="-109"/>
              <w:jc w:val="center"/>
              <w:rPr>
                <w:sz w:val="16"/>
                <w:szCs w:val="16"/>
                <w:lang w:eastAsia="fr-FR"/>
              </w:rPr>
            </w:pPr>
            <w:r w:rsidRPr="00DE34FF">
              <w:rPr>
                <w:rFonts w:ascii="Segoe UI Semibold" w:eastAsia="Times New Roman" w:hAnsi="Segoe UI Semibold" w:cs="Segoe UI Semibold"/>
                <w:color w:val="562873" w:themeColor="accent1"/>
                <w:sz w:val="16"/>
                <w:szCs w:val="16"/>
              </w:rPr>
              <w:t>Nominal Design Point</w:t>
            </w:r>
          </w:p>
        </w:tc>
        <w:tc>
          <w:tcPr>
            <w:tcW w:w="900" w:type="dxa"/>
            <w:vAlign w:val="center"/>
          </w:tcPr>
          <w:p w14:paraId="13B76AFD"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900</w:t>
            </w:r>
          </w:p>
        </w:tc>
        <w:tc>
          <w:tcPr>
            <w:tcW w:w="810" w:type="dxa"/>
            <w:vAlign w:val="center"/>
          </w:tcPr>
          <w:p w14:paraId="7E901A96"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7958F2E9"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40</w:t>
            </w:r>
          </w:p>
        </w:tc>
        <w:tc>
          <w:tcPr>
            <w:tcW w:w="1170" w:type="dxa"/>
            <w:vAlign w:val="center"/>
          </w:tcPr>
          <w:p w14:paraId="646BCFC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20</w:t>
            </w:r>
          </w:p>
        </w:tc>
        <w:tc>
          <w:tcPr>
            <w:tcW w:w="1080" w:type="dxa"/>
            <w:vAlign w:val="center"/>
          </w:tcPr>
          <w:p w14:paraId="170DE36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0AD89F9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w:t>
            </w:r>
          </w:p>
        </w:tc>
        <w:tc>
          <w:tcPr>
            <w:tcW w:w="1069" w:type="dxa"/>
            <w:vAlign w:val="center"/>
          </w:tcPr>
          <w:p w14:paraId="336E07F1"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3430</w:t>
            </w:r>
          </w:p>
        </w:tc>
      </w:tr>
      <w:tr w:rsidR="00064252" w:rsidRPr="00725372" w14:paraId="6C132E7D" w14:textId="77777777" w:rsidTr="00190CB6">
        <w:tc>
          <w:tcPr>
            <w:tcW w:w="1814" w:type="dxa"/>
            <w:vAlign w:val="center"/>
          </w:tcPr>
          <w:p w14:paraId="15746FA2" w14:textId="77777777" w:rsidR="00064252" w:rsidRPr="00DE34FF" w:rsidRDefault="00064252" w:rsidP="00190CB6">
            <w:pPr>
              <w:spacing w:before="40" w:after="20" w:line="240" w:lineRule="auto"/>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 xml:space="preserve">2K </w:t>
            </w:r>
            <w:r>
              <w:rPr>
                <w:rFonts w:ascii="Segoe UI Semibold" w:eastAsia="Times New Roman" w:hAnsi="Segoe UI Semibold" w:cs="Segoe UI Semibold"/>
                <w:color w:val="562873" w:themeColor="accent1"/>
                <w:sz w:val="16"/>
                <w:szCs w:val="16"/>
              </w:rPr>
              <w:t>Standby</w:t>
            </w:r>
            <w:r w:rsidRPr="00DE34FF">
              <w:rPr>
                <w:rFonts w:ascii="Segoe UI Semibold" w:eastAsia="Times New Roman" w:hAnsi="Segoe UI Semibold" w:cs="Segoe UI Semibold"/>
                <w:color w:val="562873" w:themeColor="accent1"/>
                <w:sz w:val="16"/>
                <w:szCs w:val="16"/>
              </w:rPr>
              <w:t xml:space="preserve">: </w:t>
            </w:r>
          </w:p>
          <w:p w14:paraId="2EEB59D7" w14:textId="77777777" w:rsidR="00064252" w:rsidRPr="00DE34FF" w:rsidRDefault="00064252" w:rsidP="00190CB6">
            <w:pPr>
              <w:spacing w:before="40" w:after="20" w:line="240" w:lineRule="auto"/>
              <w:jc w:val="center"/>
              <w:rPr>
                <w:sz w:val="16"/>
                <w:szCs w:val="16"/>
                <w:lang w:eastAsia="fr-FR"/>
              </w:rPr>
            </w:pPr>
            <w:r w:rsidRPr="00DE34FF">
              <w:rPr>
                <w:rFonts w:ascii="Segoe UI Semibold" w:eastAsia="Times New Roman" w:hAnsi="Segoe UI Semibold" w:cs="Segoe UI Semibold"/>
                <w:color w:val="562873" w:themeColor="accent1"/>
                <w:sz w:val="16"/>
                <w:szCs w:val="16"/>
              </w:rPr>
              <w:t>Mini</w:t>
            </w:r>
            <w:r>
              <w:rPr>
                <w:rFonts w:ascii="Segoe UI Semibold" w:eastAsia="Times New Roman" w:hAnsi="Segoe UI Semibold" w:cs="Segoe UI Semibold"/>
                <w:color w:val="562873" w:themeColor="accent1"/>
                <w:sz w:val="16"/>
                <w:szCs w:val="16"/>
              </w:rPr>
              <w:t>mal</w:t>
            </w:r>
            <w:r w:rsidRPr="00DE34FF">
              <w:rPr>
                <w:rFonts w:ascii="Segoe UI Semibold" w:eastAsia="Times New Roman" w:hAnsi="Segoe UI Semibold" w:cs="Segoe UI Semibold"/>
                <w:color w:val="562873" w:themeColor="accent1"/>
                <w:sz w:val="16"/>
                <w:szCs w:val="16"/>
              </w:rPr>
              <w:t xml:space="preserve"> Design Point</w:t>
            </w:r>
          </w:p>
        </w:tc>
        <w:tc>
          <w:tcPr>
            <w:tcW w:w="900" w:type="dxa"/>
            <w:vAlign w:val="center"/>
          </w:tcPr>
          <w:p w14:paraId="15E26B9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340</w:t>
            </w:r>
          </w:p>
        </w:tc>
        <w:tc>
          <w:tcPr>
            <w:tcW w:w="810" w:type="dxa"/>
            <w:vAlign w:val="center"/>
          </w:tcPr>
          <w:p w14:paraId="2A465B92"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6833B01A"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30</w:t>
            </w:r>
          </w:p>
        </w:tc>
        <w:tc>
          <w:tcPr>
            <w:tcW w:w="1170" w:type="dxa"/>
            <w:vAlign w:val="center"/>
          </w:tcPr>
          <w:p w14:paraId="21F7BAE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10</w:t>
            </w:r>
          </w:p>
        </w:tc>
        <w:tc>
          <w:tcPr>
            <w:tcW w:w="1080" w:type="dxa"/>
            <w:vAlign w:val="center"/>
          </w:tcPr>
          <w:p w14:paraId="37C9E12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5100</w:t>
            </w:r>
          </w:p>
        </w:tc>
        <w:tc>
          <w:tcPr>
            <w:tcW w:w="1440" w:type="dxa"/>
            <w:vAlign w:val="center"/>
          </w:tcPr>
          <w:p w14:paraId="56CF2F3E"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w:t>
            </w:r>
          </w:p>
        </w:tc>
        <w:tc>
          <w:tcPr>
            <w:tcW w:w="1069" w:type="dxa"/>
            <w:vAlign w:val="center"/>
          </w:tcPr>
          <w:p w14:paraId="65543F74"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1490</w:t>
            </w:r>
          </w:p>
        </w:tc>
      </w:tr>
      <w:tr w:rsidR="00064252" w:rsidRPr="00725372" w14:paraId="0BAC8092" w14:textId="77777777" w:rsidTr="00190CB6">
        <w:tc>
          <w:tcPr>
            <w:tcW w:w="1814" w:type="dxa"/>
            <w:vAlign w:val="center"/>
          </w:tcPr>
          <w:p w14:paraId="36EB5A16" w14:textId="77777777" w:rsidR="00064252" w:rsidRPr="008C64B4" w:rsidRDefault="00064252" w:rsidP="00190CB6">
            <w:pPr>
              <w:spacing w:before="40" w:after="20" w:line="240" w:lineRule="auto"/>
              <w:jc w:val="center"/>
              <w:rPr>
                <w:rFonts w:ascii="Segoe UI Semibold" w:eastAsia="Times New Roman" w:hAnsi="Segoe UI Semibold" w:cs="Segoe UI Semibold"/>
                <w:color w:val="562873" w:themeColor="accent1"/>
                <w:sz w:val="16"/>
                <w:szCs w:val="16"/>
              </w:rPr>
            </w:pPr>
            <w:r>
              <w:rPr>
                <w:rFonts w:ascii="Segoe UI Semibold" w:eastAsia="Times New Roman" w:hAnsi="Segoe UI Semibold" w:cs="Segoe UI Semibold"/>
                <w:color w:val="562873" w:themeColor="accent1"/>
                <w:sz w:val="16"/>
                <w:szCs w:val="16"/>
              </w:rPr>
              <w:t>4.5K Standby</w:t>
            </w:r>
          </w:p>
        </w:tc>
        <w:tc>
          <w:tcPr>
            <w:tcW w:w="900" w:type="dxa"/>
            <w:vAlign w:val="center"/>
          </w:tcPr>
          <w:p w14:paraId="7DEBCE63"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810" w:type="dxa"/>
            <w:vAlign w:val="center"/>
          </w:tcPr>
          <w:p w14:paraId="5A59A858" w14:textId="77777777" w:rsidR="00064252" w:rsidRPr="00E07A89" w:rsidRDefault="00064252" w:rsidP="00190CB6">
            <w:pPr>
              <w:spacing w:before="40" w:after="20" w:line="240" w:lineRule="auto"/>
              <w:ind w:left="-103" w:right="-110"/>
              <w:jc w:val="center"/>
              <w:rPr>
                <w:sz w:val="18"/>
                <w:szCs w:val="18"/>
                <w:vertAlign w:val="superscript"/>
                <w:lang w:eastAsia="fr-FR"/>
              </w:rPr>
            </w:pPr>
            <w:r w:rsidRPr="00725372">
              <w:rPr>
                <w:rFonts w:eastAsia="Times New Roman" w:cs="Segoe UI"/>
                <w:sz w:val="18"/>
                <w:szCs w:val="18"/>
              </w:rPr>
              <w:t>560</w:t>
            </w:r>
            <w:r>
              <w:rPr>
                <w:rFonts w:eastAsia="Times New Roman" w:cs="Segoe UI"/>
                <w:sz w:val="18"/>
                <w:szCs w:val="18"/>
                <w:vertAlign w:val="superscript"/>
              </w:rPr>
              <w:t>(*)</w:t>
            </w:r>
          </w:p>
        </w:tc>
        <w:tc>
          <w:tcPr>
            <w:tcW w:w="1170" w:type="dxa"/>
            <w:vAlign w:val="center"/>
          </w:tcPr>
          <w:p w14:paraId="3C9C25E4"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4D66613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11</w:t>
            </w:r>
          </w:p>
        </w:tc>
        <w:tc>
          <w:tcPr>
            <w:tcW w:w="1080" w:type="dxa"/>
            <w:vAlign w:val="center"/>
          </w:tcPr>
          <w:p w14:paraId="6BAC3619"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48A442FC"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w:t>
            </w:r>
          </w:p>
        </w:tc>
        <w:tc>
          <w:tcPr>
            <w:tcW w:w="1069" w:type="dxa"/>
            <w:vAlign w:val="center"/>
          </w:tcPr>
          <w:p w14:paraId="60AA9895"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1640</w:t>
            </w:r>
          </w:p>
        </w:tc>
      </w:tr>
      <w:tr w:rsidR="00064252" w:rsidRPr="00725372" w14:paraId="751A6E0F" w14:textId="77777777" w:rsidTr="00190CB6">
        <w:tc>
          <w:tcPr>
            <w:tcW w:w="1814" w:type="dxa"/>
            <w:vAlign w:val="center"/>
          </w:tcPr>
          <w:p w14:paraId="73CD1EDA" w14:textId="77777777" w:rsidR="00064252" w:rsidRPr="00DE34FF" w:rsidRDefault="00064252" w:rsidP="00190CB6">
            <w:pPr>
              <w:spacing w:before="40" w:after="20" w:line="240" w:lineRule="auto"/>
              <w:jc w:val="center"/>
              <w:rPr>
                <w:sz w:val="16"/>
                <w:szCs w:val="16"/>
                <w:lang w:eastAsia="fr-FR"/>
              </w:rPr>
            </w:pPr>
            <w:r>
              <w:rPr>
                <w:rFonts w:ascii="Segoe UI Semibold" w:eastAsia="Times New Roman" w:hAnsi="Segoe UI Semibold" w:cs="Segoe UI Semibold"/>
                <w:color w:val="562873" w:themeColor="accent1"/>
                <w:sz w:val="16"/>
                <w:szCs w:val="16"/>
              </w:rPr>
              <w:t xml:space="preserve">TS </w:t>
            </w:r>
            <w:r w:rsidRPr="00DE34FF">
              <w:rPr>
                <w:rFonts w:ascii="Segoe UI Semibold" w:eastAsia="Times New Roman" w:hAnsi="Segoe UI Semibold" w:cs="Segoe UI Semibold"/>
                <w:color w:val="562873" w:themeColor="accent1"/>
                <w:sz w:val="16"/>
                <w:szCs w:val="16"/>
              </w:rPr>
              <w:t>Stand</w:t>
            </w:r>
            <w:r>
              <w:rPr>
                <w:rFonts w:ascii="Segoe UI Semibold" w:eastAsia="Times New Roman" w:hAnsi="Segoe UI Semibold" w:cs="Segoe UI Semibold"/>
                <w:color w:val="562873" w:themeColor="accent1"/>
                <w:sz w:val="16"/>
                <w:szCs w:val="16"/>
              </w:rPr>
              <w:t>by</w:t>
            </w:r>
          </w:p>
        </w:tc>
        <w:tc>
          <w:tcPr>
            <w:tcW w:w="900" w:type="dxa"/>
            <w:vAlign w:val="center"/>
          </w:tcPr>
          <w:p w14:paraId="1F258BC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810" w:type="dxa"/>
            <w:vAlign w:val="center"/>
          </w:tcPr>
          <w:p w14:paraId="7E70316C"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3124FE29"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7337438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080" w:type="dxa"/>
            <w:vAlign w:val="center"/>
          </w:tcPr>
          <w:p w14:paraId="2A26B40A"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29D5B262"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 (40k-300k)</w:t>
            </w:r>
          </w:p>
        </w:tc>
        <w:tc>
          <w:tcPr>
            <w:tcW w:w="1069" w:type="dxa"/>
            <w:vAlign w:val="center"/>
          </w:tcPr>
          <w:p w14:paraId="06292FC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720</w:t>
            </w:r>
          </w:p>
        </w:tc>
      </w:tr>
    </w:tbl>
    <w:p w14:paraId="11FD18F5" w14:textId="77777777" w:rsidR="00064252" w:rsidRPr="00725372" w:rsidRDefault="00064252" w:rsidP="00064252">
      <w:pPr>
        <w:pStyle w:val="regular"/>
      </w:pPr>
      <w:r>
        <w:t>(*) This is referred to as ‘static heat load’ further in the text</w:t>
      </w:r>
    </w:p>
    <w:p w14:paraId="35B32ADF" w14:textId="1A60CB97" w:rsidR="00064252" w:rsidRDefault="00064252" w:rsidP="00064252">
      <w:pPr>
        <w:pStyle w:val="SysReq1"/>
        <w:rPr>
          <w:lang w:val="en-GB"/>
        </w:rPr>
      </w:pPr>
      <w:bookmarkStart w:id="3045" w:name="_Toc198519094"/>
      <w:r>
        <w:rPr>
          <w:lang w:val="en-GB"/>
        </w:rPr>
        <w:t xml:space="preserve">The </w:t>
      </w:r>
      <w:r w:rsidR="00A156C9">
        <w:rPr>
          <w:lang w:val="en-GB"/>
        </w:rPr>
        <w:t>QPLANT</w:t>
      </w:r>
      <w:r>
        <w:rPr>
          <w:lang w:val="en-GB"/>
        </w:rPr>
        <w:t xml:space="preserve"> shall support the </w:t>
      </w:r>
      <w:r w:rsidR="00C553FD">
        <w:rPr>
          <w:lang w:val="en-GB"/>
        </w:rPr>
        <w:t>operating fluid</w:t>
      </w:r>
      <w:r>
        <w:rPr>
          <w:lang w:val="en-GB"/>
        </w:rPr>
        <w:t xml:space="preserve"> conditions at the QRB as listed in </w:t>
      </w:r>
      <w:r w:rsidRPr="003E5C09">
        <w:fldChar w:fldCharType="begin"/>
      </w:r>
      <w:r w:rsidRPr="003E5C09">
        <w:instrText xml:space="preserve"> REF _Ref192161189 \h </w:instrText>
      </w:r>
      <w:r>
        <w:instrText xml:space="preserve"> \* MERGEFORMAT </w:instrText>
      </w:r>
      <w:r w:rsidRPr="003E5C09">
        <w:fldChar w:fldCharType="separate"/>
      </w:r>
      <w:r w:rsidR="00711812" w:rsidRPr="00711812">
        <w:t>Table 4</w:t>
      </w:r>
      <w:r w:rsidRPr="003E5C09">
        <w:fldChar w:fldCharType="end"/>
      </w:r>
      <w:r>
        <w:t>.</w:t>
      </w:r>
      <w:bookmarkEnd w:id="3045"/>
    </w:p>
    <w:p w14:paraId="35808BDF" w14:textId="233249EE" w:rsidR="00064252" w:rsidRDefault="00064252" w:rsidP="00064252">
      <w:pPr>
        <w:pStyle w:val="SysReq1"/>
        <w:rPr>
          <w:lang w:val="en-GB"/>
        </w:rPr>
      </w:pPr>
      <w:bookmarkStart w:id="3046" w:name="_Toc198519095"/>
      <w:r w:rsidRPr="00E028F3">
        <w:rPr>
          <w:lang w:val="en-GB"/>
        </w:rPr>
        <w:t>For the Thermal Shield</w:t>
      </w:r>
      <w:r>
        <w:rPr>
          <w:lang w:val="en-GB"/>
        </w:rPr>
        <w:t xml:space="preserve"> circuits (header “D” to “E” in </w:t>
      </w:r>
      <w:r w:rsidRPr="003E5C09">
        <w:fldChar w:fldCharType="begin"/>
      </w:r>
      <w:r w:rsidRPr="003E5C09">
        <w:instrText xml:space="preserve"> REF _Ref192161189 \h </w:instrText>
      </w:r>
      <w:r>
        <w:instrText xml:space="preserve"> \* MERGEFORMAT </w:instrText>
      </w:r>
      <w:r w:rsidRPr="003E5C09">
        <w:fldChar w:fldCharType="separate"/>
      </w:r>
      <w:r w:rsidR="00711812" w:rsidRPr="00711812">
        <w:t>Table 4</w:t>
      </w:r>
      <w:r w:rsidRPr="003E5C09">
        <w:fldChar w:fldCharType="end"/>
      </w:r>
      <w:r>
        <w:t>)</w:t>
      </w:r>
      <w:r w:rsidRPr="00E028F3">
        <w:rPr>
          <w:lang w:val="en-GB"/>
        </w:rPr>
        <w:t xml:space="preserve">, </w:t>
      </w:r>
      <w:r>
        <w:rPr>
          <w:lang w:val="en-GB"/>
        </w:rPr>
        <w:t>t</w:t>
      </w:r>
      <w:r w:rsidRPr="00E028F3">
        <w:rPr>
          <w:lang w:val="en-GB"/>
        </w:rPr>
        <w:t xml:space="preserve">he </w:t>
      </w:r>
      <w:r>
        <w:rPr>
          <w:lang w:val="en-GB"/>
        </w:rPr>
        <w:t>Contractor</w:t>
      </w:r>
      <w:r w:rsidRPr="00E028F3">
        <w:rPr>
          <w:lang w:val="en-GB"/>
        </w:rPr>
        <w:t xml:space="preserve"> </w:t>
      </w:r>
      <w:r>
        <w:rPr>
          <w:lang w:val="en-GB"/>
        </w:rPr>
        <w:t>shall</w:t>
      </w:r>
      <w:r w:rsidRPr="00E028F3">
        <w:rPr>
          <w:lang w:val="en-GB"/>
        </w:rPr>
        <w:t xml:space="preserve"> </w:t>
      </w:r>
      <w:r>
        <w:rPr>
          <w:lang w:val="en-GB"/>
        </w:rPr>
        <w:t xml:space="preserve">optimize the </w:t>
      </w:r>
      <w:r w:rsidRPr="00E028F3">
        <w:rPr>
          <w:lang w:val="en-GB"/>
        </w:rPr>
        <w:t xml:space="preserve">mass flow, temperatures, and pressures (staying within the stated operating window of) </w:t>
      </w:r>
      <w:r>
        <w:rPr>
          <w:lang w:val="en-GB"/>
        </w:rPr>
        <w:t>to improve</w:t>
      </w:r>
      <w:r w:rsidRPr="00E028F3">
        <w:rPr>
          <w:lang w:val="en-GB"/>
        </w:rPr>
        <w:t xml:space="preserve"> </w:t>
      </w:r>
      <w:r>
        <w:rPr>
          <w:lang w:val="en-GB"/>
        </w:rPr>
        <w:t xml:space="preserve">the </w:t>
      </w:r>
      <w:r w:rsidRPr="00E028F3">
        <w:rPr>
          <w:lang w:val="en-GB"/>
        </w:rPr>
        <w:t>overall efficiency or capital investment.</w:t>
      </w:r>
      <w:bookmarkEnd w:id="3046"/>
    </w:p>
    <w:p w14:paraId="1F82C234" w14:textId="77777777" w:rsidR="00064252" w:rsidRPr="00E028F3" w:rsidRDefault="00064252" w:rsidP="00064252">
      <w:r>
        <w:t xml:space="preserve">In the offer, the Applicant shall indicate the </w:t>
      </w:r>
      <w:r w:rsidRPr="00E028F3">
        <w:t>mass flow, temperatures, and pressures</w:t>
      </w:r>
      <w:r>
        <w:t xml:space="preserve"> of the </w:t>
      </w:r>
      <w:r w:rsidRPr="00E028F3">
        <w:t>Thermal Shield</w:t>
      </w:r>
      <w:r>
        <w:t xml:space="preserve"> circuits.</w:t>
      </w:r>
    </w:p>
    <w:p w14:paraId="766116B6" w14:textId="64FB5138" w:rsidR="00064252" w:rsidRPr="00725372" w:rsidRDefault="00064252" w:rsidP="00064252">
      <w:pPr>
        <w:pStyle w:val="Caption"/>
        <w:spacing w:before="240"/>
        <w:ind w:left="907" w:right="-101"/>
        <w:rPr>
          <w:rStyle w:val="CaptioncenteredChar"/>
          <w:iCs/>
          <w:sz w:val="18"/>
          <w:lang w:val="en-GB"/>
        </w:rPr>
      </w:pPr>
      <w:bookmarkStart w:id="3047" w:name="_Ref192161189"/>
      <w:bookmarkStart w:id="3048" w:name="_Toc195865374"/>
      <w:r w:rsidRPr="00725372">
        <w:rPr>
          <w:rStyle w:val="CaptioncenteredChar"/>
          <w:sz w:val="18"/>
          <w:lang w:val="en-GB"/>
        </w:rPr>
        <w:t xml:space="preserve">Table </w:t>
      </w:r>
      <w:r w:rsidRPr="00725372">
        <w:rPr>
          <w:rStyle w:val="CaptioncenteredChar"/>
          <w:iCs/>
          <w:sz w:val="18"/>
          <w:lang w:val="en-GB"/>
        </w:rPr>
        <w:fldChar w:fldCharType="begin"/>
      </w:r>
      <w:r w:rsidRPr="00725372">
        <w:rPr>
          <w:rStyle w:val="CaptioncenteredChar"/>
          <w:sz w:val="18"/>
          <w:lang w:val="en-GB"/>
        </w:rPr>
        <w:instrText xml:space="preserve"> SEQ Table \* ARABIC </w:instrText>
      </w:r>
      <w:r w:rsidRPr="00725372">
        <w:rPr>
          <w:rStyle w:val="CaptioncenteredChar"/>
          <w:iCs/>
          <w:sz w:val="18"/>
          <w:lang w:val="en-GB"/>
        </w:rPr>
        <w:fldChar w:fldCharType="separate"/>
      </w:r>
      <w:r w:rsidR="00711812">
        <w:rPr>
          <w:rStyle w:val="CaptioncenteredChar"/>
          <w:noProof/>
          <w:sz w:val="18"/>
          <w:lang w:val="en-GB"/>
        </w:rPr>
        <w:t>4</w:t>
      </w:r>
      <w:r w:rsidRPr="00725372">
        <w:rPr>
          <w:rStyle w:val="CaptioncenteredChar"/>
          <w:iCs/>
          <w:sz w:val="18"/>
          <w:lang w:val="en-GB"/>
        </w:rPr>
        <w:fldChar w:fldCharType="end"/>
      </w:r>
      <w:bookmarkEnd w:id="3047"/>
      <w:r w:rsidRPr="00725372">
        <w:rPr>
          <w:rStyle w:val="CaptioncenteredChar"/>
          <w:sz w:val="18"/>
          <w:lang w:val="en-GB"/>
        </w:rPr>
        <w:t> </w:t>
      </w:r>
      <w:r w:rsidR="0033420E">
        <w:rPr>
          <w:rStyle w:val="CaptioncenteredChar"/>
          <w:sz w:val="18"/>
          <w:lang w:val="en-GB"/>
        </w:rPr>
        <w:t>Fluid conditions</w:t>
      </w:r>
      <w:r w:rsidRPr="00725372">
        <w:rPr>
          <w:rStyle w:val="CaptioncenteredChar"/>
          <w:sz w:val="18"/>
          <w:lang w:val="en-GB"/>
        </w:rPr>
        <w:t xml:space="preserve"> at the Refrigerator Cold Box interfaces for the different operating </w:t>
      </w:r>
      <w:r w:rsidR="008D1499">
        <w:rPr>
          <w:rStyle w:val="CaptioncenteredChar"/>
          <w:sz w:val="18"/>
          <w:lang w:val="en-GB"/>
        </w:rPr>
        <w:t>scenarios</w:t>
      </w:r>
      <w:bookmarkEnd w:id="3048"/>
    </w:p>
    <w:tbl>
      <w:tblPr>
        <w:tblStyle w:val="TableGrid2"/>
        <w:tblW w:w="0" w:type="auto"/>
        <w:tblInd w:w="107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1530"/>
        <w:gridCol w:w="1800"/>
        <w:gridCol w:w="810"/>
        <w:gridCol w:w="784"/>
        <w:gridCol w:w="1406"/>
        <w:gridCol w:w="976"/>
        <w:gridCol w:w="963"/>
      </w:tblGrid>
      <w:tr w:rsidR="00064252" w:rsidRPr="00725372" w14:paraId="7D38669C" w14:textId="77777777" w:rsidTr="00190CB6">
        <w:trPr>
          <w:trHeight w:val="457"/>
        </w:trPr>
        <w:tc>
          <w:tcPr>
            <w:tcW w:w="3330" w:type="dxa"/>
            <w:gridSpan w:val="2"/>
            <w:shd w:val="clear" w:color="auto" w:fill="EBD9ED" w:themeFill="accent2" w:themeFillTint="33"/>
            <w:vAlign w:val="center"/>
          </w:tcPr>
          <w:p w14:paraId="05B12B72"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Refrigerator Cold Box Interfaces</w:t>
            </w:r>
          </w:p>
        </w:tc>
        <w:tc>
          <w:tcPr>
            <w:tcW w:w="810" w:type="dxa"/>
            <w:shd w:val="clear" w:color="auto" w:fill="EBD9ED" w:themeFill="accent2" w:themeFillTint="33"/>
            <w:vAlign w:val="center"/>
          </w:tcPr>
          <w:p w14:paraId="78DC7A78"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A</w:t>
            </w:r>
          </w:p>
          <w:p w14:paraId="3D53476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HP</w:t>
            </w:r>
          </w:p>
        </w:tc>
        <w:tc>
          <w:tcPr>
            <w:tcW w:w="784" w:type="dxa"/>
            <w:shd w:val="clear" w:color="auto" w:fill="EBD9ED" w:themeFill="accent2" w:themeFillTint="33"/>
            <w:vAlign w:val="center"/>
          </w:tcPr>
          <w:p w14:paraId="3EE807E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B</w:t>
            </w:r>
          </w:p>
          <w:p w14:paraId="6684D514"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VLP</w:t>
            </w:r>
          </w:p>
        </w:tc>
        <w:tc>
          <w:tcPr>
            <w:tcW w:w="1406" w:type="dxa"/>
            <w:shd w:val="clear" w:color="auto" w:fill="EBD9ED" w:themeFill="accent2" w:themeFillTint="33"/>
            <w:vAlign w:val="center"/>
          </w:tcPr>
          <w:p w14:paraId="10EF5322"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W</w:t>
            </w:r>
          </w:p>
          <w:p w14:paraId="48550449"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Coupler return</w:t>
            </w:r>
          </w:p>
        </w:tc>
        <w:tc>
          <w:tcPr>
            <w:tcW w:w="976" w:type="dxa"/>
            <w:shd w:val="clear" w:color="auto" w:fill="EBD9ED" w:themeFill="accent2" w:themeFillTint="33"/>
            <w:vAlign w:val="center"/>
          </w:tcPr>
          <w:p w14:paraId="0092428F"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D</w:t>
            </w:r>
          </w:p>
          <w:p w14:paraId="061019DB"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TS supply</w:t>
            </w:r>
          </w:p>
        </w:tc>
        <w:tc>
          <w:tcPr>
            <w:tcW w:w="963" w:type="dxa"/>
            <w:shd w:val="clear" w:color="auto" w:fill="EBD9ED" w:themeFill="accent2" w:themeFillTint="33"/>
            <w:vAlign w:val="center"/>
          </w:tcPr>
          <w:p w14:paraId="32BC98F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E</w:t>
            </w:r>
          </w:p>
          <w:p w14:paraId="0845EA41"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TS return</w:t>
            </w:r>
          </w:p>
        </w:tc>
      </w:tr>
      <w:tr w:rsidR="00064252" w:rsidRPr="00725372" w14:paraId="567062A4" w14:textId="77777777" w:rsidTr="00190CB6">
        <w:tc>
          <w:tcPr>
            <w:tcW w:w="1530" w:type="dxa"/>
            <w:vMerge w:val="restart"/>
            <w:vAlign w:val="center"/>
          </w:tcPr>
          <w:p w14:paraId="77C5708F" w14:textId="77777777" w:rsidR="00064252" w:rsidRPr="00725372" w:rsidRDefault="00064252" w:rsidP="00190CB6">
            <w:pPr>
              <w:pStyle w:val="AASemiBold"/>
              <w:spacing w:before="20" w:after="20" w:line="240" w:lineRule="auto"/>
              <w:jc w:val="center"/>
              <w:rPr>
                <w:sz w:val="18"/>
                <w:szCs w:val="18"/>
              </w:rPr>
            </w:pPr>
            <w:r w:rsidRPr="00725372">
              <w:rPr>
                <w:sz w:val="18"/>
                <w:szCs w:val="18"/>
              </w:rPr>
              <w:t>2 K Operation</w:t>
            </w:r>
          </w:p>
          <w:p w14:paraId="6C7C062C"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6D05B94C" w14:textId="77777777" w:rsidR="00064252" w:rsidRPr="00725372" w:rsidRDefault="00064252" w:rsidP="00190CB6">
            <w:pPr>
              <w:spacing w:before="40" w:after="20" w:line="240" w:lineRule="auto"/>
              <w:jc w:val="center"/>
              <w:rPr>
                <w:sz w:val="18"/>
                <w:szCs w:val="18"/>
              </w:rPr>
            </w:pPr>
            <w:r w:rsidRPr="00725372">
              <w:rPr>
                <w:sz w:val="18"/>
                <w:szCs w:val="18"/>
              </w:rPr>
              <w:t>Pressure (bar)</w:t>
            </w:r>
          </w:p>
        </w:tc>
        <w:tc>
          <w:tcPr>
            <w:tcW w:w="810" w:type="dxa"/>
            <w:vAlign w:val="center"/>
          </w:tcPr>
          <w:p w14:paraId="0FA2876E" w14:textId="77777777" w:rsidR="00064252" w:rsidRPr="00725372" w:rsidRDefault="00064252" w:rsidP="00190CB6">
            <w:pPr>
              <w:spacing w:before="40" w:after="20" w:line="240" w:lineRule="auto"/>
              <w:jc w:val="center"/>
              <w:rPr>
                <w:sz w:val="18"/>
                <w:szCs w:val="18"/>
              </w:rPr>
            </w:pPr>
            <w:r w:rsidRPr="00725372">
              <w:rPr>
                <w:rFonts w:cs="Segoe UI"/>
                <w:sz w:val="18"/>
                <w:szCs w:val="18"/>
              </w:rPr>
              <w:t>≥3</w:t>
            </w:r>
          </w:p>
        </w:tc>
        <w:tc>
          <w:tcPr>
            <w:tcW w:w="784" w:type="dxa"/>
            <w:vAlign w:val="center"/>
          </w:tcPr>
          <w:p w14:paraId="69325350" w14:textId="77777777" w:rsidR="00064252" w:rsidRPr="00725372" w:rsidRDefault="00064252" w:rsidP="00190CB6">
            <w:pPr>
              <w:spacing w:before="40" w:after="20" w:line="240" w:lineRule="auto"/>
              <w:jc w:val="center"/>
              <w:rPr>
                <w:sz w:val="18"/>
                <w:szCs w:val="18"/>
              </w:rPr>
            </w:pPr>
            <w:r w:rsidRPr="00725372">
              <w:rPr>
                <w:rFonts w:cs="Segoe UI"/>
                <w:sz w:val="18"/>
                <w:szCs w:val="18"/>
              </w:rPr>
              <w:t>≤0.026</w:t>
            </w:r>
          </w:p>
        </w:tc>
        <w:tc>
          <w:tcPr>
            <w:tcW w:w="1406" w:type="dxa"/>
            <w:vAlign w:val="center"/>
          </w:tcPr>
          <w:p w14:paraId="4AB3016C" w14:textId="77777777" w:rsidR="00064252" w:rsidRPr="00725372" w:rsidRDefault="00064252" w:rsidP="00190CB6">
            <w:pPr>
              <w:spacing w:before="40" w:after="20" w:line="240" w:lineRule="auto"/>
              <w:jc w:val="center"/>
              <w:rPr>
                <w:sz w:val="18"/>
                <w:szCs w:val="18"/>
              </w:rPr>
            </w:pPr>
            <w:r w:rsidRPr="00725372">
              <w:rPr>
                <w:rFonts w:cs="Segoe UI"/>
                <w:sz w:val="18"/>
                <w:szCs w:val="18"/>
              </w:rPr>
              <w:t>~ 1.1</w:t>
            </w:r>
          </w:p>
        </w:tc>
        <w:tc>
          <w:tcPr>
            <w:tcW w:w="976" w:type="dxa"/>
            <w:vAlign w:val="center"/>
          </w:tcPr>
          <w:p w14:paraId="504A7283" w14:textId="77777777" w:rsidR="00064252" w:rsidRPr="00725372" w:rsidRDefault="00064252" w:rsidP="00190CB6">
            <w:pPr>
              <w:spacing w:before="40" w:after="20" w:line="240" w:lineRule="auto"/>
              <w:jc w:val="center"/>
              <w:rPr>
                <w:sz w:val="18"/>
                <w:szCs w:val="18"/>
              </w:rPr>
            </w:pPr>
            <w:r w:rsidRPr="00725372">
              <w:rPr>
                <w:rFonts w:cs="Segoe UI"/>
                <w:sz w:val="18"/>
                <w:szCs w:val="18"/>
              </w:rPr>
              <w:t>~ 14*</w:t>
            </w:r>
          </w:p>
        </w:tc>
        <w:tc>
          <w:tcPr>
            <w:tcW w:w="963" w:type="dxa"/>
            <w:vAlign w:val="center"/>
          </w:tcPr>
          <w:p w14:paraId="5317E31B" w14:textId="77777777" w:rsidR="00064252" w:rsidRPr="00725372" w:rsidRDefault="00064252" w:rsidP="00190CB6">
            <w:pPr>
              <w:spacing w:before="40" w:after="20" w:line="240" w:lineRule="auto"/>
              <w:jc w:val="center"/>
              <w:rPr>
                <w:sz w:val="18"/>
                <w:szCs w:val="18"/>
              </w:rPr>
            </w:pPr>
            <w:r w:rsidRPr="00725372">
              <w:rPr>
                <w:rFonts w:cs="Segoe UI"/>
                <w:sz w:val="18"/>
                <w:szCs w:val="18"/>
              </w:rPr>
              <w:t>~ 13*</w:t>
            </w:r>
          </w:p>
        </w:tc>
      </w:tr>
      <w:tr w:rsidR="00064252" w:rsidRPr="00725372" w14:paraId="7731A2BD" w14:textId="77777777" w:rsidTr="00190CB6">
        <w:tc>
          <w:tcPr>
            <w:tcW w:w="1530" w:type="dxa"/>
            <w:vMerge/>
            <w:vAlign w:val="center"/>
          </w:tcPr>
          <w:p w14:paraId="308513A2"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7C4EF076" w14:textId="77777777" w:rsidR="00064252" w:rsidRPr="00725372" w:rsidRDefault="00064252" w:rsidP="00190CB6">
            <w:pPr>
              <w:spacing w:before="40" w:after="20" w:line="240" w:lineRule="auto"/>
              <w:jc w:val="center"/>
              <w:rPr>
                <w:sz w:val="18"/>
                <w:szCs w:val="18"/>
              </w:rPr>
            </w:pPr>
            <w:r w:rsidRPr="00725372">
              <w:rPr>
                <w:sz w:val="18"/>
                <w:szCs w:val="18"/>
              </w:rPr>
              <w:t>Temperature (K)</w:t>
            </w:r>
          </w:p>
        </w:tc>
        <w:tc>
          <w:tcPr>
            <w:tcW w:w="810" w:type="dxa"/>
            <w:vAlign w:val="center"/>
          </w:tcPr>
          <w:p w14:paraId="7B6BCB0F"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784" w:type="dxa"/>
            <w:vAlign w:val="center"/>
          </w:tcPr>
          <w:p w14:paraId="715A09BD" w14:textId="77777777" w:rsidR="00064252" w:rsidRPr="00725372" w:rsidRDefault="00064252" w:rsidP="00190CB6">
            <w:pPr>
              <w:spacing w:before="40" w:after="20" w:line="240" w:lineRule="auto"/>
              <w:jc w:val="center"/>
              <w:rPr>
                <w:sz w:val="18"/>
                <w:szCs w:val="18"/>
              </w:rPr>
            </w:pPr>
            <w:r w:rsidRPr="00725372">
              <w:rPr>
                <w:rFonts w:cs="Segoe UI"/>
                <w:sz w:val="18"/>
                <w:szCs w:val="18"/>
              </w:rPr>
              <w:t>≥3.5</w:t>
            </w:r>
          </w:p>
        </w:tc>
        <w:tc>
          <w:tcPr>
            <w:tcW w:w="1406" w:type="dxa"/>
            <w:vAlign w:val="center"/>
          </w:tcPr>
          <w:p w14:paraId="26348B47" w14:textId="77777777" w:rsidR="00064252" w:rsidRPr="00725372" w:rsidRDefault="00064252" w:rsidP="00190CB6">
            <w:pPr>
              <w:spacing w:before="40" w:after="20" w:line="240" w:lineRule="auto"/>
              <w:jc w:val="center"/>
              <w:rPr>
                <w:sz w:val="18"/>
                <w:szCs w:val="18"/>
              </w:rPr>
            </w:pPr>
            <w:r w:rsidRPr="00725372">
              <w:rPr>
                <w:rFonts w:cs="Segoe UI"/>
                <w:sz w:val="18"/>
                <w:szCs w:val="18"/>
              </w:rPr>
              <w:t>300</w:t>
            </w:r>
          </w:p>
        </w:tc>
        <w:tc>
          <w:tcPr>
            <w:tcW w:w="976" w:type="dxa"/>
            <w:vAlign w:val="center"/>
          </w:tcPr>
          <w:p w14:paraId="48CFE0C2" w14:textId="77777777" w:rsidR="00064252" w:rsidRPr="00725372" w:rsidRDefault="00064252" w:rsidP="00190CB6">
            <w:pPr>
              <w:spacing w:before="40" w:after="20" w:line="240" w:lineRule="auto"/>
              <w:jc w:val="center"/>
              <w:rPr>
                <w:sz w:val="18"/>
                <w:szCs w:val="18"/>
              </w:rPr>
            </w:pPr>
            <w:r w:rsidRPr="00725372">
              <w:rPr>
                <w:rFonts w:cs="Segoe UI"/>
                <w:sz w:val="18"/>
                <w:szCs w:val="18"/>
              </w:rPr>
              <w:t>≤40</w:t>
            </w:r>
          </w:p>
        </w:tc>
        <w:tc>
          <w:tcPr>
            <w:tcW w:w="963" w:type="dxa"/>
            <w:vAlign w:val="center"/>
          </w:tcPr>
          <w:p w14:paraId="69EE54A1" w14:textId="77777777" w:rsidR="00064252" w:rsidRPr="00725372" w:rsidRDefault="00064252" w:rsidP="00190CB6">
            <w:pPr>
              <w:spacing w:before="40" w:after="20" w:line="240" w:lineRule="auto"/>
              <w:jc w:val="center"/>
              <w:rPr>
                <w:sz w:val="18"/>
                <w:szCs w:val="18"/>
              </w:rPr>
            </w:pPr>
            <w:r w:rsidRPr="00725372">
              <w:rPr>
                <w:rFonts w:cs="Segoe UI"/>
                <w:sz w:val="18"/>
                <w:szCs w:val="18"/>
              </w:rPr>
              <w:t>≤60</w:t>
            </w:r>
          </w:p>
        </w:tc>
      </w:tr>
      <w:tr w:rsidR="00064252" w:rsidRPr="00725372" w14:paraId="7E5258FE" w14:textId="77777777" w:rsidTr="00190CB6">
        <w:tc>
          <w:tcPr>
            <w:tcW w:w="1530" w:type="dxa"/>
            <w:vMerge/>
            <w:vAlign w:val="center"/>
          </w:tcPr>
          <w:p w14:paraId="463D2F56"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344DC7B1" w14:textId="77777777" w:rsidR="00064252" w:rsidRPr="00725372" w:rsidRDefault="00064252" w:rsidP="00190CB6">
            <w:pPr>
              <w:spacing w:before="40" w:after="20" w:line="240" w:lineRule="auto"/>
              <w:jc w:val="center"/>
              <w:rPr>
                <w:sz w:val="18"/>
                <w:szCs w:val="18"/>
              </w:rPr>
            </w:pPr>
            <w:r w:rsidRPr="00725372">
              <w:rPr>
                <w:sz w:val="18"/>
                <w:szCs w:val="18"/>
              </w:rPr>
              <w:t>Mass flow rate (g/s)</w:t>
            </w:r>
          </w:p>
        </w:tc>
        <w:tc>
          <w:tcPr>
            <w:tcW w:w="810" w:type="dxa"/>
            <w:vAlign w:val="center"/>
          </w:tcPr>
          <w:p w14:paraId="26F295C9" w14:textId="77777777" w:rsidR="00064252" w:rsidRPr="00725372" w:rsidRDefault="00064252" w:rsidP="00190CB6">
            <w:pPr>
              <w:spacing w:before="40" w:after="20" w:line="240" w:lineRule="auto"/>
              <w:jc w:val="center"/>
              <w:rPr>
                <w:sz w:val="18"/>
                <w:szCs w:val="18"/>
              </w:rPr>
            </w:pPr>
            <w:r w:rsidRPr="00725372">
              <w:rPr>
                <w:rFonts w:cs="Segoe UI"/>
                <w:sz w:val="18"/>
                <w:szCs w:val="18"/>
              </w:rPr>
              <w:t>≥47</w:t>
            </w:r>
          </w:p>
        </w:tc>
        <w:tc>
          <w:tcPr>
            <w:tcW w:w="784" w:type="dxa"/>
            <w:vAlign w:val="center"/>
          </w:tcPr>
          <w:p w14:paraId="43691A9C"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1406" w:type="dxa"/>
            <w:vAlign w:val="center"/>
          </w:tcPr>
          <w:p w14:paraId="322E9D4D" w14:textId="77777777" w:rsidR="00064252" w:rsidRPr="00725372" w:rsidRDefault="00064252" w:rsidP="00190CB6">
            <w:pPr>
              <w:spacing w:before="40" w:after="20" w:line="240" w:lineRule="auto"/>
              <w:jc w:val="center"/>
              <w:rPr>
                <w:sz w:val="18"/>
                <w:szCs w:val="18"/>
              </w:rPr>
            </w:pPr>
            <w:r w:rsidRPr="00725372">
              <w:rPr>
                <w:rFonts w:cs="Segoe UI"/>
                <w:sz w:val="18"/>
                <w:szCs w:val="18"/>
              </w:rPr>
              <w:t>≥2</w:t>
            </w:r>
          </w:p>
        </w:tc>
        <w:tc>
          <w:tcPr>
            <w:tcW w:w="976" w:type="dxa"/>
            <w:vAlign w:val="center"/>
          </w:tcPr>
          <w:p w14:paraId="41556984" w14:textId="77777777" w:rsidR="00064252" w:rsidRPr="00725372" w:rsidRDefault="00064252" w:rsidP="00190CB6">
            <w:pPr>
              <w:spacing w:before="40" w:after="20" w:line="240" w:lineRule="auto"/>
              <w:jc w:val="center"/>
              <w:rPr>
                <w:sz w:val="18"/>
                <w:szCs w:val="18"/>
              </w:rPr>
            </w:pPr>
            <w:r w:rsidRPr="00725372">
              <w:rPr>
                <w:rFonts w:cs="Segoe UI"/>
                <w:sz w:val="18"/>
                <w:szCs w:val="18"/>
              </w:rPr>
              <w:t>81**</w:t>
            </w:r>
          </w:p>
        </w:tc>
        <w:tc>
          <w:tcPr>
            <w:tcW w:w="963" w:type="dxa"/>
            <w:vAlign w:val="center"/>
          </w:tcPr>
          <w:p w14:paraId="04BDBEEE" w14:textId="77777777" w:rsidR="00064252" w:rsidRPr="00725372" w:rsidRDefault="00064252" w:rsidP="00190CB6">
            <w:pPr>
              <w:spacing w:before="40" w:after="20" w:line="240" w:lineRule="auto"/>
              <w:jc w:val="center"/>
              <w:rPr>
                <w:sz w:val="18"/>
                <w:szCs w:val="18"/>
              </w:rPr>
            </w:pPr>
            <w:r w:rsidRPr="00725372">
              <w:rPr>
                <w:rFonts w:cs="Segoe UI"/>
                <w:sz w:val="18"/>
                <w:szCs w:val="18"/>
              </w:rPr>
              <w:t>81**</w:t>
            </w:r>
          </w:p>
        </w:tc>
      </w:tr>
      <w:tr w:rsidR="00064252" w:rsidRPr="00725372" w14:paraId="03AAC333" w14:textId="77777777" w:rsidTr="00190CB6">
        <w:tc>
          <w:tcPr>
            <w:tcW w:w="1530" w:type="dxa"/>
            <w:vMerge w:val="restart"/>
            <w:vAlign w:val="center"/>
          </w:tcPr>
          <w:p w14:paraId="382D12BE" w14:textId="77777777" w:rsidR="00064252" w:rsidRPr="00725372" w:rsidRDefault="00064252" w:rsidP="00190CB6">
            <w:pPr>
              <w:pStyle w:val="AASemiBold"/>
              <w:spacing w:before="20" w:after="20" w:line="240" w:lineRule="auto"/>
              <w:jc w:val="center"/>
              <w:rPr>
                <w:sz w:val="18"/>
                <w:szCs w:val="18"/>
              </w:rPr>
            </w:pPr>
            <w:r w:rsidRPr="00725372">
              <w:rPr>
                <w:sz w:val="18"/>
                <w:szCs w:val="18"/>
              </w:rPr>
              <w:t>2 K</w:t>
            </w:r>
            <w:r>
              <w:rPr>
                <w:sz w:val="18"/>
                <w:szCs w:val="18"/>
              </w:rPr>
              <w:t xml:space="preserve"> Standby</w:t>
            </w:r>
          </w:p>
          <w:p w14:paraId="3434D047"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6926F1AE" w14:textId="77777777" w:rsidR="00064252" w:rsidRPr="00725372" w:rsidRDefault="00064252" w:rsidP="00190CB6">
            <w:pPr>
              <w:spacing w:before="40" w:after="20" w:line="240" w:lineRule="auto"/>
              <w:jc w:val="center"/>
              <w:rPr>
                <w:sz w:val="18"/>
                <w:szCs w:val="18"/>
              </w:rPr>
            </w:pPr>
            <w:r w:rsidRPr="00725372">
              <w:rPr>
                <w:sz w:val="18"/>
                <w:szCs w:val="18"/>
              </w:rPr>
              <w:t>Pressure (bar)</w:t>
            </w:r>
          </w:p>
        </w:tc>
        <w:tc>
          <w:tcPr>
            <w:tcW w:w="810" w:type="dxa"/>
            <w:vAlign w:val="center"/>
          </w:tcPr>
          <w:p w14:paraId="1612A1C4" w14:textId="77777777" w:rsidR="00064252" w:rsidRPr="00725372" w:rsidRDefault="00064252" w:rsidP="00190CB6">
            <w:pPr>
              <w:spacing w:before="40" w:after="20" w:line="240" w:lineRule="auto"/>
              <w:jc w:val="center"/>
              <w:rPr>
                <w:sz w:val="18"/>
                <w:szCs w:val="18"/>
              </w:rPr>
            </w:pPr>
            <w:r w:rsidRPr="00725372">
              <w:rPr>
                <w:rFonts w:cs="Segoe UI"/>
                <w:sz w:val="18"/>
                <w:szCs w:val="18"/>
              </w:rPr>
              <w:t>≥3</w:t>
            </w:r>
          </w:p>
        </w:tc>
        <w:tc>
          <w:tcPr>
            <w:tcW w:w="784" w:type="dxa"/>
            <w:vAlign w:val="center"/>
          </w:tcPr>
          <w:p w14:paraId="63D491DA" w14:textId="77777777" w:rsidR="00064252" w:rsidRPr="00725372" w:rsidRDefault="00064252" w:rsidP="00190CB6">
            <w:pPr>
              <w:spacing w:before="40" w:after="20" w:line="240" w:lineRule="auto"/>
              <w:jc w:val="center"/>
              <w:rPr>
                <w:sz w:val="18"/>
                <w:szCs w:val="18"/>
              </w:rPr>
            </w:pPr>
            <w:r w:rsidRPr="00725372">
              <w:rPr>
                <w:rFonts w:cs="Segoe UI"/>
                <w:sz w:val="18"/>
                <w:szCs w:val="18"/>
              </w:rPr>
              <w:t>≤0.029</w:t>
            </w:r>
          </w:p>
        </w:tc>
        <w:tc>
          <w:tcPr>
            <w:tcW w:w="1406" w:type="dxa"/>
            <w:vAlign w:val="center"/>
          </w:tcPr>
          <w:p w14:paraId="6CEC3421" w14:textId="77777777" w:rsidR="00064252" w:rsidRPr="00725372" w:rsidRDefault="00064252" w:rsidP="00190CB6">
            <w:pPr>
              <w:spacing w:before="40" w:after="20" w:line="240" w:lineRule="auto"/>
              <w:jc w:val="center"/>
              <w:rPr>
                <w:sz w:val="18"/>
                <w:szCs w:val="18"/>
              </w:rPr>
            </w:pPr>
            <w:r w:rsidRPr="00725372">
              <w:rPr>
                <w:rFonts w:cs="Segoe UI"/>
                <w:sz w:val="18"/>
                <w:szCs w:val="18"/>
              </w:rPr>
              <w:t>~ 1.1</w:t>
            </w:r>
          </w:p>
        </w:tc>
        <w:tc>
          <w:tcPr>
            <w:tcW w:w="976" w:type="dxa"/>
            <w:vAlign w:val="center"/>
          </w:tcPr>
          <w:p w14:paraId="3C98D152" w14:textId="77777777" w:rsidR="00064252" w:rsidRPr="00725372" w:rsidRDefault="00064252" w:rsidP="00190CB6">
            <w:pPr>
              <w:spacing w:before="40" w:after="20" w:line="240" w:lineRule="auto"/>
              <w:jc w:val="center"/>
              <w:rPr>
                <w:sz w:val="18"/>
                <w:szCs w:val="18"/>
              </w:rPr>
            </w:pPr>
            <w:r w:rsidRPr="00725372">
              <w:rPr>
                <w:rFonts w:cs="Segoe UI"/>
                <w:sz w:val="18"/>
                <w:szCs w:val="18"/>
              </w:rPr>
              <w:t>~ 14*</w:t>
            </w:r>
          </w:p>
        </w:tc>
        <w:tc>
          <w:tcPr>
            <w:tcW w:w="963" w:type="dxa"/>
            <w:vAlign w:val="center"/>
          </w:tcPr>
          <w:p w14:paraId="4DA31007" w14:textId="77777777" w:rsidR="00064252" w:rsidRPr="00725372" w:rsidRDefault="00064252" w:rsidP="00190CB6">
            <w:pPr>
              <w:spacing w:before="40" w:after="20" w:line="240" w:lineRule="auto"/>
              <w:jc w:val="center"/>
              <w:rPr>
                <w:sz w:val="18"/>
                <w:szCs w:val="18"/>
              </w:rPr>
            </w:pPr>
            <w:r w:rsidRPr="00725372">
              <w:rPr>
                <w:rFonts w:cs="Segoe UI"/>
                <w:sz w:val="18"/>
                <w:szCs w:val="18"/>
              </w:rPr>
              <w:t>~ 13*</w:t>
            </w:r>
          </w:p>
        </w:tc>
      </w:tr>
      <w:tr w:rsidR="00064252" w:rsidRPr="00725372" w14:paraId="5269A77C" w14:textId="77777777" w:rsidTr="00190CB6">
        <w:tc>
          <w:tcPr>
            <w:tcW w:w="1530" w:type="dxa"/>
            <w:vMerge/>
            <w:vAlign w:val="center"/>
          </w:tcPr>
          <w:p w14:paraId="490F2929" w14:textId="77777777" w:rsidR="00064252" w:rsidRPr="00725372" w:rsidRDefault="00064252" w:rsidP="00190CB6">
            <w:pPr>
              <w:spacing w:before="40" w:after="20" w:line="240" w:lineRule="auto"/>
              <w:jc w:val="center"/>
              <w:rPr>
                <w:rFonts w:ascii="Arial" w:eastAsia="Times New Roman" w:hAnsi="Arial" w:cs="Arial"/>
                <w:b/>
                <w:sz w:val="18"/>
                <w:szCs w:val="18"/>
              </w:rPr>
            </w:pPr>
          </w:p>
        </w:tc>
        <w:tc>
          <w:tcPr>
            <w:tcW w:w="1800" w:type="dxa"/>
            <w:vAlign w:val="center"/>
          </w:tcPr>
          <w:p w14:paraId="65AAD51F" w14:textId="77777777" w:rsidR="00064252" w:rsidRPr="00725372" w:rsidRDefault="00064252" w:rsidP="00190CB6">
            <w:pPr>
              <w:spacing w:before="40" w:after="20" w:line="240" w:lineRule="auto"/>
              <w:jc w:val="center"/>
              <w:rPr>
                <w:sz w:val="18"/>
                <w:szCs w:val="18"/>
              </w:rPr>
            </w:pPr>
            <w:r w:rsidRPr="00725372">
              <w:rPr>
                <w:sz w:val="18"/>
                <w:szCs w:val="18"/>
              </w:rPr>
              <w:t>Temperature (K)</w:t>
            </w:r>
          </w:p>
        </w:tc>
        <w:tc>
          <w:tcPr>
            <w:tcW w:w="810" w:type="dxa"/>
            <w:vAlign w:val="center"/>
          </w:tcPr>
          <w:p w14:paraId="65BEEE2F"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784" w:type="dxa"/>
            <w:vAlign w:val="center"/>
          </w:tcPr>
          <w:p w14:paraId="68C47ECD" w14:textId="77777777" w:rsidR="00064252" w:rsidRPr="00725372" w:rsidRDefault="00064252" w:rsidP="00190CB6">
            <w:pPr>
              <w:spacing w:before="40" w:after="20" w:line="240" w:lineRule="auto"/>
              <w:jc w:val="center"/>
              <w:rPr>
                <w:sz w:val="18"/>
                <w:szCs w:val="18"/>
              </w:rPr>
            </w:pPr>
            <w:r w:rsidRPr="00725372">
              <w:rPr>
                <w:rFonts w:cs="Segoe UI"/>
                <w:sz w:val="18"/>
                <w:szCs w:val="18"/>
              </w:rPr>
              <w:t>≥4.2</w:t>
            </w:r>
          </w:p>
        </w:tc>
        <w:tc>
          <w:tcPr>
            <w:tcW w:w="1406" w:type="dxa"/>
            <w:vAlign w:val="center"/>
          </w:tcPr>
          <w:p w14:paraId="554176BB" w14:textId="77777777" w:rsidR="00064252" w:rsidRPr="00725372" w:rsidRDefault="00064252" w:rsidP="00190CB6">
            <w:pPr>
              <w:spacing w:before="40" w:after="20" w:line="240" w:lineRule="auto"/>
              <w:jc w:val="center"/>
              <w:rPr>
                <w:sz w:val="18"/>
                <w:szCs w:val="18"/>
              </w:rPr>
            </w:pPr>
            <w:r w:rsidRPr="00725372">
              <w:rPr>
                <w:rFonts w:cs="Segoe UI"/>
                <w:sz w:val="18"/>
                <w:szCs w:val="18"/>
              </w:rPr>
              <w:t>300</w:t>
            </w:r>
          </w:p>
        </w:tc>
        <w:tc>
          <w:tcPr>
            <w:tcW w:w="976" w:type="dxa"/>
            <w:vAlign w:val="center"/>
          </w:tcPr>
          <w:p w14:paraId="4B74D23A" w14:textId="77777777" w:rsidR="00064252" w:rsidRPr="00725372" w:rsidRDefault="00064252" w:rsidP="00190CB6">
            <w:pPr>
              <w:spacing w:before="40" w:after="20" w:line="240" w:lineRule="auto"/>
              <w:jc w:val="center"/>
              <w:rPr>
                <w:sz w:val="18"/>
                <w:szCs w:val="18"/>
              </w:rPr>
            </w:pPr>
            <w:r w:rsidRPr="00725372">
              <w:rPr>
                <w:rFonts w:cs="Segoe UI"/>
                <w:sz w:val="18"/>
                <w:szCs w:val="18"/>
              </w:rPr>
              <w:t>≤40</w:t>
            </w:r>
          </w:p>
        </w:tc>
        <w:tc>
          <w:tcPr>
            <w:tcW w:w="963" w:type="dxa"/>
            <w:vAlign w:val="center"/>
          </w:tcPr>
          <w:p w14:paraId="5BB1E34B" w14:textId="77777777" w:rsidR="00064252" w:rsidRPr="00725372" w:rsidRDefault="00064252" w:rsidP="00190CB6">
            <w:pPr>
              <w:spacing w:before="40" w:after="20" w:line="240" w:lineRule="auto"/>
              <w:jc w:val="center"/>
              <w:rPr>
                <w:sz w:val="18"/>
                <w:szCs w:val="18"/>
              </w:rPr>
            </w:pPr>
            <w:r w:rsidRPr="00725372">
              <w:rPr>
                <w:rFonts w:cs="Segoe UI"/>
                <w:sz w:val="18"/>
                <w:szCs w:val="18"/>
              </w:rPr>
              <w:t>≤60</w:t>
            </w:r>
          </w:p>
        </w:tc>
      </w:tr>
      <w:tr w:rsidR="00064252" w:rsidRPr="00725372" w14:paraId="2EE7254C" w14:textId="77777777" w:rsidTr="00190CB6">
        <w:tc>
          <w:tcPr>
            <w:tcW w:w="1530" w:type="dxa"/>
            <w:vMerge/>
            <w:vAlign w:val="center"/>
          </w:tcPr>
          <w:p w14:paraId="3A4B27D3" w14:textId="77777777" w:rsidR="00064252" w:rsidRPr="00725372" w:rsidRDefault="00064252" w:rsidP="00190CB6">
            <w:pPr>
              <w:spacing w:before="40" w:after="20" w:line="240" w:lineRule="auto"/>
              <w:jc w:val="center"/>
              <w:rPr>
                <w:rFonts w:ascii="Arial" w:eastAsia="Times New Roman" w:hAnsi="Arial" w:cs="Arial"/>
                <w:b/>
                <w:sz w:val="18"/>
                <w:szCs w:val="18"/>
              </w:rPr>
            </w:pPr>
          </w:p>
        </w:tc>
        <w:tc>
          <w:tcPr>
            <w:tcW w:w="1800" w:type="dxa"/>
            <w:vAlign w:val="center"/>
          </w:tcPr>
          <w:p w14:paraId="70439314" w14:textId="77777777" w:rsidR="00064252" w:rsidRPr="00725372" w:rsidRDefault="00064252" w:rsidP="00190CB6">
            <w:pPr>
              <w:spacing w:before="40" w:after="20" w:line="240" w:lineRule="auto"/>
              <w:jc w:val="center"/>
              <w:rPr>
                <w:sz w:val="18"/>
                <w:szCs w:val="18"/>
              </w:rPr>
            </w:pPr>
            <w:r w:rsidRPr="00725372">
              <w:rPr>
                <w:sz w:val="18"/>
                <w:szCs w:val="18"/>
              </w:rPr>
              <w:t>Mass flow rate (g/s)</w:t>
            </w:r>
          </w:p>
        </w:tc>
        <w:tc>
          <w:tcPr>
            <w:tcW w:w="810" w:type="dxa"/>
            <w:vAlign w:val="center"/>
          </w:tcPr>
          <w:p w14:paraId="6B6E66C4" w14:textId="77777777" w:rsidR="00064252" w:rsidRPr="00725372" w:rsidRDefault="00064252" w:rsidP="00190CB6">
            <w:pPr>
              <w:spacing w:before="40" w:after="20" w:line="240" w:lineRule="auto"/>
              <w:jc w:val="center"/>
              <w:rPr>
                <w:sz w:val="18"/>
                <w:szCs w:val="18"/>
              </w:rPr>
            </w:pPr>
            <w:r w:rsidRPr="00725372">
              <w:rPr>
                <w:rFonts w:cs="Segoe UI"/>
                <w:sz w:val="18"/>
                <w:szCs w:val="18"/>
              </w:rPr>
              <w:t>18</w:t>
            </w:r>
          </w:p>
        </w:tc>
        <w:tc>
          <w:tcPr>
            <w:tcW w:w="784" w:type="dxa"/>
            <w:vAlign w:val="center"/>
          </w:tcPr>
          <w:p w14:paraId="05695AD4" w14:textId="77777777" w:rsidR="00064252" w:rsidRPr="00725372" w:rsidRDefault="00064252" w:rsidP="00190CB6">
            <w:pPr>
              <w:spacing w:before="40" w:after="20" w:line="240" w:lineRule="auto"/>
              <w:jc w:val="center"/>
              <w:rPr>
                <w:sz w:val="18"/>
                <w:szCs w:val="18"/>
              </w:rPr>
            </w:pPr>
            <w:r w:rsidRPr="00725372">
              <w:rPr>
                <w:rFonts w:cs="Segoe UI"/>
                <w:sz w:val="18"/>
                <w:szCs w:val="18"/>
              </w:rPr>
              <w:t>17</w:t>
            </w:r>
          </w:p>
        </w:tc>
        <w:tc>
          <w:tcPr>
            <w:tcW w:w="1406" w:type="dxa"/>
            <w:vAlign w:val="center"/>
          </w:tcPr>
          <w:p w14:paraId="35CE209A" w14:textId="77777777" w:rsidR="00064252" w:rsidRPr="00725372" w:rsidRDefault="00064252" w:rsidP="00190CB6">
            <w:pPr>
              <w:spacing w:before="40" w:after="20" w:line="240" w:lineRule="auto"/>
              <w:jc w:val="center"/>
              <w:rPr>
                <w:sz w:val="18"/>
                <w:szCs w:val="18"/>
              </w:rPr>
            </w:pPr>
            <w:r w:rsidRPr="00725372">
              <w:rPr>
                <w:rFonts w:cs="Segoe UI"/>
                <w:sz w:val="18"/>
                <w:szCs w:val="18"/>
              </w:rPr>
              <w:t>1</w:t>
            </w:r>
          </w:p>
        </w:tc>
        <w:tc>
          <w:tcPr>
            <w:tcW w:w="976" w:type="dxa"/>
            <w:vAlign w:val="center"/>
          </w:tcPr>
          <w:p w14:paraId="3FC58684" w14:textId="77777777" w:rsidR="00064252" w:rsidRPr="00725372" w:rsidRDefault="00064252" w:rsidP="00190CB6">
            <w:pPr>
              <w:spacing w:before="40" w:after="20" w:line="240" w:lineRule="auto"/>
              <w:jc w:val="center"/>
              <w:rPr>
                <w:sz w:val="18"/>
                <w:szCs w:val="18"/>
              </w:rPr>
            </w:pPr>
            <w:r w:rsidRPr="00725372">
              <w:rPr>
                <w:rFonts w:cs="Segoe UI"/>
                <w:sz w:val="18"/>
                <w:szCs w:val="18"/>
              </w:rPr>
              <w:t>48**</w:t>
            </w:r>
          </w:p>
        </w:tc>
        <w:tc>
          <w:tcPr>
            <w:tcW w:w="963" w:type="dxa"/>
            <w:vAlign w:val="center"/>
          </w:tcPr>
          <w:p w14:paraId="17C6563D" w14:textId="77777777" w:rsidR="00064252" w:rsidRPr="00725372" w:rsidRDefault="00064252" w:rsidP="00190CB6">
            <w:pPr>
              <w:spacing w:before="40" w:after="20" w:line="240" w:lineRule="auto"/>
              <w:jc w:val="center"/>
              <w:rPr>
                <w:sz w:val="18"/>
                <w:szCs w:val="18"/>
              </w:rPr>
            </w:pPr>
            <w:r w:rsidRPr="00725372">
              <w:rPr>
                <w:rFonts w:cs="Segoe UI"/>
                <w:sz w:val="18"/>
                <w:szCs w:val="18"/>
              </w:rPr>
              <w:t>48**</w:t>
            </w:r>
          </w:p>
        </w:tc>
      </w:tr>
    </w:tbl>
    <w:p w14:paraId="748EA4DB" w14:textId="7B6A5905" w:rsidR="00064252" w:rsidRPr="00725372" w:rsidRDefault="00064252" w:rsidP="00064252">
      <w:pPr>
        <w:pStyle w:val="SysReq3"/>
        <w:rPr>
          <w:sz w:val="18"/>
          <w:szCs w:val="20"/>
          <w:lang w:val="en-GB"/>
        </w:rPr>
      </w:pPr>
      <w:r w:rsidRPr="00725372">
        <w:rPr>
          <w:sz w:val="18"/>
          <w:szCs w:val="20"/>
          <w:lang w:val="en-GB"/>
        </w:rPr>
        <w:t xml:space="preserve">* Pressure value to be defined by the </w:t>
      </w:r>
      <w:r>
        <w:rPr>
          <w:sz w:val="18"/>
          <w:szCs w:val="20"/>
          <w:lang w:val="en-GB"/>
        </w:rPr>
        <w:t>Contractor</w:t>
      </w:r>
      <w:r w:rsidRPr="00725372">
        <w:rPr>
          <w:sz w:val="18"/>
          <w:szCs w:val="20"/>
          <w:lang w:val="en-GB"/>
        </w:rPr>
        <w:t xml:space="preserve"> depending </w:t>
      </w:r>
      <w:r w:rsidR="00981EBE" w:rsidRPr="00725372">
        <w:rPr>
          <w:sz w:val="18"/>
          <w:szCs w:val="20"/>
          <w:lang w:val="en-GB"/>
        </w:rPr>
        <w:t>on</w:t>
      </w:r>
      <w:r w:rsidRPr="00725372">
        <w:rPr>
          <w:sz w:val="18"/>
          <w:szCs w:val="20"/>
          <w:lang w:val="en-GB"/>
        </w:rPr>
        <w:t xml:space="preserve"> the compressor HP process value.</w:t>
      </w:r>
    </w:p>
    <w:p w14:paraId="1F575401" w14:textId="7479456C" w:rsidR="00064252" w:rsidRPr="00725372" w:rsidRDefault="00064252" w:rsidP="00064252">
      <w:pPr>
        <w:pStyle w:val="SysReq3"/>
        <w:rPr>
          <w:sz w:val="18"/>
          <w:szCs w:val="20"/>
          <w:lang w:val="en-GB"/>
        </w:rPr>
      </w:pPr>
      <w:r w:rsidRPr="00725372">
        <w:rPr>
          <w:sz w:val="18"/>
          <w:szCs w:val="20"/>
          <w:lang w:val="en-GB"/>
        </w:rPr>
        <w:t xml:space="preserve">** Indicative mass flow rate values (determined for </w:t>
      </w:r>
      <w:r w:rsidRPr="00725372">
        <w:rPr>
          <w:rFonts w:ascii="Symbol" w:hAnsi="Symbol"/>
          <w:sz w:val="18"/>
          <w:szCs w:val="20"/>
          <w:lang w:val="en-GB"/>
        </w:rPr>
        <w:t></w:t>
      </w:r>
      <w:r w:rsidRPr="00725372">
        <w:rPr>
          <w:sz w:val="18"/>
          <w:szCs w:val="20"/>
          <w:lang w:val="en-GB"/>
        </w:rPr>
        <w:t xml:space="preserve">T= 20 K) to be adjusted depending </w:t>
      </w:r>
      <w:r w:rsidR="00981EBE" w:rsidRPr="00725372">
        <w:rPr>
          <w:sz w:val="18"/>
          <w:szCs w:val="20"/>
          <w:lang w:val="en-GB"/>
        </w:rPr>
        <w:t>on</w:t>
      </w:r>
      <w:r w:rsidRPr="00725372">
        <w:rPr>
          <w:sz w:val="18"/>
          <w:szCs w:val="20"/>
          <w:lang w:val="en-GB"/>
        </w:rPr>
        <w:t xml:space="preserve"> the process supply and return temperatures to TS </w:t>
      </w:r>
      <w:r w:rsidR="009B5DE2" w:rsidRPr="00725372">
        <w:rPr>
          <w:sz w:val="18"/>
          <w:szCs w:val="20"/>
          <w:lang w:val="en-GB"/>
        </w:rPr>
        <w:t>to</w:t>
      </w:r>
      <w:r w:rsidRPr="00725372">
        <w:rPr>
          <w:sz w:val="18"/>
          <w:szCs w:val="20"/>
          <w:lang w:val="en-GB"/>
        </w:rPr>
        <w:t xml:space="preserve"> cope with the required heat loads given in</w:t>
      </w:r>
      <w:r>
        <w:rPr>
          <w:sz w:val="18"/>
          <w:szCs w:val="20"/>
          <w:lang w:val="en-GB"/>
        </w:rPr>
        <w:t xml:space="preserve"> </w:t>
      </w:r>
      <w:r>
        <w:rPr>
          <w:sz w:val="18"/>
          <w:szCs w:val="20"/>
          <w:lang w:val="en-GB"/>
        </w:rPr>
        <w:fldChar w:fldCharType="begin"/>
      </w:r>
      <w:r>
        <w:rPr>
          <w:sz w:val="18"/>
          <w:szCs w:val="20"/>
          <w:lang w:val="en-GB"/>
        </w:rPr>
        <w:instrText xml:space="preserve"> REF _Ref192160998 \h </w:instrText>
      </w:r>
      <w:r>
        <w:rPr>
          <w:sz w:val="18"/>
          <w:szCs w:val="20"/>
          <w:lang w:val="en-GB"/>
        </w:rPr>
      </w:r>
      <w:r>
        <w:rPr>
          <w:sz w:val="18"/>
          <w:szCs w:val="20"/>
          <w:lang w:val="en-GB"/>
        </w:rPr>
        <w:fldChar w:fldCharType="separate"/>
      </w:r>
      <w:r w:rsidR="00711812" w:rsidRPr="00725372">
        <w:t xml:space="preserve">Table </w:t>
      </w:r>
      <w:r w:rsidR="00711812">
        <w:rPr>
          <w:noProof/>
        </w:rPr>
        <w:t>3</w:t>
      </w:r>
      <w:r>
        <w:rPr>
          <w:sz w:val="18"/>
          <w:szCs w:val="20"/>
          <w:lang w:val="en-GB"/>
        </w:rPr>
        <w:fldChar w:fldCharType="end"/>
      </w:r>
      <w:r>
        <w:rPr>
          <w:sz w:val="18"/>
          <w:szCs w:val="20"/>
          <w:lang w:val="en-GB"/>
        </w:rPr>
        <w:t>.</w:t>
      </w:r>
    </w:p>
    <w:p w14:paraId="369CA719" w14:textId="7BA40D84" w:rsidR="00087538" w:rsidRPr="00725372" w:rsidRDefault="00BC66DB" w:rsidP="00371932">
      <w:pPr>
        <w:pStyle w:val="Heading3numbered"/>
        <w:rPr>
          <w:lang w:eastAsia="fr-FR"/>
        </w:rPr>
      </w:pPr>
      <w:bookmarkStart w:id="3049" w:name="_Toc198518313"/>
      <w:r>
        <w:rPr>
          <w:lang w:eastAsia="fr-FR"/>
        </w:rPr>
        <w:t xml:space="preserve">Machine </w:t>
      </w:r>
      <w:r w:rsidR="00DE5300">
        <w:rPr>
          <w:lang w:eastAsia="fr-FR"/>
        </w:rPr>
        <w:t>self-</w:t>
      </w:r>
      <w:r>
        <w:rPr>
          <w:lang w:eastAsia="fr-FR"/>
        </w:rPr>
        <w:t>protection</w:t>
      </w:r>
      <w:bookmarkEnd w:id="3049"/>
    </w:p>
    <w:p w14:paraId="3F02DE6A" w14:textId="19CA7677" w:rsidR="00371932" w:rsidRPr="00725372" w:rsidRDefault="00371932" w:rsidP="00371932">
      <w:pPr>
        <w:pStyle w:val="SysReq1"/>
        <w:rPr>
          <w:lang w:val="en-GB" w:eastAsia="fr-FR"/>
        </w:rPr>
      </w:pPr>
      <w:bookmarkStart w:id="3050" w:name="_Toc198519096"/>
      <w:r w:rsidRPr="00725372">
        <w:rPr>
          <w:lang w:val="en-GB" w:eastAsia="fr-FR"/>
        </w:rPr>
        <w:t xml:space="preserve">The </w:t>
      </w:r>
      <w:r w:rsidR="00A156C9">
        <w:rPr>
          <w:lang w:val="en-GB" w:eastAsia="fr-FR"/>
        </w:rPr>
        <w:t>QPLANT</w:t>
      </w:r>
      <w:r w:rsidRPr="00725372">
        <w:rPr>
          <w:lang w:val="en-GB" w:eastAsia="fr-FR"/>
        </w:rPr>
        <w:t xml:space="preserve"> shall </w:t>
      </w:r>
      <w:r w:rsidR="001B51D9">
        <w:rPr>
          <w:lang w:val="en-GB" w:eastAsia="fr-FR"/>
        </w:rPr>
        <w:t>protect itself from any damage</w:t>
      </w:r>
      <w:r w:rsidRPr="00725372">
        <w:rPr>
          <w:lang w:val="en-GB" w:eastAsia="fr-FR"/>
        </w:rPr>
        <w:t xml:space="preserve"> and</w:t>
      </w:r>
      <w:del w:id="3051" w:author="Dekempeneer Erik" w:date="2025-04-25T10:57:00Z">
        <w:r w:rsidRPr="00725372" w:rsidDel="008263AA">
          <w:rPr>
            <w:lang w:val="en-GB" w:eastAsia="fr-FR"/>
          </w:rPr>
          <w:delText xml:space="preserve"> the</w:delText>
        </w:r>
      </w:del>
      <w:r w:rsidRPr="00725372">
        <w:rPr>
          <w:lang w:val="en-GB" w:eastAsia="fr-FR"/>
        </w:rPr>
        <w:t xml:space="preserve"> </w:t>
      </w:r>
      <w:r w:rsidR="001B51D9">
        <w:rPr>
          <w:lang w:val="en-GB" w:eastAsia="fr-FR"/>
        </w:rPr>
        <w:t xml:space="preserve">allow </w:t>
      </w:r>
      <w:r w:rsidRPr="00725372">
        <w:rPr>
          <w:lang w:val="en-GB" w:eastAsia="fr-FR"/>
        </w:rPr>
        <w:t xml:space="preserve">subsequent recovery after these </w:t>
      </w:r>
      <w:commentRangeStart w:id="3052"/>
      <w:commentRangeStart w:id="3053"/>
      <w:r w:rsidRPr="00725372">
        <w:rPr>
          <w:lang w:val="en-GB" w:eastAsia="fr-FR"/>
        </w:rPr>
        <w:t>events</w:t>
      </w:r>
      <w:commentRangeEnd w:id="3052"/>
      <w:r w:rsidR="00C50DB4">
        <w:rPr>
          <w:rStyle w:val="CommentReference"/>
          <w:lang w:val="en-GB"/>
        </w:rPr>
        <w:commentReference w:id="3052"/>
      </w:r>
      <w:commentRangeEnd w:id="3053"/>
      <w:r w:rsidR="00507192">
        <w:rPr>
          <w:rStyle w:val="CommentReference"/>
          <w:lang w:val="en-GB"/>
        </w:rPr>
        <w:commentReference w:id="3053"/>
      </w:r>
      <w:r w:rsidR="00C14171">
        <w:rPr>
          <w:lang w:val="en-GB" w:eastAsia="fr-FR"/>
        </w:rPr>
        <w:t>. The Contractor shall identify all such events including but not limited to</w:t>
      </w:r>
      <w:r w:rsidR="007C5377">
        <w:rPr>
          <w:lang w:val="en-GB" w:eastAsia="fr-FR"/>
        </w:rPr>
        <w:t>:</w:t>
      </w:r>
      <w:bookmarkEnd w:id="3050"/>
    </w:p>
    <w:p w14:paraId="6C1B57A1" w14:textId="44D1FA95" w:rsidR="00371932" w:rsidRPr="00725372" w:rsidRDefault="00371932" w:rsidP="00371932">
      <w:pPr>
        <w:pStyle w:val="RequirementBullet"/>
        <w:rPr>
          <w:lang w:val="en-GB"/>
        </w:rPr>
      </w:pPr>
      <w:r w:rsidRPr="00725372">
        <w:rPr>
          <w:lang w:val="en-GB"/>
        </w:rPr>
        <w:t>loss of utility (electricity, water, compressed air, nitrogen if used)</w:t>
      </w:r>
    </w:p>
    <w:p w14:paraId="6FFDB47F" w14:textId="6852A2F5" w:rsidR="00371932" w:rsidRPr="00725372" w:rsidRDefault="00371932" w:rsidP="00371932">
      <w:pPr>
        <w:pStyle w:val="RequirementBullet"/>
        <w:rPr>
          <w:lang w:val="en-GB"/>
        </w:rPr>
      </w:pPr>
      <w:r w:rsidRPr="00725372">
        <w:rPr>
          <w:lang w:val="en-GB"/>
        </w:rPr>
        <w:t>loss of vacuum (internal “QRB” or external: cryogenic distribution or users)</w:t>
      </w:r>
    </w:p>
    <w:p w14:paraId="73025376" w14:textId="43DC98E3" w:rsidR="00371932" w:rsidRPr="00725372" w:rsidRDefault="00A156C9" w:rsidP="00371932">
      <w:pPr>
        <w:pStyle w:val="RequirementBullet"/>
        <w:rPr>
          <w:lang w:val="en-GB"/>
        </w:rPr>
      </w:pPr>
      <w:r>
        <w:rPr>
          <w:lang w:val="en-GB"/>
        </w:rPr>
        <w:t>QPLANT</w:t>
      </w:r>
      <w:r w:rsidR="00371932" w:rsidRPr="00725372">
        <w:rPr>
          <w:lang w:val="en-GB"/>
        </w:rPr>
        <w:t xml:space="preserve"> trip</w:t>
      </w:r>
    </w:p>
    <w:p w14:paraId="1AF1D07F" w14:textId="77777777" w:rsidR="00535285" w:rsidRDefault="00535285" w:rsidP="00DE34FF">
      <w:pPr>
        <w:pStyle w:val="SysReq1"/>
        <w:rPr>
          <w:lang w:val="en-GB" w:eastAsia="fr-FR"/>
        </w:rPr>
      </w:pPr>
      <w:bookmarkStart w:id="3054" w:name="_Toc198519097"/>
      <w:r w:rsidRPr="00535285">
        <w:rPr>
          <w:lang w:val="en-GB" w:eastAsia="fr-FR"/>
        </w:rPr>
        <w:t xml:space="preserve">The abnormal event management shall be included in the failure and safety lifecycle analysis (e.g. HAZOP, FMECA, or equivalent methodology) and shall take into </w:t>
      </w:r>
      <w:r w:rsidRPr="00535285">
        <w:rPr>
          <w:lang w:val="en-GB" w:eastAsia="fr-FR"/>
        </w:rPr>
        <w:lastRenderedPageBreak/>
        <w:t>account all identified abnormal events. The Contractor shall develop the resulting risk mitigation strategy covering the entire QPLANT system, its subsystems, and all physical and functional interfaces with external systems or facilities. The strategy shall define mitigation measures, responsible parties, implementation timelines, and the verification and validation methods for each identified risk.</w:t>
      </w:r>
      <w:bookmarkEnd w:id="3054"/>
      <w:r w:rsidRPr="00535285">
        <w:rPr>
          <w:lang w:val="en-GB" w:eastAsia="fr-FR"/>
        </w:rPr>
        <w:t xml:space="preserve"> </w:t>
      </w:r>
    </w:p>
    <w:p w14:paraId="00946D54" w14:textId="229DCDED" w:rsidR="0054428C" w:rsidRDefault="00535285" w:rsidP="00535285">
      <w:pPr>
        <w:pStyle w:val="SysReq1"/>
        <w:numPr>
          <w:ilvl w:val="0"/>
          <w:numId w:val="0"/>
        </w:numPr>
        <w:ind w:left="2431"/>
        <w:rPr>
          <w:lang w:val="en-GB" w:eastAsia="fr-FR"/>
        </w:rPr>
      </w:pPr>
      <w:bookmarkStart w:id="3055" w:name="_Toc198519098"/>
      <w:r w:rsidRPr="00535285">
        <w:rPr>
          <w:highlight w:val="yellow"/>
          <w:lang w:val="en-GB" w:eastAsia="fr-FR"/>
        </w:rPr>
        <w:t>The outcome shall be documented in a dedicated Abnormal Event Mitigation Plan, which shall be reviewed and approved by the Client during the design review phases.</w:t>
      </w:r>
      <w:r w:rsidR="004D309E" w:rsidRPr="00535285">
        <w:rPr>
          <w:highlight w:val="yellow"/>
          <w:lang w:val="en-GB" w:eastAsia="fr-FR"/>
        </w:rPr>
        <w:t>.</w:t>
      </w:r>
      <w:bookmarkEnd w:id="3055"/>
    </w:p>
    <w:p w14:paraId="1B17A229" w14:textId="77777777" w:rsidR="00535285" w:rsidRDefault="00535285" w:rsidP="00535285">
      <w:pPr>
        <w:pStyle w:val="SysReq1"/>
        <w:numPr>
          <w:ilvl w:val="0"/>
          <w:numId w:val="0"/>
        </w:numPr>
        <w:ind w:left="2431"/>
        <w:rPr>
          <w:lang w:val="en-GB" w:eastAsia="fr-FR"/>
        </w:rPr>
      </w:pPr>
    </w:p>
    <w:p w14:paraId="7AAC086B" w14:textId="3FE7DFD8" w:rsidR="009F52A7" w:rsidRPr="009F52A7" w:rsidRDefault="00766AC3" w:rsidP="009F52A7">
      <w:pPr>
        <w:pStyle w:val="Heading2numbered"/>
      </w:pPr>
      <w:bookmarkStart w:id="3056" w:name="_Toc198518314"/>
      <w:r w:rsidRPr="00725372">
        <w:t>D</w:t>
      </w:r>
      <w:r w:rsidR="00AE42B7" w:rsidRPr="00725372">
        <w:t xml:space="preserve">esign and Construction </w:t>
      </w:r>
      <w:r w:rsidR="00507785">
        <w:t>R</w:t>
      </w:r>
      <w:r w:rsidR="00AE42B7" w:rsidRPr="00725372">
        <w:t>equirements</w:t>
      </w:r>
      <w:bookmarkEnd w:id="3056"/>
    </w:p>
    <w:p w14:paraId="3FB22B6D" w14:textId="22CF52FD" w:rsidR="00156247" w:rsidRPr="00156247" w:rsidRDefault="00142342" w:rsidP="009D3B73">
      <w:pPr>
        <w:pStyle w:val="Heading3numbered"/>
        <w:rPr>
          <w:rStyle w:val="ADClauseChar"/>
          <w:rFonts w:ascii="Segoe UI Semibold" w:hAnsi="Segoe UI Semibold"/>
          <w:bCs/>
          <w:color w:val="auto"/>
          <w:sz w:val="24"/>
        </w:rPr>
      </w:pPr>
      <w:bookmarkStart w:id="3057" w:name="_Ref192416821"/>
      <w:bookmarkStart w:id="3058" w:name="_Toc198518315"/>
      <w:commentRangeStart w:id="3059"/>
      <w:commentRangeStart w:id="3060"/>
      <w:r w:rsidRPr="00725372">
        <w:t>General requirements</w:t>
      </w:r>
      <w:bookmarkEnd w:id="3057"/>
      <w:commentRangeEnd w:id="3059"/>
      <w:r w:rsidR="000F269A">
        <w:rPr>
          <w:rStyle w:val="CommentReference"/>
          <w:rFonts w:eastAsia="Calibri"/>
          <w:color w:val="auto"/>
        </w:rPr>
        <w:commentReference w:id="3059"/>
      </w:r>
      <w:commentRangeEnd w:id="3060"/>
      <w:r w:rsidR="00B32F0A">
        <w:rPr>
          <w:rStyle w:val="CommentReference"/>
          <w:rFonts w:eastAsia="Calibri"/>
          <w:color w:val="auto"/>
        </w:rPr>
        <w:commentReference w:id="3060"/>
      </w:r>
      <w:bookmarkEnd w:id="3058"/>
    </w:p>
    <w:p w14:paraId="0389B5AE" w14:textId="31D1F81A" w:rsidR="00156247" w:rsidRPr="00725372" w:rsidRDefault="00156247" w:rsidP="00156247">
      <w:pPr>
        <w:pStyle w:val="SysReq1"/>
        <w:rPr>
          <w:lang w:val="en-GB"/>
        </w:rPr>
      </w:pPr>
      <w:bookmarkStart w:id="3061" w:name="_Toc198519099"/>
      <w:r w:rsidRPr="00725372">
        <w:rPr>
          <w:lang w:val="en-GB"/>
        </w:rPr>
        <w:t xml:space="preserve">All pressure values shall be given in absolute pressures using </w:t>
      </w:r>
      <w:r w:rsidR="00BF41BC">
        <w:rPr>
          <w:lang w:val="en-GB"/>
        </w:rPr>
        <w:t xml:space="preserve">the </w:t>
      </w:r>
      <w:r w:rsidRPr="00725372">
        <w:rPr>
          <w:lang w:val="en-GB"/>
        </w:rPr>
        <w:t>bar or mbar unit, the zero-value referring to vacuum.</w:t>
      </w:r>
      <w:bookmarkEnd w:id="3061"/>
      <w:r w:rsidRPr="00725372">
        <w:rPr>
          <w:lang w:val="en-GB"/>
        </w:rPr>
        <w:t xml:space="preserve">  </w:t>
      </w:r>
    </w:p>
    <w:p w14:paraId="54801235" w14:textId="6C375251" w:rsidR="00156247" w:rsidRPr="003E5C09" w:rsidRDefault="00156247" w:rsidP="00156247">
      <w:pPr>
        <w:pStyle w:val="SysReq1"/>
        <w:rPr>
          <w:rStyle w:val="ReqOKChar"/>
          <w:color w:val="auto"/>
          <w:sz w:val="20"/>
          <w:szCs w:val="22"/>
        </w:rPr>
      </w:pPr>
      <w:bookmarkStart w:id="3062" w:name="_Toc198519100"/>
      <w:r w:rsidRPr="00725372">
        <w:rPr>
          <w:lang w:val="en-GB"/>
        </w:rPr>
        <w:t xml:space="preserve">All other measurement </w:t>
      </w:r>
      <w:r w:rsidR="009D3B73">
        <w:rPr>
          <w:lang w:val="en-GB"/>
        </w:rPr>
        <w:t xml:space="preserve">units </w:t>
      </w:r>
      <w:r w:rsidRPr="00725372">
        <w:rPr>
          <w:lang w:val="en-GB"/>
        </w:rPr>
        <w:t xml:space="preserve">(not covered by the previous requirement) shall be </w:t>
      </w:r>
      <w:r w:rsidR="00020ED6">
        <w:rPr>
          <w:lang w:val="en-GB"/>
        </w:rPr>
        <w:t>given in SI units</w:t>
      </w:r>
      <w:r w:rsidRPr="00725372">
        <w:rPr>
          <w:lang w:val="en-GB"/>
        </w:rPr>
        <w:t>.</w:t>
      </w:r>
      <w:bookmarkEnd w:id="3062"/>
    </w:p>
    <w:p w14:paraId="082CEDC1" w14:textId="0DFD8BD7" w:rsidR="002468F0" w:rsidRDefault="002468F0" w:rsidP="002468F0">
      <w:pPr>
        <w:pStyle w:val="Heading3numbered"/>
      </w:pPr>
      <w:bookmarkStart w:id="3063" w:name="_Ref190767446"/>
      <w:bookmarkStart w:id="3064" w:name="_Toc198518316"/>
      <w:r>
        <w:t>Energy efficiency</w:t>
      </w:r>
      <w:bookmarkEnd w:id="3064"/>
    </w:p>
    <w:p w14:paraId="44E29942" w14:textId="77777777" w:rsidR="00535285" w:rsidRPr="00535285" w:rsidRDefault="00535285" w:rsidP="001C6DC5">
      <w:pPr>
        <w:pStyle w:val="ListParagraph"/>
        <w:numPr>
          <w:ilvl w:val="0"/>
          <w:numId w:val="62"/>
        </w:numPr>
      </w:pPr>
      <w:r w:rsidRPr="00535285">
        <w:t>Coefficient of Performance (COP) – Cryogenic Refrigeration</w:t>
      </w:r>
    </w:p>
    <w:p w14:paraId="441E476D" w14:textId="0463EA3C" w:rsidR="00535285" w:rsidRPr="00535285" w:rsidRDefault="00535285" w:rsidP="00535285">
      <w:r w:rsidRPr="00535285">
        <w:t>The Coefficient of Performance (COP) is defined as the ratio of the net cooling power to the total input power:</w:t>
      </w:r>
    </w:p>
    <w:p w14:paraId="58A70141" w14:textId="4DDAEA6D" w:rsidR="00535285" w:rsidRPr="00535285" w:rsidRDefault="00000000" w:rsidP="00535285">
      <m:oMathPara>
        <m:oMath>
          <m:sSub>
            <m:sSubPr>
              <m:ctrlPr>
                <w:rPr>
                  <w:rFonts w:ascii="Cambria Math" w:hAnsi="Cambria Math"/>
                  <w:i/>
                </w:rPr>
              </m:ctrlPr>
            </m:sSubPr>
            <m:e>
              <m:r>
                <m:rPr>
                  <m:nor/>
                </m:rPr>
                <w:rPr>
                  <w:rFonts w:ascii="Cambria Math" w:hAnsi="Cambria Math"/>
                </w:rPr>
                <m:t>COP</m:t>
              </m:r>
              <m:ctrlPr>
                <w:rPr>
                  <w:rFonts w:ascii="Cambria Math" w:hAnsi="Cambria Math"/>
                </w:rPr>
              </m:ctrlPr>
            </m:e>
            <m:sub>
              <m:r>
                <m:rPr>
                  <m:nor/>
                </m:rPr>
                <w:rPr>
                  <w:rFonts w:ascii="Cambria Math" w:hAnsi="Cambria Math"/>
                </w:rPr>
                <m:t>cryogenic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Q</m:t>
                  </m:r>
                </m:e>
                <m:sub>
                  <m:r>
                    <m:rPr>
                      <m:nor/>
                    </m:rPr>
                    <w:rPr>
                      <w:rFonts w:ascii="Cambria Math" w:hAnsi="Cambria Math"/>
                    </w:rPr>
                    <m:t>cooling</m:t>
                  </m:r>
                </m:sub>
              </m:sSub>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input</m:t>
                  </m:r>
                </m:sub>
              </m:sSub>
              <m:ctrlPr>
                <w:rPr>
                  <w:rFonts w:ascii="Cambria Math" w:hAnsi="Cambria Math"/>
                  <w:i/>
                </w:rPr>
              </m:ctrlPr>
            </m:den>
          </m:f>
        </m:oMath>
      </m:oMathPara>
    </w:p>
    <w:p w14:paraId="207E8565" w14:textId="77777777" w:rsidR="00535285" w:rsidRDefault="00535285" w:rsidP="00535285">
      <w:pPr>
        <w:ind w:left="1069"/>
      </w:pPr>
      <w:r w:rsidRPr="00535285">
        <w:t>Where:</w:t>
      </w:r>
    </w:p>
    <w:p w14:paraId="28C8F1BA" w14:textId="65CDE7AC" w:rsidR="00535285" w:rsidRPr="00535285" w:rsidRDefault="00000000" w:rsidP="00535285">
      <m:oMathPara>
        <m:oMath>
          <m:sSub>
            <m:sSubPr>
              <m:ctrlPr>
                <w:rPr>
                  <w:rFonts w:ascii="Cambria Math" w:hAnsi="Cambria Math"/>
                  <w:i/>
                </w:rPr>
              </m:ctrlPr>
            </m:sSubPr>
            <m:e>
              <m:r>
                <w:rPr>
                  <w:rFonts w:ascii="Cambria Math" w:hAnsi="Cambria Math"/>
                </w:rPr>
                <m:t>Q</m:t>
              </m:r>
            </m:e>
            <m:sub>
              <m:r>
                <m:rPr>
                  <m:nor/>
                </m:rPr>
                <w:rPr>
                  <w:rFonts w:ascii="Cambria Math" w:hAnsi="Cambria Math"/>
                </w:rPr>
                <m:t>cooling</m:t>
              </m:r>
            </m:sub>
          </m:sSub>
          <m:r>
            <w:rPr>
              <w:rFonts w:ascii="Cambria Math" w:hAnsi="Cambria Math"/>
            </w:rPr>
            <m:t>:</m:t>
          </m:r>
          <m:r>
            <m:rPr>
              <m:nor/>
            </m:rPr>
            <w:rPr>
              <w:rFonts w:ascii="Cambria Math" w:hAnsi="Cambria Math"/>
            </w:rPr>
            <m:t>Net cooling power at cryogenic temperature</m:t>
          </m:r>
          <m:d>
            <m:dPr>
              <m:begChr m:val="["/>
              <m:endChr m:val="]"/>
              <m:ctrlPr>
                <w:rPr>
                  <w:rFonts w:ascii="Cambria Math" w:hAnsi="Cambria Math"/>
                  <w:i/>
                </w:rPr>
              </m:ctrlPr>
            </m:dPr>
            <m:e>
              <m:r>
                <m:rPr>
                  <m:nor/>
                </m:rPr>
                <w:rPr>
                  <w:rFonts w:ascii="Cambria Math" w:hAnsi="Cambria Math"/>
                </w:rPr>
                <m:t>W</m:t>
              </m:r>
            </m:e>
          </m:d>
        </m:oMath>
      </m:oMathPara>
    </w:p>
    <w:p w14:paraId="700130AF" w14:textId="77777777" w:rsidR="00535285" w:rsidRDefault="00535285" w:rsidP="00535285"/>
    <w:p w14:paraId="5B88223D" w14:textId="5C7C01E1" w:rsidR="00535285" w:rsidRPr="00535285" w:rsidRDefault="00000000" w:rsidP="00535285">
      <m:oMathPara>
        <m:oMath>
          <m:sSub>
            <m:sSubPr>
              <m:ctrlPr>
                <w:rPr>
                  <w:rFonts w:ascii="Cambria Math" w:hAnsi="Cambria Math"/>
                  <w:i/>
                </w:rPr>
              </m:ctrlPr>
            </m:sSubPr>
            <m:e>
              <m:r>
                <w:rPr>
                  <w:rFonts w:ascii="Cambria Math" w:hAnsi="Cambria Math"/>
                </w:rPr>
                <m:t>P</m:t>
              </m:r>
            </m:e>
            <m:sub>
              <m:r>
                <m:rPr>
                  <m:nor/>
                </m:rPr>
                <w:rPr>
                  <w:rFonts w:ascii="Cambria Math" w:hAnsi="Cambria Math"/>
                </w:rPr>
                <m:t>input</m:t>
              </m:r>
            </m:sub>
          </m:sSub>
          <m:r>
            <w:rPr>
              <w:rFonts w:ascii="Cambria Math" w:hAnsi="Cambria Math"/>
            </w:rPr>
            <m:t xml:space="preserve">:Total electricali nput power </m:t>
          </m:r>
          <m:d>
            <m:dPr>
              <m:begChr m:val="["/>
              <m:endChr m:val="]"/>
              <m:ctrlPr>
                <w:rPr>
                  <w:rFonts w:ascii="Cambria Math" w:hAnsi="Cambria Math"/>
                  <w:i/>
                </w:rPr>
              </m:ctrlPr>
            </m:dPr>
            <m:e>
              <m:r>
                <w:rPr>
                  <w:rFonts w:ascii="Cambria Math" w:hAnsi="Cambria Math"/>
                </w:rPr>
                <m:t>W</m:t>
              </m:r>
            </m:e>
          </m:d>
        </m:oMath>
      </m:oMathPara>
    </w:p>
    <w:p w14:paraId="109662CB" w14:textId="60E97F87" w:rsidR="00535285" w:rsidRPr="00535285" w:rsidRDefault="00535285" w:rsidP="00535285"/>
    <w:p w14:paraId="7458B70C" w14:textId="77777777" w:rsidR="00535285" w:rsidRPr="00535285" w:rsidRDefault="00535285" w:rsidP="001C6DC5">
      <w:pPr>
        <w:pStyle w:val="ListParagraph"/>
        <w:numPr>
          <w:ilvl w:val="0"/>
          <w:numId w:val="62"/>
        </w:numPr>
      </w:pPr>
      <w:r w:rsidRPr="00535285">
        <w:t xml:space="preserve">Inverse Coefficient of Performance </w:t>
      </w:r>
      <w:r w:rsidRPr="00535285">
        <w:rPr>
          <w:vertAlign w:val="subscript"/>
        </w:rPr>
        <w:t>(inv</w:t>
      </w:r>
      <w:r w:rsidRPr="00535285">
        <w:t>COP)</w:t>
      </w:r>
    </w:p>
    <w:p w14:paraId="7CB05B79" w14:textId="10AB7D86" w:rsidR="00535285" w:rsidRDefault="00535285" w:rsidP="00535285">
      <w:pPr>
        <w:ind w:left="426" w:firstLine="709"/>
      </w:pPr>
      <w:r w:rsidRPr="00535285">
        <w:t>Due to the low efficiency values typical of cryogenic systems, it is standard practice to also express performance using the inverse of COP</w:t>
      </w:r>
      <w:r>
        <w:t xml:space="preserve"> (</w:t>
      </w:r>
      <w:r w:rsidRPr="00535285">
        <w:t>Units: W/W or kW/W</w:t>
      </w:r>
      <w:r>
        <w:t>)</w:t>
      </w:r>
    </w:p>
    <w:p w14:paraId="0A733522" w14:textId="14B21B35" w:rsidR="00535285" w:rsidRPr="00535285" w:rsidRDefault="00535285" w:rsidP="00535285">
      <w:r w:rsidRPr="00535285">
        <w:t>:</w:t>
      </w:r>
    </w:p>
    <w:p w14:paraId="00CA10E1" w14:textId="76A07084" w:rsidR="00535285" w:rsidRPr="00535285" w:rsidRDefault="00000000" w:rsidP="00535285">
      <m:oMathPara>
        <m:oMath>
          <m:sSub>
            <m:sSubPr>
              <m:ctrlPr>
                <w:rPr>
                  <w:rFonts w:ascii="Cambria Math" w:hAnsi="Cambria Math"/>
                  <w:i/>
                </w:rPr>
              </m:ctrlPr>
            </m:sSubPr>
            <m:e>
              <m:r>
                <m:rPr>
                  <m:nor/>
                </m:rPr>
                <w:rPr>
                  <w:rFonts w:ascii="Cambria Math" w:hAnsi="Cambria Math"/>
                </w:rPr>
                <m:t>invCOP</m:t>
              </m:r>
              <m:ctrlPr>
                <w:rPr>
                  <w:rFonts w:ascii="Cambria Math" w:hAnsi="Cambria Math"/>
                </w:rPr>
              </m:ctrlPr>
            </m:e>
            <m:sub>
              <m:r>
                <m:rPr>
                  <m:nor/>
                </m:rPr>
                <w:rPr>
                  <w:rFonts w:ascii="Cambria Math" w:hAnsi="Cambria Math"/>
                </w:rPr>
                <m:t>cryogenic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m:rPr>
                      <m:nor/>
                    </m:rPr>
                    <w:rPr>
                      <w:rFonts w:ascii="Cambria Math" w:hAnsi="Cambria Math"/>
                    </w:rPr>
                    <m:t>input</m:t>
                  </m:r>
                </m:sub>
              </m:sSub>
              <m:ctrlPr>
                <w:rPr>
                  <w:rFonts w:ascii="Cambria Math" w:hAnsi="Cambria Math"/>
                  <w:i/>
                </w:rPr>
              </m:ctrlPr>
            </m:num>
            <m:den>
              <m:sSub>
                <m:sSubPr>
                  <m:ctrlPr>
                    <w:rPr>
                      <w:rFonts w:ascii="Cambria Math" w:hAnsi="Cambria Math"/>
                      <w:i/>
                    </w:rPr>
                  </m:ctrlPr>
                </m:sSubPr>
                <m:e>
                  <m:r>
                    <w:rPr>
                      <w:rFonts w:ascii="Cambria Math" w:hAnsi="Cambria Math"/>
                    </w:rPr>
                    <m:t>Q</m:t>
                  </m:r>
                </m:e>
                <m:sub>
                  <m:r>
                    <m:rPr>
                      <m:nor/>
                    </m:rPr>
                    <w:rPr>
                      <w:rFonts w:ascii="Cambria Math" w:hAnsi="Cambria Math"/>
                    </w:rPr>
                    <m:t>cooling</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COP</m:t>
                  </m:r>
                </m:e>
                <m:sub>
                  <m:r>
                    <m:rPr>
                      <m:nor/>
                    </m:rPr>
                    <w:rPr>
                      <w:rFonts w:ascii="Cambria Math" w:hAnsi="Cambria Math"/>
                    </w:rPr>
                    <m:t>cryogenic</m:t>
                  </m:r>
                </m:sub>
              </m:sSub>
              <m:ctrlPr>
                <w:rPr>
                  <w:rFonts w:ascii="Cambria Math" w:hAnsi="Cambria Math"/>
                  <w:i/>
                </w:rPr>
              </m:ctrlPr>
            </m:den>
          </m:f>
        </m:oMath>
      </m:oMathPara>
    </w:p>
    <w:p w14:paraId="62F62BB4" w14:textId="44FF9E78" w:rsidR="00535285" w:rsidRPr="00535285" w:rsidRDefault="00535285" w:rsidP="00535285">
      <w:r w:rsidRPr="00535285">
        <w:br/>
      </w:r>
    </w:p>
    <w:p w14:paraId="44B4F330" w14:textId="77777777" w:rsidR="00535285" w:rsidRDefault="00535285" w:rsidP="00535285"/>
    <w:p w14:paraId="5981320C" w14:textId="77777777" w:rsidR="002468F0" w:rsidRPr="00744AE2" w:rsidRDefault="002468F0" w:rsidP="002468F0">
      <w:pPr>
        <w:pStyle w:val="SysReq1"/>
        <w:rPr>
          <w:lang w:eastAsia="en-GB"/>
        </w:rPr>
      </w:pPr>
      <w:bookmarkStart w:id="3065" w:name="_Toc198519101"/>
      <w:commentRangeStart w:id="3066"/>
      <w:r>
        <w:rPr>
          <w:lang w:eastAsia="en-GB"/>
        </w:rPr>
        <w:t xml:space="preserve">The </w:t>
      </w:r>
      <w:r w:rsidRPr="004E5E2D">
        <w:rPr>
          <w:lang w:eastAsia="en-GB"/>
        </w:rPr>
        <w:t xml:space="preserve">inverse </w:t>
      </w:r>
      <w:commentRangeStart w:id="3067"/>
      <w:r w:rsidRPr="004E5E2D">
        <w:rPr>
          <w:lang w:eastAsia="en-GB"/>
        </w:rPr>
        <w:t>COP</w:t>
      </w:r>
      <w:commentRangeEnd w:id="3067"/>
      <w:r>
        <w:rPr>
          <w:rStyle w:val="CommentReference"/>
          <w:lang w:val="en-GB"/>
        </w:rPr>
        <w:commentReference w:id="3067"/>
      </w:r>
      <w:r w:rsidRPr="004E5E2D">
        <w:rPr>
          <w:lang w:eastAsia="en-GB"/>
        </w:rPr>
        <w:t xml:space="preserve"> shall </w:t>
      </w:r>
      <w:r>
        <w:rPr>
          <w:lang w:eastAsia="en-GB"/>
        </w:rPr>
        <w:t xml:space="preserve">be smaller than </w:t>
      </w:r>
      <w:r w:rsidRPr="004E5E2D">
        <w:rPr>
          <w:lang w:eastAsia="en-GB"/>
        </w:rPr>
        <w:t>380</w:t>
      </w:r>
      <w:r w:rsidRPr="00744AE2">
        <w:rPr>
          <w:lang w:eastAsia="en-GB"/>
        </w:rPr>
        <w:t xml:space="preserve"> under any operating </w:t>
      </w:r>
      <w:r>
        <w:rPr>
          <w:lang w:eastAsia="en-GB"/>
        </w:rPr>
        <w:t>scenario</w:t>
      </w:r>
      <w:r w:rsidRPr="00744AE2">
        <w:rPr>
          <w:lang w:eastAsia="en-GB"/>
        </w:rPr>
        <w:t xml:space="preserve"> within the defined design envelope.</w:t>
      </w:r>
      <w:commentRangeEnd w:id="3066"/>
      <w:r>
        <w:rPr>
          <w:rStyle w:val="CommentReference"/>
          <w:lang w:val="en-GB"/>
        </w:rPr>
        <w:commentReference w:id="3066"/>
      </w:r>
      <w:bookmarkEnd w:id="3065"/>
    </w:p>
    <w:p w14:paraId="4C69E03C" w14:textId="77777777" w:rsidR="002468F0" w:rsidRDefault="002468F0" w:rsidP="002468F0">
      <w:pPr>
        <w:pStyle w:val="SysReq1"/>
        <w:numPr>
          <w:ilvl w:val="0"/>
          <w:numId w:val="0"/>
        </w:numPr>
        <w:ind w:left="1080"/>
        <w:rPr>
          <w:lang w:eastAsia="en-GB"/>
        </w:rPr>
      </w:pPr>
      <w:bookmarkStart w:id="3068" w:name="_Toc198519102"/>
      <w:commentRangeStart w:id="3069"/>
      <w:r>
        <w:rPr>
          <w:lang w:eastAsia="en-GB"/>
        </w:rPr>
        <w:lastRenderedPageBreak/>
        <w:t>In the offer, t</w:t>
      </w:r>
      <w:r w:rsidRPr="00744AE2">
        <w:rPr>
          <w:lang w:eastAsia="en-GB"/>
        </w:rPr>
        <w:t>he Applicant shall stat</w:t>
      </w:r>
      <w:r>
        <w:rPr>
          <w:lang w:eastAsia="en-GB"/>
        </w:rPr>
        <w:t>e</w:t>
      </w:r>
      <w:r w:rsidRPr="00744AE2">
        <w:rPr>
          <w:lang w:eastAsia="en-GB"/>
        </w:rPr>
        <w:t xml:space="preserve"> the </w:t>
      </w:r>
      <w:r w:rsidRPr="004E5E2D">
        <w:rPr>
          <w:lang w:eastAsia="en-GB"/>
        </w:rPr>
        <w:t xml:space="preserve">inverse COP </w:t>
      </w:r>
      <w:r>
        <w:rPr>
          <w:lang w:eastAsia="en-GB"/>
        </w:rPr>
        <w:t xml:space="preserve">for each of the steady-state scenarios </w:t>
      </w:r>
      <w:r w:rsidRPr="00744AE2">
        <w:rPr>
          <w:lang w:eastAsia="en-GB"/>
        </w:rPr>
        <w:t>they commit to deliver</w:t>
      </w:r>
      <w:r>
        <w:rPr>
          <w:lang w:eastAsia="en-GB"/>
        </w:rPr>
        <w:t>.</w:t>
      </w:r>
      <w:bookmarkEnd w:id="3068"/>
    </w:p>
    <w:p w14:paraId="14CC2A87" w14:textId="77777777" w:rsidR="002468F0" w:rsidRPr="0028226B" w:rsidRDefault="002468F0" w:rsidP="002468F0">
      <w:pPr>
        <w:pStyle w:val="SysReq1"/>
        <w:numPr>
          <w:ilvl w:val="0"/>
          <w:numId w:val="0"/>
        </w:numPr>
        <w:ind w:left="1080"/>
        <w:rPr>
          <w:lang w:val="en-GB" w:eastAsia="en-GB"/>
        </w:rPr>
      </w:pPr>
      <w:bookmarkStart w:id="3070" w:name="_Toc198519103"/>
      <w:r>
        <w:rPr>
          <w:lang w:eastAsia="en-GB"/>
        </w:rPr>
        <w:t>In the offer, the Applicant</w:t>
      </w:r>
      <w:r w:rsidRPr="00744AE2">
        <w:rPr>
          <w:lang w:eastAsia="en-GB"/>
        </w:rPr>
        <w:t xml:space="preserve"> shall provide a </w:t>
      </w:r>
      <w:r w:rsidRPr="004E5E2D">
        <w:rPr>
          <w:lang w:eastAsia="en-GB"/>
        </w:rPr>
        <w:t>substantiated justification</w:t>
      </w:r>
      <w:r w:rsidRPr="00744AE2">
        <w:rPr>
          <w:lang w:eastAsia="en-GB"/>
        </w:rPr>
        <w:t xml:space="preserve"> </w:t>
      </w:r>
      <w:r>
        <w:rPr>
          <w:lang w:eastAsia="en-GB"/>
        </w:rPr>
        <w:t xml:space="preserve">via e.g. </w:t>
      </w:r>
      <w:r w:rsidRPr="00744AE2">
        <w:rPr>
          <w:lang w:eastAsia="en-GB"/>
        </w:rPr>
        <w:t>design configuration, operating assumptions, and calculations</w:t>
      </w:r>
      <w:r>
        <w:rPr>
          <w:lang w:eastAsia="en-GB"/>
        </w:rPr>
        <w:t>, measurements, …</w:t>
      </w:r>
      <w:commentRangeEnd w:id="3069"/>
      <w:r>
        <w:rPr>
          <w:rStyle w:val="CommentReference"/>
          <w:lang w:val="en-GB"/>
        </w:rPr>
        <w:commentReference w:id="3069"/>
      </w:r>
      <w:bookmarkEnd w:id="3070"/>
    </w:p>
    <w:p w14:paraId="77883084" w14:textId="77777777" w:rsidR="002468F0" w:rsidRPr="00744AE2" w:rsidRDefault="002468F0" w:rsidP="002468F0">
      <w:pPr>
        <w:pStyle w:val="SysReq1"/>
        <w:numPr>
          <w:ilvl w:val="0"/>
          <w:numId w:val="0"/>
        </w:numPr>
        <w:ind w:left="1080" w:hanging="1080"/>
        <w:rPr>
          <w:lang w:eastAsia="en-GB"/>
        </w:rPr>
      </w:pPr>
      <w:r>
        <w:rPr>
          <w:lang w:eastAsia="en-GB"/>
        </w:rPr>
        <w:tab/>
      </w:r>
      <w:bookmarkStart w:id="3071" w:name="_Toc198519104"/>
      <w:r w:rsidRPr="004E5E2D">
        <w:rPr>
          <w:lang w:eastAsia="en-GB"/>
        </w:rPr>
        <w:t>Higher efficiency levels</w:t>
      </w:r>
      <w:r w:rsidRPr="00744AE2">
        <w:rPr>
          <w:lang w:eastAsia="en-GB"/>
        </w:rPr>
        <w:t xml:space="preserve"> will be considered a </w:t>
      </w:r>
      <w:r w:rsidRPr="004E5E2D">
        <w:rPr>
          <w:lang w:eastAsia="en-GB"/>
        </w:rPr>
        <w:t>technical advantage</w:t>
      </w:r>
      <w:r w:rsidRPr="00744AE2">
        <w:rPr>
          <w:lang w:eastAsia="en-GB"/>
        </w:rPr>
        <w:t xml:space="preserve"> during bid evaluation.</w:t>
      </w:r>
      <w:bookmarkEnd w:id="3071"/>
    </w:p>
    <w:p w14:paraId="3EBA2FFD" w14:textId="77777777" w:rsidR="002468F0" w:rsidRPr="00744AE2" w:rsidRDefault="002468F0" w:rsidP="002468F0">
      <w:pPr>
        <w:pStyle w:val="SysReq1"/>
        <w:rPr>
          <w:lang w:eastAsia="en-GB"/>
        </w:rPr>
      </w:pPr>
      <w:bookmarkStart w:id="3072" w:name="_Toc198519105"/>
      <w:r w:rsidRPr="00744AE2">
        <w:rPr>
          <w:lang w:eastAsia="en-GB"/>
        </w:rPr>
        <w:t xml:space="preserve">The efficiency value shall be </w:t>
      </w:r>
      <w:r w:rsidRPr="004E5E2D">
        <w:rPr>
          <w:lang w:eastAsia="en-GB"/>
        </w:rPr>
        <w:t>tracked throughout the Contract</w:t>
      </w:r>
      <w:r w:rsidRPr="00744AE2">
        <w:rPr>
          <w:lang w:eastAsia="en-GB"/>
        </w:rPr>
        <w:t xml:space="preserve"> lifecycle: at design reviews, implementation stages, and final acceptance.</w:t>
      </w:r>
      <w:bookmarkEnd w:id="3072"/>
    </w:p>
    <w:p w14:paraId="07CFD674" w14:textId="77777777" w:rsidR="002468F0" w:rsidRDefault="002468F0" w:rsidP="002468F0">
      <w:pPr>
        <w:pStyle w:val="SysReq1"/>
        <w:rPr>
          <w:lang w:eastAsia="en-GB"/>
        </w:rPr>
      </w:pPr>
      <w:bookmarkStart w:id="3073" w:name="_Toc198519106"/>
      <w:commentRangeStart w:id="3074"/>
      <w:r w:rsidRPr="00744AE2">
        <w:rPr>
          <w:lang w:eastAsia="en-GB"/>
        </w:rPr>
        <w:t xml:space="preserve">Final validation shall be conducted through </w:t>
      </w:r>
      <w:r w:rsidRPr="004E5E2D">
        <w:rPr>
          <w:lang w:eastAsia="en-GB"/>
        </w:rPr>
        <w:t>mutually agreed test protocols</w:t>
      </w:r>
      <w:r w:rsidRPr="00744AE2">
        <w:rPr>
          <w:lang w:eastAsia="en-GB"/>
        </w:rPr>
        <w:t xml:space="preserve">, including calorimetric, flow-based, or </w:t>
      </w:r>
      <w:r w:rsidRPr="004E5E2D">
        <w:rPr>
          <w:lang w:eastAsia="en-GB"/>
        </w:rPr>
        <w:t>standardised methods</w:t>
      </w:r>
      <w:r w:rsidRPr="00744AE2">
        <w:rPr>
          <w:lang w:eastAsia="en-GB"/>
        </w:rPr>
        <w:t xml:space="preserve"> (e.g., </w:t>
      </w:r>
      <w:r w:rsidRPr="004E5E2D">
        <w:rPr>
          <w:lang w:eastAsia="en-GB"/>
        </w:rPr>
        <w:t>ISO 5167</w:t>
      </w:r>
      <w:r w:rsidRPr="00744AE2">
        <w:rPr>
          <w:lang w:eastAsia="en-GB"/>
        </w:rPr>
        <w:t xml:space="preserve">, </w:t>
      </w:r>
      <w:r w:rsidRPr="004E5E2D">
        <w:rPr>
          <w:lang w:eastAsia="en-GB"/>
        </w:rPr>
        <w:t>EN 13445</w:t>
      </w:r>
      <w:r w:rsidRPr="00744AE2">
        <w:rPr>
          <w:lang w:eastAsia="en-GB"/>
        </w:rPr>
        <w:t>, or equivalent).</w:t>
      </w:r>
      <w:commentRangeEnd w:id="3074"/>
      <w:r>
        <w:rPr>
          <w:rStyle w:val="CommentReference"/>
          <w:lang w:val="en-GB"/>
        </w:rPr>
        <w:commentReference w:id="3074"/>
      </w:r>
      <w:bookmarkEnd w:id="3073"/>
    </w:p>
    <w:p w14:paraId="4B62D5F0" w14:textId="77777777" w:rsidR="002468F0" w:rsidRPr="00744AE2" w:rsidRDefault="002468F0" w:rsidP="002468F0">
      <w:pPr>
        <w:pStyle w:val="SysReq1"/>
        <w:numPr>
          <w:ilvl w:val="0"/>
          <w:numId w:val="0"/>
        </w:numPr>
        <w:ind w:left="1080"/>
        <w:rPr>
          <w:lang w:eastAsia="en-GB"/>
        </w:rPr>
      </w:pPr>
      <w:bookmarkStart w:id="3075" w:name="_Toc198519107"/>
      <w:r w:rsidRPr="00744AE2">
        <w:rPr>
          <w:lang w:eastAsia="en-GB"/>
        </w:rPr>
        <w:t xml:space="preserve">The </w:t>
      </w:r>
      <w:r w:rsidRPr="004E5E2D">
        <w:rPr>
          <w:lang w:eastAsia="en-GB"/>
        </w:rPr>
        <w:t>Applicant shall include in the Offer</w:t>
      </w:r>
      <w:r w:rsidRPr="00744AE2">
        <w:rPr>
          <w:lang w:eastAsia="en-GB"/>
        </w:rPr>
        <w:t xml:space="preserve"> the </w:t>
      </w:r>
      <w:r w:rsidRPr="004E5E2D">
        <w:rPr>
          <w:lang w:eastAsia="en-GB"/>
        </w:rPr>
        <w:t>electrical power measurement method</w:t>
      </w:r>
      <w:r w:rsidRPr="00744AE2">
        <w:rPr>
          <w:lang w:eastAsia="en-GB"/>
        </w:rPr>
        <w:t xml:space="preserve"> they will apply on the QPLANT side, specifying the level of integration (e.g., total plant consumption including auxiliaries, compressors, control systems) and the measurement uncertainty.</w:t>
      </w:r>
      <w:r>
        <w:rPr>
          <w:lang w:eastAsia="en-GB"/>
        </w:rPr>
        <w:t xml:space="preserve"> </w:t>
      </w:r>
      <w:r w:rsidRPr="00744AE2">
        <w:rPr>
          <w:lang w:eastAsia="en-GB"/>
        </w:rPr>
        <w:t xml:space="preserve">The Offer shall also specify the </w:t>
      </w:r>
      <w:r w:rsidRPr="004E5E2D">
        <w:rPr>
          <w:lang w:eastAsia="en-GB"/>
        </w:rPr>
        <w:t>corresponding reciprocal measurement methodology</w:t>
      </w:r>
      <w:r w:rsidRPr="00744AE2">
        <w:rPr>
          <w:lang w:eastAsia="en-GB"/>
        </w:rPr>
        <w:t xml:space="preserve"> expected to be applied by SCK CEN, including temperature, flow, and enthalpy balance, or equivalent performance indicators, to </w:t>
      </w:r>
      <w:r w:rsidRPr="004E5E2D">
        <w:rPr>
          <w:lang w:eastAsia="en-GB"/>
        </w:rPr>
        <w:t>validate claimed energy figures</w:t>
      </w:r>
      <w:r w:rsidRPr="00744AE2">
        <w:rPr>
          <w:lang w:eastAsia="en-GB"/>
        </w:rPr>
        <w:t>.</w:t>
      </w:r>
      <w:bookmarkEnd w:id="3075"/>
    </w:p>
    <w:p w14:paraId="29B64210" w14:textId="77777777" w:rsidR="002468F0" w:rsidRPr="00744AE2" w:rsidRDefault="002468F0" w:rsidP="002468F0">
      <w:pPr>
        <w:pStyle w:val="SysReq1"/>
        <w:rPr>
          <w:lang w:eastAsia="en-GB"/>
        </w:rPr>
      </w:pPr>
      <w:bookmarkStart w:id="3076" w:name="_Toc198519108"/>
      <w:commentRangeStart w:id="3077"/>
      <w:r w:rsidRPr="00744AE2">
        <w:rPr>
          <w:lang w:eastAsia="en-GB"/>
        </w:rPr>
        <w:t xml:space="preserve">Any deviation greater than </w:t>
      </w:r>
      <w:r w:rsidRPr="004E5E2D">
        <w:rPr>
          <w:lang w:eastAsia="en-GB"/>
        </w:rPr>
        <w:t>±5% from the claimed inverse COP</w:t>
      </w:r>
      <w:r w:rsidRPr="00744AE2">
        <w:rPr>
          <w:lang w:eastAsia="en-GB"/>
        </w:rPr>
        <w:t xml:space="preserve"> at final acceptance shall trigger </w:t>
      </w:r>
      <w:r w:rsidRPr="004E5E2D">
        <w:rPr>
          <w:lang w:eastAsia="en-GB"/>
        </w:rPr>
        <w:t>contractual review</w:t>
      </w:r>
      <w:r w:rsidRPr="00744AE2">
        <w:rPr>
          <w:lang w:eastAsia="en-GB"/>
        </w:rPr>
        <w:t>, including performance non-conformity, penalties, or corrective actions</w:t>
      </w:r>
      <w:commentRangeEnd w:id="3077"/>
      <w:r>
        <w:rPr>
          <w:rStyle w:val="CommentReference"/>
          <w:lang w:val="en-GB"/>
        </w:rPr>
        <w:commentReference w:id="3077"/>
      </w:r>
      <w:r w:rsidRPr="00744AE2">
        <w:rPr>
          <w:lang w:eastAsia="en-GB"/>
        </w:rPr>
        <w:t>.</w:t>
      </w:r>
      <w:bookmarkEnd w:id="3076"/>
    </w:p>
    <w:p w14:paraId="4D198DD9" w14:textId="02D75D82" w:rsidR="00766AC3" w:rsidRPr="00725372" w:rsidRDefault="00AE42B7" w:rsidP="00774CBA">
      <w:pPr>
        <w:pStyle w:val="Heading3numbered"/>
      </w:pPr>
      <w:bookmarkStart w:id="3078" w:name="_Toc198518317"/>
      <w:commentRangeStart w:id="3079"/>
      <w:r w:rsidRPr="00725372">
        <w:t>Reliability</w:t>
      </w:r>
      <w:bookmarkEnd w:id="3063"/>
      <w:commentRangeEnd w:id="3079"/>
      <w:r w:rsidR="002F2581" w:rsidRPr="00725372">
        <w:rPr>
          <w:rStyle w:val="CommentReference"/>
          <w:rFonts w:eastAsia="Calibri"/>
          <w:color w:val="auto"/>
        </w:rPr>
        <w:commentReference w:id="3079"/>
      </w:r>
      <w:r w:rsidR="00E951CE" w:rsidRPr="00725372">
        <w:t xml:space="preserve"> requirements</w:t>
      </w:r>
      <w:bookmarkEnd w:id="3078"/>
    </w:p>
    <w:p w14:paraId="50E1DF07" w14:textId="0DE9BD44" w:rsidR="00E43D74" w:rsidRPr="00E43D74" w:rsidRDefault="007430BD" w:rsidP="00E43D74">
      <w:pPr>
        <w:pStyle w:val="SysReq1"/>
        <w:rPr>
          <w:lang w:val="en-GB"/>
        </w:rPr>
      </w:pPr>
      <w:bookmarkStart w:id="3080" w:name="_Toc198519109"/>
      <w:r w:rsidRPr="00725372">
        <w:rPr>
          <w:lang w:val="en-GB"/>
        </w:rPr>
        <w:t xml:space="preserve">The </w:t>
      </w:r>
      <w:r w:rsidR="00A156C9">
        <w:rPr>
          <w:lang w:val="en-GB"/>
        </w:rPr>
        <w:t>QPLANT</w:t>
      </w:r>
      <w:r w:rsidRPr="00725372">
        <w:rPr>
          <w:lang w:val="en-GB"/>
        </w:rPr>
        <w:t xml:space="preserve"> shall </w:t>
      </w:r>
      <w:r w:rsidR="000D757A">
        <w:rPr>
          <w:lang w:val="en-GB"/>
        </w:rPr>
        <w:t xml:space="preserve">apply proven processes and </w:t>
      </w:r>
      <w:r w:rsidR="00D806E8">
        <w:rPr>
          <w:lang w:val="en-GB"/>
        </w:rPr>
        <w:t xml:space="preserve">be based on </w:t>
      </w:r>
      <w:r w:rsidRPr="00725372">
        <w:rPr>
          <w:lang w:val="en-GB"/>
        </w:rPr>
        <w:t>industrially proven technolog</w:t>
      </w:r>
      <w:r w:rsidR="00AB256D">
        <w:rPr>
          <w:lang w:val="en-GB"/>
        </w:rPr>
        <w:t>ies</w:t>
      </w:r>
      <w:r w:rsidRPr="00725372">
        <w:rPr>
          <w:lang w:val="en-GB"/>
        </w:rPr>
        <w:t xml:space="preserve"> in order to reach very high reliability.</w:t>
      </w:r>
      <w:bookmarkEnd w:id="3080"/>
    </w:p>
    <w:p w14:paraId="57E8B846" w14:textId="77777777" w:rsidR="00DF53E8" w:rsidRDefault="00E43D74" w:rsidP="00E43D74">
      <w:pPr>
        <w:pStyle w:val="SysReq1"/>
      </w:pPr>
      <w:bookmarkStart w:id="3081" w:name="_Toc198519110"/>
      <w:r w:rsidRPr="00725372">
        <w:rPr>
          <w:lang w:val="en-GB"/>
        </w:rPr>
        <w:t xml:space="preserve">The </w:t>
      </w:r>
      <w:r w:rsidR="00A156C9">
        <w:t>QPLANT</w:t>
      </w:r>
      <w:r w:rsidR="009E3BD0">
        <w:t xml:space="preserve"> shall have an </w:t>
      </w:r>
      <w:r w:rsidR="007430BD" w:rsidRPr="00725372">
        <w:t xml:space="preserve">MTBF (Mean Time Between Failure) </w:t>
      </w:r>
      <w:r w:rsidR="009E3BD0">
        <w:t xml:space="preserve">of at least </w:t>
      </w:r>
      <w:r w:rsidR="007430BD" w:rsidRPr="00725372">
        <w:t>5 years</w:t>
      </w:r>
      <w:r w:rsidR="00C20566">
        <w:t>.</w:t>
      </w:r>
      <w:bookmarkEnd w:id="3081"/>
    </w:p>
    <w:p w14:paraId="1B146BA6" w14:textId="3D01BFF7" w:rsidR="0053589B" w:rsidRDefault="00DF53E8" w:rsidP="00576742">
      <w:pPr>
        <w:pStyle w:val="SysReq1"/>
        <w:numPr>
          <w:ilvl w:val="0"/>
          <w:numId w:val="0"/>
        </w:numPr>
      </w:pPr>
      <w:bookmarkStart w:id="3082" w:name="_Toc198519111"/>
      <w:r>
        <w:t xml:space="preserve">In the offer, the Applicant shall </w:t>
      </w:r>
      <w:r w:rsidR="00576742">
        <w:t>present a preliminary FMEA showing compliance of the proposed design with this MTBF. The Contractor shall contin</w:t>
      </w:r>
      <w:ins w:id="3083" w:author="Dekempeneer Erik" w:date="2025-04-25T11:06:00Z">
        <w:r w:rsidR="00C51B4D">
          <w:t>u</w:t>
        </w:r>
      </w:ins>
      <w:r w:rsidR="00576742">
        <w:t xml:space="preserve">ously update this FMEA during the design process ensuring </w:t>
      </w:r>
      <w:r w:rsidR="00A228A0">
        <w:t>that the MTBF is maintained.</w:t>
      </w:r>
      <w:bookmarkEnd w:id="3082"/>
    </w:p>
    <w:p w14:paraId="741A9E59" w14:textId="77777777" w:rsidR="00535285" w:rsidRPr="00535285" w:rsidRDefault="00535285" w:rsidP="00535285">
      <w:pPr>
        <w:pStyle w:val="SysReq1"/>
        <w:rPr>
          <w:ins w:id="3084" w:author="Bonthuys Gerkotze" w:date="2025-05-09T10:02:00Z"/>
        </w:rPr>
      </w:pPr>
      <w:bookmarkStart w:id="3085" w:name="_Toc198519112"/>
      <w:ins w:id="3086" w:author="Bonthuys Gerkotze" w:date="2025-05-09T10:02:00Z">
        <w:r w:rsidRPr="00535285">
          <w:t>The Contractor shall provide the Mean Time Between Failures (MTBF) values for all major QPLANT components, including but not limited to:</w:t>
        </w:r>
        <w:bookmarkEnd w:id="3085"/>
      </w:ins>
    </w:p>
    <w:p w14:paraId="3C39AA67" w14:textId="77777777" w:rsidR="00535285" w:rsidRPr="00535285" w:rsidRDefault="00535285" w:rsidP="001C6DC5">
      <w:pPr>
        <w:pStyle w:val="SysReq1"/>
        <w:numPr>
          <w:ilvl w:val="0"/>
          <w:numId w:val="63"/>
        </w:numPr>
        <w:rPr>
          <w:ins w:id="3087" w:author="Bonthuys Gerkotze" w:date="2025-05-09T10:02:00Z"/>
        </w:rPr>
      </w:pPr>
      <w:bookmarkStart w:id="3088" w:name="_Toc198519113"/>
      <w:ins w:id="3089" w:author="Bonthuys Gerkotze" w:date="2025-05-09T10:02:00Z">
        <w:r w:rsidRPr="00535285">
          <w:t>Equipment and assemblies listed in the main Bill of Materials (BoM)</w:t>
        </w:r>
        <w:bookmarkEnd w:id="3088"/>
      </w:ins>
    </w:p>
    <w:p w14:paraId="0B4B04D1" w14:textId="77777777" w:rsidR="00535285" w:rsidRPr="00535285" w:rsidRDefault="00535285" w:rsidP="001C6DC5">
      <w:pPr>
        <w:pStyle w:val="SysReq1"/>
        <w:numPr>
          <w:ilvl w:val="0"/>
          <w:numId w:val="63"/>
        </w:numPr>
        <w:rPr>
          <w:ins w:id="3090" w:author="Bonthuys Gerkotze" w:date="2025-05-09T10:02:00Z"/>
        </w:rPr>
      </w:pPr>
      <w:bookmarkStart w:id="3091" w:name="_Toc198519114"/>
      <w:ins w:id="3092" w:author="Bonthuys Gerkotze" w:date="2025-05-09T10:02:00Z">
        <w:r w:rsidRPr="00535285">
          <w:t>Safety-significant or reliability-critical Structures, Systems, and Components (SSC), such as:</w:t>
        </w:r>
        <w:bookmarkEnd w:id="3091"/>
      </w:ins>
    </w:p>
    <w:p w14:paraId="58047FC5" w14:textId="77777777" w:rsidR="00535285" w:rsidRPr="00535285" w:rsidRDefault="00535285" w:rsidP="001C6DC5">
      <w:pPr>
        <w:pStyle w:val="SysReq1"/>
        <w:numPr>
          <w:ilvl w:val="1"/>
          <w:numId w:val="63"/>
        </w:numPr>
        <w:rPr>
          <w:ins w:id="3093" w:author="Bonthuys Gerkotze" w:date="2025-05-09T10:02:00Z"/>
        </w:rPr>
      </w:pPr>
      <w:bookmarkStart w:id="3094" w:name="_Toc198519115"/>
      <w:ins w:id="3095" w:author="Bonthuys Gerkotze" w:date="2025-05-09T10:02:00Z">
        <w:r w:rsidRPr="00535285">
          <w:t>Sensors and instrumentation</w:t>
        </w:r>
        <w:bookmarkEnd w:id="3094"/>
      </w:ins>
    </w:p>
    <w:p w14:paraId="3FA68B19" w14:textId="77777777" w:rsidR="00535285" w:rsidRPr="00535285" w:rsidRDefault="00535285" w:rsidP="001C6DC5">
      <w:pPr>
        <w:pStyle w:val="SysReq1"/>
        <w:numPr>
          <w:ilvl w:val="1"/>
          <w:numId w:val="63"/>
        </w:numPr>
        <w:rPr>
          <w:ins w:id="3096" w:author="Bonthuys Gerkotze" w:date="2025-05-09T10:02:00Z"/>
        </w:rPr>
      </w:pPr>
      <w:bookmarkStart w:id="3097" w:name="_Toc198519116"/>
      <w:ins w:id="3098" w:author="Bonthuys Gerkotze" w:date="2025-05-09T10:02:00Z">
        <w:r w:rsidRPr="00535285">
          <w:t>Control and shut-off valves</w:t>
        </w:r>
        <w:bookmarkEnd w:id="3097"/>
      </w:ins>
    </w:p>
    <w:p w14:paraId="73331273" w14:textId="77777777" w:rsidR="00535285" w:rsidRPr="00535285" w:rsidRDefault="00535285" w:rsidP="001C6DC5">
      <w:pPr>
        <w:pStyle w:val="SysReq1"/>
        <w:numPr>
          <w:ilvl w:val="1"/>
          <w:numId w:val="63"/>
        </w:numPr>
        <w:rPr>
          <w:ins w:id="3099" w:author="Bonthuys Gerkotze" w:date="2025-05-09T10:02:00Z"/>
        </w:rPr>
      </w:pPr>
      <w:bookmarkStart w:id="3100" w:name="_Toc198519117"/>
      <w:ins w:id="3101" w:author="Bonthuys Gerkotze" w:date="2025-05-09T10:02:00Z">
        <w:r w:rsidRPr="00535285">
          <w:t>Pressure relief devices and bursting disks</w:t>
        </w:r>
        <w:bookmarkEnd w:id="3100"/>
      </w:ins>
    </w:p>
    <w:p w14:paraId="0957B3DA" w14:textId="77777777" w:rsidR="00535285" w:rsidRPr="00535285" w:rsidRDefault="00535285" w:rsidP="001C6DC5">
      <w:pPr>
        <w:pStyle w:val="SysReq1"/>
        <w:numPr>
          <w:ilvl w:val="1"/>
          <w:numId w:val="63"/>
        </w:numPr>
        <w:rPr>
          <w:ins w:id="3102" w:author="Bonthuys Gerkotze" w:date="2025-05-09T10:02:00Z"/>
        </w:rPr>
      </w:pPr>
      <w:bookmarkStart w:id="3103" w:name="_Toc198519118"/>
      <w:ins w:id="3104" w:author="Bonthuys Gerkotze" w:date="2025-05-09T10:02:00Z">
        <w:r w:rsidRPr="00535285">
          <w:t>Actuators, regulators, and any components affecting operational safety or availability</w:t>
        </w:r>
        <w:bookmarkEnd w:id="3103"/>
      </w:ins>
    </w:p>
    <w:p w14:paraId="049B5F3B" w14:textId="77777777" w:rsidR="00535285" w:rsidRPr="00535285" w:rsidRDefault="00535285" w:rsidP="00535285">
      <w:pPr>
        <w:pStyle w:val="SysReq1"/>
        <w:rPr>
          <w:ins w:id="3105" w:author="Bonthuys Gerkotze" w:date="2025-05-09T10:02:00Z"/>
        </w:rPr>
      </w:pPr>
      <w:bookmarkStart w:id="3106" w:name="_Toc198519119"/>
      <w:ins w:id="3107" w:author="Bonthuys Gerkotze" w:date="2025-05-09T10:02:00Z">
        <w:r w:rsidRPr="00535285">
          <w:lastRenderedPageBreak/>
          <w:t>MTBF values shall be substantiated by manufacturer data, field performance records, or predictive reliability models. The level of detail shall be proportionate to the component’s criticality in the overall system reliability and availability architecture.</w:t>
        </w:r>
        <w:bookmarkEnd w:id="3106"/>
      </w:ins>
    </w:p>
    <w:p w14:paraId="3DBD08D9" w14:textId="77777777" w:rsidR="00535285" w:rsidRPr="00535285" w:rsidRDefault="00535285" w:rsidP="00535285">
      <w:pPr>
        <w:rPr>
          <w:ins w:id="3108" w:author="Bonthuys Gerkotze" w:date="2025-05-09T10:04:00Z"/>
        </w:rPr>
      </w:pPr>
      <w:ins w:id="3109" w:author="Bonthuys Gerkotze" w:date="2025-05-09T10:04:00Z">
        <w:r w:rsidRPr="00EE5517">
          <w:t>In the offer,</w:t>
        </w:r>
        <w:r w:rsidRPr="00535285">
          <w:t xml:space="preserve"> the Applicant shall provide a substantiated justification for the proposed MTBF, including:</w:t>
        </w:r>
      </w:ins>
    </w:p>
    <w:p w14:paraId="180941F4" w14:textId="77777777" w:rsidR="00535285" w:rsidRPr="00535285" w:rsidRDefault="00535285" w:rsidP="001C6DC5">
      <w:pPr>
        <w:numPr>
          <w:ilvl w:val="0"/>
          <w:numId w:val="64"/>
        </w:numPr>
        <w:rPr>
          <w:ins w:id="3110" w:author="Bonthuys Gerkotze" w:date="2025-05-09T10:04:00Z"/>
        </w:rPr>
      </w:pPr>
      <w:ins w:id="3111" w:author="Bonthuys Gerkotze" w:date="2025-05-09T10:04:00Z">
        <w:r w:rsidRPr="00535285">
          <w:t>Overview of system architecture and major components</w:t>
        </w:r>
      </w:ins>
    </w:p>
    <w:p w14:paraId="3633EE4E" w14:textId="77777777" w:rsidR="00535285" w:rsidRPr="00535285" w:rsidRDefault="00535285" w:rsidP="001C6DC5">
      <w:pPr>
        <w:numPr>
          <w:ilvl w:val="0"/>
          <w:numId w:val="64"/>
        </w:numPr>
        <w:rPr>
          <w:ins w:id="3112" w:author="Bonthuys Gerkotze" w:date="2025-05-09T10:04:00Z"/>
        </w:rPr>
      </w:pPr>
      <w:ins w:id="3113" w:author="Bonthuys Gerkotze" w:date="2025-05-09T10:04:00Z">
        <w:r w:rsidRPr="00535285">
          <w:t>Configuration and applied redundancy (e.g. N+1, 2oo3)</w:t>
        </w:r>
      </w:ins>
    </w:p>
    <w:p w14:paraId="0149F6D0" w14:textId="77777777" w:rsidR="00535285" w:rsidRPr="00535285" w:rsidRDefault="00535285" w:rsidP="001C6DC5">
      <w:pPr>
        <w:numPr>
          <w:ilvl w:val="0"/>
          <w:numId w:val="64"/>
        </w:numPr>
        <w:rPr>
          <w:ins w:id="3114" w:author="Bonthuys Gerkotze" w:date="2025-05-09T10:04:00Z"/>
        </w:rPr>
      </w:pPr>
      <w:ins w:id="3115" w:author="Bonthuys Gerkotze" w:date="2025-05-09T10:04:00Z">
        <w:r w:rsidRPr="00535285">
          <w:t>MTBF values per critical component, with supporting data</w:t>
        </w:r>
      </w:ins>
    </w:p>
    <w:p w14:paraId="0D8E4030" w14:textId="77777777" w:rsidR="00535285" w:rsidRPr="00535285" w:rsidRDefault="00535285" w:rsidP="001C6DC5">
      <w:pPr>
        <w:numPr>
          <w:ilvl w:val="0"/>
          <w:numId w:val="64"/>
        </w:numPr>
        <w:rPr>
          <w:ins w:id="3116" w:author="Bonthuys Gerkotze" w:date="2025-05-09T10:04:00Z"/>
        </w:rPr>
      </w:pPr>
      <w:ins w:id="3117" w:author="Bonthuys Gerkotze" w:date="2025-05-09T10:04:00Z">
        <w:r w:rsidRPr="00535285">
          <w:t>Summary RAMI considerations and lifecycle-impacting design choices</w:t>
        </w:r>
      </w:ins>
    </w:p>
    <w:p w14:paraId="254134E0" w14:textId="77777777" w:rsidR="00535285" w:rsidRPr="00535285" w:rsidRDefault="00535285" w:rsidP="001C6DC5">
      <w:pPr>
        <w:numPr>
          <w:ilvl w:val="0"/>
          <w:numId w:val="64"/>
        </w:numPr>
        <w:rPr>
          <w:ins w:id="3118" w:author="Bonthuys Gerkotze" w:date="2025-05-09T10:04:00Z"/>
        </w:rPr>
      </w:pPr>
      <w:ins w:id="3119" w:author="Bonthuys Gerkotze" w:date="2025-05-09T10:04:00Z">
        <w:r w:rsidRPr="00535285">
          <w:t>Outline of RCM strategy supporting availability objectives</w:t>
        </w:r>
      </w:ins>
    </w:p>
    <w:p w14:paraId="519646A2" w14:textId="77777777" w:rsidR="00535285" w:rsidRPr="00535285" w:rsidRDefault="00535285" w:rsidP="001C6DC5">
      <w:pPr>
        <w:numPr>
          <w:ilvl w:val="0"/>
          <w:numId w:val="64"/>
        </w:numPr>
        <w:rPr>
          <w:ins w:id="3120" w:author="Bonthuys Gerkotze" w:date="2025-05-09T10:04:00Z"/>
        </w:rPr>
      </w:pPr>
      <w:ins w:id="3121" w:author="Bonthuys Gerkotze" w:date="2025-05-09T10:04:00Z">
        <w:r w:rsidRPr="00535285">
          <w:t>Key failure modes and corresponding mitigation measures</w:t>
        </w:r>
      </w:ins>
    </w:p>
    <w:p w14:paraId="0D20A177" w14:textId="77777777" w:rsidR="00535285" w:rsidRPr="00535285" w:rsidRDefault="00535285" w:rsidP="00535285">
      <w:pPr>
        <w:rPr>
          <w:ins w:id="3122" w:author="Bonthuys Gerkotze" w:date="2025-05-09T10:04:00Z"/>
        </w:rPr>
      </w:pPr>
      <w:ins w:id="3123" w:author="Bonthuys Gerkotze" w:date="2025-05-09T10:04:00Z">
        <w:r w:rsidRPr="00535285">
          <w:t>The design shall clearly support the specified system-level reliability and availability targets</w:t>
        </w:r>
      </w:ins>
    </w:p>
    <w:p w14:paraId="5C75F961" w14:textId="63380DEC" w:rsidR="007430BD" w:rsidDel="00535285" w:rsidRDefault="002B7E5F">
      <w:pPr>
        <w:rPr>
          <w:del w:id="3124" w:author="Bonthuys Gerkotze" w:date="2025-05-09T10:05:00Z"/>
        </w:rPr>
        <w:pPrChange w:id="3125" w:author="Bonthuys Gerkotze" w:date="2025-05-09T10:04:00Z">
          <w:pPr>
            <w:pStyle w:val="SysReq1"/>
          </w:pPr>
        </w:pPrChange>
      </w:pPr>
      <w:commentRangeStart w:id="3126"/>
      <w:commentRangeStart w:id="3127"/>
      <w:del w:id="3128" w:author="Bonthuys Gerkotze" w:date="2025-05-09T10:02:00Z">
        <w:r w:rsidRPr="00725372" w:rsidDel="00535285">
          <w:delText xml:space="preserve">The </w:delText>
        </w:r>
        <w:r w:rsidDel="00535285">
          <w:delText>Contractor</w:delText>
        </w:r>
        <w:r w:rsidRPr="00725372" w:rsidDel="00535285">
          <w:delText xml:space="preserve"> shall provide MTBF for the main </w:delText>
        </w:r>
        <w:r w:rsidR="00A156C9" w:rsidDel="00535285">
          <w:delText>QPLANT</w:delText>
        </w:r>
        <w:r w:rsidRPr="00725372" w:rsidDel="00535285">
          <w:delText xml:space="preserve"> components</w:delText>
        </w:r>
      </w:del>
      <w:del w:id="3129" w:author="Bonthuys Gerkotze" w:date="2025-05-09T10:05:00Z">
        <w:r w:rsidRPr="00725372" w:rsidDel="00535285">
          <w:delText>.</w:delText>
        </w:r>
        <w:bookmarkStart w:id="3130" w:name="_Toc198518557"/>
        <w:bookmarkStart w:id="3131" w:name="_Toc198519120"/>
        <w:bookmarkEnd w:id="3130"/>
        <w:bookmarkEnd w:id="3131"/>
      </w:del>
    </w:p>
    <w:p w14:paraId="30351D43" w14:textId="2119F171" w:rsidR="00C94F86" w:rsidRPr="002B7E5F" w:rsidDel="00535285" w:rsidRDefault="000A08F4" w:rsidP="00B94652">
      <w:pPr>
        <w:pStyle w:val="SysReq1"/>
        <w:numPr>
          <w:ilvl w:val="0"/>
          <w:numId w:val="0"/>
        </w:numPr>
        <w:rPr>
          <w:del w:id="3132" w:author="Bonthuys Gerkotze" w:date="2025-05-09T10:05:00Z"/>
        </w:rPr>
      </w:pPr>
      <w:del w:id="3133" w:author="Bonthuys Gerkotze" w:date="2025-05-09T10:05:00Z">
        <w:r w:rsidDel="00535285">
          <w:delText xml:space="preserve">In the offer, the Applicant shall present a justification for </w:delText>
        </w:r>
        <w:commentRangeEnd w:id="3126"/>
        <w:r w:rsidR="00653DFD" w:rsidDel="00535285">
          <w:rPr>
            <w:rStyle w:val="CommentReference"/>
            <w:lang w:val="en-GB"/>
          </w:rPr>
          <w:commentReference w:id="3126"/>
        </w:r>
      </w:del>
      <w:bookmarkStart w:id="3134" w:name="_Toc198518558"/>
      <w:bookmarkStart w:id="3135" w:name="_Toc198519121"/>
      <w:commentRangeEnd w:id="3127"/>
      <w:r w:rsidR="00535285">
        <w:rPr>
          <w:rStyle w:val="CommentReference"/>
          <w:lang w:val="en-GB"/>
        </w:rPr>
        <w:commentReference w:id="3127"/>
      </w:r>
      <w:bookmarkEnd w:id="3134"/>
      <w:bookmarkEnd w:id="3135"/>
      <w:del w:id="3136" w:author="Bonthuys Gerkotze" w:date="2025-05-09T10:05:00Z">
        <w:r w:rsidR="005F3164" w:rsidDel="00535285">
          <w:delText>achieving</w:delText>
        </w:r>
        <w:r w:rsidR="00B733D6" w:rsidDel="00535285">
          <w:delText xml:space="preserve"> this MTBF including but not limited to listing the MTBF of the main components, applied redundancy, …</w:delText>
        </w:r>
      </w:del>
    </w:p>
    <w:p w14:paraId="36404901" w14:textId="0D92F668" w:rsidR="007430BD" w:rsidRPr="00725372" w:rsidRDefault="007430BD" w:rsidP="007430BD">
      <w:pPr>
        <w:pStyle w:val="SysReq1"/>
        <w:rPr>
          <w:lang w:val="en-GB"/>
        </w:rPr>
      </w:pPr>
      <w:bookmarkStart w:id="3137" w:name="_Toc198519122"/>
      <w:r w:rsidRPr="00725372">
        <w:rPr>
          <w:lang w:val="en-GB"/>
        </w:rPr>
        <w:t xml:space="preserve">The </w:t>
      </w:r>
      <w:r w:rsidR="00CB1438">
        <w:rPr>
          <w:lang w:val="en-GB"/>
        </w:rPr>
        <w:t>Contractor</w:t>
      </w:r>
      <w:r w:rsidRPr="00725372">
        <w:rPr>
          <w:lang w:val="en-GB"/>
        </w:rPr>
        <w:t xml:space="preserve"> shall provide the detailed maintenance plan for all the </w:t>
      </w:r>
      <w:r w:rsidR="00A156C9">
        <w:rPr>
          <w:lang w:val="en-GB"/>
        </w:rPr>
        <w:t>QPLANT</w:t>
      </w:r>
      <w:r w:rsidRPr="00725372">
        <w:rPr>
          <w:lang w:val="en-GB"/>
        </w:rPr>
        <w:t xml:space="preserve"> main components in order to meet the reliability requirements.</w:t>
      </w:r>
      <w:bookmarkEnd w:id="3137"/>
    </w:p>
    <w:p w14:paraId="5662AFCF" w14:textId="6B26C0FE" w:rsidR="00096E71" w:rsidRDefault="00096E71" w:rsidP="00096E71">
      <w:pPr>
        <w:pStyle w:val="SysReq1"/>
        <w:rPr>
          <w:lang w:val="en-GB"/>
        </w:rPr>
      </w:pPr>
      <w:bookmarkStart w:id="3138" w:name="_Toc198519123"/>
      <w:commentRangeStart w:id="3139"/>
      <w:commentRangeStart w:id="3140"/>
      <w:r w:rsidRPr="00725372">
        <w:rPr>
          <w:lang w:val="en-GB"/>
        </w:rPr>
        <w:t>Operating scenario, minimum turndown or nominal operation shall not influence or impact reliability.</w:t>
      </w:r>
      <w:commentRangeEnd w:id="3139"/>
      <w:r w:rsidRPr="00725372">
        <w:rPr>
          <w:rStyle w:val="CommentReference"/>
          <w:lang w:val="en-GB"/>
        </w:rPr>
        <w:commentReference w:id="3139"/>
      </w:r>
      <w:commentRangeEnd w:id="3140"/>
      <w:r w:rsidRPr="00725372">
        <w:rPr>
          <w:rStyle w:val="CommentReference"/>
          <w:lang w:val="en-GB"/>
        </w:rPr>
        <w:commentReference w:id="3140"/>
      </w:r>
      <w:bookmarkEnd w:id="3138"/>
    </w:p>
    <w:p w14:paraId="56C7FC0C" w14:textId="154063A6" w:rsidR="00981EBE" w:rsidRPr="004A65DB" w:rsidRDefault="00C046FD" w:rsidP="004A65DB">
      <w:pPr>
        <w:pStyle w:val="SysReq1"/>
        <w:rPr>
          <w:lang w:val="en-GB"/>
        </w:rPr>
      </w:pPr>
      <w:bookmarkStart w:id="3141" w:name="_Toc198519124"/>
      <w:r w:rsidRPr="004A65DB">
        <w:rPr>
          <w:lang w:val="en-GB"/>
        </w:rPr>
        <w:t>The Contractor shall deliver a p</w:t>
      </w:r>
      <w:r w:rsidR="00981EBE" w:rsidRPr="004A65DB">
        <w:rPr>
          <w:lang w:val="en-GB"/>
        </w:rPr>
        <w:t xml:space="preserve">reventive </w:t>
      </w:r>
      <w:commentRangeStart w:id="3142"/>
      <w:r w:rsidR="00981EBE" w:rsidRPr="004A65DB">
        <w:rPr>
          <w:lang w:val="en-GB"/>
        </w:rPr>
        <w:t>Functional Test Plan</w:t>
      </w:r>
      <w:commentRangeEnd w:id="3142"/>
      <w:r w:rsidR="00C51B4D">
        <w:rPr>
          <w:rStyle w:val="CommentReference"/>
          <w:lang w:val="en-GB"/>
        </w:rPr>
        <w:commentReference w:id="3142"/>
      </w:r>
      <w:r w:rsidR="004A65DB">
        <w:rPr>
          <w:lang w:val="en-GB"/>
        </w:rPr>
        <w:t xml:space="preserve"> a</w:t>
      </w:r>
      <w:r w:rsidR="004A65DB" w:rsidRPr="004A65DB">
        <w:rPr>
          <w:lang w:val="en-GB"/>
        </w:rPr>
        <w:t>s part</w:t>
      </w:r>
      <w:r w:rsidR="004A65DB">
        <w:rPr>
          <w:lang w:val="en-GB"/>
        </w:rPr>
        <w:t xml:space="preserve"> of the</w:t>
      </w:r>
      <w:r w:rsidR="004A65DB" w:rsidRPr="004A65DB">
        <w:rPr>
          <w:lang w:val="en-GB"/>
        </w:rPr>
        <w:t xml:space="preserve"> </w:t>
      </w:r>
      <w:r w:rsidR="004A65DB">
        <w:rPr>
          <w:lang w:val="en-GB"/>
        </w:rPr>
        <w:t>maintenance plan</w:t>
      </w:r>
      <w:r w:rsidR="00981EBE" w:rsidRPr="004A65DB">
        <w:rPr>
          <w:lang w:val="en-GB"/>
        </w:rPr>
        <w:t>.</w:t>
      </w:r>
      <w:bookmarkEnd w:id="3141"/>
    </w:p>
    <w:p w14:paraId="60C65262" w14:textId="0A7E3FB1" w:rsidR="00997B9F" w:rsidRDefault="00981EBE" w:rsidP="00C046FD">
      <w:pPr>
        <w:pStyle w:val="SysReq1"/>
        <w:ind w:left="1080" w:hanging="1080"/>
      </w:pPr>
      <w:bookmarkStart w:id="3143" w:name="_Toc198519125"/>
      <w:r w:rsidRPr="00981EBE">
        <w:rPr>
          <w:lang w:eastAsia="en-GB"/>
        </w:rPr>
        <w:t xml:space="preserve">The </w:t>
      </w:r>
      <w:r w:rsidR="00B94652">
        <w:rPr>
          <w:lang w:eastAsia="en-GB"/>
        </w:rPr>
        <w:t>Contractor</w:t>
      </w:r>
      <w:r w:rsidRPr="00981EBE">
        <w:rPr>
          <w:lang w:eastAsia="en-GB"/>
        </w:rPr>
        <w:t xml:space="preserve"> shall deliver a Reliability-Centered Maintenance (RCM) Plan, defining failure modes, MTBF, inspection/replacement intervals, and spares recommendations for each system component.</w:t>
      </w:r>
      <w:r>
        <w:rPr>
          <w:lang w:eastAsia="en-GB"/>
        </w:rPr>
        <w:t xml:space="preserve"> </w:t>
      </w:r>
      <w:r w:rsidR="00997B9F">
        <w:rPr>
          <w:lang w:eastAsia="en-GB"/>
        </w:rPr>
        <w:t xml:space="preserve">Specific strategies including but not </w:t>
      </w:r>
      <w:r w:rsidR="000F64C9">
        <w:rPr>
          <w:lang w:eastAsia="en-GB"/>
        </w:rPr>
        <w:t>limited to</w:t>
      </w:r>
      <w:bookmarkEnd w:id="3143"/>
    </w:p>
    <w:p w14:paraId="2FFC2CE2" w14:textId="319B724C" w:rsidR="00997B9F" w:rsidRPr="00981EBE" w:rsidRDefault="00997B9F" w:rsidP="00997B9F">
      <w:pPr>
        <w:pStyle w:val="RequirementBullet"/>
        <w:ind w:left="1800"/>
      </w:pPr>
      <w:r w:rsidRPr="00981EBE">
        <w:t>Run to failure</w:t>
      </w:r>
    </w:p>
    <w:p w14:paraId="78529A16" w14:textId="77777777" w:rsidR="00997B9F" w:rsidRPr="00981EBE" w:rsidRDefault="00997B9F" w:rsidP="00997B9F">
      <w:pPr>
        <w:pStyle w:val="RequirementBullet"/>
        <w:ind w:left="1800"/>
      </w:pPr>
      <w:r w:rsidRPr="00981EBE">
        <w:t>Do time-based replacement</w:t>
      </w:r>
    </w:p>
    <w:p w14:paraId="13EE42D8" w14:textId="77777777" w:rsidR="00997B9F" w:rsidRPr="00981EBE" w:rsidRDefault="00997B9F" w:rsidP="00997B9F">
      <w:pPr>
        <w:pStyle w:val="RequirementBullet"/>
        <w:ind w:left="1800"/>
      </w:pPr>
      <w:r w:rsidRPr="00981EBE">
        <w:t>Do condition-based maintenance</w:t>
      </w:r>
    </w:p>
    <w:p w14:paraId="36870DE5" w14:textId="77777777" w:rsidR="00997B9F" w:rsidRPr="00981EBE" w:rsidRDefault="00997B9F" w:rsidP="00997B9F">
      <w:pPr>
        <w:pStyle w:val="RequirementBullet"/>
        <w:ind w:left="1800"/>
      </w:pPr>
      <w:r w:rsidRPr="00981EBE">
        <w:t xml:space="preserve"> Or do </w:t>
      </w:r>
      <w:r w:rsidRPr="0024145A">
        <w:t>functional verification (testing)</w:t>
      </w:r>
    </w:p>
    <w:p w14:paraId="6B251F0F" w14:textId="630EA9F8" w:rsidR="00981EBE" w:rsidRPr="00981EBE" w:rsidRDefault="00981EBE" w:rsidP="00C046FD">
      <w:pPr>
        <w:pStyle w:val="SysReq1"/>
        <w:ind w:left="1080" w:hanging="1080"/>
        <w:rPr>
          <w:lang w:eastAsia="en-GB"/>
        </w:rPr>
      </w:pPr>
      <w:bookmarkStart w:id="3144" w:name="_Toc198519126"/>
      <w:r w:rsidRPr="00981EBE">
        <w:rPr>
          <w:lang w:eastAsia="en-GB"/>
        </w:rPr>
        <w:t xml:space="preserve">The </w:t>
      </w:r>
      <w:r w:rsidR="00B32F0A">
        <w:rPr>
          <w:lang w:eastAsia="en-GB"/>
        </w:rPr>
        <w:t>QPLANT:CS</w:t>
      </w:r>
      <w:r w:rsidRPr="00981EBE">
        <w:rPr>
          <w:lang w:eastAsia="en-GB"/>
        </w:rPr>
        <w:t xml:space="preserve"> shall support real-time monitoring of instrument health (drift, dropout, deviation from expected range) with alarms and diagnostic flags for early fault detection.</w:t>
      </w:r>
      <w:bookmarkEnd w:id="3144"/>
    </w:p>
    <w:p w14:paraId="371B69E7" w14:textId="05A793F7" w:rsidR="00981EBE" w:rsidRPr="00A71DBF" w:rsidRDefault="00981EBE" w:rsidP="00A71DBF">
      <w:pPr>
        <w:pStyle w:val="SysReq1"/>
        <w:ind w:left="1080" w:hanging="1080"/>
        <w:rPr>
          <w:lang w:eastAsia="en-GB"/>
        </w:rPr>
      </w:pPr>
      <w:bookmarkStart w:id="3145" w:name="_Toc198519127"/>
      <w:r w:rsidRPr="00981EBE">
        <w:rPr>
          <w:lang w:eastAsia="en-GB"/>
        </w:rPr>
        <w:t xml:space="preserve">A component-level replacement schedule for 40 years shall be provided by the </w:t>
      </w:r>
      <w:r w:rsidR="009E1FE1">
        <w:rPr>
          <w:lang w:eastAsia="en-GB"/>
        </w:rPr>
        <w:t>Contractor</w:t>
      </w:r>
      <w:r w:rsidRPr="00981EBE">
        <w:rPr>
          <w:lang w:eastAsia="en-GB"/>
        </w:rPr>
        <w:t>, including MTBF data, estimated downtime impact, and cost per intervention.</w:t>
      </w:r>
      <w:bookmarkEnd w:id="3145"/>
    </w:p>
    <w:p w14:paraId="00CCE8C4" w14:textId="10BA7879" w:rsidR="007430BD" w:rsidRPr="00725372" w:rsidRDefault="007430BD" w:rsidP="00774CBA">
      <w:pPr>
        <w:pStyle w:val="Heading3numbered"/>
      </w:pPr>
      <w:bookmarkStart w:id="3146" w:name="_Ref190770591"/>
      <w:bookmarkStart w:id="3147" w:name="_Toc198518318"/>
      <w:commentRangeStart w:id="3148"/>
      <w:r w:rsidRPr="00725372">
        <w:t>Design, materials and construction requirements</w:t>
      </w:r>
      <w:commentRangeEnd w:id="3148"/>
      <w:r w:rsidR="00F31C94">
        <w:rPr>
          <w:rStyle w:val="CommentReference"/>
          <w:rFonts w:eastAsia="Calibri"/>
          <w:color w:val="auto"/>
        </w:rPr>
        <w:commentReference w:id="3148"/>
      </w:r>
      <w:bookmarkEnd w:id="3147"/>
    </w:p>
    <w:p w14:paraId="08EF5555" w14:textId="77777777" w:rsidR="007430BD" w:rsidRPr="00725372" w:rsidRDefault="007430BD" w:rsidP="00774CBA">
      <w:pPr>
        <w:pStyle w:val="Heading4numbered"/>
      </w:pPr>
      <w:bookmarkStart w:id="3149" w:name="_Toc198518319"/>
      <w:r w:rsidRPr="00725372">
        <w:t>Pressure design</w:t>
      </w:r>
      <w:bookmarkEnd w:id="3149"/>
    </w:p>
    <w:p w14:paraId="0B20297E" w14:textId="777C707F" w:rsidR="007430BD" w:rsidRPr="00725372" w:rsidRDefault="007430BD" w:rsidP="007430BD">
      <w:pPr>
        <w:pStyle w:val="SysReq1"/>
        <w:rPr>
          <w:lang w:val="en-GB"/>
        </w:rPr>
      </w:pPr>
      <w:bookmarkStart w:id="3150" w:name="_Toc198519128"/>
      <w:r w:rsidRPr="00725372">
        <w:rPr>
          <w:lang w:val="en-GB"/>
        </w:rPr>
        <w:t>Pressure design shall follow general specification (</w:t>
      </w:r>
      <w:r w:rsidRPr="00725372">
        <w:rPr>
          <w:rStyle w:val="AAReferencedChar"/>
        </w:rPr>
        <w:fldChar w:fldCharType="begin"/>
      </w:r>
      <w:r w:rsidRPr="00725372">
        <w:rPr>
          <w:rStyle w:val="AAReferencedChar"/>
        </w:rPr>
        <w:instrText xml:space="preserve"> REF _Ref190776315 \h  \* MERGEFORMAT </w:instrText>
      </w:r>
      <w:r w:rsidRPr="00725372">
        <w:rPr>
          <w:rStyle w:val="AAReferencedChar"/>
        </w:rPr>
      </w:r>
      <w:r w:rsidRPr="00725372">
        <w:rPr>
          <w:rStyle w:val="AAReferencedChar"/>
        </w:rPr>
        <w:fldChar w:fldCharType="separate"/>
      </w:r>
      <w:r w:rsidR="00711812" w:rsidRPr="00711812">
        <w:rPr>
          <w:rStyle w:val="AAReferencedChar"/>
        </w:rPr>
        <w:t>AD 4</w:t>
      </w:r>
      <w:r w:rsidRPr="00725372">
        <w:rPr>
          <w:rStyle w:val="AAReferencedChar"/>
        </w:rPr>
        <w:fldChar w:fldCharType="end"/>
      </w:r>
      <w:r w:rsidRPr="00725372">
        <w:rPr>
          <w:lang w:val="en-GB"/>
        </w:rPr>
        <w:t>) for steel piping materials as a minimum requirement.</w:t>
      </w:r>
      <w:bookmarkEnd w:id="3150"/>
      <w:r w:rsidRPr="00725372">
        <w:rPr>
          <w:lang w:val="en-GB"/>
        </w:rPr>
        <w:t xml:space="preserve"> </w:t>
      </w:r>
    </w:p>
    <w:p w14:paraId="193001CB" w14:textId="65D03B76" w:rsidR="007C6EB6" w:rsidRPr="00725372" w:rsidRDefault="007430BD" w:rsidP="007430BD">
      <w:r w:rsidRPr="00725372">
        <w:t xml:space="preserve">The operating pressure is defined as the maximum pressure met during all the operation modes. </w:t>
      </w:r>
    </w:p>
    <w:p w14:paraId="578C5B8F" w14:textId="77777777" w:rsidR="007430BD" w:rsidRPr="00725372" w:rsidRDefault="007430BD" w:rsidP="007430BD">
      <w:pPr>
        <w:pStyle w:val="SysReq1"/>
        <w:rPr>
          <w:lang w:val="en-GB"/>
        </w:rPr>
      </w:pPr>
      <w:bookmarkStart w:id="3151" w:name="_Toc198519129"/>
      <w:r w:rsidRPr="00725372">
        <w:rPr>
          <w:lang w:val="en-GB"/>
        </w:rPr>
        <w:t>The opening pressure of the safety relief valves and other safety components shall be set at least 10% higher than the operating pressure in the components.</w:t>
      </w:r>
      <w:bookmarkEnd w:id="3151"/>
      <w:r w:rsidRPr="00725372">
        <w:rPr>
          <w:lang w:val="en-GB"/>
        </w:rPr>
        <w:t xml:space="preserve"> </w:t>
      </w:r>
    </w:p>
    <w:p w14:paraId="13C5F697" w14:textId="1BE9646F" w:rsidR="007430BD" w:rsidRPr="00725372" w:rsidRDefault="007430BD" w:rsidP="007430BD">
      <w:pPr>
        <w:pStyle w:val="SysReq1"/>
        <w:rPr>
          <w:lang w:val="en-GB"/>
        </w:rPr>
      </w:pPr>
      <w:bookmarkStart w:id="3152" w:name="_Toc198519130"/>
      <w:r w:rsidRPr="00725372">
        <w:rPr>
          <w:lang w:val="en-GB"/>
        </w:rPr>
        <w:t>The design pressures of components shall be higher or equal to the opening pressure of their safety devices.</w:t>
      </w:r>
      <w:bookmarkEnd w:id="3152"/>
    </w:p>
    <w:p w14:paraId="561E6D6C" w14:textId="5E3D9EE8" w:rsidR="00142342" w:rsidRPr="0041558A" w:rsidRDefault="003A29B5" w:rsidP="0041558A">
      <w:pPr>
        <w:pStyle w:val="SysReq1"/>
        <w:rPr>
          <w:lang w:val="en-GB"/>
        </w:rPr>
      </w:pPr>
      <w:bookmarkStart w:id="3153" w:name="_Toc198519131"/>
      <w:r>
        <w:rPr>
          <w:lang w:val="en-GB"/>
        </w:rPr>
        <w:lastRenderedPageBreak/>
        <w:t xml:space="preserve">The Contractor shall take the Cryogenic system user input into </w:t>
      </w:r>
      <w:r w:rsidR="006A2765">
        <w:rPr>
          <w:lang w:val="en-GB"/>
        </w:rPr>
        <w:t>account</w:t>
      </w:r>
      <w:r>
        <w:rPr>
          <w:lang w:val="en-GB"/>
        </w:rPr>
        <w:t xml:space="preserve"> when deciding on the </w:t>
      </w:r>
      <w:r w:rsidR="007430BD" w:rsidRPr="00725372">
        <w:rPr>
          <w:lang w:val="en-GB"/>
        </w:rPr>
        <w:t>opening pressure of the safety components</w:t>
      </w:r>
      <w:r w:rsidR="00A55186">
        <w:rPr>
          <w:lang w:val="en-GB"/>
        </w:rPr>
        <w:t>.</w:t>
      </w:r>
      <w:r w:rsidR="0041558A">
        <w:rPr>
          <w:lang w:val="en-GB"/>
        </w:rPr>
        <w:t xml:space="preserve"> e.g. the back pressure in the “S” or “B” header shall never exceed </w:t>
      </w:r>
      <w:r w:rsidR="0041558A" w:rsidRPr="00B478AD">
        <w:rPr>
          <w:highlight w:val="yellow"/>
          <w:lang w:val="en-GB"/>
        </w:rPr>
        <w:t>1.</w:t>
      </w:r>
      <w:commentRangeStart w:id="3154"/>
      <w:r w:rsidR="0041558A" w:rsidRPr="00B478AD">
        <w:rPr>
          <w:highlight w:val="yellow"/>
          <w:lang w:val="en-GB"/>
        </w:rPr>
        <w:t>9</w:t>
      </w:r>
      <w:commentRangeEnd w:id="3154"/>
      <w:r w:rsidR="00B478AD">
        <w:rPr>
          <w:rStyle w:val="CommentReference"/>
          <w:lang w:val="en-GB"/>
        </w:rPr>
        <w:commentReference w:id="3154"/>
      </w:r>
      <w:r w:rsidR="0041558A">
        <w:rPr>
          <w:lang w:val="en-GB"/>
        </w:rPr>
        <w:t xml:space="preserve"> bar to protect the </w:t>
      </w:r>
      <w:r w:rsidR="006B08B9">
        <w:rPr>
          <w:lang w:val="en-GB"/>
        </w:rPr>
        <w:t>users</w:t>
      </w:r>
      <w:r w:rsidR="0041558A">
        <w:rPr>
          <w:lang w:val="en-GB"/>
        </w:rPr>
        <w:t>.</w:t>
      </w:r>
      <w:bookmarkEnd w:id="3153"/>
    </w:p>
    <w:p w14:paraId="5D199774" w14:textId="1B2D1E3B" w:rsidR="007430BD" w:rsidRDefault="007430BD" w:rsidP="00774CBA">
      <w:pPr>
        <w:pStyle w:val="Heading4numbered"/>
      </w:pPr>
      <w:bookmarkStart w:id="3155" w:name="_Toc198518320"/>
      <w:r w:rsidRPr="00725372">
        <w:t>Material requirements</w:t>
      </w:r>
      <w:bookmarkEnd w:id="3155"/>
    </w:p>
    <w:p w14:paraId="1583C873" w14:textId="77777777" w:rsidR="000E28AE" w:rsidRPr="000E28AE" w:rsidRDefault="000E28AE" w:rsidP="00A56DCA">
      <w:pPr>
        <w:pStyle w:val="regular"/>
      </w:pPr>
    </w:p>
    <w:p w14:paraId="3E7DE8F1" w14:textId="63C18708" w:rsidR="000E28AE" w:rsidRPr="00725372" w:rsidRDefault="000E28AE" w:rsidP="000E28AE">
      <w:pPr>
        <w:pStyle w:val="SysReq1"/>
        <w:rPr>
          <w:lang w:val="en-GB"/>
        </w:rPr>
      </w:pPr>
      <w:bookmarkStart w:id="3156" w:name="_Toc198519132"/>
      <w:r w:rsidRPr="00725372">
        <w:rPr>
          <w:lang w:val="en-GB"/>
        </w:rPr>
        <w:t xml:space="preserve">The general </w:t>
      </w:r>
      <w:commentRangeStart w:id="3157"/>
      <w:r w:rsidRPr="00725372">
        <w:rPr>
          <w:lang w:val="en-GB"/>
        </w:rPr>
        <w:t>specification (</w:t>
      </w:r>
      <w:r w:rsidRPr="00725372">
        <w:rPr>
          <w:rStyle w:val="AAReferencedChar"/>
        </w:rPr>
        <w:fldChar w:fldCharType="begin"/>
      </w:r>
      <w:r w:rsidRPr="00725372">
        <w:rPr>
          <w:rStyle w:val="AAReferencedChar"/>
        </w:rPr>
        <w:instrText xml:space="preserve"> REF _Ref190776315 \h  \* MERGEFORMAT </w:instrText>
      </w:r>
      <w:r w:rsidRPr="00725372">
        <w:rPr>
          <w:rStyle w:val="AAReferencedChar"/>
        </w:rPr>
      </w:r>
      <w:r w:rsidRPr="00725372">
        <w:rPr>
          <w:rStyle w:val="AAReferencedChar"/>
        </w:rPr>
        <w:fldChar w:fldCharType="separate"/>
      </w:r>
      <w:r w:rsidR="00711812" w:rsidRPr="00711812">
        <w:rPr>
          <w:rStyle w:val="AAReferencedChar"/>
        </w:rPr>
        <w:t>AD 4</w:t>
      </w:r>
      <w:r w:rsidRPr="00725372">
        <w:rPr>
          <w:rStyle w:val="AAReferencedChar"/>
        </w:rPr>
        <w:fldChar w:fldCharType="end"/>
      </w:r>
      <w:r w:rsidRPr="00725372">
        <w:rPr>
          <w:lang w:val="en-GB"/>
        </w:rPr>
        <w:t xml:space="preserve">) for steel piping materials </w:t>
      </w:r>
      <w:commentRangeEnd w:id="3157"/>
      <w:r w:rsidR="003232CF">
        <w:rPr>
          <w:rStyle w:val="CommentReference"/>
          <w:lang w:val="en-GB"/>
        </w:rPr>
        <w:commentReference w:id="3157"/>
      </w:r>
      <w:r w:rsidRPr="00725372">
        <w:rPr>
          <w:lang w:val="en-GB"/>
        </w:rPr>
        <w:t xml:space="preserve">shall be applied by the </w:t>
      </w:r>
      <w:r>
        <w:rPr>
          <w:lang w:val="en-GB"/>
        </w:rPr>
        <w:t>Contractor</w:t>
      </w:r>
      <w:r w:rsidRPr="00725372">
        <w:rPr>
          <w:lang w:val="en-GB"/>
        </w:rPr>
        <w:t>.</w:t>
      </w:r>
      <w:bookmarkEnd w:id="3156"/>
    </w:p>
    <w:p w14:paraId="163E249F" w14:textId="5430918D" w:rsidR="007C6EB6" w:rsidRPr="00725372" w:rsidRDefault="006B786A" w:rsidP="007C6EB6">
      <w:pPr>
        <w:pStyle w:val="SysReq1"/>
        <w:rPr>
          <w:lang w:val="en-GB"/>
        </w:rPr>
      </w:pPr>
      <w:bookmarkStart w:id="3158" w:name="_Toc198519133"/>
      <w:commentRangeStart w:id="3159"/>
      <w:commentRangeStart w:id="3160"/>
      <w:r>
        <w:rPr>
          <w:lang w:val="en-GB"/>
        </w:rPr>
        <w:t xml:space="preserve">All </w:t>
      </w:r>
      <w:r w:rsidR="007430BD" w:rsidRPr="00725372">
        <w:rPr>
          <w:lang w:val="en-GB"/>
        </w:rPr>
        <w:t xml:space="preserve">components </w:t>
      </w:r>
      <w:r>
        <w:rPr>
          <w:lang w:val="en-GB"/>
        </w:rPr>
        <w:t>shall be new</w:t>
      </w:r>
      <w:r w:rsidR="007430BD" w:rsidRPr="00725372">
        <w:rPr>
          <w:lang w:val="en-GB"/>
        </w:rPr>
        <w:t>.</w:t>
      </w:r>
      <w:commentRangeEnd w:id="3159"/>
      <w:r w:rsidR="00F31C94">
        <w:rPr>
          <w:rStyle w:val="CommentReference"/>
          <w:lang w:val="en-GB"/>
        </w:rPr>
        <w:commentReference w:id="3159"/>
      </w:r>
      <w:commentRangeEnd w:id="3160"/>
      <w:r w:rsidR="00C14BC0">
        <w:rPr>
          <w:rStyle w:val="CommentReference"/>
          <w:lang w:val="en-GB"/>
        </w:rPr>
        <w:commentReference w:id="3160"/>
      </w:r>
      <w:bookmarkEnd w:id="3158"/>
    </w:p>
    <w:p w14:paraId="236BD8A9" w14:textId="404FF539" w:rsidR="007C6EB6" w:rsidRPr="00725372" w:rsidRDefault="007430BD" w:rsidP="00142342">
      <w:pPr>
        <w:pStyle w:val="SysReq1"/>
        <w:rPr>
          <w:lang w:val="en-GB"/>
        </w:rPr>
      </w:pPr>
      <w:bookmarkStart w:id="3161" w:name="_Toc198519134"/>
      <w:r w:rsidRPr="00725372">
        <w:rPr>
          <w:lang w:val="en-GB"/>
        </w:rPr>
        <w:t>All materials shall be accompanied by their respective certificates and are part of the documentation deliverables.</w:t>
      </w:r>
      <w:bookmarkEnd w:id="3161"/>
    </w:p>
    <w:p w14:paraId="6E5DF767" w14:textId="77777777" w:rsidR="00142342" w:rsidRPr="004D309E" w:rsidRDefault="00142342" w:rsidP="00142342">
      <w:pPr>
        <w:pStyle w:val="SysReq1"/>
        <w:numPr>
          <w:ilvl w:val="0"/>
          <w:numId w:val="0"/>
        </w:numPr>
        <w:ind w:left="1080"/>
        <w:rPr>
          <w:sz w:val="2"/>
          <w:szCs w:val="2"/>
          <w:lang w:val="en-GB"/>
        </w:rPr>
      </w:pPr>
    </w:p>
    <w:p w14:paraId="48DBA3D9" w14:textId="7EF4FFA7" w:rsidR="007C6EB6" w:rsidRPr="00725372" w:rsidRDefault="007430BD" w:rsidP="00774CBA">
      <w:pPr>
        <w:pStyle w:val="Heading4numbered"/>
      </w:pPr>
      <w:bookmarkStart w:id="3162" w:name="_Hlk191990467"/>
      <w:bookmarkStart w:id="3163" w:name="_Toc198518321"/>
      <w:r w:rsidRPr="00725372">
        <w:t>Safety device requirements</w:t>
      </w:r>
      <w:bookmarkEnd w:id="3163"/>
    </w:p>
    <w:p w14:paraId="79840BD8" w14:textId="77777777" w:rsidR="007C6EB6" w:rsidRPr="00725372" w:rsidRDefault="007430BD" w:rsidP="007C6EB6">
      <w:pPr>
        <w:pStyle w:val="SysReq1"/>
        <w:rPr>
          <w:lang w:val="en-GB"/>
        </w:rPr>
      </w:pPr>
      <w:bookmarkStart w:id="3164" w:name="_Toc198519135"/>
      <w:bookmarkEnd w:id="3162"/>
      <w:r w:rsidRPr="00725372">
        <w:rPr>
          <w:lang w:val="en-GB"/>
        </w:rPr>
        <w:t>Cold volumes containing helium shall be protected by safety devices according to EN 17527.</w:t>
      </w:r>
      <w:bookmarkEnd w:id="3164"/>
    </w:p>
    <w:p w14:paraId="4E206B4B" w14:textId="77777777" w:rsidR="007C6EB6" w:rsidRPr="00725372" w:rsidRDefault="007430BD" w:rsidP="007C6EB6">
      <w:pPr>
        <w:pStyle w:val="SysReq1"/>
        <w:rPr>
          <w:lang w:val="en-GB"/>
        </w:rPr>
      </w:pPr>
      <w:bookmarkStart w:id="3165" w:name="_Toc198519136"/>
      <w:r w:rsidRPr="00725372">
        <w:rPr>
          <w:lang w:val="en-GB"/>
        </w:rPr>
        <w:t>Any cold volume that can be isolated by valves and all insulation vacuum volumes shall be protected by safety devices.</w:t>
      </w:r>
      <w:bookmarkEnd w:id="3165"/>
    </w:p>
    <w:p w14:paraId="07AF363C" w14:textId="5AD24E06" w:rsidR="007430BD" w:rsidRPr="00725372" w:rsidRDefault="007430BD" w:rsidP="007C6EB6">
      <w:pPr>
        <w:pStyle w:val="SysReq1"/>
        <w:rPr>
          <w:lang w:val="en-GB"/>
        </w:rPr>
      </w:pPr>
      <w:bookmarkStart w:id="3166" w:name="_Toc198519137"/>
      <w:r w:rsidRPr="00725372">
        <w:rPr>
          <w:lang w:val="en-GB"/>
        </w:rPr>
        <w:t xml:space="preserve">The </w:t>
      </w:r>
      <w:r w:rsidR="00A156C9">
        <w:rPr>
          <w:lang w:val="en-GB"/>
        </w:rPr>
        <w:t>QPLANT</w:t>
      </w:r>
      <w:r w:rsidRPr="00725372">
        <w:rPr>
          <w:lang w:val="en-GB"/>
        </w:rPr>
        <w:t xml:space="preserve"> safety valve exhausts shall </w:t>
      </w:r>
      <w:r w:rsidR="00BE5774">
        <w:rPr>
          <w:lang w:val="en-GB"/>
        </w:rPr>
        <w:t xml:space="preserve">either </w:t>
      </w:r>
      <w:r w:rsidRPr="00725372">
        <w:rPr>
          <w:lang w:val="en-GB"/>
        </w:rPr>
        <w:t>be collected</w:t>
      </w:r>
      <w:r w:rsidR="00BE5774">
        <w:rPr>
          <w:lang w:val="en-GB"/>
        </w:rPr>
        <w:t xml:space="preserve"> or safely discharged to the outside</w:t>
      </w:r>
      <w:r w:rsidRPr="00725372">
        <w:rPr>
          <w:lang w:val="en-GB"/>
        </w:rPr>
        <w:t xml:space="preserve"> </w:t>
      </w:r>
      <w:r w:rsidR="00BE5774">
        <w:rPr>
          <w:lang w:val="en-GB"/>
        </w:rPr>
        <w:t>to minimuize</w:t>
      </w:r>
      <w:commentRangeStart w:id="3167"/>
      <w:commentRangeEnd w:id="3167"/>
      <w:r w:rsidR="0091495B">
        <w:rPr>
          <w:rStyle w:val="CommentReference"/>
          <w:lang w:val="en-GB"/>
        </w:rPr>
        <w:commentReference w:id="3167"/>
      </w:r>
      <w:r w:rsidRPr="00725372">
        <w:rPr>
          <w:lang w:val="en-GB"/>
        </w:rPr>
        <w:t>.</w:t>
      </w:r>
      <w:bookmarkEnd w:id="3166"/>
    </w:p>
    <w:p w14:paraId="02AC9730" w14:textId="77777777" w:rsidR="007C6EB6" w:rsidRPr="00725372" w:rsidRDefault="007C6EB6" w:rsidP="007C6EB6">
      <w:pPr>
        <w:pStyle w:val="SysReq1"/>
        <w:numPr>
          <w:ilvl w:val="0"/>
          <w:numId w:val="0"/>
        </w:numPr>
        <w:ind w:left="1080"/>
        <w:rPr>
          <w:lang w:val="en-GB"/>
        </w:rPr>
      </w:pPr>
    </w:p>
    <w:p w14:paraId="67C05976" w14:textId="77777777" w:rsidR="007430BD" w:rsidRPr="00725372" w:rsidRDefault="007430BD" w:rsidP="007430BD">
      <w:pPr>
        <w:rPr>
          <w:i/>
          <w:iCs/>
        </w:rPr>
      </w:pPr>
      <w:r w:rsidRPr="00725372">
        <w:rPr>
          <w:i/>
          <w:iCs/>
        </w:rPr>
        <w:t xml:space="preserve">For information, the safety valve exhausts of cryogenic users and cryogenic distribution are also collected through the </w:t>
      </w:r>
      <w:commentRangeStart w:id="3168"/>
      <w:commentRangeStart w:id="3169"/>
      <w:r w:rsidRPr="00725372">
        <w:rPr>
          <w:i/>
          <w:iCs/>
        </w:rPr>
        <w:t>recovery header</w:t>
      </w:r>
      <w:commentRangeEnd w:id="3168"/>
      <w:r w:rsidR="00F31C94">
        <w:rPr>
          <w:rStyle w:val="CommentReference"/>
        </w:rPr>
        <w:commentReference w:id="3168"/>
      </w:r>
      <w:commentRangeEnd w:id="3169"/>
      <w:r w:rsidR="00C14BC0">
        <w:rPr>
          <w:rStyle w:val="CommentReference"/>
        </w:rPr>
        <w:commentReference w:id="3169"/>
      </w:r>
      <w:r w:rsidRPr="00725372">
        <w:rPr>
          <w:i/>
          <w:iCs/>
        </w:rPr>
        <w:t xml:space="preserve">. </w:t>
      </w:r>
    </w:p>
    <w:p w14:paraId="449769FC" w14:textId="77777777" w:rsidR="007C6EB6" w:rsidRPr="00725372" w:rsidRDefault="007C6EB6" w:rsidP="007430BD"/>
    <w:p w14:paraId="250DB4F2" w14:textId="15A6F6E6" w:rsidR="007C6EB6" w:rsidRPr="00725372" w:rsidRDefault="007430BD" w:rsidP="007C6EB6">
      <w:pPr>
        <w:pStyle w:val="SysReq1"/>
        <w:rPr>
          <w:lang w:val="en-GB"/>
        </w:rPr>
      </w:pPr>
      <w:bookmarkStart w:id="3170" w:name="_Toc198519138"/>
      <w:r w:rsidRPr="00725372">
        <w:rPr>
          <w:lang w:val="en-GB"/>
        </w:rPr>
        <w:t xml:space="preserve">The recovery header shall be protected against over pressures by safety devices and </w:t>
      </w:r>
      <w:del w:id="3171" w:author="Dekempeneer Erik" w:date="2025-04-25T11:30:00Z">
        <w:r w:rsidRPr="00725372" w:rsidDel="00F31C94">
          <w:rPr>
            <w:lang w:val="en-GB"/>
          </w:rPr>
          <w:delText>non return</w:delText>
        </w:r>
      </w:del>
      <w:ins w:id="3172" w:author="Dekempeneer Erik" w:date="2025-04-25T11:30:00Z">
        <w:r w:rsidR="00F31C94" w:rsidRPr="00725372">
          <w:rPr>
            <w:lang w:val="en-GB"/>
          </w:rPr>
          <w:t>non-return</w:t>
        </w:r>
      </w:ins>
      <w:r w:rsidRPr="00725372">
        <w:rPr>
          <w:lang w:val="en-GB"/>
        </w:rPr>
        <w:t xml:space="preserve"> valves with an exhaust to atmosphere at a safe location.</w:t>
      </w:r>
      <w:bookmarkEnd w:id="3170"/>
    </w:p>
    <w:p w14:paraId="2DBEC1D7" w14:textId="77777777" w:rsidR="007C6EB6" w:rsidRPr="00725372" w:rsidRDefault="007430BD" w:rsidP="007C6EB6">
      <w:pPr>
        <w:pStyle w:val="SysReq1"/>
        <w:rPr>
          <w:lang w:val="en-GB"/>
        </w:rPr>
      </w:pPr>
      <w:bookmarkStart w:id="3173" w:name="_Toc198519139"/>
      <w:r w:rsidRPr="00725372">
        <w:rPr>
          <w:lang w:val="en-GB"/>
        </w:rPr>
        <w:t>The burst disks shall exhaust in a safe way regarding operators and equipment to avoid any risk of cold burn and/or anoxia.</w:t>
      </w:r>
      <w:bookmarkEnd w:id="3173"/>
    </w:p>
    <w:p w14:paraId="2D7FBEA1" w14:textId="2042D8CA" w:rsidR="007C6EB6" w:rsidRPr="00725372" w:rsidRDefault="007430BD" w:rsidP="007C6EB6">
      <w:pPr>
        <w:pStyle w:val="SysReq1"/>
        <w:rPr>
          <w:lang w:val="en-GB"/>
        </w:rPr>
      </w:pPr>
      <w:bookmarkStart w:id="3174" w:name="_Toc198519140"/>
      <w:commentRangeStart w:id="3175"/>
      <w:r w:rsidRPr="00725372">
        <w:rPr>
          <w:lang w:val="en-GB"/>
        </w:rPr>
        <w:t xml:space="preserve">The analyses and calculation of safety devices shall be </w:t>
      </w:r>
      <w:r w:rsidR="00A55186">
        <w:rPr>
          <w:lang w:val="en-GB"/>
        </w:rPr>
        <w:t>subject to approval by SCK CEN</w:t>
      </w:r>
      <w:commentRangeEnd w:id="3175"/>
      <w:r w:rsidR="000F66FC">
        <w:rPr>
          <w:rStyle w:val="CommentReference"/>
          <w:lang w:val="en-GB"/>
        </w:rPr>
        <w:commentReference w:id="3175"/>
      </w:r>
      <w:r w:rsidRPr="00725372">
        <w:rPr>
          <w:lang w:val="en-GB"/>
        </w:rPr>
        <w:t>.</w:t>
      </w:r>
      <w:bookmarkEnd w:id="3174"/>
      <w:r w:rsidRPr="00725372">
        <w:rPr>
          <w:lang w:val="en-GB"/>
        </w:rPr>
        <w:t xml:space="preserve"> </w:t>
      </w:r>
    </w:p>
    <w:p w14:paraId="6B5E96EF" w14:textId="77777777" w:rsidR="007C6EB6" w:rsidRPr="00725372" w:rsidRDefault="007430BD" w:rsidP="007C6EB6">
      <w:pPr>
        <w:pStyle w:val="SysReq1"/>
        <w:rPr>
          <w:lang w:val="en-GB"/>
        </w:rPr>
      </w:pPr>
      <w:bookmarkStart w:id="3176" w:name="_Toc198519141"/>
      <w:commentRangeStart w:id="3177"/>
      <w:r w:rsidRPr="00725372">
        <w:rPr>
          <w:lang w:val="en-GB"/>
        </w:rPr>
        <w:t>All safety devices shall be accessible and removable during maintenance period for calibration or replacement.</w:t>
      </w:r>
      <w:commentRangeEnd w:id="3177"/>
      <w:r w:rsidR="000F66FC">
        <w:rPr>
          <w:rStyle w:val="CommentReference"/>
          <w:lang w:val="en-GB"/>
        </w:rPr>
        <w:commentReference w:id="3177"/>
      </w:r>
      <w:bookmarkEnd w:id="3176"/>
    </w:p>
    <w:p w14:paraId="2C410896" w14:textId="77777777" w:rsidR="007C6EB6" w:rsidRPr="00725372" w:rsidRDefault="007430BD" w:rsidP="007C6EB6">
      <w:pPr>
        <w:pStyle w:val="SysReq1"/>
        <w:rPr>
          <w:color w:val="034694"/>
          <w:lang w:val="en-GB"/>
        </w:rPr>
      </w:pPr>
      <w:bookmarkStart w:id="3178" w:name="_Toc198519142"/>
      <w:r w:rsidRPr="00725372">
        <w:rPr>
          <w:lang w:val="en-GB"/>
        </w:rPr>
        <w:t>The pipework surrounding the safety devices shall be designed to allow dismounting of safety valves and burst disk.</w:t>
      </w:r>
      <w:bookmarkEnd w:id="3178"/>
    </w:p>
    <w:p w14:paraId="3537D7B2" w14:textId="413E2D16" w:rsidR="007C6EB6" w:rsidRPr="00725372" w:rsidRDefault="007430BD" w:rsidP="007C6EB6">
      <w:pPr>
        <w:pStyle w:val="SysReq1"/>
        <w:rPr>
          <w:color w:val="034694"/>
          <w:lang w:val="en-GB"/>
        </w:rPr>
      </w:pPr>
      <w:bookmarkStart w:id="3179" w:name="_Toc198519143"/>
      <w:r w:rsidRPr="00725372">
        <w:rPr>
          <w:lang w:val="en-GB"/>
        </w:rPr>
        <w:t xml:space="preserve">The </w:t>
      </w:r>
      <w:r w:rsidR="00CB1438">
        <w:rPr>
          <w:lang w:val="en-GB"/>
        </w:rPr>
        <w:t>Contractor</w:t>
      </w:r>
      <w:r w:rsidRPr="00725372">
        <w:rPr>
          <w:lang w:val="en-GB"/>
        </w:rPr>
        <w:t xml:space="preserve"> shall recommend and guide SCK CEN to define the location of the oxygen deficiency detectors in the </w:t>
      </w:r>
      <w:r w:rsidR="00A156C9">
        <w:rPr>
          <w:lang w:val="en-GB"/>
        </w:rPr>
        <w:t>QPLANT</w:t>
      </w:r>
      <w:r w:rsidRPr="00725372">
        <w:rPr>
          <w:lang w:val="en-GB"/>
        </w:rPr>
        <w:t xml:space="preserve"> buildings.</w:t>
      </w:r>
      <w:bookmarkEnd w:id="3179"/>
    </w:p>
    <w:p w14:paraId="7B8BC6B2" w14:textId="77777777" w:rsidR="00142342" w:rsidRPr="00725372" w:rsidRDefault="00142342" w:rsidP="00142342"/>
    <w:p w14:paraId="5539FA01" w14:textId="4ADBCCEB" w:rsidR="007C6EB6" w:rsidRPr="00725372" w:rsidRDefault="007C6EB6" w:rsidP="00774CBA">
      <w:pPr>
        <w:pStyle w:val="Heading4numbered"/>
      </w:pPr>
      <w:r w:rsidRPr="00725372">
        <w:tab/>
      </w:r>
      <w:bookmarkStart w:id="3180" w:name="_Toc198518322"/>
      <w:r w:rsidRPr="00725372">
        <w:t>Valve requirements</w:t>
      </w:r>
      <w:bookmarkEnd w:id="3180"/>
    </w:p>
    <w:commentRangeStart w:id="3181"/>
    <w:p w14:paraId="0E33224B" w14:textId="02BAC75E" w:rsidR="007C6EB6" w:rsidRPr="00F4230F" w:rsidRDefault="00142342" w:rsidP="00EC5AD2">
      <w:pPr>
        <w:pStyle w:val="SysReq1"/>
        <w:rPr>
          <w:lang w:val="en-GB"/>
        </w:rPr>
      </w:pPr>
      <w:r w:rsidRPr="00F4230F">
        <w:lastRenderedPageBreak/>
        <w:fldChar w:fldCharType="begin"/>
      </w:r>
      <w:r w:rsidRPr="00F4230F">
        <w:rPr>
          <w:lang w:val="en-GB"/>
        </w:rPr>
        <w:instrText xml:space="preserve"> REF _Ref191380265 \h </w:instrText>
      </w:r>
      <w:r w:rsidRPr="00F4230F">
        <w:fldChar w:fldCharType="separate"/>
      </w:r>
      <w:bookmarkStart w:id="3182" w:name="_Toc198519144"/>
      <w:r w:rsidR="00711812" w:rsidRPr="00725372">
        <w:t>Technical Specification for Safety and Relief Valves</w:t>
      </w:r>
      <w:r w:rsidRPr="00F4230F">
        <w:fldChar w:fldCharType="end"/>
      </w:r>
      <w:r w:rsidRPr="00F4230F">
        <w:rPr>
          <w:lang w:val="en-GB"/>
        </w:rPr>
        <w:t xml:space="preserve"> (</w:t>
      </w:r>
      <w:r w:rsidR="007C6EB6" w:rsidRPr="00725372">
        <w:rPr>
          <w:rStyle w:val="AAReferencedChar"/>
        </w:rPr>
        <w:fldChar w:fldCharType="begin"/>
      </w:r>
      <w:r w:rsidR="007C6EB6" w:rsidRPr="00725372">
        <w:rPr>
          <w:rStyle w:val="AAReferencedChar"/>
        </w:rPr>
        <w:instrText xml:space="preserve"> REF _Ref190777046 \h  \* MERGEFORMAT </w:instrText>
      </w:r>
      <w:r w:rsidR="007C6EB6" w:rsidRPr="00725372">
        <w:rPr>
          <w:rStyle w:val="AAReferencedChar"/>
        </w:rPr>
      </w:r>
      <w:r w:rsidR="007C6EB6" w:rsidRPr="00725372">
        <w:rPr>
          <w:rStyle w:val="AAReferencedChar"/>
        </w:rPr>
        <w:fldChar w:fldCharType="separate"/>
      </w:r>
      <w:r w:rsidR="00711812" w:rsidRPr="00711812">
        <w:rPr>
          <w:rStyle w:val="AAReferencedChar"/>
        </w:rPr>
        <w:t>AD 13</w:t>
      </w:r>
      <w:r w:rsidR="007C6EB6" w:rsidRPr="00725372">
        <w:rPr>
          <w:rStyle w:val="AAReferencedChar"/>
        </w:rPr>
        <w:fldChar w:fldCharType="end"/>
      </w:r>
      <w:r w:rsidRPr="00F4230F">
        <w:rPr>
          <w:lang w:val="en-GB"/>
        </w:rPr>
        <w:t xml:space="preserve">), </w:t>
      </w:r>
      <w:r w:rsidR="007C6EB6" w:rsidRPr="00F4230F">
        <w:rPr>
          <w:lang w:val="en-GB"/>
        </w:rPr>
        <w:t>shall be applicable to all war</w:t>
      </w:r>
      <w:commentRangeEnd w:id="3181"/>
      <w:r w:rsidR="00211CC0">
        <w:rPr>
          <w:rStyle w:val="CommentReference"/>
          <w:lang w:val="en-GB"/>
        </w:rPr>
        <w:commentReference w:id="3181"/>
      </w:r>
      <w:r w:rsidR="007C6EB6" w:rsidRPr="00F4230F">
        <w:rPr>
          <w:lang w:val="en-GB"/>
        </w:rPr>
        <w:t xml:space="preserve">m valves unless superseded by more stringent requirement for helium operation based on the </w:t>
      </w:r>
      <w:r w:rsidR="00CB1438" w:rsidRPr="00F4230F">
        <w:rPr>
          <w:lang w:val="en-GB"/>
        </w:rPr>
        <w:t>Contractor</w:t>
      </w:r>
      <w:r w:rsidR="007C6EB6" w:rsidRPr="00F4230F">
        <w:rPr>
          <w:lang w:val="en-GB"/>
        </w:rPr>
        <w:t xml:space="preserve"> experience</w:t>
      </w:r>
      <w:r w:rsidR="002267C1">
        <w:rPr>
          <w:lang w:val="en-GB"/>
        </w:rPr>
        <w:t xml:space="preserve">. </w:t>
      </w:r>
      <w:r w:rsidR="007C6EB6" w:rsidRPr="00F4230F">
        <w:rPr>
          <w:lang w:val="en-GB"/>
        </w:rPr>
        <w:t xml:space="preserve">The cryogenic valves inside </w:t>
      </w:r>
      <w:r w:rsidR="004816F3">
        <w:rPr>
          <w:lang w:val="en-GB"/>
        </w:rPr>
        <w:t xml:space="preserve">QRB </w:t>
      </w:r>
      <w:r w:rsidR="007C6EB6" w:rsidRPr="00F4230F">
        <w:rPr>
          <w:lang w:val="en-GB"/>
        </w:rPr>
        <w:t>shall be of the extended-spindle type, sealing by metallic bellows.</w:t>
      </w:r>
      <w:bookmarkEnd w:id="3182"/>
      <w:r w:rsidR="007C6EB6" w:rsidRPr="00F4230F">
        <w:rPr>
          <w:lang w:val="en-GB"/>
        </w:rPr>
        <w:t xml:space="preserve"> </w:t>
      </w:r>
    </w:p>
    <w:p w14:paraId="5990901A" w14:textId="362856B6" w:rsidR="007C6EB6" w:rsidRPr="00725372" w:rsidRDefault="00AB3A59" w:rsidP="007C6EB6">
      <w:pPr>
        <w:pStyle w:val="SysReq1"/>
        <w:rPr>
          <w:lang w:val="en-GB"/>
        </w:rPr>
      </w:pPr>
      <w:bookmarkStart w:id="3183" w:name="_Toc198519145"/>
      <w:r>
        <w:rPr>
          <w:lang w:val="en-GB"/>
        </w:rPr>
        <w:t>C</w:t>
      </w:r>
      <w:r w:rsidRPr="00725372">
        <w:rPr>
          <w:lang w:val="en-GB"/>
        </w:rPr>
        <w:t xml:space="preserve">ryogenic </w:t>
      </w:r>
      <w:r w:rsidR="007C6EB6" w:rsidRPr="00725372">
        <w:rPr>
          <w:lang w:val="en-GB"/>
        </w:rPr>
        <w:t>valves shall be welded to the pipework and preferably to the top plates of the cold box.</w:t>
      </w:r>
      <w:bookmarkEnd w:id="3183"/>
    </w:p>
    <w:p w14:paraId="58EEC828" w14:textId="752C0958" w:rsidR="007C6EB6" w:rsidRPr="00725372" w:rsidRDefault="007C6EB6" w:rsidP="007C6EB6">
      <w:pPr>
        <w:pStyle w:val="SysReq1"/>
        <w:rPr>
          <w:lang w:val="en-GB"/>
        </w:rPr>
      </w:pPr>
      <w:bookmarkStart w:id="3184" w:name="_Toc198519146"/>
      <w:r w:rsidRPr="00725372">
        <w:rPr>
          <w:lang w:val="en-GB"/>
        </w:rPr>
        <w:t xml:space="preserve">The control valves at ambient temperature shall follow </w:t>
      </w:r>
      <w:r w:rsidRPr="00725372">
        <w:rPr>
          <w:rStyle w:val="AAReferencedChar"/>
        </w:rPr>
        <w:fldChar w:fldCharType="begin"/>
      </w:r>
      <w:r w:rsidRPr="00725372">
        <w:rPr>
          <w:rStyle w:val="AAReferencedChar"/>
        </w:rPr>
        <w:instrText xml:space="preserve"> REF _Ref190777082 \h  \* MERGEFORMAT </w:instrText>
      </w:r>
      <w:r w:rsidRPr="00725372">
        <w:rPr>
          <w:rStyle w:val="AAReferencedChar"/>
        </w:rPr>
      </w:r>
      <w:r w:rsidRPr="00725372">
        <w:rPr>
          <w:rStyle w:val="AAReferencedChar"/>
        </w:rPr>
        <w:fldChar w:fldCharType="separate"/>
      </w:r>
      <w:r w:rsidR="00711812" w:rsidRPr="00711812">
        <w:rPr>
          <w:rStyle w:val="AAReferencedChar"/>
        </w:rPr>
        <w:t>AD 9</w:t>
      </w:r>
      <w:r w:rsidRPr="00725372">
        <w:rPr>
          <w:rStyle w:val="AAReferencedChar"/>
        </w:rPr>
        <w:fldChar w:fldCharType="end"/>
      </w:r>
      <w:r w:rsidRPr="00725372">
        <w:rPr>
          <w:lang w:val="en-GB"/>
        </w:rPr>
        <w:t xml:space="preserve"> and shall be adapted to the process and to the fluid to be controlled.</w:t>
      </w:r>
      <w:bookmarkEnd w:id="3184"/>
    </w:p>
    <w:p w14:paraId="5B817ECC" w14:textId="1D2F79B5" w:rsidR="007C6EB6" w:rsidRPr="00725372" w:rsidRDefault="007C6EB6" w:rsidP="007C6EB6">
      <w:pPr>
        <w:pStyle w:val="SysReq1"/>
        <w:rPr>
          <w:lang w:val="en-GB"/>
        </w:rPr>
      </w:pPr>
      <w:bookmarkStart w:id="3185" w:name="_Toc198519147"/>
      <w:r w:rsidRPr="00725372">
        <w:rPr>
          <w:lang w:val="en-GB"/>
        </w:rPr>
        <w:t>The shut-off valves shall be ball or butterfly valves depending on size.</w:t>
      </w:r>
      <w:bookmarkEnd w:id="3185"/>
    </w:p>
    <w:p w14:paraId="11EA30E7" w14:textId="77777777" w:rsidR="007C6EB6" w:rsidRPr="00725372" w:rsidRDefault="007C6EB6" w:rsidP="007C6EB6">
      <w:r w:rsidRPr="00725372">
        <w:t> </w:t>
      </w:r>
    </w:p>
    <w:p w14:paraId="6062CAC2" w14:textId="272630FA" w:rsidR="007C6EB6" w:rsidRPr="00725372" w:rsidRDefault="007C6EB6" w:rsidP="00774CBA">
      <w:pPr>
        <w:pStyle w:val="Heading4numbered"/>
      </w:pPr>
      <w:bookmarkStart w:id="3186" w:name="_Toc198518323"/>
      <w:r w:rsidRPr="00725372">
        <w:t>Joints and seals</w:t>
      </w:r>
      <w:bookmarkEnd w:id="3186"/>
    </w:p>
    <w:p w14:paraId="49096133" w14:textId="5A4C4668" w:rsidR="007C6EB6" w:rsidRPr="00725372" w:rsidRDefault="007C6EB6" w:rsidP="007C6EB6">
      <w:pPr>
        <w:pStyle w:val="SysReq1"/>
        <w:rPr>
          <w:lang w:val="en-GB"/>
        </w:rPr>
      </w:pPr>
      <w:bookmarkStart w:id="3187" w:name="_Toc198519148"/>
      <w:r w:rsidRPr="00725372">
        <w:rPr>
          <w:lang w:val="en-GB"/>
        </w:rPr>
        <w:t xml:space="preserve">Dismountable joints in the </w:t>
      </w:r>
      <w:r w:rsidR="009301A3">
        <w:rPr>
          <w:lang w:val="en-GB"/>
        </w:rPr>
        <w:t>QRB</w:t>
      </w:r>
      <w:r w:rsidRPr="00725372">
        <w:rPr>
          <w:lang w:val="en-GB"/>
        </w:rPr>
        <w:t xml:space="preserve"> below room temperature are not recommended and shall be </w:t>
      </w:r>
      <w:r w:rsidR="00A55186">
        <w:rPr>
          <w:lang w:val="en-GB"/>
        </w:rPr>
        <w:t>subject to approval by SCK CEN</w:t>
      </w:r>
      <w:r w:rsidR="004D309E" w:rsidRPr="00725372">
        <w:rPr>
          <w:lang w:val="en-GB"/>
        </w:rPr>
        <w:t>.</w:t>
      </w:r>
      <w:r w:rsidRPr="00725372">
        <w:rPr>
          <w:lang w:val="en-GB"/>
        </w:rPr>
        <w:t xml:space="preserve"> At ambient temperature, metal and Viton O-rings are allowed.</w:t>
      </w:r>
      <w:bookmarkEnd w:id="3187"/>
    </w:p>
    <w:p w14:paraId="56BAB4B1" w14:textId="77777777" w:rsidR="00142342" w:rsidRPr="004D309E" w:rsidRDefault="00142342" w:rsidP="004D309E">
      <w:pPr>
        <w:pStyle w:val="SysReq1"/>
        <w:numPr>
          <w:ilvl w:val="0"/>
          <w:numId w:val="0"/>
        </w:numPr>
        <w:spacing w:before="20" w:after="20" w:line="240" w:lineRule="auto"/>
        <w:contextualSpacing/>
        <w:rPr>
          <w:sz w:val="2"/>
          <w:szCs w:val="2"/>
          <w:lang w:val="en-GB"/>
        </w:rPr>
      </w:pPr>
    </w:p>
    <w:p w14:paraId="07E2AA83" w14:textId="285AF459" w:rsidR="007C6EB6" w:rsidRPr="00725372" w:rsidRDefault="007C6EB6" w:rsidP="00774CBA">
      <w:pPr>
        <w:pStyle w:val="Heading4numbered"/>
      </w:pPr>
      <w:bookmarkStart w:id="3188" w:name="_Toc198518324"/>
      <w:r w:rsidRPr="00725372">
        <w:t>Bellows</w:t>
      </w:r>
      <w:bookmarkEnd w:id="3188"/>
    </w:p>
    <w:p w14:paraId="1DB413EC" w14:textId="6A9C7E89" w:rsidR="007C6EB6" w:rsidRPr="00725372" w:rsidRDefault="007C6EB6" w:rsidP="00E951CE">
      <w:pPr>
        <w:pStyle w:val="SysReq1"/>
        <w:rPr>
          <w:lang w:val="en-GB"/>
        </w:rPr>
      </w:pPr>
      <w:bookmarkStart w:id="3189" w:name="_Toc198519149"/>
      <w:r w:rsidRPr="00725372">
        <w:rPr>
          <w:lang w:val="en-GB"/>
        </w:rPr>
        <w:t xml:space="preserve">The use of bellows to compensate thermal contraction shall be avoided by appropriate piping design. If the </w:t>
      </w:r>
      <w:r w:rsidR="00CB1438">
        <w:rPr>
          <w:lang w:val="en-GB"/>
        </w:rPr>
        <w:t>Contractor</w:t>
      </w:r>
      <w:r w:rsidRPr="00725372">
        <w:rPr>
          <w:lang w:val="en-GB"/>
        </w:rPr>
        <w:t xml:space="preserve"> cannot avoid the use of bellows, location and type of bellows shall be </w:t>
      </w:r>
      <w:r w:rsidR="00A55186">
        <w:rPr>
          <w:lang w:val="en-GB"/>
        </w:rPr>
        <w:t>subject to approval by SCK CEN</w:t>
      </w:r>
      <w:r w:rsidR="004D309E" w:rsidRPr="00725372">
        <w:rPr>
          <w:lang w:val="en-GB"/>
        </w:rPr>
        <w:t>.</w:t>
      </w:r>
      <w:bookmarkEnd w:id="3189"/>
    </w:p>
    <w:p w14:paraId="3D342402" w14:textId="77777777" w:rsidR="00142342" w:rsidRPr="004D309E" w:rsidRDefault="00142342" w:rsidP="004D309E">
      <w:pPr>
        <w:pStyle w:val="SysReq1"/>
        <w:numPr>
          <w:ilvl w:val="0"/>
          <w:numId w:val="0"/>
        </w:numPr>
        <w:ind w:left="1080" w:hanging="1080"/>
        <w:contextualSpacing/>
        <w:rPr>
          <w:sz w:val="2"/>
          <w:szCs w:val="2"/>
          <w:lang w:val="en-GB"/>
        </w:rPr>
      </w:pPr>
    </w:p>
    <w:p w14:paraId="206CFE48" w14:textId="1B2A5E75" w:rsidR="007C6EB6" w:rsidRPr="00725372" w:rsidRDefault="007C6EB6" w:rsidP="00774CBA">
      <w:pPr>
        <w:pStyle w:val="Heading4numbered"/>
      </w:pPr>
      <w:bookmarkStart w:id="3190" w:name="_Toc198518325"/>
      <w:r w:rsidRPr="00725372">
        <w:t>Welding</w:t>
      </w:r>
      <w:bookmarkEnd w:id="3190"/>
    </w:p>
    <w:p w14:paraId="1063D6D1" w14:textId="3F7DF414" w:rsidR="007C6EB6" w:rsidRPr="00725372" w:rsidRDefault="007C6EB6" w:rsidP="007C6EB6">
      <w:pPr>
        <w:pStyle w:val="SysReq1"/>
        <w:rPr>
          <w:lang w:val="en-GB"/>
        </w:rPr>
      </w:pPr>
      <w:bookmarkStart w:id="3191" w:name="_Toc198519150"/>
      <w:r w:rsidRPr="00725372">
        <w:rPr>
          <w:lang w:val="en-GB"/>
        </w:rPr>
        <w:t xml:space="preserve">All permanent junctions shall be welded; brazing must be exceptional, and its use </w:t>
      </w:r>
      <w:r w:rsidR="00C60CF1">
        <w:rPr>
          <w:lang w:val="en-GB"/>
        </w:rPr>
        <w:t>is</w:t>
      </w:r>
      <w:r w:rsidR="00A55186">
        <w:rPr>
          <w:lang w:val="en-GB"/>
        </w:rPr>
        <w:t xml:space="preserve"> subject to approval by SCK CEN</w:t>
      </w:r>
      <w:r w:rsidRPr="00725372">
        <w:rPr>
          <w:lang w:val="en-GB"/>
        </w:rPr>
        <w:t>.</w:t>
      </w:r>
      <w:bookmarkEnd w:id="3191"/>
    </w:p>
    <w:p w14:paraId="6134CE6A" w14:textId="065D0758" w:rsidR="007C6EB6" w:rsidRPr="00725372" w:rsidRDefault="007C6EB6" w:rsidP="007C6EB6">
      <w:pPr>
        <w:pStyle w:val="SysReq1"/>
        <w:rPr>
          <w:lang w:val="en-GB"/>
        </w:rPr>
      </w:pPr>
      <w:bookmarkStart w:id="3192" w:name="_Toc198519151"/>
      <w:r w:rsidRPr="00725372">
        <w:rPr>
          <w:lang w:val="en-GB"/>
        </w:rPr>
        <w:t>All junctions separating helium and water shall be welded with the weld on the water side.</w:t>
      </w:r>
      <w:bookmarkEnd w:id="3192"/>
    </w:p>
    <w:p w14:paraId="608BB59A" w14:textId="77777777" w:rsidR="00142342" w:rsidRPr="00725372" w:rsidRDefault="00142342" w:rsidP="004D309E">
      <w:pPr>
        <w:pStyle w:val="SysReq1"/>
        <w:numPr>
          <w:ilvl w:val="0"/>
          <w:numId w:val="0"/>
        </w:numPr>
        <w:spacing w:line="240" w:lineRule="auto"/>
        <w:ind w:left="1080" w:hanging="1080"/>
        <w:contextualSpacing/>
        <w:rPr>
          <w:lang w:val="en-GB"/>
        </w:rPr>
      </w:pPr>
    </w:p>
    <w:p w14:paraId="41DFA514" w14:textId="10D6CBE8" w:rsidR="007C6EB6" w:rsidRPr="00725372" w:rsidRDefault="007C6EB6" w:rsidP="00774CBA">
      <w:pPr>
        <w:pStyle w:val="Heading4numbered"/>
      </w:pPr>
      <w:bookmarkStart w:id="3193" w:name="_Toc198518326"/>
      <w:r w:rsidRPr="00725372">
        <w:t>Cleaning and surface treatment</w:t>
      </w:r>
      <w:bookmarkEnd w:id="3193"/>
    </w:p>
    <w:p w14:paraId="3BCCD1AC" w14:textId="3A843434" w:rsidR="007C6EB6" w:rsidRPr="00725372" w:rsidRDefault="007C6EB6" w:rsidP="007C6EB6">
      <w:pPr>
        <w:pStyle w:val="SysReq1"/>
        <w:rPr>
          <w:lang w:val="en-GB"/>
        </w:rPr>
      </w:pPr>
      <w:bookmarkStart w:id="3194" w:name="_Toc198519152"/>
      <w:commentRangeStart w:id="3195"/>
      <w:r w:rsidRPr="00725372">
        <w:rPr>
          <w:lang w:val="en-GB"/>
        </w:rPr>
        <w:t xml:space="preserve">All welding and brazing surfaces shall be cleaned before assembly, using proper solvents and water to remove any trace of acid flux, organic depositions and any other dirt and dust. </w:t>
      </w:r>
      <w:commentRangeEnd w:id="3195"/>
      <w:r w:rsidR="001C6686">
        <w:rPr>
          <w:rStyle w:val="CommentReference"/>
          <w:lang w:val="en-GB"/>
        </w:rPr>
        <w:commentReference w:id="3195"/>
      </w:r>
      <w:bookmarkEnd w:id="3194"/>
    </w:p>
    <w:p w14:paraId="715FC4E5" w14:textId="502F04D0" w:rsidR="004D309E" w:rsidRPr="008D242B" w:rsidRDefault="007C6EB6" w:rsidP="004D309E">
      <w:pPr>
        <w:pStyle w:val="SysReq1"/>
        <w:rPr>
          <w:lang w:val="en-GB"/>
        </w:rPr>
      </w:pPr>
      <w:bookmarkStart w:id="3196" w:name="_Toc198519153"/>
      <w:commentRangeStart w:id="3197"/>
      <w:r w:rsidRPr="00725372">
        <w:rPr>
          <w:lang w:val="en-GB"/>
        </w:rPr>
        <w:t>All metallic surfaces shall be cleaned, pickled and passivated. The completed components shall also undergo cleaning (degreasing, cleaning and drying) prior to helium leak testing</w:t>
      </w:r>
      <w:commentRangeEnd w:id="3197"/>
      <w:r w:rsidR="001C6686">
        <w:rPr>
          <w:rStyle w:val="CommentReference"/>
          <w:lang w:val="en-GB"/>
        </w:rPr>
        <w:commentReference w:id="3197"/>
      </w:r>
      <w:r w:rsidRPr="00725372">
        <w:rPr>
          <w:lang w:val="en-GB"/>
        </w:rPr>
        <w:t>.</w:t>
      </w:r>
      <w:bookmarkEnd w:id="3196"/>
    </w:p>
    <w:p w14:paraId="4DC1F208" w14:textId="6A5812C5" w:rsidR="007C6EB6" w:rsidRPr="004D309E" w:rsidRDefault="007C6EB6" w:rsidP="00774CBA">
      <w:pPr>
        <w:pStyle w:val="Heading3numbered"/>
      </w:pPr>
      <w:bookmarkStart w:id="3198" w:name="_Toc198518327"/>
      <w:r w:rsidRPr="004D309E">
        <w:t>Helium guard</w:t>
      </w:r>
      <w:bookmarkEnd w:id="3198"/>
    </w:p>
    <w:p w14:paraId="48055CFE" w14:textId="3D2184DA" w:rsidR="007C6EB6" w:rsidRPr="00725372" w:rsidRDefault="007C6EB6" w:rsidP="007C6EB6">
      <w:pPr>
        <w:pStyle w:val="SysReq1"/>
        <w:rPr>
          <w:lang w:val="en-GB"/>
        </w:rPr>
      </w:pPr>
      <w:bookmarkStart w:id="3199" w:name="_Toc198519154"/>
      <w:r w:rsidRPr="00725372">
        <w:rPr>
          <w:lang w:val="en-GB"/>
        </w:rPr>
        <w:t>Every component operating below atmospheric pressure shall be protected from air ingress by a helium guard filled with pure helium with a pressure higher than 1.05 Bar.</w:t>
      </w:r>
      <w:bookmarkEnd w:id="3199"/>
      <w:r w:rsidRPr="00725372">
        <w:rPr>
          <w:lang w:val="en-GB"/>
        </w:rPr>
        <w:t xml:space="preserve"> </w:t>
      </w:r>
    </w:p>
    <w:p w14:paraId="4E8BDD37" w14:textId="5D748D65" w:rsidR="007C6EB6" w:rsidRPr="00725372" w:rsidRDefault="007C6EB6" w:rsidP="007C6EB6">
      <w:pPr>
        <w:pStyle w:val="SysReq1"/>
        <w:rPr>
          <w:lang w:val="en-GB"/>
        </w:rPr>
      </w:pPr>
      <w:bookmarkStart w:id="3200" w:name="_Toc198519155"/>
      <w:r w:rsidRPr="00725372">
        <w:rPr>
          <w:lang w:val="en-GB"/>
        </w:rPr>
        <w:lastRenderedPageBreak/>
        <w:t>In order to detect leaks it shall be possible to isolate each helium guard circuit by means of a hand valve.</w:t>
      </w:r>
      <w:bookmarkEnd w:id="3200"/>
      <w:r w:rsidRPr="00725372">
        <w:rPr>
          <w:lang w:val="en-GB"/>
        </w:rPr>
        <w:t xml:space="preserve"> </w:t>
      </w:r>
    </w:p>
    <w:p w14:paraId="48B65809" w14:textId="0BF3E7A3" w:rsidR="007C6EB6" w:rsidRPr="00725372" w:rsidRDefault="007C6EB6" w:rsidP="007C6EB6">
      <w:pPr>
        <w:pStyle w:val="SysReq1"/>
        <w:rPr>
          <w:lang w:val="en-GB"/>
        </w:rPr>
      </w:pPr>
      <w:bookmarkStart w:id="3201" w:name="_Toc198519156"/>
      <w:r w:rsidRPr="00725372">
        <w:rPr>
          <w:lang w:val="en-GB"/>
        </w:rPr>
        <w:t>The helium guard pressure shall be monitored by a pressure transmitter</w:t>
      </w:r>
      <w:r w:rsidR="00A739A7">
        <w:rPr>
          <w:lang w:val="en-GB"/>
        </w:rPr>
        <w:t xml:space="preserve"> which is</w:t>
      </w:r>
      <w:r w:rsidRPr="00725372">
        <w:rPr>
          <w:lang w:val="en-GB"/>
        </w:rPr>
        <w:t xml:space="preserve"> </w:t>
      </w:r>
      <w:r w:rsidR="00A739A7">
        <w:rPr>
          <w:lang w:val="en-GB"/>
        </w:rPr>
        <w:t>accessible</w:t>
      </w:r>
      <w:r w:rsidR="00A739A7" w:rsidRPr="00725372">
        <w:rPr>
          <w:lang w:val="en-GB"/>
        </w:rPr>
        <w:t xml:space="preserve"> </w:t>
      </w:r>
      <w:commentRangeStart w:id="3202"/>
      <w:commentRangeEnd w:id="3202"/>
      <w:r w:rsidR="00A55186">
        <w:rPr>
          <w:rStyle w:val="CommentReference"/>
          <w:lang w:val="en-GB"/>
        </w:rPr>
        <w:commentReference w:id="3202"/>
      </w:r>
      <w:r w:rsidRPr="00725372">
        <w:rPr>
          <w:lang w:val="en-GB"/>
        </w:rPr>
        <w:t xml:space="preserve">by the </w:t>
      </w:r>
      <w:r w:rsidR="00A156C9">
        <w:rPr>
          <w:lang w:val="en-GB"/>
        </w:rPr>
        <w:t>QPLANT</w:t>
      </w:r>
      <w:r w:rsidRPr="00725372">
        <w:rPr>
          <w:lang w:val="en-GB"/>
        </w:rPr>
        <w:t xml:space="preserve"> control system.</w:t>
      </w:r>
      <w:bookmarkEnd w:id="3201"/>
      <w:r w:rsidRPr="00725372">
        <w:rPr>
          <w:lang w:val="en-GB"/>
        </w:rPr>
        <w:t xml:space="preserve"> </w:t>
      </w:r>
    </w:p>
    <w:p w14:paraId="4DC96D73" w14:textId="0C00AA2B" w:rsidR="007C6EB6" w:rsidRPr="00725372" w:rsidRDefault="007C6EB6" w:rsidP="007C6EB6">
      <w:pPr>
        <w:pStyle w:val="SysReq1"/>
        <w:rPr>
          <w:lang w:val="en-GB"/>
        </w:rPr>
      </w:pPr>
      <w:bookmarkStart w:id="3203" w:name="_Toc198519157"/>
      <w:r w:rsidRPr="00725372">
        <w:rPr>
          <w:lang w:val="en-GB"/>
        </w:rPr>
        <w:t xml:space="preserve">All static seals not completely welded and operating between air and sub-atmospheric helium </w:t>
      </w:r>
      <w:r w:rsidR="00C82464">
        <w:rPr>
          <w:lang w:val="en-GB"/>
        </w:rPr>
        <w:t>shall</w:t>
      </w:r>
      <w:r w:rsidRPr="00725372">
        <w:rPr>
          <w:lang w:val="en-GB"/>
        </w:rPr>
        <w:t xml:space="preserve"> be doubled; the space between the seals shall have a connection to the helium guard system.</w:t>
      </w:r>
      <w:bookmarkEnd w:id="3203"/>
    </w:p>
    <w:p w14:paraId="3E93F18C" w14:textId="4CD120AB" w:rsidR="007C6EB6" w:rsidRPr="00725372" w:rsidRDefault="00C11A86" w:rsidP="00774CBA">
      <w:pPr>
        <w:pStyle w:val="Heading3numbered"/>
      </w:pPr>
      <w:bookmarkStart w:id="3204" w:name="_Ref190770765"/>
      <w:bookmarkStart w:id="3205" w:name="_Toc198518328"/>
      <w:r>
        <w:t xml:space="preserve">QRB </w:t>
      </w:r>
      <w:r w:rsidR="007C6EB6" w:rsidRPr="00725372">
        <w:t>Vacuum system</w:t>
      </w:r>
      <w:bookmarkEnd w:id="3205"/>
    </w:p>
    <w:p w14:paraId="77B0C175" w14:textId="77777777" w:rsidR="007C6EB6" w:rsidRPr="00404E46" w:rsidRDefault="007C6EB6" w:rsidP="007C6EB6">
      <w:pPr>
        <w:pStyle w:val="SysReq1"/>
        <w:rPr>
          <w:strike/>
          <w:lang w:val="en-GB"/>
        </w:rPr>
      </w:pPr>
      <w:bookmarkStart w:id="3206" w:name="_Toc198519158"/>
      <w:commentRangeStart w:id="3207"/>
      <w:commentRangeStart w:id="3208"/>
      <w:commentRangeStart w:id="3209"/>
      <w:r w:rsidRPr="00404E46">
        <w:rPr>
          <w:strike/>
          <w:lang w:val="en-GB"/>
        </w:rPr>
        <w:t>A mobile vacuum pumping system, integrated on a skid frame with wheels, shall be provided so it can be used for the pumping and conditioning of various components, including storage vessels</w:t>
      </w:r>
      <w:commentRangeEnd w:id="3207"/>
      <w:r w:rsidR="00A55186" w:rsidRPr="00404E46">
        <w:rPr>
          <w:rStyle w:val="CommentReference"/>
          <w:strike/>
          <w:lang w:val="en-GB"/>
        </w:rPr>
        <w:commentReference w:id="3207"/>
      </w:r>
      <w:r w:rsidRPr="00404E46">
        <w:rPr>
          <w:strike/>
          <w:lang w:val="en-GB"/>
        </w:rPr>
        <w:t>.</w:t>
      </w:r>
      <w:commentRangeEnd w:id="3208"/>
      <w:r w:rsidR="00474204" w:rsidRPr="00404E46">
        <w:rPr>
          <w:rStyle w:val="CommentReference"/>
          <w:strike/>
          <w:lang w:val="en-GB"/>
        </w:rPr>
        <w:commentReference w:id="3208"/>
      </w:r>
      <w:commentRangeEnd w:id="3209"/>
      <w:r w:rsidR="00D90B93" w:rsidRPr="00404E46">
        <w:rPr>
          <w:rStyle w:val="CommentReference"/>
          <w:strike/>
          <w:lang w:val="en-GB"/>
        </w:rPr>
        <w:commentReference w:id="3209"/>
      </w:r>
      <w:bookmarkEnd w:id="3206"/>
    </w:p>
    <w:p w14:paraId="153BCB39" w14:textId="123AE004" w:rsidR="007C6EB6" w:rsidRPr="00725372" w:rsidRDefault="007C6EB6" w:rsidP="007C6EB6">
      <w:pPr>
        <w:pStyle w:val="SysReq1"/>
        <w:rPr>
          <w:lang w:val="en-GB"/>
        </w:rPr>
      </w:pPr>
      <w:bookmarkStart w:id="3210" w:name="_Toc198519159"/>
      <w:r w:rsidRPr="00725372">
        <w:rPr>
          <w:lang w:val="en-GB"/>
        </w:rPr>
        <w:t>The Refrigeration Cold Box up to the vacuum barrier with cryogenic distribution system shall be equipped with a dedicated pumping system.</w:t>
      </w:r>
      <w:bookmarkEnd w:id="3210"/>
      <w:r w:rsidRPr="00725372">
        <w:rPr>
          <w:lang w:val="en-GB"/>
        </w:rPr>
        <w:t xml:space="preserve"> </w:t>
      </w:r>
    </w:p>
    <w:p w14:paraId="6D1E39F3" w14:textId="77777777" w:rsidR="007C6EB6" w:rsidRPr="00725372" w:rsidRDefault="007C6EB6" w:rsidP="007C6EB6">
      <w:pPr>
        <w:pStyle w:val="SysReq1"/>
        <w:rPr>
          <w:lang w:val="en-GB"/>
        </w:rPr>
      </w:pPr>
      <w:bookmarkStart w:id="3211" w:name="_Toc198519160"/>
      <w:r w:rsidRPr="00725372">
        <w:rPr>
          <w:lang w:val="en-GB"/>
        </w:rPr>
        <w:t>The pumping stations shall be able to pump at room temperature the vacuum vessels from atmospheric pressure to less than 10</w:t>
      </w:r>
      <w:r w:rsidRPr="003E5C09">
        <w:rPr>
          <w:vertAlign w:val="superscript"/>
          <w:lang w:val="en-GB"/>
        </w:rPr>
        <w:t>-5</w:t>
      </w:r>
      <w:r w:rsidRPr="00725372">
        <w:rPr>
          <w:lang w:val="en-GB"/>
        </w:rPr>
        <w:t xml:space="preserve"> mbar within one week or less.</w:t>
      </w:r>
      <w:bookmarkEnd w:id="3211"/>
    </w:p>
    <w:p w14:paraId="5EEE8D8A" w14:textId="77777777" w:rsidR="007C6EB6" w:rsidRPr="00725372" w:rsidRDefault="007C6EB6" w:rsidP="007C6EB6">
      <w:pPr>
        <w:pStyle w:val="SysReq1"/>
        <w:rPr>
          <w:lang w:val="en-GB"/>
        </w:rPr>
      </w:pPr>
      <w:bookmarkStart w:id="3212" w:name="_Toc198519161"/>
      <w:r w:rsidRPr="00725372">
        <w:rPr>
          <w:lang w:val="en-GB"/>
        </w:rPr>
        <w:t>The exhaust of the roughing pump shall be collected and sent outside the building via a dedicated pipe.</w:t>
      </w:r>
      <w:bookmarkEnd w:id="3212"/>
    </w:p>
    <w:p w14:paraId="67AE05C1" w14:textId="77777777" w:rsidR="007C6EB6" w:rsidRPr="00725372" w:rsidRDefault="007C6EB6" w:rsidP="007C6EB6">
      <w:pPr>
        <w:pStyle w:val="SysReq1"/>
        <w:rPr>
          <w:lang w:val="en-GB"/>
        </w:rPr>
      </w:pPr>
      <w:bookmarkStart w:id="3213" w:name="_Toc198519162"/>
      <w:r w:rsidRPr="00725372">
        <w:rPr>
          <w:lang w:val="en-GB"/>
        </w:rPr>
        <w:t xml:space="preserve">A fast insulation valve shall be provided on the vacuum port upstream of the </w:t>
      </w:r>
      <w:commentRangeStart w:id="3214"/>
      <w:r w:rsidRPr="00725372">
        <w:rPr>
          <w:lang w:val="en-GB"/>
        </w:rPr>
        <w:t>secondary</w:t>
      </w:r>
      <w:commentRangeEnd w:id="3214"/>
      <w:r w:rsidR="001440FB">
        <w:rPr>
          <w:rStyle w:val="CommentReference"/>
          <w:lang w:val="en-GB"/>
        </w:rPr>
        <w:commentReference w:id="3214"/>
      </w:r>
      <w:r w:rsidRPr="00725372">
        <w:rPr>
          <w:lang w:val="en-GB"/>
        </w:rPr>
        <w:t xml:space="preserve"> pump to protect the vacuum in the cryostat vessel.</w:t>
      </w:r>
      <w:bookmarkEnd w:id="3213"/>
    </w:p>
    <w:p w14:paraId="6BA5980B" w14:textId="77777777" w:rsidR="007C6EB6" w:rsidRPr="00725372" w:rsidRDefault="007C6EB6" w:rsidP="007C6EB6">
      <w:pPr>
        <w:pStyle w:val="SysReq1"/>
        <w:rPr>
          <w:lang w:val="en-GB"/>
        </w:rPr>
      </w:pPr>
      <w:bookmarkStart w:id="3215" w:name="_Toc198519163"/>
      <w:r w:rsidRPr="00725372">
        <w:rPr>
          <w:lang w:val="en-GB"/>
        </w:rPr>
        <w:t>A dedicated flange shall be provided between the secondary and primary pump for connection of a leak detector.</w:t>
      </w:r>
      <w:bookmarkEnd w:id="3215"/>
    </w:p>
    <w:p w14:paraId="33B465B6" w14:textId="1247E840" w:rsidR="007C6EB6" w:rsidRPr="00725372" w:rsidRDefault="007C6EB6" w:rsidP="007C6EB6">
      <w:pPr>
        <w:pStyle w:val="SysReq1"/>
        <w:rPr>
          <w:lang w:val="en-GB"/>
        </w:rPr>
      </w:pPr>
      <w:bookmarkStart w:id="3216" w:name="_Toc198519164"/>
      <w:commentRangeStart w:id="3217"/>
      <w:r w:rsidRPr="00725372">
        <w:rPr>
          <w:lang w:val="en-GB"/>
        </w:rPr>
        <w:t>The necessary valve actuators and vacuum gauges shall be provided to allow safe remote automatic operation of the cold box pumping.</w:t>
      </w:r>
      <w:commentRangeEnd w:id="3217"/>
      <w:r w:rsidR="00FD585C">
        <w:rPr>
          <w:rStyle w:val="CommentReference"/>
          <w:lang w:val="en-GB"/>
        </w:rPr>
        <w:commentReference w:id="3217"/>
      </w:r>
      <w:bookmarkEnd w:id="3216"/>
    </w:p>
    <w:p w14:paraId="3D3ABEAE" w14:textId="77777777" w:rsidR="00142342" w:rsidRPr="00725372" w:rsidRDefault="00142342" w:rsidP="00E951CE">
      <w:pPr>
        <w:pStyle w:val="SysReq1"/>
        <w:numPr>
          <w:ilvl w:val="0"/>
          <w:numId w:val="0"/>
        </w:numPr>
        <w:spacing w:line="240" w:lineRule="auto"/>
        <w:ind w:left="1080"/>
        <w:contextualSpacing/>
        <w:rPr>
          <w:sz w:val="2"/>
          <w:szCs w:val="2"/>
          <w:lang w:val="en-GB"/>
        </w:rPr>
      </w:pPr>
    </w:p>
    <w:p w14:paraId="2AAED0E2" w14:textId="12C46688" w:rsidR="007C6EB6" w:rsidRPr="00725372" w:rsidRDefault="007C6EB6" w:rsidP="00774CBA">
      <w:pPr>
        <w:pStyle w:val="Heading3numbered"/>
      </w:pPr>
      <w:bookmarkStart w:id="3218" w:name="_Toc198518329"/>
      <w:r w:rsidRPr="00725372">
        <w:t>Purge requirements</w:t>
      </w:r>
      <w:bookmarkEnd w:id="3218"/>
    </w:p>
    <w:p w14:paraId="019B5317" w14:textId="0C952457" w:rsidR="007C6EB6" w:rsidRPr="00725372" w:rsidRDefault="007C6EB6" w:rsidP="007C6EB6">
      <w:pPr>
        <w:pStyle w:val="SysReq1"/>
        <w:rPr>
          <w:lang w:val="en-GB"/>
        </w:rPr>
      </w:pPr>
      <w:bookmarkStart w:id="3219" w:name="_Toc198519165"/>
      <w:r w:rsidRPr="00725372">
        <w:rPr>
          <w:lang w:val="en-GB"/>
        </w:rPr>
        <w:t xml:space="preserve">Necessary purge connections equipped with valves shall be installed for the pumping and filling of the overall helium pipework and volumes. These connections shall be subject to approval by </w:t>
      </w:r>
      <w:r w:rsidR="004D309E" w:rsidRPr="004D309E">
        <w:rPr>
          <w:lang w:val="en-GB"/>
        </w:rPr>
        <w:t>SCK CEN</w:t>
      </w:r>
      <w:r w:rsidRPr="00725372">
        <w:rPr>
          <w:lang w:val="en-GB"/>
        </w:rPr>
        <w:t>.</w:t>
      </w:r>
      <w:bookmarkEnd w:id="3219"/>
    </w:p>
    <w:p w14:paraId="3175F613" w14:textId="77777777" w:rsidR="007C6EB6" w:rsidRPr="00725372" w:rsidRDefault="007C6EB6" w:rsidP="007C6EB6">
      <w:pPr>
        <w:pStyle w:val="SysReq1"/>
        <w:rPr>
          <w:lang w:val="en-GB"/>
        </w:rPr>
      </w:pPr>
      <w:bookmarkStart w:id="3220" w:name="_Toc198519166"/>
      <w:r w:rsidRPr="00725372">
        <w:rPr>
          <w:lang w:val="en-GB"/>
        </w:rPr>
        <w:t>Each purge valve shall be connected to a purge collector.</w:t>
      </w:r>
      <w:bookmarkEnd w:id="3220"/>
      <w:r w:rsidRPr="00725372">
        <w:rPr>
          <w:lang w:val="en-GB"/>
        </w:rPr>
        <w:t xml:space="preserve"> </w:t>
      </w:r>
    </w:p>
    <w:p w14:paraId="471481C6" w14:textId="77777777" w:rsidR="007C6EB6" w:rsidRPr="00725372" w:rsidRDefault="007C6EB6" w:rsidP="007C6EB6">
      <w:pPr>
        <w:pStyle w:val="SysReq1"/>
        <w:rPr>
          <w:lang w:val="en-GB"/>
        </w:rPr>
      </w:pPr>
      <w:bookmarkStart w:id="3221" w:name="_Toc198519167"/>
      <w:r w:rsidRPr="00725372">
        <w:rPr>
          <w:lang w:val="en-GB"/>
        </w:rPr>
        <w:t>This purge collector shall allow venting, pumping and filling of all the volumes requiring purge.</w:t>
      </w:r>
      <w:bookmarkEnd w:id="3221"/>
    </w:p>
    <w:p w14:paraId="17B0A408" w14:textId="77777777" w:rsidR="007C6EB6" w:rsidRPr="00725372" w:rsidRDefault="007C6EB6" w:rsidP="007C6EB6">
      <w:pPr>
        <w:pStyle w:val="SysReq1"/>
        <w:rPr>
          <w:lang w:val="en-GB"/>
        </w:rPr>
      </w:pPr>
      <w:bookmarkStart w:id="3222" w:name="_Toc198519168"/>
      <w:r w:rsidRPr="00725372">
        <w:rPr>
          <w:lang w:val="en-GB"/>
        </w:rPr>
        <w:t>The helium pumped or vented shall be sent to atmosphere outside the buildings.</w:t>
      </w:r>
      <w:bookmarkEnd w:id="3222"/>
    </w:p>
    <w:p w14:paraId="4060C4AB" w14:textId="77777777" w:rsidR="007C6EB6" w:rsidRPr="00725372" w:rsidRDefault="007C6EB6" w:rsidP="007C6EB6">
      <w:pPr>
        <w:pStyle w:val="SysReq1"/>
        <w:rPr>
          <w:lang w:val="en-GB"/>
        </w:rPr>
      </w:pPr>
      <w:bookmarkStart w:id="3223" w:name="_Toc198519169"/>
      <w:r w:rsidRPr="00725372">
        <w:rPr>
          <w:lang w:val="en-GB"/>
        </w:rPr>
        <w:t>The purge collector shall have a connection to pure helium supply equipped with a dedicated valve.</w:t>
      </w:r>
      <w:bookmarkEnd w:id="3223"/>
    </w:p>
    <w:p w14:paraId="127DC4F3" w14:textId="77777777" w:rsidR="007C6EB6" w:rsidRPr="00725372" w:rsidRDefault="007C6EB6" w:rsidP="007C6EB6">
      <w:pPr>
        <w:pStyle w:val="SysReq1"/>
        <w:rPr>
          <w:rFonts w:ascii="Segoe UI Semibold" w:eastAsia="Times New Roman" w:hAnsi="Segoe UI Semibold"/>
          <w:bCs/>
          <w:color w:val="562873"/>
          <w:sz w:val="24"/>
          <w:szCs w:val="26"/>
          <w:shd w:val="clear" w:color="auto" w:fill="FFFFFF"/>
          <w:lang w:val="en-GB"/>
        </w:rPr>
      </w:pPr>
      <w:bookmarkStart w:id="3224" w:name="_Toc198519170"/>
      <w:r w:rsidRPr="00725372">
        <w:rPr>
          <w:lang w:val="en-GB"/>
        </w:rPr>
        <w:lastRenderedPageBreak/>
        <w:t>For the pumping, purging and conditioning of the cryogenic lines and of the cryogenic distribution, necessary purge connections shall exist on the Refrigeration Cold Box.</w:t>
      </w:r>
      <w:bookmarkEnd w:id="3224"/>
      <w:r w:rsidRPr="00725372">
        <w:rPr>
          <w:lang w:val="en-GB"/>
        </w:rPr>
        <w:t xml:space="preserve"> </w:t>
      </w:r>
    </w:p>
    <w:p w14:paraId="15DD938A" w14:textId="66399154" w:rsidR="007C6EB6" w:rsidRPr="00B16EEF" w:rsidRDefault="007C6EB6" w:rsidP="006F2CC8">
      <w:pPr>
        <w:pStyle w:val="SysReq1"/>
        <w:rPr>
          <w:sz w:val="2"/>
          <w:szCs w:val="2"/>
          <w:shd w:val="clear" w:color="auto" w:fill="FFFFFF"/>
        </w:rPr>
      </w:pPr>
      <w:bookmarkStart w:id="3225" w:name="_Toc198519171"/>
      <w:r w:rsidRPr="00725372">
        <w:rPr>
          <w:lang w:val="en-GB"/>
        </w:rPr>
        <w:t xml:space="preserve">Downstream the vacuum barrier, the vacuum jacket interfacing with </w:t>
      </w:r>
      <w:r w:rsidR="002B3D9F">
        <w:rPr>
          <w:lang w:val="en-GB"/>
        </w:rPr>
        <w:t>the QLM</w:t>
      </w:r>
      <w:r w:rsidRPr="00725372">
        <w:rPr>
          <w:lang w:val="en-GB"/>
        </w:rPr>
        <w:t xml:space="preserve"> shall be equipped with a pumping port (DN 160).</w:t>
      </w:r>
      <w:bookmarkEnd w:id="3225"/>
    </w:p>
    <w:p w14:paraId="5560AB6C" w14:textId="1D633B8C" w:rsidR="007C6EB6" w:rsidRPr="00725372" w:rsidRDefault="007C6EB6" w:rsidP="00774CBA">
      <w:pPr>
        <w:pStyle w:val="Heading3numbered"/>
      </w:pPr>
      <w:bookmarkStart w:id="3226" w:name="_Ref190799003"/>
      <w:bookmarkStart w:id="3227" w:name="_Toc198518330"/>
      <w:r w:rsidRPr="00725372">
        <w:t>Leak rate requirements</w:t>
      </w:r>
      <w:bookmarkEnd w:id="3226"/>
      <w:bookmarkEnd w:id="3227"/>
    </w:p>
    <w:p w14:paraId="1EC5515D" w14:textId="4153B2AD" w:rsidR="006A4C6B" w:rsidRPr="00D443AB" w:rsidRDefault="006A4C6B" w:rsidP="00D443AB">
      <w:pPr>
        <w:pStyle w:val="SysReq1"/>
      </w:pPr>
      <w:bookmarkStart w:id="3228" w:name="_Toc198519172"/>
      <w:r w:rsidRPr="007B1925">
        <w:t>The Contractor shall establish a helium leak detection and monitoring program in accordance with EN 13185:2001, Clause 6.2 (Leak Detection Methodology)</w:t>
      </w:r>
      <w:r>
        <w:t xml:space="preserve"> or equivalent</w:t>
      </w:r>
      <w:r w:rsidRPr="007B1925">
        <w:t>, including routine leak testing and automated isolation mechanisms.</w:t>
      </w:r>
      <w:bookmarkEnd w:id="3228"/>
    </w:p>
    <w:p w14:paraId="6C09A79E" w14:textId="77EB8D62" w:rsidR="007C6EB6" w:rsidRDefault="00B16EEF" w:rsidP="007C6EB6">
      <w:pPr>
        <w:pStyle w:val="SysReq1"/>
        <w:rPr>
          <w:lang w:val="en-GB"/>
        </w:rPr>
      </w:pPr>
      <w:bookmarkStart w:id="3229" w:name="_Toc198519173"/>
      <w:r w:rsidRPr="005427D7">
        <w:t xml:space="preserve">The </w:t>
      </w:r>
      <w:r w:rsidR="00192660" w:rsidRPr="00CF1FEB">
        <w:t>leak rate</w:t>
      </w:r>
      <w:r w:rsidR="00192660" w:rsidRPr="005427D7">
        <w:t xml:space="preserve"> </w:t>
      </w:r>
      <w:r w:rsidR="00192660">
        <w:t xml:space="preserve">of the </w:t>
      </w:r>
      <w:r w:rsidRPr="005427D7">
        <w:t xml:space="preserve">complete </w:t>
      </w:r>
      <w:r w:rsidR="00192660">
        <w:t>QPLANT (</w:t>
      </w:r>
      <w:r w:rsidRPr="005427D7">
        <w:t>including all interconnecting piping, joints and components operating at maximum operating pressure</w:t>
      </w:r>
      <w:r w:rsidRPr="00CF1FEB">
        <w:t xml:space="preserve"> and ambient temperature</w:t>
      </w:r>
      <w:r w:rsidR="00192660">
        <w:t xml:space="preserve">) </w:t>
      </w:r>
      <w:r w:rsidRPr="00CF1FEB">
        <w:t xml:space="preserve">shall not exceed the values defined in </w:t>
      </w:r>
      <w:r w:rsidRPr="00725372">
        <w:rPr>
          <w:rStyle w:val="AAReferencedChar"/>
        </w:rPr>
        <w:fldChar w:fldCharType="begin"/>
      </w:r>
      <w:r w:rsidRPr="00725372">
        <w:rPr>
          <w:rStyle w:val="AAReferencedChar"/>
        </w:rPr>
        <w:instrText xml:space="preserve"> REF _Ref184046879 \h  \* MERGEFORMAT </w:instrText>
      </w:r>
      <w:r w:rsidRPr="00725372">
        <w:rPr>
          <w:rStyle w:val="AAReferencedChar"/>
        </w:rPr>
      </w:r>
      <w:r w:rsidRPr="00725372">
        <w:rPr>
          <w:rStyle w:val="AAReferencedChar"/>
        </w:rPr>
        <w:fldChar w:fldCharType="separate"/>
      </w:r>
      <w:r w:rsidR="00711812" w:rsidRPr="00711812">
        <w:rPr>
          <w:rStyle w:val="AAReferencedChar"/>
        </w:rPr>
        <w:t>Table 5</w:t>
      </w:r>
      <w:r w:rsidRPr="00725372">
        <w:rPr>
          <w:rStyle w:val="AAReferencedChar"/>
        </w:rPr>
        <w:fldChar w:fldCharType="end"/>
      </w:r>
      <w:r w:rsidRPr="00CF1FEB">
        <w:t>. The system shall be qualified for leak-tightness under operational and standby conditions</w:t>
      </w:r>
      <w:r w:rsidRPr="00B16EEF">
        <w:rPr>
          <w:lang w:val="en-GB"/>
        </w:rPr>
        <w:t>.</w:t>
      </w:r>
      <w:bookmarkEnd w:id="3229"/>
    </w:p>
    <w:p w14:paraId="5EA0F4BB" w14:textId="20B1FD69" w:rsidR="00B16EEF" w:rsidRDefault="00B16EEF" w:rsidP="005C5E16">
      <w:pPr>
        <w:pStyle w:val="SysReq1"/>
        <w:numPr>
          <w:ilvl w:val="0"/>
          <w:numId w:val="0"/>
        </w:numPr>
      </w:pPr>
      <w:bookmarkStart w:id="3230" w:name="_Toc198519174"/>
      <w:r>
        <w:t>In the offer, the applicant</w:t>
      </w:r>
      <w:r w:rsidR="005C5E16">
        <w:t xml:space="preserve"> shall</w:t>
      </w:r>
      <w:r>
        <w:t xml:space="preserve"> </w:t>
      </w:r>
      <w:r w:rsidRPr="005C5E16">
        <w:t xml:space="preserve">explicitly </w:t>
      </w:r>
      <w:r w:rsidRPr="00B16EEF">
        <w:t>quantif</w:t>
      </w:r>
      <w:r w:rsidR="005C5E16">
        <w:t>y</w:t>
      </w:r>
      <w:r>
        <w:t xml:space="preserve"> and elaborate:</w:t>
      </w:r>
      <w:bookmarkEnd w:id="3230"/>
    </w:p>
    <w:p w14:paraId="6C7E17DD" w14:textId="15AD5801" w:rsidR="00B16EEF" w:rsidRPr="00B16EEF" w:rsidRDefault="00B16EEF" w:rsidP="001C6DC5">
      <w:pPr>
        <w:pStyle w:val="SysReq1"/>
        <w:numPr>
          <w:ilvl w:val="0"/>
          <w:numId w:val="52"/>
        </w:numPr>
        <w:spacing w:line="240" w:lineRule="auto"/>
      </w:pPr>
      <w:bookmarkStart w:id="3231" w:name="_Toc198519175"/>
      <w:r w:rsidRPr="008271C2">
        <w:t>Expected global and local leak rates</w:t>
      </w:r>
      <w:r w:rsidRPr="00B16EEF">
        <w:t>, including thresholds for diffusive losses expressed as % loss per year.</w:t>
      </w:r>
      <w:r>
        <w:t xml:space="preserve"> </w:t>
      </w:r>
      <w:r w:rsidRPr="008271C2">
        <w:t>Estimated number and types of valves and fittings contributing to leak paths.</w:t>
      </w:r>
      <w:bookmarkEnd w:id="3231"/>
    </w:p>
    <w:p w14:paraId="426960EB" w14:textId="26DA8C82" w:rsidR="00B16EEF" w:rsidRPr="00B16EEF" w:rsidRDefault="00B16EEF" w:rsidP="001C6DC5">
      <w:pPr>
        <w:pStyle w:val="SysReq1"/>
        <w:numPr>
          <w:ilvl w:val="0"/>
          <w:numId w:val="52"/>
        </w:numPr>
        <w:spacing w:line="240" w:lineRule="auto"/>
      </w:pPr>
      <w:bookmarkStart w:id="3232" w:name="_Toc198519176"/>
      <w:r>
        <w:t>D</w:t>
      </w:r>
      <w:r w:rsidRPr="00B16EEF">
        <w:t>etailing the type of helium leak detection methods, pressure hold test procedures, vacuum decay or rise time methodologies, and long-term monitoring techniques.</w:t>
      </w:r>
      <w:r>
        <w:t xml:space="preserve"> </w:t>
      </w:r>
      <w:r w:rsidRPr="008271C2">
        <w:t>Acceptance criteria</w:t>
      </w:r>
      <w:r w:rsidRPr="00B16EEF">
        <w:t xml:space="preserve"> for each method and the calibration procedure for leak detection equipment.</w:t>
      </w:r>
      <w:bookmarkEnd w:id="3232"/>
    </w:p>
    <w:p w14:paraId="5FB7F208" w14:textId="6749619D" w:rsidR="00B16EEF" w:rsidRDefault="00B16EEF" w:rsidP="001C6DC5">
      <w:pPr>
        <w:pStyle w:val="SysReq1"/>
        <w:numPr>
          <w:ilvl w:val="0"/>
          <w:numId w:val="52"/>
        </w:numPr>
        <w:spacing w:line="240" w:lineRule="auto"/>
      </w:pPr>
      <w:bookmarkStart w:id="3233" w:name="_Toc198519177"/>
      <w:r w:rsidRPr="008271C2">
        <w:t>Post-installation and operational phase monitoring strategy</w:t>
      </w:r>
      <w:r w:rsidRPr="00B16EEF">
        <w:t>, if applicable, including thresholds and frequency</w:t>
      </w:r>
      <w:bookmarkEnd w:id="3233"/>
    </w:p>
    <w:p w14:paraId="2B3ECE0E" w14:textId="77777777" w:rsidR="00B16EEF" w:rsidRPr="00B16EEF" w:rsidRDefault="00B16EEF" w:rsidP="00B16EEF">
      <w:pPr>
        <w:pStyle w:val="SysReq1"/>
        <w:numPr>
          <w:ilvl w:val="0"/>
          <w:numId w:val="0"/>
        </w:numPr>
        <w:spacing w:line="240" w:lineRule="auto"/>
        <w:ind w:left="2431" w:hanging="1296"/>
      </w:pPr>
    </w:p>
    <w:p w14:paraId="6239092E" w14:textId="77777777" w:rsidR="007C6EB6" w:rsidRPr="00725372" w:rsidRDefault="007C6EB6" w:rsidP="007C6EB6">
      <w:pPr>
        <w:pStyle w:val="SysReq1"/>
        <w:numPr>
          <w:ilvl w:val="0"/>
          <w:numId w:val="0"/>
        </w:numPr>
        <w:ind w:left="1080"/>
        <w:rPr>
          <w:rFonts w:ascii="Segoe UI Semibold" w:eastAsia="Times New Roman" w:hAnsi="Segoe UI Semibold"/>
          <w:bCs/>
          <w:color w:val="562873"/>
          <w:sz w:val="2"/>
          <w:szCs w:val="2"/>
          <w:shd w:val="clear" w:color="auto" w:fill="FFFFFF"/>
          <w:lang w:val="en-GB"/>
        </w:rPr>
      </w:pPr>
    </w:p>
    <w:p w14:paraId="003BE49B" w14:textId="24173EB7" w:rsidR="007C6EB6" w:rsidRPr="00725372" w:rsidRDefault="007C6EB6" w:rsidP="008271C2">
      <w:pPr>
        <w:pStyle w:val="Caption"/>
        <w:keepNext/>
      </w:pPr>
      <w:bookmarkStart w:id="3234" w:name="_Ref184046879"/>
      <w:bookmarkStart w:id="3235" w:name="_Toc195865375"/>
      <w:r w:rsidRPr="00725372">
        <w:t xml:space="preserve">Table </w:t>
      </w:r>
      <w:r w:rsidRPr="00725372">
        <w:fldChar w:fldCharType="begin"/>
      </w:r>
      <w:r w:rsidRPr="00725372">
        <w:instrText xml:space="preserve"> SEQ Table \* ARABIC </w:instrText>
      </w:r>
      <w:r w:rsidRPr="00725372">
        <w:fldChar w:fldCharType="separate"/>
      </w:r>
      <w:r w:rsidR="00711812">
        <w:rPr>
          <w:noProof/>
        </w:rPr>
        <w:t>5</w:t>
      </w:r>
      <w:r w:rsidRPr="00725372">
        <w:fldChar w:fldCharType="end"/>
      </w:r>
      <w:bookmarkEnd w:id="3234"/>
      <w:r w:rsidRPr="00725372">
        <w:t xml:space="preserve"> Leakage requirements</w:t>
      </w:r>
      <w:bookmarkEnd w:id="3235"/>
    </w:p>
    <w:tbl>
      <w:tblPr>
        <w:tblW w:w="93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8"/>
        <w:gridCol w:w="1808"/>
        <w:gridCol w:w="1738"/>
      </w:tblGrid>
      <w:tr w:rsidR="00B16EEF" w:rsidRPr="00725372" w14:paraId="58606E0A" w14:textId="487D35A5" w:rsidTr="006F2CC8">
        <w:trPr>
          <w:jc w:val="right"/>
        </w:trPr>
        <w:tc>
          <w:tcPr>
            <w:tcW w:w="5798" w:type="dxa"/>
            <w:shd w:val="clear" w:color="auto" w:fill="EBD9ED" w:themeFill="accent2" w:themeFillTint="33"/>
            <w:vAlign w:val="center"/>
          </w:tcPr>
          <w:p w14:paraId="14BDC11D" w14:textId="26A0C58B" w:rsidR="00B16EEF" w:rsidRPr="00B16EEF" w:rsidRDefault="00B16EEF" w:rsidP="00B16EEF">
            <w:pPr>
              <w:pStyle w:val="AASemiBold"/>
              <w:jc w:val="center"/>
              <w:rPr>
                <w:rFonts w:ascii="Consolas" w:hAnsi="Consolas"/>
                <w:sz w:val="16"/>
                <w:szCs w:val="18"/>
              </w:rPr>
            </w:pPr>
            <w:r w:rsidRPr="00B16EEF">
              <w:rPr>
                <w:rStyle w:val="Strong"/>
                <w:rFonts w:ascii="Consolas" w:hAnsi="Consolas"/>
                <w:sz w:val="16"/>
                <w:szCs w:val="18"/>
              </w:rPr>
              <w:t>Type of components</w:t>
            </w:r>
          </w:p>
        </w:tc>
        <w:tc>
          <w:tcPr>
            <w:tcW w:w="1808" w:type="dxa"/>
            <w:shd w:val="clear" w:color="auto" w:fill="EBD9ED" w:themeFill="accent2" w:themeFillTint="33"/>
            <w:vAlign w:val="center"/>
          </w:tcPr>
          <w:p w14:paraId="4EA62EDB" w14:textId="71EA908E" w:rsidR="00B16EEF" w:rsidRPr="00B16EEF" w:rsidRDefault="00B16EEF" w:rsidP="00B16EEF">
            <w:pPr>
              <w:pStyle w:val="AASemiBold"/>
              <w:jc w:val="center"/>
              <w:rPr>
                <w:rFonts w:ascii="Consolas" w:hAnsi="Consolas"/>
                <w:sz w:val="16"/>
                <w:szCs w:val="18"/>
              </w:rPr>
            </w:pPr>
            <w:r w:rsidRPr="00B16EEF">
              <w:rPr>
                <w:rStyle w:val="Strong"/>
                <w:rFonts w:ascii="Consolas" w:hAnsi="Consolas"/>
                <w:sz w:val="16"/>
                <w:szCs w:val="18"/>
              </w:rPr>
              <w:t>Maximal leak rates</w:t>
            </w:r>
          </w:p>
        </w:tc>
        <w:tc>
          <w:tcPr>
            <w:tcW w:w="1738" w:type="dxa"/>
            <w:shd w:val="clear" w:color="auto" w:fill="EBD9ED" w:themeFill="accent2" w:themeFillTint="33"/>
            <w:vAlign w:val="center"/>
          </w:tcPr>
          <w:p w14:paraId="067FD4C9" w14:textId="0176C0A1" w:rsidR="00B16EEF" w:rsidRPr="00B16EEF" w:rsidRDefault="00B16EEF" w:rsidP="00B16EEF">
            <w:pPr>
              <w:pStyle w:val="AASemiBold"/>
              <w:jc w:val="center"/>
              <w:rPr>
                <w:rFonts w:ascii="Consolas" w:hAnsi="Consolas"/>
                <w:sz w:val="16"/>
                <w:szCs w:val="18"/>
              </w:rPr>
            </w:pPr>
            <w:r w:rsidRPr="00B16EEF">
              <w:rPr>
                <w:rStyle w:val="Strong"/>
                <w:rFonts w:ascii="Consolas" w:hAnsi="Consolas"/>
                <w:sz w:val="16"/>
                <w:szCs w:val="18"/>
              </w:rPr>
              <w:t>Mass flow (g/year)</w:t>
            </w:r>
          </w:p>
        </w:tc>
      </w:tr>
      <w:tr w:rsidR="00B16EEF" w:rsidRPr="00725372" w14:paraId="13584B49" w14:textId="7112CE53" w:rsidTr="006F2CC8">
        <w:trPr>
          <w:jc w:val="right"/>
        </w:trPr>
        <w:tc>
          <w:tcPr>
            <w:tcW w:w="5798" w:type="dxa"/>
            <w:shd w:val="clear" w:color="auto" w:fill="auto"/>
            <w:vAlign w:val="center"/>
          </w:tcPr>
          <w:p w14:paraId="066A69ED" w14:textId="74D86B73"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circuits or welding to vacuum</w:t>
            </w:r>
          </w:p>
        </w:tc>
        <w:tc>
          <w:tcPr>
            <w:tcW w:w="1808" w:type="dxa"/>
            <w:shd w:val="clear" w:color="auto" w:fill="auto"/>
            <w:vAlign w:val="center"/>
          </w:tcPr>
          <w:p w14:paraId="3B6E58FA" w14:textId="7C1FE36B"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798245E7" w14:textId="6E647355"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0.050 g/year</w:t>
            </w:r>
          </w:p>
        </w:tc>
      </w:tr>
      <w:tr w:rsidR="00B16EEF" w:rsidRPr="00725372" w14:paraId="7264A5FF" w14:textId="15C0A396" w:rsidTr="006F2CC8">
        <w:trPr>
          <w:jc w:val="right"/>
        </w:trPr>
        <w:tc>
          <w:tcPr>
            <w:tcW w:w="5798" w:type="dxa"/>
            <w:shd w:val="clear" w:color="auto" w:fill="auto"/>
            <w:vAlign w:val="center"/>
          </w:tcPr>
          <w:p w14:paraId="3D4CE88A" w14:textId="67B8B153"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and oil circuits to the water circuits</w:t>
            </w:r>
          </w:p>
        </w:tc>
        <w:tc>
          <w:tcPr>
            <w:tcW w:w="1808" w:type="dxa"/>
            <w:shd w:val="clear" w:color="auto" w:fill="auto"/>
            <w:vAlign w:val="center"/>
          </w:tcPr>
          <w:p w14:paraId="4A81D8BD" w14:textId="0E8C3894"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1A505DED" w14:textId="3463341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0.050 g/year</w:t>
            </w:r>
          </w:p>
        </w:tc>
      </w:tr>
      <w:tr w:rsidR="00B16EEF" w:rsidRPr="00725372" w14:paraId="0A2475E7" w14:textId="18301BED" w:rsidTr="006F2CC8">
        <w:trPr>
          <w:jc w:val="right"/>
        </w:trPr>
        <w:tc>
          <w:tcPr>
            <w:tcW w:w="5798" w:type="dxa"/>
            <w:shd w:val="clear" w:color="auto" w:fill="auto"/>
            <w:vAlign w:val="center"/>
          </w:tcPr>
          <w:p w14:paraId="1A411197" w14:textId="6B46BA18"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LN2 to helium circuits</w:t>
            </w:r>
          </w:p>
        </w:tc>
        <w:tc>
          <w:tcPr>
            <w:tcW w:w="1808" w:type="dxa"/>
            <w:shd w:val="clear" w:color="auto" w:fill="auto"/>
            <w:vAlign w:val="center"/>
          </w:tcPr>
          <w:p w14:paraId="4D4C7B56" w14:textId="1EC3EFEE"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08AC09E0" w14:textId="5DD852BA"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0.050 g/year</w:t>
            </w:r>
          </w:p>
        </w:tc>
      </w:tr>
      <w:tr w:rsidR="00B16EEF" w:rsidRPr="00725372" w14:paraId="3EAFCA93" w14:textId="4B038162" w:rsidTr="006F2CC8">
        <w:trPr>
          <w:jc w:val="right"/>
        </w:trPr>
        <w:tc>
          <w:tcPr>
            <w:tcW w:w="5798" w:type="dxa"/>
            <w:shd w:val="clear" w:color="auto" w:fill="auto"/>
            <w:vAlign w:val="center"/>
          </w:tcPr>
          <w:p w14:paraId="33CBC25C" w14:textId="19D0B601"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the helium guard to sub-atmospheric circuits</w:t>
            </w:r>
          </w:p>
        </w:tc>
        <w:tc>
          <w:tcPr>
            <w:tcW w:w="1808" w:type="dxa"/>
            <w:shd w:val="clear" w:color="auto" w:fill="auto"/>
            <w:vAlign w:val="center"/>
          </w:tcPr>
          <w:p w14:paraId="2AEC1A0A" w14:textId="7CE03E0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087707B" w14:textId="41B96226"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1FB9FA9C" w14:textId="46F2FD65" w:rsidTr="006F2CC8">
        <w:trPr>
          <w:jc w:val="right"/>
        </w:trPr>
        <w:tc>
          <w:tcPr>
            <w:tcW w:w="5798" w:type="dxa"/>
            <w:shd w:val="clear" w:color="auto" w:fill="auto"/>
            <w:vAlign w:val="center"/>
          </w:tcPr>
          <w:p w14:paraId="78FB342D" w14:textId="44F39911"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and oil circuits to atmosphere</w:t>
            </w:r>
          </w:p>
        </w:tc>
        <w:tc>
          <w:tcPr>
            <w:tcW w:w="1808" w:type="dxa"/>
            <w:shd w:val="clear" w:color="auto" w:fill="auto"/>
            <w:vAlign w:val="center"/>
          </w:tcPr>
          <w:p w14:paraId="580DAD30" w14:textId="58D9B2F4"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72EFD5F1" w14:textId="32B32C02"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0080856A" w14:textId="75EF7EFA" w:rsidTr="006F2CC8">
        <w:trPr>
          <w:jc w:val="right"/>
        </w:trPr>
        <w:tc>
          <w:tcPr>
            <w:tcW w:w="5798" w:type="dxa"/>
            <w:shd w:val="clear" w:color="auto" w:fill="auto"/>
            <w:vAlign w:val="center"/>
          </w:tcPr>
          <w:p w14:paraId="3CCFE2ED" w14:textId="4BB1521E"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from all heat exchangers of the cold boxes to vacuum vessel</w:t>
            </w:r>
          </w:p>
        </w:tc>
        <w:tc>
          <w:tcPr>
            <w:tcW w:w="1808" w:type="dxa"/>
            <w:shd w:val="clear" w:color="auto" w:fill="auto"/>
            <w:vAlign w:val="center"/>
          </w:tcPr>
          <w:p w14:paraId="0E41770A" w14:textId="07EDADFC"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7FE7238B" w14:textId="44384F9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417EBCAC" w14:textId="614B8CE5" w:rsidTr="006F2CC8">
        <w:trPr>
          <w:jc w:val="right"/>
        </w:trPr>
        <w:tc>
          <w:tcPr>
            <w:tcW w:w="5798" w:type="dxa"/>
            <w:shd w:val="clear" w:color="auto" w:fill="auto"/>
            <w:vAlign w:val="center"/>
          </w:tcPr>
          <w:p w14:paraId="5D8AF19F" w14:textId="35F3543E"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of air into the vacuum vessels</w:t>
            </w:r>
          </w:p>
        </w:tc>
        <w:tc>
          <w:tcPr>
            <w:tcW w:w="1808" w:type="dxa"/>
            <w:shd w:val="clear" w:color="auto" w:fill="auto"/>
            <w:vAlign w:val="center"/>
          </w:tcPr>
          <w:p w14:paraId="366450DB" w14:textId="667B0161"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2A6921B5" w14:textId="17F0E120"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1531E80B" w14:textId="1E3EE18A" w:rsidTr="006F2CC8">
        <w:trPr>
          <w:jc w:val="right"/>
        </w:trPr>
        <w:tc>
          <w:tcPr>
            <w:tcW w:w="5798" w:type="dxa"/>
            <w:shd w:val="clear" w:color="auto" w:fill="auto"/>
            <w:vAlign w:val="center"/>
          </w:tcPr>
          <w:p w14:paraId="3618E787" w14:textId="09E28A5D"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from helium circuits to vacuum vessels</w:t>
            </w:r>
          </w:p>
        </w:tc>
        <w:tc>
          <w:tcPr>
            <w:tcW w:w="1808" w:type="dxa"/>
            <w:shd w:val="clear" w:color="auto" w:fill="auto"/>
            <w:vAlign w:val="center"/>
          </w:tcPr>
          <w:p w14:paraId="74770619" w14:textId="60BC2CC0"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D5F3B3B" w14:textId="2E0DB94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5.04 g/year</w:t>
            </w:r>
          </w:p>
        </w:tc>
      </w:tr>
      <w:tr w:rsidR="00B16EEF" w:rsidRPr="00725372" w14:paraId="481B61B9" w14:textId="797026F0" w:rsidTr="006F2CC8">
        <w:trPr>
          <w:jc w:val="right"/>
        </w:trPr>
        <w:tc>
          <w:tcPr>
            <w:tcW w:w="5798" w:type="dxa"/>
            <w:shd w:val="clear" w:color="auto" w:fill="auto"/>
            <w:vAlign w:val="center"/>
          </w:tcPr>
          <w:p w14:paraId="369FA452" w14:textId="27491589" w:rsidR="00B16EEF" w:rsidRPr="00B16EEF" w:rsidRDefault="00B16EEF" w:rsidP="00B16EEF">
            <w:pPr>
              <w:spacing w:before="40" w:after="20" w:line="240" w:lineRule="auto"/>
              <w:rPr>
                <w:rFonts w:ascii="Consolas" w:hAnsi="Consolas"/>
                <w:sz w:val="16"/>
                <w:szCs w:val="18"/>
              </w:rPr>
            </w:pPr>
            <w:r w:rsidRPr="00B16EEF">
              <w:rPr>
                <w:rStyle w:val="Strong"/>
                <w:rFonts w:ascii="Consolas" w:hAnsi="Consolas"/>
                <w:sz w:val="16"/>
                <w:szCs w:val="18"/>
              </w:rPr>
              <w:t>Max global helium gas losses of the Cryogenic System</w:t>
            </w:r>
            <w:r>
              <w:rPr>
                <w:rStyle w:val="Strong"/>
                <w:rFonts w:ascii="Consolas" w:hAnsi="Consolas"/>
                <w:sz w:val="16"/>
                <w:szCs w:val="18"/>
              </w:rPr>
              <w:t xml:space="preserve"> target</w:t>
            </w:r>
          </w:p>
        </w:tc>
        <w:tc>
          <w:tcPr>
            <w:tcW w:w="1808" w:type="dxa"/>
            <w:shd w:val="clear" w:color="auto" w:fill="auto"/>
            <w:vAlign w:val="center"/>
          </w:tcPr>
          <w:p w14:paraId="256FABB7" w14:textId="403A828A"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 Nm³/day</w:t>
            </w:r>
          </w:p>
        </w:tc>
        <w:tc>
          <w:tcPr>
            <w:tcW w:w="1738" w:type="dxa"/>
            <w:vAlign w:val="center"/>
          </w:tcPr>
          <w:p w14:paraId="5E92C397" w14:textId="4BC5D5E0"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Strong"/>
                <w:rFonts w:ascii="Consolas" w:hAnsi="Consolas"/>
                <w:b w:val="0"/>
                <w:bCs/>
                <w:color w:val="000000" w:themeColor="text1"/>
                <w:sz w:val="16"/>
                <w:szCs w:val="18"/>
              </w:rPr>
              <w:t>65</w:t>
            </w:r>
            <w:r w:rsidR="00D21D39">
              <w:rPr>
                <w:rStyle w:val="Strong"/>
                <w:rFonts w:ascii="Consolas" w:hAnsi="Consolas"/>
                <w:b w:val="0"/>
                <w:bCs/>
                <w:color w:val="000000" w:themeColor="text1"/>
                <w:sz w:val="16"/>
                <w:szCs w:val="18"/>
              </w:rPr>
              <w:t>.</w:t>
            </w:r>
            <w:r w:rsidRPr="00B16EEF">
              <w:rPr>
                <w:rStyle w:val="Strong"/>
                <w:rFonts w:ascii="Consolas" w:hAnsi="Consolas"/>
                <w:b w:val="0"/>
                <w:bCs/>
                <w:color w:val="000000" w:themeColor="text1"/>
                <w:sz w:val="16"/>
                <w:szCs w:val="18"/>
              </w:rPr>
              <w:t xml:space="preserve">335 </w:t>
            </w:r>
            <w:r w:rsidR="00D21D39">
              <w:rPr>
                <w:rStyle w:val="Strong"/>
                <w:rFonts w:ascii="Consolas" w:hAnsi="Consolas"/>
                <w:b w:val="0"/>
                <w:bCs/>
                <w:color w:val="000000" w:themeColor="text1"/>
                <w:sz w:val="16"/>
                <w:szCs w:val="18"/>
              </w:rPr>
              <w:t>k</w:t>
            </w:r>
            <w:r w:rsidRPr="00B16EEF">
              <w:rPr>
                <w:rStyle w:val="Strong"/>
                <w:rFonts w:ascii="Consolas" w:hAnsi="Consolas"/>
                <w:b w:val="0"/>
                <w:bCs/>
                <w:color w:val="000000" w:themeColor="text1"/>
                <w:sz w:val="16"/>
                <w:szCs w:val="18"/>
              </w:rPr>
              <w:t xml:space="preserve">g/year </w:t>
            </w:r>
          </w:p>
        </w:tc>
      </w:tr>
      <w:tr w:rsidR="00B16EEF" w:rsidRPr="00725372" w14:paraId="087726F9" w14:textId="3F66622E" w:rsidTr="006F2CC8">
        <w:trPr>
          <w:jc w:val="right"/>
        </w:trPr>
        <w:tc>
          <w:tcPr>
            <w:tcW w:w="9344" w:type="dxa"/>
            <w:gridSpan w:val="3"/>
            <w:shd w:val="clear" w:color="auto" w:fill="auto"/>
            <w:vAlign w:val="center"/>
          </w:tcPr>
          <w:p w14:paraId="55D14EE2" w14:textId="50336C35" w:rsidR="00B16EEF" w:rsidRPr="00B16EEF" w:rsidRDefault="00B16EEF" w:rsidP="00B16EEF">
            <w:pPr>
              <w:spacing w:before="40" w:after="20" w:line="240" w:lineRule="auto"/>
              <w:jc w:val="left"/>
              <w:rPr>
                <w:rFonts w:ascii="Consolas" w:hAnsi="Consolas"/>
                <w:b/>
                <w:bCs/>
                <w:color w:val="000000" w:themeColor="text1"/>
                <w:sz w:val="16"/>
                <w:szCs w:val="18"/>
              </w:rPr>
            </w:pPr>
            <w:r w:rsidRPr="00B16EEF">
              <w:rPr>
                <w:rFonts w:ascii="Consolas" w:hAnsi="Consolas"/>
                <w:b/>
                <w:color w:val="7030A0"/>
                <w:sz w:val="16"/>
                <w:szCs w:val="18"/>
              </w:rPr>
              <w:t>Valves</w:t>
            </w:r>
          </w:p>
        </w:tc>
      </w:tr>
      <w:tr w:rsidR="00B16EEF" w:rsidRPr="00725372" w14:paraId="1D79E415" w14:textId="77777777" w:rsidTr="006F2CC8">
        <w:trPr>
          <w:jc w:val="right"/>
        </w:trPr>
        <w:tc>
          <w:tcPr>
            <w:tcW w:w="5798" w:type="dxa"/>
            <w:shd w:val="clear" w:color="auto" w:fill="auto"/>
            <w:vAlign w:val="center"/>
          </w:tcPr>
          <w:p w14:paraId="39EEB1C0" w14:textId="3AC490A3" w:rsidR="00B16EEF" w:rsidRPr="00B16EEF" w:rsidRDefault="00B16EEF" w:rsidP="00B16EEF">
            <w:pPr>
              <w:pStyle w:val="AASemiBold"/>
              <w:jc w:val="center"/>
              <w:rPr>
                <w:rStyle w:val="Strong"/>
                <w:rFonts w:ascii="Consolas" w:hAnsi="Consolas"/>
                <w:sz w:val="16"/>
                <w:szCs w:val="18"/>
              </w:rPr>
            </w:pPr>
            <w:r w:rsidRPr="00B16EEF">
              <w:rPr>
                <w:rStyle w:val="Strong"/>
                <w:rFonts w:ascii="Consolas" w:hAnsi="Consolas"/>
                <w:sz w:val="16"/>
                <w:szCs w:val="18"/>
              </w:rPr>
              <w:t>Leak Type</w:t>
            </w:r>
          </w:p>
        </w:tc>
        <w:tc>
          <w:tcPr>
            <w:tcW w:w="1808" w:type="dxa"/>
            <w:shd w:val="clear" w:color="auto" w:fill="auto"/>
            <w:vAlign w:val="center"/>
          </w:tcPr>
          <w:p w14:paraId="1525DDC2" w14:textId="21ED9329" w:rsidR="00B16EEF" w:rsidRPr="00B16EEF" w:rsidRDefault="00B16EEF" w:rsidP="00B16EEF">
            <w:pPr>
              <w:pStyle w:val="AASemiBold"/>
              <w:jc w:val="center"/>
              <w:rPr>
                <w:rStyle w:val="Strong"/>
                <w:rFonts w:ascii="Consolas" w:hAnsi="Consolas"/>
                <w:sz w:val="16"/>
                <w:szCs w:val="18"/>
              </w:rPr>
            </w:pPr>
            <w:r w:rsidRPr="00B16EEF">
              <w:rPr>
                <w:rStyle w:val="Strong"/>
                <w:rFonts w:ascii="Consolas" w:hAnsi="Consolas"/>
                <w:sz w:val="16"/>
                <w:szCs w:val="18"/>
              </w:rPr>
              <w:t>Leak Rate</w:t>
            </w:r>
          </w:p>
        </w:tc>
        <w:tc>
          <w:tcPr>
            <w:tcW w:w="1738" w:type="dxa"/>
            <w:vAlign w:val="center"/>
          </w:tcPr>
          <w:p w14:paraId="68B90822" w14:textId="32334C7C" w:rsidR="00B16EEF" w:rsidRPr="00B16EEF" w:rsidRDefault="00B16EEF" w:rsidP="00B16EEF">
            <w:pPr>
              <w:pStyle w:val="AASemiBold"/>
              <w:jc w:val="center"/>
              <w:rPr>
                <w:rStyle w:val="Strong"/>
                <w:rFonts w:ascii="Consolas" w:hAnsi="Consolas"/>
                <w:sz w:val="16"/>
                <w:szCs w:val="18"/>
              </w:rPr>
            </w:pPr>
            <w:r w:rsidRPr="00B16EEF">
              <w:rPr>
                <w:rStyle w:val="Strong"/>
                <w:rFonts w:ascii="Consolas" w:hAnsi="Consolas"/>
                <w:sz w:val="16"/>
                <w:szCs w:val="18"/>
              </w:rPr>
              <w:t>Mass Flow (g/year)</w:t>
            </w:r>
          </w:p>
        </w:tc>
      </w:tr>
      <w:tr w:rsidR="00B16EEF" w:rsidRPr="00725372" w14:paraId="79344E88" w14:textId="77777777" w:rsidTr="006F2CC8">
        <w:trPr>
          <w:jc w:val="right"/>
        </w:trPr>
        <w:tc>
          <w:tcPr>
            <w:tcW w:w="5798" w:type="dxa"/>
            <w:shd w:val="clear" w:color="auto" w:fill="auto"/>
            <w:vAlign w:val="center"/>
          </w:tcPr>
          <w:p w14:paraId="57AF460B" w14:textId="7509FA8C"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through valve seat</w:t>
            </w:r>
          </w:p>
        </w:tc>
        <w:tc>
          <w:tcPr>
            <w:tcW w:w="1808" w:type="dxa"/>
            <w:shd w:val="clear" w:color="auto" w:fill="auto"/>
            <w:vAlign w:val="center"/>
          </w:tcPr>
          <w:p w14:paraId="7A1EF51A" w14:textId="1ADDD45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1×10⁻⁴ mbar·L/s</w:t>
            </w:r>
          </w:p>
        </w:tc>
        <w:tc>
          <w:tcPr>
            <w:tcW w:w="1738" w:type="dxa"/>
            <w:vAlign w:val="center"/>
          </w:tcPr>
          <w:p w14:paraId="10ADDE42" w14:textId="4B2783F0"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504 g/year</w:t>
            </w:r>
          </w:p>
        </w:tc>
      </w:tr>
      <w:tr w:rsidR="00B16EEF" w:rsidRPr="00725372" w14:paraId="4FA91EBA" w14:textId="77777777" w:rsidTr="006F2CC8">
        <w:trPr>
          <w:jc w:val="right"/>
        </w:trPr>
        <w:tc>
          <w:tcPr>
            <w:tcW w:w="5798" w:type="dxa"/>
            <w:shd w:val="clear" w:color="auto" w:fill="auto"/>
            <w:vAlign w:val="center"/>
          </w:tcPr>
          <w:p w14:paraId="77666968" w14:textId="45FD7DD5"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to atmosphere</w:t>
            </w:r>
          </w:p>
        </w:tc>
        <w:tc>
          <w:tcPr>
            <w:tcW w:w="1808" w:type="dxa"/>
            <w:shd w:val="clear" w:color="auto" w:fill="auto"/>
            <w:vAlign w:val="center"/>
          </w:tcPr>
          <w:p w14:paraId="2EE6B6CA" w14:textId="28D1209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3FF2E89" w14:textId="79DBC38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5.04 g/year</w:t>
            </w:r>
          </w:p>
        </w:tc>
      </w:tr>
      <w:tr w:rsidR="00B16EEF" w:rsidRPr="00725372" w14:paraId="7AD2E4FE" w14:textId="77777777" w:rsidTr="006F2CC8">
        <w:trPr>
          <w:jc w:val="right"/>
        </w:trPr>
        <w:tc>
          <w:tcPr>
            <w:tcW w:w="5798" w:type="dxa"/>
            <w:shd w:val="clear" w:color="auto" w:fill="auto"/>
            <w:vAlign w:val="center"/>
          </w:tcPr>
          <w:p w14:paraId="2A88266C" w14:textId="7EE9E6BD"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to vacuum</w:t>
            </w:r>
          </w:p>
        </w:tc>
        <w:tc>
          <w:tcPr>
            <w:tcW w:w="1808" w:type="dxa"/>
            <w:shd w:val="clear" w:color="auto" w:fill="auto"/>
            <w:vAlign w:val="center"/>
          </w:tcPr>
          <w:p w14:paraId="4436D640" w14:textId="6E45DDD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06C62700" w14:textId="095D553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0.050 g/year</w:t>
            </w:r>
          </w:p>
        </w:tc>
      </w:tr>
    </w:tbl>
    <w:p w14:paraId="097AD818" w14:textId="114953A8" w:rsidR="00535285" w:rsidRDefault="00535285" w:rsidP="00535285">
      <w:pPr>
        <w:pStyle w:val="Heading3numbered"/>
      </w:pPr>
      <w:bookmarkStart w:id="3236" w:name="_Toc198518331"/>
      <w:r>
        <w:lastRenderedPageBreak/>
        <w:t>Helium Recovery and Helium Inventory management</w:t>
      </w:r>
      <w:bookmarkEnd w:id="3236"/>
    </w:p>
    <w:p w14:paraId="2A7E3F67" w14:textId="4396C11A" w:rsidR="00981EBE" w:rsidRPr="00491AE4" w:rsidRDefault="00981EBE" w:rsidP="00981EBE">
      <w:pPr>
        <w:pStyle w:val="SysReq1"/>
        <w:ind w:left="1080" w:hanging="1080"/>
      </w:pPr>
      <w:bookmarkStart w:id="3237" w:name="_Toc198519178"/>
      <w:r w:rsidRPr="00491AE4">
        <w:t xml:space="preserve">The Contractor shall </w:t>
      </w:r>
      <w:r w:rsidR="00E474BC">
        <w:t>implement</w:t>
      </w:r>
      <w:r w:rsidRPr="00491AE4">
        <w:t xml:space="preserve"> a comprehensive helium recovery strategy. This strategy shall cover all credible initiation events, including but not limited to Loss of Offsite Power</w:t>
      </w:r>
      <w:r w:rsidR="001D2020">
        <w:t xml:space="preserve"> (</w:t>
      </w:r>
      <w:r w:rsidR="001D2020" w:rsidRPr="00491AE4">
        <w:t>LOOP</w:t>
      </w:r>
      <w:r w:rsidRPr="00491AE4">
        <w:t>), Loss of Vacuum or Instrument Air</w:t>
      </w:r>
      <w:r w:rsidR="001D2020">
        <w:t xml:space="preserve"> (</w:t>
      </w:r>
      <w:r w:rsidR="001D2020" w:rsidRPr="00491AE4">
        <w:t>LOCA/LOIA</w:t>
      </w:r>
      <w:r w:rsidRPr="00491AE4">
        <w:t>), Cooling Circuit Trip, Turbine Trip, QRB Trip, HP Compressor Trip, and PVPS Trip. For each scenario, the Contractor shall identify</w:t>
      </w:r>
      <w:r w:rsidR="0072208F">
        <w:t xml:space="preserve"> at least</w:t>
      </w:r>
      <w:r w:rsidRPr="00491AE4">
        <w:t>:</w:t>
      </w:r>
      <w:bookmarkEnd w:id="3237"/>
    </w:p>
    <w:p w14:paraId="48532B82" w14:textId="6C3E52AC" w:rsidR="00981EBE" w:rsidRPr="00491AE4" w:rsidRDefault="00981EBE" w:rsidP="00981EBE">
      <w:pPr>
        <w:pStyle w:val="RequirementBullet"/>
        <w:ind w:left="1800"/>
      </w:pPr>
      <w:r w:rsidRPr="00491AE4">
        <w:t>The operational impact (e.g. compressor trip, loss of containment, or circulation failure),</w:t>
      </w:r>
    </w:p>
    <w:p w14:paraId="39B8F2F1" w14:textId="77777777" w:rsidR="00981EBE" w:rsidRPr="00491AE4" w:rsidRDefault="00981EBE" w:rsidP="00981EBE">
      <w:pPr>
        <w:pStyle w:val="RequirementBullet"/>
        <w:ind w:left="1800"/>
      </w:pPr>
      <w:r w:rsidRPr="00491AE4">
        <w:t>The required recovery mechanisms (e.g., buffer storage activation, valve isolation, overpressure protection),</w:t>
      </w:r>
    </w:p>
    <w:p w14:paraId="074CE3CB" w14:textId="134A1673" w:rsidR="00981EBE" w:rsidRPr="00491AE4" w:rsidRDefault="00981EBE" w:rsidP="00981EBE">
      <w:pPr>
        <w:pStyle w:val="RequirementBullet"/>
        <w:ind w:left="1800"/>
      </w:pPr>
      <w:r w:rsidRPr="00491AE4">
        <w:t>The stepwise action plan to resume normal helium circulation</w:t>
      </w:r>
      <w:r w:rsidR="008A3DA0">
        <w:t xml:space="preserve"> once the initiated event is resolved</w:t>
      </w:r>
      <w:r w:rsidRPr="00491AE4">
        <w:t>, and</w:t>
      </w:r>
    </w:p>
    <w:p w14:paraId="2BCB86DD" w14:textId="77777777" w:rsidR="00981EBE" w:rsidRDefault="00981EBE" w:rsidP="00981EBE">
      <w:pPr>
        <w:pStyle w:val="RequirementBullet"/>
        <w:ind w:left="1800"/>
      </w:pPr>
      <w:commentRangeStart w:id="3238"/>
      <w:r w:rsidRPr="00491AE4">
        <w:t>Compliance with applicable standards (e.g., ISO 21014, API 521, or EN 13445, where relevant).</w:t>
      </w:r>
      <w:commentRangeEnd w:id="3238"/>
      <w:r w:rsidR="00183039">
        <w:rPr>
          <w:rStyle w:val="CommentReference"/>
          <w:rFonts w:cs="Times New Roman"/>
          <w:lang w:val="en-GB" w:eastAsia="en-US"/>
        </w:rPr>
        <w:commentReference w:id="3238"/>
      </w:r>
    </w:p>
    <w:p w14:paraId="543C6A4D" w14:textId="77777777" w:rsidR="00BA35A9" w:rsidRPr="00491AE4" w:rsidRDefault="00BA35A9" w:rsidP="00BA35A9">
      <w:pPr>
        <w:pStyle w:val="RequirementBullet"/>
        <w:numPr>
          <w:ilvl w:val="0"/>
          <w:numId w:val="0"/>
        </w:numPr>
        <w:ind w:left="709" w:firstLine="709"/>
      </w:pPr>
      <w:r w:rsidRPr="00491AE4">
        <w:t>The strategy shall be supported by engineering justifications and include timelines, buffer sizing assumptions, and any control system responses required to mitigate helium losses and protect sub-atmospheric components.</w:t>
      </w:r>
    </w:p>
    <w:p w14:paraId="5D38227F" w14:textId="77777777" w:rsidR="00BA35A9" w:rsidRDefault="00BA35A9" w:rsidP="00063B68">
      <w:pPr>
        <w:pStyle w:val="RequirementBullet"/>
        <w:numPr>
          <w:ilvl w:val="0"/>
          <w:numId w:val="0"/>
        </w:numPr>
      </w:pPr>
    </w:p>
    <w:p w14:paraId="6E6F427B" w14:textId="77777777" w:rsidR="00E3437D" w:rsidRDefault="00E3437D" w:rsidP="00E3437D">
      <w:pPr>
        <w:pStyle w:val="RequirementBullet"/>
        <w:numPr>
          <w:ilvl w:val="0"/>
          <w:numId w:val="0"/>
        </w:numPr>
        <w:ind w:left="1800"/>
      </w:pPr>
    </w:p>
    <w:p w14:paraId="2E4E8D64" w14:textId="77777777" w:rsidR="007524EE" w:rsidRPr="00491AE4" w:rsidRDefault="007524EE" w:rsidP="007524EE">
      <w:pPr>
        <w:pStyle w:val="RequirementBullet"/>
        <w:numPr>
          <w:ilvl w:val="0"/>
          <w:numId w:val="0"/>
        </w:numPr>
        <w:ind w:left="360" w:hanging="360"/>
      </w:pPr>
      <w:r>
        <w:t xml:space="preserve">In the offer the Applicant shall present a high level description of the helium recovery strategy including but not limited to a </w:t>
      </w:r>
      <w:r w:rsidRPr="00491AE4">
        <w:t xml:space="preserve">Bill of Materials (BoM) </w:t>
      </w:r>
      <w:r>
        <w:t xml:space="preserve">of </w:t>
      </w:r>
      <w:r w:rsidRPr="00491AE4">
        <w:t>all recovery components, including low-pressure gas balloon storage and/or high-pressure compressor-driven recovery options</w:t>
      </w:r>
      <w:r>
        <w:t xml:space="preserve"> and/or dedicated purification system</w:t>
      </w:r>
      <w:r w:rsidRPr="00491AE4">
        <w:t>.</w:t>
      </w:r>
    </w:p>
    <w:p w14:paraId="37014525" w14:textId="77777777" w:rsidR="007524EE" w:rsidRDefault="007524EE" w:rsidP="00981EBE">
      <w:pPr>
        <w:pStyle w:val="RequirementBullet"/>
        <w:numPr>
          <w:ilvl w:val="0"/>
          <w:numId w:val="0"/>
        </w:numPr>
        <w:ind w:left="2520" w:hanging="360"/>
      </w:pPr>
    </w:p>
    <w:p w14:paraId="69B9C90A" w14:textId="7D41A95A" w:rsidR="00981EBE" w:rsidRPr="00491AE4" w:rsidRDefault="004947EF" w:rsidP="00981EBE">
      <w:pPr>
        <w:pStyle w:val="SysReq1"/>
        <w:ind w:left="1080" w:hanging="1080"/>
        <w:rPr>
          <w:lang w:val="en-GB"/>
        </w:rPr>
      </w:pPr>
      <w:bookmarkStart w:id="3239" w:name="_Toc198519179"/>
      <w:r>
        <w:t xml:space="preserve">The </w:t>
      </w:r>
      <w:r w:rsidRPr="00491AE4">
        <w:t>helium recovery strategy</w:t>
      </w:r>
      <w:r w:rsidRPr="00491AE4">
        <w:rPr>
          <w:lang w:val="en-GB"/>
        </w:rPr>
        <w:t xml:space="preserve"> </w:t>
      </w:r>
      <w:r>
        <w:rPr>
          <w:lang w:val="en-GB"/>
        </w:rPr>
        <w:t xml:space="preserve">shall </w:t>
      </w:r>
      <w:r w:rsidR="006C11A7">
        <w:rPr>
          <w:lang w:val="en-GB"/>
        </w:rPr>
        <w:t xml:space="preserve">cope with </w:t>
      </w:r>
      <w:r>
        <w:rPr>
          <w:lang w:val="en-GB"/>
        </w:rPr>
        <w:t>the following He flow from the users</w:t>
      </w:r>
      <w:r w:rsidR="00981EBE" w:rsidRPr="00491AE4">
        <w:rPr>
          <w:lang w:val="en-GB"/>
        </w:rPr>
        <w:t>:</w:t>
      </w:r>
      <w:bookmarkEnd w:id="3239"/>
    </w:p>
    <w:p w14:paraId="17627926" w14:textId="497054D1" w:rsidR="00981EBE" w:rsidRPr="00491AE4" w:rsidRDefault="00981EBE" w:rsidP="00981EBE">
      <w:pPr>
        <w:pStyle w:val="RequirementBullet"/>
        <w:ind w:left="1800"/>
        <w:rPr>
          <w:lang w:val="en-GB"/>
        </w:rPr>
      </w:pPr>
      <w:commentRangeStart w:id="3240"/>
      <w:r w:rsidRPr="00491AE4">
        <w:rPr>
          <w:lang w:val="en-GB"/>
        </w:rPr>
        <w:t>100–200 g/s for full QPLANT shutdown cases</w:t>
      </w:r>
    </w:p>
    <w:p w14:paraId="37CE6B97" w14:textId="77777777" w:rsidR="00981EBE" w:rsidRDefault="00981EBE" w:rsidP="00981EBE">
      <w:pPr>
        <w:pStyle w:val="RequirementBullet"/>
        <w:ind w:left="1800"/>
        <w:rPr>
          <w:lang w:val="en-GB"/>
        </w:rPr>
      </w:pPr>
      <w:r w:rsidRPr="00491AE4">
        <w:rPr>
          <w:lang w:val="en-GB"/>
        </w:rPr>
        <w:t>20–40 g/s for partial operation (thermal shield cooling only)</w:t>
      </w:r>
      <w:commentRangeEnd w:id="3240"/>
      <w:r w:rsidR="006239BD">
        <w:rPr>
          <w:rStyle w:val="CommentReference"/>
          <w:rFonts w:cs="Times New Roman"/>
          <w:lang w:val="en-GB" w:eastAsia="en-US"/>
        </w:rPr>
        <w:commentReference w:id="3240"/>
      </w:r>
    </w:p>
    <w:p w14:paraId="05024FF5" w14:textId="77777777" w:rsidR="00981EBE" w:rsidRDefault="00981EBE" w:rsidP="00981EBE">
      <w:pPr>
        <w:pStyle w:val="RequirementBullet"/>
        <w:numPr>
          <w:ilvl w:val="0"/>
          <w:numId w:val="0"/>
        </w:numPr>
        <w:rPr>
          <w:lang w:val="en-GB"/>
        </w:rPr>
      </w:pPr>
    </w:p>
    <w:p w14:paraId="44C22426" w14:textId="7CA341EA" w:rsidR="00981EBE" w:rsidRDefault="00981EBE" w:rsidP="00981EBE">
      <w:pPr>
        <w:pStyle w:val="SysReq1"/>
        <w:ind w:left="1080" w:hanging="1080"/>
        <w:rPr>
          <w:lang w:val="en-GB"/>
        </w:rPr>
      </w:pPr>
      <w:bookmarkStart w:id="3241" w:name="_Toc198519180"/>
      <w:r w:rsidRPr="00491AE4">
        <w:rPr>
          <w:lang w:val="en-GB"/>
        </w:rPr>
        <w:t xml:space="preserve">The Contractor shall ensure that venting of helium to atmosphere </w:t>
      </w:r>
      <w:r w:rsidR="00267F64">
        <w:rPr>
          <w:lang w:val="en-GB"/>
        </w:rPr>
        <w:t xml:space="preserve">is minimized </w:t>
      </w:r>
      <w:r w:rsidRPr="00491AE4">
        <w:rPr>
          <w:lang w:val="en-GB"/>
        </w:rPr>
        <w:t>under any defined failure or transition scenarios, unless explicitly triggered by the machine protection system (MPS).</w:t>
      </w:r>
      <w:bookmarkEnd w:id="3241"/>
    </w:p>
    <w:p w14:paraId="68B3B256" w14:textId="77777777" w:rsidR="00CB6823" w:rsidRDefault="00981EBE" w:rsidP="00981EBE">
      <w:pPr>
        <w:pStyle w:val="SysReq1"/>
        <w:ind w:left="1080" w:hanging="1080"/>
        <w:rPr>
          <w:lang w:val="en-GB"/>
        </w:rPr>
      </w:pPr>
      <w:bookmarkStart w:id="3242" w:name="_Toc198519181"/>
      <w:r w:rsidRPr="00491AE4">
        <w:rPr>
          <w:lang w:val="en-GB"/>
        </w:rPr>
        <w:t>The Contractor shall assume that, in the event of a Loss of Offsite Power (LOOP), the following utilities are available</w:t>
      </w:r>
      <w:ins w:id="3243" w:author="Dorda Ulrich" w:date="2025-04-18T09:17:00Z">
        <w:r w:rsidR="00F22D57">
          <w:rPr>
            <w:lang w:val="en-GB"/>
          </w:rPr>
          <w:t xml:space="preserve"> after a short interruption (few minutes)</w:t>
        </w:r>
      </w:ins>
      <w:r w:rsidRPr="00491AE4">
        <w:rPr>
          <w:lang w:val="en-GB"/>
        </w:rPr>
        <w:t>:</w:t>
      </w:r>
      <w:bookmarkEnd w:id="3242"/>
      <w:r w:rsidRPr="00491AE4">
        <w:rPr>
          <w:lang w:val="en-GB"/>
        </w:rPr>
        <w:t xml:space="preserve"> </w:t>
      </w:r>
    </w:p>
    <w:p w14:paraId="3DB175F1" w14:textId="77777777" w:rsidR="00CB6823" w:rsidRDefault="00981EBE" w:rsidP="00CB6823">
      <w:pPr>
        <w:pStyle w:val="RequirementBullet"/>
        <w:ind w:left="1800"/>
        <w:rPr>
          <w:lang w:val="en-GB"/>
        </w:rPr>
      </w:pPr>
      <w:r w:rsidRPr="00CB6823">
        <w:rPr>
          <w:lang w:val="en-GB"/>
        </w:rPr>
        <w:t xml:space="preserve">350 kW of back-up power supplied by a diesel </w:t>
      </w:r>
      <w:commentRangeStart w:id="3244"/>
      <w:r w:rsidRPr="00CB6823">
        <w:rPr>
          <w:lang w:val="en-GB"/>
        </w:rPr>
        <w:t>generator</w:t>
      </w:r>
      <w:commentRangeEnd w:id="3244"/>
      <w:r w:rsidR="00717139">
        <w:rPr>
          <w:rStyle w:val="CommentReference"/>
          <w:rFonts w:cs="Times New Roman"/>
          <w:lang w:val="en-GB" w:eastAsia="en-US"/>
        </w:rPr>
        <w:commentReference w:id="3244"/>
      </w:r>
    </w:p>
    <w:p w14:paraId="118029C7" w14:textId="77777777" w:rsidR="00CB6823" w:rsidRDefault="00981EBE" w:rsidP="00CB6823">
      <w:pPr>
        <w:pStyle w:val="RequirementBullet"/>
        <w:ind w:left="1800"/>
        <w:rPr>
          <w:lang w:val="en-GB"/>
        </w:rPr>
      </w:pPr>
      <w:r w:rsidRPr="00CB6823">
        <w:rPr>
          <w:lang w:val="en-GB"/>
        </w:rPr>
        <w:t>350 kW of cooling</w:t>
      </w:r>
      <w:r w:rsidRPr="00491AE4">
        <w:rPr>
          <w:lang w:val="en-GB"/>
        </w:rPr>
        <w:t xml:space="preserve"> water.</w:t>
      </w:r>
    </w:p>
    <w:p w14:paraId="39D9A701" w14:textId="2C524F87" w:rsidR="00981EBE" w:rsidRDefault="00981EBE" w:rsidP="00CB6823">
      <w:pPr>
        <w:pStyle w:val="RequirementBullet"/>
        <w:ind w:left="1800"/>
        <w:rPr>
          <w:ins w:id="3245" w:author="Bonthuys Gerkotze" w:date="2025-05-09T12:55:00Z"/>
          <w:highlight w:val="yellow"/>
          <w:lang w:val="en-GB"/>
        </w:rPr>
      </w:pPr>
      <w:r w:rsidRPr="00CB6823">
        <w:rPr>
          <w:highlight w:val="yellow"/>
          <w:lang w:val="en-GB"/>
        </w:rPr>
        <w:t>see requirement about pneumatic supply</w:t>
      </w:r>
    </w:p>
    <w:p w14:paraId="20DA43C3" w14:textId="77777777" w:rsidR="00535285" w:rsidRDefault="00535285" w:rsidP="00CB6823">
      <w:pPr>
        <w:pStyle w:val="RequirementBullet"/>
        <w:ind w:left="1800"/>
        <w:rPr>
          <w:highlight w:val="yellow"/>
          <w:lang w:val="en-GB"/>
        </w:rPr>
      </w:pPr>
    </w:p>
    <w:p w14:paraId="710F1E8C" w14:textId="77777777" w:rsidR="00961F30" w:rsidRDefault="00961F30" w:rsidP="00961F30">
      <w:pPr>
        <w:pStyle w:val="RequirementBullet"/>
        <w:numPr>
          <w:ilvl w:val="0"/>
          <w:numId w:val="0"/>
        </w:numPr>
        <w:ind w:left="1800"/>
        <w:rPr>
          <w:ins w:id="3246" w:author="Bonthuys Gerkotze" w:date="2025-05-09T12:58:00Z"/>
          <w:highlight w:val="yellow"/>
          <w:lang w:val="en-GB"/>
        </w:rPr>
      </w:pPr>
    </w:p>
    <w:p w14:paraId="694EBD96" w14:textId="11ABB4DB" w:rsidR="00535285" w:rsidRDefault="00535285" w:rsidP="00EE5517">
      <w:pPr>
        <w:pStyle w:val="12Heading3numbered"/>
        <w:rPr>
          <w:ins w:id="3247" w:author="Bonthuys Gerkotze" w:date="2025-05-09T12:55:00Z"/>
          <w:highlight w:val="yellow"/>
        </w:rPr>
      </w:pPr>
      <w:bookmarkStart w:id="3248" w:name="_Toc198518332"/>
      <w:ins w:id="3249" w:author="Bonthuys Gerkotze" w:date="2025-05-09T12:58:00Z">
        <w:r>
          <w:rPr>
            <w:highlight w:val="yellow"/>
          </w:rPr>
          <w:t>OPTION 4 – Dedicated SSC for helium recovery in case of LOOP</w:t>
        </w:r>
      </w:ins>
      <w:bookmarkEnd w:id="3248"/>
    </w:p>
    <w:p w14:paraId="75D623E7" w14:textId="4B5AF00C" w:rsidR="00535285" w:rsidRPr="00EE5517" w:rsidRDefault="00535285" w:rsidP="00535285">
      <w:pPr>
        <w:pStyle w:val="SysReq1"/>
        <w:rPr>
          <w:ins w:id="3250" w:author="Bonthuys Gerkotze" w:date="2025-05-09T12:57:00Z"/>
        </w:rPr>
      </w:pPr>
      <w:bookmarkStart w:id="3251" w:name="_Toc198519182"/>
      <w:ins w:id="3252" w:author="Bonthuys Gerkotze" w:date="2025-05-09T12:55:00Z">
        <w:r w:rsidRPr="00EE5517">
          <w:t>System shall recover and compress helium at a nominal flow range of 3.5–35 g/s.</w:t>
        </w:r>
      </w:ins>
      <w:ins w:id="3253" w:author="Bonthuys Gerkotze" w:date="2025-05-09T12:56:00Z">
        <w:r w:rsidRPr="00EE5517">
          <w:t xml:space="preserve"> </w:t>
        </w:r>
      </w:ins>
      <w:ins w:id="3254" w:author="Bonthuys Gerkotze" w:date="2025-05-09T12:57:00Z">
        <w:r>
          <w:t xml:space="preserve">Measurability via </w:t>
        </w:r>
      </w:ins>
      <w:ins w:id="3255" w:author="Bonthuys Gerkotze" w:date="2025-05-09T12:55:00Z">
        <w:r w:rsidRPr="00535285">
          <w:rPr>
            <w:highlight w:val="yellow"/>
          </w:rPr>
          <w:t>Flow measurement logs; control system feedback loop</w:t>
        </w:r>
      </w:ins>
      <w:bookmarkEnd w:id="3251"/>
    </w:p>
    <w:p w14:paraId="1105F5F0" w14:textId="03E0FC5E" w:rsidR="00535285" w:rsidRPr="00535285" w:rsidRDefault="00535285" w:rsidP="00EE5517">
      <w:pPr>
        <w:pStyle w:val="SysReq1"/>
        <w:rPr>
          <w:ins w:id="3256" w:author="Bonthuys Gerkotze" w:date="2025-05-09T12:55:00Z"/>
          <w:highlight w:val="yellow"/>
        </w:rPr>
      </w:pPr>
      <w:bookmarkStart w:id="3257" w:name="_Toc198519183"/>
      <w:ins w:id="3258" w:author="Bonthuys Gerkotze" w:date="2025-05-09T12:55:00Z">
        <w:r w:rsidRPr="00EE5517">
          <w:t>System shall sustain 100 g/s helium recovery for 6 hours under LOOP conditions.</w:t>
        </w:r>
      </w:ins>
      <w:ins w:id="3259" w:author="Bonthuys Gerkotze" w:date="2025-05-09T12:57:00Z">
        <w:r w:rsidRPr="00EE5517">
          <w:t xml:space="preserve"> </w:t>
        </w:r>
      </w:ins>
      <w:ins w:id="3260" w:author="Bonthuys Gerkotze" w:date="2025-05-09T12:55:00Z">
        <w:r w:rsidRPr="00EE5517">
          <w:t>Verification</w:t>
        </w:r>
      </w:ins>
      <w:ins w:id="3261" w:author="Bonthuys Gerkotze" w:date="2025-05-09T12:59:00Z">
        <w:r>
          <w:t xml:space="preserve"> via </w:t>
        </w:r>
      </w:ins>
      <w:ins w:id="3262" w:author="Bonthuys Gerkotze" w:date="2025-05-09T12:55:00Z">
        <w:r w:rsidRPr="00535285">
          <w:rPr>
            <w:highlight w:val="yellow"/>
          </w:rPr>
          <w:t>Simulation + integrated testing; VFD power demand log</w:t>
        </w:r>
        <w:bookmarkEnd w:id="3257"/>
      </w:ins>
    </w:p>
    <w:p w14:paraId="68030A7C" w14:textId="58E8744F" w:rsidR="00535285" w:rsidRPr="00EE5517" w:rsidRDefault="00535285" w:rsidP="00EE5517">
      <w:pPr>
        <w:pStyle w:val="SysReq1"/>
        <w:rPr>
          <w:ins w:id="3263" w:author="Bonthuys Gerkotze" w:date="2025-05-09T12:55:00Z"/>
        </w:rPr>
      </w:pPr>
      <w:bookmarkStart w:id="3264" w:name="_Toc198519184"/>
      <w:ins w:id="3265" w:author="Bonthuys Gerkotze" w:date="2025-05-09T12:55:00Z">
        <w:r w:rsidRPr="00EE5517">
          <w:lastRenderedPageBreak/>
          <w:t>Control system and infrastructure shall support upgrade to 2×100 g/s N+1 redundancy.</w:t>
        </w:r>
      </w:ins>
      <w:ins w:id="3266" w:author="Bonthuys Gerkotze" w:date="2025-05-09T12:59:00Z">
        <w:r w:rsidRPr="00EE5517">
          <w:t xml:space="preserve"> </w:t>
        </w:r>
      </w:ins>
      <w:ins w:id="3267" w:author="Bonthuys Gerkotze" w:date="2025-05-09T12:55:00Z">
        <w:r w:rsidRPr="00EE5517">
          <w:t>Verification</w:t>
        </w:r>
      </w:ins>
      <w:ins w:id="3268" w:author="Bonthuys Gerkotze" w:date="2025-05-09T12:59:00Z">
        <w:r w:rsidRPr="00EE5517">
          <w:t xml:space="preserve"> via </w:t>
        </w:r>
      </w:ins>
      <w:ins w:id="3269" w:author="Bonthuys Gerkotze" w:date="2025-05-09T12:55:00Z">
        <w:r w:rsidRPr="00EE5517">
          <w:t>Design documentation, scalability matrix, PLC spare I/O validation</w:t>
        </w:r>
        <w:bookmarkEnd w:id="3264"/>
      </w:ins>
    </w:p>
    <w:p w14:paraId="5D1C81E8" w14:textId="77777777" w:rsidR="00535285" w:rsidRPr="00EE5517" w:rsidRDefault="00535285" w:rsidP="00EE5517">
      <w:pPr>
        <w:pStyle w:val="SysReq1"/>
        <w:rPr>
          <w:ins w:id="3270" w:author="Bonthuys Gerkotze" w:date="2025-05-09T13:00:00Z"/>
          <w:rFonts w:cs="Segoe UI Semibold"/>
          <w:lang w:eastAsia="fr-FR"/>
        </w:rPr>
      </w:pPr>
      <w:bookmarkStart w:id="3271" w:name="_Toc198519185"/>
      <w:ins w:id="3272" w:author="Bonthuys Gerkotze" w:date="2025-05-09T12:55:00Z">
        <w:r w:rsidRPr="00EE5517">
          <w:t>Pneumatic backup shall ensure actuation of all critical WCS and QRB valves during a 6-hour LOOP scenario.</w:t>
        </w:r>
      </w:ins>
      <w:ins w:id="3273" w:author="Bonthuys Gerkotze" w:date="2025-05-09T12:59:00Z">
        <w:r w:rsidRPr="00EE5517">
          <w:t xml:space="preserve"> </w:t>
        </w:r>
      </w:ins>
      <w:ins w:id="3274" w:author="Bonthuys Gerkotze" w:date="2025-05-09T12:55:00Z">
        <w:r w:rsidRPr="00EE5517">
          <w:rPr>
            <w:rFonts w:cs="Segoe UI Semibold"/>
            <w:lang w:eastAsia="fr-FR"/>
          </w:rPr>
          <w:t>Verification</w:t>
        </w:r>
      </w:ins>
      <w:ins w:id="3275" w:author="Bonthuys Gerkotze" w:date="2025-05-09T12:59:00Z">
        <w:r w:rsidRPr="00EE5517">
          <w:rPr>
            <w:rFonts w:cs="Segoe UI Semibold"/>
            <w:lang w:eastAsia="fr-FR"/>
          </w:rPr>
          <w:t xml:space="preserve"> via </w:t>
        </w:r>
      </w:ins>
      <w:ins w:id="3276" w:author="Bonthuys Gerkotze" w:date="2025-05-09T12:55:00Z">
        <w:r w:rsidRPr="00EE5517">
          <w:rPr>
            <w:rFonts w:cs="Segoe UI Semibold"/>
            <w:lang w:eastAsia="fr-FR"/>
          </w:rPr>
          <w:t>Endurance test; backup cylinder sizing calculation; pressure decay test</w:t>
        </w:r>
      </w:ins>
      <w:bookmarkEnd w:id="3271"/>
      <w:ins w:id="3277" w:author="Bonthuys Gerkotze" w:date="2025-05-09T13:00:00Z">
        <w:r w:rsidRPr="00EE5517">
          <w:rPr>
            <w:rFonts w:cs="Segoe UI Semibold"/>
            <w:lang w:eastAsia="fr-FR"/>
          </w:rPr>
          <w:t xml:space="preserve"> </w:t>
        </w:r>
      </w:ins>
    </w:p>
    <w:p w14:paraId="45150C22" w14:textId="05E0BE60" w:rsidR="00535285" w:rsidRPr="00EE5517" w:rsidRDefault="00535285" w:rsidP="00EE5517">
      <w:pPr>
        <w:pStyle w:val="SysReq1"/>
        <w:rPr>
          <w:ins w:id="3278" w:author="Bonthuys Gerkotze" w:date="2025-05-09T12:55:00Z"/>
        </w:rPr>
      </w:pPr>
      <w:bookmarkStart w:id="3279" w:name="_Toc198519186"/>
      <w:ins w:id="3280" w:author="Bonthuys Gerkotze" w:date="2025-05-09T12:55:00Z">
        <w:r w:rsidRPr="00EE5517">
          <w:rPr>
            <w:lang w:eastAsia="fr-FR"/>
          </w:rPr>
          <w:t>Pressure Safety Valves (PSVs) and Burst Disks (BDs) shall comply with PED and API 520 for 1 bar to 200 bar envelope.</w:t>
        </w:r>
      </w:ins>
      <w:ins w:id="3281" w:author="Bonthuys Gerkotze" w:date="2025-05-09T13:02:00Z">
        <w:r w:rsidR="00826E33">
          <w:rPr>
            <w:lang w:eastAsia="fr-FR"/>
          </w:rPr>
          <w:t xml:space="preserve"> </w:t>
        </w:r>
      </w:ins>
      <w:ins w:id="3282" w:author="Bonthuys Gerkotze" w:date="2025-05-09T12:55:00Z">
        <w:r w:rsidRPr="00EE5517">
          <w:t>Verification</w:t>
        </w:r>
      </w:ins>
      <w:ins w:id="3283" w:author="Bonthuys Gerkotze" w:date="2025-05-09T13:02:00Z">
        <w:r w:rsidR="00826E33">
          <w:t xml:space="preserve"> via </w:t>
        </w:r>
      </w:ins>
      <w:ins w:id="3284" w:author="Bonthuys Gerkotze" w:date="2025-05-09T12:55:00Z">
        <w:r w:rsidRPr="00EE5517">
          <w:t>Inspection certificates; calibration records; system blowdown test</w:t>
        </w:r>
        <w:bookmarkEnd w:id="3279"/>
      </w:ins>
    </w:p>
    <w:p w14:paraId="63C86D6A" w14:textId="54E577C5" w:rsidR="00535285" w:rsidRPr="00EE5517" w:rsidRDefault="00535285" w:rsidP="00EE5517">
      <w:pPr>
        <w:pStyle w:val="SysReq1"/>
        <w:rPr>
          <w:ins w:id="3285" w:author="Bonthuys Gerkotze" w:date="2025-05-09T12:55:00Z"/>
        </w:rPr>
      </w:pPr>
      <w:bookmarkStart w:id="3286" w:name="_Toc198519187"/>
      <w:ins w:id="3287" w:author="Bonthuys Gerkotze" w:date="2025-05-09T12:55:00Z">
        <w:r w:rsidRPr="00EE5517">
          <w:t>At least two buffer configurations (e.g., 50 bar balloon + 200 bar sphere) shall be available to decouple flow and ensure non-loss transfer.</w:t>
        </w:r>
      </w:ins>
      <w:ins w:id="3288" w:author="Bonthuys Gerkotze" w:date="2025-05-09T13:02:00Z">
        <w:r w:rsidR="00826E33">
          <w:t xml:space="preserve"> </w:t>
        </w:r>
      </w:ins>
      <w:ins w:id="3289" w:author="Bonthuys Gerkotze" w:date="2025-05-09T12:55:00Z">
        <w:r w:rsidRPr="00EE5517">
          <w:t>Verification</w:t>
        </w:r>
      </w:ins>
      <w:ins w:id="3290" w:author="Bonthuys Gerkotze" w:date="2025-05-09T13:02:00Z">
        <w:r w:rsidR="00826E33">
          <w:t xml:space="preserve"> via</w:t>
        </w:r>
      </w:ins>
      <w:ins w:id="3291" w:author="Bonthuys Gerkotze" w:date="2025-05-09T12:55:00Z">
        <w:r w:rsidRPr="00EE5517">
          <w:t xml:space="preserve"> P&amp;ID confirmation; vessel certification documents</w:t>
        </w:r>
        <w:bookmarkEnd w:id="3286"/>
      </w:ins>
    </w:p>
    <w:p w14:paraId="3904EB0A" w14:textId="4D035775" w:rsidR="00535285" w:rsidRPr="00EE5517" w:rsidRDefault="00535285" w:rsidP="00EE5517">
      <w:pPr>
        <w:pStyle w:val="SysReq1"/>
        <w:rPr>
          <w:ins w:id="3292" w:author="Bonthuys Gerkotze" w:date="2025-05-09T12:55:00Z"/>
        </w:rPr>
      </w:pPr>
      <w:bookmarkStart w:id="3293" w:name="_Toc198519188"/>
      <w:ins w:id="3294" w:author="Bonthuys Gerkotze" w:date="2025-05-09T12:55:00Z">
        <w:r w:rsidRPr="00EE5517">
          <w:t>Control architecture shall interface with QPALNT:CS, WCS, and HeR:CS with modular integration (future-proof).</w:t>
        </w:r>
      </w:ins>
      <w:ins w:id="3295" w:author="Bonthuys Gerkotze" w:date="2025-05-09T13:02:00Z">
        <w:r w:rsidR="00826E33">
          <w:t xml:space="preserve"> </w:t>
        </w:r>
      </w:ins>
      <w:ins w:id="3296" w:author="Bonthuys Gerkotze" w:date="2025-05-09T12:55:00Z">
        <w:r w:rsidRPr="00EE5517">
          <w:t>Verification</w:t>
        </w:r>
      </w:ins>
      <w:ins w:id="3297" w:author="Bonthuys Gerkotze" w:date="2025-05-09T13:02:00Z">
        <w:r w:rsidR="00826E33">
          <w:t xml:space="preserve"> via </w:t>
        </w:r>
      </w:ins>
      <w:ins w:id="3298" w:author="Bonthuys Gerkotze" w:date="2025-05-09T12:55:00Z">
        <w:r w:rsidRPr="00EE5517">
          <w:t>I/O mapping; communication protocol tests (Modbus/TCP or OPC-UA)</w:t>
        </w:r>
        <w:bookmarkEnd w:id="3293"/>
      </w:ins>
    </w:p>
    <w:p w14:paraId="2BD9F326" w14:textId="14FC2C65" w:rsidR="00535285" w:rsidRPr="00EE5517" w:rsidRDefault="00535285" w:rsidP="00EE5517">
      <w:pPr>
        <w:pStyle w:val="SysReq1"/>
        <w:rPr>
          <w:ins w:id="3299" w:author="Bonthuys Gerkotze" w:date="2025-05-09T12:55:00Z"/>
        </w:rPr>
      </w:pPr>
      <w:bookmarkStart w:id="3300" w:name="_Toc198519189"/>
      <w:ins w:id="3301" w:author="Bonthuys Gerkotze" w:date="2025-05-09T12:55:00Z">
        <w:r w:rsidRPr="00EE5517">
          <w:t>System shall be handed over with 40-year RCM plan, failure diagnostics, spare parts, and validated commissioning package.</w:t>
        </w:r>
      </w:ins>
      <w:ins w:id="3302" w:author="Bonthuys Gerkotze" w:date="2025-05-09T13:01:00Z">
        <w:r w:rsidRPr="00EE5517">
          <w:t xml:space="preserve"> </w:t>
        </w:r>
      </w:ins>
      <w:ins w:id="3303" w:author="Bonthuys Gerkotze" w:date="2025-05-09T12:55:00Z">
        <w:r w:rsidRPr="00EE5517">
          <w:t>Verification: RCM deliverables; FMECA; maintenance plan; signed handover form</w:t>
        </w:r>
        <w:bookmarkEnd w:id="3300"/>
      </w:ins>
    </w:p>
    <w:p w14:paraId="0320C2F9" w14:textId="77777777" w:rsidR="00535285" w:rsidRPr="00CB6823" w:rsidRDefault="00535285" w:rsidP="00961F30">
      <w:pPr>
        <w:pStyle w:val="RequirementBullet"/>
        <w:numPr>
          <w:ilvl w:val="0"/>
          <w:numId w:val="0"/>
        </w:numPr>
        <w:ind w:left="1800"/>
        <w:rPr>
          <w:highlight w:val="yellow"/>
          <w:lang w:val="en-GB"/>
        </w:rPr>
      </w:pPr>
    </w:p>
    <w:p w14:paraId="6339A481" w14:textId="2FCAF2E9" w:rsidR="00981EBE" w:rsidRPr="00717139" w:rsidRDefault="00981EBE" w:rsidP="00717139">
      <w:pPr>
        <w:pStyle w:val="SysReq1"/>
        <w:ind w:left="1080" w:hanging="1080"/>
        <w:rPr>
          <w:highlight w:val="yellow"/>
          <w:lang w:val="en-GB"/>
        </w:rPr>
      </w:pPr>
      <w:bookmarkStart w:id="3304" w:name="_Toc198519190"/>
      <w:r w:rsidRPr="006232DE">
        <w:rPr>
          <w:highlight w:val="yellow"/>
          <w:lang w:val="en-GB"/>
        </w:rPr>
        <w:t>The Contractor shall integrate the recovery system with the QPLANT process systems.</w:t>
      </w:r>
      <w:bookmarkEnd w:id="3304"/>
    </w:p>
    <w:p w14:paraId="3568CC12" w14:textId="77777777" w:rsidR="00981EBE" w:rsidRPr="00491AE4" w:rsidRDefault="00981EBE" w:rsidP="00981EBE">
      <w:pPr>
        <w:pStyle w:val="SysReq1"/>
        <w:ind w:left="1080" w:hanging="1080"/>
        <w:rPr>
          <w:highlight w:val="yellow"/>
          <w:lang w:val="en-GB"/>
        </w:rPr>
      </w:pPr>
      <w:bookmarkStart w:id="3305" w:name="_Toc198519191"/>
      <w:commentRangeStart w:id="3306"/>
      <w:r w:rsidRPr="00491AE4">
        <w:rPr>
          <w:highlight w:val="yellow"/>
          <w:lang w:val="en-GB"/>
        </w:rPr>
        <w:t>The Contractor shall design the system with flexibility to enable implementation of either balloon</w:t>
      </w:r>
      <w:r>
        <w:rPr>
          <w:highlight w:val="yellow"/>
          <w:lang w:val="en-GB"/>
        </w:rPr>
        <w:t xml:space="preserve"> (including purification and dedicated compression and/or dedicated storage)</w:t>
      </w:r>
      <w:r w:rsidRPr="00491AE4">
        <w:rPr>
          <w:highlight w:val="yellow"/>
          <w:lang w:val="en-GB"/>
        </w:rPr>
        <w:t xml:space="preserve"> or compressor-based</w:t>
      </w:r>
      <w:r>
        <w:rPr>
          <w:highlight w:val="yellow"/>
          <w:lang w:val="en-GB"/>
        </w:rPr>
        <w:t xml:space="preserve"> (existing QPLANT infrastructure)</w:t>
      </w:r>
      <w:r w:rsidRPr="00491AE4">
        <w:rPr>
          <w:highlight w:val="yellow"/>
          <w:lang w:val="en-GB"/>
        </w:rPr>
        <w:t xml:space="preserve"> recovery, as per final AFA decision.</w:t>
      </w:r>
      <w:bookmarkEnd w:id="3305"/>
    </w:p>
    <w:p w14:paraId="106994E6" w14:textId="77777777" w:rsidR="00981EBE" w:rsidRPr="00491AE4" w:rsidRDefault="00981EBE" w:rsidP="00981EBE">
      <w:pPr>
        <w:pStyle w:val="RequirementBullet"/>
        <w:ind w:left="1800"/>
        <w:rPr>
          <w:lang w:val="en-GB"/>
        </w:rPr>
      </w:pPr>
      <w:r w:rsidRPr="00491AE4">
        <w:rPr>
          <w:highlight w:val="yellow"/>
          <w:lang w:val="en-GB"/>
        </w:rPr>
        <w:t>The final design shall be subject to Client review and approval prior to implementation</w:t>
      </w:r>
      <w:commentRangeEnd w:id="3306"/>
      <w:r w:rsidR="00B6666A">
        <w:rPr>
          <w:rStyle w:val="CommentReference"/>
          <w:rFonts w:cs="Times New Roman"/>
          <w:lang w:val="en-GB" w:eastAsia="en-US"/>
        </w:rPr>
        <w:commentReference w:id="3306"/>
      </w:r>
      <w:r w:rsidRPr="00491AE4">
        <w:rPr>
          <w:lang w:val="en-GB"/>
        </w:rPr>
        <w:t>.</w:t>
      </w:r>
    </w:p>
    <w:p w14:paraId="3D820489" w14:textId="2B9326A7" w:rsidR="00981EBE" w:rsidRPr="00491AE4" w:rsidRDefault="00981EBE" w:rsidP="00981EBE">
      <w:pPr>
        <w:pStyle w:val="SysReq1"/>
        <w:ind w:left="1080" w:hanging="1080"/>
        <w:rPr>
          <w:lang w:val="en-GB"/>
        </w:rPr>
      </w:pPr>
      <w:bookmarkStart w:id="3307" w:name="_Toc198519192"/>
      <w:r w:rsidRPr="00491AE4">
        <w:rPr>
          <w:lang w:val="en-GB"/>
        </w:rPr>
        <w:t xml:space="preserve">If a Recovery Balloon is </w:t>
      </w:r>
      <w:r w:rsidR="008731F1">
        <w:rPr>
          <w:lang w:val="en-GB"/>
        </w:rPr>
        <w:t>used</w:t>
      </w:r>
      <w:r w:rsidR="009E254C">
        <w:rPr>
          <w:lang w:val="en-GB"/>
        </w:rPr>
        <w:t xml:space="preserve"> as part of the strategy</w:t>
      </w:r>
      <w:r w:rsidRPr="00491AE4">
        <w:rPr>
          <w:lang w:val="en-GB"/>
        </w:rPr>
        <w:t>, its maximum capacity shall be limited to 200 m³ at ambient pressure, consistent with physical constraints of ~10 m × 10 m × 2 m, as referenced in AD1.</w:t>
      </w:r>
      <w:bookmarkEnd w:id="3307"/>
    </w:p>
    <w:p w14:paraId="31E61F22" w14:textId="676B0241" w:rsidR="00981EBE" w:rsidRPr="00491AE4" w:rsidRDefault="00981EBE" w:rsidP="00981EBE">
      <w:pPr>
        <w:pStyle w:val="SysReq1"/>
        <w:ind w:left="1080" w:hanging="1080"/>
        <w:rPr>
          <w:lang w:val="en-GB"/>
        </w:rPr>
      </w:pPr>
      <w:bookmarkStart w:id="3308" w:name="_Toc198519193"/>
      <w:r w:rsidRPr="00491AE4">
        <w:rPr>
          <w:lang w:val="en-GB"/>
        </w:rPr>
        <w:t>In case of balloon use an oil-based air lock shall be installed</w:t>
      </w:r>
      <w:r w:rsidR="00074A20" w:rsidRPr="00491AE4">
        <w:rPr>
          <w:lang w:val="en-GB"/>
        </w:rPr>
        <w:t xml:space="preserve">, </w:t>
      </w:r>
      <w:r w:rsidRPr="00491AE4">
        <w:rPr>
          <w:lang w:val="en-GB"/>
        </w:rPr>
        <w:t>preventing ambient air ingress at sub-atmospheric pressures (max differential pressure: 1100 mbar).</w:t>
      </w:r>
      <w:bookmarkEnd w:id="3308"/>
    </w:p>
    <w:p w14:paraId="6445218F" w14:textId="77777777" w:rsidR="00981EBE" w:rsidRPr="00491AE4" w:rsidRDefault="00981EBE" w:rsidP="00981EBE">
      <w:pPr>
        <w:pStyle w:val="SysReq1"/>
        <w:ind w:left="1080" w:hanging="1080"/>
        <w:rPr>
          <w:lang w:val="en-GB"/>
        </w:rPr>
      </w:pPr>
      <w:bookmarkStart w:id="3309" w:name="_Toc198519194"/>
      <w:commentRangeStart w:id="3310"/>
      <w:r w:rsidRPr="00491AE4">
        <w:rPr>
          <w:lang w:val="en-GB"/>
        </w:rPr>
        <w:t>The passive venting mechanism shall comply with EN 13648 and ISO 21013 standards.</w:t>
      </w:r>
      <w:commentRangeEnd w:id="3310"/>
      <w:r w:rsidR="00DA5CDD">
        <w:rPr>
          <w:rStyle w:val="CommentReference"/>
          <w:lang w:val="en-GB"/>
        </w:rPr>
        <w:commentReference w:id="3310"/>
      </w:r>
      <w:bookmarkEnd w:id="3309"/>
    </w:p>
    <w:p w14:paraId="7557F69B" w14:textId="77777777" w:rsidR="00721DF9" w:rsidRDefault="00721DF9" w:rsidP="00721DF9">
      <w:pPr>
        <w:pStyle w:val="SysReq1"/>
        <w:ind w:left="1080" w:hanging="1080"/>
        <w:rPr>
          <w:lang w:val="en-GB"/>
        </w:rPr>
      </w:pPr>
      <w:bookmarkStart w:id="3311" w:name="_Toc198519195"/>
      <w:r>
        <w:rPr>
          <w:lang w:val="en-GB"/>
        </w:rPr>
        <w:t>The Contractor shall perform a reliability analysis including e.g. failure to start.</w:t>
      </w:r>
      <w:bookmarkEnd w:id="3311"/>
    </w:p>
    <w:p w14:paraId="4868F1A6" w14:textId="49BFBFDE" w:rsidR="008261B1" w:rsidRDefault="00981EBE" w:rsidP="00981EBE">
      <w:pPr>
        <w:pStyle w:val="SysReq1"/>
        <w:ind w:left="1080" w:hanging="1080"/>
        <w:rPr>
          <w:lang w:val="en-GB"/>
        </w:rPr>
      </w:pPr>
      <w:bookmarkStart w:id="3312" w:name="_Toc198519196"/>
      <w:r w:rsidRPr="00491AE4">
        <w:rPr>
          <w:lang w:val="en-GB"/>
        </w:rPr>
        <w:t xml:space="preserve">The </w:t>
      </w:r>
      <w:r w:rsidR="008C63D2">
        <w:rPr>
          <w:lang w:val="en-GB"/>
        </w:rPr>
        <w:t xml:space="preserve">He recovery </w:t>
      </w:r>
      <w:r w:rsidRPr="00491AE4">
        <w:rPr>
          <w:lang w:val="en-GB"/>
        </w:rPr>
        <w:t>system shall support lifecycle monitoring per RCM principles, including Preventive Functional Diagnostics (PFD) bi-annually</w:t>
      </w:r>
      <w:r w:rsidR="008261B1">
        <w:rPr>
          <w:lang w:val="en-GB"/>
        </w:rPr>
        <w:t>.</w:t>
      </w:r>
      <w:bookmarkEnd w:id="3312"/>
      <w:r>
        <w:rPr>
          <w:lang w:val="en-GB"/>
        </w:rPr>
        <w:t xml:space="preserve"> </w:t>
      </w:r>
    </w:p>
    <w:p w14:paraId="49E4BA12" w14:textId="330E6FC1" w:rsidR="00981EBE" w:rsidRPr="00491AE4" w:rsidRDefault="00AE0AE7" w:rsidP="00981EBE">
      <w:pPr>
        <w:pStyle w:val="SysReq1"/>
        <w:numPr>
          <w:ilvl w:val="0"/>
          <w:numId w:val="0"/>
        </w:numPr>
        <w:rPr>
          <w:lang w:val="en-GB"/>
        </w:rPr>
      </w:pPr>
      <w:bookmarkStart w:id="3313" w:name="_Toc198519197"/>
      <w:r>
        <w:rPr>
          <w:lang w:val="en-GB"/>
        </w:rPr>
        <w:t>In the offer, t</w:t>
      </w:r>
      <w:r w:rsidR="00981EBE">
        <w:rPr>
          <w:lang w:val="en-GB"/>
        </w:rPr>
        <w:t xml:space="preserve">he </w:t>
      </w:r>
      <w:r w:rsidR="004645B2">
        <w:rPr>
          <w:lang w:val="en-GB"/>
        </w:rPr>
        <w:t>A</w:t>
      </w:r>
      <w:r w:rsidR="00981EBE">
        <w:rPr>
          <w:lang w:val="en-GB"/>
        </w:rPr>
        <w:t xml:space="preserve">pplicant shall provide RCM details as per </w:t>
      </w:r>
      <w:r w:rsidR="00981EBE" w:rsidRPr="00491AE4">
        <w:rPr>
          <w:lang w:val="en-GB"/>
        </w:rPr>
        <w:t>MTBF vs Replacement vs Spares</w:t>
      </w:r>
      <w:r w:rsidR="008839E5">
        <w:rPr>
          <w:lang w:val="en-GB"/>
        </w:rPr>
        <w:t>.</w:t>
      </w:r>
      <w:bookmarkEnd w:id="3313"/>
      <w:r w:rsidR="00981EBE">
        <w:rPr>
          <w:lang w:val="en-GB"/>
        </w:rPr>
        <w:br/>
      </w:r>
    </w:p>
    <w:p w14:paraId="029345A3" w14:textId="77777777" w:rsidR="00981EBE" w:rsidRPr="00491AE4" w:rsidRDefault="00981EBE" w:rsidP="00981EBE">
      <w:pPr>
        <w:pStyle w:val="SysReq1"/>
        <w:ind w:left="1080" w:hanging="1080"/>
      </w:pPr>
      <w:bookmarkStart w:id="3314" w:name="_Toc198519198"/>
      <w:commentRangeStart w:id="3315"/>
      <w:r w:rsidRPr="00491AE4">
        <w:t>In the event of a Loss of Offsite Power (LOOP), the Contractor shall provide a dedicated pneumatic backup system to ensure full support of helium recovery operations requiring pneumatic actuation. The system shall satisfy the following minimum requirements:</w:t>
      </w:r>
      <w:bookmarkEnd w:id="3314"/>
    </w:p>
    <w:p w14:paraId="66E33356" w14:textId="77777777" w:rsidR="00981EBE" w:rsidRPr="00491AE4" w:rsidRDefault="00981EBE" w:rsidP="00981EBE">
      <w:pPr>
        <w:pStyle w:val="RequirementBullet"/>
        <w:ind w:left="1800"/>
      </w:pPr>
      <w:r w:rsidRPr="00491AE4">
        <w:lastRenderedPageBreak/>
        <w:t>The system shall consist of two compressed gas cylinders (Instrument Air or Nitrogen), equipped with an automated switchover manifold to ensure redundancy and continuous supply.</w:t>
      </w:r>
    </w:p>
    <w:p w14:paraId="35356221" w14:textId="77777777" w:rsidR="00981EBE" w:rsidRPr="00491AE4" w:rsidRDefault="00981EBE" w:rsidP="00981EBE">
      <w:pPr>
        <w:pStyle w:val="RequirementBullet"/>
        <w:ind w:left="1800"/>
      </w:pPr>
      <w:r w:rsidRPr="00491AE4">
        <w:t>The pneumatic supply system shall have a minimum autonomy of 2 hours under full helium recovery load conditions</w:t>
      </w:r>
    </w:p>
    <w:p w14:paraId="5C026E71" w14:textId="77777777" w:rsidR="00981EBE" w:rsidRPr="00491AE4" w:rsidRDefault="00981EBE" w:rsidP="00981EBE">
      <w:pPr>
        <w:pStyle w:val="RequirementBullet"/>
        <w:ind w:left="1800"/>
      </w:pPr>
      <w:r w:rsidRPr="00491AE4">
        <w:t>The switchover and regulation shall be fully automatic, without requiring manual intervention during the LOOP event.</w:t>
      </w:r>
    </w:p>
    <w:p w14:paraId="6453D8D0" w14:textId="77777777" w:rsidR="00981EBE" w:rsidRDefault="00981EBE" w:rsidP="00981EBE">
      <w:pPr>
        <w:pStyle w:val="RequirementBullet"/>
        <w:ind w:left="1800"/>
      </w:pPr>
      <w:r w:rsidRPr="00491AE4">
        <w:t>The initial valve actuation (Fail-Closed or Fail-Open) shall be powered by the Instrument Air and Receiver System supplied by SCK CEN. However, this does not constitute a continuous supply obligation during LOOP.</w:t>
      </w:r>
    </w:p>
    <w:p w14:paraId="7FB195C0" w14:textId="77777777" w:rsidR="00981EBE" w:rsidRPr="00491AE4" w:rsidRDefault="00981EBE" w:rsidP="00981EBE">
      <w:pPr>
        <w:pStyle w:val="RequirementBullet"/>
      </w:pPr>
      <w:r w:rsidRPr="00491AE4">
        <w:rPr>
          <w:b/>
          <w:bCs/>
        </w:rPr>
        <w:t>Note:</w:t>
      </w:r>
      <w:r w:rsidRPr="00491AE4">
        <w:t xml:space="preserve"> This requirement supersedes any prior assumptions regarding continuous instrument air supply during LOOP. The Contractor shall design the pneumatic backup to be self-sufficient and operationally integrated within the helium recovery logic</w:t>
      </w:r>
    </w:p>
    <w:p w14:paraId="5ACAE00F" w14:textId="77777777" w:rsidR="00981EBE" w:rsidRPr="00491AE4" w:rsidRDefault="00981EBE" w:rsidP="00981EBE">
      <w:pPr>
        <w:pStyle w:val="RequirementBullet"/>
        <w:ind w:left="1800"/>
      </w:pPr>
      <w:r w:rsidRPr="00491AE4">
        <w:t>The Contractor shall be responsible for supplying and integrating any additional pneumatic backup capacity necessary to maintain helium recovery functionality during the LOOP event.</w:t>
      </w:r>
    </w:p>
    <w:p w14:paraId="34027C49" w14:textId="77777777" w:rsidR="00981EBE" w:rsidRPr="00491AE4" w:rsidRDefault="00981EBE" w:rsidP="00981EBE">
      <w:pPr>
        <w:pStyle w:val="RequirementBullet"/>
        <w:ind w:left="1800"/>
      </w:pPr>
      <w:r w:rsidRPr="00491AE4">
        <w:t>The pneumatic backup system shall be provided with:</w:t>
      </w:r>
    </w:p>
    <w:p w14:paraId="5E66D861" w14:textId="77777777" w:rsidR="00981EBE" w:rsidRPr="00491AE4" w:rsidRDefault="00981EBE" w:rsidP="00981EBE">
      <w:pPr>
        <w:pStyle w:val="RequirementBullet"/>
        <w:numPr>
          <w:ilvl w:val="1"/>
          <w:numId w:val="13"/>
        </w:numPr>
      </w:pPr>
      <w:r w:rsidRPr="00491AE4">
        <w:t>Local and remote pressure monitoring,</w:t>
      </w:r>
    </w:p>
    <w:p w14:paraId="2A87F59B" w14:textId="77777777" w:rsidR="00981EBE" w:rsidRPr="00491AE4" w:rsidRDefault="00981EBE" w:rsidP="00981EBE">
      <w:pPr>
        <w:pStyle w:val="RequirementBullet"/>
        <w:numPr>
          <w:ilvl w:val="1"/>
          <w:numId w:val="13"/>
        </w:numPr>
      </w:pPr>
      <w:r w:rsidRPr="00491AE4">
        <w:t>Alarm outputs to the control system for pressure loss or cylinder depletion,</w:t>
      </w:r>
    </w:p>
    <w:p w14:paraId="3CE5F228" w14:textId="77777777" w:rsidR="00981EBE" w:rsidRPr="00491AE4" w:rsidRDefault="00981EBE" w:rsidP="00981EBE">
      <w:pPr>
        <w:pStyle w:val="RequirementBullet"/>
        <w:numPr>
          <w:ilvl w:val="1"/>
          <w:numId w:val="13"/>
        </w:numPr>
      </w:pPr>
      <w:r w:rsidRPr="00491AE4">
        <w:t>Safety relief measures and isolation valves for safe maintenance.</w:t>
      </w:r>
      <w:commentRangeEnd w:id="3315"/>
      <w:r w:rsidR="00703F96">
        <w:rPr>
          <w:rStyle w:val="CommentReference"/>
          <w:rFonts w:cs="Times New Roman"/>
          <w:lang w:val="en-GB" w:eastAsia="en-US"/>
        </w:rPr>
        <w:commentReference w:id="3315"/>
      </w:r>
    </w:p>
    <w:p w14:paraId="5C87C0DF" w14:textId="77777777" w:rsidR="00981EBE" w:rsidRPr="00491AE4" w:rsidRDefault="00981EBE" w:rsidP="00981EBE">
      <w:pPr>
        <w:pStyle w:val="SysReq1"/>
        <w:ind w:left="1080" w:hanging="1080"/>
      </w:pPr>
      <w:bookmarkStart w:id="3316" w:name="_Toc198519199"/>
      <w:r w:rsidRPr="00491AE4">
        <w:t>The pneumatic backup system be commissioned and functionally tested under simulated LOOP conditions to verify switching, autonomy, and integration with the helium recovery sequence.</w:t>
      </w:r>
      <w:bookmarkEnd w:id="3316"/>
    </w:p>
    <w:p w14:paraId="4D190A16" w14:textId="77777777" w:rsidR="00981EBE" w:rsidRPr="00981EBE" w:rsidRDefault="00981EBE" w:rsidP="00404E46"/>
    <w:p w14:paraId="6A7AD82F" w14:textId="7DDE0CAE" w:rsidR="007C6EB6" w:rsidRPr="00725372" w:rsidRDefault="007C6EB6" w:rsidP="00774CBA">
      <w:pPr>
        <w:pStyle w:val="Heading3numbered"/>
      </w:pPr>
      <w:bookmarkStart w:id="3317" w:name="_Toc198518333"/>
      <w:r w:rsidRPr="00725372">
        <w:t>Instrumentation requirements</w:t>
      </w:r>
      <w:bookmarkEnd w:id="3317"/>
    </w:p>
    <w:p w14:paraId="5A38797C" w14:textId="48AB88BF" w:rsidR="007C6EB6" w:rsidRPr="00725372" w:rsidRDefault="007C6EB6" w:rsidP="007C6EB6">
      <w:pPr>
        <w:pStyle w:val="SysReq1"/>
        <w:rPr>
          <w:lang w:val="en-GB"/>
        </w:rPr>
      </w:pPr>
      <w:bookmarkStart w:id="3318" w:name="_Toc198519200"/>
      <w:r w:rsidRPr="00725372">
        <w:rPr>
          <w:lang w:val="en-GB"/>
        </w:rPr>
        <w:t xml:space="preserve">The </w:t>
      </w:r>
      <w:r w:rsidR="00A156C9">
        <w:rPr>
          <w:lang w:val="en-GB"/>
        </w:rPr>
        <w:t>QPLANT</w:t>
      </w:r>
      <w:r w:rsidRPr="00725372">
        <w:rPr>
          <w:lang w:val="en-GB"/>
        </w:rPr>
        <w:t xml:space="preserve"> shall be sufficiently instrumented to allow automatic control of its proper functions and to allow a safe operation.</w:t>
      </w:r>
      <w:bookmarkEnd w:id="3318"/>
    </w:p>
    <w:p w14:paraId="59D999AE" w14:textId="77777777" w:rsidR="007C6EB6" w:rsidRPr="00725372" w:rsidRDefault="007C6EB6" w:rsidP="007C6EB6">
      <w:pPr>
        <w:pStyle w:val="SysReq1"/>
        <w:rPr>
          <w:lang w:val="en-GB"/>
        </w:rPr>
      </w:pPr>
      <w:bookmarkStart w:id="3319" w:name="_Toc198519201"/>
      <w:commentRangeStart w:id="3320"/>
      <w:r w:rsidRPr="00725372">
        <w:rPr>
          <w:lang w:val="en-GB"/>
        </w:rPr>
        <w:t>The number, type, accuracy, and positioning of the sensors shall be chosen in a way to Control the components performances and to verify the required performance values during acceptance tests.</w:t>
      </w:r>
      <w:commentRangeEnd w:id="3320"/>
      <w:r w:rsidR="00C849AC">
        <w:rPr>
          <w:rStyle w:val="CommentReference"/>
          <w:lang w:val="en-GB"/>
        </w:rPr>
        <w:commentReference w:id="3320"/>
      </w:r>
      <w:bookmarkEnd w:id="3319"/>
    </w:p>
    <w:p w14:paraId="7F2CEEC9" w14:textId="77777777" w:rsidR="007C6EB6" w:rsidRPr="00725372" w:rsidRDefault="007C6EB6" w:rsidP="007C6EB6">
      <w:pPr>
        <w:pStyle w:val="SysReq1"/>
        <w:rPr>
          <w:lang w:val="en-GB"/>
        </w:rPr>
      </w:pPr>
      <w:bookmarkStart w:id="3321" w:name="_Toc198519202"/>
      <w:commentRangeStart w:id="3322"/>
      <w:r w:rsidRPr="00725372">
        <w:rPr>
          <w:lang w:val="en-GB"/>
        </w:rPr>
        <w:t>The Contactor shall prove that all measuring instruments are suitable for their purpose using appropriate references.</w:t>
      </w:r>
      <w:commentRangeEnd w:id="3322"/>
      <w:r w:rsidR="004D1B83">
        <w:rPr>
          <w:rStyle w:val="CommentReference"/>
          <w:lang w:val="en-GB"/>
        </w:rPr>
        <w:commentReference w:id="3322"/>
      </w:r>
      <w:bookmarkEnd w:id="3321"/>
    </w:p>
    <w:p w14:paraId="37438BCB" w14:textId="0FE59707" w:rsidR="007C6EB6" w:rsidRPr="00725372" w:rsidRDefault="007C6EB6" w:rsidP="007C6EB6">
      <w:pPr>
        <w:pStyle w:val="SysReq1"/>
        <w:rPr>
          <w:lang w:val="en-GB"/>
        </w:rPr>
      </w:pPr>
      <w:bookmarkStart w:id="3323" w:name="_Toc198519203"/>
      <w:commentRangeStart w:id="3324"/>
      <w:r w:rsidRPr="00725372">
        <w:rPr>
          <w:lang w:val="en-GB"/>
        </w:rPr>
        <w:t xml:space="preserve">Location and measurement ranges shall be defined by the </w:t>
      </w:r>
      <w:r w:rsidR="00CB1438">
        <w:rPr>
          <w:lang w:val="en-GB"/>
        </w:rPr>
        <w:t>Contractor</w:t>
      </w:r>
      <w:r w:rsidRPr="00725372">
        <w:rPr>
          <w:lang w:val="en-GB"/>
        </w:rPr>
        <w:t xml:space="preserve"> and shall be assessed by </w:t>
      </w:r>
      <w:r w:rsidR="004D309E" w:rsidRPr="004D309E">
        <w:rPr>
          <w:lang w:val="en-GB"/>
        </w:rPr>
        <w:t>SCK CEN</w:t>
      </w:r>
      <w:r w:rsidR="004D309E">
        <w:rPr>
          <w:lang w:val="en-GB"/>
        </w:rPr>
        <w:t xml:space="preserve"> </w:t>
      </w:r>
      <w:r w:rsidRPr="00725372">
        <w:rPr>
          <w:lang w:val="en-GB"/>
        </w:rPr>
        <w:t>during the design phase.</w:t>
      </w:r>
      <w:commentRangeEnd w:id="3324"/>
      <w:r w:rsidR="00712A45">
        <w:rPr>
          <w:rStyle w:val="CommentReference"/>
          <w:lang w:val="en-GB"/>
        </w:rPr>
        <w:commentReference w:id="3324"/>
      </w:r>
      <w:bookmarkEnd w:id="3323"/>
    </w:p>
    <w:p w14:paraId="190536B5" w14:textId="77777777" w:rsidR="007C6EB6" w:rsidRPr="00725372" w:rsidRDefault="007C6EB6" w:rsidP="007C6EB6">
      <w:pPr>
        <w:pStyle w:val="SysReq1"/>
        <w:rPr>
          <w:lang w:val="en-GB"/>
        </w:rPr>
      </w:pPr>
      <w:bookmarkStart w:id="3325" w:name="_Toc198519204"/>
      <w:r w:rsidRPr="00725372">
        <w:rPr>
          <w:lang w:val="en-GB"/>
        </w:rPr>
        <w:t>Redundancy measurements and heaters shall be provided for inaccessible components and vital for operation and safety.</w:t>
      </w:r>
      <w:bookmarkEnd w:id="3325"/>
    </w:p>
    <w:p w14:paraId="1DB18528" w14:textId="6677DD62" w:rsidR="007C6EB6" w:rsidRPr="00725372" w:rsidRDefault="007C6EB6" w:rsidP="007C6EB6">
      <w:pPr>
        <w:pStyle w:val="SysReq1"/>
        <w:rPr>
          <w:lang w:val="en-GB"/>
        </w:rPr>
      </w:pPr>
      <w:bookmarkStart w:id="3326" w:name="_Ref192250729"/>
      <w:bookmarkStart w:id="3327" w:name="_Toc198519205"/>
      <w:r w:rsidRPr="00725372">
        <w:rPr>
          <w:lang w:val="en-GB"/>
        </w:rPr>
        <w:t>A complete wiring diagram shall be included in Deliverable package</w:t>
      </w:r>
      <w:r w:rsidR="00142342" w:rsidRPr="00725372">
        <w:rPr>
          <w:lang w:val="en-GB"/>
        </w:rPr>
        <w:t xml:space="preserve"> </w:t>
      </w:r>
      <w:r w:rsidR="00142342" w:rsidRPr="00725372">
        <w:rPr>
          <w:rStyle w:val="AAReferencedChar"/>
        </w:rPr>
        <w:fldChar w:fldCharType="begin"/>
      </w:r>
      <w:r w:rsidR="00142342" w:rsidRPr="00725372">
        <w:rPr>
          <w:rStyle w:val="AAReferencedChar"/>
        </w:rPr>
        <w:instrText xml:space="preserve"> REF _Ref191381281 \h  \* MERGEFORMAT </w:instrText>
      </w:r>
      <w:r w:rsidR="00142342" w:rsidRPr="00725372">
        <w:rPr>
          <w:rStyle w:val="AAReferencedChar"/>
        </w:rPr>
      </w:r>
      <w:r w:rsidR="00142342" w:rsidRPr="00725372">
        <w:rPr>
          <w:rStyle w:val="AAReferencedChar"/>
        </w:rPr>
        <w:fldChar w:fldCharType="separate"/>
      </w:r>
      <w:r w:rsidR="00711812">
        <w:rPr>
          <w:rStyle w:val="AAReferencedChar"/>
          <w:b/>
          <w:bCs/>
          <w:lang w:val="en-US"/>
        </w:rPr>
        <w:t>Error! Reference source not found.</w:t>
      </w:r>
      <w:r w:rsidR="00142342" w:rsidRPr="00725372">
        <w:rPr>
          <w:rStyle w:val="AAReferencedChar"/>
        </w:rPr>
        <w:fldChar w:fldCharType="end"/>
      </w:r>
      <w:r w:rsidRPr="00725372">
        <w:rPr>
          <w:lang w:val="en-GB"/>
        </w:rPr>
        <w:t>.</w:t>
      </w:r>
      <w:bookmarkEnd w:id="3326"/>
      <w:bookmarkEnd w:id="3327"/>
    </w:p>
    <w:p w14:paraId="47B6FDFA" w14:textId="77777777" w:rsidR="007C6EB6" w:rsidRPr="00725372" w:rsidRDefault="007C6EB6" w:rsidP="007C6EB6"/>
    <w:p w14:paraId="3E4E0ED9" w14:textId="7B8A4D8E" w:rsidR="007C6EB6" w:rsidRPr="00725372" w:rsidRDefault="007C6EB6" w:rsidP="00774CBA">
      <w:pPr>
        <w:pStyle w:val="Heading4numbered"/>
      </w:pPr>
      <w:bookmarkStart w:id="3328" w:name="_Toc198518334"/>
      <w:commentRangeStart w:id="3329"/>
      <w:r w:rsidRPr="00725372">
        <w:t>Sensors used in hard wired component protection</w:t>
      </w:r>
      <w:bookmarkEnd w:id="3328"/>
      <w:r w:rsidRPr="00725372">
        <w:t xml:space="preserve"> </w:t>
      </w:r>
    </w:p>
    <w:p w14:paraId="24311008" w14:textId="1CACF31D" w:rsidR="007C6EB6" w:rsidRPr="00725372" w:rsidRDefault="007C6EB6" w:rsidP="007C6EB6">
      <w:pPr>
        <w:pStyle w:val="SysReq1"/>
        <w:rPr>
          <w:lang w:val="en-GB"/>
        </w:rPr>
      </w:pPr>
      <w:bookmarkStart w:id="3330" w:name="_Toc198519206"/>
      <w:r w:rsidRPr="00725372">
        <w:rPr>
          <w:lang w:val="en-GB"/>
        </w:rPr>
        <w:lastRenderedPageBreak/>
        <w:t xml:space="preserve">Hard wire protection to prevent damage of main components, in particular compressors, turbines, pumps, and heaters shall be provided by the </w:t>
      </w:r>
      <w:r w:rsidR="00CB1438">
        <w:rPr>
          <w:lang w:val="en-GB"/>
        </w:rPr>
        <w:t>Contractor</w:t>
      </w:r>
      <w:commentRangeEnd w:id="3329"/>
      <w:r w:rsidR="00F061D9">
        <w:rPr>
          <w:rStyle w:val="CommentReference"/>
          <w:lang w:val="en-GB"/>
        </w:rPr>
        <w:commentReference w:id="3329"/>
      </w:r>
      <w:r w:rsidRPr="00725372">
        <w:rPr>
          <w:lang w:val="en-GB"/>
        </w:rPr>
        <w:t>.</w:t>
      </w:r>
      <w:bookmarkEnd w:id="3330"/>
    </w:p>
    <w:p w14:paraId="3140BE2C" w14:textId="56F58661" w:rsidR="007C6EB6" w:rsidRPr="00725372" w:rsidRDefault="007C6EB6" w:rsidP="007C6EB6">
      <w:pPr>
        <w:pStyle w:val="SysReq1"/>
        <w:rPr>
          <w:lang w:val="en-GB"/>
        </w:rPr>
      </w:pPr>
      <w:bookmarkStart w:id="3331" w:name="_Toc198519207"/>
      <w:r w:rsidRPr="00725372">
        <w:rPr>
          <w:lang w:val="en-GB"/>
        </w:rPr>
        <w:t>The contacts of controlled equipment driven by hard wire (using sensors such as flow, pressure, temperature and level switches, valve end switches, etc.) shall be set as opened in abnormal situations (positive logic).</w:t>
      </w:r>
      <w:bookmarkEnd w:id="3331"/>
    </w:p>
    <w:p w14:paraId="1BCC5AAE" w14:textId="77777777" w:rsidR="007C6EB6" w:rsidRPr="00725372" w:rsidRDefault="007C6EB6" w:rsidP="007C6EB6">
      <w:pPr>
        <w:rPr>
          <w:sz w:val="4"/>
          <w:szCs w:val="4"/>
        </w:rPr>
      </w:pPr>
      <w:r w:rsidRPr="00725372">
        <w:rPr>
          <w:sz w:val="4"/>
          <w:szCs w:val="4"/>
        </w:rPr>
        <w:tab/>
      </w:r>
    </w:p>
    <w:p w14:paraId="09BF7DA3" w14:textId="1935497E" w:rsidR="007C6EB6" w:rsidRPr="00725372" w:rsidRDefault="007C6EB6" w:rsidP="00774CBA">
      <w:pPr>
        <w:pStyle w:val="Heading4numbered"/>
      </w:pPr>
      <w:bookmarkStart w:id="3332" w:name="_Toc198518335"/>
      <w:r w:rsidRPr="00725372">
        <w:t>Heaters and electrical measurements</w:t>
      </w:r>
      <w:bookmarkEnd w:id="3332"/>
    </w:p>
    <w:p w14:paraId="78FBB55E" w14:textId="77777777" w:rsidR="007C6EB6" w:rsidRPr="00725372" w:rsidRDefault="007C6EB6" w:rsidP="007C6EB6">
      <w:pPr>
        <w:pStyle w:val="SysReq1"/>
        <w:rPr>
          <w:lang w:val="en-GB"/>
        </w:rPr>
      </w:pPr>
      <w:bookmarkStart w:id="3333" w:name="_Toc198519208"/>
      <w:commentRangeStart w:id="3334"/>
      <w:r w:rsidRPr="00725372">
        <w:rPr>
          <w:lang w:val="en-GB"/>
        </w:rPr>
        <w:t>Electrical heaters shall be protected against overheating by temperature sensors acting on the power or the control unit.</w:t>
      </w:r>
      <w:commentRangeEnd w:id="3334"/>
      <w:r w:rsidR="008C16C7">
        <w:rPr>
          <w:rStyle w:val="CommentReference"/>
          <w:lang w:val="en-GB"/>
        </w:rPr>
        <w:commentReference w:id="3334"/>
      </w:r>
      <w:bookmarkEnd w:id="3333"/>
    </w:p>
    <w:p w14:paraId="4AF43988" w14:textId="7B95B708" w:rsidR="007C6EB6" w:rsidRPr="00725372" w:rsidRDefault="007C6EB6" w:rsidP="007C6EB6">
      <w:pPr>
        <w:pStyle w:val="SysReq1"/>
        <w:rPr>
          <w:lang w:val="en-GB"/>
        </w:rPr>
      </w:pPr>
      <w:bookmarkStart w:id="3335" w:name="_Ref192502870"/>
      <w:bookmarkStart w:id="3336" w:name="_Toc198519209"/>
      <w:r w:rsidRPr="00725372">
        <w:rPr>
          <w:lang w:val="en-GB"/>
        </w:rPr>
        <w:t>All heating elements required for control and operation shall be replaceable without breaking the insulation vacuum or redundant element</w:t>
      </w:r>
      <w:r w:rsidR="00A55186">
        <w:rPr>
          <w:lang w:val="en-GB"/>
        </w:rPr>
        <w:t>s</w:t>
      </w:r>
      <w:r w:rsidRPr="00725372">
        <w:rPr>
          <w:lang w:val="en-GB"/>
        </w:rPr>
        <w:t xml:space="preserve"> shall be installed.</w:t>
      </w:r>
      <w:bookmarkEnd w:id="3335"/>
      <w:bookmarkEnd w:id="3336"/>
    </w:p>
    <w:p w14:paraId="39BD53A8" w14:textId="4C2F345C" w:rsidR="007C6EB6" w:rsidRPr="00725372" w:rsidRDefault="007C6EB6" w:rsidP="007C6EB6">
      <w:pPr>
        <w:pStyle w:val="SysReq1"/>
        <w:rPr>
          <w:lang w:val="en-GB"/>
        </w:rPr>
      </w:pPr>
      <w:bookmarkStart w:id="3337" w:name="_Toc198519210"/>
      <w:r w:rsidRPr="00725372">
        <w:rPr>
          <w:lang w:val="en-GB"/>
        </w:rPr>
        <w:t xml:space="preserve">The power measurement of heaters shall be transmitted to the </w:t>
      </w:r>
      <w:r w:rsidR="00A156C9">
        <w:rPr>
          <w:lang w:val="en-GB"/>
        </w:rPr>
        <w:t>QPLANT</w:t>
      </w:r>
      <w:r w:rsidRPr="00725372">
        <w:rPr>
          <w:lang w:val="en-GB"/>
        </w:rPr>
        <w:t xml:space="preserve"> control system. </w:t>
      </w:r>
      <w:commentRangeStart w:id="3338"/>
      <w:r w:rsidRPr="00725372">
        <w:rPr>
          <w:lang w:val="en-GB"/>
        </w:rPr>
        <w:t xml:space="preserve">The list of heaters shall be </w:t>
      </w:r>
      <w:r w:rsidR="00A55186">
        <w:rPr>
          <w:lang w:val="en-GB"/>
        </w:rPr>
        <w:t>subject to approval by SCK CEN</w:t>
      </w:r>
      <w:r w:rsidRPr="00725372">
        <w:rPr>
          <w:lang w:val="en-GB"/>
        </w:rPr>
        <w:t>.</w:t>
      </w:r>
      <w:commentRangeEnd w:id="3338"/>
      <w:r w:rsidR="00AF5604">
        <w:rPr>
          <w:rStyle w:val="CommentReference"/>
          <w:lang w:val="en-GB"/>
        </w:rPr>
        <w:commentReference w:id="3338"/>
      </w:r>
      <w:bookmarkEnd w:id="3337"/>
    </w:p>
    <w:p w14:paraId="215B23FB" w14:textId="77777777" w:rsidR="007C6EB6" w:rsidRPr="00725372" w:rsidRDefault="007C6EB6" w:rsidP="007C6EB6">
      <w:pPr>
        <w:pStyle w:val="SysReq1"/>
        <w:rPr>
          <w:lang w:val="en-GB"/>
        </w:rPr>
      </w:pPr>
      <w:bookmarkStart w:id="3339" w:name="_Toc198519211"/>
      <w:commentRangeStart w:id="3340"/>
      <w:r w:rsidRPr="00725372">
        <w:rPr>
          <w:lang w:val="en-GB"/>
        </w:rPr>
        <w:t>Heating power of the power control units shall be controllable from the remote control room.</w:t>
      </w:r>
      <w:commentRangeEnd w:id="3340"/>
      <w:r w:rsidR="00AF5604">
        <w:rPr>
          <w:rStyle w:val="CommentReference"/>
          <w:lang w:val="en-GB"/>
        </w:rPr>
        <w:commentReference w:id="3340"/>
      </w:r>
      <w:bookmarkEnd w:id="3339"/>
    </w:p>
    <w:p w14:paraId="623D2FC4" w14:textId="59E78160" w:rsidR="007C6EB6" w:rsidRPr="00725372" w:rsidRDefault="007C6EB6" w:rsidP="007C6EB6">
      <w:pPr>
        <w:pStyle w:val="SysReq1"/>
        <w:rPr>
          <w:lang w:val="en-GB"/>
        </w:rPr>
      </w:pPr>
      <w:bookmarkStart w:id="3341" w:name="_Toc198519212"/>
      <w:r w:rsidRPr="00725372">
        <w:rPr>
          <w:lang w:val="en-GB"/>
        </w:rPr>
        <w:t>Dielectric test shall be carried out and successfully passed during each main phase of the mounting and at the end of the assembly.</w:t>
      </w:r>
      <w:bookmarkEnd w:id="3341"/>
    </w:p>
    <w:p w14:paraId="5E6F3664" w14:textId="77777777" w:rsidR="007C6EB6" w:rsidRPr="00725372" w:rsidRDefault="007C6EB6" w:rsidP="007C6EB6">
      <w:pPr>
        <w:rPr>
          <w:sz w:val="6"/>
          <w:szCs w:val="6"/>
        </w:rPr>
      </w:pPr>
    </w:p>
    <w:p w14:paraId="4758DAE6" w14:textId="4A40F9D3" w:rsidR="00E951CE" w:rsidRPr="00725372" w:rsidRDefault="00E951CE">
      <w:pPr>
        <w:spacing w:after="160" w:line="259" w:lineRule="auto"/>
        <w:jc w:val="left"/>
        <w:rPr>
          <w:rFonts w:eastAsia="Times New Roman" w:cs="Segoe UI"/>
          <w:color w:val="562873" w:themeColor="accent1"/>
          <w:szCs w:val="20"/>
          <w:shd w:val="clear" w:color="auto" w:fill="FFFFFF"/>
        </w:rPr>
      </w:pPr>
    </w:p>
    <w:p w14:paraId="605E5BA0" w14:textId="3653C928" w:rsidR="007C6EB6" w:rsidRPr="00725372" w:rsidRDefault="007C6EB6" w:rsidP="00774CBA">
      <w:pPr>
        <w:pStyle w:val="Heading4numbered"/>
      </w:pPr>
      <w:bookmarkStart w:id="3342" w:name="_Toc198518336"/>
      <w:r w:rsidRPr="00725372">
        <w:t>Temperature measurements</w:t>
      </w:r>
      <w:bookmarkEnd w:id="3342"/>
    </w:p>
    <w:p w14:paraId="53AEAD19" w14:textId="77777777" w:rsidR="007C6EB6" w:rsidRPr="00725372" w:rsidRDefault="007C6EB6" w:rsidP="007C6EB6">
      <w:pPr>
        <w:pStyle w:val="SysReq1"/>
        <w:rPr>
          <w:lang w:val="en-GB"/>
        </w:rPr>
      </w:pPr>
      <w:bookmarkStart w:id="3343" w:name="_Toc198519213"/>
      <w:r w:rsidRPr="00725372">
        <w:rPr>
          <w:lang w:val="en-GB"/>
        </w:rPr>
        <w:t xml:space="preserve">Two twisted pairs of wires shall be used from the temperature element to the signal </w:t>
      </w:r>
      <w:commentRangeStart w:id="3344"/>
      <w:r w:rsidRPr="00725372">
        <w:rPr>
          <w:lang w:val="en-GB"/>
        </w:rPr>
        <w:t>conditioner</w:t>
      </w:r>
      <w:commentRangeEnd w:id="3344"/>
      <w:r w:rsidR="004D52F1">
        <w:rPr>
          <w:rStyle w:val="CommentReference"/>
          <w:lang w:val="en-GB"/>
        </w:rPr>
        <w:commentReference w:id="3344"/>
      </w:r>
      <w:r w:rsidRPr="00725372">
        <w:rPr>
          <w:lang w:val="en-GB"/>
        </w:rPr>
        <w:t>.</w:t>
      </w:r>
      <w:bookmarkEnd w:id="3343"/>
    </w:p>
    <w:p w14:paraId="5A7EF2FC" w14:textId="553D02F8" w:rsidR="007C6EB6" w:rsidRPr="00725372" w:rsidRDefault="007C6EB6" w:rsidP="007C6EB6">
      <w:pPr>
        <w:pStyle w:val="SysReq1"/>
        <w:rPr>
          <w:lang w:val="en-GB"/>
        </w:rPr>
      </w:pPr>
      <w:bookmarkStart w:id="3345" w:name="_Toc198519214"/>
      <w:commentRangeStart w:id="3346"/>
      <w:r w:rsidRPr="00725372">
        <w:rPr>
          <w:lang w:val="en-GB"/>
        </w:rPr>
        <w:t xml:space="preserve">The mounting of temperature elements shall be done in the way to minimize sensor self-heating and to limit the amount of heat brought by the wires using thermalization when necessary. The mounting principle shall be </w:t>
      </w:r>
      <w:r w:rsidR="00CB67A4">
        <w:rPr>
          <w:lang w:val="en-GB"/>
        </w:rPr>
        <w:t>subject to approval by SCK CEN</w:t>
      </w:r>
      <w:r w:rsidRPr="00725372">
        <w:rPr>
          <w:lang w:val="en-GB"/>
        </w:rPr>
        <w:t>.</w:t>
      </w:r>
      <w:commentRangeEnd w:id="3346"/>
      <w:r w:rsidR="00D775D8">
        <w:rPr>
          <w:rStyle w:val="CommentReference"/>
          <w:lang w:val="en-GB"/>
        </w:rPr>
        <w:commentReference w:id="3346"/>
      </w:r>
      <w:bookmarkEnd w:id="3345"/>
    </w:p>
    <w:p w14:paraId="6F5723AB" w14:textId="77777777" w:rsidR="007C6EB6" w:rsidRPr="009E6EB8" w:rsidRDefault="007C6EB6" w:rsidP="007C6EB6">
      <w:pPr>
        <w:pStyle w:val="SysReq1"/>
      </w:pPr>
      <w:bookmarkStart w:id="3347" w:name="_Ref190782065"/>
      <w:bookmarkStart w:id="3348" w:name="_Toc198519215"/>
      <w:r w:rsidRPr="00725372">
        <w:rPr>
          <w:lang w:val="en-GB"/>
        </w:rPr>
        <w:t xml:space="preserve">Temperature elements outside cold boxes shall be mounted directly in the fluid </w:t>
      </w:r>
      <w:r w:rsidRPr="009E6EB8">
        <w:t>stream, using a protection tube welded on the pipe.</w:t>
      </w:r>
      <w:bookmarkEnd w:id="3347"/>
      <w:bookmarkEnd w:id="3348"/>
    </w:p>
    <w:p w14:paraId="6C8CDD48" w14:textId="3AA92878" w:rsidR="007C6EB6" w:rsidRPr="00725372" w:rsidRDefault="007C6EB6" w:rsidP="007C6EB6">
      <w:pPr>
        <w:pStyle w:val="SysReq1"/>
        <w:rPr>
          <w:lang w:val="en-GB"/>
        </w:rPr>
      </w:pPr>
      <w:bookmarkStart w:id="3349" w:name="_Toc198519216"/>
      <w:r w:rsidRPr="00725372">
        <w:rPr>
          <w:lang w:val="en-GB"/>
        </w:rPr>
        <w:t xml:space="preserve">For each kind of temperature range to measure, the temperature measurements (including the whole thermometry chain) shall meet the requirement in </w:t>
      </w:r>
      <w:r w:rsidRPr="00725372">
        <w:rPr>
          <w:rStyle w:val="AAReferencedChar"/>
        </w:rPr>
        <w:fldChar w:fldCharType="begin"/>
      </w:r>
      <w:r w:rsidRPr="00725372">
        <w:rPr>
          <w:rStyle w:val="AAReferencedChar"/>
        </w:rPr>
        <w:instrText xml:space="preserve"> REF _Ref185259881 \h  \* MERGEFORMAT </w:instrText>
      </w:r>
      <w:r w:rsidRPr="00725372">
        <w:rPr>
          <w:rStyle w:val="AAReferencedChar"/>
        </w:rPr>
      </w:r>
      <w:r w:rsidRPr="00725372">
        <w:rPr>
          <w:rStyle w:val="AAReferencedChar"/>
        </w:rPr>
        <w:fldChar w:fldCharType="separate"/>
      </w:r>
      <w:r w:rsidR="00711812" w:rsidRPr="00711812">
        <w:rPr>
          <w:rStyle w:val="AAReferencedChar"/>
        </w:rPr>
        <w:t>Table 6</w:t>
      </w:r>
      <w:r w:rsidRPr="00725372">
        <w:rPr>
          <w:rStyle w:val="AAReferencedChar"/>
        </w:rPr>
        <w:fldChar w:fldCharType="end"/>
      </w:r>
      <w:r w:rsidRPr="00725372">
        <w:rPr>
          <w:lang w:val="en-GB"/>
        </w:rPr>
        <w:t>.</w:t>
      </w:r>
      <w:bookmarkEnd w:id="3349"/>
    </w:p>
    <w:p w14:paraId="18DC450A" w14:textId="77777777" w:rsidR="007C6EB6" w:rsidRPr="00725372" w:rsidRDefault="007C6EB6" w:rsidP="007C6EB6">
      <w:pPr>
        <w:rPr>
          <w:sz w:val="6"/>
          <w:szCs w:val="6"/>
          <w:shd w:val="clear" w:color="auto" w:fill="FFFFFF"/>
        </w:rPr>
      </w:pPr>
    </w:p>
    <w:p w14:paraId="5563076D" w14:textId="1019B761" w:rsidR="007C6EB6" w:rsidRPr="00725372" w:rsidRDefault="007C6EB6" w:rsidP="007C6EB6">
      <w:pPr>
        <w:pStyle w:val="Caption"/>
      </w:pPr>
      <w:bookmarkStart w:id="3350" w:name="_Ref185259881"/>
      <w:bookmarkStart w:id="3351" w:name="_Toc195865376"/>
      <w:r w:rsidRPr="00725372">
        <w:t xml:space="preserve">Table </w:t>
      </w:r>
      <w:r w:rsidRPr="00725372">
        <w:fldChar w:fldCharType="begin"/>
      </w:r>
      <w:r w:rsidRPr="00725372">
        <w:instrText xml:space="preserve"> SEQ Table \* ARABIC </w:instrText>
      </w:r>
      <w:r w:rsidRPr="00725372">
        <w:fldChar w:fldCharType="separate"/>
      </w:r>
      <w:r w:rsidR="00711812">
        <w:rPr>
          <w:noProof/>
        </w:rPr>
        <w:t>6</w:t>
      </w:r>
      <w:r w:rsidRPr="00725372">
        <w:fldChar w:fldCharType="end"/>
      </w:r>
      <w:bookmarkEnd w:id="3350"/>
      <w:r w:rsidRPr="00725372">
        <w:t xml:space="preserve"> Temperature measurement precision</w:t>
      </w:r>
      <w:bookmarkEnd w:id="3351"/>
    </w:p>
    <w:tbl>
      <w:tblPr>
        <w:tblW w:w="8370" w:type="dxa"/>
        <w:tblInd w:w="107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left w:w="70" w:type="dxa"/>
          <w:right w:w="70" w:type="dxa"/>
        </w:tblCellMar>
        <w:tblLook w:val="0000" w:firstRow="0" w:lastRow="0" w:firstColumn="0" w:lastColumn="0" w:noHBand="0" w:noVBand="0"/>
      </w:tblPr>
      <w:tblGrid>
        <w:gridCol w:w="4410"/>
        <w:gridCol w:w="1320"/>
        <w:gridCol w:w="1320"/>
        <w:gridCol w:w="1320"/>
      </w:tblGrid>
      <w:tr w:rsidR="007C6EB6" w:rsidRPr="00725372" w14:paraId="5453D0F5" w14:textId="77777777" w:rsidTr="002B6EDD">
        <w:trPr>
          <w:trHeight w:val="375"/>
        </w:trPr>
        <w:tc>
          <w:tcPr>
            <w:tcW w:w="4410" w:type="dxa"/>
            <w:shd w:val="clear" w:color="auto" w:fill="EBD9ED" w:themeFill="accent2" w:themeFillTint="33"/>
            <w:vAlign w:val="center"/>
          </w:tcPr>
          <w:p w14:paraId="5320B7F7" w14:textId="77777777" w:rsidR="007C6EB6" w:rsidRPr="00725372" w:rsidRDefault="007C6EB6" w:rsidP="002B6EDD">
            <w:pPr>
              <w:pStyle w:val="AASemiBold"/>
              <w:jc w:val="center"/>
              <w:rPr>
                <w:b/>
                <w:bCs/>
                <w:sz w:val="16"/>
                <w:szCs w:val="16"/>
              </w:rPr>
            </w:pPr>
            <w:r w:rsidRPr="00725372">
              <w:rPr>
                <w:sz w:val="16"/>
                <w:szCs w:val="16"/>
              </w:rPr>
              <w:t>Nominal Temperature</w:t>
            </w:r>
          </w:p>
        </w:tc>
        <w:tc>
          <w:tcPr>
            <w:tcW w:w="1320" w:type="dxa"/>
            <w:shd w:val="clear" w:color="auto" w:fill="EBD9ED" w:themeFill="accent2" w:themeFillTint="33"/>
            <w:vAlign w:val="center"/>
          </w:tcPr>
          <w:p w14:paraId="293E50A1" w14:textId="77777777" w:rsidR="007C6EB6" w:rsidRPr="00725372" w:rsidRDefault="007C6EB6" w:rsidP="002B6EDD">
            <w:pPr>
              <w:pStyle w:val="AASemiBold"/>
              <w:ind w:left="30"/>
              <w:jc w:val="center"/>
              <w:rPr>
                <w:b/>
                <w:bCs/>
                <w:sz w:val="16"/>
                <w:szCs w:val="16"/>
              </w:rPr>
            </w:pPr>
            <w:r w:rsidRPr="00725372">
              <w:rPr>
                <w:sz w:val="16"/>
                <w:szCs w:val="16"/>
              </w:rPr>
              <w:t>&lt; 30 K</w:t>
            </w:r>
          </w:p>
        </w:tc>
        <w:tc>
          <w:tcPr>
            <w:tcW w:w="1320" w:type="dxa"/>
            <w:shd w:val="clear" w:color="auto" w:fill="EBD9ED" w:themeFill="accent2" w:themeFillTint="33"/>
            <w:vAlign w:val="center"/>
          </w:tcPr>
          <w:p w14:paraId="56A7F86B" w14:textId="77777777" w:rsidR="007C6EB6" w:rsidRPr="00725372" w:rsidRDefault="007C6EB6" w:rsidP="002B6EDD">
            <w:pPr>
              <w:pStyle w:val="AASemiBold"/>
              <w:ind w:left="30"/>
              <w:jc w:val="center"/>
              <w:rPr>
                <w:b/>
                <w:bCs/>
                <w:sz w:val="16"/>
                <w:szCs w:val="16"/>
              </w:rPr>
            </w:pPr>
            <w:r w:rsidRPr="00725372">
              <w:rPr>
                <w:sz w:val="16"/>
                <w:szCs w:val="16"/>
              </w:rPr>
              <w:t>30 K to 120 K</w:t>
            </w:r>
          </w:p>
        </w:tc>
        <w:tc>
          <w:tcPr>
            <w:tcW w:w="1320" w:type="dxa"/>
            <w:shd w:val="clear" w:color="auto" w:fill="EBD9ED" w:themeFill="accent2" w:themeFillTint="33"/>
            <w:vAlign w:val="center"/>
          </w:tcPr>
          <w:p w14:paraId="04F2091A" w14:textId="77777777" w:rsidR="007C6EB6" w:rsidRPr="00725372" w:rsidRDefault="007C6EB6" w:rsidP="002B6EDD">
            <w:pPr>
              <w:pStyle w:val="AASemiBold"/>
              <w:ind w:left="30"/>
              <w:jc w:val="center"/>
              <w:rPr>
                <w:b/>
                <w:bCs/>
                <w:sz w:val="16"/>
                <w:szCs w:val="16"/>
              </w:rPr>
            </w:pPr>
            <w:r w:rsidRPr="00725372">
              <w:rPr>
                <w:sz w:val="16"/>
                <w:szCs w:val="16"/>
              </w:rPr>
              <w:t>&gt; 120 K</w:t>
            </w:r>
          </w:p>
        </w:tc>
      </w:tr>
      <w:tr w:rsidR="007C6EB6" w:rsidRPr="00725372" w14:paraId="5B4681AC" w14:textId="77777777" w:rsidTr="002B6EDD">
        <w:trPr>
          <w:trHeight w:val="375"/>
        </w:trPr>
        <w:tc>
          <w:tcPr>
            <w:tcW w:w="4410" w:type="dxa"/>
            <w:vAlign w:val="center"/>
          </w:tcPr>
          <w:p w14:paraId="2E842EC8"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Accuracy (trueness) required for standard measurements</w:t>
            </w:r>
          </w:p>
        </w:tc>
        <w:tc>
          <w:tcPr>
            <w:tcW w:w="1320" w:type="dxa"/>
            <w:vAlign w:val="center"/>
          </w:tcPr>
          <w:p w14:paraId="20037817"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+/- 100 mK</w:t>
            </w:r>
          </w:p>
        </w:tc>
        <w:tc>
          <w:tcPr>
            <w:tcW w:w="1320" w:type="dxa"/>
            <w:vAlign w:val="center"/>
          </w:tcPr>
          <w:p w14:paraId="4022BE2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+/- 500 mK</w:t>
            </w:r>
          </w:p>
        </w:tc>
        <w:tc>
          <w:tcPr>
            <w:tcW w:w="1320" w:type="dxa"/>
            <w:vAlign w:val="center"/>
          </w:tcPr>
          <w:p w14:paraId="0FE4E589" w14:textId="77777777" w:rsidR="007C6EB6" w:rsidRPr="00725372" w:rsidRDefault="007C6EB6" w:rsidP="002B6EDD">
            <w:pPr>
              <w:spacing w:before="40" w:after="20" w:line="240" w:lineRule="auto"/>
              <w:contextualSpacing/>
              <w:jc w:val="center"/>
              <w:rPr>
                <w:rFonts w:cs="Arial"/>
                <w:color w:val="000000"/>
                <w:sz w:val="16"/>
                <w:szCs w:val="16"/>
              </w:rPr>
            </w:pPr>
            <w:r w:rsidRPr="00725372">
              <w:rPr>
                <w:sz w:val="16"/>
                <w:szCs w:val="16"/>
              </w:rPr>
              <w:t>≤ +/- 1 K</w:t>
            </w:r>
          </w:p>
        </w:tc>
      </w:tr>
      <w:tr w:rsidR="007C6EB6" w:rsidRPr="00725372" w14:paraId="091D2EA6" w14:textId="77777777" w:rsidTr="002B6EDD">
        <w:trPr>
          <w:trHeight w:val="375"/>
        </w:trPr>
        <w:tc>
          <w:tcPr>
            <w:tcW w:w="4410" w:type="dxa"/>
            <w:vAlign w:val="center"/>
          </w:tcPr>
          <w:p w14:paraId="3AE99992"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Accuracy (trueness) required for high precision measurements</w:t>
            </w:r>
          </w:p>
        </w:tc>
        <w:tc>
          <w:tcPr>
            <w:tcW w:w="1320" w:type="dxa"/>
            <w:vAlign w:val="center"/>
          </w:tcPr>
          <w:p w14:paraId="2EB55A1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+/- 50 mK</w:t>
            </w:r>
          </w:p>
        </w:tc>
        <w:tc>
          <w:tcPr>
            <w:tcW w:w="1320" w:type="dxa"/>
            <w:vAlign w:val="center"/>
          </w:tcPr>
          <w:p w14:paraId="7E4D2AD1"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+/- 300 mK</w:t>
            </w:r>
          </w:p>
        </w:tc>
        <w:tc>
          <w:tcPr>
            <w:tcW w:w="1320" w:type="dxa"/>
            <w:vAlign w:val="center"/>
          </w:tcPr>
          <w:p w14:paraId="7170A2A9" w14:textId="77777777" w:rsidR="007C6EB6" w:rsidRPr="00725372" w:rsidRDefault="007C6EB6" w:rsidP="002B6EDD">
            <w:pPr>
              <w:spacing w:before="40" w:after="20" w:line="240" w:lineRule="auto"/>
              <w:contextualSpacing/>
              <w:jc w:val="center"/>
              <w:rPr>
                <w:sz w:val="16"/>
                <w:szCs w:val="16"/>
              </w:rPr>
            </w:pPr>
            <w:r w:rsidRPr="00725372">
              <w:rPr>
                <w:sz w:val="16"/>
                <w:szCs w:val="16"/>
              </w:rPr>
              <w:t>not applicable</w:t>
            </w:r>
          </w:p>
        </w:tc>
      </w:tr>
      <w:tr w:rsidR="007C6EB6" w:rsidRPr="00725372" w14:paraId="0E1207B6" w14:textId="77777777" w:rsidTr="002B6EDD">
        <w:trPr>
          <w:trHeight w:val="54"/>
        </w:trPr>
        <w:tc>
          <w:tcPr>
            <w:tcW w:w="4410" w:type="dxa"/>
            <w:vAlign w:val="center"/>
          </w:tcPr>
          <w:p w14:paraId="3F935685"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Long term drift for the whole scale</w:t>
            </w:r>
          </w:p>
        </w:tc>
        <w:tc>
          <w:tcPr>
            <w:tcW w:w="1320" w:type="dxa"/>
            <w:vAlign w:val="center"/>
          </w:tcPr>
          <w:p w14:paraId="126AF959"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xml:space="preserve">≤ </w:t>
            </w:r>
            <w:r w:rsidRPr="00725372">
              <w:rPr>
                <w:rFonts w:cs="Arial"/>
                <w:sz w:val="16"/>
                <w:szCs w:val="16"/>
              </w:rPr>
              <w:t xml:space="preserve">+/- 10 mK </w:t>
            </w:r>
            <w:r w:rsidRPr="00725372">
              <w:rPr>
                <w:rFonts w:cs="Arial"/>
                <w:color w:val="000000"/>
                <w:sz w:val="16"/>
                <w:szCs w:val="16"/>
              </w:rPr>
              <w:t>per year</w:t>
            </w:r>
          </w:p>
        </w:tc>
        <w:tc>
          <w:tcPr>
            <w:tcW w:w="1320" w:type="dxa"/>
            <w:vAlign w:val="center"/>
          </w:tcPr>
          <w:p w14:paraId="2CEC745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+/- 50 mK</w:t>
            </w:r>
            <w:r w:rsidRPr="00725372">
              <w:rPr>
                <w:rFonts w:cs="Arial"/>
                <w:color w:val="000000"/>
                <w:sz w:val="16"/>
                <w:szCs w:val="16"/>
              </w:rPr>
              <w:br/>
              <w:t>per year</w:t>
            </w:r>
          </w:p>
        </w:tc>
        <w:tc>
          <w:tcPr>
            <w:tcW w:w="1320" w:type="dxa"/>
            <w:vAlign w:val="center"/>
          </w:tcPr>
          <w:p w14:paraId="06372EFB" w14:textId="77777777" w:rsidR="007C6EB6" w:rsidRPr="00725372" w:rsidRDefault="007C6EB6" w:rsidP="002B6EDD">
            <w:pPr>
              <w:spacing w:before="40" w:after="20" w:line="240" w:lineRule="auto"/>
              <w:contextualSpacing/>
              <w:jc w:val="center"/>
              <w:rPr>
                <w:rFonts w:cs="Arial"/>
                <w:color w:val="000000"/>
                <w:sz w:val="16"/>
                <w:szCs w:val="16"/>
              </w:rPr>
            </w:pPr>
            <w:r w:rsidRPr="00725372">
              <w:rPr>
                <w:sz w:val="16"/>
                <w:szCs w:val="16"/>
              </w:rPr>
              <w:t>≤</w:t>
            </w:r>
            <w:r w:rsidRPr="00725372">
              <w:rPr>
                <w:rFonts w:cs="Arial"/>
                <w:sz w:val="16"/>
                <w:szCs w:val="16"/>
              </w:rPr>
              <w:t xml:space="preserve"> +/- 100 mK</w:t>
            </w:r>
            <w:r w:rsidRPr="00725372">
              <w:rPr>
                <w:rFonts w:cs="Arial"/>
                <w:sz w:val="16"/>
                <w:szCs w:val="16"/>
              </w:rPr>
              <w:br/>
            </w:r>
            <w:r w:rsidRPr="00725372">
              <w:rPr>
                <w:rFonts w:cs="Arial"/>
                <w:color w:val="000000"/>
                <w:sz w:val="16"/>
                <w:szCs w:val="16"/>
              </w:rPr>
              <w:t>per year</w:t>
            </w:r>
          </w:p>
        </w:tc>
      </w:tr>
    </w:tbl>
    <w:p w14:paraId="38103C37" w14:textId="77777777" w:rsidR="007C6EB6" w:rsidRPr="00725372" w:rsidRDefault="007C6EB6" w:rsidP="007C6EB6"/>
    <w:p w14:paraId="045A44F4" w14:textId="1F97C4A2" w:rsidR="007C6EB6" w:rsidRPr="00725372" w:rsidRDefault="007C6EB6" w:rsidP="007C6EB6">
      <w:pPr>
        <w:pStyle w:val="SysReq1"/>
        <w:rPr>
          <w:lang w:val="en-GB"/>
        </w:rPr>
      </w:pPr>
      <w:bookmarkStart w:id="3352" w:name="_Toc198519217"/>
      <w:r w:rsidRPr="00725372">
        <w:rPr>
          <w:lang w:val="en-GB"/>
        </w:rPr>
        <w:t xml:space="preserve">The choice between standard and high precision measurements shall be </w:t>
      </w:r>
      <w:r w:rsidR="00CB67A4">
        <w:rPr>
          <w:lang w:val="en-GB"/>
        </w:rPr>
        <w:t>subject to approval by SCK CEN</w:t>
      </w:r>
      <w:r w:rsidRPr="00725372">
        <w:rPr>
          <w:lang w:val="en-GB"/>
        </w:rPr>
        <w:t>.</w:t>
      </w:r>
      <w:bookmarkEnd w:id="3352"/>
    </w:p>
    <w:p w14:paraId="489BAF92" w14:textId="0C35BB2C" w:rsidR="007C6EB6" w:rsidRPr="00725372" w:rsidRDefault="007C6EB6" w:rsidP="007C6EB6">
      <w:pPr>
        <w:pStyle w:val="SysReq1"/>
        <w:rPr>
          <w:lang w:val="en-GB"/>
        </w:rPr>
      </w:pPr>
      <w:bookmarkStart w:id="3353" w:name="_Toc198519218"/>
      <w:r w:rsidRPr="00725372">
        <w:rPr>
          <w:lang w:val="en-GB"/>
        </w:rPr>
        <w:lastRenderedPageBreak/>
        <w:t>A calibration curve shall be provided for each sensor when relevant.</w:t>
      </w:r>
      <w:bookmarkEnd w:id="3353"/>
    </w:p>
    <w:p w14:paraId="492BD0EF" w14:textId="77777777" w:rsidR="00142342" w:rsidRPr="00725372" w:rsidRDefault="00142342" w:rsidP="00142342">
      <w:pPr>
        <w:pStyle w:val="SysReq1"/>
        <w:numPr>
          <w:ilvl w:val="0"/>
          <w:numId w:val="0"/>
        </w:numPr>
        <w:rPr>
          <w:lang w:val="en-GB"/>
        </w:rPr>
      </w:pPr>
    </w:p>
    <w:p w14:paraId="17AB5A52" w14:textId="77777777" w:rsidR="007C6EB6" w:rsidRPr="00725372" w:rsidRDefault="007C6EB6" w:rsidP="00774CBA">
      <w:pPr>
        <w:pStyle w:val="Heading4numbered"/>
      </w:pPr>
      <w:bookmarkStart w:id="3354" w:name="_Toc198518337"/>
      <w:r w:rsidRPr="00725372">
        <w:t>Pressure measurements</w:t>
      </w:r>
      <w:bookmarkEnd w:id="3354"/>
    </w:p>
    <w:p w14:paraId="7D8EA310" w14:textId="77777777" w:rsidR="007C6EB6" w:rsidRPr="00725372" w:rsidRDefault="007C6EB6" w:rsidP="007C6EB6">
      <w:pPr>
        <w:pStyle w:val="SysReq1"/>
        <w:rPr>
          <w:lang w:val="en-GB"/>
        </w:rPr>
      </w:pPr>
      <w:bookmarkStart w:id="3355" w:name="_Toc198519219"/>
      <w:r w:rsidRPr="00725372">
        <w:rPr>
          <w:lang w:val="en-GB"/>
        </w:rPr>
        <w:t>Each pressure transmitter shall be installed with at least one isolation valve and at least one connection for calibration, venting with isolation valve.</w:t>
      </w:r>
      <w:bookmarkEnd w:id="3355"/>
    </w:p>
    <w:p w14:paraId="74FA93E1" w14:textId="77777777" w:rsidR="007C6EB6" w:rsidRPr="00725372" w:rsidRDefault="007C6EB6" w:rsidP="007C6EB6">
      <w:pPr>
        <w:pStyle w:val="SysReq1"/>
        <w:rPr>
          <w:lang w:val="en-GB"/>
        </w:rPr>
      </w:pPr>
      <w:bookmarkStart w:id="3356" w:name="_Toc198519220"/>
      <w:r w:rsidRPr="00725372">
        <w:rPr>
          <w:lang w:val="en-GB"/>
        </w:rPr>
        <w:t>The pressure measurement ranges of the instruments shall be agreed with SCK CEN, with a particular caution for the VLP line instrumentation.</w:t>
      </w:r>
      <w:bookmarkEnd w:id="3356"/>
    </w:p>
    <w:p w14:paraId="35684D04" w14:textId="77777777" w:rsidR="007C6EB6" w:rsidRPr="00725372" w:rsidRDefault="007C6EB6" w:rsidP="007C6EB6">
      <w:pPr>
        <w:pStyle w:val="SysReq1"/>
        <w:rPr>
          <w:lang w:val="en-GB"/>
        </w:rPr>
      </w:pPr>
      <w:bookmarkStart w:id="3357" w:name="_Toc198519221"/>
      <w:r w:rsidRPr="00725372">
        <w:rPr>
          <w:lang w:val="en-GB"/>
        </w:rPr>
        <w:t>All pressure transmitters shall withstand, without de-calibration or damage, any pressure from vacuum to the maximum operating pressure (given by the setting of the relevant safety valve).</w:t>
      </w:r>
      <w:bookmarkEnd w:id="3357"/>
    </w:p>
    <w:p w14:paraId="1F992153" w14:textId="77777777" w:rsidR="007C6EB6" w:rsidRPr="00725372" w:rsidRDefault="007C6EB6" w:rsidP="007C6EB6">
      <w:pPr>
        <w:pStyle w:val="SysReq1"/>
        <w:rPr>
          <w:lang w:val="en-GB"/>
        </w:rPr>
      </w:pPr>
      <w:bookmarkStart w:id="3358" w:name="_Toc198519222"/>
      <w:r w:rsidRPr="00725372">
        <w:rPr>
          <w:lang w:val="en-GB"/>
        </w:rPr>
        <w:t>The long-term drift for pressure measurement shall be less than ±0.5 % of the maximum span per year.</w:t>
      </w:r>
      <w:bookmarkEnd w:id="3358"/>
    </w:p>
    <w:p w14:paraId="15C9BFAE" w14:textId="77777777" w:rsidR="007C6EB6" w:rsidRPr="00725372" w:rsidRDefault="007C6EB6" w:rsidP="007C6EB6">
      <w:pPr>
        <w:pStyle w:val="SysReq1"/>
        <w:rPr>
          <w:lang w:val="en-GB"/>
        </w:rPr>
      </w:pPr>
      <w:bookmarkStart w:id="3359" w:name="_Toc198519223"/>
      <w:r w:rsidRPr="00725372">
        <w:rPr>
          <w:lang w:val="en-GB"/>
        </w:rPr>
        <w:t>The accuracy for absolute pressure measurement shall be better than ±0.5 % of the calibrated span.</w:t>
      </w:r>
      <w:bookmarkEnd w:id="3359"/>
    </w:p>
    <w:p w14:paraId="24B534C8" w14:textId="77777777" w:rsidR="007C6EB6" w:rsidRPr="00725372" w:rsidRDefault="007C6EB6" w:rsidP="007C6EB6">
      <w:pPr>
        <w:pStyle w:val="SysReq1"/>
        <w:rPr>
          <w:lang w:val="en-GB"/>
        </w:rPr>
      </w:pPr>
      <w:bookmarkStart w:id="3360" w:name="_Toc198519224"/>
      <w:r w:rsidRPr="00725372">
        <w:rPr>
          <w:lang w:val="en-GB"/>
        </w:rPr>
        <w:t>The accuracy for differential pressure measurement shall be better than ±0.25 % of the calibrated span.</w:t>
      </w:r>
      <w:bookmarkEnd w:id="3360"/>
    </w:p>
    <w:p w14:paraId="6FBD4BC9" w14:textId="62A4ED91" w:rsidR="007C6EB6" w:rsidRPr="00725372" w:rsidRDefault="007C6EB6" w:rsidP="007C6EB6">
      <w:pPr>
        <w:pStyle w:val="SysReq1"/>
        <w:rPr>
          <w:lang w:val="en-GB"/>
        </w:rPr>
      </w:pPr>
      <w:bookmarkStart w:id="3361" w:name="_Toc198519225"/>
      <w:r w:rsidRPr="00725372">
        <w:rPr>
          <w:lang w:val="en-GB"/>
        </w:rPr>
        <w:t xml:space="preserve">In addition to the isolation and calibration valves, the differential pressure shall be equipped </w:t>
      </w:r>
      <w:r w:rsidR="00924E43">
        <w:rPr>
          <w:lang w:val="en-GB"/>
        </w:rPr>
        <w:t>with</w:t>
      </w:r>
      <w:r w:rsidRPr="00725372">
        <w:rPr>
          <w:lang w:val="en-GB"/>
        </w:rPr>
        <w:t xml:space="preserve"> a by-pass valve.</w:t>
      </w:r>
      <w:bookmarkEnd w:id="3361"/>
    </w:p>
    <w:p w14:paraId="791F0574" w14:textId="1C5F3F1D" w:rsidR="007C6EB6" w:rsidRPr="00725372" w:rsidRDefault="007C6EB6" w:rsidP="007C6EB6">
      <w:pPr>
        <w:pStyle w:val="SysReq1"/>
        <w:rPr>
          <w:lang w:val="en-GB"/>
        </w:rPr>
      </w:pPr>
      <w:bookmarkStart w:id="3362" w:name="_Toc198519226"/>
      <w:r w:rsidRPr="00725372">
        <w:rPr>
          <w:lang w:val="en-GB"/>
        </w:rPr>
        <w:t xml:space="preserve">Vacuum pressure measurement shall cover the range from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3</m:t>
            </m:r>
          </m:sup>
        </m:sSup>
      </m:oMath>
      <w:r w:rsidRPr="00725372">
        <w:rPr>
          <w:lang w:val="en-GB"/>
        </w:rPr>
        <w:t xml:space="preserve"> to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-7</m:t>
            </m:r>
          </m:sup>
        </m:sSup>
      </m:oMath>
      <w:r w:rsidRPr="00725372">
        <w:rPr>
          <w:lang w:val="en-GB"/>
        </w:rPr>
        <w:t xml:space="preserve"> mbar.</w:t>
      </w:r>
      <w:bookmarkEnd w:id="3362"/>
    </w:p>
    <w:p w14:paraId="21AED74E" w14:textId="77777777" w:rsidR="007C6EB6" w:rsidRPr="00725372" w:rsidRDefault="007C6EB6" w:rsidP="007C6EB6">
      <w:pPr>
        <w:pStyle w:val="SysReq1"/>
        <w:rPr>
          <w:lang w:val="en-GB"/>
        </w:rPr>
      </w:pPr>
      <w:bookmarkStart w:id="3363" w:name="_Toc198519227"/>
      <w:r w:rsidRPr="00725372">
        <w:rPr>
          <w:lang w:val="en-GB"/>
        </w:rPr>
        <w:t xml:space="preserve">Each vacuum gauge shall be equipped with </w:t>
      </w:r>
      <w:commentRangeStart w:id="3364"/>
      <w:r w:rsidRPr="00725372">
        <w:rPr>
          <w:lang w:val="en-GB"/>
        </w:rPr>
        <w:t xml:space="preserve">at least </w:t>
      </w:r>
      <w:commentRangeEnd w:id="3364"/>
      <w:r w:rsidR="008C19C4">
        <w:rPr>
          <w:rStyle w:val="CommentReference"/>
          <w:lang w:val="en-GB"/>
        </w:rPr>
        <w:commentReference w:id="3364"/>
      </w:r>
      <w:r w:rsidRPr="00725372">
        <w:rPr>
          <w:lang w:val="en-GB"/>
        </w:rPr>
        <w:t>an isolation valve.</w:t>
      </w:r>
      <w:bookmarkEnd w:id="3363"/>
    </w:p>
    <w:p w14:paraId="297814F8" w14:textId="49717C00" w:rsidR="007C6EB6" w:rsidRPr="00725372" w:rsidRDefault="007C6EB6" w:rsidP="007C6EB6">
      <w:pPr>
        <w:pStyle w:val="SysReq1"/>
        <w:rPr>
          <w:lang w:val="en-GB"/>
        </w:rPr>
      </w:pPr>
      <w:bookmarkStart w:id="3365" w:name="_Toc198519228"/>
      <w:r w:rsidRPr="00725372">
        <w:rPr>
          <w:lang w:val="en-GB"/>
        </w:rPr>
        <w:t>Each vacuum gauge shall be able to withstand gas inrush.</w:t>
      </w:r>
      <w:bookmarkEnd w:id="3365"/>
    </w:p>
    <w:p w14:paraId="2C0ED0E2" w14:textId="77777777" w:rsidR="00142342" w:rsidRPr="00725372" w:rsidRDefault="00142342" w:rsidP="00E951CE">
      <w:pPr>
        <w:pStyle w:val="SysReq1"/>
        <w:numPr>
          <w:ilvl w:val="0"/>
          <w:numId w:val="0"/>
        </w:numPr>
        <w:spacing w:before="40" w:after="20" w:line="240" w:lineRule="auto"/>
        <w:contextualSpacing/>
        <w:rPr>
          <w:sz w:val="4"/>
          <w:szCs w:val="4"/>
          <w:lang w:val="en-GB"/>
        </w:rPr>
      </w:pPr>
    </w:p>
    <w:p w14:paraId="7EC93220" w14:textId="77777777" w:rsidR="007C6EB6" w:rsidRPr="00725372" w:rsidRDefault="007C6EB6" w:rsidP="00774CBA">
      <w:pPr>
        <w:pStyle w:val="Heading4numbered"/>
      </w:pPr>
      <w:bookmarkStart w:id="3366" w:name="_Toc198518338"/>
      <w:r w:rsidRPr="00725372">
        <w:t>Liquid level measurements</w:t>
      </w:r>
      <w:bookmarkEnd w:id="3366"/>
    </w:p>
    <w:p w14:paraId="10B239F3" w14:textId="1BFA1A50" w:rsidR="007C6EB6" w:rsidRPr="00725372" w:rsidRDefault="007C6EB6" w:rsidP="007C6EB6">
      <w:pPr>
        <w:pStyle w:val="SysReq1"/>
        <w:rPr>
          <w:lang w:val="en-GB"/>
        </w:rPr>
      </w:pPr>
      <w:bookmarkStart w:id="3367" w:name="_Toc198519229"/>
      <w:r w:rsidRPr="00725372">
        <w:rPr>
          <w:lang w:val="en-GB"/>
        </w:rPr>
        <w:t xml:space="preserve">Liquid helium level shall be measured by differential pressure or using a superconducting level sensor. </w:t>
      </w:r>
      <w:commentRangeStart w:id="3368"/>
      <w:r w:rsidRPr="00725372">
        <w:rPr>
          <w:lang w:val="en-GB"/>
        </w:rPr>
        <w:t>Any other technology used for liquid level measurements shall be subject to</w:t>
      </w:r>
      <w:r w:rsidR="00CB67A4">
        <w:rPr>
          <w:lang w:val="en-GB"/>
        </w:rPr>
        <w:t xml:space="preserve"> approval by</w:t>
      </w:r>
      <w:r w:rsidRPr="00725372">
        <w:rPr>
          <w:lang w:val="en-GB"/>
        </w:rPr>
        <w:t xml:space="preserve"> </w:t>
      </w:r>
      <w:r w:rsidR="004D309E" w:rsidRPr="004D309E">
        <w:rPr>
          <w:lang w:val="en-GB"/>
        </w:rPr>
        <w:t>SCK CEN</w:t>
      </w:r>
      <w:commentRangeEnd w:id="3368"/>
      <w:r w:rsidR="00582AD5">
        <w:rPr>
          <w:rStyle w:val="CommentReference"/>
          <w:lang w:val="en-GB"/>
        </w:rPr>
        <w:commentReference w:id="3368"/>
      </w:r>
      <w:r w:rsidRPr="00725372">
        <w:rPr>
          <w:lang w:val="en-GB"/>
        </w:rPr>
        <w:t xml:space="preserve">. </w:t>
      </w:r>
      <w:commentRangeStart w:id="3369"/>
      <w:r w:rsidRPr="00725372">
        <w:rPr>
          <w:lang w:val="en-GB"/>
        </w:rPr>
        <w:t>A conversion curve to the volume shall be provided for each level measurements</w:t>
      </w:r>
      <w:commentRangeEnd w:id="3369"/>
      <w:r w:rsidR="00CB67A4">
        <w:rPr>
          <w:rStyle w:val="CommentReference"/>
          <w:lang w:val="en-GB"/>
        </w:rPr>
        <w:commentReference w:id="3369"/>
      </w:r>
      <w:r w:rsidRPr="00725372">
        <w:rPr>
          <w:lang w:val="en-GB"/>
        </w:rPr>
        <w:t>.</w:t>
      </w:r>
      <w:bookmarkEnd w:id="3367"/>
    </w:p>
    <w:p w14:paraId="78401C6A" w14:textId="3D9279B4" w:rsidR="007C6EB6" w:rsidRPr="00725372" w:rsidRDefault="007C6EB6" w:rsidP="007C6EB6">
      <w:pPr>
        <w:pStyle w:val="SysReq1"/>
        <w:rPr>
          <w:lang w:val="en-GB"/>
        </w:rPr>
      </w:pPr>
      <w:bookmarkStart w:id="3370" w:name="_Toc198519230"/>
      <w:r w:rsidRPr="00725372">
        <w:rPr>
          <w:lang w:val="en-GB"/>
        </w:rPr>
        <w:t xml:space="preserve">The liquid level sensors shall not </w:t>
      </w:r>
      <w:r w:rsidR="00922E1D">
        <w:rPr>
          <w:lang w:val="en-GB"/>
        </w:rPr>
        <w:t xml:space="preserve">be </w:t>
      </w:r>
      <w:r w:rsidRPr="00725372">
        <w:rPr>
          <w:lang w:val="en-GB"/>
        </w:rPr>
        <w:t>disturb</w:t>
      </w:r>
      <w:r w:rsidR="00922E1D">
        <w:rPr>
          <w:lang w:val="en-GB"/>
        </w:rPr>
        <w:t>ed</w:t>
      </w:r>
      <w:r w:rsidRPr="00725372">
        <w:rPr>
          <w:lang w:val="en-GB"/>
        </w:rPr>
        <w:t xml:space="preserve"> n</w:t>
      </w:r>
      <w:r w:rsidR="00C67D48">
        <w:rPr>
          <w:lang w:val="en-GB"/>
        </w:rPr>
        <w:t>either</w:t>
      </w:r>
      <w:r w:rsidRPr="00725372">
        <w:rPr>
          <w:lang w:val="en-GB"/>
        </w:rPr>
        <w:t xml:space="preserve"> by electrical heaters (bubbles) </w:t>
      </w:r>
      <w:r w:rsidR="00C67D48">
        <w:rPr>
          <w:lang w:val="en-GB"/>
        </w:rPr>
        <w:t>nor</w:t>
      </w:r>
      <w:r w:rsidRPr="00725372">
        <w:rPr>
          <w:lang w:val="en-GB"/>
        </w:rPr>
        <w:t xml:space="preserve"> by flow turbulence.</w:t>
      </w:r>
      <w:bookmarkEnd w:id="3370"/>
    </w:p>
    <w:p w14:paraId="4E8F1022" w14:textId="77777777" w:rsidR="007C6EB6" w:rsidRPr="00725372" w:rsidRDefault="007C6EB6" w:rsidP="007C6EB6">
      <w:pPr>
        <w:pStyle w:val="SysReq1"/>
        <w:rPr>
          <w:lang w:val="en-GB"/>
        </w:rPr>
      </w:pPr>
      <w:bookmarkStart w:id="3371" w:name="_Toc198519231"/>
      <w:r w:rsidRPr="00725372">
        <w:rPr>
          <w:lang w:val="en-GB"/>
        </w:rPr>
        <w:t>Liquid level measurements shall be displayed in percentage. Accuracy required for the measured value shall be better than 2% for helium and better than 5 % for other fluids.</w:t>
      </w:r>
      <w:bookmarkEnd w:id="3371"/>
    </w:p>
    <w:p w14:paraId="019DEDF9" w14:textId="77777777" w:rsidR="00142342" w:rsidRPr="00725372" w:rsidRDefault="00142342" w:rsidP="00142342">
      <w:pPr>
        <w:pStyle w:val="SysReq1"/>
        <w:numPr>
          <w:ilvl w:val="0"/>
          <w:numId w:val="0"/>
        </w:numPr>
        <w:rPr>
          <w:sz w:val="4"/>
          <w:szCs w:val="4"/>
          <w:lang w:val="en-GB"/>
        </w:rPr>
      </w:pPr>
      <w:bookmarkStart w:id="3372" w:name="_Hlk191992694"/>
    </w:p>
    <w:p w14:paraId="616ACB7B" w14:textId="77777777" w:rsidR="007C6EB6" w:rsidRPr="00725372" w:rsidRDefault="007C6EB6" w:rsidP="00774CBA">
      <w:pPr>
        <w:pStyle w:val="Heading4numbered"/>
      </w:pPr>
      <w:bookmarkStart w:id="3373" w:name="_Toc198518339"/>
      <w:bookmarkEnd w:id="3372"/>
      <w:r w:rsidRPr="00725372">
        <w:t>Flow rate measurements</w:t>
      </w:r>
      <w:bookmarkEnd w:id="3373"/>
    </w:p>
    <w:p w14:paraId="1C0B006E" w14:textId="61834351" w:rsidR="007C6EB6" w:rsidRPr="00725372" w:rsidRDefault="007C6EB6" w:rsidP="007C6EB6">
      <w:pPr>
        <w:pStyle w:val="SysReq1"/>
        <w:rPr>
          <w:lang w:val="en-GB"/>
        </w:rPr>
      </w:pPr>
      <w:bookmarkStart w:id="3374" w:name="_Toc198519232"/>
      <w:r w:rsidRPr="00725372">
        <w:rPr>
          <w:lang w:val="en-GB"/>
        </w:rPr>
        <w:t xml:space="preserve">For helium flow rate measurements at cryogenic temperature, temperature and pressure shall be measured upstream flow measurements for the mass-flow rate calculation by the </w:t>
      </w:r>
      <w:r w:rsidR="00A156C9">
        <w:rPr>
          <w:lang w:val="en-GB"/>
        </w:rPr>
        <w:t>QPLANT</w:t>
      </w:r>
      <w:r w:rsidRPr="00725372">
        <w:rPr>
          <w:lang w:val="en-GB"/>
        </w:rPr>
        <w:t xml:space="preserve"> control system. According to the </w:t>
      </w:r>
      <w:r w:rsidR="00CB1438">
        <w:rPr>
          <w:lang w:val="en-GB"/>
        </w:rPr>
        <w:t>Contractor</w:t>
      </w:r>
      <w:r w:rsidRPr="00725372">
        <w:rPr>
          <w:lang w:val="en-GB"/>
        </w:rPr>
        <w:t xml:space="preserve"> experience standardized orifices as venturi associated differential pressure measurement shall be </w:t>
      </w:r>
      <w:r w:rsidRPr="00725372">
        <w:rPr>
          <w:lang w:val="en-GB"/>
        </w:rPr>
        <w:lastRenderedPageBreak/>
        <w:t>used. A calibration curve shall be provided. Accuracy required shall be better than 5% of the full range.</w:t>
      </w:r>
      <w:bookmarkEnd w:id="3374"/>
    </w:p>
    <w:p w14:paraId="1DA9C4DE" w14:textId="77777777" w:rsidR="007C6EB6" w:rsidRPr="00725372" w:rsidRDefault="007C6EB6" w:rsidP="007C6EB6">
      <w:pPr>
        <w:pStyle w:val="SysReq1"/>
        <w:rPr>
          <w:lang w:val="en-GB"/>
        </w:rPr>
      </w:pPr>
      <w:bookmarkStart w:id="3375" w:name="_Toc198519233"/>
      <w:r w:rsidRPr="00725372">
        <w:rPr>
          <w:lang w:val="en-GB"/>
        </w:rPr>
        <w:t>For helium flow rate measurements at room temperature and water, other types of the flow meters are allowed. The accuracy required shall be better than 2% of the calibrated span.</w:t>
      </w:r>
      <w:bookmarkEnd w:id="3375"/>
    </w:p>
    <w:p w14:paraId="185327B4" w14:textId="5F92CC05" w:rsidR="007C6EB6" w:rsidRPr="00725372" w:rsidRDefault="007C6EB6" w:rsidP="007C6EB6">
      <w:pPr>
        <w:pStyle w:val="SysReq1"/>
        <w:rPr>
          <w:lang w:val="en-GB"/>
        </w:rPr>
      </w:pPr>
      <w:bookmarkStart w:id="3376" w:name="_Toc198519234"/>
      <w:commentRangeStart w:id="3377"/>
      <w:r w:rsidRPr="00725372">
        <w:rPr>
          <w:lang w:val="en-GB"/>
        </w:rPr>
        <w:t>The display units for mass flow rates shall be g/s for helium flow and l/s or m</w:t>
      </w:r>
      <w:r w:rsidRPr="00725372">
        <w:rPr>
          <w:vertAlign w:val="superscript"/>
          <w:lang w:val="en-GB"/>
        </w:rPr>
        <w:t>3</w:t>
      </w:r>
      <w:r w:rsidRPr="00725372">
        <w:rPr>
          <w:lang w:val="en-GB"/>
        </w:rPr>
        <w:t>/h for water flow.</w:t>
      </w:r>
      <w:commentRangeEnd w:id="3377"/>
      <w:r w:rsidR="00003586">
        <w:rPr>
          <w:rStyle w:val="CommentReference"/>
          <w:lang w:val="en-GB"/>
        </w:rPr>
        <w:commentReference w:id="3377"/>
      </w:r>
      <w:bookmarkEnd w:id="3376"/>
    </w:p>
    <w:p w14:paraId="6B8ABABD" w14:textId="77777777" w:rsidR="00E951CE" w:rsidRPr="00725372" w:rsidRDefault="00E951CE" w:rsidP="00E951CE">
      <w:pPr>
        <w:rPr>
          <w:sz w:val="4"/>
          <w:szCs w:val="4"/>
        </w:rPr>
      </w:pPr>
    </w:p>
    <w:p w14:paraId="20AD6C2E" w14:textId="77777777" w:rsidR="007C6EB6" w:rsidRPr="00725372" w:rsidRDefault="007C6EB6" w:rsidP="00774CBA">
      <w:pPr>
        <w:pStyle w:val="Heading4numbered"/>
      </w:pPr>
      <w:bookmarkStart w:id="3378" w:name="_Toc198518340"/>
      <w:r w:rsidRPr="00725372">
        <w:t>Impurity measurements in helium flow</w:t>
      </w:r>
      <w:bookmarkEnd w:id="3378"/>
    </w:p>
    <w:p w14:paraId="66913B9A" w14:textId="4C128B89" w:rsidR="007C6EB6" w:rsidRPr="00725372" w:rsidRDefault="007C6EB6" w:rsidP="008D4A77">
      <w:pPr>
        <w:pStyle w:val="Heading5numbered"/>
      </w:pPr>
      <w:bookmarkStart w:id="3379" w:name="_Toc198518341"/>
      <w:r w:rsidRPr="00725372">
        <w:t>Pick-ups and sampling main requirements</w:t>
      </w:r>
      <w:bookmarkEnd w:id="3379"/>
    </w:p>
    <w:p w14:paraId="54AA71BC" w14:textId="77777777" w:rsidR="007C6EB6" w:rsidRPr="00725372" w:rsidRDefault="007C6EB6" w:rsidP="007C6EB6">
      <w:pPr>
        <w:pStyle w:val="SysReq1"/>
        <w:rPr>
          <w:lang w:val="en-GB"/>
        </w:rPr>
      </w:pPr>
      <w:bookmarkStart w:id="3380" w:name="_Toc198519235"/>
      <w:r w:rsidRPr="00725372">
        <w:rPr>
          <w:lang w:val="en-GB"/>
        </w:rPr>
        <w:t>The location of sampling points shall be agreed with SCK CEN.</w:t>
      </w:r>
      <w:bookmarkEnd w:id="3380"/>
    </w:p>
    <w:p w14:paraId="1AE89AD9" w14:textId="2033AFE0" w:rsidR="007C6EB6" w:rsidRPr="00725372" w:rsidRDefault="007C6EB6" w:rsidP="007C6EB6">
      <w:pPr>
        <w:pStyle w:val="SysReq1"/>
        <w:rPr>
          <w:lang w:val="en-GB"/>
        </w:rPr>
      </w:pPr>
      <w:bookmarkStart w:id="3381" w:name="_Toc198519236"/>
      <w:r w:rsidRPr="00725372">
        <w:rPr>
          <w:lang w:val="en-GB"/>
        </w:rPr>
        <w:t xml:space="preserve">Two dedicated gas </w:t>
      </w:r>
      <w:r w:rsidR="00E951CE" w:rsidRPr="00725372">
        <w:rPr>
          <w:lang w:val="en-GB"/>
        </w:rPr>
        <w:t>analyser</w:t>
      </w:r>
      <w:r w:rsidRPr="00725372">
        <w:rPr>
          <w:lang w:val="en-GB"/>
        </w:rPr>
        <w:t xml:space="preserve"> cubicles shall be installed for the </w:t>
      </w:r>
      <w:r w:rsidR="00A156C9">
        <w:rPr>
          <w:lang w:val="en-GB"/>
        </w:rPr>
        <w:t>QPLANT</w:t>
      </w:r>
      <w:r w:rsidRPr="00725372">
        <w:rPr>
          <w:lang w:val="en-GB"/>
        </w:rPr>
        <w:t xml:space="preserve"> (one in the compressor room and the second one in the cold box room).</w:t>
      </w:r>
      <w:bookmarkEnd w:id="3381"/>
    </w:p>
    <w:p w14:paraId="5EE7548A" w14:textId="77777777" w:rsidR="007C6EB6" w:rsidRPr="00725372" w:rsidRDefault="007C6EB6" w:rsidP="007C6EB6">
      <w:pPr>
        <w:pStyle w:val="SysReq1"/>
        <w:rPr>
          <w:lang w:val="en-GB"/>
        </w:rPr>
      </w:pPr>
      <w:bookmarkStart w:id="3382" w:name="_Toc198519237"/>
      <w:r w:rsidRPr="00725372">
        <w:rPr>
          <w:lang w:val="en-GB"/>
        </w:rPr>
        <w:t>All capillaries used for permanent monitoring shall end at the gas analysis. These sampling lines shall be provided with at least a pressure regulator, a proper removable filter element and a manual process isolation valve.</w:t>
      </w:r>
      <w:bookmarkEnd w:id="3382"/>
    </w:p>
    <w:p w14:paraId="16373F8E" w14:textId="77777777" w:rsidR="00D86B0D" w:rsidRPr="00725372" w:rsidRDefault="007C6EB6" w:rsidP="007C6EB6">
      <w:pPr>
        <w:pStyle w:val="SysReq1"/>
        <w:rPr>
          <w:lang w:val="en-GB"/>
        </w:rPr>
      </w:pPr>
      <w:bookmarkStart w:id="3383" w:name="_Toc198519238"/>
      <w:r w:rsidRPr="00725372">
        <w:rPr>
          <w:lang w:val="en-GB"/>
        </w:rPr>
        <w:t>Temporary sampling points shall be at least equipped with a manual process isolation valve and proper plug.</w:t>
      </w:r>
      <w:bookmarkEnd w:id="3383"/>
      <w:r w:rsidRPr="00725372">
        <w:rPr>
          <w:lang w:val="en-GB"/>
        </w:rPr>
        <w:t xml:space="preserve"> </w:t>
      </w:r>
    </w:p>
    <w:p w14:paraId="6E26E3FE" w14:textId="21AC769D" w:rsidR="00D86B0D" w:rsidRPr="00725372" w:rsidRDefault="007C6EB6" w:rsidP="007C6EB6">
      <w:pPr>
        <w:pStyle w:val="SysReq1"/>
        <w:rPr>
          <w:lang w:val="en-GB"/>
        </w:rPr>
      </w:pPr>
      <w:bookmarkStart w:id="3384" w:name="_Toc198519239"/>
      <w:r w:rsidRPr="00725372">
        <w:rPr>
          <w:lang w:val="en-GB"/>
        </w:rPr>
        <w:t xml:space="preserve">Each gas </w:t>
      </w:r>
      <w:r w:rsidR="00E951CE" w:rsidRPr="00725372">
        <w:rPr>
          <w:lang w:val="en-GB"/>
        </w:rPr>
        <w:t>analyser</w:t>
      </w:r>
      <w:r w:rsidRPr="00725372">
        <w:rPr>
          <w:lang w:val="en-GB"/>
        </w:rPr>
        <w:t xml:space="preserve"> shall be equipped with a dedicated calibration line.</w:t>
      </w:r>
      <w:bookmarkEnd w:id="3384"/>
      <w:r w:rsidRPr="00725372">
        <w:rPr>
          <w:lang w:val="en-GB"/>
        </w:rPr>
        <w:t xml:space="preserve"> </w:t>
      </w:r>
    </w:p>
    <w:p w14:paraId="2F7A9DF6" w14:textId="0D26C5CF" w:rsidR="007C6EB6" w:rsidRPr="00725372" w:rsidRDefault="00D86B0D" w:rsidP="007C6EB6">
      <w:pPr>
        <w:pStyle w:val="SysReq1"/>
        <w:rPr>
          <w:lang w:val="en-GB"/>
        </w:rPr>
      </w:pPr>
      <w:bookmarkStart w:id="3385" w:name="_Toc198519240"/>
      <w:commentRangeStart w:id="3386"/>
      <w:r w:rsidRPr="00725372">
        <w:rPr>
          <w:lang w:val="en-GB"/>
        </w:rPr>
        <w:t xml:space="preserve">Gas </w:t>
      </w:r>
      <w:r w:rsidR="007C6EB6" w:rsidRPr="00725372">
        <w:rPr>
          <w:lang w:val="en-GB"/>
        </w:rPr>
        <w:t xml:space="preserve">sampling components and piping shall be in compliance with gas </w:t>
      </w:r>
      <w:r w:rsidR="00E951CE" w:rsidRPr="00725372">
        <w:rPr>
          <w:lang w:val="en-GB"/>
        </w:rPr>
        <w:t>analyser</w:t>
      </w:r>
      <w:r w:rsidR="007C6EB6" w:rsidRPr="00725372">
        <w:rPr>
          <w:lang w:val="en-GB"/>
        </w:rPr>
        <w:t>s accuracy requirements.</w:t>
      </w:r>
      <w:commentRangeEnd w:id="3386"/>
      <w:r w:rsidR="00D902EE">
        <w:rPr>
          <w:rStyle w:val="CommentReference"/>
          <w:lang w:val="en-GB"/>
        </w:rPr>
        <w:commentReference w:id="3386"/>
      </w:r>
      <w:bookmarkEnd w:id="3385"/>
    </w:p>
    <w:p w14:paraId="5869B4BA" w14:textId="0326E549" w:rsidR="00142342" w:rsidRPr="00725372" w:rsidRDefault="007C6EB6" w:rsidP="00142342">
      <w:pPr>
        <w:pStyle w:val="SysReq1"/>
        <w:rPr>
          <w:lang w:val="en-GB"/>
        </w:rPr>
      </w:pPr>
      <w:bookmarkStart w:id="3387" w:name="_Toc198519241"/>
      <w:r w:rsidRPr="00725372">
        <w:rPr>
          <w:lang w:val="en-GB"/>
        </w:rPr>
        <w:t xml:space="preserve">The </w:t>
      </w:r>
      <w:r w:rsidR="00E951CE" w:rsidRPr="00725372">
        <w:rPr>
          <w:lang w:val="en-GB"/>
        </w:rPr>
        <w:t>analysed</w:t>
      </w:r>
      <w:r w:rsidRPr="00725372">
        <w:rPr>
          <w:lang w:val="en-GB"/>
        </w:rPr>
        <w:t xml:space="preserve"> gas samples shall be sent back to </w:t>
      </w:r>
      <w:commentRangeStart w:id="3388"/>
      <w:r w:rsidRPr="00725372">
        <w:rPr>
          <w:lang w:val="en-GB"/>
        </w:rPr>
        <w:t xml:space="preserve">the Low Pressure </w:t>
      </w:r>
      <w:commentRangeEnd w:id="3388"/>
      <w:r w:rsidR="00383712">
        <w:rPr>
          <w:rStyle w:val="CommentReference"/>
          <w:lang w:val="en-GB"/>
        </w:rPr>
        <w:commentReference w:id="3388"/>
      </w:r>
      <w:r w:rsidRPr="00725372">
        <w:rPr>
          <w:lang w:val="en-GB"/>
        </w:rPr>
        <w:t xml:space="preserve">of the </w:t>
      </w:r>
      <w:r w:rsidR="00E844FF">
        <w:rPr>
          <w:lang w:val="en-GB"/>
        </w:rPr>
        <w:t>WCS</w:t>
      </w:r>
      <w:r w:rsidRPr="00725372">
        <w:rPr>
          <w:lang w:val="en-GB"/>
        </w:rPr>
        <w:t>.</w:t>
      </w:r>
      <w:bookmarkEnd w:id="3387"/>
    </w:p>
    <w:p w14:paraId="4397020A" w14:textId="0AA3ADE9" w:rsidR="007C6EB6" w:rsidRPr="008D4A77" w:rsidRDefault="007C6EB6" w:rsidP="008D4A77">
      <w:pPr>
        <w:pStyle w:val="Heading5numbered"/>
      </w:pPr>
      <w:bookmarkStart w:id="3389" w:name="_Toc198518342"/>
      <w:r w:rsidRPr="008D4A77">
        <w:t>Gas analysis main requirements</w:t>
      </w:r>
      <w:bookmarkEnd w:id="3389"/>
    </w:p>
    <w:p w14:paraId="6CD56DDA" w14:textId="5C908435" w:rsidR="007C6EB6" w:rsidRPr="00725372" w:rsidRDefault="007C6EB6" w:rsidP="007C6EB6">
      <w:pPr>
        <w:pStyle w:val="SysReq1"/>
        <w:rPr>
          <w:lang w:val="en-GB"/>
        </w:rPr>
      </w:pPr>
      <w:bookmarkStart w:id="3390" w:name="_Toc198519242"/>
      <w:r w:rsidRPr="00725372">
        <w:rPr>
          <w:lang w:val="en-GB"/>
        </w:rPr>
        <w:t xml:space="preserve">Moisture, nitrogen in helium shall be measured continuously and anomalies shall trigger alarms on the </w:t>
      </w:r>
      <w:r w:rsidR="00A156C9">
        <w:rPr>
          <w:lang w:val="en-GB"/>
        </w:rPr>
        <w:t>QPLANT</w:t>
      </w:r>
      <w:r w:rsidRPr="00725372">
        <w:rPr>
          <w:lang w:val="en-GB"/>
        </w:rPr>
        <w:t xml:space="preserve"> control system </w:t>
      </w:r>
      <w:commentRangeStart w:id="3391"/>
      <w:commentRangeStart w:id="3392"/>
      <w:r w:rsidRPr="00725372">
        <w:rPr>
          <w:lang w:val="en-GB"/>
        </w:rPr>
        <w:t>HMI</w:t>
      </w:r>
      <w:commentRangeEnd w:id="3391"/>
      <w:r w:rsidR="00A8671E">
        <w:rPr>
          <w:rStyle w:val="CommentReference"/>
          <w:lang w:val="en-GB"/>
        </w:rPr>
        <w:commentReference w:id="3391"/>
      </w:r>
      <w:commentRangeEnd w:id="3392"/>
      <w:r w:rsidR="00CF28BC">
        <w:rPr>
          <w:rStyle w:val="CommentReference"/>
          <w:lang w:val="en-GB"/>
        </w:rPr>
        <w:commentReference w:id="3392"/>
      </w:r>
      <w:r w:rsidRPr="00725372">
        <w:rPr>
          <w:lang w:val="en-GB"/>
        </w:rPr>
        <w:t>.</w:t>
      </w:r>
      <w:bookmarkEnd w:id="3390"/>
      <w:r w:rsidRPr="00725372">
        <w:rPr>
          <w:lang w:val="en-GB"/>
        </w:rPr>
        <w:t xml:space="preserve"> </w:t>
      </w:r>
    </w:p>
    <w:p w14:paraId="24BA056A" w14:textId="22AF2297" w:rsidR="007C6EB6" w:rsidRPr="00725372" w:rsidRDefault="007C6EB6" w:rsidP="007C6EB6">
      <w:pPr>
        <w:pStyle w:val="SysReq1"/>
        <w:rPr>
          <w:lang w:val="en-GB"/>
        </w:rPr>
      </w:pPr>
      <w:bookmarkStart w:id="3393" w:name="_Toc198519243"/>
      <w:r w:rsidRPr="00725372">
        <w:rPr>
          <w:lang w:val="en-GB"/>
        </w:rPr>
        <w:t xml:space="preserve">Gas </w:t>
      </w:r>
      <w:r w:rsidR="00E951CE" w:rsidRPr="00725372">
        <w:rPr>
          <w:lang w:val="en-GB"/>
        </w:rPr>
        <w:t>analyser</w:t>
      </w:r>
      <w:r w:rsidRPr="00725372">
        <w:rPr>
          <w:lang w:val="en-GB"/>
        </w:rPr>
        <w:t xml:space="preserve">s </w:t>
      </w:r>
      <w:commentRangeStart w:id="3394"/>
      <w:r w:rsidRPr="00725372">
        <w:rPr>
          <w:lang w:val="en-GB"/>
        </w:rPr>
        <w:t xml:space="preserve">will be chosen according to the </w:t>
      </w:r>
      <w:r w:rsidR="00CB1438">
        <w:rPr>
          <w:lang w:val="en-GB"/>
        </w:rPr>
        <w:t>Contractor</w:t>
      </w:r>
      <w:r w:rsidRPr="00725372">
        <w:rPr>
          <w:lang w:val="en-GB"/>
        </w:rPr>
        <w:t xml:space="preserve"> experience </w:t>
      </w:r>
      <w:commentRangeEnd w:id="3394"/>
      <w:r w:rsidR="001821E0">
        <w:rPr>
          <w:rStyle w:val="CommentReference"/>
          <w:lang w:val="en-GB"/>
        </w:rPr>
        <w:commentReference w:id="3394"/>
      </w:r>
      <w:r w:rsidRPr="00725372">
        <w:rPr>
          <w:lang w:val="en-GB"/>
        </w:rPr>
        <w:t>and shall have at least a measuring range of 0-</w:t>
      </w:r>
      <w:commentRangeStart w:id="3395"/>
      <w:r w:rsidRPr="00725372">
        <w:rPr>
          <w:lang w:val="en-GB"/>
        </w:rPr>
        <w:t>100 ppm by volume for moisture and nitrogen. Accuracy required shall be better than or equal to ± 1 ppm by volume for the full range, with a long-term drift better than ± 1ppm by volume per year.</w:t>
      </w:r>
      <w:commentRangeEnd w:id="3395"/>
      <w:r w:rsidR="001821E0">
        <w:rPr>
          <w:rStyle w:val="CommentReference"/>
          <w:lang w:val="en-GB"/>
        </w:rPr>
        <w:commentReference w:id="3395"/>
      </w:r>
      <w:bookmarkEnd w:id="3393"/>
    </w:p>
    <w:p w14:paraId="183FC573" w14:textId="6189390F" w:rsidR="007C6EB6" w:rsidRPr="00725372" w:rsidRDefault="007C6EB6" w:rsidP="007C6EB6">
      <w:pPr>
        <w:pStyle w:val="SysReq1"/>
        <w:rPr>
          <w:lang w:val="en-GB"/>
        </w:rPr>
      </w:pPr>
      <w:bookmarkStart w:id="3396" w:name="_Toc198519244"/>
      <w:r w:rsidRPr="00725372">
        <w:rPr>
          <w:lang w:val="en-GB"/>
        </w:rPr>
        <w:t xml:space="preserve">In the compressor room, the residual hydrocarbons shall be measured with suitable </w:t>
      </w:r>
      <w:commentRangeStart w:id="3397"/>
      <w:r w:rsidRPr="00725372">
        <w:rPr>
          <w:lang w:val="en-GB"/>
        </w:rPr>
        <w:t>instrument</w:t>
      </w:r>
      <w:r w:rsidR="0063737F">
        <w:rPr>
          <w:lang w:val="en-GB"/>
        </w:rPr>
        <w:t>ation</w:t>
      </w:r>
      <w:commentRangeEnd w:id="3397"/>
      <w:r w:rsidR="001821E0">
        <w:rPr>
          <w:rStyle w:val="CommentReference"/>
          <w:lang w:val="en-GB"/>
        </w:rPr>
        <w:commentReference w:id="3397"/>
      </w:r>
      <w:r w:rsidRPr="00725372">
        <w:rPr>
          <w:lang w:val="en-GB"/>
        </w:rPr>
        <w:t>.</w:t>
      </w:r>
      <w:bookmarkEnd w:id="3396"/>
      <w:r w:rsidRPr="00725372">
        <w:rPr>
          <w:lang w:val="en-GB"/>
        </w:rPr>
        <w:t xml:space="preserve"> </w:t>
      </w:r>
    </w:p>
    <w:p w14:paraId="3E38457F" w14:textId="77777777" w:rsidR="00142342" w:rsidRPr="004D309E" w:rsidRDefault="00142342" w:rsidP="00142342">
      <w:pPr>
        <w:pStyle w:val="SysReq1"/>
        <w:numPr>
          <w:ilvl w:val="0"/>
          <w:numId w:val="0"/>
        </w:numPr>
        <w:rPr>
          <w:sz w:val="2"/>
          <w:szCs w:val="2"/>
          <w:lang w:val="en-GB"/>
        </w:rPr>
      </w:pPr>
    </w:p>
    <w:p w14:paraId="61867FBA" w14:textId="392AB6E6" w:rsidR="007C6EB6" w:rsidRPr="00725372" w:rsidRDefault="007C6EB6" w:rsidP="00F94CE9">
      <w:pPr>
        <w:pStyle w:val="Heading3numbered"/>
      </w:pPr>
      <w:bookmarkStart w:id="3398" w:name="_Toc198518343"/>
      <w:r w:rsidRPr="00725372">
        <w:t>Wiring requirements</w:t>
      </w:r>
      <w:bookmarkEnd w:id="3398"/>
    </w:p>
    <w:p w14:paraId="22B6C2C2" w14:textId="7CD84173" w:rsidR="007C6EB6" w:rsidRPr="00725372" w:rsidRDefault="007C6EB6" w:rsidP="007C6EB6">
      <w:pPr>
        <w:pStyle w:val="SysReq1"/>
        <w:rPr>
          <w:lang w:val="en-GB"/>
        </w:rPr>
      </w:pPr>
      <w:bookmarkStart w:id="3399" w:name="_Toc198519245"/>
      <w:commentRangeStart w:id="3400"/>
      <w:r w:rsidRPr="00725372">
        <w:rPr>
          <w:lang w:val="en-GB"/>
        </w:rPr>
        <w:t xml:space="preserve">The </w:t>
      </w:r>
      <w:r w:rsidR="00CB1438">
        <w:rPr>
          <w:lang w:val="en-GB"/>
        </w:rPr>
        <w:t>Contractor</w:t>
      </w:r>
      <w:r w:rsidRPr="00725372">
        <w:rPr>
          <w:lang w:val="en-GB"/>
        </w:rPr>
        <w:t xml:space="preserve"> shall propose a solution to be approved by </w:t>
      </w:r>
      <w:r w:rsidR="004D309E" w:rsidRPr="004D309E">
        <w:rPr>
          <w:lang w:val="en-GB"/>
        </w:rPr>
        <w:t>SCK CEN</w:t>
      </w:r>
      <w:r w:rsidR="004D309E">
        <w:rPr>
          <w:lang w:val="en-GB"/>
        </w:rPr>
        <w:t xml:space="preserve"> </w:t>
      </w:r>
      <w:r w:rsidRPr="00725372">
        <w:rPr>
          <w:lang w:val="en-GB"/>
        </w:rPr>
        <w:t>to minimize the Electro Magnetic Interferences effects (</w:t>
      </w:r>
      <w:r w:rsidRPr="00725372">
        <w:rPr>
          <w:rStyle w:val="AAReferencedChar"/>
        </w:rPr>
        <w:fldChar w:fldCharType="begin"/>
      </w:r>
      <w:r w:rsidRPr="00725372">
        <w:rPr>
          <w:rStyle w:val="AAReferencedChar"/>
        </w:rPr>
        <w:instrText xml:space="preserve"> REF _Ref190779284 \h  \* MERGEFORMAT </w:instrText>
      </w:r>
      <w:r w:rsidRPr="00725372">
        <w:rPr>
          <w:rStyle w:val="AAReferencedChar"/>
        </w:rPr>
      </w:r>
      <w:r w:rsidRPr="00725372">
        <w:rPr>
          <w:rStyle w:val="AAReferencedChar"/>
        </w:rPr>
        <w:fldChar w:fldCharType="separate"/>
      </w:r>
      <w:r w:rsidR="00711812" w:rsidRPr="00711812">
        <w:rPr>
          <w:rStyle w:val="AAReferencedChar"/>
        </w:rPr>
        <w:t>AD 7</w:t>
      </w:r>
      <w:r w:rsidRPr="00725372">
        <w:rPr>
          <w:rStyle w:val="AAReferencedChar"/>
        </w:rPr>
        <w:fldChar w:fldCharType="end"/>
      </w:r>
      <w:r w:rsidRPr="00725372">
        <w:rPr>
          <w:lang w:val="en-GB"/>
        </w:rPr>
        <w:t xml:space="preserve">) required for standard measurements </w:t>
      </w:r>
      <w:r w:rsidRPr="00725372">
        <w:rPr>
          <w:lang w:val="en-GB"/>
        </w:rPr>
        <w:lastRenderedPageBreak/>
        <w:t>(e.g., using suitable shielded cables, twisted pairs, routing properly and separating voltage levels, etc.).</w:t>
      </w:r>
      <w:commentRangeEnd w:id="3400"/>
      <w:r w:rsidR="006153FC">
        <w:rPr>
          <w:rStyle w:val="CommentReference"/>
          <w:lang w:val="en-GB"/>
        </w:rPr>
        <w:commentReference w:id="3400"/>
      </w:r>
      <w:bookmarkEnd w:id="3399"/>
    </w:p>
    <w:p w14:paraId="26B157AD" w14:textId="667D216B" w:rsidR="007C6EB6" w:rsidRPr="00725372" w:rsidRDefault="007C6EB6" w:rsidP="007C6EB6">
      <w:pPr>
        <w:pStyle w:val="SysReq1"/>
        <w:rPr>
          <w:lang w:val="en-GB"/>
        </w:rPr>
      </w:pPr>
      <w:bookmarkStart w:id="3401" w:name="_Toc198519246"/>
      <w:r w:rsidRPr="00725372">
        <w:rPr>
          <w:lang w:val="en-GB"/>
        </w:rPr>
        <w:t xml:space="preserve">In order to ease diagnostic and checking of measurement chains, knife-switch type terminal blocks or similar cabling interface shall be fitted for input and output signals connections with the </w:t>
      </w:r>
      <w:r w:rsidR="00A156C9">
        <w:rPr>
          <w:lang w:val="en-GB"/>
        </w:rPr>
        <w:t>QPLANT</w:t>
      </w:r>
      <w:r w:rsidRPr="00725372">
        <w:rPr>
          <w:lang w:val="en-GB"/>
        </w:rPr>
        <w:t xml:space="preserve"> control system.</w:t>
      </w:r>
      <w:bookmarkEnd w:id="3401"/>
    </w:p>
    <w:p w14:paraId="6D8D4699" w14:textId="77777777" w:rsidR="00142342" w:rsidRPr="00725372" w:rsidRDefault="00142342" w:rsidP="00142342">
      <w:pPr>
        <w:pStyle w:val="SysReq1"/>
        <w:numPr>
          <w:ilvl w:val="0"/>
          <w:numId w:val="0"/>
        </w:numPr>
        <w:rPr>
          <w:sz w:val="10"/>
          <w:szCs w:val="10"/>
          <w:lang w:val="en-GB"/>
        </w:rPr>
      </w:pPr>
    </w:p>
    <w:p w14:paraId="7C7D5399" w14:textId="2FD04965" w:rsidR="007C6EB6" w:rsidRPr="00725372" w:rsidRDefault="007C6EB6" w:rsidP="00F94CE9">
      <w:pPr>
        <w:pStyle w:val="Heading3numbered"/>
      </w:pPr>
      <w:bookmarkStart w:id="3402" w:name="_Toc198518344"/>
      <w:r w:rsidRPr="00725372">
        <w:t>Electrical Requirements</w:t>
      </w:r>
      <w:bookmarkEnd w:id="3402"/>
    </w:p>
    <w:p w14:paraId="6493CCA6" w14:textId="725495E7" w:rsidR="007C6EB6" w:rsidRPr="00725372" w:rsidRDefault="007C6EB6" w:rsidP="007C6EB6">
      <w:pPr>
        <w:pStyle w:val="SysReq1"/>
        <w:rPr>
          <w:lang w:val="en-GB"/>
        </w:rPr>
      </w:pPr>
      <w:bookmarkStart w:id="3403" w:name="_Toc198519247"/>
      <w:r w:rsidRPr="00725372">
        <w:rPr>
          <w:lang w:val="en-GB"/>
        </w:rPr>
        <w:t xml:space="preserve">All electrical components (cables, cubicles, cable trays, etc.) shall be in accordance with the applicable international electrical standards (IEC including IEC 61508 and IEC 61511 for lifecycle safety aspects) and </w:t>
      </w:r>
      <w:r w:rsidRPr="00725372">
        <w:rPr>
          <w:rStyle w:val="AAReferencedChar"/>
        </w:rPr>
        <w:fldChar w:fldCharType="begin"/>
      </w:r>
      <w:r w:rsidRPr="00725372">
        <w:rPr>
          <w:rStyle w:val="AAReferencedChar"/>
        </w:rPr>
        <w:instrText xml:space="preserve"> REF _Ref190779328 \h  \* MERGEFORMAT </w:instrText>
      </w:r>
      <w:r w:rsidRPr="00725372">
        <w:rPr>
          <w:rStyle w:val="AAReferencedChar"/>
        </w:rPr>
      </w:r>
      <w:r w:rsidRPr="00725372">
        <w:rPr>
          <w:rStyle w:val="AAReferencedChar"/>
        </w:rPr>
        <w:fldChar w:fldCharType="separate"/>
      </w:r>
      <w:r w:rsidR="00711812" w:rsidRPr="00711812">
        <w:rPr>
          <w:rStyle w:val="AAReferencedChar"/>
        </w:rPr>
        <w:t>AD 6</w:t>
      </w:r>
      <w:r w:rsidRPr="00725372">
        <w:rPr>
          <w:rStyle w:val="AAReferencedChar"/>
        </w:rPr>
        <w:fldChar w:fldCharType="end"/>
      </w:r>
      <w:r w:rsidRPr="00725372">
        <w:rPr>
          <w:lang w:val="en-GB"/>
        </w:rPr>
        <w:t>.</w:t>
      </w:r>
      <w:bookmarkEnd w:id="3403"/>
      <w:r w:rsidRPr="00725372">
        <w:rPr>
          <w:lang w:val="en-GB"/>
        </w:rPr>
        <w:t xml:space="preserve"> </w:t>
      </w:r>
    </w:p>
    <w:p w14:paraId="782B1A50" w14:textId="77777777" w:rsidR="007C6EB6" w:rsidRPr="00725372" w:rsidRDefault="007C6EB6" w:rsidP="007C6EB6">
      <w:pPr>
        <w:pStyle w:val="SysReq1"/>
        <w:rPr>
          <w:lang w:val="en-GB"/>
        </w:rPr>
      </w:pPr>
      <w:bookmarkStart w:id="3404" w:name="_Toc198519248"/>
      <w:commentRangeStart w:id="3405"/>
      <w:r w:rsidRPr="00725372">
        <w:rPr>
          <w:lang w:val="en-GB"/>
        </w:rPr>
        <w:t>All cable sheathing shall be adapted to their environment (moisture, cable trenches, oil, heat and cold conditions, external environment, EMI effects, etc.).</w:t>
      </w:r>
      <w:commentRangeEnd w:id="3405"/>
      <w:r w:rsidR="006153FC">
        <w:rPr>
          <w:rStyle w:val="CommentReference"/>
          <w:lang w:val="en-GB"/>
        </w:rPr>
        <w:commentReference w:id="3405"/>
      </w:r>
      <w:bookmarkEnd w:id="3404"/>
    </w:p>
    <w:p w14:paraId="5F2C5D5F" w14:textId="7457C477" w:rsidR="007C6EB6" w:rsidRPr="00725372" w:rsidDel="003D4716" w:rsidRDefault="007C6EB6" w:rsidP="007C6EB6">
      <w:pPr>
        <w:pStyle w:val="SysReq1"/>
        <w:rPr>
          <w:del w:id="3406" w:author="Dorda Ulrich" w:date="2025-03-31T11:33:00Z"/>
          <w:lang w:val="en-GB"/>
        </w:rPr>
      </w:pPr>
      <w:del w:id="3407" w:author="Dorda Ulrich" w:date="2025-03-31T11:33:00Z">
        <w:r w:rsidRPr="00725372" w:rsidDel="003D4716">
          <w:rPr>
            <w:lang w:val="en-GB"/>
          </w:rPr>
          <w:delText xml:space="preserve">The </w:delText>
        </w:r>
        <w:r w:rsidR="00CB1438" w:rsidDel="003D4716">
          <w:rPr>
            <w:lang w:val="en-GB"/>
          </w:rPr>
          <w:delText>Contractor</w:delText>
        </w:r>
        <w:r w:rsidRPr="00725372" w:rsidDel="003D4716">
          <w:rPr>
            <w:lang w:val="en-GB"/>
          </w:rPr>
          <w:delText xml:space="preserve"> shall provide local emergency stop for the main components (compressor skids, ORS, cold boxes, etc.) and shall manage the electrical aspect (electrical protection) </w:delText>
        </w:r>
        <w:r w:rsidR="00704BD8" w:rsidDel="003D4716">
          <w:rPr>
            <w:lang w:val="en-GB"/>
          </w:rPr>
          <w:delText>within</w:delText>
        </w:r>
        <w:r w:rsidR="00704BD8" w:rsidRPr="00725372" w:rsidDel="003D4716">
          <w:rPr>
            <w:lang w:val="en-GB"/>
          </w:rPr>
          <w:delText xml:space="preserve"> </w:delText>
        </w:r>
        <w:r w:rsidRPr="00725372" w:rsidDel="003D4716">
          <w:rPr>
            <w:lang w:val="en-GB"/>
          </w:rPr>
          <w:delText xml:space="preserve">the </w:delText>
        </w:r>
        <w:r w:rsidR="00CB1438" w:rsidDel="003D4716">
          <w:rPr>
            <w:lang w:val="en-GB"/>
          </w:rPr>
          <w:delText>Cryoplant</w:delText>
        </w:r>
        <w:r w:rsidRPr="00725372" w:rsidDel="003D4716">
          <w:rPr>
            <w:lang w:val="en-GB"/>
          </w:rPr>
          <w:delText xml:space="preserve"> scope.</w:delText>
        </w:r>
        <w:commentRangeStart w:id="3408"/>
        <w:commentRangeEnd w:id="3408"/>
        <w:r w:rsidR="006153FC" w:rsidDel="003D4716">
          <w:rPr>
            <w:rStyle w:val="CommentReference"/>
            <w:lang w:val="en-GB"/>
          </w:rPr>
          <w:commentReference w:id="3408"/>
        </w:r>
        <w:bookmarkStart w:id="3409" w:name="_Toc198518686"/>
        <w:bookmarkStart w:id="3410" w:name="_Toc198519249"/>
        <w:bookmarkEnd w:id="3409"/>
        <w:bookmarkEnd w:id="3410"/>
      </w:del>
    </w:p>
    <w:p w14:paraId="4B2D9C36" w14:textId="6ACACACA" w:rsidR="007C6EB6" w:rsidRPr="00725372" w:rsidDel="003D4716" w:rsidRDefault="007C6EB6" w:rsidP="007C6EB6">
      <w:pPr>
        <w:pStyle w:val="SysReq1"/>
        <w:rPr>
          <w:del w:id="3411" w:author="Dorda Ulrich" w:date="2025-03-31T11:33:00Z"/>
          <w:lang w:val="en-GB"/>
        </w:rPr>
      </w:pPr>
      <w:del w:id="3412" w:author="Dorda Ulrich" w:date="2025-03-31T11:33:00Z">
        <w:r w:rsidRPr="00725372" w:rsidDel="003D4716">
          <w:rPr>
            <w:lang w:val="en-GB"/>
          </w:rPr>
          <w:delText>All metal components (electrical cubicles, raceways, piping’s, motors, etc.) shall be connected to the general grounding system according to IEC standards of earthing systems.</w:delText>
        </w:r>
        <w:bookmarkStart w:id="3413" w:name="_Toc198518687"/>
        <w:bookmarkStart w:id="3414" w:name="_Toc198519250"/>
        <w:bookmarkEnd w:id="3413"/>
        <w:bookmarkEnd w:id="3414"/>
      </w:del>
    </w:p>
    <w:p w14:paraId="6703ACDC" w14:textId="77777777" w:rsidR="007C6EB6" w:rsidRPr="00725372" w:rsidRDefault="007C6EB6" w:rsidP="007C6EB6">
      <w:pPr>
        <w:pStyle w:val="SysReq1"/>
        <w:rPr>
          <w:lang w:val="en-GB"/>
        </w:rPr>
      </w:pPr>
      <w:bookmarkStart w:id="3415" w:name="_Toc198519251"/>
      <w:r w:rsidRPr="00725372">
        <w:rPr>
          <w:lang w:val="en-GB"/>
        </w:rPr>
        <w:t>Each electrical and instrumentation cabinet shall have at least 25 % available space to allow later installation of equipment.</w:t>
      </w:r>
      <w:bookmarkEnd w:id="3415"/>
    </w:p>
    <w:p w14:paraId="4F77DE3A" w14:textId="2983FF17" w:rsidR="007C6EB6" w:rsidRPr="00725372" w:rsidRDefault="007C6EB6" w:rsidP="007C6EB6">
      <w:pPr>
        <w:pStyle w:val="SysReq1"/>
        <w:rPr>
          <w:lang w:val="en-GB"/>
        </w:rPr>
      </w:pPr>
      <w:bookmarkStart w:id="3416" w:name="_Toc198519252"/>
      <w:r w:rsidRPr="00725372">
        <w:rPr>
          <w:lang w:val="en-GB"/>
        </w:rPr>
        <w:t xml:space="preserve">The </w:t>
      </w:r>
      <w:r w:rsidR="00CB1438">
        <w:rPr>
          <w:lang w:val="en-GB"/>
        </w:rPr>
        <w:t>Contractor</w:t>
      </w:r>
      <w:r w:rsidRPr="00725372">
        <w:rPr>
          <w:lang w:val="en-GB"/>
        </w:rPr>
        <w:t xml:space="preserve"> shall install harmonic filtering devices on the major </w:t>
      </w:r>
      <w:r w:rsidR="006C500C">
        <w:rPr>
          <w:lang w:val="en-GB"/>
        </w:rPr>
        <w:t>v</w:t>
      </w:r>
      <w:r w:rsidR="006C500C" w:rsidRPr="006C500C">
        <w:rPr>
          <w:lang w:val="en-GB"/>
        </w:rPr>
        <w:t xml:space="preserve">ariable </w:t>
      </w:r>
      <w:r w:rsidR="006C500C">
        <w:rPr>
          <w:lang w:val="en-GB"/>
        </w:rPr>
        <w:t>f</w:t>
      </w:r>
      <w:r w:rsidR="006C500C" w:rsidRPr="006C500C">
        <w:rPr>
          <w:lang w:val="en-GB"/>
        </w:rPr>
        <w:t xml:space="preserve">requency </w:t>
      </w:r>
      <w:r w:rsidR="006C500C">
        <w:rPr>
          <w:lang w:val="en-GB"/>
        </w:rPr>
        <w:t>d</w:t>
      </w:r>
      <w:r w:rsidR="006C500C" w:rsidRPr="006C500C">
        <w:rPr>
          <w:lang w:val="en-GB"/>
        </w:rPr>
        <w:t>riv</w:t>
      </w:r>
      <w:r w:rsidR="006C500C">
        <w:rPr>
          <w:lang w:val="en-GB"/>
        </w:rPr>
        <w:t>es</w:t>
      </w:r>
      <w:r w:rsidR="006C500C" w:rsidRPr="006C500C">
        <w:rPr>
          <w:lang w:val="en-GB"/>
        </w:rPr>
        <w:t xml:space="preserve"> </w:t>
      </w:r>
      <w:r w:rsidRPr="00725372">
        <w:rPr>
          <w:lang w:val="en-GB"/>
        </w:rPr>
        <w:t xml:space="preserve">(for LP-HP compressors) </w:t>
      </w:r>
      <w:commentRangeStart w:id="3417"/>
      <w:r w:rsidRPr="00725372">
        <w:rPr>
          <w:lang w:val="en-GB"/>
        </w:rPr>
        <w:t>and refer to</w:t>
      </w:r>
      <w:commentRangeEnd w:id="3417"/>
      <w:r w:rsidR="00704BD8">
        <w:rPr>
          <w:rStyle w:val="CommentReference"/>
          <w:lang w:val="en-GB"/>
        </w:rPr>
        <w:commentReference w:id="3417"/>
      </w:r>
      <w:r w:rsidRPr="00725372">
        <w:rPr>
          <w:lang w:val="en-GB"/>
        </w:rPr>
        <w:t xml:space="preserve"> </w:t>
      </w:r>
      <w:r w:rsidRPr="00725372">
        <w:rPr>
          <w:rStyle w:val="AAReferencedChar"/>
        </w:rPr>
        <w:fldChar w:fldCharType="begin"/>
      </w:r>
      <w:r w:rsidRPr="00725372">
        <w:rPr>
          <w:rStyle w:val="AAReferencedChar"/>
        </w:rPr>
        <w:instrText xml:space="preserve"> REF _Ref190779328 \h  \* MERGEFORMAT </w:instrText>
      </w:r>
      <w:r w:rsidRPr="00725372">
        <w:rPr>
          <w:rStyle w:val="AAReferencedChar"/>
        </w:rPr>
      </w:r>
      <w:r w:rsidRPr="00725372">
        <w:rPr>
          <w:rStyle w:val="AAReferencedChar"/>
        </w:rPr>
        <w:fldChar w:fldCharType="separate"/>
      </w:r>
      <w:r w:rsidR="00711812" w:rsidRPr="00711812">
        <w:rPr>
          <w:rStyle w:val="AAReferencedChar"/>
        </w:rPr>
        <w:t>AD 6</w:t>
      </w:r>
      <w:r w:rsidRPr="00725372">
        <w:rPr>
          <w:rStyle w:val="AAReferencedChar"/>
        </w:rPr>
        <w:fldChar w:fldCharType="end"/>
      </w:r>
      <w:r w:rsidRPr="00725372">
        <w:rPr>
          <w:lang w:val="en-GB"/>
        </w:rPr>
        <w:t xml:space="preserve"> for </w:t>
      </w:r>
      <w:r w:rsidR="006C500C">
        <w:rPr>
          <w:lang w:val="en-GB"/>
        </w:rPr>
        <w:t>v</w:t>
      </w:r>
      <w:r w:rsidR="006C500C" w:rsidRPr="006C500C">
        <w:rPr>
          <w:lang w:val="en-GB"/>
        </w:rPr>
        <w:t xml:space="preserve">ariable </w:t>
      </w:r>
      <w:r w:rsidR="006C500C">
        <w:rPr>
          <w:lang w:val="en-GB"/>
        </w:rPr>
        <w:t>f</w:t>
      </w:r>
      <w:r w:rsidR="006C500C" w:rsidRPr="006C500C">
        <w:rPr>
          <w:lang w:val="en-GB"/>
        </w:rPr>
        <w:t xml:space="preserve">requency </w:t>
      </w:r>
      <w:r w:rsidR="006C500C">
        <w:rPr>
          <w:lang w:val="en-GB"/>
        </w:rPr>
        <w:t>d</w:t>
      </w:r>
      <w:r w:rsidR="006C500C" w:rsidRPr="006C500C">
        <w:rPr>
          <w:lang w:val="en-GB"/>
        </w:rPr>
        <w:t>riv</w:t>
      </w:r>
      <w:r w:rsidR="006C500C">
        <w:rPr>
          <w:lang w:val="en-GB"/>
        </w:rPr>
        <w:t>e</w:t>
      </w:r>
      <w:r w:rsidRPr="00725372">
        <w:rPr>
          <w:lang w:val="en-GB"/>
        </w:rPr>
        <w:t xml:space="preserve"> requirements.</w:t>
      </w:r>
      <w:bookmarkEnd w:id="3416"/>
    </w:p>
    <w:p w14:paraId="449530AF" w14:textId="4073579F" w:rsidR="007C6EB6" w:rsidRPr="00725372" w:rsidRDefault="007C6EB6" w:rsidP="00F94CE9">
      <w:pPr>
        <w:pStyle w:val="Heading3numbered"/>
      </w:pPr>
      <w:bookmarkStart w:id="3418" w:name="_Toc198518345"/>
      <w:r w:rsidRPr="00725372">
        <w:t>Identification and labelling</w:t>
      </w:r>
      <w:bookmarkEnd w:id="3418"/>
    </w:p>
    <w:p w14:paraId="30FA7B76" w14:textId="108C6332" w:rsidR="007C6EB6" w:rsidRPr="00725372" w:rsidRDefault="007C6EB6" w:rsidP="007C6EB6">
      <w:pPr>
        <w:pStyle w:val="SysReq1"/>
        <w:rPr>
          <w:lang w:val="en-GB"/>
        </w:rPr>
      </w:pPr>
      <w:bookmarkStart w:id="3419" w:name="_Toc198519253"/>
      <w:r w:rsidRPr="00725372">
        <w:rPr>
          <w:lang w:val="en-GB"/>
        </w:rPr>
        <w:t>The naming convention for cryogenic system shall be based on existing reference projects and shall be agreed with SCK CEN.</w:t>
      </w:r>
      <w:bookmarkEnd w:id="3419"/>
      <w:r w:rsidRPr="00725372">
        <w:rPr>
          <w:lang w:val="en-GB"/>
        </w:rPr>
        <w:t xml:space="preserve"> </w:t>
      </w:r>
    </w:p>
    <w:p w14:paraId="14B9A4A9" w14:textId="653ED18B" w:rsidR="007C6EB6" w:rsidRPr="00725372" w:rsidRDefault="007C6EB6" w:rsidP="007C6EB6">
      <w:pPr>
        <w:pStyle w:val="SysReq1"/>
        <w:rPr>
          <w:lang w:val="en-GB"/>
        </w:rPr>
      </w:pPr>
      <w:bookmarkStart w:id="3420" w:name="_Toc198519254"/>
      <w:commentRangeStart w:id="3421"/>
      <w:r w:rsidRPr="00725372">
        <w:rPr>
          <w:lang w:val="en-GB"/>
        </w:rPr>
        <w:t xml:space="preserve">For pressure equipment, vessels and safety devices, the </w:t>
      </w:r>
      <w:r w:rsidR="00CB1438">
        <w:rPr>
          <w:lang w:val="en-GB"/>
        </w:rPr>
        <w:t>Contractor</w:t>
      </w:r>
      <w:r w:rsidRPr="00725372">
        <w:rPr>
          <w:lang w:val="en-GB"/>
        </w:rPr>
        <w:t xml:space="preserve"> shall comply with the requirements as detailed </w:t>
      </w:r>
      <w:r w:rsidRPr="00725372">
        <w:rPr>
          <w:rStyle w:val="AAReferencedChar"/>
        </w:rPr>
        <w:fldChar w:fldCharType="begin"/>
      </w:r>
      <w:r w:rsidRPr="00725372">
        <w:rPr>
          <w:rStyle w:val="AAReferencedChar"/>
        </w:rPr>
        <w:instrText xml:space="preserve"> REF _Ref190779408 \h  \* MERGEFORMAT </w:instrText>
      </w:r>
      <w:r w:rsidRPr="00725372">
        <w:rPr>
          <w:rStyle w:val="AAReferencedChar"/>
        </w:rPr>
      </w:r>
      <w:r w:rsidRPr="00725372">
        <w:rPr>
          <w:rStyle w:val="AAReferencedChar"/>
        </w:rPr>
        <w:fldChar w:fldCharType="separate"/>
      </w:r>
      <w:r w:rsidR="00711812" w:rsidRPr="00711812">
        <w:rPr>
          <w:rStyle w:val="AAReferencedChar"/>
        </w:rPr>
        <w:t>AD 5</w:t>
      </w:r>
      <w:r w:rsidRPr="00725372">
        <w:rPr>
          <w:rStyle w:val="AAReferencedChar"/>
        </w:rPr>
        <w:fldChar w:fldCharType="end"/>
      </w:r>
      <w:r w:rsidRPr="00725372">
        <w:rPr>
          <w:lang w:val="en-GB"/>
        </w:rPr>
        <w:t xml:space="preserve">, </w:t>
      </w:r>
      <w:r w:rsidRPr="00725372">
        <w:rPr>
          <w:rStyle w:val="AAReferencedChar"/>
        </w:rPr>
        <w:fldChar w:fldCharType="begin"/>
      </w:r>
      <w:r w:rsidRPr="00725372">
        <w:rPr>
          <w:rStyle w:val="AAReferencedChar"/>
        </w:rPr>
        <w:instrText xml:space="preserve"> REF _Ref190777046 \h  \* MERGEFORMAT </w:instrText>
      </w:r>
      <w:r w:rsidRPr="00725372">
        <w:rPr>
          <w:rStyle w:val="AAReferencedChar"/>
        </w:rPr>
      </w:r>
      <w:r w:rsidRPr="00725372">
        <w:rPr>
          <w:rStyle w:val="AAReferencedChar"/>
        </w:rPr>
        <w:fldChar w:fldCharType="separate"/>
      </w:r>
      <w:r w:rsidR="00711812" w:rsidRPr="00711812">
        <w:rPr>
          <w:rStyle w:val="AAReferencedChar"/>
        </w:rPr>
        <w:t>AD 13</w:t>
      </w:r>
      <w:r w:rsidRPr="00725372">
        <w:rPr>
          <w:rStyle w:val="AAReferencedChar"/>
        </w:rPr>
        <w:fldChar w:fldCharType="end"/>
      </w:r>
      <w:r w:rsidRPr="00725372">
        <w:rPr>
          <w:lang w:val="en-GB"/>
        </w:rPr>
        <w:t xml:space="preserve">, and </w:t>
      </w:r>
      <w:r w:rsidRPr="00725372">
        <w:rPr>
          <w:rStyle w:val="AAReferencedChar"/>
        </w:rPr>
        <w:fldChar w:fldCharType="begin"/>
      </w:r>
      <w:r w:rsidRPr="00725372">
        <w:rPr>
          <w:rStyle w:val="AAReferencedChar"/>
        </w:rPr>
        <w:instrText xml:space="preserve"> REF _Ref190779419 \h  \* MERGEFORMAT </w:instrText>
      </w:r>
      <w:r w:rsidRPr="00725372">
        <w:rPr>
          <w:rStyle w:val="AAReferencedChar"/>
        </w:rPr>
      </w:r>
      <w:r w:rsidRPr="00725372">
        <w:rPr>
          <w:rStyle w:val="AAReferencedChar"/>
        </w:rPr>
        <w:fldChar w:fldCharType="separate"/>
      </w:r>
      <w:r w:rsidR="00711812" w:rsidRPr="00711812">
        <w:rPr>
          <w:rStyle w:val="AAReferencedChar"/>
        </w:rPr>
        <w:t>AD 14</w:t>
      </w:r>
      <w:r w:rsidRPr="00725372">
        <w:rPr>
          <w:rStyle w:val="AAReferencedChar"/>
        </w:rPr>
        <w:fldChar w:fldCharType="end"/>
      </w:r>
      <w:r w:rsidRPr="00725372">
        <w:rPr>
          <w:lang w:val="en-GB"/>
        </w:rPr>
        <w:t>.</w:t>
      </w:r>
      <w:commentRangeEnd w:id="3421"/>
      <w:r w:rsidR="00115D4A">
        <w:rPr>
          <w:rStyle w:val="CommentReference"/>
          <w:lang w:val="en-GB"/>
        </w:rPr>
        <w:commentReference w:id="3421"/>
      </w:r>
      <w:bookmarkEnd w:id="3420"/>
    </w:p>
    <w:p w14:paraId="2ABE9BCD" w14:textId="77777777" w:rsidR="00142342" w:rsidRPr="00725372" w:rsidRDefault="00142342" w:rsidP="00142342">
      <w:pPr>
        <w:pStyle w:val="SysReq1"/>
        <w:numPr>
          <w:ilvl w:val="0"/>
          <w:numId w:val="0"/>
        </w:numPr>
        <w:rPr>
          <w:lang w:val="en-GB"/>
        </w:rPr>
      </w:pPr>
    </w:p>
    <w:p w14:paraId="65C399F3" w14:textId="77777777" w:rsidR="00E951CE" w:rsidRPr="00725372" w:rsidRDefault="00E951CE">
      <w:pPr>
        <w:spacing w:after="160" w:line="259" w:lineRule="auto"/>
        <w:jc w:val="left"/>
        <w:rPr>
          <w:rFonts w:eastAsia="Times New Roman"/>
          <w:color w:val="984A9C"/>
          <w:sz w:val="22"/>
        </w:rPr>
      </w:pPr>
      <w:r w:rsidRPr="00725372">
        <w:br w:type="page"/>
      </w:r>
    </w:p>
    <w:p w14:paraId="2F96F11E" w14:textId="77777777" w:rsidR="00774CBA" w:rsidRPr="00725372" w:rsidRDefault="00774CBA" w:rsidP="00774CBA">
      <w:pPr>
        <w:pStyle w:val="Heading3numbered"/>
      </w:pPr>
      <w:bookmarkStart w:id="3422" w:name="_Toc198518346"/>
      <w:r w:rsidRPr="00725372">
        <w:lastRenderedPageBreak/>
        <w:t>Valves</w:t>
      </w:r>
      <w:bookmarkEnd w:id="3422"/>
    </w:p>
    <w:p w14:paraId="4CACD015" w14:textId="397A3C03" w:rsidR="00774CBA" w:rsidRPr="00725372" w:rsidRDefault="00774CBA" w:rsidP="00774CBA">
      <w:pPr>
        <w:pStyle w:val="SysReq1"/>
        <w:rPr>
          <w:lang w:val="en-GB"/>
        </w:rPr>
      </w:pPr>
      <w:bookmarkStart w:id="3423" w:name="_Toc198519255"/>
      <w:r w:rsidRPr="00725372">
        <w:rPr>
          <w:lang w:val="en-GB"/>
        </w:rPr>
        <w:t xml:space="preserve">The valve actuators of the </w:t>
      </w:r>
      <w:r w:rsidR="00A156C9">
        <w:rPr>
          <w:lang w:val="en-GB"/>
        </w:rPr>
        <w:t>QPLANT</w:t>
      </w:r>
      <w:r w:rsidRPr="00725372">
        <w:rPr>
          <w:lang w:val="en-GB"/>
        </w:rPr>
        <w:t xml:space="preserve"> control valves shall be equipped with an electro-pneumatic positioner and a numerical feedback signal of valve position.</w:t>
      </w:r>
      <w:bookmarkEnd w:id="3423"/>
      <w:r w:rsidRPr="00725372">
        <w:rPr>
          <w:lang w:val="en-GB"/>
        </w:rPr>
        <w:t xml:space="preserve"> </w:t>
      </w:r>
    </w:p>
    <w:p w14:paraId="1CB79AB6" w14:textId="083F5A6B" w:rsidR="00774CBA" w:rsidRPr="00725372" w:rsidRDefault="00774CBA" w:rsidP="00774CBA">
      <w:pPr>
        <w:pStyle w:val="SysReq1"/>
        <w:rPr>
          <w:lang w:val="en-GB"/>
        </w:rPr>
      </w:pPr>
      <w:bookmarkStart w:id="3424" w:name="_Toc198519256"/>
      <w:commentRangeStart w:id="3425"/>
      <w:r w:rsidRPr="00725372">
        <w:rPr>
          <w:lang w:val="en-GB"/>
        </w:rPr>
        <w:t xml:space="preserve">Valve position shall be displayed on the </w:t>
      </w:r>
      <w:r w:rsidR="00A156C9">
        <w:rPr>
          <w:lang w:val="en-GB"/>
        </w:rPr>
        <w:t>QPLANT</w:t>
      </w:r>
      <w:r w:rsidRPr="00725372">
        <w:rPr>
          <w:lang w:val="en-GB"/>
        </w:rPr>
        <w:t xml:space="preserve"> control system. </w:t>
      </w:r>
      <w:commentRangeEnd w:id="3425"/>
      <w:r>
        <w:rPr>
          <w:rStyle w:val="CommentReference"/>
          <w:lang w:val="en-GB"/>
        </w:rPr>
        <w:commentReference w:id="3425"/>
      </w:r>
      <w:bookmarkEnd w:id="3424"/>
    </w:p>
    <w:p w14:paraId="4AB6ECDE" w14:textId="77777777" w:rsidR="00774CBA" w:rsidRPr="00725372" w:rsidRDefault="00774CBA" w:rsidP="00774CBA">
      <w:pPr>
        <w:pStyle w:val="SysReq1"/>
        <w:rPr>
          <w:lang w:val="en-GB"/>
        </w:rPr>
      </w:pPr>
      <w:bookmarkStart w:id="3426" w:name="_Toc198519257"/>
      <w:commentRangeStart w:id="3427"/>
      <w:r w:rsidRPr="00725372">
        <w:rPr>
          <w:lang w:val="en-GB"/>
        </w:rPr>
        <w:t xml:space="preserve">Based on reliability and safety analyses, some manual process on/off valves shall be at least equipped with two end switches confirming their positions during operation. </w:t>
      </w:r>
      <w:commentRangeEnd w:id="3427"/>
      <w:r>
        <w:rPr>
          <w:rStyle w:val="CommentReference"/>
          <w:lang w:val="en-GB"/>
        </w:rPr>
        <w:commentReference w:id="3427"/>
      </w:r>
      <w:r w:rsidRPr="00725372">
        <w:rPr>
          <w:lang w:val="en-GB"/>
        </w:rPr>
        <w:t xml:space="preserve">The list of manual valves that shall be equipped is </w:t>
      </w:r>
      <w:r>
        <w:rPr>
          <w:lang w:val="en-GB"/>
        </w:rPr>
        <w:t>subject to approval</w:t>
      </w:r>
      <w:r w:rsidRPr="00725372">
        <w:rPr>
          <w:lang w:val="en-GB"/>
        </w:rPr>
        <w:t xml:space="preserve"> by </w:t>
      </w:r>
      <w:r w:rsidRPr="004D309E">
        <w:rPr>
          <w:lang w:val="en-GB"/>
        </w:rPr>
        <w:t>SCK CEN</w:t>
      </w:r>
      <w:r w:rsidRPr="00725372">
        <w:rPr>
          <w:lang w:val="en-GB"/>
        </w:rPr>
        <w:t>.</w:t>
      </w:r>
      <w:bookmarkEnd w:id="3426"/>
    </w:p>
    <w:p w14:paraId="66A9D5B1" w14:textId="77777777" w:rsidR="00774CBA" w:rsidRPr="00725372" w:rsidRDefault="00774CBA" w:rsidP="00774CBA">
      <w:pPr>
        <w:pStyle w:val="SysReq1"/>
        <w:numPr>
          <w:ilvl w:val="0"/>
          <w:numId w:val="0"/>
        </w:numPr>
        <w:spacing w:line="240" w:lineRule="auto"/>
        <w:contextualSpacing/>
        <w:rPr>
          <w:sz w:val="4"/>
          <w:szCs w:val="4"/>
          <w:lang w:val="en-GB"/>
        </w:rPr>
      </w:pPr>
    </w:p>
    <w:p w14:paraId="7EFCDC86" w14:textId="2AFAD7E8" w:rsidR="007C6EB6" w:rsidRPr="00725372" w:rsidRDefault="007C6EB6" w:rsidP="007C6EB6">
      <w:pPr>
        <w:pStyle w:val="Heading3numbered"/>
      </w:pPr>
      <w:bookmarkStart w:id="3428" w:name="_Toc198518347"/>
      <w:r w:rsidRPr="00725372">
        <w:t>Warm Compress</w:t>
      </w:r>
      <w:r w:rsidR="00E844FF">
        <w:t>or</w:t>
      </w:r>
      <w:r w:rsidRPr="00725372">
        <w:t xml:space="preserve"> Station</w:t>
      </w:r>
      <w:bookmarkEnd w:id="3428"/>
    </w:p>
    <w:p w14:paraId="45A50959" w14:textId="5899244C" w:rsidR="007C6EB6" w:rsidRPr="00725372" w:rsidRDefault="007C6EB6" w:rsidP="007C6EB6">
      <w:pPr>
        <w:pStyle w:val="Heading40"/>
        <w:rPr>
          <w:lang w:val="en-GB"/>
        </w:rPr>
      </w:pPr>
      <w:bookmarkStart w:id="3429" w:name="_Toc198518348"/>
      <w:r w:rsidRPr="00725372">
        <w:rPr>
          <w:lang w:val="en-GB"/>
        </w:rPr>
        <w:t>Technical Specifications of the Warm Compress</w:t>
      </w:r>
      <w:r w:rsidR="00E844FF">
        <w:rPr>
          <w:lang w:val="en-GB"/>
        </w:rPr>
        <w:t>or</w:t>
      </w:r>
      <w:r w:rsidRPr="00725372">
        <w:rPr>
          <w:lang w:val="en-GB"/>
        </w:rPr>
        <w:t xml:space="preserve"> Station</w:t>
      </w:r>
      <w:bookmarkEnd w:id="3429"/>
    </w:p>
    <w:p w14:paraId="45FB29BB" w14:textId="77777777" w:rsidR="00D86B0D" w:rsidRPr="00725372" w:rsidRDefault="007C6EB6" w:rsidP="007C6EB6">
      <w:pPr>
        <w:pStyle w:val="Heading5numbered"/>
        <w:rPr>
          <w:rFonts w:eastAsia="Calibri"/>
          <w:lang w:val="en-GB"/>
        </w:rPr>
      </w:pPr>
      <w:r w:rsidRPr="00725372">
        <w:rPr>
          <w:lang w:val="en-GB"/>
        </w:rPr>
        <w:t xml:space="preserve"> </w:t>
      </w:r>
      <w:bookmarkStart w:id="3430" w:name="_Toc198518349"/>
      <w:r w:rsidRPr="00725372">
        <w:rPr>
          <w:lang w:val="en-GB"/>
        </w:rPr>
        <w:t>General requirements</w:t>
      </w:r>
      <w:bookmarkEnd w:id="3430"/>
    </w:p>
    <w:p w14:paraId="6C839377" w14:textId="2709CAF8" w:rsidR="00D86B0D" w:rsidRPr="00725372" w:rsidRDefault="00D86B0D" w:rsidP="00D86B0D">
      <w:pPr>
        <w:pStyle w:val="SysReq1"/>
        <w:rPr>
          <w:lang w:val="en-GB"/>
        </w:rPr>
      </w:pPr>
      <w:bookmarkStart w:id="3431" w:name="_Toc198519258"/>
      <w:commentRangeStart w:id="3432"/>
      <w:r w:rsidRPr="00725372">
        <w:rPr>
          <w:lang w:val="en-GB"/>
        </w:rPr>
        <w:t xml:space="preserve">The </w:t>
      </w:r>
      <w:r w:rsidR="006C1E75">
        <w:rPr>
          <w:lang w:val="en-GB"/>
        </w:rPr>
        <w:t>WCS</w:t>
      </w:r>
      <w:r w:rsidRPr="00725372">
        <w:rPr>
          <w:lang w:val="en-GB"/>
        </w:rPr>
        <w:t xml:space="preserve"> shall provide helium flows at required pressures to allow the QRB to achieve its required performances. </w:t>
      </w:r>
      <w:commentRangeEnd w:id="3432"/>
      <w:r w:rsidR="001679CE">
        <w:rPr>
          <w:rStyle w:val="CommentReference"/>
          <w:lang w:val="en-GB"/>
        </w:rPr>
        <w:commentReference w:id="3432"/>
      </w:r>
      <w:bookmarkEnd w:id="3431"/>
    </w:p>
    <w:p w14:paraId="17C24188" w14:textId="7D7DDB59" w:rsidR="00D86B0D" w:rsidRPr="00725372" w:rsidRDefault="00D86B0D" w:rsidP="00D86B0D">
      <w:pPr>
        <w:pStyle w:val="SysReq1"/>
        <w:rPr>
          <w:lang w:val="en-GB"/>
        </w:rPr>
      </w:pPr>
      <w:bookmarkStart w:id="3433" w:name="_Toc198519259"/>
      <w:r w:rsidRPr="00725372">
        <w:rPr>
          <w:lang w:val="en-GB"/>
        </w:rPr>
        <w:t xml:space="preserve">The </w:t>
      </w:r>
      <w:r w:rsidR="00723DA0">
        <w:rPr>
          <w:lang w:val="en-GB"/>
        </w:rPr>
        <w:t>WCS</w:t>
      </w:r>
      <w:r w:rsidRPr="00725372">
        <w:rPr>
          <w:lang w:val="en-GB"/>
        </w:rPr>
        <w:t xml:space="preserve"> shall create at least 3 pressure levels (VLP, LP, HP).</w:t>
      </w:r>
      <w:bookmarkEnd w:id="3433"/>
    </w:p>
    <w:p w14:paraId="19701E9C" w14:textId="5A9104C7" w:rsidR="00D86B0D" w:rsidRPr="00725372" w:rsidRDefault="00D86B0D" w:rsidP="00D86B0D">
      <w:pPr>
        <w:pStyle w:val="SysReq1"/>
        <w:rPr>
          <w:lang w:val="en-GB"/>
        </w:rPr>
      </w:pPr>
      <w:bookmarkStart w:id="3434" w:name="_Toc198519260"/>
      <w:commentRangeStart w:id="3435"/>
      <w:r w:rsidRPr="00725372">
        <w:rPr>
          <w:lang w:val="en-GB"/>
        </w:rPr>
        <w:t xml:space="preserve">The design of the </w:t>
      </w:r>
      <w:r w:rsidR="00723DA0">
        <w:rPr>
          <w:lang w:val="en-GB"/>
        </w:rPr>
        <w:t>WCS</w:t>
      </w:r>
      <w:r w:rsidRPr="00725372">
        <w:rPr>
          <w:lang w:val="en-GB"/>
        </w:rPr>
        <w:t xml:space="preserve"> shall allow easy accesses for maintenance, repair, and inspection.</w:t>
      </w:r>
      <w:commentRangeEnd w:id="3435"/>
      <w:r w:rsidR="00B949BE">
        <w:rPr>
          <w:rStyle w:val="CommentReference"/>
          <w:lang w:val="en-GB"/>
        </w:rPr>
        <w:commentReference w:id="3435"/>
      </w:r>
      <w:bookmarkEnd w:id="3434"/>
    </w:p>
    <w:p w14:paraId="6FFBD4FA" w14:textId="25CAF322" w:rsidR="00D86B0D" w:rsidRPr="00725372" w:rsidRDefault="00D86B0D" w:rsidP="00D86B0D">
      <w:pPr>
        <w:pStyle w:val="SysReq1"/>
        <w:rPr>
          <w:lang w:val="en-GB"/>
        </w:rPr>
      </w:pPr>
      <w:bookmarkStart w:id="3436" w:name="_Toc198519261"/>
      <w:r w:rsidRPr="00725372">
        <w:rPr>
          <w:lang w:val="en-GB"/>
        </w:rPr>
        <w:t xml:space="preserve">The </w:t>
      </w:r>
      <w:r w:rsidR="00723DA0">
        <w:rPr>
          <w:lang w:val="en-GB"/>
        </w:rPr>
        <w:t>WCS</w:t>
      </w:r>
      <w:r w:rsidRPr="00725372">
        <w:rPr>
          <w:lang w:val="en-GB"/>
        </w:rPr>
        <w:t xml:space="preserve"> shall be connected to the warm gas helium storage.</w:t>
      </w:r>
      <w:bookmarkEnd w:id="3436"/>
    </w:p>
    <w:p w14:paraId="26E4B67B" w14:textId="77777777" w:rsidR="00D86B0D" w:rsidRPr="00725372" w:rsidRDefault="00D86B0D" w:rsidP="00E951CE">
      <w:pPr>
        <w:pStyle w:val="SysReq1"/>
        <w:numPr>
          <w:ilvl w:val="0"/>
          <w:numId w:val="0"/>
        </w:numPr>
        <w:spacing w:line="240" w:lineRule="auto"/>
        <w:contextualSpacing/>
        <w:rPr>
          <w:sz w:val="10"/>
          <w:szCs w:val="10"/>
          <w:lang w:val="en-GB"/>
        </w:rPr>
      </w:pPr>
    </w:p>
    <w:p w14:paraId="60CF11B4" w14:textId="1799B93F" w:rsidR="00D86B0D" w:rsidRPr="00725372" w:rsidRDefault="00D86B0D" w:rsidP="00D86B0D">
      <w:pPr>
        <w:pStyle w:val="Heading5numbered"/>
        <w:rPr>
          <w:lang w:val="en-GB"/>
        </w:rPr>
      </w:pPr>
      <w:r w:rsidRPr="00725372">
        <w:rPr>
          <w:lang w:val="en-GB"/>
        </w:rPr>
        <w:t xml:space="preserve"> </w:t>
      </w:r>
      <w:bookmarkStart w:id="3437" w:name="_Toc198518350"/>
      <w:r w:rsidRPr="00725372">
        <w:rPr>
          <w:lang w:val="en-GB"/>
        </w:rPr>
        <w:t>Valves requirements</w:t>
      </w:r>
      <w:bookmarkEnd w:id="3437"/>
    </w:p>
    <w:p w14:paraId="02E707A7" w14:textId="74FF2D68" w:rsidR="00D86B0D" w:rsidRPr="00725372" w:rsidRDefault="00D86B0D" w:rsidP="00D86B0D">
      <w:pPr>
        <w:pStyle w:val="SysReq1"/>
        <w:rPr>
          <w:lang w:val="en-GB"/>
        </w:rPr>
      </w:pPr>
      <w:bookmarkStart w:id="3438" w:name="_Toc198519262"/>
      <w:r w:rsidRPr="00725372">
        <w:rPr>
          <w:lang w:val="en-GB"/>
        </w:rPr>
        <w:t>At least one by-pass valve shall be installed between VLP, LP and HP levels.</w:t>
      </w:r>
      <w:bookmarkEnd w:id="3438"/>
    </w:p>
    <w:p w14:paraId="741D3C4D" w14:textId="1649A85A" w:rsidR="00D86B0D" w:rsidRPr="00725372" w:rsidRDefault="00D86B0D" w:rsidP="00D86B0D">
      <w:pPr>
        <w:pStyle w:val="SysReq1"/>
        <w:rPr>
          <w:lang w:val="en-GB"/>
        </w:rPr>
      </w:pPr>
      <w:bookmarkStart w:id="3439" w:name="_Toc198519263"/>
      <w:commentRangeStart w:id="3440"/>
      <w:r w:rsidRPr="00725372">
        <w:rPr>
          <w:lang w:val="en-GB"/>
        </w:rPr>
        <w:t>By-pass valve size shall allow the maximal flowrate of the compressors to pass.</w:t>
      </w:r>
      <w:commentRangeEnd w:id="3440"/>
      <w:r w:rsidR="00B54ED3">
        <w:rPr>
          <w:rStyle w:val="CommentReference"/>
          <w:lang w:val="en-GB"/>
        </w:rPr>
        <w:commentReference w:id="3440"/>
      </w:r>
      <w:bookmarkEnd w:id="3439"/>
    </w:p>
    <w:p w14:paraId="209F3D61" w14:textId="4C9CE38F" w:rsidR="00D86B0D" w:rsidRPr="00725372" w:rsidRDefault="00D86B0D" w:rsidP="00D86B0D">
      <w:pPr>
        <w:pStyle w:val="SysReq1"/>
        <w:rPr>
          <w:lang w:val="en-GB"/>
        </w:rPr>
      </w:pPr>
      <w:bookmarkStart w:id="3441" w:name="_Toc198519264"/>
      <w:r w:rsidRPr="00725372">
        <w:rPr>
          <w:lang w:val="en-GB"/>
        </w:rPr>
        <w:t>Two controls valves shall link the helium gas storage to the LP suction for the loading and to the HP discharge for unloading.</w:t>
      </w:r>
      <w:bookmarkEnd w:id="3441"/>
    </w:p>
    <w:p w14:paraId="18026FE8" w14:textId="606D9B74" w:rsidR="00D86B0D" w:rsidRPr="00725372" w:rsidRDefault="00D86B0D" w:rsidP="00D86B0D">
      <w:pPr>
        <w:pStyle w:val="SysReq1"/>
        <w:rPr>
          <w:lang w:val="en-GB"/>
        </w:rPr>
      </w:pPr>
      <w:bookmarkStart w:id="3442" w:name="_Toc198519265"/>
      <w:r w:rsidRPr="00725372">
        <w:rPr>
          <w:lang w:val="en-GB"/>
        </w:rPr>
        <w:t>The HP unloading valve shall be installed downstream of the fine dust filter after the oil charcoal adsorber.</w:t>
      </w:r>
      <w:bookmarkEnd w:id="3442"/>
      <w:r w:rsidRPr="00725372">
        <w:rPr>
          <w:lang w:val="en-GB"/>
        </w:rPr>
        <w:t xml:space="preserve"> </w:t>
      </w:r>
    </w:p>
    <w:p w14:paraId="339C3B80" w14:textId="4E62B1E0" w:rsidR="00D86B0D" w:rsidRPr="00725372" w:rsidRDefault="00D86B0D" w:rsidP="00D86B0D">
      <w:pPr>
        <w:pStyle w:val="SysReq1"/>
        <w:rPr>
          <w:lang w:val="en-GB"/>
        </w:rPr>
      </w:pPr>
      <w:bookmarkStart w:id="3443" w:name="_Toc198519266"/>
      <w:r w:rsidRPr="00725372">
        <w:rPr>
          <w:lang w:val="en-GB"/>
        </w:rPr>
        <w:t xml:space="preserve">Connections with the QRB shall be performed via control valves located in the </w:t>
      </w:r>
      <w:r w:rsidR="00723DA0">
        <w:rPr>
          <w:lang w:val="en-GB"/>
        </w:rPr>
        <w:t>WCS</w:t>
      </w:r>
      <w:r w:rsidRPr="00725372">
        <w:rPr>
          <w:lang w:val="en-GB"/>
        </w:rPr>
        <w:t xml:space="preserve"> building in order to prevent fast pressure variation.</w:t>
      </w:r>
      <w:bookmarkEnd w:id="3443"/>
    </w:p>
    <w:p w14:paraId="00BFC5B1" w14:textId="7330D65A" w:rsidR="00D86B0D" w:rsidRPr="00725372" w:rsidRDefault="00D86B0D" w:rsidP="00D86B0D">
      <w:pPr>
        <w:pStyle w:val="SysReq1"/>
        <w:rPr>
          <w:lang w:val="en-GB"/>
        </w:rPr>
      </w:pPr>
      <w:bookmarkStart w:id="3444" w:name="_Toc198519267"/>
      <w:r w:rsidRPr="00725372">
        <w:rPr>
          <w:lang w:val="en-GB"/>
        </w:rPr>
        <w:t>Helium lines connected to the suction and discharge sides of the compressors (for every compressor stage) shall be equipped with non-return valves which close when the compressor stops.</w:t>
      </w:r>
      <w:bookmarkEnd w:id="3444"/>
    </w:p>
    <w:p w14:paraId="7A98E63F" w14:textId="77777777" w:rsidR="00D86B0D" w:rsidRPr="00725372" w:rsidRDefault="00D86B0D" w:rsidP="00E951CE">
      <w:pPr>
        <w:pStyle w:val="SysReq1"/>
        <w:numPr>
          <w:ilvl w:val="0"/>
          <w:numId w:val="0"/>
        </w:numPr>
        <w:spacing w:before="40" w:after="20" w:line="240" w:lineRule="auto"/>
        <w:rPr>
          <w:sz w:val="2"/>
          <w:szCs w:val="2"/>
          <w:lang w:val="en-GB"/>
        </w:rPr>
      </w:pPr>
    </w:p>
    <w:p w14:paraId="580FCBC0" w14:textId="5DEBFD2C" w:rsidR="00D86B0D" w:rsidRPr="00725372" w:rsidRDefault="00D86B0D" w:rsidP="00D86B0D">
      <w:pPr>
        <w:pStyle w:val="Heading5numbered"/>
        <w:rPr>
          <w:lang w:val="en-GB"/>
        </w:rPr>
      </w:pPr>
      <w:bookmarkStart w:id="3445" w:name="_Toc198518351"/>
      <w:r w:rsidRPr="00725372">
        <w:rPr>
          <w:lang w:val="en-GB"/>
        </w:rPr>
        <w:t>Noise level</w:t>
      </w:r>
      <w:bookmarkEnd w:id="3445"/>
    </w:p>
    <w:p w14:paraId="1EBBFDCC" w14:textId="77777777" w:rsidR="00D86B0D" w:rsidRPr="00725372" w:rsidRDefault="00D86B0D" w:rsidP="00D86B0D">
      <w:pPr>
        <w:pStyle w:val="SysReq1"/>
        <w:rPr>
          <w:lang w:val="en-GB"/>
        </w:rPr>
      </w:pPr>
      <w:bookmarkStart w:id="3446" w:name="_Toc198519268"/>
      <w:r w:rsidRPr="00725372">
        <w:rPr>
          <w:lang w:val="en-GB"/>
        </w:rPr>
        <w:t>Each compressor noise shall not exceed 80 dB(A) at a 1 meter distance.</w:t>
      </w:r>
      <w:bookmarkEnd w:id="3446"/>
    </w:p>
    <w:p w14:paraId="69FC1A29" w14:textId="61885487" w:rsidR="00D86B0D" w:rsidRPr="00725372" w:rsidRDefault="00D86B0D" w:rsidP="00D86B0D">
      <w:pPr>
        <w:pStyle w:val="SysReq1"/>
        <w:rPr>
          <w:lang w:val="en-GB"/>
        </w:rPr>
      </w:pPr>
      <w:bookmarkStart w:id="3447" w:name="_Ref192250753"/>
      <w:bookmarkStart w:id="3448" w:name="_Toc198519269"/>
      <w:r w:rsidRPr="00725372">
        <w:rPr>
          <w:lang w:val="en-GB"/>
        </w:rPr>
        <w:t xml:space="preserve">The </w:t>
      </w:r>
      <w:r w:rsidR="00CF20F0">
        <w:rPr>
          <w:lang w:val="en-GB"/>
        </w:rPr>
        <w:t>Contractor</w:t>
      </w:r>
      <w:r w:rsidR="00CF20F0" w:rsidRPr="00725372">
        <w:rPr>
          <w:lang w:val="en-GB"/>
        </w:rPr>
        <w:t xml:space="preserve"> </w:t>
      </w:r>
      <w:r w:rsidRPr="00725372">
        <w:rPr>
          <w:lang w:val="en-GB"/>
        </w:rPr>
        <w:t xml:space="preserve">shall provide documents including values for the noise level of every compressor and every electrical motor drive according to the international standard for </w:t>
      </w:r>
      <w:r w:rsidRPr="00725372">
        <w:rPr>
          <w:lang w:val="en-GB"/>
        </w:rPr>
        <w:lastRenderedPageBreak/>
        <w:t xml:space="preserve">machine noise (Deliverable </w:t>
      </w:r>
      <w:r w:rsidR="0081103D" w:rsidRPr="00A151DD">
        <w:rPr>
          <w:rStyle w:val="AAReferencedChar"/>
        </w:rPr>
        <w:fldChar w:fldCharType="begin"/>
      </w:r>
      <w:r w:rsidR="0081103D" w:rsidRPr="00A151DD">
        <w:rPr>
          <w:rStyle w:val="AAReferencedChar"/>
        </w:rPr>
        <w:instrText xml:space="preserve"> REF _Ref194400185 \h </w:instrText>
      </w:r>
      <w:r w:rsidR="0081103D">
        <w:rPr>
          <w:rStyle w:val="AAReferencedChar"/>
        </w:rPr>
        <w:instrText xml:space="preserve"> \* MERGEFORMAT </w:instrText>
      </w:r>
      <w:r w:rsidR="0081103D" w:rsidRPr="00A151DD">
        <w:rPr>
          <w:rStyle w:val="AAReferencedChar"/>
        </w:rPr>
      </w:r>
      <w:r w:rsidR="0081103D" w:rsidRPr="00A151DD">
        <w:rPr>
          <w:rStyle w:val="AAReferencedChar"/>
        </w:rPr>
        <w:fldChar w:fldCharType="separate"/>
      </w:r>
      <w:r w:rsidR="00711812">
        <w:rPr>
          <w:rStyle w:val="AAReferencedChar"/>
          <w:b/>
          <w:bCs/>
          <w:lang w:val="en-US"/>
        </w:rPr>
        <w:t>Error! Reference source not found.</w:t>
      </w:r>
      <w:r w:rsidR="0081103D" w:rsidRPr="00A151DD">
        <w:rPr>
          <w:rStyle w:val="AAReferencedChar"/>
        </w:rPr>
        <w:fldChar w:fldCharType="end"/>
      </w:r>
      <w:r w:rsidRPr="00725372">
        <w:rPr>
          <w:lang w:val="en-GB"/>
        </w:rPr>
        <w:t xml:space="preserve"> after manufacturing tests and </w:t>
      </w:r>
      <w:r w:rsidR="0081103D" w:rsidRPr="0081103D">
        <w:rPr>
          <w:rStyle w:val="AAReferencedChar"/>
        </w:rPr>
        <w:fldChar w:fldCharType="begin"/>
      </w:r>
      <w:r w:rsidR="0081103D" w:rsidRPr="00A151DD">
        <w:rPr>
          <w:rStyle w:val="AAReferencedChar"/>
        </w:rPr>
        <w:instrText xml:space="preserve"> REF _Ref194399548 \h </w:instrText>
      </w:r>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711812">
        <w:rPr>
          <w:rStyle w:val="AAReferencedChar"/>
          <w:b/>
          <w:bCs/>
          <w:lang w:val="en-US"/>
        </w:rPr>
        <w:t>Error! Reference source not found.</w:t>
      </w:r>
      <w:r w:rsidR="0081103D" w:rsidRPr="0081103D">
        <w:rPr>
          <w:rStyle w:val="AAReferencedChar"/>
        </w:rPr>
        <w:fldChar w:fldCharType="end"/>
      </w:r>
      <w:r w:rsidRPr="00725372">
        <w:rPr>
          <w:lang w:val="en-GB"/>
        </w:rPr>
        <w:t xml:space="preserve"> after acceptance tests).</w:t>
      </w:r>
      <w:bookmarkEnd w:id="3447"/>
      <w:bookmarkEnd w:id="3448"/>
    </w:p>
    <w:p w14:paraId="1C7830DE" w14:textId="77777777" w:rsidR="00D86B0D" w:rsidRPr="00725372" w:rsidRDefault="00D86B0D" w:rsidP="00E951CE">
      <w:pPr>
        <w:pStyle w:val="SysReq1"/>
        <w:numPr>
          <w:ilvl w:val="0"/>
          <w:numId w:val="0"/>
        </w:numPr>
        <w:spacing w:before="40" w:after="20" w:line="240" w:lineRule="auto"/>
        <w:rPr>
          <w:sz w:val="4"/>
          <w:szCs w:val="4"/>
          <w:lang w:val="en-GB"/>
        </w:rPr>
      </w:pPr>
    </w:p>
    <w:p w14:paraId="0784886A" w14:textId="71F5A2A0" w:rsidR="00D86B0D" w:rsidRPr="00725372" w:rsidRDefault="00D86B0D" w:rsidP="00D86B0D">
      <w:pPr>
        <w:pStyle w:val="Heading5numbered"/>
        <w:rPr>
          <w:lang w:val="en-GB"/>
        </w:rPr>
      </w:pPr>
      <w:bookmarkStart w:id="3449" w:name="_Toc198518352"/>
      <w:r w:rsidRPr="00725372">
        <w:rPr>
          <w:lang w:val="en-GB"/>
        </w:rPr>
        <w:t>Vibration</w:t>
      </w:r>
      <w:bookmarkEnd w:id="3449"/>
    </w:p>
    <w:p w14:paraId="1C43D88B" w14:textId="77777777" w:rsidR="00D86B0D" w:rsidRPr="00725372" w:rsidRDefault="00D86B0D" w:rsidP="00D86B0D">
      <w:pPr>
        <w:pStyle w:val="SysReq1"/>
        <w:rPr>
          <w:lang w:val="en-GB"/>
        </w:rPr>
      </w:pPr>
      <w:bookmarkStart w:id="3450" w:name="_Toc198519270"/>
      <w:r w:rsidRPr="00725372">
        <w:rPr>
          <w:lang w:val="en-GB"/>
        </w:rPr>
        <w:t>The maximum allowable vibration levels for the compressors and rotating machines shall be in accordance with the ISO 2372 standard.</w:t>
      </w:r>
      <w:bookmarkEnd w:id="3450"/>
    </w:p>
    <w:p w14:paraId="39729AC1" w14:textId="77777777" w:rsidR="008D242B" w:rsidRDefault="00D86B0D" w:rsidP="000F254B">
      <w:pPr>
        <w:pStyle w:val="SysReq1"/>
        <w:rPr>
          <w:lang w:val="en-GB"/>
        </w:rPr>
      </w:pPr>
      <w:bookmarkStart w:id="3451" w:name="_Toc198519271"/>
      <w:r w:rsidRPr="00725372">
        <w:rPr>
          <w:lang w:val="en-GB"/>
        </w:rPr>
        <w:t xml:space="preserve">During the design phase, the </w:t>
      </w:r>
      <w:r w:rsidR="00CB1438">
        <w:rPr>
          <w:lang w:val="en-GB"/>
        </w:rPr>
        <w:t>Contractor</w:t>
      </w:r>
      <w:r w:rsidRPr="00725372">
        <w:rPr>
          <w:lang w:val="en-GB"/>
        </w:rPr>
        <w:t xml:space="preserve"> shall submit report and calculation basis justifying all the guaranteed vibration levels for </w:t>
      </w:r>
      <w:r w:rsidR="00D27D16" w:rsidRPr="004D309E">
        <w:rPr>
          <w:lang w:val="en-GB"/>
        </w:rPr>
        <w:t>SCK CEN</w:t>
      </w:r>
      <w:r w:rsidR="00D27D16">
        <w:rPr>
          <w:lang w:val="en-GB"/>
        </w:rPr>
        <w:t xml:space="preserve">’s </w:t>
      </w:r>
      <w:r w:rsidRPr="00725372">
        <w:rPr>
          <w:lang w:val="en-GB"/>
        </w:rPr>
        <w:t xml:space="preserve">approval. During commissioning, the vibration level shall be measured by the </w:t>
      </w:r>
      <w:r w:rsidR="00CB1438">
        <w:rPr>
          <w:lang w:val="en-GB"/>
        </w:rPr>
        <w:t>Contractor</w:t>
      </w:r>
      <w:r w:rsidRPr="00725372">
        <w:rPr>
          <w:lang w:val="en-GB"/>
        </w:rPr>
        <w:t xml:space="preserve"> using dedicated instruments for measuring vibrations following the ISO 2954 standard.</w:t>
      </w:r>
      <w:bookmarkEnd w:id="3451"/>
    </w:p>
    <w:p w14:paraId="3507997A" w14:textId="273F50D5" w:rsidR="0054792C" w:rsidRDefault="0054792C" w:rsidP="00D86B0D">
      <w:pPr>
        <w:pStyle w:val="Heading5numbered"/>
        <w:rPr>
          <w:lang w:val="en-GB"/>
        </w:rPr>
      </w:pPr>
      <w:bookmarkStart w:id="3452" w:name="_Toc198518353"/>
      <w:r>
        <w:rPr>
          <w:lang w:val="en-GB"/>
        </w:rPr>
        <w:t>Heat dissipation to air</w:t>
      </w:r>
      <w:bookmarkEnd w:id="3452"/>
    </w:p>
    <w:p w14:paraId="41F11F1E" w14:textId="0A67D042" w:rsidR="00F67FCA" w:rsidRDefault="00F67FCA" w:rsidP="00711812">
      <w:pPr>
        <w:pStyle w:val="SysReq1"/>
      </w:pPr>
      <w:bookmarkStart w:id="3453" w:name="_Toc198519272"/>
      <w:r>
        <w:t xml:space="preserve">The </w:t>
      </w:r>
      <w:r w:rsidR="00377C5D">
        <w:t xml:space="preserve">total </w:t>
      </w:r>
      <w:r>
        <w:t xml:space="preserve">heat dissipated by the WCS to air shall remain below </w:t>
      </w:r>
      <w:r w:rsidRPr="004B0D7C">
        <w:t>120</w:t>
      </w:r>
      <w:r w:rsidRPr="00F67FCA">
        <w:t xml:space="preserve"> kW.</w:t>
      </w:r>
      <w:bookmarkEnd w:id="3453"/>
    </w:p>
    <w:p w14:paraId="5A2CB8A6" w14:textId="45ACED92" w:rsidR="00017D70" w:rsidRPr="004349E6" w:rsidRDefault="004349E6" w:rsidP="00711812">
      <w:pPr>
        <w:pStyle w:val="SysReq1"/>
        <w:rPr>
          <w:lang w:val="en-GB"/>
        </w:rPr>
      </w:pPr>
      <w:bookmarkStart w:id="3454" w:name="_Toc198519273"/>
      <w:r>
        <w:rPr>
          <w:lang w:val="en-GB"/>
        </w:rPr>
        <w:t xml:space="preserve">The WCS shall have a local heat dissipation duct </w:t>
      </w:r>
      <w:commentRangeStart w:id="3455"/>
      <w:r>
        <w:rPr>
          <w:lang w:val="en-GB"/>
        </w:rPr>
        <w:t>which</w:t>
      </w:r>
      <w:commentRangeEnd w:id="3455"/>
      <w:r w:rsidR="004B0D7C">
        <w:rPr>
          <w:rStyle w:val="CommentReference"/>
          <w:lang w:val="en-GB"/>
        </w:rPr>
        <w:commentReference w:id="3455"/>
      </w:r>
      <w:bookmarkEnd w:id="3454"/>
      <w:r>
        <w:rPr>
          <w:lang w:val="en-GB"/>
        </w:rPr>
        <w:t xml:space="preserve"> </w:t>
      </w:r>
    </w:p>
    <w:p w14:paraId="40FD4F59" w14:textId="622EB5F6" w:rsidR="00D86B0D" w:rsidRPr="00725372" w:rsidRDefault="00D86B0D" w:rsidP="00D86B0D">
      <w:pPr>
        <w:pStyle w:val="Heading5numbered"/>
        <w:rPr>
          <w:lang w:val="en-GB"/>
        </w:rPr>
      </w:pPr>
      <w:bookmarkStart w:id="3456" w:name="_Toc198518354"/>
      <w:r w:rsidRPr="00725372">
        <w:rPr>
          <w:lang w:val="en-GB"/>
        </w:rPr>
        <w:t>Heat recovery</w:t>
      </w:r>
      <w:bookmarkEnd w:id="3456"/>
      <w:commentRangeStart w:id="3457"/>
    </w:p>
    <w:p w14:paraId="44AAA060" w14:textId="2370C673" w:rsidR="00D86B0D" w:rsidRPr="00725372" w:rsidRDefault="00D86B0D" w:rsidP="00D86B0D">
      <w:r w:rsidRPr="00725372">
        <w:t xml:space="preserve">The heat produced by the LP/HP compressor </w:t>
      </w:r>
      <w:commentRangeEnd w:id="3457"/>
      <w:r w:rsidR="00714054">
        <w:rPr>
          <w:rStyle w:val="CommentReference"/>
        </w:rPr>
        <w:commentReference w:id="3457"/>
      </w:r>
      <w:r w:rsidRPr="00725372">
        <w:t xml:space="preserve">is to be partially recovered to supply a heating system only operating when there is a need for hot water. </w:t>
      </w:r>
      <w:r w:rsidRPr="00725372">
        <w:rPr>
          <w:rStyle w:val="AAReferencedChar"/>
        </w:rPr>
        <w:fldChar w:fldCharType="begin"/>
      </w:r>
      <w:r w:rsidRPr="00725372">
        <w:rPr>
          <w:rStyle w:val="AAReferencedChar"/>
        </w:rPr>
        <w:instrText xml:space="preserve"> REF _Ref184049794 \h  \* MERGEFORMAT </w:instrText>
      </w:r>
      <w:r w:rsidRPr="00725372">
        <w:rPr>
          <w:rStyle w:val="AAReferencedChar"/>
        </w:rPr>
      </w:r>
      <w:r w:rsidRPr="00725372">
        <w:rPr>
          <w:rStyle w:val="AAReferencedChar"/>
        </w:rPr>
        <w:fldChar w:fldCharType="separate"/>
      </w:r>
      <w:r w:rsidR="00711812" w:rsidRPr="00711812">
        <w:rPr>
          <w:rStyle w:val="AAReferencedChar"/>
        </w:rPr>
        <w:t>Figure 7</w:t>
      </w:r>
      <w:r w:rsidRPr="00725372">
        <w:rPr>
          <w:rStyle w:val="AAReferencedChar"/>
        </w:rPr>
        <w:fldChar w:fldCharType="end"/>
      </w:r>
      <w:r w:rsidRPr="00725372">
        <w:t xml:space="preserve"> </w:t>
      </w:r>
      <w:commentRangeStart w:id="3458"/>
      <w:r w:rsidRPr="00725372">
        <w:t>illustrates how it could work.</w:t>
      </w:r>
      <w:commentRangeEnd w:id="3458"/>
      <w:r w:rsidR="00714054">
        <w:rPr>
          <w:rStyle w:val="CommentReference"/>
        </w:rPr>
        <w:commentReference w:id="3458"/>
      </w:r>
    </w:p>
    <w:p w14:paraId="73DEFE44" w14:textId="77777777" w:rsidR="00D86B0D" w:rsidRPr="00725372" w:rsidRDefault="00D86B0D" w:rsidP="00D86B0D">
      <w:pPr>
        <w:rPr>
          <w:sz w:val="4"/>
          <w:szCs w:val="4"/>
        </w:rPr>
      </w:pPr>
    </w:p>
    <w:p w14:paraId="2C417476" w14:textId="77777777" w:rsidR="00D86B0D" w:rsidRPr="00725372" w:rsidRDefault="00D86B0D" w:rsidP="00D86B0D">
      <w:r w:rsidRPr="00725372">
        <w:rPr>
          <w:noProof/>
          <w:lang w:val="en-US"/>
        </w:rPr>
        <w:drawing>
          <wp:inline distT="0" distB="0" distL="0" distR="0" wp14:anchorId="1BD0896B" wp14:editId="5EE795DE">
            <wp:extent cx="6120000" cy="2941200"/>
            <wp:effectExtent l="0" t="0" r="0" b="0"/>
            <wp:docPr id="2908072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000" cy="2941200"/>
                    </a:xfrm>
                    <a:prstGeom prst="rect">
                      <a:avLst/>
                    </a:prstGeom>
                    <a:noFill/>
                  </pic:spPr>
                </pic:pic>
              </a:graphicData>
            </a:graphic>
          </wp:inline>
        </w:drawing>
      </w:r>
    </w:p>
    <w:p w14:paraId="661DAF07" w14:textId="4FF299ED" w:rsidR="00D86B0D" w:rsidRPr="00725372" w:rsidRDefault="00D86B0D" w:rsidP="00D86B0D">
      <w:pPr>
        <w:pStyle w:val="Caption"/>
      </w:pPr>
      <w:bookmarkStart w:id="3459" w:name="_Ref184049794"/>
      <w:bookmarkStart w:id="3460" w:name="_Toc190680896"/>
      <w:bookmarkStart w:id="3461" w:name="_Toc195865362"/>
      <w:r w:rsidRPr="00725372">
        <w:t xml:space="preserve">Figure </w:t>
      </w:r>
      <w:r w:rsidR="00B619DE">
        <w:fldChar w:fldCharType="begin"/>
      </w:r>
      <w:r w:rsidR="00B619DE">
        <w:instrText xml:space="preserve"> SEQ Figure \* ARABIC </w:instrText>
      </w:r>
      <w:r w:rsidR="00B619DE">
        <w:fldChar w:fldCharType="separate"/>
      </w:r>
      <w:r w:rsidR="00711812">
        <w:rPr>
          <w:noProof/>
        </w:rPr>
        <w:t>7</w:t>
      </w:r>
      <w:r w:rsidR="00B619DE">
        <w:fldChar w:fldCharType="end"/>
      </w:r>
      <w:bookmarkEnd w:id="3459"/>
      <w:r w:rsidRPr="00725372">
        <w:t xml:space="preserve"> Heat recovery principle.</w:t>
      </w:r>
      <w:bookmarkEnd w:id="3460"/>
      <w:bookmarkEnd w:id="3461"/>
    </w:p>
    <w:p w14:paraId="7CE5E2A9" w14:textId="77777777" w:rsidR="00D86B0D" w:rsidRPr="00725372" w:rsidRDefault="00D86B0D" w:rsidP="00D86B0D">
      <w:pPr>
        <w:rPr>
          <w:sz w:val="4"/>
          <w:szCs w:val="4"/>
        </w:rPr>
      </w:pPr>
    </w:p>
    <w:p w14:paraId="091AB483" w14:textId="77777777" w:rsidR="00D86B0D" w:rsidRPr="00725372" w:rsidRDefault="00D86B0D" w:rsidP="00D86B0D">
      <w:pPr>
        <w:pStyle w:val="SysReq1"/>
        <w:rPr>
          <w:lang w:val="en-GB"/>
        </w:rPr>
      </w:pPr>
      <w:bookmarkStart w:id="3462" w:name="_Toc198519274"/>
      <w:r w:rsidRPr="00725372">
        <w:rPr>
          <w:lang w:val="en-GB"/>
        </w:rPr>
        <w:t xml:space="preserve">The heat produced by the LP/HP </w:t>
      </w:r>
      <w:commentRangeStart w:id="3463"/>
      <w:r w:rsidRPr="00725372">
        <w:rPr>
          <w:lang w:val="en-GB"/>
        </w:rPr>
        <w:t>compressors shall be at least 65 % recovered using the appropriate heat recovery water flow given by SCK CEN. The heat recovery system can only operate when needed on SCK CEN site.</w:t>
      </w:r>
      <w:commentRangeEnd w:id="3463"/>
      <w:r w:rsidR="00DB3EFF">
        <w:rPr>
          <w:rStyle w:val="CommentReference"/>
          <w:lang w:val="en-GB"/>
        </w:rPr>
        <w:commentReference w:id="3463"/>
      </w:r>
      <w:bookmarkEnd w:id="3462"/>
    </w:p>
    <w:p w14:paraId="69440FA8" w14:textId="2FD4C04F" w:rsidR="00D86B0D" w:rsidRPr="00725372" w:rsidRDefault="00D86B0D" w:rsidP="00D86B0D">
      <w:pPr>
        <w:pStyle w:val="SysReq1"/>
        <w:rPr>
          <w:lang w:val="en-GB"/>
        </w:rPr>
      </w:pPr>
      <w:bookmarkStart w:id="3464" w:name="_Toc198519275"/>
      <w:r w:rsidRPr="00725372">
        <w:rPr>
          <w:lang w:val="en-GB"/>
        </w:rPr>
        <w:t xml:space="preserve">The </w:t>
      </w:r>
      <w:commentRangeStart w:id="3465"/>
      <w:r w:rsidR="00CB1438">
        <w:rPr>
          <w:lang w:val="en-GB"/>
        </w:rPr>
        <w:t>Contractor</w:t>
      </w:r>
      <w:r w:rsidRPr="00725372">
        <w:rPr>
          <w:lang w:val="en-GB"/>
        </w:rPr>
        <w:t xml:space="preserve"> shall confirm the expected values concerning operating temperatures and percentage </w:t>
      </w:r>
      <w:commentRangeEnd w:id="3465"/>
      <w:r w:rsidR="00050E64">
        <w:rPr>
          <w:rStyle w:val="CommentReference"/>
          <w:lang w:val="en-GB"/>
        </w:rPr>
        <w:commentReference w:id="3465"/>
      </w:r>
      <w:r w:rsidRPr="00725372">
        <w:rPr>
          <w:lang w:val="en-GB"/>
        </w:rPr>
        <w:t>of possible heat recovery considering 27 °C as cooling water supply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711812">
        <w:rPr>
          <w:rStyle w:val="AAReferencedChar"/>
        </w:rPr>
        <w:t>3.4.4</w:t>
      </w:r>
      <w:r w:rsidRPr="00725372">
        <w:rPr>
          <w:rStyle w:val="AAReferencedChar"/>
        </w:rPr>
        <w:fldChar w:fldCharType="end"/>
      </w:r>
      <w:r w:rsidRPr="00725372">
        <w:rPr>
          <w:lang w:val="en-GB"/>
        </w:rPr>
        <w:t>).</w:t>
      </w:r>
      <w:bookmarkEnd w:id="3464"/>
    </w:p>
    <w:p w14:paraId="71F316FC" w14:textId="77777777" w:rsidR="00D86B0D" w:rsidRPr="00725372" w:rsidRDefault="00D86B0D" w:rsidP="000F254B">
      <w:pPr>
        <w:pStyle w:val="SysReq1"/>
        <w:numPr>
          <w:ilvl w:val="0"/>
          <w:numId w:val="0"/>
        </w:numPr>
        <w:spacing w:line="240" w:lineRule="auto"/>
        <w:ind w:left="1080" w:hanging="1080"/>
        <w:contextualSpacing/>
        <w:rPr>
          <w:sz w:val="2"/>
          <w:szCs w:val="2"/>
          <w:lang w:val="en-GB"/>
        </w:rPr>
      </w:pPr>
    </w:p>
    <w:p w14:paraId="3CB24D08" w14:textId="252A37B5" w:rsidR="00D86B0D" w:rsidRPr="00725372" w:rsidRDefault="00D86B0D" w:rsidP="00D86B0D">
      <w:pPr>
        <w:pStyle w:val="Heading5numbered"/>
        <w:rPr>
          <w:lang w:val="en-GB"/>
        </w:rPr>
      </w:pPr>
      <w:bookmarkStart w:id="3466" w:name="_Toc198518355"/>
      <w:r w:rsidRPr="00725372">
        <w:rPr>
          <w:lang w:val="en-GB"/>
        </w:rPr>
        <w:lastRenderedPageBreak/>
        <w:t>Compressors requirements</w:t>
      </w:r>
      <w:bookmarkEnd w:id="3466"/>
    </w:p>
    <w:p w14:paraId="1F420872" w14:textId="4D02545C" w:rsidR="00D86B0D" w:rsidRPr="00725372" w:rsidRDefault="00D86B0D" w:rsidP="00D86B0D">
      <w:pPr>
        <w:pStyle w:val="SysReq1"/>
        <w:rPr>
          <w:lang w:val="en-GB"/>
        </w:rPr>
      </w:pPr>
      <w:bookmarkStart w:id="3467" w:name="_Toc198519276"/>
      <w:commentRangeStart w:id="3468"/>
      <w:r w:rsidRPr="00725372">
        <w:rPr>
          <w:lang w:val="en-GB"/>
        </w:rPr>
        <w:t xml:space="preserve">The size and the number of machines (at least three per compressor stage) used for each compressor stage shall be defined by the </w:t>
      </w:r>
      <w:r w:rsidR="00CB1438">
        <w:rPr>
          <w:lang w:val="en-GB"/>
        </w:rPr>
        <w:t>Contractor</w:t>
      </w:r>
      <w:r w:rsidRPr="00725372">
        <w:rPr>
          <w:lang w:val="en-GB"/>
        </w:rPr>
        <w:t xml:space="preserve"> in order to allow the best adaptation to the various flows necessary according to the operation modes</w:t>
      </w:r>
      <w:commentRangeEnd w:id="3468"/>
      <w:r w:rsidR="004B5A5F">
        <w:rPr>
          <w:rStyle w:val="CommentReference"/>
          <w:lang w:val="en-GB"/>
        </w:rPr>
        <w:commentReference w:id="3468"/>
      </w:r>
      <w:r w:rsidRPr="00725372">
        <w:rPr>
          <w:lang w:val="en-GB"/>
        </w:rPr>
        <w:t>.</w:t>
      </w:r>
      <w:bookmarkEnd w:id="3467"/>
    </w:p>
    <w:p w14:paraId="190E6B10" w14:textId="4773E8E0" w:rsidR="00D86B0D" w:rsidRPr="00725372" w:rsidRDefault="00D86B0D" w:rsidP="00D86B0D">
      <w:pPr>
        <w:pStyle w:val="SysReq1"/>
        <w:rPr>
          <w:lang w:val="en-GB"/>
        </w:rPr>
      </w:pPr>
      <w:bookmarkStart w:id="3469" w:name="_Toc198519277"/>
      <w:r w:rsidRPr="00725372">
        <w:rPr>
          <w:lang w:val="en-GB"/>
        </w:rPr>
        <w:t xml:space="preserve">The LP/HP compressors shall be all </w:t>
      </w:r>
      <w:r w:rsidR="004B5A5F">
        <w:rPr>
          <w:lang w:val="en-GB"/>
        </w:rPr>
        <w:t>identical</w:t>
      </w:r>
      <w:r w:rsidRPr="00725372">
        <w:rPr>
          <w:lang w:val="en-GB"/>
        </w:rPr>
        <w:t xml:space="preserve"> to facilitate the maintenance and repair.</w:t>
      </w:r>
      <w:bookmarkEnd w:id="3469"/>
    </w:p>
    <w:p w14:paraId="7DEE5BE2" w14:textId="77777777" w:rsidR="00D86B0D" w:rsidRPr="00725372" w:rsidRDefault="00D86B0D" w:rsidP="00D86B0D">
      <w:pPr>
        <w:pStyle w:val="SysReq1"/>
        <w:rPr>
          <w:lang w:val="en-GB"/>
        </w:rPr>
      </w:pPr>
      <w:bookmarkStart w:id="3470" w:name="_Toc198519278"/>
      <w:r w:rsidRPr="00725372">
        <w:rPr>
          <w:lang w:val="en-GB"/>
        </w:rPr>
        <w:t>The supply voltage for the motors shall be 400V, 3Φ, 50 Hz.</w:t>
      </w:r>
      <w:bookmarkEnd w:id="3470"/>
      <w:r w:rsidRPr="00725372">
        <w:rPr>
          <w:lang w:val="en-GB"/>
        </w:rPr>
        <w:t xml:space="preserve"> </w:t>
      </w:r>
    </w:p>
    <w:p w14:paraId="21E7AABF" w14:textId="77777777" w:rsidR="00D86B0D" w:rsidRPr="00725372" w:rsidRDefault="00D86B0D" w:rsidP="00D86B0D">
      <w:pPr>
        <w:pStyle w:val="SysReq1"/>
        <w:rPr>
          <w:lang w:val="en-GB"/>
        </w:rPr>
      </w:pPr>
      <w:bookmarkStart w:id="3471" w:name="_Toc198519279"/>
      <w:r w:rsidRPr="00725372">
        <w:rPr>
          <w:lang w:val="en-GB"/>
        </w:rPr>
        <w:t>The drive between motor and compressor shaft shall be direct, with a dismountable shaft coupling.</w:t>
      </w:r>
      <w:bookmarkEnd w:id="3471"/>
    </w:p>
    <w:p w14:paraId="0FF8E351" w14:textId="77777777" w:rsidR="00D86B0D" w:rsidRPr="00725372" w:rsidRDefault="00D86B0D" w:rsidP="00D86B0D">
      <w:pPr>
        <w:pStyle w:val="SysReq1"/>
        <w:rPr>
          <w:lang w:val="en-GB"/>
        </w:rPr>
      </w:pPr>
      <w:bookmarkStart w:id="3472" w:name="_Toc198519280"/>
      <w:r w:rsidRPr="00725372">
        <w:rPr>
          <w:lang w:val="en-GB"/>
        </w:rPr>
        <w:t>Oil-retention reservoirs shall be incorporated in the base frames of each compressor skid to handle the full oil content of the skid in case of pipe rupture.</w:t>
      </w:r>
      <w:bookmarkEnd w:id="3472"/>
    </w:p>
    <w:p w14:paraId="01A96EEE" w14:textId="77777777" w:rsidR="00D86B0D" w:rsidRPr="00725372" w:rsidRDefault="00D86B0D" w:rsidP="00D86B0D">
      <w:pPr>
        <w:pStyle w:val="SysReq1"/>
        <w:rPr>
          <w:lang w:val="en-GB"/>
        </w:rPr>
      </w:pPr>
      <w:bookmarkStart w:id="3473" w:name="_Toc198519281"/>
      <w:r w:rsidRPr="00725372">
        <w:rPr>
          <w:lang w:val="en-GB"/>
        </w:rPr>
        <w:t>The compressor flow shall be adjustable by use of integrated slide valves.</w:t>
      </w:r>
      <w:bookmarkEnd w:id="3473"/>
    </w:p>
    <w:p w14:paraId="253531CA" w14:textId="4E6B33A7" w:rsidR="00D86B0D" w:rsidRPr="00725372" w:rsidRDefault="00D86B0D" w:rsidP="00D86B0D">
      <w:pPr>
        <w:pStyle w:val="SysReq1"/>
        <w:rPr>
          <w:lang w:val="en-GB"/>
        </w:rPr>
      </w:pPr>
      <w:bookmarkStart w:id="3474" w:name="_Toc198519282"/>
      <w:r w:rsidRPr="00725372">
        <w:rPr>
          <w:lang w:val="en-GB"/>
        </w:rPr>
        <w:t>The compressor flow shall be adjustable by use of variable-frequency drive, with a frequency of 50 Hz to be used at the 2 K nominal operation mode.</w:t>
      </w:r>
      <w:bookmarkEnd w:id="3474"/>
    </w:p>
    <w:p w14:paraId="37202D52" w14:textId="165C6E5D" w:rsidR="00D86B0D" w:rsidRPr="00725372" w:rsidRDefault="00791241" w:rsidP="00D86B0D">
      <w:pPr>
        <w:pStyle w:val="SysReq1"/>
        <w:numPr>
          <w:ilvl w:val="0"/>
          <w:numId w:val="0"/>
        </w:numPr>
        <w:ind w:left="1080" w:hanging="1080"/>
        <w:rPr>
          <w:lang w:val="en-GB"/>
        </w:rPr>
      </w:pPr>
      <w:bookmarkStart w:id="3475" w:name="_Toc198519283"/>
      <w:r>
        <w:rPr>
          <w:lang w:val="en-GB"/>
        </w:rPr>
        <w:t xml:space="preserve">In the offer, the Applicant shall state the </w:t>
      </w:r>
      <w:r w:rsidRPr="00725372">
        <w:rPr>
          <w:lang w:val="en-GB"/>
        </w:rPr>
        <w:t xml:space="preserve">number of </w:t>
      </w:r>
      <w:r w:rsidR="00D817CA" w:rsidRPr="00725372">
        <w:rPr>
          <w:lang w:val="en-GB"/>
        </w:rPr>
        <w:t>LP/HP compressors</w:t>
      </w:r>
      <w:r>
        <w:rPr>
          <w:lang w:val="en-GB"/>
        </w:rPr>
        <w:t>.</w:t>
      </w:r>
      <w:bookmarkEnd w:id="3475"/>
    </w:p>
    <w:p w14:paraId="5BF01B16" w14:textId="7C8D8B0C" w:rsidR="00D86B0D" w:rsidRPr="00725372" w:rsidRDefault="00D86B0D" w:rsidP="00D86B0D">
      <w:pPr>
        <w:pStyle w:val="Heading5numbered"/>
        <w:rPr>
          <w:lang w:val="en-GB"/>
        </w:rPr>
      </w:pPr>
      <w:bookmarkStart w:id="3476" w:name="_Toc198518356"/>
      <w:r w:rsidRPr="00725372">
        <w:rPr>
          <w:lang w:val="en-GB"/>
        </w:rPr>
        <w:t>Coolers</w:t>
      </w:r>
      <w:bookmarkEnd w:id="3476"/>
    </w:p>
    <w:p w14:paraId="52DE839F" w14:textId="7DEFE532" w:rsidR="00D86B0D" w:rsidRPr="00725372" w:rsidRDefault="00D86B0D" w:rsidP="00D86B0D">
      <w:pPr>
        <w:pStyle w:val="SysReq1"/>
        <w:rPr>
          <w:lang w:val="en-GB"/>
        </w:rPr>
      </w:pPr>
      <w:bookmarkStart w:id="3477" w:name="_Toc198519284"/>
      <w:commentRangeStart w:id="3478"/>
      <w:r w:rsidRPr="00725372">
        <w:rPr>
          <w:lang w:val="en-GB"/>
        </w:rPr>
        <w:t xml:space="preserve">The cooler shall be designed in accordance with the cooling water characteristics described in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711812">
        <w:rPr>
          <w:rStyle w:val="AAReferencedChar"/>
        </w:rPr>
        <w:t>3.4.4</w:t>
      </w:r>
      <w:r w:rsidRPr="00725372">
        <w:rPr>
          <w:rStyle w:val="AAReferencedChar"/>
        </w:rPr>
        <w:fldChar w:fldCharType="end"/>
      </w:r>
      <w:r w:rsidRPr="00725372">
        <w:rPr>
          <w:lang w:val="en-GB"/>
        </w:rPr>
        <w:t>.</w:t>
      </w:r>
      <w:commentRangeEnd w:id="3478"/>
      <w:r w:rsidR="007A0AAF">
        <w:rPr>
          <w:rStyle w:val="CommentReference"/>
          <w:lang w:val="en-GB"/>
        </w:rPr>
        <w:commentReference w:id="3478"/>
      </w:r>
      <w:bookmarkEnd w:id="3477"/>
    </w:p>
    <w:p w14:paraId="012E988D" w14:textId="77777777" w:rsidR="00D86B0D" w:rsidRPr="00725372" w:rsidRDefault="00D86B0D" w:rsidP="00D86B0D">
      <w:pPr>
        <w:pStyle w:val="SysReq1"/>
        <w:rPr>
          <w:lang w:val="en-GB"/>
        </w:rPr>
      </w:pPr>
      <w:bookmarkStart w:id="3479" w:name="_Toc198519285"/>
      <w:r w:rsidRPr="00725372">
        <w:rPr>
          <w:lang w:val="en-GB"/>
        </w:rPr>
        <w:t>A manual or a thermostatic control valve shall be provided at the outlet of each cooler.</w:t>
      </w:r>
      <w:bookmarkEnd w:id="3479"/>
    </w:p>
    <w:p w14:paraId="673DB365" w14:textId="3ABADDCB" w:rsidR="00D86B0D" w:rsidRPr="00725372" w:rsidRDefault="00D86B0D" w:rsidP="00D86B0D">
      <w:pPr>
        <w:pStyle w:val="SysReq1"/>
        <w:rPr>
          <w:lang w:val="en-GB"/>
        </w:rPr>
      </w:pPr>
      <w:bookmarkStart w:id="3480" w:name="_Toc198519286"/>
      <w:r w:rsidRPr="00725372">
        <w:rPr>
          <w:lang w:val="en-GB"/>
        </w:rPr>
        <w:t xml:space="preserve">On the gas side, the coolers shall be equipped with purge valves for </w:t>
      </w:r>
      <w:commentRangeStart w:id="3481"/>
      <w:r w:rsidRPr="00725372">
        <w:rPr>
          <w:lang w:val="en-GB"/>
        </w:rPr>
        <w:t>ri</w:t>
      </w:r>
      <w:r w:rsidR="00922E1D">
        <w:rPr>
          <w:lang w:val="en-GB"/>
        </w:rPr>
        <w:t>n</w:t>
      </w:r>
      <w:r w:rsidRPr="00725372">
        <w:rPr>
          <w:lang w:val="en-GB"/>
        </w:rPr>
        <w:t>sing</w:t>
      </w:r>
      <w:commentRangeEnd w:id="3481"/>
      <w:r w:rsidR="001E231C">
        <w:rPr>
          <w:rStyle w:val="CommentReference"/>
          <w:lang w:val="en-GB"/>
        </w:rPr>
        <w:commentReference w:id="3481"/>
      </w:r>
      <w:r w:rsidRPr="00725372">
        <w:rPr>
          <w:lang w:val="en-GB"/>
        </w:rPr>
        <w:t>.</w:t>
      </w:r>
      <w:bookmarkEnd w:id="3480"/>
    </w:p>
    <w:p w14:paraId="5F5494DB" w14:textId="77777777" w:rsidR="00D86B0D" w:rsidRPr="00725372" w:rsidRDefault="00D86B0D" w:rsidP="00D86B0D">
      <w:pPr>
        <w:pStyle w:val="SysReq1"/>
        <w:rPr>
          <w:lang w:val="en-GB"/>
        </w:rPr>
      </w:pPr>
      <w:bookmarkStart w:id="3482" w:name="_Toc198519287"/>
      <w:r w:rsidRPr="00725372">
        <w:rPr>
          <w:lang w:val="en-GB"/>
        </w:rPr>
        <w:t>On the water side, valves to drain the water and to purge air shall be installed.</w:t>
      </w:r>
      <w:bookmarkEnd w:id="3482"/>
    </w:p>
    <w:p w14:paraId="310DC3ED" w14:textId="42695E54" w:rsidR="00D86B0D" w:rsidRPr="00725372" w:rsidRDefault="00D86B0D" w:rsidP="00D86B0D">
      <w:pPr>
        <w:pStyle w:val="SysReq1"/>
        <w:rPr>
          <w:lang w:val="en-GB"/>
        </w:rPr>
      </w:pPr>
      <w:bookmarkStart w:id="3483" w:name="_Toc198519288"/>
      <w:r w:rsidRPr="00725372">
        <w:rPr>
          <w:lang w:val="en-GB"/>
        </w:rPr>
        <w:t>A water manual shut off valve shall be set up at the inlet of each cooler.</w:t>
      </w:r>
      <w:bookmarkEnd w:id="3483"/>
    </w:p>
    <w:p w14:paraId="423F3E77" w14:textId="77777777" w:rsidR="00D86B0D" w:rsidRPr="00725372" w:rsidRDefault="00D86B0D" w:rsidP="00725372">
      <w:pPr>
        <w:pStyle w:val="SysReq1"/>
        <w:numPr>
          <w:ilvl w:val="0"/>
          <w:numId w:val="0"/>
        </w:numPr>
        <w:spacing w:line="240" w:lineRule="auto"/>
        <w:ind w:left="1080" w:hanging="1080"/>
        <w:contextualSpacing/>
        <w:rPr>
          <w:sz w:val="2"/>
          <w:szCs w:val="2"/>
          <w:lang w:val="en-GB"/>
        </w:rPr>
      </w:pPr>
    </w:p>
    <w:p w14:paraId="78223B3A" w14:textId="001BE814" w:rsidR="00D86B0D" w:rsidRPr="00725372" w:rsidRDefault="00D86B0D" w:rsidP="00D86B0D">
      <w:pPr>
        <w:pStyle w:val="Heading5numbered"/>
        <w:rPr>
          <w:lang w:val="en-GB"/>
        </w:rPr>
      </w:pPr>
      <w:bookmarkStart w:id="3484" w:name="_Toc198518357"/>
      <w:r w:rsidRPr="00725372">
        <w:rPr>
          <w:lang w:val="en-GB"/>
        </w:rPr>
        <w:t>Oil</w:t>
      </w:r>
      <w:bookmarkEnd w:id="3484"/>
      <w:r w:rsidRPr="00725372">
        <w:rPr>
          <w:lang w:val="en-GB"/>
        </w:rPr>
        <w:t xml:space="preserve"> </w:t>
      </w:r>
    </w:p>
    <w:p w14:paraId="544721FF" w14:textId="4204D011" w:rsidR="00D86B0D" w:rsidRPr="00725372" w:rsidRDefault="00D86B0D" w:rsidP="00D86B0D">
      <w:pPr>
        <w:pStyle w:val="SysReq1"/>
        <w:rPr>
          <w:lang w:val="en-GB"/>
        </w:rPr>
      </w:pPr>
      <w:bookmarkStart w:id="3485" w:name="_Toc198519289"/>
      <w:commentRangeStart w:id="3486"/>
      <w:r w:rsidRPr="00725372">
        <w:rPr>
          <w:lang w:val="en-GB"/>
        </w:rPr>
        <w:t xml:space="preserve">For the first filling, the </w:t>
      </w:r>
      <w:r w:rsidR="00CB1438">
        <w:rPr>
          <w:lang w:val="en-GB"/>
        </w:rPr>
        <w:t>Contractor</w:t>
      </w:r>
      <w:r w:rsidRPr="00725372">
        <w:rPr>
          <w:lang w:val="en-GB"/>
        </w:rPr>
        <w:t xml:space="preserve"> shall provide a suitable oil type for the commissioning and acceptance tests. The oil shall have the following purity rate:</w:t>
      </w:r>
      <w:bookmarkEnd w:id="3485"/>
      <w:r w:rsidRPr="00725372">
        <w:rPr>
          <w:lang w:val="en-GB"/>
        </w:rPr>
        <w:t xml:space="preserve"> </w:t>
      </w:r>
    </w:p>
    <w:p w14:paraId="47F00C47" w14:textId="4B168284" w:rsidR="00D86B0D" w:rsidRPr="00725372" w:rsidRDefault="00D86B0D" w:rsidP="00D86B0D">
      <w:pPr>
        <w:pStyle w:val="SysReq2"/>
        <w:rPr>
          <w:lang w:val="en-GB"/>
        </w:rPr>
      </w:pPr>
      <w:r w:rsidRPr="00725372">
        <w:rPr>
          <w:lang w:val="en-GB"/>
        </w:rPr>
        <w:t>no solid particle larger than 25 µm.</w:t>
      </w:r>
    </w:p>
    <w:p w14:paraId="5F13D50F" w14:textId="74E5B209" w:rsidR="00D86B0D" w:rsidRPr="00725372" w:rsidRDefault="00D86B0D" w:rsidP="00D86B0D">
      <w:pPr>
        <w:pStyle w:val="SysReq2"/>
        <w:rPr>
          <w:lang w:val="en-GB"/>
        </w:rPr>
      </w:pPr>
      <w:r w:rsidRPr="00725372">
        <w:rPr>
          <w:lang w:val="en-GB"/>
        </w:rPr>
        <w:t>water content in the oil less than 1 ppm by volume.</w:t>
      </w:r>
      <w:commentRangeEnd w:id="3486"/>
      <w:r w:rsidR="002014CE">
        <w:rPr>
          <w:rStyle w:val="CommentReference"/>
          <w:lang w:val="en-GB"/>
        </w:rPr>
        <w:commentReference w:id="3486"/>
      </w:r>
    </w:p>
    <w:p w14:paraId="16E1956A" w14:textId="494C69B7" w:rsidR="00D86B0D" w:rsidRPr="00725372" w:rsidRDefault="00D86B0D" w:rsidP="00D86B0D">
      <w:pPr>
        <w:pStyle w:val="SysReq1"/>
        <w:rPr>
          <w:lang w:val="en-GB"/>
        </w:rPr>
      </w:pPr>
      <w:bookmarkStart w:id="3487" w:name="_Toc198519290"/>
      <w:commentRangeStart w:id="3488"/>
      <w:r w:rsidRPr="00725372">
        <w:rPr>
          <w:lang w:val="en-GB"/>
        </w:rPr>
        <w:t xml:space="preserve">The </w:t>
      </w:r>
      <w:r w:rsidR="00CB1438">
        <w:rPr>
          <w:lang w:val="en-GB"/>
        </w:rPr>
        <w:t>Contractor</w:t>
      </w:r>
      <w:r w:rsidRPr="00725372">
        <w:rPr>
          <w:lang w:val="en-GB"/>
        </w:rPr>
        <w:t xml:space="preserve"> shall give recommendation on oil preparation prior to fill for operation and after major maintenances.</w:t>
      </w:r>
      <w:commentRangeEnd w:id="3488"/>
      <w:r w:rsidR="00140B20">
        <w:rPr>
          <w:rStyle w:val="CommentReference"/>
          <w:lang w:val="en-GB"/>
        </w:rPr>
        <w:commentReference w:id="3488"/>
      </w:r>
      <w:bookmarkEnd w:id="3487"/>
    </w:p>
    <w:p w14:paraId="7AEAC054"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25D64C8A" w14:textId="0CA9C933" w:rsidR="00D86B0D" w:rsidRPr="00725372" w:rsidRDefault="00D86B0D" w:rsidP="00D86B0D">
      <w:pPr>
        <w:pStyle w:val="Heading40"/>
        <w:rPr>
          <w:lang w:val="en-GB"/>
        </w:rPr>
      </w:pPr>
      <w:bookmarkStart w:id="3489" w:name="_Toc198518358"/>
      <w:r w:rsidRPr="00725372">
        <w:rPr>
          <w:lang w:val="en-GB"/>
        </w:rPr>
        <w:t>Oil circulating system</w:t>
      </w:r>
      <w:bookmarkEnd w:id="3489"/>
    </w:p>
    <w:p w14:paraId="62EDEF65" w14:textId="2C71D3C7" w:rsidR="00D86B0D" w:rsidRPr="00725372" w:rsidRDefault="00D86B0D" w:rsidP="00D86B0D">
      <w:pPr>
        <w:pStyle w:val="Heading5numbered"/>
        <w:rPr>
          <w:lang w:val="en-GB"/>
        </w:rPr>
      </w:pPr>
      <w:bookmarkStart w:id="3490" w:name="_Toc198518359"/>
      <w:r w:rsidRPr="00725372">
        <w:rPr>
          <w:lang w:val="en-GB"/>
        </w:rPr>
        <w:t>Oil-pump units</w:t>
      </w:r>
      <w:bookmarkEnd w:id="3490"/>
    </w:p>
    <w:p w14:paraId="5D05D872" w14:textId="47D0B1E2" w:rsidR="00D86B0D" w:rsidRPr="00725372" w:rsidRDefault="00D86B0D" w:rsidP="00D86B0D">
      <w:pPr>
        <w:pStyle w:val="SysReq1"/>
        <w:rPr>
          <w:lang w:val="en-GB"/>
        </w:rPr>
      </w:pPr>
      <w:bookmarkStart w:id="3491" w:name="_Toc198519291"/>
      <w:r w:rsidRPr="00725372">
        <w:rPr>
          <w:lang w:val="en-GB"/>
        </w:rPr>
        <w:t xml:space="preserve">An </w:t>
      </w:r>
      <w:commentRangeStart w:id="3492"/>
      <w:r w:rsidRPr="00725372">
        <w:rPr>
          <w:lang w:val="en-GB"/>
        </w:rPr>
        <w:t>autonomous</w:t>
      </w:r>
      <w:commentRangeEnd w:id="3492"/>
      <w:r w:rsidR="004F3695">
        <w:rPr>
          <w:rStyle w:val="CommentReference"/>
          <w:lang w:val="en-GB"/>
        </w:rPr>
        <w:commentReference w:id="3492"/>
      </w:r>
      <w:r w:rsidRPr="00725372">
        <w:rPr>
          <w:lang w:val="en-GB"/>
        </w:rPr>
        <w:t xml:space="preserve"> oil-pump shall be provided for each compressor.</w:t>
      </w:r>
      <w:bookmarkEnd w:id="3491"/>
    </w:p>
    <w:p w14:paraId="18440528"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444D76B0" w14:textId="3C73A8CB" w:rsidR="00D86B0D" w:rsidRPr="00725372" w:rsidRDefault="00D86B0D" w:rsidP="00D86B0D">
      <w:pPr>
        <w:pStyle w:val="Heading5numbered"/>
        <w:rPr>
          <w:lang w:val="en-GB"/>
        </w:rPr>
      </w:pPr>
      <w:bookmarkStart w:id="3493" w:name="_Toc198518360"/>
      <w:r w:rsidRPr="00725372">
        <w:rPr>
          <w:lang w:val="en-GB"/>
        </w:rPr>
        <w:t>Oil-retention vessel</w:t>
      </w:r>
      <w:bookmarkEnd w:id="3493"/>
    </w:p>
    <w:p w14:paraId="6ACF1FA4" w14:textId="48E6D92F" w:rsidR="00D86B0D" w:rsidRPr="00725372" w:rsidRDefault="00D86B0D" w:rsidP="00D86B0D">
      <w:pPr>
        <w:pStyle w:val="SysReq1"/>
        <w:rPr>
          <w:lang w:val="en-GB"/>
        </w:rPr>
      </w:pPr>
      <w:bookmarkStart w:id="3494" w:name="_Toc198519292"/>
      <w:commentRangeStart w:id="3495"/>
      <w:r w:rsidRPr="00725372">
        <w:rPr>
          <w:lang w:val="en-GB"/>
        </w:rPr>
        <w:t xml:space="preserve">The upper part of the oil-retention vessel shall include a separator for oil droplets allowing to reduce the oil content of the helium at the outlet of each vessel to a level of impurity compatible with the Oil Removal System performance. </w:t>
      </w:r>
      <w:commentRangeEnd w:id="3495"/>
      <w:r w:rsidR="004F3695">
        <w:rPr>
          <w:rStyle w:val="CommentReference"/>
          <w:lang w:val="en-GB"/>
        </w:rPr>
        <w:commentReference w:id="3495"/>
      </w:r>
      <w:bookmarkEnd w:id="3494"/>
    </w:p>
    <w:p w14:paraId="26FDD163" w14:textId="3B97015C" w:rsidR="00D86B0D" w:rsidRPr="00725372" w:rsidRDefault="00D86B0D" w:rsidP="00D86B0D">
      <w:pPr>
        <w:pStyle w:val="SysReq1"/>
        <w:rPr>
          <w:lang w:val="en-GB"/>
        </w:rPr>
      </w:pPr>
      <w:bookmarkStart w:id="3496" w:name="_Toc198519293"/>
      <w:commentRangeStart w:id="3497"/>
      <w:r w:rsidRPr="00725372">
        <w:rPr>
          <w:lang w:val="en-GB"/>
        </w:rPr>
        <w:t>The suction line of the oil pumps shall not be connected to the lowest point of the vessels.</w:t>
      </w:r>
      <w:bookmarkEnd w:id="3496"/>
    </w:p>
    <w:p w14:paraId="725691B6" w14:textId="274EE7F3" w:rsidR="00D86B0D" w:rsidRPr="00725372" w:rsidRDefault="00D86B0D" w:rsidP="00D86B0D">
      <w:pPr>
        <w:pStyle w:val="SysReq1"/>
        <w:rPr>
          <w:lang w:val="en-GB"/>
        </w:rPr>
      </w:pPr>
      <w:bookmarkStart w:id="3498" w:name="_Toc198519294"/>
      <w:r w:rsidRPr="00725372">
        <w:rPr>
          <w:lang w:val="en-GB"/>
        </w:rPr>
        <w:t>The suction line of the oil purge and filling circuits shall be connected to the lowest point of the vessels.</w:t>
      </w:r>
      <w:commentRangeEnd w:id="3497"/>
      <w:r w:rsidR="004F3695">
        <w:rPr>
          <w:rStyle w:val="CommentReference"/>
          <w:lang w:val="en-GB"/>
        </w:rPr>
        <w:commentReference w:id="3497"/>
      </w:r>
      <w:bookmarkEnd w:id="3498"/>
    </w:p>
    <w:p w14:paraId="7E20EFA5" w14:textId="6C8DBEDD" w:rsidR="00D86B0D" w:rsidRPr="00725372" w:rsidRDefault="00D86B0D" w:rsidP="00D86B0D">
      <w:pPr>
        <w:pStyle w:val="SysReq1"/>
        <w:rPr>
          <w:lang w:val="en-GB"/>
        </w:rPr>
      </w:pPr>
      <w:bookmarkStart w:id="3499" w:name="_Toc198519295"/>
      <w:commentRangeStart w:id="3500"/>
      <w:r w:rsidRPr="00725372">
        <w:rPr>
          <w:lang w:val="en-GB"/>
        </w:rPr>
        <w:t>Each retention vessel shall include heater for pre-heating the oil.</w:t>
      </w:r>
      <w:commentRangeEnd w:id="3500"/>
      <w:r w:rsidR="00641C54">
        <w:rPr>
          <w:rStyle w:val="CommentReference"/>
          <w:lang w:val="en-GB"/>
        </w:rPr>
        <w:commentReference w:id="3500"/>
      </w:r>
      <w:bookmarkEnd w:id="3499"/>
    </w:p>
    <w:p w14:paraId="57038B25" w14:textId="77777777" w:rsidR="00D86B0D" w:rsidRPr="00725372" w:rsidRDefault="00D86B0D" w:rsidP="00725372">
      <w:pPr>
        <w:pStyle w:val="SysReq1"/>
        <w:numPr>
          <w:ilvl w:val="0"/>
          <w:numId w:val="0"/>
        </w:numPr>
        <w:spacing w:line="240" w:lineRule="auto"/>
        <w:contextualSpacing/>
        <w:rPr>
          <w:sz w:val="2"/>
          <w:szCs w:val="2"/>
          <w:lang w:val="en-GB"/>
        </w:rPr>
      </w:pPr>
    </w:p>
    <w:p w14:paraId="509688F2" w14:textId="737FF485" w:rsidR="00D86B0D" w:rsidRPr="00725372" w:rsidRDefault="00D86B0D" w:rsidP="00D86B0D">
      <w:pPr>
        <w:pStyle w:val="Heading5numbered"/>
        <w:rPr>
          <w:lang w:val="en-GB"/>
        </w:rPr>
      </w:pPr>
      <w:bookmarkStart w:id="3501" w:name="_Toc198518361"/>
      <w:r w:rsidRPr="00725372">
        <w:rPr>
          <w:lang w:val="en-GB"/>
        </w:rPr>
        <w:t>Oil filters</w:t>
      </w:r>
      <w:bookmarkEnd w:id="3501"/>
    </w:p>
    <w:p w14:paraId="3A109D6E" w14:textId="7E4A8A98" w:rsidR="00D86B0D" w:rsidRPr="00725372" w:rsidRDefault="00D86B0D" w:rsidP="00D86B0D">
      <w:pPr>
        <w:pStyle w:val="SysReq1"/>
        <w:rPr>
          <w:lang w:val="en-GB"/>
        </w:rPr>
      </w:pPr>
      <w:bookmarkStart w:id="3502" w:name="_Toc198519296"/>
      <w:r w:rsidRPr="00725372">
        <w:rPr>
          <w:lang w:val="en-GB"/>
        </w:rPr>
        <w:t>The oil pumps providing oil bearing, shaft seals and slide valves shall possess at the suction side, double oil filters mounted in parallel.</w:t>
      </w:r>
      <w:bookmarkEnd w:id="3502"/>
    </w:p>
    <w:p w14:paraId="2A7465EB" w14:textId="3E16014B" w:rsidR="00D86B0D" w:rsidRPr="00725372" w:rsidRDefault="00D86B0D" w:rsidP="00D86B0D">
      <w:pPr>
        <w:pStyle w:val="SysReq1"/>
        <w:rPr>
          <w:lang w:val="en-GB"/>
        </w:rPr>
      </w:pPr>
      <w:bookmarkStart w:id="3503" w:name="_Toc198519297"/>
      <w:r w:rsidRPr="00725372">
        <w:rPr>
          <w:lang w:val="en-GB"/>
        </w:rPr>
        <w:t>A fine oil filter shall set up at the injection of the compressor bearings and shaft seals.</w:t>
      </w:r>
      <w:bookmarkEnd w:id="3503"/>
    </w:p>
    <w:p w14:paraId="4E76C3DC" w14:textId="048FAE2B" w:rsidR="00D86B0D" w:rsidRPr="00725372" w:rsidRDefault="00D86B0D" w:rsidP="00D86B0D">
      <w:pPr>
        <w:pStyle w:val="SysReq1"/>
        <w:rPr>
          <w:lang w:val="en-GB"/>
        </w:rPr>
      </w:pPr>
      <w:bookmarkStart w:id="3504" w:name="_Toc198519298"/>
      <w:r w:rsidRPr="00725372">
        <w:rPr>
          <w:lang w:val="en-GB"/>
        </w:rPr>
        <w:t>A wire mesh filter (100 µm) shall be integrated in the oil-supply line for each screw compressor.</w:t>
      </w:r>
      <w:bookmarkEnd w:id="3504"/>
    </w:p>
    <w:p w14:paraId="3D44A072" w14:textId="10BA2752" w:rsidR="00D86B0D" w:rsidRPr="00725372" w:rsidRDefault="00D86B0D" w:rsidP="00D86B0D">
      <w:pPr>
        <w:pStyle w:val="SysReq1"/>
        <w:rPr>
          <w:lang w:val="en-GB"/>
        </w:rPr>
      </w:pPr>
      <w:bookmarkStart w:id="3505" w:name="_Toc198519299"/>
      <w:r w:rsidRPr="00725372">
        <w:rPr>
          <w:lang w:val="en-GB"/>
        </w:rPr>
        <w:t>Manual shut-off valves shall be installed upstream and downstream of each oil filter.</w:t>
      </w:r>
      <w:bookmarkEnd w:id="3505"/>
    </w:p>
    <w:p w14:paraId="0CCC00DF" w14:textId="47C91B04" w:rsidR="00D86B0D" w:rsidRPr="00725372" w:rsidRDefault="00D86B0D" w:rsidP="00D86B0D">
      <w:pPr>
        <w:pStyle w:val="SysReq1"/>
        <w:numPr>
          <w:ilvl w:val="0"/>
          <w:numId w:val="0"/>
        </w:numPr>
        <w:rPr>
          <w:lang w:val="en-GB"/>
        </w:rPr>
      </w:pPr>
    </w:p>
    <w:p w14:paraId="094A1B1F" w14:textId="2AED1E84" w:rsidR="00D86B0D" w:rsidRPr="00725372" w:rsidRDefault="00D86B0D" w:rsidP="00D86B0D">
      <w:pPr>
        <w:pStyle w:val="Heading40"/>
        <w:rPr>
          <w:lang w:val="en-GB"/>
        </w:rPr>
      </w:pPr>
      <w:bookmarkStart w:id="3506" w:name="_Toc198518362"/>
      <w:r w:rsidRPr="00725372">
        <w:rPr>
          <w:lang w:val="en-GB"/>
        </w:rPr>
        <w:t>Purge and fill up requirements</w:t>
      </w:r>
      <w:bookmarkEnd w:id="3506"/>
    </w:p>
    <w:p w14:paraId="464BF380" w14:textId="77777777" w:rsidR="00D86B0D" w:rsidRPr="00725372" w:rsidRDefault="00D86B0D" w:rsidP="00D86B0D">
      <w:pPr>
        <w:pStyle w:val="SysReq1"/>
        <w:rPr>
          <w:lang w:val="en-GB"/>
        </w:rPr>
      </w:pPr>
      <w:bookmarkStart w:id="3507" w:name="_Toc198519300"/>
      <w:r w:rsidRPr="00725372">
        <w:rPr>
          <w:lang w:val="en-GB"/>
        </w:rPr>
        <w:t>Each compressor shall be equipped with manual isolation valves in all connecting piping to allow isolation of all circuits for maintenance.</w:t>
      </w:r>
      <w:bookmarkEnd w:id="3507"/>
    </w:p>
    <w:p w14:paraId="276B28F1" w14:textId="40F83695" w:rsidR="00D86B0D" w:rsidRPr="00725372" w:rsidRDefault="00D86B0D" w:rsidP="00D86B0D">
      <w:pPr>
        <w:pStyle w:val="SysReq1"/>
        <w:rPr>
          <w:lang w:val="en-GB"/>
        </w:rPr>
      </w:pPr>
      <w:bookmarkStart w:id="3508" w:name="_Toc198519301"/>
      <w:r w:rsidRPr="00725372">
        <w:rPr>
          <w:lang w:val="en-GB"/>
        </w:rPr>
        <w:t xml:space="preserve">The </w:t>
      </w:r>
      <w:r w:rsidR="00CB1438">
        <w:rPr>
          <w:lang w:val="en-GB"/>
        </w:rPr>
        <w:t>Contractor</w:t>
      </w:r>
      <w:r w:rsidRPr="00725372">
        <w:rPr>
          <w:lang w:val="en-GB"/>
        </w:rPr>
        <w:t xml:space="preserve"> shall design the purge system and slope piping in order to avoid oil migration to oil-free region.</w:t>
      </w:r>
      <w:bookmarkEnd w:id="3508"/>
    </w:p>
    <w:p w14:paraId="71AD5B51" w14:textId="77777777" w:rsidR="00D86B0D" w:rsidRPr="00D27D16" w:rsidRDefault="00D86B0D" w:rsidP="00D27D16">
      <w:pPr>
        <w:pStyle w:val="SysReq1"/>
        <w:numPr>
          <w:ilvl w:val="0"/>
          <w:numId w:val="0"/>
        </w:numPr>
        <w:spacing w:before="20" w:after="20"/>
        <w:rPr>
          <w:sz w:val="2"/>
          <w:szCs w:val="2"/>
          <w:lang w:val="en-GB"/>
        </w:rPr>
      </w:pPr>
    </w:p>
    <w:p w14:paraId="550E62EB" w14:textId="1CC6C124" w:rsidR="00D86B0D" w:rsidRPr="00725372" w:rsidRDefault="00D86B0D" w:rsidP="00D86B0D">
      <w:pPr>
        <w:pStyle w:val="Heading40"/>
        <w:rPr>
          <w:lang w:val="en-GB"/>
        </w:rPr>
      </w:pPr>
      <w:bookmarkStart w:id="3509" w:name="_Toc198518363"/>
      <w:r w:rsidRPr="00725372">
        <w:rPr>
          <w:lang w:val="en-GB"/>
        </w:rPr>
        <w:t>Oil Removal System (ORS)</w:t>
      </w:r>
      <w:bookmarkEnd w:id="3509"/>
    </w:p>
    <w:p w14:paraId="23F5A225" w14:textId="23653509" w:rsidR="00D86B0D" w:rsidRPr="00725372" w:rsidRDefault="00D86B0D" w:rsidP="00D86B0D">
      <w:pPr>
        <w:pStyle w:val="Heading5numbered"/>
        <w:rPr>
          <w:lang w:val="en-GB"/>
        </w:rPr>
      </w:pPr>
      <w:bookmarkStart w:id="3510" w:name="_Toc198518364"/>
      <w:r w:rsidRPr="00725372">
        <w:rPr>
          <w:lang w:val="en-GB"/>
        </w:rPr>
        <w:t>Coalescers</w:t>
      </w:r>
      <w:bookmarkEnd w:id="3510"/>
    </w:p>
    <w:p w14:paraId="6C5B3953" w14:textId="77777777" w:rsidR="00D86B0D" w:rsidRPr="00725372" w:rsidRDefault="00D86B0D" w:rsidP="00D86B0D">
      <w:pPr>
        <w:pStyle w:val="SysReq1"/>
        <w:rPr>
          <w:lang w:val="en-GB"/>
        </w:rPr>
      </w:pPr>
      <w:bookmarkStart w:id="3511" w:name="_Toc198519302"/>
      <w:r w:rsidRPr="00725372">
        <w:rPr>
          <w:lang w:val="en-GB"/>
        </w:rPr>
        <w:t>Downstream HP primary oil removal system, minimum three coalescing filters shall be installed in series, with dimensions such that sufficiently low gas velocity is achieved through the filter elements for efficient coalescing.</w:t>
      </w:r>
      <w:bookmarkEnd w:id="3511"/>
    </w:p>
    <w:p w14:paraId="5B56EDDB" w14:textId="77777777" w:rsidR="00D86B0D" w:rsidRPr="00725372" w:rsidRDefault="00D86B0D" w:rsidP="00D86B0D">
      <w:pPr>
        <w:pStyle w:val="SysReq1"/>
        <w:rPr>
          <w:lang w:val="en-GB"/>
        </w:rPr>
      </w:pPr>
      <w:bookmarkStart w:id="3512" w:name="_Toc198519303"/>
      <w:r w:rsidRPr="00725372">
        <w:rPr>
          <w:lang w:val="en-GB"/>
        </w:rPr>
        <w:t>The gas velocity shall be determined for the highest possible volumetric flow during the different phases of compressor operation, plus a 20% margin.</w:t>
      </w:r>
      <w:bookmarkEnd w:id="3512"/>
    </w:p>
    <w:p w14:paraId="2714515A" w14:textId="77777777" w:rsidR="00D86B0D" w:rsidRPr="00725372" w:rsidRDefault="00D86B0D" w:rsidP="00D86B0D">
      <w:pPr>
        <w:pStyle w:val="SysReq1"/>
        <w:rPr>
          <w:lang w:val="en-GB"/>
        </w:rPr>
      </w:pPr>
      <w:bookmarkStart w:id="3513" w:name="_Toc198519304"/>
      <w:r w:rsidRPr="00725372">
        <w:rPr>
          <w:lang w:val="en-GB"/>
        </w:rPr>
        <w:t>The coalescer arrangement and its seal construction shall be capable of withstanding compressor vibration.</w:t>
      </w:r>
      <w:bookmarkEnd w:id="3513"/>
    </w:p>
    <w:p w14:paraId="5EDE3179" w14:textId="77777777" w:rsidR="00D86B0D" w:rsidRPr="00725372" w:rsidRDefault="00D86B0D" w:rsidP="00D86B0D">
      <w:pPr>
        <w:pStyle w:val="SysReq1"/>
        <w:rPr>
          <w:lang w:val="en-GB"/>
        </w:rPr>
      </w:pPr>
      <w:bookmarkStart w:id="3514" w:name="_Toc198519305"/>
      <w:r w:rsidRPr="00725372">
        <w:rPr>
          <w:lang w:val="en-GB"/>
        </w:rPr>
        <w:lastRenderedPageBreak/>
        <w:t>All coalescers shall be equipped with stand pipe on which magnetic level indicator is positioned. Level is monitored locally and from the control system with high level alarms and shutdowns.</w:t>
      </w:r>
      <w:bookmarkEnd w:id="3514"/>
    </w:p>
    <w:p w14:paraId="57BE4B9D" w14:textId="77777777" w:rsidR="00D86B0D" w:rsidRPr="00725372" w:rsidRDefault="00D86B0D" w:rsidP="00D86B0D">
      <w:pPr>
        <w:pStyle w:val="SysReq1"/>
        <w:rPr>
          <w:lang w:val="en-GB"/>
        </w:rPr>
      </w:pPr>
      <w:bookmarkStart w:id="3515" w:name="_Toc198519306"/>
      <w:r w:rsidRPr="00725372">
        <w:rPr>
          <w:lang w:val="en-GB"/>
        </w:rPr>
        <w:t>The oil collected from the first two coalescers is to be re-injected to the suction side of the LP/HP compressors. The automatic flush of oil from coalescer to compressor suction shall be carried out using a motorized valve controlled by the level indicator mentioned above.</w:t>
      </w:r>
      <w:bookmarkEnd w:id="3515"/>
    </w:p>
    <w:p w14:paraId="09A63634" w14:textId="77777777" w:rsidR="00D86B0D" w:rsidRPr="00725372" w:rsidRDefault="00D86B0D" w:rsidP="00D86B0D">
      <w:pPr>
        <w:pStyle w:val="SysReq1"/>
        <w:rPr>
          <w:lang w:val="en-GB"/>
        </w:rPr>
      </w:pPr>
      <w:bookmarkStart w:id="3516" w:name="_Toc198519307"/>
      <w:r w:rsidRPr="00725372">
        <w:rPr>
          <w:lang w:val="en-GB"/>
        </w:rPr>
        <w:t>The coalescers shall reduce the oil content of the stream to less than 40 ppb.</w:t>
      </w:r>
      <w:bookmarkEnd w:id="3516"/>
    </w:p>
    <w:p w14:paraId="63842723" w14:textId="12B37543" w:rsidR="00D86B0D" w:rsidRPr="00725372" w:rsidRDefault="00D86B0D" w:rsidP="00D86B0D">
      <w:pPr>
        <w:pStyle w:val="SysReq1"/>
        <w:rPr>
          <w:lang w:val="en-GB"/>
        </w:rPr>
      </w:pPr>
      <w:bookmarkStart w:id="3517" w:name="_Toc198519308"/>
      <w:r w:rsidRPr="00725372">
        <w:rPr>
          <w:lang w:val="en-GB"/>
        </w:rPr>
        <w:t>The last coalescer operates as guard unit. Any confirmed sign of oil collected therein shall lead to a shutdown of the compressor station.</w:t>
      </w:r>
      <w:bookmarkEnd w:id="3517"/>
    </w:p>
    <w:p w14:paraId="22DDAFD3" w14:textId="77777777" w:rsidR="00D86B0D" w:rsidRPr="00725372" w:rsidRDefault="00D86B0D" w:rsidP="00725372">
      <w:pPr>
        <w:pStyle w:val="SysReq1"/>
        <w:numPr>
          <w:ilvl w:val="0"/>
          <w:numId w:val="0"/>
        </w:numPr>
        <w:spacing w:line="240" w:lineRule="auto"/>
        <w:contextualSpacing/>
        <w:rPr>
          <w:sz w:val="2"/>
          <w:szCs w:val="2"/>
          <w:lang w:val="en-GB"/>
        </w:rPr>
      </w:pPr>
    </w:p>
    <w:p w14:paraId="5FDE63D9" w14:textId="5A367126" w:rsidR="00D86B0D" w:rsidRPr="00725372" w:rsidRDefault="00D86B0D" w:rsidP="00D86B0D">
      <w:pPr>
        <w:pStyle w:val="Heading5numbered"/>
        <w:rPr>
          <w:lang w:val="en-GB"/>
        </w:rPr>
      </w:pPr>
      <w:r w:rsidRPr="00725372">
        <w:rPr>
          <w:lang w:val="en-GB"/>
        </w:rPr>
        <w:t xml:space="preserve"> </w:t>
      </w:r>
      <w:bookmarkStart w:id="3518" w:name="_Toc198518365"/>
      <w:r w:rsidRPr="00725372">
        <w:rPr>
          <w:lang w:val="en-GB"/>
        </w:rPr>
        <w:t>Charcoal adsorber</w:t>
      </w:r>
      <w:bookmarkEnd w:id="3518"/>
    </w:p>
    <w:p w14:paraId="28E4813E" w14:textId="77777777" w:rsidR="00D86B0D" w:rsidRPr="00725372" w:rsidRDefault="00D86B0D" w:rsidP="00D86B0D">
      <w:pPr>
        <w:pStyle w:val="SysReq1"/>
        <w:rPr>
          <w:lang w:val="en-GB"/>
        </w:rPr>
      </w:pPr>
      <w:bookmarkStart w:id="3519" w:name="_Toc198519309"/>
      <w:r w:rsidRPr="00725372">
        <w:rPr>
          <w:lang w:val="en-GB"/>
        </w:rPr>
        <w:t>The charcoal oil adsorber shall be designed for a flow 20 % higher than the maximum compressor flow going to the cold box.</w:t>
      </w:r>
      <w:bookmarkEnd w:id="3519"/>
    </w:p>
    <w:p w14:paraId="65C28B92" w14:textId="257E4A1C" w:rsidR="00D86B0D" w:rsidRPr="00725372" w:rsidRDefault="00725372" w:rsidP="00D86B0D">
      <w:pPr>
        <w:pStyle w:val="SysReq1"/>
        <w:rPr>
          <w:lang w:val="en-GB"/>
        </w:rPr>
      </w:pPr>
      <w:bookmarkStart w:id="3520" w:name="_Toc198519310"/>
      <w:r w:rsidRPr="00725372">
        <w:rPr>
          <w:lang w:val="en-GB"/>
        </w:rPr>
        <w:t xml:space="preserve">Only </w:t>
      </w:r>
      <w:r>
        <w:rPr>
          <w:lang w:val="en-GB"/>
        </w:rPr>
        <w:t>c</w:t>
      </w:r>
      <w:r w:rsidR="00D86B0D" w:rsidRPr="00725372">
        <w:rPr>
          <w:lang w:val="en-GB"/>
        </w:rPr>
        <w:t>harcoal in the form of smooth pellets shall be used as adsorbent filling. No filling consisting of irregularly broken particles shall be accepted.</w:t>
      </w:r>
      <w:bookmarkEnd w:id="3520"/>
    </w:p>
    <w:p w14:paraId="5E3B2796" w14:textId="3B0ECA49" w:rsidR="00D86B0D" w:rsidRPr="00725372" w:rsidRDefault="00D86B0D" w:rsidP="00D86B0D">
      <w:pPr>
        <w:pStyle w:val="SysReq1"/>
        <w:rPr>
          <w:lang w:val="en-GB"/>
        </w:rPr>
      </w:pPr>
      <w:bookmarkStart w:id="3521" w:name="_Toc198519311"/>
      <w:r w:rsidRPr="00725372">
        <w:rPr>
          <w:lang w:val="en-GB"/>
        </w:rPr>
        <w:t xml:space="preserve">Charcoal shall be cleaned and dried by the </w:t>
      </w:r>
      <w:r w:rsidR="00CB1438">
        <w:rPr>
          <w:lang w:val="en-GB"/>
        </w:rPr>
        <w:t>Contractor</w:t>
      </w:r>
      <w:r w:rsidRPr="00725372">
        <w:rPr>
          <w:lang w:val="en-GB"/>
        </w:rPr>
        <w:t xml:space="preserve"> to avoid dust and moisture.</w:t>
      </w:r>
      <w:bookmarkEnd w:id="3521"/>
    </w:p>
    <w:p w14:paraId="7F19E7CF" w14:textId="77777777" w:rsidR="00D86B0D" w:rsidRPr="00725372" w:rsidRDefault="00D86B0D" w:rsidP="00D86B0D">
      <w:pPr>
        <w:pStyle w:val="SysReq1"/>
        <w:rPr>
          <w:lang w:val="en-GB"/>
        </w:rPr>
      </w:pPr>
      <w:bookmarkStart w:id="3522" w:name="_Toc198519312"/>
      <w:r w:rsidRPr="00725372">
        <w:rPr>
          <w:lang w:val="en-GB"/>
        </w:rPr>
        <w:t>The filling shall permit an operation time in the 2 K operation mode of at least 3 years without exceeding the guaranteed maximum outlet impurity of 10 ppb.</w:t>
      </w:r>
      <w:bookmarkEnd w:id="3522"/>
    </w:p>
    <w:p w14:paraId="67509298" w14:textId="79C75F1C" w:rsidR="00D86B0D" w:rsidRPr="00725372" w:rsidRDefault="00CB1438" w:rsidP="00D86B0D">
      <w:pPr>
        <w:pStyle w:val="SysReq1"/>
        <w:rPr>
          <w:lang w:val="en-GB"/>
        </w:rPr>
      </w:pPr>
      <w:bookmarkStart w:id="3523" w:name="_Toc198519313"/>
      <w:r>
        <w:rPr>
          <w:lang w:val="en-GB"/>
        </w:rPr>
        <w:t>Contractor</w:t>
      </w:r>
      <w:r w:rsidR="00D86B0D" w:rsidRPr="00725372">
        <w:rPr>
          <w:lang w:val="en-GB"/>
        </w:rPr>
        <w:t xml:space="preserve"> shall verify that the filling of the bed is regular and no preferred passages for the helium exist.</w:t>
      </w:r>
      <w:bookmarkEnd w:id="3523"/>
    </w:p>
    <w:p w14:paraId="6F56DB68" w14:textId="2B6D8CE7" w:rsidR="00D86B0D" w:rsidRPr="00725372" w:rsidRDefault="00CB1438" w:rsidP="00D86B0D">
      <w:pPr>
        <w:pStyle w:val="SysReq1"/>
        <w:rPr>
          <w:lang w:val="en-GB"/>
        </w:rPr>
      </w:pPr>
      <w:bookmarkStart w:id="3524" w:name="_Toc198519314"/>
      <w:r>
        <w:rPr>
          <w:lang w:val="en-GB"/>
        </w:rPr>
        <w:t>Contractor</w:t>
      </w:r>
      <w:r w:rsidR="00D86B0D" w:rsidRPr="00725372">
        <w:rPr>
          <w:lang w:val="en-GB"/>
        </w:rPr>
        <w:t xml:space="preserve"> shall demonstrate (based on design and previous experiences) that movement of the adsorbent and the carry-over of dust particles is avoided.</w:t>
      </w:r>
      <w:bookmarkEnd w:id="3524"/>
    </w:p>
    <w:p w14:paraId="243D10F4" w14:textId="77777777" w:rsidR="005B2E2E" w:rsidRPr="00725372" w:rsidRDefault="00D86B0D" w:rsidP="00D86B0D">
      <w:pPr>
        <w:pStyle w:val="SysReq1"/>
        <w:rPr>
          <w:lang w:val="en-GB"/>
        </w:rPr>
      </w:pPr>
      <w:bookmarkStart w:id="3525" w:name="_Toc198519315"/>
      <w:r w:rsidRPr="00725372">
        <w:rPr>
          <w:lang w:val="en-GB"/>
        </w:rPr>
        <w:t>The flow direction of the gas through the charcoal bed shall be from top to bottom.</w:t>
      </w:r>
      <w:bookmarkEnd w:id="3525"/>
      <w:r w:rsidRPr="00725372">
        <w:rPr>
          <w:lang w:val="en-GB"/>
        </w:rPr>
        <w:t xml:space="preserve"> </w:t>
      </w:r>
    </w:p>
    <w:p w14:paraId="30B3D145" w14:textId="719CABBC" w:rsidR="00D86B0D" w:rsidRPr="00725372" w:rsidRDefault="00D86B0D" w:rsidP="00D86B0D">
      <w:pPr>
        <w:pStyle w:val="SysReq1"/>
        <w:rPr>
          <w:lang w:val="en-GB"/>
        </w:rPr>
      </w:pPr>
      <w:bookmarkStart w:id="3526" w:name="_Toc198519316"/>
      <w:r w:rsidRPr="00725372">
        <w:rPr>
          <w:lang w:val="en-GB"/>
        </w:rPr>
        <w:t xml:space="preserve">Any equipment necessary to fill the adsorber without degrading the adsorbent shall be supplied by </w:t>
      </w:r>
      <w:r w:rsidR="00CB1438">
        <w:rPr>
          <w:lang w:val="en-GB"/>
        </w:rPr>
        <w:t>Contractor</w:t>
      </w:r>
      <w:r w:rsidRPr="00725372">
        <w:rPr>
          <w:lang w:val="en-GB"/>
        </w:rPr>
        <w:t>.</w:t>
      </w:r>
      <w:bookmarkEnd w:id="3526"/>
    </w:p>
    <w:p w14:paraId="3E7166DF" w14:textId="09347B5F" w:rsidR="005B2E2E" w:rsidRPr="00725372" w:rsidRDefault="00D86B0D" w:rsidP="00D86B0D">
      <w:pPr>
        <w:pStyle w:val="SysReq1"/>
        <w:rPr>
          <w:lang w:val="en-GB"/>
        </w:rPr>
      </w:pPr>
      <w:bookmarkStart w:id="3527" w:name="_Toc198519317"/>
      <w:r w:rsidRPr="00725372">
        <w:rPr>
          <w:lang w:val="en-GB"/>
        </w:rPr>
        <w:t xml:space="preserve">The heating unit necessary for the procedure of drying of the adsorbers shall be supplied by the </w:t>
      </w:r>
      <w:r w:rsidR="00CB1438">
        <w:rPr>
          <w:lang w:val="en-GB"/>
        </w:rPr>
        <w:t>Contractor</w:t>
      </w:r>
      <w:r w:rsidRPr="00725372">
        <w:rPr>
          <w:lang w:val="en-GB"/>
        </w:rPr>
        <w:t>.</w:t>
      </w:r>
      <w:bookmarkEnd w:id="3527"/>
      <w:r w:rsidRPr="00725372">
        <w:rPr>
          <w:lang w:val="en-GB"/>
        </w:rPr>
        <w:t xml:space="preserve"> </w:t>
      </w:r>
    </w:p>
    <w:p w14:paraId="46AFA3CD" w14:textId="19E9EE8D" w:rsidR="00D86B0D" w:rsidRPr="00725372" w:rsidRDefault="00D86B0D" w:rsidP="00D86B0D">
      <w:pPr>
        <w:pStyle w:val="SysReq1"/>
        <w:rPr>
          <w:lang w:val="en-GB"/>
        </w:rPr>
      </w:pPr>
      <w:bookmarkStart w:id="3528" w:name="_Toc198519318"/>
      <w:r w:rsidRPr="00725372">
        <w:rPr>
          <w:lang w:val="en-GB"/>
        </w:rPr>
        <w:t>The adsorber vessel shall be equipped with adequate thermal insulation in order to prevent from personal risk of burn on hot surfaces throughout the drying of the adsorber by means of hot nitrogen.</w:t>
      </w:r>
      <w:bookmarkEnd w:id="3528"/>
    </w:p>
    <w:p w14:paraId="5B769AFB"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5B2BC87C" w14:textId="33453441" w:rsidR="00D86B0D" w:rsidRPr="00725372" w:rsidRDefault="00D86B0D" w:rsidP="00D86B0D">
      <w:pPr>
        <w:pStyle w:val="Heading40"/>
        <w:rPr>
          <w:lang w:val="en-GB"/>
        </w:rPr>
      </w:pPr>
      <w:bookmarkStart w:id="3529" w:name="_Toc198518366"/>
      <w:r w:rsidRPr="00725372">
        <w:rPr>
          <w:lang w:val="en-GB"/>
        </w:rPr>
        <w:t>Helium dryer</w:t>
      </w:r>
      <w:bookmarkEnd w:id="3529"/>
    </w:p>
    <w:p w14:paraId="4B98694B" w14:textId="1C64BF7A" w:rsidR="00D86B0D" w:rsidRPr="00725372" w:rsidRDefault="00D86B0D" w:rsidP="00D86B0D">
      <w:pPr>
        <w:pStyle w:val="SysReq1"/>
        <w:rPr>
          <w:lang w:val="en-GB"/>
        </w:rPr>
      </w:pPr>
      <w:bookmarkStart w:id="3530" w:name="_Toc198519319"/>
      <w:r w:rsidRPr="00725372">
        <w:rPr>
          <w:lang w:val="en-GB"/>
        </w:rPr>
        <w:t xml:space="preserve">The helium dryer </w:t>
      </w:r>
      <w:r w:rsidR="00725372">
        <w:rPr>
          <w:lang w:val="en-GB"/>
        </w:rPr>
        <w:t xml:space="preserve">shall </w:t>
      </w:r>
      <w:r w:rsidRPr="00725372">
        <w:rPr>
          <w:lang w:val="en-GB"/>
        </w:rPr>
        <w:t>be designed for the full helium mass flow (HP total mass flow) contaminated up to 50 ppm by volume of water for a duration of 12 hours before regeneration.</w:t>
      </w:r>
      <w:bookmarkEnd w:id="3530"/>
      <w:r w:rsidRPr="00725372">
        <w:rPr>
          <w:lang w:val="en-GB"/>
        </w:rPr>
        <w:t xml:space="preserve"> </w:t>
      </w:r>
    </w:p>
    <w:p w14:paraId="30E298F8" w14:textId="77777777" w:rsidR="00D86B0D" w:rsidRPr="00725372" w:rsidRDefault="00D86B0D" w:rsidP="00D86B0D">
      <w:pPr>
        <w:pStyle w:val="SysReq1"/>
        <w:rPr>
          <w:lang w:val="en-GB"/>
        </w:rPr>
      </w:pPr>
      <w:bookmarkStart w:id="3531" w:name="_Toc198519320"/>
      <w:r w:rsidRPr="00725372">
        <w:rPr>
          <w:lang w:val="en-GB"/>
        </w:rPr>
        <w:t>The capacity of the dryer shall remove water in the helium to a level of less than 1 ppm.</w:t>
      </w:r>
      <w:bookmarkEnd w:id="3531"/>
    </w:p>
    <w:p w14:paraId="6FEF1DCE" w14:textId="04D1F2F3" w:rsidR="00D86B0D" w:rsidRPr="00725372" w:rsidRDefault="00D86B0D" w:rsidP="00D86B0D">
      <w:pPr>
        <w:pStyle w:val="SysReq1"/>
        <w:rPr>
          <w:lang w:val="en-GB"/>
        </w:rPr>
      </w:pPr>
      <w:r w:rsidRPr="00725372">
        <w:rPr>
          <w:lang w:val="en-GB"/>
        </w:rPr>
        <w:lastRenderedPageBreak/>
        <w:t xml:space="preserve"> </w:t>
      </w:r>
      <w:bookmarkStart w:id="3532" w:name="_Toc198519321"/>
      <w:r w:rsidRPr="00725372">
        <w:rPr>
          <w:lang w:val="en-GB"/>
        </w:rPr>
        <w:t xml:space="preserve">The dryer shall operate at the High Pressure of the </w:t>
      </w:r>
      <w:r w:rsidR="00723DA0">
        <w:rPr>
          <w:lang w:val="en-GB"/>
        </w:rPr>
        <w:t>WCS</w:t>
      </w:r>
      <w:r w:rsidRPr="00725372">
        <w:rPr>
          <w:lang w:val="en-GB"/>
        </w:rPr>
        <w:t xml:space="preserve"> without generating a total pressure drop of more than 0.5 bar.</w:t>
      </w:r>
      <w:bookmarkEnd w:id="3532"/>
    </w:p>
    <w:p w14:paraId="30DF4F39" w14:textId="77777777" w:rsidR="00D86B0D" w:rsidRPr="00725372" w:rsidRDefault="00D86B0D" w:rsidP="00D86B0D">
      <w:pPr>
        <w:pStyle w:val="SysReq1"/>
        <w:rPr>
          <w:lang w:val="en-GB"/>
        </w:rPr>
      </w:pPr>
      <w:bookmarkStart w:id="3533" w:name="_Toc198519322"/>
      <w:r w:rsidRPr="00725372">
        <w:rPr>
          <w:lang w:val="en-GB"/>
        </w:rPr>
        <w:t>The total regeneration time shall not exceed 12 hours.</w:t>
      </w:r>
      <w:bookmarkEnd w:id="3533"/>
    </w:p>
    <w:p w14:paraId="4BFEF27C" w14:textId="77777777" w:rsidR="00D86B0D" w:rsidRPr="00725372" w:rsidRDefault="00D86B0D" w:rsidP="00D86B0D">
      <w:pPr>
        <w:pStyle w:val="SysReq1"/>
        <w:rPr>
          <w:lang w:val="en-GB"/>
        </w:rPr>
      </w:pPr>
      <w:bookmarkStart w:id="3534" w:name="_Toc198519323"/>
      <w:r w:rsidRPr="00725372">
        <w:rPr>
          <w:lang w:val="en-GB"/>
        </w:rPr>
        <w:t>The helium dryer unit shall include inlet and outlet valves and a by-pass circuit. The regeneration shall be performed by circulation of warm and dry nitrogen gas.</w:t>
      </w:r>
      <w:bookmarkEnd w:id="3534"/>
      <w:r w:rsidRPr="00725372">
        <w:rPr>
          <w:lang w:val="en-GB"/>
        </w:rPr>
        <w:t xml:space="preserve"> </w:t>
      </w:r>
    </w:p>
    <w:p w14:paraId="300EE701" w14:textId="77777777" w:rsidR="00D86B0D" w:rsidRPr="00725372" w:rsidRDefault="00D86B0D" w:rsidP="00D86B0D">
      <w:pPr>
        <w:pStyle w:val="SysReq1"/>
        <w:rPr>
          <w:lang w:val="en-GB"/>
        </w:rPr>
      </w:pPr>
      <w:bookmarkStart w:id="3535" w:name="_Toc198519324"/>
      <w:r w:rsidRPr="00725372">
        <w:rPr>
          <w:lang w:val="en-GB"/>
        </w:rPr>
        <w:t>At the dryer outlet, a wire mesh filter of 30 µm shall be installed in order to trap particles of dryer adsorbent.</w:t>
      </w:r>
      <w:bookmarkEnd w:id="3535"/>
    </w:p>
    <w:p w14:paraId="15FAF2F8" w14:textId="312B8513" w:rsidR="00D86B0D" w:rsidRPr="00725372" w:rsidRDefault="00D86B0D" w:rsidP="00D86B0D">
      <w:pPr>
        <w:pStyle w:val="SysReq1"/>
        <w:rPr>
          <w:lang w:val="en-GB"/>
        </w:rPr>
      </w:pPr>
      <w:bookmarkStart w:id="3536" w:name="_Toc198519325"/>
      <w:r w:rsidRPr="00725372">
        <w:rPr>
          <w:lang w:val="en-GB"/>
        </w:rPr>
        <w:t xml:space="preserve">As adsorbent material, a molecular sieve of alkali alumino-silicate (Zeolite) or equivalent is required. The necessary replacement frequency and associated procedure shall be provided by the </w:t>
      </w:r>
      <w:r w:rsidR="00CB1438">
        <w:rPr>
          <w:lang w:val="en-GB"/>
        </w:rPr>
        <w:t>Contractor</w:t>
      </w:r>
      <w:r w:rsidRPr="00725372">
        <w:rPr>
          <w:lang w:val="en-GB"/>
        </w:rPr>
        <w:t>.</w:t>
      </w:r>
      <w:bookmarkEnd w:id="3536"/>
      <w:r w:rsidRPr="00725372">
        <w:rPr>
          <w:lang w:val="en-GB"/>
        </w:rPr>
        <w:t xml:space="preserve"> </w:t>
      </w:r>
    </w:p>
    <w:p w14:paraId="193FB58C" w14:textId="77777777" w:rsidR="00D86B0D" w:rsidRPr="00BB51F6" w:rsidRDefault="00D86B0D" w:rsidP="00BB51F6">
      <w:pPr>
        <w:pStyle w:val="SysReq1"/>
        <w:numPr>
          <w:ilvl w:val="0"/>
          <w:numId w:val="0"/>
        </w:numPr>
        <w:spacing w:line="240" w:lineRule="auto"/>
        <w:ind w:left="1080"/>
        <w:contextualSpacing/>
        <w:rPr>
          <w:sz w:val="2"/>
          <w:szCs w:val="2"/>
          <w:lang w:val="en-GB"/>
        </w:rPr>
      </w:pPr>
    </w:p>
    <w:p w14:paraId="5747BFB3" w14:textId="12A951AC" w:rsidR="00D86B0D" w:rsidRPr="00725372" w:rsidRDefault="00D86B0D" w:rsidP="00D86B0D">
      <w:pPr>
        <w:pStyle w:val="Heading40"/>
        <w:rPr>
          <w:lang w:val="en-GB"/>
        </w:rPr>
      </w:pPr>
      <w:bookmarkStart w:id="3537" w:name="_Toc198518367"/>
      <w:r w:rsidRPr="00725372">
        <w:rPr>
          <w:lang w:val="en-GB"/>
        </w:rPr>
        <w:t>Recovery and purification system</w:t>
      </w:r>
      <w:ins w:id="3538" w:author="Bonthuys Gerkotze" w:date="2025-05-09T12:54:00Z">
        <w:r w:rsidR="00535285">
          <w:rPr>
            <w:lang w:val="en-GB"/>
          </w:rPr>
          <w:t xml:space="preserve"> for add-hoc user</w:t>
        </w:r>
      </w:ins>
      <w:bookmarkEnd w:id="3537"/>
    </w:p>
    <w:p w14:paraId="76922B4A" w14:textId="1C65EC3B" w:rsidR="00D86B0D" w:rsidRPr="00725372" w:rsidRDefault="00D86B0D" w:rsidP="00D86B0D">
      <w:pPr>
        <w:pStyle w:val="SysReq1"/>
        <w:rPr>
          <w:lang w:val="en-GB"/>
        </w:rPr>
      </w:pPr>
      <w:bookmarkStart w:id="3539" w:name="_Toc198519326"/>
      <w:r w:rsidRPr="00725372">
        <w:rPr>
          <w:lang w:val="en-GB"/>
        </w:rPr>
        <w:t xml:space="preserve">The </w:t>
      </w:r>
      <w:r w:rsidR="00A156C9">
        <w:rPr>
          <w:lang w:val="en-GB"/>
        </w:rPr>
        <w:t>QPLANT</w:t>
      </w:r>
      <w:r w:rsidRPr="00725372">
        <w:rPr>
          <w:lang w:val="en-GB"/>
        </w:rPr>
        <w:t xml:space="preserve"> shall include a recovery header for helium gas at room temperature and atmospheric pressure collecting safety valves and potentially for future external user.</w:t>
      </w:r>
      <w:bookmarkEnd w:id="3539"/>
    </w:p>
    <w:p w14:paraId="609399FC" w14:textId="66676A18" w:rsidR="00D86B0D" w:rsidRPr="00725372" w:rsidRDefault="00D86B0D" w:rsidP="00D86B0D">
      <w:pPr>
        <w:pStyle w:val="SysReq1"/>
        <w:numPr>
          <w:ilvl w:val="0"/>
          <w:numId w:val="0"/>
        </w:numPr>
        <w:ind w:left="1080"/>
        <w:rPr>
          <w:lang w:val="en-GB"/>
        </w:rPr>
      </w:pPr>
      <w:bookmarkStart w:id="3540" w:name="_Toc198519327"/>
      <w:r w:rsidRPr="00725372">
        <w:rPr>
          <w:lang w:val="en-GB"/>
        </w:rPr>
        <w:t xml:space="preserve">Envisaged future external user amounts (future external helium users liquid supply by dewar and gaseous return) will be about 200 </w:t>
      </w:r>
      <w:r w:rsidR="008D242B" w:rsidRPr="00725372">
        <w:rPr>
          <w:lang w:val="en-GB"/>
        </w:rPr>
        <w:t>litres</w:t>
      </w:r>
      <w:r w:rsidRPr="00725372">
        <w:rPr>
          <w:lang w:val="en-GB"/>
        </w:rPr>
        <w:t xml:space="preserve"> </w:t>
      </w:r>
      <w:commentRangeStart w:id="3541"/>
      <w:r w:rsidRPr="00725372">
        <w:rPr>
          <w:lang w:val="en-GB"/>
        </w:rPr>
        <w:t>for initial cooldown</w:t>
      </w:r>
      <w:commentRangeEnd w:id="3541"/>
      <w:r w:rsidR="008B63B8">
        <w:rPr>
          <w:rStyle w:val="CommentReference"/>
          <w:lang w:val="en-GB"/>
        </w:rPr>
        <w:commentReference w:id="3541"/>
      </w:r>
      <w:r w:rsidRPr="00725372">
        <w:rPr>
          <w:lang w:val="en-GB"/>
        </w:rPr>
        <w:t xml:space="preserve"> and 50 </w:t>
      </w:r>
      <w:r w:rsidR="008D242B" w:rsidRPr="00725372">
        <w:rPr>
          <w:lang w:val="en-GB"/>
        </w:rPr>
        <w:t>litres</w:t>
      </w:r>
      <w:r w:rsidRPr="00725372">
        <w:rPr>
          <w:lang w:val="en-GB"/>
        </w:rPr>
        <w:t>/day while the relevant experimental setup is operational).</w:t>
      </w:r>
      <w:bookmarkEnd w:id="3540"/>
      <w:r w:rsidRPr="00725372">
        <w:rPr>
          <w:lang w:val="en-GB"/>
        </w:rPr>
        <w:t xml:space="preserve"> </w:t>
      </w:r>
    </w:p>
    <w:p w14:paraId="04EAE9CE" w14:textId="77777777" w:rsidR="00D86B0D" w:rsidRPr="00725372" w:rsidRDefault="00D86B0D" w:rsidP="00D86B0D">
      <w:pPr>
        <w:pStyle w:val="SysReq1"/>
        <w:rPr>
          <w:lang w:val="en-GB"/>
        </w:rPr>
      </w:pPr>
      <w:bookmarkStart w:id="3542" w:name="_Toc198519328"/>
      <w:r w:rsidRPr="00725372">
        <w:rPr>
          <w:lang w:val="en-GB"/>
        </w:rPr>
        <w:t>This recovery header shall be connected to the LP of the warm compressors.</w:t>
      </w:r>
      <w:bookmarkEnd w:id="3542"/>
    </w:p>
    <w:p w14:paraId="3B0ECA49" w14:textId="77777777" w:rsidR="00D86B0D" w:rsidRPr="00725372" w:rsidRDefault="00D86B0D" w:rsidP="00D86B0D">
      <w:pPr>
        <w:pStyle w:val="SysReq1"/>
        <w:rPr>
          <w:lang w:val="en-GB"/>
        </w:rPr>
      </w:pPr>
      <w:bookmarkStart w:id="3543" w:name="_Toc198519329"/>
      <w:r w:rsidRPr="00725372">
        <w:rPr>
          <w:lang w:val="en-GB"/>
        </w:rPr>
        <w:t>The pressure and mass flow through the recovery header shall be permanently measured.</w:t>
      </w:r>
      <w:bookmarkEnd w:id="3543"/>
    </w:p>
    <w:p w14:paraId="66A97DFE" w14:textId="48618089" w:rsidR="00D86B0D" w:rsidRPr="00725372" w:rsidRDefault="00D86B0D" w:rsidP="00D86B0D">
      <w:pPr>
        <w:pStyle w:val="SysReq1"/>
        <w:rPr>
          <w:lang w:val="en-GB"/>
        </w:rPr>
      </w:pPr>
      <w:bookmarkStart w:id="3544" w:name="_Toc198519330"/>
      <w:r w:rsidRPr="00725372">
        <w:rPr>
          <w:lang w:val="en-GB"/>
        </w:rPr>
        <w:t xml:space="preserve">The possibility to connect in the future to a recovery gas bag and external purification system shall exist. The </w:t>
      </w:r>
      <w:r w:rsidR="00CB1438">
        <w:rPr>
          <w:lang w:val="en-GB"/>
        </w:rPr>
        <w:t>Contractor</w:t>
      </w:r>
      <w:r w:rsidRPr="00725372">
        <w:rPr>
          <w:lang w:val="en-GB"/>
        </w:rPr>
        <w:t xml:space="preserve"> shall make recommendation on required external purification system, or as a minimum specify the limits (in terms of impurities) to avoid negative impact on the main </w:t>
      </w:r>
      <w:r w:rsidR="00A156C9">
        <w:rPr>
          <w:lang w:val="en-GB"/>
        </w:rPr>
        <w:t>QPLANT</w:t>
      </w:r>
      <w:r w:rsidRPr="00725372">
        <w:rPr>
          <w:lang w:val="en-GB"/>
        </w:rPr>
        <w:t xml:space="preserve"> function.</w:t>
      </w:r>
      <w:bookmarkEnd w:id="3544"/>
    </w:p>
    <w:p w14:paraId="0AFE8D55" w14:textId="5D07E105" w:rsidR="00D86B0D" w:rsidRPr="00725372" w:rsidRDefault="00D86B0D" w:rsidP="00D86B0D">
      <w:pPr>
        <w:pStyle w:val="Heading40"/>
        <w:rPr>
          <w:lang w:val="en-GB"/>
        </w:rPr>
      </w:pPr>
      <w:bookmarkStart w:id="3545" w:name="_Toc198518368"/>
      <w:r w:rsidRPr="00725372">
        <w:rPr>
          <w:lang w:val="en-GB"/>
        </w:rPr>
        <w:t>Gas Filters</w:t>
      </w:r>
      <w:bookmarkEnd w:id="3545"/>
    </w:p>
    <w:p w14:paraId="6280A05D" w14:textId="66C9C29F" w:rsidR="00D86B0D" w:rsidRPr="00725372" w:rsidRDefault="00D86B0D" w:rsidP="00D86B0D">
      <w:pPr>
        <w:pStyle w:val="SysReq1"/>
        <w:rPr>
          <w:lang w:val="en-GB"/>
        </w:rPr>
      </w:pPr>
      <w:bookmarkStart w:id="3546" w:name="_Toc198519331"/>
      <w:r w:rsidRPr="00725372">
        <w:rPr>
          <w:lang w:val="en-GB"/>
        </w:rPr>
        <w:t xml:space="preserve">The </w:t>
      </w:r>
      <w:r w:rsidR="00CB1438">
        <w:rPr>
          <w:lang w:val="en-GB"/>
        </w:rPr>
        <w:t>Contractor</w:t>
      </w:r>
      <w:r w:rsidRPr="00725372">
        <w:rPr>
          <w:lang w:val="en-GB"/>
        </w:rPr>
        <w:t xml:space="preserve"> shall install at least the following gas filters:</w:t>
      </w:r>
      <w:bookmarkEnd w:id="3546"/>
    </w:p>
    <w:p w14:paraId="79541870" w14:textId="77777777" w:rsidR="00D86B0D" w:rsidRPr="00725372" w:rsidRDefault="00D86B0D" w:rsidP="00D86B0D">
      <w:pPr>
        <w:pStyle w:val="RequirementBullet"/>
        <w:rPr>
          <w:lang w:val="en-GB"/>
        </w:rPr>
      </w:pPr>
      <w:r w:rsidRPr="00725372">
        <w:rPr>
          <w:lang w:val="en-GB"/>
        </w:rPr>
        <w:t>At the suction side of each compressor with a wire mesh filter of 100 µm of retention ability.</w:t>
      </w:r>
    </w:p>
    <w:p w14:paraId="7C9B510B" w14:textId="77777777" w:rsidR="00D86B0D" w:rsidRPr="00725372" w:rsidRDefault="00D86B0D" w:rsidP="00D86B0D">
      <w:pPr>
        <w:pStyle w:val="RequirementBullet"/>
        <w:rPr>
          <w:lang w:val="en-GB"/>
        </w:rPr>
      </w:pPr>
      <w:r w:rsidRPr="00725372">
        <w:rPr>
          <w:lang w:val="en-GB"/>
        </w:rPr>
        <w:t>Downstream of the charcoal adsorber, an adapted wire mesh filter to stop particles of charcoal adsorbent shall be installed.</w:t>
      </w:r>
    </w:p>
    <w:p w14:paraId="41B73630" w14:textId="38732E4D" w:rsidR="00142342" w:rsidRPr="00725372" w:rsidRDefault="00D86B0D" w:rsidP="008D242B">
      <w:pPr>
        <w:pStyle w:val="RequirementBullet"/>
        <w:rPr>
          <w:rFonts w:eastAsia="Times New Roman" w:cs="Segoe UI"/>
          <w:color w:val="562873" w:themeColor="accent1"/>
          <w:szCs w:val="20"/>
          <w:shd w:val="clear" w:color="auto" w:fill="FFFFFF"/>
        </w:rPr>
      </w:pPr>
      <w:r w:rsidRPr="00725372">
        <w:rPr>
          <w:rFonts w:cs="Times New Roman"/>
          <w:lang w:val="en-GB" w:eastAsia="en-US"/>
        </w:rPr>
        <w:t xml:space="preserve">Each </w:t>
      </w:r>
      <w:r w:rsidRPr="00725372">
        <w:rPr>
          <w:lang w:val="en-GB"/>
        </w:rPr>
        <w:t>gas filter shall be equipped by manual shut-off valves to minimize contact with air.</w:t>
      </w:r>
    </w:p>
    <w:p w14:paraId="15001A96" w14:textId="66E6DCF3" w:rsidR="00D86B0D" w:rsidRPr="00725372" w:rsidRDefault="00D86B0D" w:rsidP="00D86B0D">
      <w:pPr>
        <w:pStyle w:val="Heading40"/>
        <w:rPr>
          <w:lang w:val="en-GB"/>
        </w:rPr>
      </w:pPr>
      <w:bookmarkStart w:id="3547" w:name="_Toc198518369"/>
      <w:r w:rsidRPr="00725372">
        <w:rPr>
          <w:lang w:val="en-GB"/>
        </w:rPr>
        <w:t>Measuring points</w:t>
      </w:r>
      <w:bookmarkEnd w:id="3547"/>
    </w:p>
    <w:p w14:paraId="2EE4A33D" w14:textId="1D3D8585" w:rsidR="00D86B0D" w:rsidRPr="00725372" w:rsidRDefault="00D86B0D" w:rsidP="00D86B0D">
      <w:pPr>
        <w:pStyle w:val="SysReq1"/>
        <w:rPr>
          <w:lang w:val="en-GB"/>
        </w:rPr>
      </w:pPr>
      <w:bookmarkStart w:id="3548" w:name="_Toc198519332"/>
      <w:r w:rsidRPr="00725372">
        <w:rPr>
          <w:lang w:val="en-GB"/>
        </w:rPr>
        <w:t xml:space="preserve">The </w:t>
      </w:r>
      <w:r w:rsidR="00CB1438">
        <w:rPr>
          <w:lang w:val="en-GB"/>
        </w:rPr>
        <w:t>Contractor</w:t>
      </w:r>
      <w:r w:rsidRPr="00725372">
        <w:rPr>
          <w:lang w:val="en-GB"/>
        </w:rPr>
        <w:t xml:space="preserve"> shall submit to </w:t>
      </w:r>
      <w:r w:rsidR="00D27D16" w:rsidRPr="004D309E">
        <w:rPr>
          <w:lang w:val="en-GB"/>
        </w:rPr>
        <w:t>SCK CEN</w:t>
      </w:r>
      <w:r w:rsidR="008D242B">
        <w:rPr>
          <w:lang w:val="en-GB"/>
        </w:rPr>
        <w:t xml:space="preserve"> </w:t>
      </w:r>
      <w:r w:rsidR="001E231C">
        <w:rPr>
          <w:lang w:val="en-GB"/>
        </w:rPr>
        <w:t xml:space="preserve">for </w:t>
      </w:r>
      <w:r w:rsidRPr="00725372">
        <w:rPr>
          <w:lang w:val="en-GB"/>
        </w:rPr>
        <w:t>approval all measuring points necessary for operation and protection of the equipment.</w:t>
      </w:r>
      <w:bookmarkEnd w:id="3548"/>
      <w:r w:rsidRPr="00725372">
        <w:rPr>
          <w:lang w:val="en-GB"/>
        </w:rPr>
        <w:t xml:space="preserve"> </w:t>
      </w:r>
    </w:p>
    <w:p w14:paraId="09B1F049" w14:textId="7C3089FD" w:rsidR="00D86B0D" w:rsidRPr="00725372" w:rsidRDefault="00D86B0D" w:rsidP="00D86B0D">
      <w:pPr>
        <w:pStyle w:val="SysReq1"/>
        <w:rPr>
          <w:lang w:val="en-GB"/>
        </w:rPr>
      </w:pPr>
      <w:bookmarkStart w:id="3549" w:name="_Toc198519333"/>
      <w:r w:rsidRPr="00725372">
        <w:rPr>
          <w:lang w:val="en-GB"/>
        </w:rPr>
        <w:t xml:space="preserve">At least the measuring points defined by </w:t>
      </w:r>
      <w:r w:rsidR="001E231C">
        <w:rPr>
          <w:lang w:val="en-GB"/>
        </w:rPr>
        <w:fldChar w:fldCharType="begin"/>
      </w:r>
      <w:r w:rsidR="001E231C">
        <w:rPr>
          <w:lang w:val="en-GB"/>
        </w:rPr>
        <w:instrText xml:space="preserve"> REF _Ref192500058 \h </w:instrText>
      </w:r>
      <w:r w:rsidR="001E231C">
        <w:rPr>
          <w:lang w:val="en-GB"/>
        </w:rPr>
      </w:r>
      <w:r w:rsidR="001E231C">
        <w:rPr>
          <w:lang w:val="en-GB"/>
        </w:rPr>
        <w:fldChar w:fldCharType="separate"/>
      </w:r>
      <w:r w:rsidR="00711812" w:rsidRPr="00725372">
        <w:t xml:space="preserve">Table </w:t>
      </w:r>
      <w:r w:rsidR="00711812">
        <w:rPr>
          <w:noProof/>
        </w:rPr>
        <w:t>7</w:t>
      </w:r>
      <w:r w:rsidR="001E231C">
        <w:rPr>
          <w:lang w:val="en-GB"/>
        </w:rPr>
        <w:fldChar w:fldCharType="end"/>
      </w:r>
      <w:r w:rsidR="001E231C">
        <w:rPr>
          <w:lang w:val="en-GB"/>
        </w:rPr>
        <w:t xml:space="preserve"> </w:t>
      </w:r>
      <w:r w:rsidRPr="00725372">
        <w:rPr>
          <w:lang w:val="en-GB"/>
        </w:rPr>
        <w:t xml:space="preserve">shall be exploitable by the </w:t>
      </w:r>
      <w:r w:rsidR="00A156C9">
        <w:rPr>
          <w:lang w:val="en-GB"/>
        </w:rPr>
        <w:t>QPLANT</w:t>
      </w:r>
      <w:r w:rsidRPr="00725372">
        <w:rPr>
          <w:lang w:val="en-GB"/>
        </w:rPr>
        <w:t xml:space="preserve"> control system.</w:t>
      </w:r>
      <w:bookmarkEnd w:id="3549"/>
    </w:p>
    <w:p w14:paraId="39A3E273" w14:textId="0F53B057" w:rsidR="00D86B0D" w:rsidRPr="00725372" w:rsidRDefault="00D86B0D" w:rsidP="00D86B0D">
      <w:pPr>
        <w:pStyle w:val="Caption"/>
      </w:pPr>
      <w:bookmarkStart w:id="3550" w:name="_Ref192500058"/>
      <w:bookmarkStart w:id="3551" w:name="_Toc195865377"/>
      <w:r w:rsidRPr="00725372">
        <w:t xml:space="preserve">Table </w:t>
      </w:r>
      <w:r w:rsidRPr="00725372">
        <w:fldChar w:fldCharType="begin"/>
      </w:r>
      <w:r w:rsidRPr="00725372">
        <w:instrText xml:space="preserve"> SEQ Table \* ARABIC </w:instrText>
      </w:r>
      <w:r w:rsidRPr="00725372">
        <w:fldChar w:fldCharType="separate"/>
      </w:r>
      <w:r w:rsidR="00711812">
        <w:rPr>
          <w:noProof/>
        </w:rPr>
        <w:t>7</w:t>
      </w:r>
      <w:r w:rsidRPr="00725372">
        <w:fldChar w:fldCharType="end"/>
      </w:r>
      <w:bookmarkEnd w:id="3550"/>
      <w:r w:rsidRPr="00725372">
        <w:t> measuring points for WCS</w:t>
      </w:r>
      <w:bookmarkEnd w:id="3551"/>
    </w:p>
    <w:tbl>
      <w:tblPr>
        <w:tblStyle w:val="TableGrid"/>
        <w:tblW w:w="0" w:type="auto"/>
        <w:tblInd w:w="71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060"/>
        <w:gridCol w:w="5429"/>
      </w:tblGrid>
      <w:tr w:rsidR="00D86B0D" w:rsidRPr="00725372" w14:paraId="03E86067" w14:textId="77777777" w:rsidTr="002B6EDD">
        <w:tc>
          <w:tcPr>
            <w:tcW w:w="3060" w:type="dxa"/>
            <w:vAlign w:val="center"/>
          </w:tcPr>
          <w:p w14:paraId="5F3330AA" w14:textId="77777777" w:rsidR="00D86B0D" w:rsidRPr="00725372" w:rsidRDefault="00D86B0D" w:rsidP="002B6EDD">
            <w:pPr>
              <w:pStyle w:val="AASemiBold"/>
              <w:jc w:val="left"/>
            </w:pPr>
            <w:r w:rsidRPr="00725372">
              <w:lastRenderedPageBreak/>
              <w:t>Helium mass flow rate</w:t>
            </w:r>
          </w:p>
        </w:tc>
        <w:tc>
          <w:tcPr>
            <w:tcW w:w="5429" w:type="dxa"/>
            <w:vAlign w:val="center"/>
          </w:tcPr>
          <w:p w14:paraId="49DED042" w14:textId="77777777" w:rsidR="00D86B0D" w:rsidRPr="00725372" w:rsidRDefault="00D86B0D" w:rsidP="002B6EDD">
            <w:pPr>
              <w:spacing w:line="240" w:lineRule="auto"/>
              <w:jc w:val="left"/>
            </w:pPr>
            <w:r w:rsidRPr="00725372">
              <w:t>WCS mass flow rate for operation and tests at VLP and HP levels.</w:t>
            </w:r>
          </w:p>
        </w:tc>
      </w:tr>
      <w:tr w:rsidR="00D86B0D" w:rsidRPr="00725372" w14:paraId="74B75338" w14:textId="77777777" w:rsidTr="002B6EDD">
        <w:trPr>
          <w:trHeight w:val="1187"/>
        </w:trPr>
        <w:tc>
          <w:tcPr>
            <w:tcW w:w="3060" w:type="dxa"/>
            <w:vAlign w:val="center"/>
          </w:tcPr>
          <w:p w14:paraId="04C6FC87" w14:textId="77777777" w:rsidR="00D86B0D" w:rsidRPr="00725372" w:rsidRDefault="00D86B0D" w:rsidP="002B6EDD">
            <w:pPr>
              <w:pStyle w:val="AASemiBold"/>
              <w:jc w:val="left"/>
            </w:pPr>
            <w:r w:rsidRPr="00725372">
              <w:t>Temperatures</w:t>
            </w:r>
          </w:p>
        </w:tc>
        <w:tc>
          <w:tcPr>
            <w:tcW w:w="5429" w:type="dxa"/>
            <w:vAlign w:val="center"/>
          </w:tcPr>
          <w:p w14:paraId="60D287DB" w14:textId="77777777" w:rsidR="00D86B0D" w:rsidRPr="00725372" w:rsidRDefault="00D86B0D" w:rsidP="002B6EDD">
            <w:pPr>
              <w:spacing w:before="40" w:after="20" w:line="240" w:lineRule="auto"/>
              <w:jc w:val="left"/>
            </w:pPr>
            <w:r w:rsidRPr="00725372">
              <w:t>Inlets and outlets of the QRB</w:t>
            </w:r>
          </w:p>
          <w:p w14:paraId="07B2BAF9" w14:textId="77777777" w:rsidR="00D86B0D" w:rsidRPr="00725372" w:rsidRDefault="00D86B0D" w:rsidP="002B6EDD">
            <w:pPr>
              <w:pStyle w:val="ListParagraph"/>
              <w:spacing w:before="40" w:after="20" w:line="240" w:lineRule="auto"/>
              <w:ind w:left="360"/>
              <w:jc w:val="left"/>
            </w:pPr>
            <w:r w:rsidRPr="00725372">
              <w:t>Inlet and outlet of each turbine</w:t>
            </w:r>
          </w:p>
          <w:p w14:paraId="6EBB90D6" w14:textId="77777777" w:rsidR="00D86B0D" w:rsidRPr="00725372" w:rsidRDefault="00D86B0D" w:rsidP="002B6EDD">
            <w:pPr>
              <w:pStyle w:val="ListParagraph"/>
              <w:spacing w:before="40" w:after="20" w:line="240" w:lineRule="auto"/>
              <w:ind w:left="360"/>
              <w:jc w:val="left"/>
            </w:pPr>
            <w:r w:rsidRPr="00725372">
              <w:t>HP outlet downstream 300 K-80 K precooling</w:t>
            </w:r>
          </w:p>
          <w:p w14:paraId="2CB04C4B" w14:textId="77777777" w:rsidR="00D86B0D" w:rsidRPr="00725372" w:rsidRDefault="00D86B0D" w:rsidP="002B6EDD">
            <w:pPr>
              <w:spacing w:before="40" w:after="20" w:line="240" w:lineRule="auto"/>
              <w:ind w:left="360" w:hanging="259"/>
              <w:jc w:val="left"/>
            </w:pPr>
            <w:r w:rsidRPr="00725372">
              <w:t>In each adsorber bed</w:t>
            </w:r>
          </w:p>
          <w:p w14:paraId="026B981D" w14:textId="77777777" w:rsidR="00D86B0D" w:rsidRPr="00725372" w:rsidRDefault="00D86B0D" w:rsidP="002B6EDD">
            <w:pPr>
              <w:spacing w:before="40" w:after="20" w:line="240" w:lineRule="auto"/>
              <w:ind w:left="360" w:hanging="259"/>
              <w:jc w:val="left"/>
            </w:pPr>
            <w:r w:rsidRPr="00725372">
              <w:t>Liquid helium baths</w:t>
            </w:r>
          </w:p>
        </w:tc>
      </w:tr>
      <w:tr w:rsidR="00D86B0D" w:rsidRPr="00725372" w14:paraId="5B9D5C0A" w14:textId="77777777" w:rsidTr="002B6EDD">
        <w:tc>
          <w:tcPr>
            <w:tcW w:w="3060" w:type="dxa"/>
            <w:vAlign w:val="center"/>
          </w:tcPr>
          <w:p w14:paraId="38007E83" w14:textId="77777777" w:rsidR="00D86B0D" w:rsidRPr="00725372" w:rsidRDefault="00D86B0D" w:rsidP="002B6EDD">
            <w:pPr>
              <w:pStyle w:val="AASemiBold"/>
              <w:jc w:val="left"/>
            </w:pPr>
            <w:r w:rsidRPr="00725372">
              <w:t>Pressure</w:t>
            </w:r>
          </w:p>
        </w:tc>
        <w:tc>
          <w:tcPr>
            <w:tcW w:w="5429" w:type="dxa"/>
            <w:vAlign w:val="center"/>
          </w:tcPr>
          <w:p w14:paraId="0602390A" w14:textId="77777777" w:rsidR="00D86B0D" w:rsidRPr="00725372" w:rsidRDefault="00D86B0D" w:rsidP="002B6EDD">
            <w:pPr>
              <w:spacing w:before="40" w:after="20" w:line="240" w:lineRule="auto"/>
              <w:jc w:val="left"/>
            </w:pPr>
            <w:r w:rsidRPr="00725372">
              <w:t>Suction of each compressor (including VLP)</w:t>
            </w:r>
          </w:p>
          <w:p w14:paraId="1E52F91F" w14:textId="77777777" w:rsidR="00D86B0D" w:rsidRPr="00725372" w:rsidRDefault="00D86B0D" w:rsidP="002B6EDD">
            <w:pPr>
              <w:spacing w:before="40" w:after="20" w:line="240" w:lineRule="auto"/>
              <w:jc w:val="left"/>
            </w:pPr>
            <w:r w:rsidRPr="00725372">
              <w:t>After each oil-retention vessel</w:t>
            </w:r>
          </w:p>
          <w:p w14:paraId="702BCE7C" w14:textId="77777777" w:rsidR="00D86B0D" w:rsidRPr="00725372" w:rsidRDefault="00D86B0D" w:rsidP="002B6EDD">
            <w:pPr>
              <w:spacing w:before="40" w:after="20" w:line="240" w:lineRule="auto"/>
              <w:jc w:val="left"/>
            </w:pPr>
            <w:r w:rsidRPr="00725372">
              <w:t>After the charcoal adsorber and the dryer</w:t>
            </w:r>
          </w:p>
        </w:tc>
      </w:tr>
      <w:tr w:rsidR="00D86B0D" w:rsidRPr="00725372" w14:paraId="0874D60C" w14:textId="77777777" w:rsidTr="002B6EDD">
        <w:trPr>
          <w:trHeight w:val="305"/>
        </w:trPr>
        <w:tc>
          <w:tcPr>
            <w:tcW w:w="3060" w:type="dxa"/>
            <w:vAlign w:val="center"/>
          </w:tcPr>
          <w:p w14:paraId="3EE0C22D" w14:textId="77777777" w:rsidR="00D86B0D" w:rsidRPr="00725372" w:rsidRDefault="00D86B0D" w:rsidP="002B6EDD">
            <w:pPr>
              <w:pStyle w:val="AASemiBold"/>
              <w:ind w:left="699"/>
              <w:jc w:val="left"/>
            </w:pPr>
            <w:r w:rsidRPr="00725372">
              <w:t>Differential pressure</w:t>
            </w:r>
          </w:p>
        </w:tc>
        <w:tc>
          <w:tcPr>
            <w:tcW w:w="5429" w:type="dxa"/>
            <w:vAlign w:val="center"/>
          </w:tcPr>
          <w:p w14:paraId="4F860A52" w14:textId="77777777" w:rsidR="00D86B0D" w:rsidRPr="00725372" w:rsidRDefault="00D86B0D" w:rsidP="002B6EDD">
            <w:pPr>
              <w:spacing w:before="40" w:after="20" w:line="240" w:lineRule="auto"/>
              <w:jc w:val="left"/>
            </w:pPr>
            <w:r w:rsidRPr="00725372">
              <w:t>Across each oil filter</w:t>
            </w:r>
          </w:p>
          <w:p w14:paraId="6446BAB0" w14:textId="77777777" w:rsidR="00D86B0D" w:rsidRPr="00725372" w:rsidRDefault="00D86B0D" w:rsidP="002B6EDD">
            <w:pPr>
              <w:spacing w:before="40" w:after="20" w:line="240" w:lineRule="auto"/>
              <w:jc w:val="left"/>
            </w:pPr>
            <w:r w:rsidRPr="00725372">
              <w:t>Across the charcoal adsorber and the dryer</w:t>
            </w:r>
          </w:p>
        </w:tc>
      </w:tr>
      <w:tr w:rsidR="00D86B0D" w:rsidRPr="00725372" w14:paraId="3E1E8E6B" w14:textId="77777777" w:rsidTr="002B6EDD">
        <w:tc>
          <w:tcPr>
            <w:tcW w:w="3060" w:type="dxa"/>
            <w:vAlign w:val="center"/>
          </w:tcPr>
          <w:p w14:paraId="05443140" w14:textId="77777777" w:rsidR="00D86B0D" w:rsidRPr="00725372" w:rsidRDefault="00D86B0D" w:rsidP="002B6EDD">
            <w:pPr>
              <w:pStyle w:val="AASemiBold"/>
              <w:jc w:val="left"/>
            </w:pPr>
            <w:r w:rsidRPr="00725372">
              <w:t>Moisture</w:t>
            </w:r>
          </w:p>
        </w:tc>
        <w:tc>
          <w:tcPr>
            <w:tcW w:w="5429" w:type="dxa"/>
          </w:tcPr>
          <w:p w14:paraId="24222225" w14:textId="77777777" w:rsidR="00D86B0D" w:rsidRPr="00725372" w:rsidRDefault="00D86B0D" w:rsidP="002B6EDD">
            <w:pPr>
              <w:spacing w:before="40" w:after="20" w:line="240" w:lineRule="auto"/>
              <w:jc w:val="left"/>
            </w:pPr>
            <w:r w:rsidRPr="00725372">
              <w:t>After the charcoal adsorber</w:t>
            </w:r>
          </w:p>
          <w:p w14:paraId="4C849A44" w14:textId="77777777" w:rsidR="00D86B0D" w:rsidRPr="00725372" w:rsidRDefault="00D86B0D" w:rsidP="002B6EDD">
            <w:pPr>
              <w:spacing w:before="40" w:after="20" w:line="240" w:lineRule="auto"/>
              <w:jc w:val="left"/>
            </w:pPr>
            <w:r w:rsidRPr="00725372">
              <w:t xml:space="preserve">Upstream and Downstream the dryer </w:t>
            </w:r>
          </w:p>
          <w:p w14:paraId="161EFEB8" w14:textId="77777777" w:rsidR="00D86B0D" w:rsidRPr="00725372" w:rsidRDefault="00D86B0D" w:rsidP="002B6EDD">
            <w:pPr>
              <w:spacing w:before="40" w:after="20" w:line="240" w:lineRule="auto"/>
              <w:jc w:val="left"/>
            </w:pPr>
            <w:r w:rsidRPr="00725372">
              <w:t>At 2/3 of the dryer bed</w:t>
            </w:r>
          </w:p>
        </w:tc>
      </w:tr>
      <w:tr w:rsidR="00D86B0D" w:rsidRPr="00725372" w14:paraId="3E9169FA" w14:textId="77777777" w:rsidTr="002B6EDD">
        <w:tc>
          <w:tcPr>
            <w:tcW w:w="3060" w:type="dxa"/>
            <w:vAlign w:val="center"/>
          </w:tcPr>
          <w:p w14:paraId="354A73D7" w14:textId="77777777" w:rsidR="00D86B0D" w:rsidRPr="00725372" w:rsidRDefault="00D86B0D" w:rsidP="002B6EDD">
            <w:pPr>
              <w:pStyle w:val="AASemiBold"/>
              <w:ind w:left="699"/>
              <w:jc w:val="left"/>
            </w:pPr>
            <w:r w:rsidRPr="00725372">
              <w:t>Measure of nitrogen content for air detection</w:t>
            </w:r>
          </w:p>
        </w:tc>
        <w:tc>
          <w:tcPr>
            <w:tcW w:w="5429" w:type="dxa"/>
          </w:tcPr>
          <w:p w14:paraId="044AD833" w14:textId="77777777" w:rsidR="00D86B0D" w:rsidRPr="00725372" w:rsidRDefault="00D86B0D" w:rsidP="002B6EDD">
            <w:pPr>
              <w:spacing w:before="40" w:after="20" w:line="240" w:lineRule="auto"/>
              <w:jc w:val="left"/>
            </w:pPr>
            <w:r w:rsidRPr="00725372">
              <w:t>After the charcoal adsorber</w:t>
            </w:r>
          </w:p>
          <w:p w14:paraId="4654CEE1" w14:textId="77777777" w:rsidR="00D86B0D" w:rsidRPr="00725372" w:rsidRDefault="00D86B0D" w:rsidP="002B6EDD">
            <w:pPr>
              <w:spacing w:before="40" w:after="20" w:line="240" w:lineRule="auto"/>
              <w:jc w:val="left"/>
            </w:pPr>
            <w:r w:rsidRPr="00725372">
              <w:t>After the dryer</w:t>
            </w:r>
          </w:p>
        </w:tc>
      </w:tr>
      <w:tr w:rsidR="00D86B0D" w:rsidRPr="00725372" w14:paraId="26543635" w14:textId="77777777" w:rsidTr="002B6EDD">
        <w:tc>
          <w:tcPr>
            <w:tcW w:w="3060" w:type="dxa"/>
          </w:tcPr>
          <w:p w14:paraId="6B9B664C" w14:textId="77777777" w:rsidR="00D86B0D" w:rsidRPr="00725372" w:rsidRDefault="00D86B0D" w:rsidP="002B6EDD">
            <w:pPr>
              <w:pStyle w:val="AASemiBold"/>
              <w:ind w:left="699"/>
              <w:jc w:val="left"/>
            </w:pPr>
            <w:r w:rsidRPr="00725372">
              <w:t>Oil level measurements and switches</w:t>
            </w:r>
          </w:p>
        </w:tc>
        <w:tc>
          <w:tcPr>
            <w:tcW w:w="5429" w:type="dxa"/>
          </w:tcPr>
          <w:p w14:paraId="43B06094" w14:textId="77777777" w:rsidR="00D86B0D" w:rsidRPr="00725372" w:rsidRDefault="00D86B0D" w:rsidP="002B6EDD">
            <w:pPr>
              <w:spacing w:before="40" w:after="20" w:line="240" w:lineRule="auto"/>
              <w:jc w:val="left"/>
            </w:pPr>
            <w:r w:rsidRPr="00725372">
              <w:t>In each oil retention vessel (analog and switch)</w:t>
            </w:r>
          </w:p>
          <w:p w14:paraId="6075E80D" w14:textId="77777777" w:rsidR="00D86B0D" w:rsidRPr="00725372" w:rsidRDefault="00D86B0D" w:rsidP="002B6EDD">
            <w:pPr>
              <w:spacing w:before="40" w:after="20" w:line="240" w:lineRule="auto"/>
              <w:jc w:val="left"/>
            </w:pPr>
            <w:r w:rsidRPr="00725372">
              <w:t>In the third coalescer (level switch)</w:t>
            </w:r>
          </w:p>
        </w:tc>
      </w:tr>
      <w:tr w:rsidR="00D86B0D" w:rsidRPr="00725372" w14:paraId="3958C4F1" w14:textId="77777777" w:rsidTr="002B6EDD">
        <w:tc>
          <w:tcPr>
            <w:tcW w:w="3060" w:type="dxa"/>
          </w:tcPr>
          <w:p w14:paraId="07B04FEC" w14:textId="77777777" w:rsidR="00D86B0D" w:rsidRPr="00725372" w:rsidRDefault="00D86B0D" w:rsidP="002B6EDD">
            <w:pPr>
              <w:pStyle w:val="AASemiBold"/>
              <w:ind w:left="699"/>
              <w:jc w:val="left"/>
            </w:pPr>
            <w:r w:rsidRPr="00725372">
              <w:t xml:space="preserve">Water </w:t>
            </w:r>
          </w:p>
        </w:tc>
        <w:tc>
          <w:tcPr>
            <w:tcW w:w="5429" w:type="dxa"/>
          </w:tcPr>
          <w:p w14:paraId="11F6BAD9" w14:textId="77777777" w:rsidR="00D86B0D" w:rsidRPr="00725372" w:rsidRDefault="00D86B0D" w:rsidP="002B6EDD">
            <w:pPr>
              <w:spacing w:before="40" w:after="20" w:line="240" w:lineRule="auto"/>
              <w:jc w:val="left"/>
            </w:pPr>
            <w:r w:rsidRPr="00725372">
              <w:t>Mass flow rate at the outlet of the coolers</w:t>
            </w:r>
          </w:p>
          <w:p w14:paraId="416ACD74" w14:textId="77777777" w:rsidR="00D86B0D" w:rsidRPr="00725372" w:rsidRDefault="00D86B0D" w:rsidP="002B6EDD">
            <w:pPr>
              <w:spacing w:before="40" w:after="20" w:line="240" w:lineRule="auto"/>
              <w:jc w:val="left"/>
            </w:pPr>
            <w:r w:rsidRPr="00725372">
              <w:t>Water supply pressure</w:t>
            </w:r>
          </w:p>
        </w:tc>
      </w:tr>
      <w:tr w:rsidR="00800374" w:rsidRPr="00725372" w14:paraId="0E909172" w14:textId="77777777" w:rsidTr="002B6EDD">
        <w:tc>
          <w:tcPr>
            <w:tcW w:w="3060" w:type="dxa"/>
          </w:tcPr>
          <w:p w14:paraId="72C04F4B" w14:textId="09E0A1E6" w:rsidR="00800374" w:rsidRPr="00725372" w:rsidRDefault="00800374" w:rsidP="002B6EDD">
            <w:pPr>
              <w:pStyle w:val="AASemiBold"/>
              <w:ind w:left="699"/>
              <w:jc w:val="left"/>
            </w:pPr>
            <w:commentRangeStart w:id="3552"/>
            <w:commentRangeStart w:id="3553"/>
            <w:r>
              <w:t>Other measurements</w:t>
            </w:r>
            <w:commentRangeEnd w:id="3552"/>
            <w:r>
              <w:rPr>
                <w:rStyle w:val="CommentReference"/>
                <w:rFonts w:ascii="Segoe UI" w:hAnsi="Segoe UI"/>
                <w:color w:val="auto"/>
              </w:rPr>
              <w:commentReference w:id="3552"/>
            </w:r>
            <w:commentRangeEnd w:id="3553"/>
            <w:r w:rsidR="00922E1D">
              <w:rPr>
                <w:rStyle w:val="CommentReference"/>
                <w:rFonts w:ascii="Segoe UI" w:hAnsi="Segoe UI"/>
                <w:color w:val="auto"/>
              </w:rPr>
              <w:commentReference w:id="3553"/>
            </w:r>
          </w:p>
        </w:tc>
        <w:tc>
          <w:tcPr>
            <w:tcW w:w="5429" w:type="dxa"/>
          </w:tcPr>
          <w:p w14:paraId="1D216007" w14:textId="77777777" w:rsidR="00800374" w:rsidRDefault="00800374" w:rsidP="002B6EDD">
            <w:pPr>
              <w:spacing w:before="40" w:after="20" w:line="240" w:lineRule="auto"/>
              <w:jc w:val="left"/>
            </w:pPr>
            <w:r>
              <w:t>Motor temperature</w:t>
            </w:r>
          </w:p>
          <w:p w14:paraId="70FDA44E" w14:textId="77777777" w:rsidR="00800374" w:rsidRDefault="00800374" w:rsidP="002B6EDD">
            <w:pPr>
              <w:spacing w:before="40" w:after="20" w:line="240" w:lineRule="auto"/>
              <w:jc w:val="left"/>
            </w:pPr>
            <w:r>
              <w:t>Motor and compressor vibration</w:t>
            </w:r>
          </w:p>
          <w:p w14:paraId="373FEE5A" w14:textId="77777777" w:rsidR="00800374" w:rsidRDefault="00800374" w:rsidP="002B6EDD">
            <w:pPr>
              <w:spacing w:before="40" w:after="20" w:line="240" w:lineRule="auto"/>
              <w:jc w:val="left"/>
            </w:pPr>
            <w:r>
              <w:t>Operation-hour counters for each compressor, oil-pumps</w:t>
            </w:r>
          </w:p>
          <w:p w14:paraId="50D96AB5" w14:textId="77777777" w:rsidR="00800374" w:rsidRDefault="00800374" w:rsidP="002B6EDD">
            <w:pPr>
              <w:spacing w:before="40" w:after="20" w:line="240" w:lineRule="auto"/>
              <w:jc w:val="left"/>
            </w:pPr>
            <w:r>
              <w:t>Visual oil level in the oil retention vessels, in the third coalescence</w:t>
            </w:r>
          </w:p>
          <w:p w14:paraId="5810BA0B" w14:textId="77777777" w:rsidR="00800374" w:rsidRDefault="00800374" w:rsidP="002B6EDD">
            <w:pPr>
              <w:spacing w:before="40" w:after="20" w:line="240" w:lineRule="auto"/>
              <w:jc w:val="left"/>
            </w:pPr>
            <w:r>
              <w:t>Pressure indicators for the main volumes</w:t>
            </w:r>
          </w:p>
          <w:p w14:paraId="2EEE28B6" w14:textId="77777777" w:rsidR="00800374" w:rsidRDefault="00800374" w:rsidP="002B6EDD">
            <w:pPr>
              <w:spacing w:before="40" w:after="20" w:line="240" w:lineRule="auto"/>
              <w:jc w:val="left"/>
            </w:pPr>
            <w:r>
              <w:t>Oil injection pressure for each compressor skid</w:t>
            </w:r>
          </w:p>
          <w:p w14:paraId="1696F361" w14:textId="77777777" w:rsidR="00800374" w:rsidRDefault="00800374" w:rsidP="002B6EDD">
            <w:pPr>
              <w:spacing w:before="40" w:after="20" w:line="240" w:lineRule="auto"/>
              <w:jc w:val="left"/>
            </w:pPr>
            <w:r>
              <w:t>Rotational speed for every turbine</w:t>
            </w:r>
          </w:p>
          <w:p w14:paraId="20048BBC" w14:textId="77777777" w:rsidR="00800374" w:rsidRDefault="00800374" w:rsidP="002B6EDD">
            <w:pPr>
              <w:spacing w:before="40" w:after="20" w:line="240" w:lineRule="auto"/>
              <w:jc w:val="left"/>
            </w:pPr>
            <w:r>
              <w:t>Current and voltage of each motor</w:t>
            </w:r>
          </w:p>
          <w:p w14:paraId="56AEE4E9" w14:textId="7F9D02F7" w:rsidR="00800374" w:rsidRPr="00725372" w:rsidRDefault="00800374" w:rsidP="002B6EDD">
            <w:pPr>
              <w:spacing w:before="40" w:after="20" w:line="240" w:lineRule="auto"/>
              <w:jc w:val="left"/>
            </w:pPr>
            <w:r>
              <w:t>Compressed air pressure</w:t>
            </w:r>
          </w:p>
        </w:tc>
      </w:tr>
    </w:tbl>
    <w:p w14:paraId="77C90A69" w14:textId="77777777" w:rsidR="00142342" w:rsidRPr="00725372" w:rsidRDefault="00142342" w:rsidP="00142342">
      <w:pPr>
        <w:rPr>
          <w:shd w:val="clear" w:color="auto" w:fill="FFFFFF"/>
        </w:rPr>
      </w:pPr>
    </w:p>
    <w:p w14:paraId="05195C9C" w14:textId="102508A3" w:rsidR="005B2E2E" w:rsidRPr="00725372" w:rsidRDefault="005B2E2E" w:rsidP="005B2E2E">
      <w:pPr>
        <w:pStyle w:val="Heading3numbered"/>
        <w:rPr>
          <w:shd w:val="clear" w:color="auto" w:fill="FFFFFF"/>
        </w:rPr>
      </w:pPr>
      <w:bookmarkStart w:id="3554" w:name="_Toc198518370"/>
      <w:r w:rsidRPr="00725372">
        <w:rPr>
          <w:shd w:val="clear" w:color="auto" w:fill="FFFFFF"/>
        </w:rPr>
        <w:t>Refrigeration Cold Box (QRB)</w:t>
      </w:r>
      <w:bookmarkEnd w:id="3554"/>
    </w:p>
    <w:p w14:paraId="39028D09" w14:textId="39CC1DD8" w:rsidR="005B2E2E" w:rsidRPr="00725372" w:rsidRDefault="005B2E2E" w:rsidP="005B2E2E">
      <w:pPr>
        <w:pStyle w:val="Heading40"/>
        <w:rPr>
          <w:lang w:val="en-GB"/>
        </w:rPr>
      </w:pPr>
      <w:bookmarkStart w:id="3555" w:name="_Toc198518371"/>
      <w:r w:rsidRPr="00725372">
        <w:rPr>
          <w:lang w:val="en-GB"/>
        </w:rPr>
        <w:t>General description</w:t>
      </w:r>
      <w:bookmarkEnd w:id="3555"/>
    </w:p>
    <w:p w14:paraId="31E96D3C" w14:textId="0F71EDBA" w:rsidR="005B2E2E" w:rsidRPr="00725372" w:rsidRDefault="005B2E2E" w:rsidP="005B2E2E">
      <w:pPr>
        <w:rPr>
          <w:shd w:val="clear" w:color="auto" w:fill="FFFFFF"/>
        </w:rPr>
      </w:pPr>
      <w:r w:rsidRPr="00725372">
        <w:rPr>
          <w:shd w:val="clear" w:color="auto" w:fill="FFFFFF"/>
        </w:rPr>
        <w:t>The QRB comprises internal components and external components and produce</w:t>
      </w:r>
      <w:r w:rsidR="00852E54">
        <w:rPr>
          <w:shd w:val="clear" w:color="auto" w:fill="FFFFFF"/>
        </w:rPr>
        <w:t>s</w:t>
      </w:r>
      <w:r w:rsidRPr="00725372">
        <w:rPr>
          <w:shd w:val="clear" w:color="auto" w:fill="FFFFFF"/>
        </w:rPr>
        <w:t xml:space="preserve"> the refrigeration power necessary to achieve the needs of the cryogenic users. The QRB is coupled to the </w:t>
      </w:r>
      <w:r w:rsidR="00723DA0">
        <w:rPr>
          <w:shd w:val="clear" w:color="auto" w:fill="FFFFFF"/>
        </w:rPr>
        <w:t>WCS</w:t>
      </w:r>
      <w:r w:rsidRPr="00725372">
        <w:rPr>
          <w:shd w:val="clear" w:color="auto" w:fill="FFFFFF"/>
        </w:rPr>
        <w:t xml:space="preserve"> and distributes the cryogenic flows to the Cryogenic Distribution System.</w:t>
      </w:r>
    </w:p>
    <w:p w14:paraId="79487F5D" w14:textId="04007A1B" w:rsidR="005B2E2E" w:rsidRPr="00725372" w:rsidRDefault="005B2E2E" w:rsidP="005B2E2E">
      <w:pPr>
        <w:pStyle w:val="SysReq1"/>
        <w:rPr>
          <w:shd w:val="clear" w:color="auto" w:fill="FFFFFF"/>
          <w:lang w:val="en-GB"/>
        </w:rPr>
      </w:pPr>
      <w:bookmarkStart w:id="3556" w:name="_Toc198519334"/>
      <w:r w:rsidRPr="00725372">
        <w:rPr>
          <w:shd w:val="clear" w:color="auto" w:fill="FFFFFF"/>
          <w:lang w:val="en-GB"/>
        </w:rPr>
        <w:t xml:space="preserve">The QRB shall be a horizontal cold box to fit with the building constraints (see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711812" w:rsidRPr="00711812">
        <w:rPr>
          <w:rStyle w:val="AAReferencedChar"/>
        </w:rPr>
        <w:t>AD 1</w:t>
      </w:r>
      <w:r w:rsidRPr="00725372">
        <w:rPr>
          <w:rStyle w:val="AAReferencedChar"/>
        </w:rPr>
        <w:fldChar w:fldCharType="end"/>
      </w:r>
      <w:r w:rsidRPr="00725372">
        <w:rPr>
          <w:shd w:val="clear" w:color="auto" w:fill="FFFFFF"/>
          <w:lang w:val="en-GB"/>
        </w:rPr>
        <w:t>).</w:t>
      </w:r>
      <w:bookmarkEnd w:id="3556"/>
    </w:p>
    <w:p w14:paraId="05EF4F39" w14:textId="3C6E78F4" w:rsidR="005B2E2E" w:rsidRPr="00725372" w:rsidRDefault="005B2E2E" w:rsidP="00963217">
      <w:pPr>
        <w:pStyle w:val="SysReq1"/>
        <w:spacing w:after="0"/>
        <w:rPr>
          <w:shd w:val="clear" w:color="auto" w:fill="FFFFFF"/>
          <w:lang w:val="en-GB"/>
        </w:rPr>
      </w:pPr>
      <w:bookmarkStart w:id="3557" w:name="_Toc198519335"/>
      <w:r w:rsidRPr="00725372">
        <w:rPr>
          <w:shd w:val="clear" w:color="auto" w:fill="FFFFFF"/>
          <w:lang w:val="en-GB"/>
        </w:rPr>
        <w:t>The QRB shall comprise the following internal components:</w:t>
      </w:r>
      <w:bookmarkEnd w:id="3557"/>
    </w:p>
    <w:p w14:paraId="48BEEB30" w14:textId="631AAA1D"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Heat exchangers</w:t>
      </w:r>
    </w:p>
    <w:p w14:paraId="5F517417" w14:textId="70AA4F61"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Turbines</w:t>
      </w:r>
    </w:p>
    <w:p w14:paraId="52DF8686" w14:textId="5CC9A01C" w:rsidR="005B2E2E" w:rsidRPr="00725372" w:rsidRDefault="005B2E2E" w:rsidP="007A4CDA">
      <w:pPr>
        <w:pStyle w:val="SysReq2"/>
        <w:spacing w:line="240" w:lineRule="auto"/>
        <w:rPr>
          <w:shd w:val="clear" w:color="auto" w:fill="FFFFFF"/>
          <w:lang w:val="en-GB"/>
        </w:rPr>
      </w:pPr>
      <w:r w:rsidRPr="00725372">
        <w:rPr>
          <w:shd w:val="clear" w:color="auto" w:fill="FFFFFF"/>
          <w:lang w:val="en-GB"/>
        </w:rPr>
        <w:lastRenderedPageBreak/>
        <w:t>Cold Compressors</w:t>
      </w:r>
    </w:p>
    <w:p w14:paraId="6438994B" w14:textId="1E0E48F5"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Piping</w:t>
      </w:r>
    </w:p>
    <w:p w14:paraId="6A5DD18C" w14:textId="026B5198"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80 K dual bed adsorber</w:t>
      </w:r>
    </w:p>
    <w:p w14:paraId="2C3CD901" w14:textId="07EC3C0D"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20 K single bed adsorber</w:t>
      </w:r>
    </w:p>
    <w:p w14:paraId="355DB97B" w14:textId="0753E320"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helium baths at 4.5 K and 2 K</w:t>
      </w:r>
    </w:p>
    <w:p w14:paraId="67A16D69" w14:textId="1407EC90"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Filters</w:t>
      </w:r>
    </w:p>
    <w:p w14:paraId="36EF4B28" w14:textId="786B99CB"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Heaters</w:t>
      </w:r>
    </w:p>
    <w:p w14:paraId="15231A98" w14:textId="149DA7D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Cryogenic valves</w:t>
      </w:r>
    </w:p>
    <w:p w14:paraId="7EC0039E" w14:textId="4A291891"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Instrumentation</w:t>
      </w:r>
    </w:p>
    <w:p w14:paraId="2757D2C4" w14:textId="60DB64E7" w:rsidR="005B2E2E" w:rsidRPr="00725372" w:rsidRDefault="005B2E2E" w:rsidP="00963217">
      <w:pPr>
        <w:pStyle w:val="SysReq1"/>
        <w:spacing w:after="0"/>
        <w:rPr>
          <w:shd w:val="clear" w:color="auto" w:fill="FFFFFF"/>
          <w:lang w:val="en-GB"/>
        </w:rPr>
      </w:pPr>
      <w:bookmarkStart w:id="3558" w:name="_Toc198519336"/>
      <w:r w:rsidRPr="00725372">
        <w:rPr>
          <w:shd w:val="clear" w:color="auto" w:fill="FFFFFF"/>
          <w:lang w:val="en-GB"/>
        </w:rPr>
        <w:t>The external components of the QRB shall be:</w:t>
      </w:r>
      <w:bookmarkEnd w:id="3558"/>
    </w:p>
    <w:p w14:paraId="6F3D612C" w14:textId="26F10320"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Vacuum pumping system.</w:t>
      </w:r>
    </w:p>
    <w:p w14:paraId="20C5C920" w14:textId="7B04E61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Warm panel with warm valves and instrumentation.</w:t>
      </w:r>
    </w:p>
    <w:p w14:paraId="5EC19914" w14:textId="11C0B977"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Piping and valves for purging and conditioning all the circuits.</w:t>
      </w:r>
    </w:p>
    <w:p w14:paraId="441A86E8" w14:textId="2CD9DD24"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Electrical cabinets.</w:t>
      </w:r>
    </w:p>
    <w:p w14:paraId="48B648AC" w14:textId="65CC6134"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Safety valves.</w:t>
      </w:r>
    </w:p>
    <w:p w14:paraId="140ED8E3" w14:textId="2CA0E53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Helium guard circuits .</w:t>
      </w:r>
    </w:p>
    <w:p w14:paraId="18A32D3F" w14:textId="7707D86E"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Compressed air distribution.</w:t>
      </w:r>
    </w:p>
    <w:p w14:paraId="470B86E1" w14:textId="0679C03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Coolers for turbines.</w:t>
      </w:r>
    </w:p>
    <w:p w14:paraId="20423A09" w14:textId="40A71A68"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A platform for easy access to all the components located at the upper level.</w:t>
      </w:r>
    </w:p>
    <w:p w14:paraId="27B92C02" w14:textId="29CA7462"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Connection port to transfer liquid helium from QRB to external dewar or vice versa.</w:t>
      </w:r>
    </w:p>
    <w:p w14:paraId="3C71B160" w14:textId="7212A284" w:rsidR="005B2E2E" w:rsidRPr="00725372" w:rsidRDefault="005B2E2E" w:rsidP="005B2E2E">
      <w:pPr>
        <w:pStyle w:val="SysReq1"/>
        <w:rPr>
          <w:shd w:val="clear" w:color="auto" w:fill="FFFFFF"/>
          <w:lang w:val="en-GB"/>
        </w:rPr>
      </w:pPr>
      <w:bookmarkStart w:id="3559" w:name="_Toc198519337"/>
      <w:r w:rsidRPr="00725372">
        <w:rPr>
          <w:shd w:val="clear" w:color="auto" w:fill="FFFFFF"/>
          <w:lang w:val="en-GB"/>
        </w:rPr>
        <w:t xml:space="preserve">The Refrigeration Cold Box shall be installed in the Cold Box room, as described in </w:t>
      </w:r>
      <w:r w:rsidRPr="00725372">
        <w:rPr>
          <w:rStyle w:val="AAReferencedChar"/>
        </w:rPr>
        <w:fldChar w:fldCharType="begin"/>
      </w:r>
      <w:r w:rsidRPr="00725372">
        <w:rPr>
          <w:rStyle w:val="AAReferencedChar"/>
        </w:rPr>
        <w:instrText xml:space="preserve"> REF _Ref190781343 \r \h  \* MERGEFORMAT </w:instrText>
      </w:r>
      <w:r w:rsidRPr="00725372">
        <w:rPr>
          <w:rStyle w:val="AAReferencedChar"/>
        </w:rPr>
      </w:r>
      <w:r w:rsidRPr="00725372">
        <w:rPr>
          <w:rStyle w:val="AAReferencedChar"/>
        </w:rPr>
        <w:fldChar w:fldCharType="separate"/>
      </w:r>
      <w:r w:rsidR="00711812">
        <w:rPr>
          <w:rStyle w:val="AAReferencedChar"/>
        </w:rPr>
        <w:t>3.4.2</w:t>
      </w:r>
      <w:r w:rsidRPr="00725372">
        <w:rPr>
          <w:rStyle w:val="AAReferencedChar"/>
        </w:rPr>
        <w:fldChar w:fldCharType="end"/>
      </w:r>
      <w:r w:rsidRPr="00725372">
        <w:rPr>
          <w:shd w:val="clear" w:color="auto" w:fill="FFFFFF"/>
          <w:lang w:val="en-GB"/>
        </w:rPr>
        <w:t>.</w:t>
      </w:r>
      <w:bookmarkEnd w:id="3559"/>
    </w:p>
    <w:p w14:paraId="0245778D" w14:textId="550E947B" w:rsidR="005B2E2E" w:rsidRPr="00725372" w:rsidRDefault="005B2E2E" w:rsidP="005B2E2E">
      <w:pPr>
        <w:pStyle w:val="SysReq1"/>
        <w:rPr>
          <w:shd w:val="clear" w:color="auto" w:fill="FFFFFF"/>
          <w:lang w:val="en-GB"/>
        </w:rPr>
      </w:pPr>
      <w:bookmarkStart w:id="3560" w:name="_Toc198519338"/>
      <w:r w:rsidRPr="00725372">
        <w:rPr>
          <w:shd w:val="clear" w:color="auto" w:fill="FFFFFF"/>
          <w:lang w:val="en-GB"/>
        </w:rPr>
        <w:t>The final location of the QRB in the cold box room shall be agreed with SCK CEN.</w:t>
      </w:r>
      <w:bookmarkEnd w:id="3560"/>
    </w:p>
    <w:p w14:paraId="50008138" w14:textId="4CF6513F" w:rsidR="005B2E2E" w:rsidRPr="00725372" w:rsidRDefault="005B2E2E" w:rsidP="005B2E2E">
      <w:pPr>
        <w:pStyle w:val="Heading40"/>
        <w:rPr>
          <w:lang w:val="en-GB"/>
        </w:rPr>
      </w:pPr>
      <w:bookmarkStart w:id="3561" w:name="_Toc198518372"/>
      <w:r w:rsidRPr="00725372">
        <w:rPr>
          <w:lang w:val="en-GB"/>
        </w:rPr>
        <w:t>General design requirements</w:t>
      </w:r>
      <w:bookmarkEnd w:id="3561"/>
    </w:p>
    <w:p w14:paraId="295837AC" w14:textId="3C8ABC40" w:rsidR="005B2E2E" w:rsidRPr="00725372" w:rsidRDefault="005B2E2E" w:rsidP="005B2E2E">
      <w:pPr>
        <w:pStyle w:val="SysReq1"/>
        <w:rPr>
          <w:shd w:val="clear" w:color="auto" w:fill="FFFFFF"/>
          <w:lang w:val="en-GB"/>
        </w:rPr>
      </w:pPr>
      <w:bookmarkStart w:id="3562" w:name="_Toc198519339"/>
      <w:commentRangeStart w:id="3563"/>
      <w:r w:rsidRPr="00725372">
        <w:rPr>
          <w:shd w:val="clear" w:color="auto" w:fill="FFFFFF"/>
          <w:lang w:val="en-GB"/>
        </w:rPr>
        <w:t xml:space="preserve">The </w:t>
      </w:r>
      <w:r w:rsidR="008D242B">
        <w:rPr>
          <w:shd w:val="clear" w:color="auto" w:fill="FFFFFF"/>
          <w:lang w:val="en-GB"/>
        </w:rPr>
        <w:t xml:space="preserve">QRB </w:t>
      </w:r>
      <w:r w:rsidRPr="00725372">
        <w:rPr>
          <w:shd w:val="clear" w:color="auto" w:fill="FFFFFF"/>
          <w:lang w:val="en-GB"/>
        </w:rPr>
        <w:t xml:space="preserve">can use liquid nitrogen between 300K and 80K, if the Applicant is able demonstrate that this solution has a real benefit in term of capital and operation cost (including delivery logistics and impact on the reliability in terms of logistics) for the </w:t>
      </w:r>
      <w:r w:rsidR="00A156C9">
        <w:rPr>
          <w:shd w:val="clear" w:color="auto" w:fill="FFFFFF"/>
          <w:lang w:val="en-GB"/>
        </w:rPr>
        <w:t>QPLANT</w:t>
      </w:r>
      <w:r w:rsidRPr="00725372">
        <w:rPr>
          <w:shd w:val="clear" w:color="auto" w:fill="FFFFFF"/>
          <w:lang w:val="en-GB"/>
        </w:rPr>
        <w:t xml:space="preserve"> and such a solution shall be agreed with SCK CEN. In case of liquid nitrogen pre-cooling, the </w:t>
      </w:r>
      <w:r w:rsidR="00CB1438">
        <w:rPr>
          <w:shd w:val="clear" w:color="auto" w:fill="FFFFFF"/>
          <w:lang w:val="en-GB"/>
        </w:rPr>
        <w:t>Contractor</w:t>
      </w:r>
      <w:r w:rsidRPr="00725372">
        <w:rPr>
          <w:shd w:val="clear" w:color="auto" w:fill="FFFFFF"/>
          <w:lang w:val="en-GB"/>
        </w:rPr>
        <w:t xml:space="preserve"> shall be responsible for all the related components and integration.</w:t>
      </w:r>
      <w:commentRangeEnd w:id="3563"/>
      <w:r w:rsidR="00B37A53">
        <w:rPr>
          <w:rStyle w:val="CommentReference"/>
          <w:lang w:val="en-GB"/>
        </w:rPr>
        <w:commentReference w:id="3563"/>
      </w:r>
      <w:bookmarkEnd w:id="3562"/>
    </w:p>
    <w:p w14:paraId="1556F8C6" w14:textId="02CB1E47" w:rsidR="005B2E2E" w:rsidRPr="00725372" w:rsidRDefault="005B2E2E" w:rsidP="005B2E2E">
      <w:pPr>
        <w:pStyle w:val="SysReq1"/>
        <w:rPr>
          <w:shd w:val="clear" w:color="auto" w:fill="FFFFFF"/>
          <w:lang w:val="en-GB"/>
        </w:rPr>
      </w:pPr>
      <w:bookmarkStart w:id="3564" w:name="_Toc198519340"/>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demonstrate the possible access to QRB components and instrumentation located in the vacuum vessel.</w:t>
      </w:r>
      <w:bookmarkEnd w:id="3564"/>
    </w:p>
    <w:p w14:paraId="3C76143D" w14:textId="4D4937C1" w:rsidR="005B2E2E" w:rsidRPr="00725372" w:rsidRDefault="005B2E2E" w:rsidP="005B2E2E">
      <w:pPr>
        <w:pStyle w:val="SysReq1"/>
        <w:rPr>
          <w:shd w:val="clear" w:color="auto" w:fill="FFFFFF"/>
          <w:lang w:val="en-GB"/>
        </w:rPr>
      </w:pPr>
      <w:bookmarkStart w:id="3565" w:name="_Toc198519341"/>
      <w:r w:rsidRPr="00725372">
        <w:rPr>
          <w:shd w:val="clear" w:color="auto" w:fill="FFFFFF"/>
          <w:lang w:val="en-GB"/>
        </w:rPr>
        <w:t xml:space="preserve">At least a manual shut-off valves shall be installed on each line connected to the </w:t>
      </w:r>
      <w:r w:rsidR="00723DA0">
        <w:rPr>
          <w:shd w:val="clear" w:color="auto" w:fill="FFFFFF"/>
          <w:lang w:val="en-GB"/>
        </w:rPr>
        <w:t>WCS</w:t>
      </w:r>
      <w:r w:rsidRPr="00725372">
        <w:rPr>
          <w:shd w:val="clear" w:color="auto" w:fill="FFFFFF"/>
          <w:lang w:val="en-GB"/>
        </w:rPr>
        <w:t>.</w:t>
      </w:r>
      <w:bookmarkEnd w:id="3565"/>
    </w:p>
    <w:p w14:paraId="339D0E80" w14:textId="77777777" w:rsidR="005B2E2E" w:rsidRPr="00725372" w:rsidRDefault="005B2E2E" w:rsidP="005B2E2E">
      <w:pPr>
        <w:pStyle w:val="SysReq1"/>
        <w:numPr>
          <w:ilvl w:val="0"/>
          <w:numId w:val="0"/>
        </w:numPr>
        <w:ind w:left="1080"/>
        <w:rPr>
          <w:shd w:val="clear" w:color="auto" w:fill="FFFFFF"/>
          <w:lang w:val="en-GB"/>
        </w:rPr>
      </w:pPr>
    </w:p>
    <w:p w14:paraId="18F33377" w14:textId="41A65327" w:rsidR="005B2E2E" w:rsidRPr="00725372" w:rsidRDefault="005B2E2E" w:rsidP="005B2E2E">
      <w:pPr>
        <w:pStyle w:val="Heading40"/>
        <w:rPr>
          <w:lang w:val="en-GB"/>
        </w:rPr>
      </w:pPr>
      <w:bookmarkStart w:id="3566" w:name="_Toc198518373"/>
      <w:r w:rsidRPr="00725372">
        <w:rPr>
          <w:lang w:val="en-GB"/>
        </w:rPr>
        <w:t>Main components</w:t>
      </w:r>
      <w:bookmarkEnd w:id="3566"/>
    </w:p>
    <w:p w14:paraId="450A24C3" w14:textId="3C6388B0" w:rsidR="005B2E2E" w:rsidRPr="00725372" w:rsidRDefault="005B2E2E" w:rsidP="005B2E2E">
      <w:pPr>
        <w:pStyle w:val="Heading5numbered"/>
        <w:rPr>
          <w:shd w:val="clear" w:color="auto" w:fill="FFFFFF"/>
          <w:lang w:val="en-GB"/>
        </w:rPr>
      </w:pPr>
      <w:bookmarkStart w:id="3567" w:name="_Toc198518374"/>
      <w:r w:rsidRPr="00725372">
        <w:rPr>
          <w:shd w:val="clear" w:color="auto" w:fill="FFFFFF"/>
          <w:lang w:val="en-GB"/>
        </w:rPr>
        <w:t>Vacuum vessel</w:t>
      </w:r>
      <w:bookmarkEnd w:id="3567"/>
    </w:p>
    <w:p w14:paraId="01C2C4E6" w14:textId="77777777" w:rsidR="005B2E2E" w:rsidRPr="00725372" w:rsidRDefault="005B2E2E" w:rsidP="005B2E2E">
      <w:pPr>
        <w:pStyle w:val="SysReq1"/>
        <w:rPr>
          <w:shd w:val="clear" w:color="auto" w:fill="FFFFFF"/>
          <w:lang w:val="en-GB"/>
        </w:rPr>
      </w:pPr>
      <w:bookmarkStart w:id="3568" w:name="_Toc198519342"/>
      <w:r w:rsidRPr="00725372">
        <w:rPr>
          <w:shd w:val="clear" w:color="auto" w:fill="FFFFFF"/>
          <w:lang w:val="en-GB"/>
        </w:rPr>
        <w:t xml:space="preserve">The vacuum vessel shall be designed for internal vacuum and for </w:t>
      </w:r>
      <w:commentRangeStart w:id="3569"/>
      <w:commentRangeStart w:id="3570"/>
      <w:r w:rsidRPr="00725372">
        <w:rPr>
          <w:shd w:val="clear" w:color="auto" w:fill="FFFFFF"/>
          <w:lang w:val="en-GB"/>
        </w:rPr>
        <w:t>overpressure</w:t>
      </w:r>
      <w:commentRangeEnd w:id="3569"/>
      <w:r w:rsidR="004701D2">
        <w:rPr>
          <w:rStyle w:val="CommentReference"/>
          <w:lang w:val="en-GB"/>
        </w:rPr>
        <w:commentReference w:id="3569"/>
      </w:r>
      <w:commentRangeEnd w:id="3570"/>
      <w:r w:rsidR="00E83E58">
        <w:rPr>
          <w:rStyle w:val="CommentReference"/>
          <w:lang w:val="en-GB"/>
        </w:rPr>
        <w:commentReference w:id="3570"/>
      </w:r>
      <w:r w:rsidRPr="00725372">
        <w:rPr>
          <w:shd w:val="clear" w:color="auto" w:fill="FFFFFF"/>
          <w:lang w:val="en-GB"/>
        </w:rPr>
        <w:t>.</w:t>
      </w:r>
      <w:bookmarkEnd w:id="3568"/>
      <w:r w:rsidRPr="00725372">
        <w:rPr>
          <w:shd w:val="clear" w:color="auto" w:fill="FFFFFF"/>
          <w:lang w:val="en-GB"/>
        </w:rPr>
        <w:t xml:space="preserve"> </w:t>
      </w:r>
    </w:p>
    <w:p w14:paraId="7F97960C" w14:textId="77777777" w:rsidR="005B2E2E" w:rsidRPr="00725372" w:rsidRDefault="005B2E2E" w:rsidP="005B2E2E">
      <w:pPr>
        <w:pStyle w:val="SysReq1"/>
        <w:rPr>
          <w:shd w:val="clear" w:color="auto" w:fill="FFFFFF"/>
          <w:lang w:val="en-GB"/>
        </w:rPr>
      </w:pPr>
      <w:bookmarkStart w:id="3571" w:name="_Toc198519343"/>
      <w:r w:rsidRPr="00725372">
        <w:rPr>
          <w:shd w:val="clear" w:color="auto" w:fill="FFFFFF"/>
          <w:lang w:val="en-GB"/>
        </w:rPr>
        <w:t>The vacuum vessel shall be protected by a suitable safety device sized according to regulations.</w:t>
      </w:r>
      <w:bookmarkEnd w:id="3571"/>
    </w:p>
    <w:p w14:paraId="4194FB5D" w14:textId="02C7EC3D" w:rsidR="005B2E2E" w:rsidRPr="00725372" w:rsidRDefault="005B2E2E" w:rsidP="005B2E2E">
      <w:pPr>
        <w:pStyle w:val="SysReq1"/>
        <w:rPr>
          <w:shd w:val="clear" w:color="auto" w:fill="FFFFFF"/>
          <w:lang w:val="en-GB"/>
        </w:rPr>
      </w:pPr>
      <w:bookmarkStart w:id="3572" w:name="_Toc198519344"/>
      <w:r w:rsidRPr="00725372">
        <w:rPr>
          <w:shd w:val="clear" w:color="auto" w:fill="FFFFFF"/>
          <w:lang w:val="en-GB"/>
        </w:rPr>
        <w:lastRenderedPageBreak/>
        <w:t xml:space="preserve">The design of the passage of every line (cold or warm) connected to the QRB shall avoid any condensation or frost formation at the interfaces during any operation mode or any transition between operation modes of the </w:t>
      </w:r>
      <w:r w:rsidR="00A156C9">
        <w:rPr>
          <w:shd w:val="clear" w:color="auto" w:fill="FFFFFF"/>
          <w:lang w:val="en-GB"/>
        </w:rPr>
        <w:t>QPLANT</w:t>
      </w:r>
      <w:r w:rsidRPr="00725372">
        <w:rPr>
          <w:shd w:val="clear" w:color="auto" w:fill="FFFFFF"/>
          <w:lang w:val="en-GB"/>
        </w:rPr>
        <w:t>.</w:t>
      </w:r>
      <w:bookmarkEnd w:id="3572"/>
      <w:r w:rsidRPr="00725372">
        <w:rPr>
          <w:shd w:val="clear" w:color="auto" w:fill="FFFFFF"/>
          <w:lang w:val="en-GB"/>
        </w:rPr>
        <w:t xml:space="preserve"> </w:t>
      </w:r>
    </w:p>
    <w:p w14:paraId="272A4F51" w14:textId="77777777" w:rsidR="005B2E2E" w:rsidRPr="00725372" w:rsidRDefault="005B2E2E" w:rsidP="005B2E2E">
      <w:pPr>
        <w:pStyle w:val="SysReq1"/>
        <w:rPr>
          <w:shd w:val="clear" w:color="auto" w:fill="FFFFFF"/>
          <w:lang w:val="en-GB"/>
        </w:rPr>
      </w:pPr>
      <w:bookmarkStart w:id="3573" w:name="_Toc198519345"/>
      <w:r w:rsidRPr="00725372">
        <w:rPr>
          <w:shd w:val="clear" w:color="auto" w:fill="FFFFFF"/>
          <w:lang w:val="en-GB"/>
        </w:rPr>
        <w:t>The ports of the vacuum vessel carrying cold valves, turbines, transfer lines connections and instrumentation feedthrough shall be fabricated from stainless steel. The vacuum vessel may be fabricated from mild steel.</w:t>
      </w:r>
      <w:bookmarkEnd w:id="3573"/>
    </w:p>
    <w:p w14:paraId="78A5D0B4" w14:textId="77777777" w:rsidR="005B2E2E" w:rsidRPr="00725372" w:rsidRDefault="005B2E2E" w:rsidP="005B2E2E">
      <w:pPr>
        <w:pStyle w:val="SysReq1"/>
        <w:rPr>
          <w:shd w:val="clear" w:color="auto" w:fill="FFFFFF"/>
          <w:lang w:val="en-GB"/>
        </w:rPr>
      </w:pPr>
      <w:bookmarkStart w:id="3574" w:name="_Toc198519346"/>
      <w:r w:rsidRPr="00725372">
        <w:rPr>
          <w:shd w:val="clear" w:color="auto" w:fill="FFFFFF"/>
          <w:lang w:val="en-GB"/>
        </w:rPr>
        <w:t>The pumping port of vacuum vessels shall be designed to avoid the intake of any loose sheets of superinsulation into the vacuum pumps.</w:t>
      </w:r>
      <w:bookmarkEnd w:id="3574"/>
      <w:r w:rsidRPr="00725372">
        <w:rPr>
          <w:shd w:val="clear" w:color="auto" w:fill="FFFFFF"/>
          <w:lang w:val="en-GB"/>
        </w:rPr>
        <w:t xml:space="preserve"> </w:t>
      </w:r>
    </w:p>
    <w:p w14:paraId="64B85D06" w14:textId="77DA4E7A" w:rsidR="005B2E2E" w:rsidRPr="00725372" w:rsidRDefault="005B2E2E" w:rsidP="005B2E2E">
      <w:pPr>
        <w:pStyle w:val="SysReq1"/>
        <w:rPr>
          <w:shd w:val="clear" w:color="auto" w:fill="FFFFFF"/>
          <w:lang w:val="en-GB"/>
        </w:rPr>
      </w:pPr>
      <w:bookmarkStart w:id="3575" w:name="_Toc198519347"/>
      <w:r w:rsidRPr="00725372">
        <w:rPr>
          <w:shd w:val="clear" w:color="auto" w:fill="FFFFFF"/>
          <w:lang w:val="en-GB"/>
        </w:rPr>
        <w:t>The QRB shall be equipped with a vacuum barrier at the Cryogenic Distribution System interface.</w:t>
      </w:r>
      <w:bookmarkEnd w:id="3575"/>
      <w:r w:rsidRPr="00725372">
        <w:rPr>
          <w:shd w:val="clear" w:color="auto" w:fill="FFFFFF"/>
          <w:lang w:val="en-GB"/>
        </w:rPr>
        <w:t xml:space="preserve"> </w:t>
      </w:r>
    </w:p>
    <w:p w14:paraId="024ABCC8" w14:textId="77777777" w:rsidR="005B2E2E" w:rsidRPr="00963217" w:rsidRDefault="005B2E2E" w:rsidP="005B2E2E">
      <w:pPr>
        <w:pStyle w:val="SysReq1"/>
        <w:numPr>
          <w:ilvl w:val="0"/>
          <w:numId w:val="0"/>
        </w:numPr>
        <w:ind w:left="1080"/>
        <w:rPr>
          <w:sz w:val="2"/>
          <w:szCs w:val="2"/>
          <w:shd w:val="clear" w:color="auto" w:fill="FFFFFF"/>
          <w:lang w:val="en-GB"/>
        </w:rPr>
      </w:pPr>
    </w:p>
    <w:p w14:paraId="5A5121A5" w14:textId="04B05C55" w:rsidR="005B2E2E" w:rsidRPr="00725372" w:rsidRDefault="005B2E2E" w:rsidP="005B2E2E">
      <w:pPr>
        <w:pStyle w:val="Heading5numbered"/>
        <w:rPr>
          <w:shd w:val="clear" w:color="auto" w:fill="FFFFFF"/>
          <w:lang w:val="en-GB"/>
        </w:rPr>
      </w:pPr>
      <w:r w:rsidRPr="00725372">
        <w:rPr>
          <w:shd w:val="clear" w:color="auto" w:fill="FFFFFF"/>
          <w:lang w:val="en-GB"/>
        </w:rPr>
        <w:t xml:space="preserve"> </w:t>
      </w:r>
      <w:bookmarkStart w:id="3576" w:name="_Toc198518375"/>
      <w:r w:rsidRPr="00725372">
        <w:rPr>
          <w:shd w:val="clear" w:color="auto" w:fill="FFFFFF"/>
          <w:lang w:val="en-GB"/>
        </w:rPr>
        <w:t>Heat exchangers</w:t>
      </w:r>
      <w:bookmarkEnd w:id="3576"/>
    </w:p>
    <w:p w14:paraId="20520BD5" w14:textId="58C61FA3" w:rsidR="005B2E2E" w:rsidRPr="00725372" w:rsidRDefault="00A97E1C" w:rsidP="005B2E2E">
      <w:pPr>
        <w:pStyle w:val="SysReq1"/>
        <w:rPr>
          <w:shd w:val="clear" w:color="auto" w:fill="FFFFFF"/>
          <w:lang w:val="en-GB"/>
        </w:rPr>
      </w:pPr>
      <w:bookmarkStart w:id="3577" w:name="_Toc198519348"/>
      <w:r w:rsidRPr="00725372">
        <w:rPr>
          <w:shd w:val="clear" w:color="auto" w:fill="FFFFFF"/>
          <w:lang w:val="en-GB"/>
        </w:rPr>
        <w:t>Aluminium</w:t>
      </w:r>
      <w:r w:rsidR="005B2E2E" w:rsidRPr="00725372">
        <w:rPr>
          <w:shd w:val="clear" w:color="auto" w:fill="FFFFFF"/>
          <w:lang w:val="en-GB"/>
        </w:rPr>
        <w:t xml:space="preserve"> plate fin heat exchangers shall be vacuum brazed. Stainless steel heat exchangers shall be of all-welded construction.</w:t>
      </w:r>
      <w:bookmarkEnd w:id="3577"/>
      <w:r w:rsidR="005B2E2E" w:rsidRPr="00725372">
        <w:rPr>
          <w:shd w:val="clear" w:color="auto" w:fill="FFFFFF"/>
          <w:lang w:val="en-GB"/>
        </w:rPr>
        <w:t xml:space="preserve"> </w:t>
      </w:r>
    </w:p>
    <w:p w14:paraId="3D3B8E3C" w14:textId="43B8A10F" w:rsidR="005B2E2E" w:rsidRPr="00725372" w:rsidRDefault="005B2E2E" w:rsidP="005B2E2E">
      <w:pPr>
        <w:pStyle w:val="SysReq1"/>
        <w:rPr>
          <w:shd w:val="clear" w:color="auto" w:fill="FFFFFF"/>
          <w:lang w:val="en-GB"/>
        </w:rPr>
      </w:pPr>
      <w:bookmarkStart w:id="3578" w:name="_Toc198519349"/>
      <w:r w:rsidRPr="00725372">
        <w:rPr>
          <w:shd w:val="clear" w:color="auto" w:fill="FFFFFF"/>
          <w:lang w:val="en-GB"/>
        </w:rPr>
        <w:t>For all heat exchangers, the type and origin of materials and transition pieces (</w:t>
      </w:r>
      <w:r w:rsidR="00A97E1C" w:rsidRPr="00725372">
        <w:rPr>
          <w:shd w:val="clear" w:color="auto" w:fill="FFFFFF"/>
          <w:lang w:val="en-GB"/>
        </w:rPr>
        <w:t>Aluminium</w:t>
      </w:r>
      <w:r w:rsidRPr="00725372">
        <w:rPr>
          <w:shd w:val="clear" w:color="auto" w:fill="FFFFFF"/>
          <w:lang w:val="en-GB"/>
        </w:rPr>
        <w:t>-Stainless Steel) shall be provided.</w:t>
      </w:r>
      <w:bookmarkEnd w:id="3578"/>
    </w:p>
    <w:p w14:paraId="10D68DC2" w14:textId="77777777" w:rsidR="005B2E2E" w:rsidRPr="00725372" w:rsidRDefault="005B2E2E" w:rsidP="005B2E2E">
      <w:pPr>
        <w:pStyle w:val="SysReq1"/>
        <w:rPr>
          <w:shd w:val="clear" w:color="auto" w:fill="FFFFFF"/>
          <w:lang w:val="en-GB"/>
        </w:rPr>
      </w:pPr>
      <w:bookmarkStart w:id="3579" w:name="_Toc198519350"/>
      <w:r w:rsidRPr="00725372">
        <w:rPr>
          <w:shd w:val="clear" w:color="auto" w:fill="FFFFFF"/>
          <w:lang w:val="en-GB"/>
        </w:rPr>
        <w:t>All heat exchangers operating below 20 K shall be arranged vertically with the warm end at the top.</w:t>
      </w:r>
      <w:bookmarkEnd w:id="3579"/>
    </w:p>
    <w:p w14:paraId="71C231D8" w14:textId="77777777" w:rsidR="005B2E2E" w:rsidRPr="00725372" w:rsidRDefault="005B2E2E" w:rsidP="005B2E2E">
      <w:pPr>
        <w:pStyle w:val="SysReq1"/>
        <w:rPr>
          <w:shd w:val="clear" w:color="auto" w:fill="FFFFFF"/>
          <w:lang w:val="en-GB"/>
        </w:rPr>
      </w:pPr>
      <w:bookmarkStart w:id="3580" w:name="_Toc198519351"/>
      <w:r w:rsidRPr="00725372">
        <w:rPr>
          <w:shd w:val="clear" w:color="auto" w:fill="FFFFFF"/>
          <w:lang w:val="en-GB"/>
        </w:rPr>
        <w:t>A system on the first heat exchangers (between 300 K and 80 K) is required in order to warm up and regenerate it for frozen water removal in the HP sides. The differential pressure between inlet and outlet of the heat exchanger shall be measured in order to follow the pressure drop evolutions during operation.</w:t>
      </w:r>
      <w:bookmarkEnd w:id="3580"/>
    </w:p>
    <w:p w14:paraId="6A24CA6A" w14:textId="78BC7ADC" w:rsidR="005B2E2E" w:rsidRPr="00725372" w:rsidRDefault="005B2E2E" w:rsidP="005B2E2E">
      <w:pPr>
        <w:pStyle w:val="SysReq1"/>
        <w:rPr>
          <w:shd w:val="clear" w:color="auto" w:fill="FFFFFF"/>
          <w:lang w:val="en-GB"/>
        </w:rPr>
      </w:pPr>
      <w:bookmarkStart w:id="3581" w:name="_Toc198519352"/>
      <w:r w:rsidRPr="00725372">
        <w:rPr>
          <w:shd w:val="clear" w:color="auto" w:fill="FFFFFF"/>
          <w:lang w:val="en-GB"/>
        </w:rPr>
        <w:t>In case of use of nitrogen for 80 K pre-cooling, a separated heat exchanger between nitrogen and HP helium flow shall be installed to avoid solidification of nitrogen in case of important return of cold helium flow in the LP stream.</w:t>
      </w:r>
      <w:bookmarkEnd w:id="3581"/>
    </w:p>
    <w:p w14:paraId="01D43A72" w14:textId="77777777" w:rsidR="00142342" w:rsidRPr="00963217" w:rsidRDefault="00142342" w:rsidP="00963217">
      <w:pPr>
        <w:pStyle w:val="SysReq1"/>
        <w:numPr>
          <w:ilvl w:val="0"/>
          <w:numId w:val="0"/>
        </w:numPr>
        <w:spacing w:line="240" w:lineRule="auto"/>
        <w:contextualSpacing/>
        <w:rPr>
          <w:sz w:val="2"/>
          <w:szCs w:val="2"/>
          <w:shd w:val="clear" w:color="auto" w:fill="FFFFFF"/>
          <w:lang w:val="en-GB"/>
        </w:rPr>
      </w:pPr>
      <w:bookmarkStart w:id="3582" w:name="_Hlk192062206"/>
    </w:p>
    <w:p w14:paraId="20762F0F" w14:textId="5A64BDFC" w:rsidR="005B2E2E" w:rsidRPr="00725372" w:rsidRDefault="005B2E2E" w:rsidP="005B2E2E">
      <w:pPr>
        <w:pStyle w:val="Heading5numbered"/>
        <w:rPr>
          <w:shd w:val="clear" w:color="auto" w:fill="FFFFFF"/>
          <w:lang w:val="en-GB"/>
        </w:rPr>
      </w:pPr>
      <w:bookmarkStart w:id="3583" w:name="_Toc198518376"/>
      <w:bookmarkEnd w:id="3582"/>
      <w:r w:rsidRPr="00725372">
        <w:rPr>
          <w:shd w:val="clear" w:color="auto" w:fill="FFFFFF"/>
          <w:lang w:val="en-GB"/>
        </w:rPr>
        <w:t>Turbines</w:t>
      </w:r>
      <w:bookmarkEnd w:id="3583"/>
    </w:p>
    <w:p w14:paraId="6323C37E" w14:textId="77777777" w:rsidR="005B2E2E" w:rsidRPr="00725372" w:rsidRDefault="005B2E2E" w:rsidP="005B2E2E">
      <w:pPr>
        <w:pStyle w:val="SysReq1"/>
        <w:rPr>
          <w:shd w:val="clear" w:color="auto" w:fill="FFFFFF"/>
          <w:lang w:val="en-GB"/>
        </w:rPr>
      </w:pPr>
      <w:bookmarkStart w:id="3584" w:name="_Toc198519353"/>
      <w:r w:rsidRPr="00725372">
        <w:rPr>
          <w:shd w:val="clear" w:color="auto" w:fill="FFFFFF"/>
          <w:lang w:val="en-GB"/>
        </w:rPr>
        <w:t>Only turbines with gas lubricated or magnetic bearings are accepted.</w:t>
      </w:r>
      <w:bookmarkEnd w:id="3584"/>
    </w:p>
    <w:p w14:paraId="22C06FA1" w14:textId="00CD4DFA" w:rsidR="005B2E2E" w:rsidRPr="00725372" w:rsidRDefault="005B2E2E" w:rsidP="005B2E2E">
      <w:pPr>
        <w:pStyle w:val="SysReq1"/>
        <w:rPr>
          <w:shd w:val="clear" w:color="auto" w:fill="FFFFFF"/>
          <w:lang w:val="en-GB"/>
        </w:rPr>
      </w:pPr>
      <w:bookmarkStart w:id="3585" w:name="_Toc198519354"/>
      <w:r w:rsidRPr="00725372">
        <w:rPr>
          <w:shd w:val="clear" w:color="auto" w:fill="FFFFFF"/>
          <w:lang w:val="en-GB"/>
        </w:rPr>
        <w:t xml:space="preserve">The power extracted by the turbines shall be transferred to water cooled heat exchangers. These exchangers shall have high resistance to corrosion. Acceptable materials for the water channels are stainless steel and copper compatible with the water quality as described in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711812">
        <w:rPr>
          <w:rStyle w:val="AAReferencedChar"/>
        </w:rPr>
        <w:t>3.4.4</w:t>
      </w:r>
      <w:r w:rsidRPr="00725372">
        <w:rPr>
          <w:rStyle w:val="AAReferencedChar"/>
        </w:rPr>
        <w:fldChar w:fldCharType="end"/>
      </w:r>
      <w:r w:rsidRPr="00725372">
        <w:rPr>
          <w:shd w:val="clear" w:color="auto" w:fill="FFFFFF"/>
          <w:lang w:val="en-GB"/>
        </w:rPr>
        <w:t>. The water side shall give easy access for cleaning.</w:t>
      </w:r>
      <w:bookmarkEnd w:id="3585"/>
      <w:r w:rsidRPr="00725372">
        <w:rPr>
          <w:shd w:val="clear" w:color="auto" w:fill="FFFFFF"/>
          <w:lang w:val="en-GB"/>
        </w:rPr>
        <w:t xml:space="preserve"> </w:t>
      </w:r>
    </w:p>
    <w:p w14:paraId="5D346044" w14:textId="77777777" w:rsidR="005B2E2E" w:rsidRPr="00725372" w:rsidRDefault="005B2E2E" w:rsidP="005B2E2E">
      <w:pPr>
        <w:pStyle w:val="SysReq1"/>
        <w:rPr>
          <w:shd w:val="clear" w:color="auto" w:fill="FFFFFF"/>
          <w:lang w:val="en-GB"/>
        </w:rPr>
      </w:pPr>
      <w:bookmarkStart w:id="3586" w:name="_Toc198519355"/>
      <w:r w:rsidRPr="00725372">
        <w:rPr>
          <w:shd w:val="clear" w:color="auto" w:fill="FFFFFF"/>
          <w:lang w:val="en-GB"/>
        </w:rPr>
        <w:t>In order to allow the easy exchange of turbine cartridges, the system shall include all the elements needed to isolate, warm up, purge and cool down each turbine. This exchange shall be done in situ without warming up heat exchanger blocks. Heating by circulation of gas is preferred to electrical heating for this application.</w:t>
      </w:r>
      <w:bookmarkEnd w:id="3586"/>
    </w:p>
    <w:p w14:paraId="3CB47FB8" w14:textId="15579D25" w:rsidR="005B2E2E" w:rsidRPr="00725372" w:rsidRDefault="005B2E2E" w:rsidP="005B2E2E">
      <w:pPr>
        <w:pStyle w:val="SysReq1"/>
        <w:rPr>
          <w:shd w:val="clear" w:color="auto" w:fill="FFFFFF"/>
          <w:lang w:val="en-GB"/>
        </w:rPr>
      </w:pPr>
      <w:bookmarkStart w:id="3587" w:name="_Toc198519356"/>
      <w:r w:rsidRPr="00725372">
        <w:rPr>
          <w:shd w:val="clear" w:color="auto" w:fill="FFFFFF"/>
          <w:lang w:val="en-GB"/>
        </w:rPr>
        <w:t>Duration of the replacement of one turbine cartridge shall not exceed 3 hours.</w:t>
      </w:r>
      <w:bookmarkEnd w:id="3587"/>
    </w:p>
    <w:p w14:paraId="4C9AC587" w14:textId="77777777" w:rsidR="00963217" w:rsidRDefault="00963217" w:rsidP="00963217">
      <w:pPr>
        <w:pStyle w:val="SysReq1"/>
        <w:numPr>
          <w:ilvl w:val="0"/>
          <w:numId w:val="0"/>
        </w:numPr>
        <w:spacing w:line="240" w:lineRule="auto"/>
        <w:contextualSpacing/>
        <w:rPr>
          <w:sz w:val="2"/>
          <w:szCs w:val="2"/>
          <w:shd w:val="clear" w:color="auto" w:fill="FFFFFF"/>
          <w:lang w:val="en-GB"/>
        </w:rPr>
      </w:pPr>
    </w:p>
    <w:p w14:paraId="73949167" w14:textId="1D4A205C" w:rsidR="005B2E2E" w:rsidRPr="00725372" w:rsidRDefault="005B2E2E" w:rsidP="005B2E2E">
      <w:pPr>
        <w:pStyle w:val="Heading5numbered"/>
        <w:rPr>
          <w:shd w:val="clear" w:color="auto" w:fill="FFFFFF"/>
          <w:lang w:val="en-GB"/>
        </w:rPr>
      </w:pPr>
      <w:bookmarkStart w:id="3588" w:name="_Toc198518377"/>
      <w:r w:rsidRPr="00725372">
        <w:rPr>
          <w:shd w:val="clear" w:color="auto" w:fill="FFFFFF"/>
          <w:lang w:val="en-GB"/>
        </w:rPr>
        <w:t>Cold Compressors</w:t>
      </w:r>
      <w:bookmarkEnd w:id="3588"/>
    </w:p>
    <w:p w14:paraId="417A1420" w14:textId="54144E0D" w:rsidR="005B2E2E" w:rsidRPr="00725372" w:rsidRDefault="005B2E2E" w:rsidP="005B2E2E">
      <w:pPr>
        <w:rPr>
          <w:shd w:val="clear" w:color="auto" w:fill="FFFFFF"/>
        </w:rPr>
      </w:pPr>
      <w:r w:rsidRPr="00725372">
        <w:rPr>
          <w:shd w:val="clear" w:color="auto" w:fill="FFFFFF"/>
        </w:rPr>
        <w:lastRenderedPageBreak/>
        <w:t>Cold compressors could be either located in the Refrigeration Cold Box considering as the baseline solution or located in a dedicated Cold Box with separate vacuum</w:t>
      </w:r>
    </w:p>
    <w:p w14:paraId="75D222D3" w14:textId="77777777" w:rsidR="00395ABF" w:rsidRPr="00725372" w:rsidRDefault="005B2E2E" w:rsidP="00395ABF">
      <w:pPr>
        <w:pStyle w:val="SysReq1"/>
        <w:rPr>
          <w:shd w:val="clear" w:color="auto" w:fill="FFFFFF"/>
          <w:lang w:val="en-GB"/>
        </w:rPr>
      </w:pPr>
      <w:bookmarkStart w:id="3589" w:name="_Toc198519357"/>
      <w:r w:rsidRPr="00725372">
        <w:rPr>
          <w:shd w:val="clear" w:color="auto" w:fill="FFFFFF"/>
          <w:lang w:val="en-GB"/>
        </w:rPr>
        <w:t>To cope with the high reliability requirements, the technology shall be centrifugal compressor with active magnetic bearings.</w:t>
      </w:r>
      <w:bookmarkEnd w:id="3589"/>
    </w:p>
    <w:p w14:paraId="2DAA0C62" w14:textId="77777777" w:rsidR="00395ABF" w:rsidRPr="00725372" w:rsidRDefault="005B2E2E" w:rsidP="00395ABF">
      <w:pPr>
        <w:pStyle w:val="SysReq1"/>
        <w:rPr>
          <w:shd w:val="clear" w:color="auto" w:fill="FFFFFF"/>
          <w:lang w:val="en-GB"/>
        </w:rPr>
      </w:pPr>
      <w:bookmarkStart w:id="3590" w:name="_Toc198519358"/>
      <w:r w:rsidRPr="00725372">
        <w:rPr>
          <w:shd w:val="clear" w:color="auto" w:fill="FFFFFF"/>
          <w:lang w:val="en-GB"/>
        </w:rPr>
        <w:t>The pressure fields (of the cold compressors) shall be provided by the Contactor. It represents the pressure ratio as a function of the reduced flow for different reduced iso-speeds. The stall and choke lines shall be provided.</w:t>
      </w:r>
      <w:bookmarkEnd w:id="3590"/>
    </w:p>
    <w:p w14:paraId="23DFDC39" w14:textId="77777777" w:rsidR="00395ABF" w:rsidRPr="00725372" w:rsidRDefault="005B2E2E" w:rsidP="00395ABF">
      <w:pPr>
        <w:pStyle w:val="SysReq1"/>
        <w:rPr>
          <w:shd w:val="clear" w:color="auto" w:fill="FFFFFF"/>
          <w:lang w:val="en-GB"/>
        </w:rPr>
      </w:pPr>
      <w:bookmarkStart w:id="3591" w:name="_Toc198519359"/>
      <w:r w:rsidRPr="00725372">
        <w:rPr>
          <w:shd w:val="clear" w:color="auto" w:fill="FFFFFF"/>
          <w:lang w:val="en-GB"/>
        </w:rPr>
        <w:t>Mass flow rate of helium shall be easily adjustable via rotation speed regulation using Variable Frequency Drive. Rotational speed of the cold compressor shall include at least 10% speed margin with respect to the maximum value encountered in the different operation modes. The bearing system should allow the rotational speed of each cold circulator be lowered down to 30 % of nominal speed while remaining in the operational window.</w:t>
      </w:r>
      <w:bookmarkEnd w:id="3591"/>
    </w:p>
    <w:p w14:paraId="7D6C0EFF" w14:textId="7CC860EA" w:rsidR="00395ABF" w:rsidRPr="00725372" w:rsidRDefault="005B2E2E" w:rsidP="00395ABF">
      <w:pPr>
        <w:pStyle w:val="SysReq1"/>
        <w:rPr>
          <w:shd w:val="clear" w:color="auto" w:fill="FFFFFF"/>
          <w:lang w:val="en-GB"/>
        </w:rPr>
      </w:pPr>
      <w:bookmarkStart w:id="3592" w:name="_Toc198519360"/>
      <w:r w:rsidRPr="00725372">
        <w:rPr>
          <w:shd w:val="clear" w:color="auto" w:fill="FFFFFF"/>
          <w:lang w:val="en-GB"/>
        </w:rPr>
        <w:t xml:space="preserve">The cool-down and start-up procedures of the cold compressor </w:t>
      </w:r>
      <w:commentRangeStart w:id="3593"/>
      <w:commentRangeStart w:id="3594"/>
      <w:r w:rsidRPr="00725372">
        <w:rPr>
          <w:shd w:val="clear" w:color="auto" w:fill="FFFFFF"/>
          <w:lang w:val="en-GB"/>
        </w:rPr>
        <w:t>shall be detailed</w:t>
      </w:r>
      <w:commentRangeEnd w:id="3593"/>
      <w:r w:rsidR="004701D2">
        <w:rPr>
          <w:rStyle w:val="CommentReference"/>
          <w:lang w:val="en-GB"/>
        </w:rPr>
        <w:commentReference w:id="3593"/>
      </w:r>
      <w:commentRangeEnd w:id="3594"/>
      <w:r w:rsidR="00E83E58">
        <w:rPr>
          <w:rStyle w:val="CommentReference"/>
          <w:lang w:val="en-GB"/>
        </w:rPr>
        <w:commentReference w:id="3594"/>
      </w:r>
      <w:r w:rsidRPr="00725372">
        <w:rPr>
          <w:shd w:val="clear" w:color="auto" w:fill="FFFFFF"/>
          <w:lang w:val="en-GB"/>
        </w:rPr>
        <w:t xml:space="preserve"> and </w:t>
      </w:r>
      <w:r w:rsidR="00A55186">
        <w:rPr>
          <w:shd w:val="clear" w:color="auto" w:fill="FFFFFF"/>
          <w:lang w:val="en-GB"/>
        </w:rPr>
        <w:t>subject to approval by SCK CEN</w:t>
      </w:r>
      <w:r w:rsidRPr="00725372">
        <w:rPr>
          <w:shd w:val="clear" w:color="auto" w:fill="FFFFFF"/>
          <w:lang w:val="en-GB"/>
        </w:rPr>
        <w:t>.</w:t>
      </w:r>
      <w:bookmarkEnd w:id="3592"/>
    </w:p>
    <w:p w14:paraId="597C5B68" w14:textId="67F6AD87" w:rsidR="005B2E2E" w:rsidRDefault="005B2E2E" w:rsidP="00395ABF">
      <w:pPr>
        <w:pStyle w:val="SysReq1"/>
        <w:rPr>
          <w:shd w:val="clear" w:color="auto" w:fill="FFFFFF"/>
          <w:lang w:val="en-GB"/>
        </w:rPr>
      </w:pPr>
      <w:bookmarkStart w:id="3595" w:name="_Toc198519361"/>
      <w:r w:rsidRPr="00725372">
        <w:rPr>
          <w:shd w:val="clear" w:color="auto" w:fill="FFFFFF"/>
          <w:lang w:val="en-GB"/>
        </w:rPr>
        <w:t>The supplied system shall allow inspection, maintenance and exchange of cold compressor. The intervention time including the warm-up and cold compressor exchange shall be less than 4 hours.</w:t>
      </w:r>
      <w:bookmarkEnd w:id="3595"/>
    </w:p>
    <w:p w14:paraId="511068FB" w14:textId="77777777" w:rsidR="00963217" w:rsidRPr="00963217" w:rsidRDefault="00963217" w:rsidP="00963217">
      <w:pPr>
        <w:rPr>
          <w:sz w:val="2"/>
          <w:szCs w:val="2"/>
          <w:shd w:val="clear" w:color="auto" w:fill="FFFFFF"/>
        </w:rPr>
      </w:pPr>
    </w:p>
    <w:p w14:paraId="12CB83A5" w14:textId="3E0FEAA8" w:rsidR="005B2E2E" w:rsidRPr="00725372" w:rsidRDefault="005B2E2E" w:rsidP="00395ABF">
      <w:pPr>
        <w:pStyle w:val="Heading5numbered"/>
        <w:rPr>
          <w:shd w:val="clear" w:color="auto" w:fill="FFFFFF"/>
          <w:lang w:val="en-GB"/>
        </w:rPr>
      </w:pPr>
      <w:bookmarkStart w:id="3596" w:name="_Toc198518378"/>
      <w:r w:rsidRPr="00725372">
        <w:rPr>
          <w:shd w:val="clear" w:color="auto" w:fill="FFFFFF"/>
          <w:lang w:val="en-GB"/>
        </w:rPr>
        <w:t>Helium baths</w:t>
      </w:r>
      <w:bookmarkEnd w:id="3596"/>
    </w:p>
    <w:p w14:paraId="6AD1813A" w14:textId="38EF4C5C" w:rsidR="00395ABF" w:rsidRPr="00725372" w:rsidRDefault="005B2E2E" w:rsidP="00395ABF">
      <w:pPr>
        <w:pStyle w:val="SysReq1"/>
        <w:rPr>
          <w:shd w:val="clear" w:color="auto" w:fill="FFFFFF"/>
          <w:lang w:val="en-GB"/>
        </w:rPr>
      </w:pPr>
      <w:bookmarkStart w:id="3597" w:name="_Toc198519362"/>
      <w:r w:rsidRPr="00725372">
        <w:rPr>
          <w:shd w:val="clear" w:color="auto" w:fill="FFFFFF"/>
          <w:lang w:val="en-GB"/>
        </w:rPr>
        <w:t>Two helium phase separators shall be installed in the QRB: one at 2 K pumped by the cold circulators and one at 4.5 K. The phase separators will contribute to the operation for the control of the cold compressor and for restart after a short break.</w:t>
      </w:r>
      <w:bookmarkEnd w:id="3597"/>
      <w:r w:rsidRPr="00725372">
        <w:rPr>
          <w:shd w:val="clear" w:color="auto" w:fill="FFFFFF"/>
          <w:lang w:val="en-GB"/>
        </w:rPr>
        <w:t xml:space="preserve"> </w:t>
      </w:r>
    </w:p>
    <w:p w14:paraId="64D35748" w14:textId="2E3AE05A" w:rsidR="00395ABF" w:rsidRPr="00725372" w:rsidRDefault="00F2140D" w:rsidP="00395ABF">
      <w:pPr>
        <w:pStyle w:val="SysReq1"/>
        <w:rPr>
          <w:shd w:val="clear" w:color="auto" w:fill="FFFFFF"/>
          <w:lang w:val="en-GB"/>
        </w:rPr>
      </w:pPr>
      <w:bookmarkStart w:id="3598" w:name="_Toc198519363"/>
      <w:r>
        <w:rPr>
          <w:shd w:val="clear" w:color="auto" w:fill="FFFFFF"/>
          <w:lang w:val="en-GB"/>
        </w:rPr>
        <w:t xml:space="preserve">The </w:t>
      </w:r>
      <w:r w:rsidR="005B2E2E" w:rsidRPr="00725372">
        <w:rPr>
          <w:shd w:val="clear" w:color="auto" w:fill="FFFFFF"/>
          <w:lang w:val="en-GB"/>
        </w:rPr>
        <w:t xml:space="preserve">phase separators shall be sized to cope with the different operating modes and to perform the acceptance tests with stabilized levels. The volume of the phase separators shall </w:t>
      </w:r>
      <w:r w:rsidR="004701D2">
        <w:rPr>
          <w:shd w:val="clear" w:color="auto" w:fill="FFFFFF"/>
          <w:lang w:val="en-GB"/>
        </w:rPr>
        <w:t>subject to approval</w:t>
      </w:r>
      <w:r w:rsidR="005B2E2E" w:rsidRPr="00725372">
        <w:rPr>
          <w:shd w:val="clear" w:color="auto" w:fill="FFFFFF"/>
          <w:lang w:val="en-GB"/>
        </w:rPr>
        <w:t xml:space="preserve"> by SCK</w:t>
      </w:r>
      <w:r w:rsidR="004701D2">
        <w:rPr>
          <w:shd w:val="clear" w:color="auto" w:fill="FFFFFF"/>
          <w:lang w:val="en-GB"/>
        </w:rPr>
        <w:t xml:space="preserve"> CEN</w:t>
      </w:r>
      <w:r w:rsidR="005B2E2E" w:rsidRPr="00725372">
        <w:rPr>
          <w:shd w:val="clear" w:color="auto" w:fill="FFFFFF"/>
          <w:lang w:val="en-GB"/>
        </w:rPr>
        <w:t>.</w:t>
      </w:r>
      <w:bookmarkEnd w:id="3598"/>
    </w:p>
    <w:p w14:paraId="05F7AE0A" w14:textId="0C1E86CC" w:rsidR="00395ABF" w:rsidRPr="00725372" w:rsidRDefault="005B2E2E" w:rsidP="00395ABF">
      <w:pPr>
        <w:pStyle w:val="SysReq1"/>
        <w:rPr>
          <w:shd w:val="clear" w:color="auto" w:fill="FFFFFF"/>
          <w:lang w:val="en-GB"/>
        </w:rPr>
      </w:pPr>
      <w:bookmarkStart w:id="3599" w:name="_Toc198519364"/>
      <w:r w:rsidRPr="00725372">
        <w:rPr>
          <w:shd w:val="clear" w:color="auto" w:fill="FFFFFF"/>
          <w:lang w:val="en-GB"/>
        </w:rPr>
        <w:t xml:space="preserve">The phase separators shall be equipped with electrical heaters in order to adjust the level of liquid helium, to empty from liquid helium and potentially to perform acceptance tests of the </w:t>
      </w:r>
      <w:r w:rsidR="00A156C9">
        <w:rPr>
          <w:shd w:val="clear" w:color="auto" w:fill="FFFFFF"/>
          <w:lang w:val="en-GB"/>
        </w:rPr>
        <w:t>QPLANT</w:t>
      </w:r>
      <w:r w:rsidRPr="00725372">
        <w:rPr>
          <w:shd w:val="clear" w:color="auto" w:fill="FFFFFF"/>
          <w:lang w:val="en-GB"/>
        </w:rPr>
        <w:t>.</w:t>
      </w:r>
      <w:bookmarkEnd w:id="3599"/>
    </w:p>
    <w:p w14:paraId="6C26C8CD" w14:textId="77777777" w:rsidR="00395ABF" w:rsidRPr="00725372" w:rsidRDefault="005B2E2E" w:rsidP="00395ABF">
      <w:pPr>
        <w:pStyle w:val="SysReq1"/>
        <w:rPr>
          <w:shd w:val="clear" w:color="auto" w:fill="FFFFFF"/>
          <w:lang w:val="en-GB"/>
        </w:rPr>
      </w:pPr>
      <w:bookmarkStart w:id="3600" w:name="_Toc198519365"/>
      <w:r w:rsidRPr="00725372">
        <w:rPr>
          <w:shd w:val="clear" w:color="auto" w:fill="FFFFFF"/>
          <w:lang w:val="en-GB"/>
        </w:rPr>
        <w:t>In order to reduce gas velocity, a diffuser shall be installed at the inlet of the fluid coming from the final expansion valve into the phase separators.</w:t>
      </w:r>
      <w:bookmarkEnd w:id="3600"/>
    </w:p>
    <w:p w14:paraId="169274F0" w14:textId="23BDB38A" w:rsidR="005B2E2E" w:rsidRPr="00F2140D" w:rsidRDefault="005B2E2E" w:rsidP="002B6EDD">
      <w:pPr>
        <w:pStyle w:val="SysReq1"/>
        <w:rPr>
          <w:shd w:val="clear" w:color="auto" w:fill="FFFFFF"/>
          <w:lang w:val="en-GB"/>
        </w:rPr>
      </w:pPr>
      <w:bookmarkStart w:id="3601" w:name="_Toc198519366"/>
      <w:r w:rsidRPr="00F2140D">
        <w:rPr>
          <w:shd w:val="clear" w:color="auto" w:fill="FFFFFF"/>
          <w:lang w:val="en-GB"/>
        </w:rPr>
        <w:t xml:space="preserve">Inlet and outlet of the phase separators shall be adequately spaced to avoid cross connection of the helium flows. The drawings of the helium baths shall be </w:t>
      </w:r>
      <w:r w:rsidR="004701D2">
        <w:rPr>
          <w:shd w:val="clear" w:color="auto" w:fill="FFFFFF"/>
          <w:lang w:val="en-GB"/>
        </w:rPr>
        <w:t>subject to approval</w:t>
      </w:r>
      <w:r w:rsidR="004701D2" w:rsidRPr="00F2140D">
        <w:rPr>
          <w:shd w:val="clear" w:color="auto" w:fill="FFFFFF"/>
          <w:lang w:val="en-GB"/>
        </w:rPr>
        <w:t xml:space="preserve"> </w:t>
      </w:r>
      <w:r w:rsidRPr="00F2140D">
        <w:rPr>
          <w:shd w:val="clear" w:color="auto" w:fill="FFFFFF"/>
          <w:lang w:val="en-GB"/>
        </w:rPr>
        <w:t xml:space="preserve">by </w:t>
      </w:r>
      <w:bookmarkStart w:id="3602" w:name="_Hlk192071452"/>
      <w:r w:rsidR="00F2140D" w:rsidRPr="00F2140D">
        <w:rPr>
          <w:lang w:val="en-GB"/>
        </w:rPr>
        <w:t>SCK CEN</w:t>
      </w:r>
      <w:bookmarkEnd w:id="3602"/>
      <w:r w:rsidRPr="00F2140D">
        <w:rPr>
          <w:shd w:val="clear" w:color="auto" w:fill="FFFFFF"/>
          <w:lang w:val="en-GB"/>
        </w:rPr>
        <w:t>.</w:t>
      </w:r>
      <w:bookmarkEnd w:id="3601"/>
    </w:p>
    <w:p w14:paraId="0B9CE020" w14:textId="5DF434F0" w:rsidR="005B2E2E" w:rsidRPr="00725372" w:rsidRDefault="005B2E2E" w:rsidP="00395ABF">
      <w:pPr>
        <w:pStyle w:val="Heading5numbered"/>
        <w:rPr>
          <w:shd w:val="clear" w:color="auto" w:fill="FFFFFF"/>
          <w:lang w:val="en-GB"/>
        </w:rPr>
      </w:pPr>
      <w:bookmarkStart w:id="3603" w:name="_Toc198518379"/>
      <w:r w:rsidRPr="00725372">
        <w:rPr>
          <w:shd w:val="clear" w:color="auto" w:fill="FFFFFF"/>
          <w:lang w:val="en-GB"/>
        </w:rPr>
        <w:t>Adsorbers</w:t>
      </w:r>
      <w:bookmarkEnd w:id="3603"/>
    </w:p>
    <w:p w14:paraId="27842F7D" w14:textId="77777777" w:rsidR="00395ABF" w:rsidRPr="00725372" w:rsidRDefault="005B2E2E" w:rsidP="00395ABF">
      <w:pPr>
        <w:pStyle w:val="SysReq1"/>
        <w:rPr>
          <w:shd w:val="clear" w:color="auto" w:fill="FFFFFF"/>
          <w:lang w:val="en-GB"/>
        </w:rPr>
      </w:pPr>
      <w:bookmarkStart w:id="3604" w:name="_Toc198519367"/>
      <w:r w:rsidRPr="00725372">
        <w:rPr>
          <w:shd w:val="clear" w:color="auto" w:fill="FFFFFF"/>
          <w:lang w:val="en-GB"/>
        </w:rPr>
        <w:t>Two 80 K parallel switchable adsorbers to remove air impurities shall be installed with an operating temperature below 85 K during cold operation modes.</w:t>
      </w:r>
      <w:bookmarkEnd w:id="3604"/>
    </w:p>
    <w:p w14:paraId="0B61F871" w14:textId="72DA0934" w:rsidR="00395ABF" w:rsidRPr="00725372" w:rsidRDefault="005B2E2E" w:rsidP="00395ABF">
      <w:pPr>
        <w:pStyle w:val="SysReq1"/>
        <w:rPr>
          <w:shd w:val="clear" w:color="auto" w:fill="FFFFFF"/>
          <w:lang w:val="en-GB"/>
        </w:rPr>
      </w:pPr>
      <w:bookmarkStart w:id="3605" w:name="_Toc198519368"/>
      <w:r w:rsidRPr="00725372">
        <w:rPr>
          <w:shd w:val="clear" w:color="auto" w:fill="FFFFFF"/>
          <w:lang w:val="en-GB"/>
        </w:rPr>
        <w:lastRenderedPageBreak/>
        <w:t xml:space="preserve">Each of these adsorbers shall be sized to purify the full HP compressors flow contaminated up to 50 ppm by volume of air during a time that shall be designed by the </w:t>
      </w:r>
      <w:r w:rsidR="00CB1438">
        <w:rPr>
          <w:shd w:val="clear" w:color="auto" w:fill="FFFFFF"/>
          <w:lang w:val="en-GB"/>
        </w:rPr>
        <w:t>Contractor</w:t>
      </w:r>
      <w:r w:rsidRPr="00725372">
        <w:rPr>
          <w:shd w:val="clear" w:color="auto" w:fill="FFFFFF"/>
          <w:lang w:val="en-GB"/>
        </w:rPr>
        <w:t>.</w:t>
      </w:r>
      <w:bookmarkEnd w:id="3605"/>
      <w:r w:rsidRPr="00725372">
        <w:rPr>
          <w:shd w:val="clear" w:color="auto" w:fill="FFFFFF"/>
          <w:lang w:val="en-GB"/>
        </w:rPr>
        <w:t xml:space="preserve"> </w:t>
      </w:r>
    </w:p>
    <w:p w14:paraId="1335F647" w14:textId="61B37BC7" w:rsidR="00395ABF" w:rsidRPr="00725372" w:rsidRDefault="005B2E2E" w:rsidP="00395ABF">
      <w:pPr>
        <w:pStyle w:val="SysReq1"/>
        <w:rPr>
          <w:shd w:val="clear" w:color="auto" w:fill="FFFFFF"/>
          <w:lang w:val="en-GB"/>
        </w:rPr>
      </w:pPr>
      <w:bookmarkStart w:id="3606" w:name="_Toc198519369"/>
      <w:r w:rsidRPr="00725372">
        <w:rPr>
          <w:shd w:val="clear" w:color="auto" w:fill="FFFFFF"/>
          <w:lang w:val="en-GB"/>
        </w:rPr>
        <w:t xml:space="preserve">The adsorption/regeneration time shall be designed by the </w:t>
      </w:r>
      <w:r w:rsidR="00CB1438">
        <w:rPr>
          <w:shd w:val="clear" w:color="auto" w:fill="FFFFFF"/>
          <w:lang w:val="en-GB"/>
        </w:rPr>
        <w:t>Contractor</w:t>
      </w:r>
      <w:r w:rsidRPr="00725372">
        <w:rPr>
          <w:shd w:val="clear" w:color="auto" w:fill="FFFFFF"/>
          <w:lang w:val="en-GB"/>
        </w:rPr>
        <w:t xml:space="preserve"> in order to guarantee continuous operation.</w:t>
      </w:r>
      <w:bookmarkEnd w:id="3606"/>
      <w:r w:rsidRPr="00725372">
        <w:rPr>
          <w:shd w:val="clear" w:color="auto" w:fill="FFFFFF"/>
          <w:lang w:val="en-GB"/>
        </w:rPr>
        <w:t xml:space="preserve"> </w:t>
      </w:r>
    </w:p>
    <w:p w14:paraId="3E13D1DF" w14:textId="77777777" w:rsidR="00395ABF" w:rsidRPr="00725372" w:rsidRDefault="005B2E2E" w:rsidP="00395ABF">
      <w:pPr>
        <w:pStyle w:val="SysReq1"/>
        <w:rPr>
          <w:shd w:val="clear" w:color="auto" w:fill="FFFFFF"/>
          <w:lang w:val="en-GB"/>
        </w:rPr>
      </w:pPr>
      <w:bookmarkStart w:id="3607" w:name="_Toc198519370"/>
      <w:r w:rsidRPr="00725372">
        <w:rPr>
          <w:shd w:val="clear" w:color="auto" w:fill="FFFFFF"/>
          <w:lang w:val="en-GB"/>
        </w:rPr>
        <w:t>The necessary equipment for fully automatic switching, regeneration and cool-down of the 80 K adsorber beds shall be included. A by-pass between outlet of switchable 80K adsorbers and LP line of the QRB shall be installed which could be used for helium purification.</w:t>
      </w:r>
      <w:bookmarkEnd w:id="3607"/>
    </w:p>
    <w:p w14:paraId="2C122EF1" w14:textId="77777777" w:rsidR="00395ABF" w:rsidRPr="00725372" w:rsidRDefault="005B2E2E" w:rsidP="00395ABF">
      <w:pPr>
        <w:pStyle w:val="SysReq1"/>
        <w:rPr>
          <w:shd w:val="clear" w:color="auto" w:fill="FFFFFF"/>
          <w:lang w:val="en-GB"/>
        </w:rPr>
      </w:pPr>
      <w:bookmarkStart w:id="3608" w:name="_Toc198519371"/>
      <w:r w:rsidRPr="00725372">
        <w:rPr>
          <w:shd w:val="clear" w:color="auto" w:fill="FFFFFF"/>
          <w:lang w:val="en-GB"/>
        </w:rPr>
        <w:t>One single 20 K adsorber operating below 25 K during cold operation modes shall be installed to remove from the process cycle the remaining impurities of neon and hydrogen.</w:t>
      </w:r>
      <w:bookmarkEnd w:id="3608"/>
    </w:p>
    <w:p w14:paraId="4288A6B9" w14:textId="77777777" w:rsidR="00395ABF" w:rsidRPr="00725372" w:rsidRDefault="005B2E2E" w:rsidP="00395ABF">
      <w:pPr>
        <w:pStyle w:val="SysReq1"/>
        <w:rPr>
          <w:shd w:val="clear" w:color="auto" w:fill="FFFFFF"/>
          <w:lang w:val="en-GB"/>
        </w:rPr>
      </w:pPr>
      <w:bookmarkStart w:id="3609" w:name="_Toc198519372"/>
      <w:r w:rsidRPr="00725372">
        <w:rPr>
          <w:shd w:val="clear" w:color="auto" w:fill="FFFFFF"/>
          <w:lang w:val="en-GB"/>
        </w:rPr>
        <w:t>This 20 K adsorber shall be sized to retain impurities of the full helium flow contaminated up to 1 ppm by volume of hydrogen and neon each, for a duration of at least 200 hours.</w:t>
      </w:r>
      <w:bookmarkEnd w:id="3609"/>
      <w:r w:rsidRPr="00725372">
        <w:rPr>
          <w:shd w:val="clear" w:color="auto" w:fill="FFFFFF"/>
          <w:lang w:val="en-GB"/>
        </w:rPr>
        <w:t xml:space="preserve"> </w:t>
      </w:r>
    </w:p>
    <w:p w14:paraId="4DC4381D" w14:textId="77777777" w:rsidR="00395ABF" w:rsidRPr="00725372" w:rsidRDefault="005B2E2E" w:rsidP="00395ABF">
      <w:pPr>
        <w:pStyle w:val="SysReq1"/>
        <w:rPr>
          <w:shd w:val="clear" w:color="auto" w:fill="FFFFFF"/>
          <w:lang w:val="en-GB"/>
        </w:rPr>
      </w:pPr>
      <w:bookmarkStart w:id="3610" w:name="_Toc198519373"/>
      <w:r w:rsidRPr="00725372">
        <w:rPr>
          <w:shd w:val="clear" w:color="auto" w:fill="FFFFFF"/>
          <w:lang w:val="en-GB"/>
        </w:rPr>
        <w:t>The necessary equipment for fully automatic regeneration of this 20 K adsorber bed shall be supplied. It shall be possible to regenerate and re-cool the contaminated adsorber with the QRB operating within 12 hours.</w:t>
      </w:r>
      <w:bookmarkEnd w:id="3610"/>
    </w:p>
    <w:p w14:paraId="3F0B5A6D" w14:textId="77777777" w:rsidR="00395ABF" w:rsidRPr="00725372" w:rsidRDefault="005B2E2E" w:rsidP="00395ABF">
      <w:pPr>
        <w:pStyle w:val="SysReq1"/>
        <w:rPr>
          <w:shd w:val="clear" w:color="auto" w:fill="FFFFFF"/>
          <w:lang w:val="en-GB"/>
        </w:rPr>
      </w:pPr>
      <w:bookmarkStart w:id="3611" w:name="_Toc198519374"/>
      <w:r w:rsidRPr="00725372">
        <w:rPr>
          <w:shd w:val="clear" w:color="auto" w:fill="FFFFFF"/>
          <w:lang w:val="en-GB"/>
        </w:rPr>
        <w:t>All adsorbers shall be equipped with a by-pass allowing to pass the full helium mass flow rates relevant for all operating modes.</w:t>
      </w:r>
      <w:bookmarkEnd w:id="3611"/>
    </w:p>
    <w:p w14:paraId="2E9B3F84" w14:textId="77777777" w:rsidR="00395ABF" w:rsidRPr="00725372" w:rsidRDefault="005B2E2E" w:rsidP="00395ABF">
      <w:pPr>
        <w:pStyle w:val="SysReq1"/>
        <w:rPr>
          <w:shd w:val="clear" w:color="auto" w:fill="FFFFFF"/>
          <w:lang w:val="en-GB"/>
        </w:rPr>
      </w:pPr>
      <w:bookmarkStart w:id="3612" w:name="_Toc198519375"/>
      <w:r w:rsidRPr="00725372">
        <w:rPr>
          <w:shd w:val="clear" w:color="auto" w:fill="FFFFFF"/>
          <w:lang w:val="en-GB"/>
        </w:rPr>
        <w:t>The design of the adsorbers shall allow access for the periodic change of the adsorbent.</w:t>
      </w:r>
      <w:bookmarkEnd w:id="3612"/>
    </w:p>
    <w:p w14:paraId="658220A1" w14:textId="77777777" w:rsidR="00395ABF" w:rsidRPr="00725372" w:rsidRDefault="005B2E2E" w:rsidP="00395ABF">
      <w:pPr>
        <w:pStyle w:val="SysReq1"/>
        <w:rPr>
          <w:shd w:val="clear" w:color="auto" w:fill="FFFFFF"/>
          <w:lang w:val="en-GB"/>
        </w:rPr>
      </w:pPr>
      <w:bookmarkStart w:id="3613" w:name="_Toc198519376"/>
      <w:r w:rsidRPr="00725372">
        <w:rPr>
          <w:shd w:val="clear" w:color="auto" w:fill="FFFFFF"/>
          <w:lang w:val="en-GB"/>
        </w:rPr>
        <w:t>The design of the adsorbers shall avoid any movement of the adsorbent and any emission of dust. The adsorbent material shall be chemically and mechanically stable under any operating conditions.</w:t>
      </w:r>
      <w:bookmarkEnd w:id="3613"/>
    </w:p>
    <w:p w14:paraId="776DF2D7" w14:textId="138C9850" w:rsidR="005B2E2E" w:rsidRPr="00725372" w:rsidRDefault="005B2E2E" w:rsidP="00395ABF">
      <w:pPr>
        <w:pStyle w:val="SysReq1"/>
        <w:rPr>
          <w:shd w:val="clear" w:color="auto" w:fill="FFFFFF"/>
          <w:lang w:val="en-GB"/>
        </w:rPr>
      </w:pPr>
      <w:bookmarkStart w:id="3614" w:name="_Toc198519377"/>
      <w:r w:rsidRPr="00725372">
        <w:rPr>
          <w:shd w:val="clear" w:color="auto" w:fill="FFFFFF"/>
          <w:lang w:val="en-GB"/>
        </w:rPr>
        <w:t xml:space="preserve">All adsorbers shall be also equipped with gas analysis ports (cfr. </w:t>
      </w:r>
      <w:r w:rsidR="00395ABF" w:rsidRPr="00725372">
        <w:rPr>
          <w:rStyle w:val="AAReferencedChar"/>
        </w:rPr>
        <w:fldChar w:fldCharType="begin"/>
      </w:r>
      <w:r w:rsidR="00395ABF" w:rsidRPr="00725372">
        <w:rPr>
          <w:rStyle w:val="AAReferencedChar"/>
        </w:rPr>
        <w:instrText xml:space="preserve"> REF _Ref190781745 \r \h  \* MERGEFORMAT </w:instrText>
      </w:r>
      <w:r w:rsidR="00395ABF" w:rsidRPr="00725372">
        <w:rPr>
          <w:rStyle w:val="AAReferencedChar"/>
        </w:rPr>
      </w:r>
      <w:r w:rsidR="00395ABF" w:rsidRPr="00725372">
        <w:rPr>
          <w:rStyle w:val="AAReferencedChar"/>
        </w:rPr>
        <w:fldChar w:fldCharType="separate"/>
      </w:r>
      <w:r w:rsidR="00711812">
        <w:rPr>
          <w:rStyle w:val="AAReferencedChar"/>
        </w:rPr>
        <w:t>3.3.16.4</w:t>
      </w:r>
      <w:r w:rsidR="00395ABF" w:rsidRPr="00725372">
        <w:rPr>
          <w:rStyle w:val="AAReferencedChar"/>
        </w:rPr>
        <w:fldChar w:fldCharType="end"/>
      </w:r>
      <w:r w:rsidRPr="00725372">
        <w:rPr>
          <w:shd w:val="clear" w:color="auto" w:fill="FFFFFF"/>
          <w:lang w:val="en-GB"/>
        </w:rPr>
        <w:t>).</w:t>
      </w:r>
      <w:bookmarkEnd w:id="3614"/>
    </w:p>
    <w:p w14:paraId="500A29E0" w14:textId="77777777" w:rsidR="005B2E2E" w:rsidRPr="00725372" w:rsidRDefault="005B2E2E" w:rsidP="005B2E2E">
      <w:pPr>
        <w:rPr>
          <w:shd w:val="clear" w:color="auto" w:fill="FFFFFF"/>
        </w:rPr>
      </w:pPr>
    </w:p>
    <w:p w14:paraId="30F5554F" w14:textId="05EC1925" w:rsidR="005B2E2E" w:rsidRPr="00725372" w:rsidRDefault="00395ABF" w:rsidP="00395ABF">
      <w:pPr>
        <w:pStyle w:val="Heading5numbered"/>
        <w:rPr>
          <w:shd w:val="clear" w:color="auto" w:fill="FFFFFF"/>
          <w:lang w:val="en-GB"/>
        </w:rPr>
      </w:pPr>
      <w:r w:rsidRPr="00725372">
        <w:rPr>
          <w:shd w:val="clear" w:color="auto" w:fill="FFFFFF"/>
          <w:lang w:val="en-GB"/>
        </w:rPr>
        <w:t xml:space="preserve"> </w:t>
      </w:r>
      <w:bookmarkStart w:id="3615" w:name="_Toc198518380"/>
      <w:r w:rsidR="005B2E2E" w:rsidRPr="00725372">
        <w:rPr>
          <w:shd w:val="clear" w:color="auto" w:fill="FFFFFF"/>
          <w:lang w:val="en-GB"/>
        </w:rPr>
        <w:t>Filters</w:t>
      </w:r>
      <w:bookmarkEnd w:id="3615"/>
    </w:p>
    <w:p w14:paraId="488EEAA1" w14:textId="17C277D1" w:rsidR="00395ABF" w:rsidRPr="00542A1A" w:rsidRDefault="005B2E2E" w:rsidP="003E5C09">
      <w:pPr>
        <w:pStyle w:val="SysReq1"/>
        <w:rPr>
          <w:shd w:val="clear" w:color="auto" w:fill="FFFFFF"/>
          <w:lang w:val="en-GB"/>
        </w:rPr>
      </w:pPr>
      <w:bookmarkStart w:id="3616" w:name="_Toc198519378"/>
      <w:r w:rsidRPr="00725372">
        <w:rPr>
          <w:shd w:val="clear" w:color="auto" w:fill="FFFFFF"/>
          <w:lang w:val="en-GB"/>
        </w:rPr>
        <w:t xml:space="preserve">Downstream of each adsorber bed, a 10 </w:t>
      </w:r>
      <w:r w:rsidR="00395ABF" w:rsidRPr="00725372">
        <w:rPr>
          <w:rFonts w:ascii="Symbol" w:hAnsi="Symbol"/>
          <w:lang w:val="en-GB"/>
        </w:rPr>
        <w:t></w:t>
      </w:r>
      <w:r w:rsidRPr="00725372">
        <w:rPr>
          <w:shd w:val="clear" w:color="auto" w:fill="FFFFFF"/>
          <w:lang w:val="en-GB"/>
        </w:rPr>
        <w:t xml:space="preserve">m wire mesh filter shall be installed. Filters of 10 </w:t>
      </w:r>
      <w:r w:rsidR="00395ABF" w:rsidRPr="00725372">
        <w:rPr>
          <w:rFonts w:ascii="Symbol" w:hAnsi="Symbol"/>
          <w:lang w:val="en-GB"/>
        </w:rPr>
        <w:t></w:t>
      </w:r>
      <w:r w:rsidRPr="00725372">
        <w:rPr>
          <w:shd w:val="clear" w:color="auto" w:fill="FFFFFF"/>
          <w:lang w:val="en-GB"/>
        </w:rPr>
        <w:t xml:space="preserve">m retention ability shall be installed at the inlet of turbines. </w:t>
      </w:r>
      <w:r w:rsidRPr="00542A1A">
        <w:rPr>
          <w:shd w:val="clear" w:color="auto" w:fill="FFFFFF"/>
          <w:lang w:val="en-GB"/>
        </w:rPr>
        <w:t xml:space="preserve">The </w:t>
      </w:r>
      <w:r w:rsidR="00CB1438" w:rsidRPr="00542A1A">
        <w:rPr>
          <w:shd w:val="clear" w:color="auto" w:fill="FFFFFF"/>
          <w:lang w:val="en-GB"/>
        </w:rPr>
        <w:t>Contractor</w:t>
      </w:r>
      <w:r w:rsidRPr="00542A1A">
        <w:rPr>
          <w:shd w:val="clear" w:color="auto" w:fill="FFFFFF"/>
          <w:lang w:val="en-GB"/>
        </w:rPr>
        <w:t xml:space="preserve"> shall decide the number and positions of any additional filters required.</w:t>
      </w:r>
      <w:bookmarkEnd w:id="3616"/>
      <w:r w:rsidRPr="00542A1A">
        <w:rPr>
          <w:shd w:val="clear" w:color="auto" w:fill="FFFFFF"/>
          <w:lang w:val="en-GB"/>
        </w:rPr>
        <w:t xml:space="preserve"> </w:t>
      </w:r>
    </w:p>
    <w:p w14:paraId="3375CD1A" w14:textId="2C6CF571" w:rsidR="00395ABF" w:rsidRPr="00542A1A" w:rsidRDefault="005B2E2E" w:rsidP="003E5C09">
      <w:pPr>
        <w:pStyle w:val="SysReq1"/>
        <w:rPr>
          <w:shd w:val="clear" w:color="auto" w:fill="FFFFFF"/>
          <w:lang w:val="en-GB"/>
        </w:rPr>
      </w:pPr>
      <w:bookmarkStart w:id="3617" w:name="_Toc198519379"/>
      <w:r w:rsidRPr="00725372">
        <w:rPr>
          <w:shd w:val="clear" w:color="auto" w:fill="FFFFFF"/>
          <w:lang w:val="en-GB"/>
        </w:rPr>
        <w:t xml:space="preserve">All filters shall be accessible for cleaning and purging in a way to be proposed by the </w:t>
      </w:r>
      <w:r w:rsidR="00CB1438">
        <w:rPr>
          <w:shd w:val="clear" w:color="auto" w:fill="FFFFFF"/>
          <w:lang w:val="en-GB"/>
        </w:rPr>
        <w:t>Contractor</w:t>
      </w:r>
      <w:r w:rsidRPr="00725372">
        <w:rPr>
          <w:shd w:val="clear" w:color="auto" w:fill="FFFFFF"/>
          <w:lang w:val="en-GB"/>
        </w:rPr>
        <w:t xml:space="preserve"> considering the operation scenario requirements</w:t>
      </w:r>
      <w:r w:rsidR="00395ABF" w:rsidRPr="00725372">
        <w:rPr>
          <w:shd w:val="clear" w:color="auto" w:fill="FFFFFF"/>
          <w:lang w:val="en-GB"/>
        </w:rPr>
        <w:t xml:space="preserve"> (</w:t>
      </w:r>
      <w:r w:rsidR="00142342" w:rsidRPr="00725372">
        <w:rPr>
          <w:rStyle w:val="AAReferencedChar"/>
        </w:rPr>
        <w:fldChar w:fldCharType="begin"/>
      </w:r>
      <w:r w:rsidR="00142342" w:rsidRPr="00725372">
        <w:rPr>
          <w:rStyle w:val="AAReferencedChar"/>
        </w:rPr>
        <w:instrText xml:space="preserve"> REF _Ref191381700 \r \h </w:instrText>
      </w:r>
      <w:r w:rsidR="00142342" w:rsidRPr="00725372">
        <w:rPr>
          <w:rStyle w:val="AAReferencedChar"/>
        </w:rPr>
      </w:r>
      <w:r w:rsidR="00142342" w:rsidRPr="00725372">
        <w:rPr>
          <w:rStyle w:val="AAReferencedChar"/>
        </w:rPr>
        <w:fldChar w:fldCharType="separate"/>
      </w:r>
      <w:r w:rsidR="00711812">
        <w:rPr>
          <w:rStyle w:val="AAReferencedChar"/>
        </w:rPr>
        <w:t>3.2.1</w:t>
      </w:r>
      <w:r w:rsidR="00142342" w:rsidRPr="00725372">
        <w:rPr>
          <w:rStyle w:val="AAReferencedChar"/>
        </w:rPr>
        <w:fldChar w:fldCharType="end"/>
      </w:r>
      <w:r w:rsidRPr="00725372">
        <w:rPr>
          <w:shd w:val="clear" w:color="auto" w:fill="FFFFFF"/>
          <w:lang w:val="en-GB"/>
        </w:rPr>
        <w:t>). On the vacuum vessel, openings shall be installed to allow access to the filters to be changed. All filters are to be designed such that no dust collected can fall into the connected piping during replacement.</w:t>
      </w:r>
      <w:bookmarkEnd w:id="3617"/>
    </w:p>
    <w:p w14:paraId="1D443B9C" w14:textId="77777777" w:rsidR="00142342" w:rsidRPr="00725372" w:rsidRDefault="00142342" w:rsidP="00395ABF">
      <w:pPr>
        <w:pStyle w:val="SysReq1"/>
        <w:numPr>
          <w:ilvl w:val="0"/>
          <w:numId w:val="0"/>
        </w:numPr>
        <w:rPr>
          <w:shd w:val="clear" w:color="auto" w:fill="FFFFFF"/>
          <w:lang w:val="en-GB"/>
        </w:rPr>
      </w:pPr>
    </w:p>
    <w:p w14:paraId="58FA21B1" w14:textId="41E899CC" w:rsidR="005B2E2E" w:rsidRPr="00725372" w:rsidRDefault="00395ABF" w:rsidP="00395ABF">
      <w:pPr>
        <w:pStyle w:val="Heading5numbered"/>
        <w:rPr>
          <w:shd w:val="clear" w:color="auto" w:fill="FFFFFF"/>
          <w:lang w:val="en-GB"/>
        </w:rPr>
      </w:pPr>
      <w:r w:rsidRPr="00725372">
        <w:rPr>
          <w:shd w:val="clear" w:color="auto" w:fill="FFFFFF"/>
          <w:lang w:val="en-GB"/>
        </w:rPr>
        <w:t xml:space="preserve"> </w:t>
      </w:r>
      <w:bookmarkStart w:id="3618" w:name="_Toc198518381"/>
      <w:r w:rsidR="005B2E2E" w:rsidRPr="00725372">
        <w:rPr>
          <w:shd w:val="clear" w:color="auto" w:fill="FFFFFF"/>
          <w:lang w:val="en-GB"/>
        </w:rPr>
        <w:t>Heaters</w:t>
      </w:r>
      <w:bookmarkEnd w:id="3618"/>
    </w:p>
    <w:p w14:paraId="1F32382A" w14:textId="7C971316" w:rsidR="00395ABF" w:rsidRPr="00725372" w:rsidRDefault="005B2E2E" w:rsidP="00395ABF">
      <w:pPr>
        <w:pStyle w:val="SysReq1"/>
        <w:rPr>
          <w:shd w:val="clear" w:color="auto" w:fill="FFFFFF"/>
          <w:lang w:val="en-GB"/>
        </w:rPr>
      </w:pPr>
      <w:bookmarkStart w:id="3619" w:name="_Toc198519380"/>
      <w:r w:rsidRPr="00725372">
        <w:rPr>
          <w:shd w:val="clear" w:color="auto" w:fill="FFFFFF"/>
          <w:lang w:val="en-GB"/>
        </w:rPr>
        <w:lastRenderedPageBreak/>
        <w:t xml:space="preserve">The </w:t>
      </w:r>
      <w:r w:rsidR="00CB1438">
        <w:rPr>
          <w:shd w:val="clear" w:color="auto" w:fill="FFFFFF"/>
          <w:lang w:val="en-GB"/>
        </w:rPr>
        <w:t>Contractor</w:t>
      </w:r>
      <w:r w:rsidRPr="00725372">
        <w:rPr>
          <w:shd w:val="clear" w:color="auto" w:fill="FFFFFF"/>
          <w:lang w:val="en-GB"/>
        </w:rPr>
        <w:t xml:space="preserve"> shall install heaters wherever necessary to permit a full warm-up of all the circuits, including cryogenic distribution and the cryomodules as described in</w:t>
      </w:r>
      <w:r w:rsidR="00395ABF" w:rsidRPr="00725372">
        <w:rPr>
          <w:shd w:val="clear" w:color="auto" w:fill="FFFFFF"/>
          <w:lang w:val="en-GB"/>
        </w:rPr>
        <w:t xml:space="preserve"> </w:t>
      </w:r>
      <w:r w:rsidR="00395ABF" w:rsidRPr="00725372">
        <w:rPr>
          <w:rStyle w:val="AAReferencedChar"/>
        </w:rPr>
        <w:fldChar w:fldCharType="begin"/>
      </w:r>
      <w:r w:rsidR="00395ABF" w:rsidRPr="00725372">
        <w:rPr>
          <w:rStyle w:val="AAReferencedChar"/>
        </w:rPr>
        <w:instrText xml:space="preserve"> REF _Ref190782008 \r \h </w:instrText>
      </w:r>
      <w:r w:rsidR="00395ABF" w:rsidRPr="00725372">
        <w:rPr>
          <w:rStyle w:val="AAReferencedChar"/>
        </w:rPr>
      </w:r>
      <w:r w:rsidR="00395ABF" w:rsidRPr="00725372">
        <w:rPr>
          <w:rStyle w:val="AAReferencedChar"/>
        </w:rPr>
        <w:fldChar w:fldCharType="separate"/>
      </w:r>
      <w:r w:rsidR="00711812">
        <w:rPr>
          <w:rStyle w:val="AAReferencedChar"/>
        </w:rPr>
        <w:t>3.2.3.2</w:t>
      </w:r>
      <w:r w:rsidR="00395ABF" w:rsidRPr="00725372">
        <w:rPr>
          <w:rStyle w:val="AAReferencedChar"/>
        </w:rPr>
        <w:fldChar w:fldCharType="end"/>
      </w:r>
      <w:r w:rsidRPr="00725372">
        <w:rPr>
          <w:shd w:val="clear" w:color="auto" w:fill="FFFFFF"/>
          <w:lang w:val="en-GB"/>
        </w:rPr>
        <w:t xml:space="preserve">. </w:t>
      </w:r>
      <w:commentRangeStart w:id="3620"/>
      <w:r w:rsidRPr="00725372">
        <w:rPr>
          <w:shd w:val="clear" w:color="auto" w:fill="FFFFFF"/>
          <w:lang w:val="en-GB"/>
        </w:rPr>
        <w:t>Heaters shall also be</w:t>
      </w:r>
      <w:r w:rsidR="00E83E58">
        <w:rPr>
          <w:shd w:val="clear" w:color="auto" w:fill="FFFFFF"/>
          <w:lang w:val="en-GB"/>
        </w:rPr>
        <w:t xml:space="preserve"> used to</w:t>
      </w:r>
      <w:r w:rsidRPr="00725372">
        <w:rPr>
          <w:shd w:val="clear" w:color="auto" w:fill="FFFFFF"/>
          <w:lang w:val="en-GB"/>
        </w:rPr>
        <w:t xml:space="preserve"> demonstrate the </w:t>
      </w:r>
      <w:r w:rsidR="00A156C9">
        <w:rPr>
          <w:shd w:val="clear" w:color="auto" w:fill="FFFFFF"/>
          <w:lang w:val="en-GB"/>
        </w:rPr>
        <w:t>QPLANT</w:t>
      </w:r>
      <w:r w:rsidRPr="00725372">
        <w:rPr>
          <w:shd w:val="clear" w:color="auto" w:fill="FFFFFF"/>
          <w:lang w:val="en-GB"/>
        </w:rPr>
        <w:t xml:space="preserve"> performance during the Acceptance Tests</w:t>
      </w:r>
      <w:commentRangeEnd w:id="3620"/>
      <w:r w:rsidR="00542A1A">
        <w:rPr>
          <w:rStyle w:val="CommentReference"/>
          <w:lang w:val="en-GB"/>
        </w:rPr>
        <w:commentReference w:id="3620"/>
      </w:r>
      <w:r w:rsidRPr="00725372">
        <w:rPr>
          <w:shd w:val="clear" w:color="auto" w:fill="FFFFFF"/>
          <w:lang w:val="en-GB"/>
        </w:rPr>
        <w:t>.</w:t>
      </w:r>
      <w:bookmarkEnd w:id="3619"/>
    </w:p>
    <w:p w14:paraId="184EEFBF" w14:textId="4EE168B8" w:rsidR="00395ABF" w:rsidRPr="00F2140D" w:rsidRDefault="005B2E2E" w:rsidP="00F2140D">
      <w:pPr>
        <w:pStyle w:val="SysReq1"/>
        <w:rPr>
          <w:shd w:val="clear" w:color="auto" w:fill="FFFFFF"/>
          <w:lang w:val="en-GB"/>
        </w:rPr>
      </w:pPr>
      <w:bookmarkStart w:id="3621" w:name="_Toc198519381"/>
      <w:r w:rsidRPr="00725372">
        <w:rPr>
          <w:shd w:val="clear" w:color="auto" w:fill="FFFFFF"/>
          <w:lang w:val="en-GB"/>
        </w:rPr>
        <w:t xml:space="preserve">The capacity and the location of the heaters shall be defined by the </w:t>
      </w:r>
      <w:r w:rsidR="00CB1438">
        <w:rPr>
          <w:shd w:val="clear" w:color="auto" w:fill="FFFFFF"/>
          <w:lang w:val="en-GB"/>
        </w:rPr>
        <w:t>Contractor</w:t>
      </w:r>
      <w:r w:rsidRPr="00725372">
        <w:rPr>
          <w:shd w:val="clear" w:color="auto" w:fill="FFFFFF"/>
          <w:lang w:val="en-GB"/>
        </w:rPr>
        <w:t xml:space="preserve"> and </w:t>
      </w:r>
      <w:r w:rsidR="00542A1A">
        <w:rPr>
          <w:shd w:val="clear" w:color="auto" w:fill="FFFFFF"/>
          <w:lang w:val="en-GB"/>
        </w:rPr>
        <w:t>subject to approval</w:t>
      </w:r>
      <w:r w:rsidR="00542A1A" w:rsidRPr="00725372">
        <w:rPr>
          <w:shd w:val="clear" w:color="auto" w:fill="FFFFFF"/>
          <w:lang w:val="en-GB"/>
        </w:rPr>
        <w:t xml:space="preserve"> </w:t>
      </w:r>
      <w:r w:rsidRPr="00725372">
        <w:rPr>
          <w:shd w:val="clear" w:color="auto" w:fill="FFFFFF"/>
          <w:lang w:val="en-GB"/>
        </w:rPr>
        <w:t xml:space="preserve">by </w:t>
      </w:r>
      <w:r w:rsidR="00F2140D" w:rsidRPr="004D309E">
        <w:rPr>
          <w:lang w:val="en-GB"/>
        </w:rPr>
        <w:t>SCK CEN</w:t>
      </w:r>
      <w:r w:rsidRPr="00F2140D">
        <w:rPr>
          <w:shd w:val="clear" w:color="auto" w:fill="FFFFFF"/>
          <w:lang w:val="en-GB"/>
        </w:rPr>
        <w:t>.</w:t>
      </w:r>
      <w:bookmarkEnd w:id="3621"/>
      <w:r w:rsidRPr="00F2140D">
        <w:rPr>
          <w:shd w:val="clear" w:color="auto" w:fill="FFFFFF"/>
          <w:lang w:val="en-GB"/>
        </w:rPr>
        <w:t xml:space="preserve"> </w:t>
      </w:r>
    </w:p>
    <w:p w14:paraId="1B8A928D" w14:textId="77777777" w:rsidR="00395ABF" w:rsidRPr="00725372" w:rsidRDefault="005B2E2E" w:rsidP="00395ABF">
      <w:pPr>
        <w:pStyle w:val="SysReq1"/>
        <w:rPr>
          <w:shd w:val="clear" w:color="auto" w:fill="FFFFFF"/>
          <w:lang w:val="en-GB"/>
        </w:rPr>
      </w:pPr>
      <w:bookmarkStart w:id="3622" w:name="_Toc198519382"/>
      <w:r w:rsidRPr="00725372">
        <w:rPr>
          <w:shd w:val="clear" w:color="auto" w:fill="FFFFFF"/>
          <w:lang w:val="en-GB"/>
        </w:rPr>
        <w:t>Heaters and associated electrical wiring shall be designed to minimize the heat loads to cold surfaces using necessary thermalization and optimized wiring diameters.</w:t>
      </w:r>
      <w:bookmarkEnd w:id="3622"/>
    </w:p>
    <w:p w14:paraId="773DA5C6" w14:textId="61A2714B" w:rsidR="005B2E2E" w:rsidRPr="00725372" w:rsidRDefault="005B2E2E" w:rsidP="00395ABF">
      <w:pPr>
        <w:pStyle w:val="SysReq1"/>
        <w:rPr>
          <w:shd w:val="clear" w:color="auto" w:fill="FFFFFF"/>
          <w:lang w:val="en-GB"/>
        </w:rPr>
      </w:pPr>
      <w:bookmarkStart w:id="3623" w:name="_Toc198519383"/>
      <w:r w:rsidRPr="00725372">
        <w:rPr>
          <w:shd w:val="clear" w:color="auto" w:fill="FFFFFF"/>
          <w:lang w:val="en-GB"/>
        </w:rPr>
        <w:t>For heaters located in helium phase separators, redundancy and easy replacement shall be considered in line with the requirement</w:t>
      </w:r>
      <w:r w:rsidR="00DB4648">
        <w:rPr>
          <w:shd w:val="clear" w:color="auto" w:fill="FFFFFF"/>
          <w:lang w:val="en-GB"/>
        </w:rPr>
        <w:t xml:space="preserve"> </w:t>
      </w:r>
      <w:r w:rsidR="00DB4648">
        <w:rPr>
          <w:shd w:val="clear" w:color="auto" w:fill="FFFFFF"/>
          <w:lang w:val="en-GB"/>
        </w:rPr>
        <w:fldChar w:fldCharType="begin"/>
      </w:r>
      <w:r w:rsidR="00DB4648">
        <w:rPr>
          <w:shd w:val="clear" w:color="auto" w:fill="FFFFFF"/>
          <w:lang w:val="en-GB"/>
        </w:rPr>
        <w:instrText xml:space="preserve"> REF _Ref192502870 \r \h </w:instrText>
      </w:r>
      <w:r w:rsidR="00DB4648">
        <w:rPr>
          <w:shd w:val="clear" w:color="auto" w:fill="FFFFFF"/>
          <w:lang w:val="en-GB"/>
        </w:rPr>
      </w:r>
      <w:r w:rsidR="00DB4648">
        <w:rPr>
          <w:shd w:val="clear" w:color="auto" w:fill="FFFFFF"/>
          <w:lang w:val="en-GB"/>
        </w:rPr>
        <w:fldChar w:fldCharType="separate"/>
      </w:r>
      <w:r w:rsidR="00711812">
        <w:rPr>
          <w:shd w:val="clear" w:color="auto" w:fill="FFFFFF"/>
          <w:lang w:val="en-GB"/>
        </w:rPr>
        <w:t>Req # 116</w:t>
      </w:r>
      <w:r w:rsidR="00DB4648">
        <w:rPr>
          <w:shd w:val="clear" w:color="auto" w:fill="FFFFFF"/>
          <w:lang w:val="en-GB"/>
        </w:rPr>
        <w:fldChar w:fldCharType="end"/>
      </w:r>
      <w:r w:rsidRPr="00725372">
        <w:rPr>
          <w:shd w:val="clear" w:color="auto" w:fill="FFFFFF"/>
          <w:lang w:val="en-GB"/>
        </w:rPr>
        <w:t>.</w:t>
      </w:r>
      <w:bookmarkEnd w:id="3623"/>
    </w:p>
    <w:p w14:paraId="2743B1C5" w14:textId="77777777" w:rsidR="00395ABF" w:rsidRPr="00725372" w:rsidRDefault="00395ABF" w:rsidP="00395ABF">
      <w:pPr>
        <w:pStyle w:val="SysReq1"/>
        <w:numPr>
          <w:ilvl w:val="0"/>
          <w:numId w:val="0"/>
        </w:numPr>
        <w:rPr>
          <w:shd w:val="clear" w:color="auto" w:fill="FFFFFF"/>
          <w:lang w:val="en-GB"/>
        </w:rPr>
      </w:pPr>
    </w:p>
    <w:p w14:paraId="2A6B1004" w14:textId="3BA3FD3A" w:rsidR="00395ABF" w:rsidRPr="008D242B" w:rsidRDefault="00395ABF" w:rsidP="008D242B">
      <w:pPr>
        <w:pStyle w:val="Heading40"/>
        <w:rPr>
          <w:lang w:val="en-GB"/>
        </w:rPr>
      </w:pPr>
      <w:bookmarkStart w:id="3624" w:name="_Ref190781745"/>
      <w:bookmarkStart w:id="3625" w:name="_Toc198518382"/>
      <w:r w:rsidRPr="00725372">
        <w:rPr>
          <w:lang w:val="en-GB"/>
        </w:rPr>
        <w:t>Measuring Points</w:t>
      </w:r>
      <w:bookmarkEnd w:id="3624"/>
      <w:bookmarkEnd w:id="3625"/>
    </w:p>
    <w:p w14:paraId="084C24E8" w14:textId="17C87674" w:rsidR="00395ABF" w:rsidRPr="00725372" w:rsidRDefault="00395ABF" w:rsidP="00395ABF">
      <w:pPr>
        <w:pStyle w:val="SysReq1"/>
        <w:rPr>
          <w:shd w:val="clear" w:color="auto" w:fill="FFFFFF"/>
          <w:lang w:val="en-GB"/>
        </w:rPr>
      </w:pPr>
      <w:bookmarkStart w:id="3626" w:name="_Toc198519384"/>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submit to SCK CEN </w:t>
      </w:r>
      <w:r w:rsidR="00694CE8">
        <w:rPr>
          <w:shd w:val="clear" w:color="auto" w:fill="FFFFFF"/>
          <w:lang w:val="en-GB"/>
        </w:rPr>
        <w:t xml:space="preserve">for </w:t>
      </w:r>
      <w:r w:rsidRPr="00725372">
        <w:rPr>
          <w:shd w:val="clear" w:color="auto" w:fill="FFFFFF"/>
          <w:lang w:val="en-GB"/>
        </w:rPr>
        <w:t>approval all measuring points necessary for operation and protection of the equipment.</w:t>
      </w:r>
      <w:bookmarkEnd w:id="3626"/>
      <w:r w:rsidRPr="00725372">
        <w:rPr>
          <w:shd w:val="clear" w:color="auto" w:fill="FFFFFF"/>
          <w:lang w:val="en-GB"/>
        </w:rPr>
        <w:t xml:space="preserve"> </w:t>
      </w:r>
    </w:p>
    <w:p w14:paraId="7FDDBF41" w14:textId="4D6BC280" w:rsidR="00395ABF" w:rsidRPr="00725372" w:rsidRDefault="00395ABF" w:rsidP="008D242B">
      <w:pPr>
        <w:pStyle w:val="SysReq1"/>
        <w:rPr>
          <w:shd w:val="clear" w:color="auto" w:fill="FFFFFF"/>
          <w:lang w:val="en-GB"/>
        </w:rPr>
      </w:pPr>
      <w:bookmarkStart w:id="3627" w:name="_Toc198519385"/>
      <w:r w:rsidRPr="00725372">
        <w:rPr>
          <w:shd w:val="clear" w:color="auto" w:fill="FFFFFF"/>
          <w:lang w:val="en-GB"/>
        </w:rPr>
        <w:t xml:space="preserve">At least the measuring points defined </w:t>
      </w:r>
      <w:r w:rsidR="00694CE8">
        <w:rPr>
          <w:shd w:val="clear" w:color="auto" w:fill="FFFFFF"/>
          <w:lang w:val="en-GB"/>
        </w:rPr>
        <w:t>in</w:t>
      </w:r>
      <w:r w:rsidR="00694CE8" w:rsidRPr="00725372">
        <w:rPr>
          <w:shd w:val="clear" w:color="auto" w:fill="FFFFFF"/>
          <w:lang w:val="en-GB"/>
        </w:rPr>
        <w:t xml:space="preserve"> </w:t>
      </w:r>
      <w:r w:rsidR="00142342" w:rsidRPr="00725372">
        <w:rPr>
          <w:rStyle w:val="AAReferencedChar"/>
        </w:rPr>
        <w:fldChar w:fldCharType="begin"/>
      </w:r>
      <w:r w:rsidR="00142342" w:rsidRPr="00725372">
        <w:rPr>
          <w:rStyle w:val="AAReferencedChar"/>
        </w:rPr>
        <w:instrText xml:space="preserve"> REF _Ref184110805 \h  \* MERGEFORMAT </w:instrText>
      </w:r>
      <w:r w:rsidR="00142342" w:rsidRPr="00725372">
        <w:rPr>
          <w:rStyle w:val="AAReferencedChar"/>
        </w:rPr>
      </w:r>
      <w:r w:rsidR="00142342" w:rsidRPr="00725372">
        <w:rPr>
          <w:rStyle w:val="AAReferencedChar"/>
        </w:rPr>
        <w:fldChar w:fldCharType="separate"/>
      </w:r>
      <w:r w:rsidR="00711812" w:rsidRPr="00711812">
        <w:rPr>
          <w:rStyle w:val="AAReferencedChar"/>
        </w:rPr>
        <w:t>Table 8</w:t>
      </w:r>
      <w:r w:rsidR="00142342" w:rsidRPr="00725372">
        <w:rPr>
          <w:rStyle w:val="AAReferencedChar"/>
        </w:rPr>
        <w:fldChar w:fldCharType="end"/>
      </w:r>
      <w:r w:rsidRPr="00725372">
        <w:rPr>
          <w:shd w:val="clear" w:color="auto" w:fill="FFFFFF"/>
          <w:lang w:val="en-GB"/>
        </w:rPr>
        <w:t xml:space="preserve"> shall be exploitable by the </w:t>
      </w:r>
      <w:r w:rsidR="00A156C9">
        <w:rPr>
          <w:shd w:val="clear" w:color="auto" w:fill="FFFFFF"/>
          <w:lang w:val="en-GB"/>
        </w:rPr>
        <w:t>QPLANT</w:t>
      </w:r>
      <w:r w:rsidRPr="00725372">
        <w:rPr>
          <w:shd w:val="clear" w:color="auto" w:fill="FFFFFF"/>
          <w:lang w:val="en-GB"/>
        </w:rPr>
        <w:t xml:space="preserve"> control </w:t>
      </w:r>
      <w:r w:rsidRPr="008D242B">
        <w:t>system</w:t>
      </w:r>
      <w:r w:rsidRPr="00725372">
        <w:rPr>
          <w:shd w:val="clear" w:color="auto" w:fill="FFFFFF"/>
          <w:lang w:val="en-GB"/>
        </w:rPr>
        <w:t>.</w:t>
      </w:r>
      <w:bookmarkEnd w:id="3627"/>
    </w:p>
    <w:p w14:paraId="148AF944" w14:textId="77777777" w:rsidR="00395ABF" w:rsidRPr="00725372" w:rsidRDefault="00395ABF" w:rsidP="00395ABF">
      <w:pPr>
        <w:rPr>
          <w:shd w:val="clear" w:color="auto" w:fill="FFFFFF"/>
        </w:rPr>
      </w:pPr>
    </w:p>
    <w:p w14:paraId="26BB0412" w14:textId="53190A99" w:rsidR="00395ABF" w:rsidRPr="00725372" w:rsidRDefault="00395ABF" w:rsidP="00395ABF">
      <w:pPr>
        <w:pStyle w:val="Captioncentered"/>
        <w:rPr>
          <w:lang w:val="en-GB"/>
        </w:rPr>
      </w:pPr>
      <w:bookmarkStart w:id="3628" w:name="_Ref184110805"/>
      <w:bookmarkStart w:id="3629" w:name="_Toc195865378"/>
      <w:r w:rsidRPr="00725372">
        <w:rPr>
          <w:lang w:val="en-GB"/>
        </w:rPr>
        <w:t xml:space="preserve">Table </w:t>
      </w:r>
      <w:r w:rsidRPr="00725372">
        <w:rPr>
          <w:lang w:val="en-GB"/>
        </w:rPr>
        <w:fldChar w:fldCharType="begin"/>
      </w:r>
      <w:r w:rsidRPr="00725372">
        <w:rPr>
          <w:lang w:val="en-GB"/>
        </w:rPr>
        <w:instrText xml:space="preserve"> SEQ Table \* ARABIC </w:instrText>
      </w:r>
      <w:r w:rsidRPr="00725372">
        <w:rPr>
          <w:lang w:val="en-GB"/>
        </w:rPr>
        <w:fldChar w:fldCharType="separate"/>
      </w:r>
      <w:r w:rsidR="00711812">
        <w:rPr>
          <w:noProof/>
          <w:lang w:val="en-GB"/>
        </w:rPr>
        <w:t>8</w:t>
      </w:r>
      <w:r w:rsidRPr="00725372">
        <w:rPr>
          <w:lang w:val="en-GB"/>
        </w:rPr>
        <w:fldChar w:fldCharType="end"/>
      </w:r>
      <w:bookmarkEnd w:id="3628"/>
      <w:r w:rsidRPr="00725372">
        <w:rPr>
          <w:lang w:val="en-GB"/>
        </w:rPr>
        <w:t> measuring points for QRB</w:t>
      </w:r>
      <w:bookmarkEnd w:id="3629"/>
    </w:p>
    <w:tbl>
      <w:tblPr>
        <w:tblStyle w:val="TableGrid"/>
        <w:tblW w:w="0" w:type="auto"/>
        <w:tblInd w:w="720"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235"/>
        <w:gridCol w:w="5254"/>
      </w:tblGrid>
      <w:tr w:rsidR="00395ABF" w:rsidRPr="00725372" w14:paraId="7DA7AF97" w14:textId="77777777" w:rsidTr="002B6EDD">
        <w:tc>
          <w:tcPr>
            <w:tcW w:w="3235" w:type="dxa"/>
            <w:vMerge w:val="restart"/>
            <w:shd w:val="clear" w:color="auto" w:fill="DFCAEC" w:themeFill="accent1" w:themeFillTint="33"/>
            <w:vAlign w:val="center"/>
          </w:tcPr>
          <w:p w14:paraId="6F97FEE1" w14:textId="77777777" w:rsidR="00395ABF" w:rsidRPr="00725372" w:rsidRDefault="00395ABF" w:rsidP="002B6EDD">
            <w:pPr>
              <w:pStyle w:val="AASemiBold"/>
              <w:spacing w:before="60" w:after="20" w:line="20" w:lineRule="atLeast"/>
              <w:jc w:val="left"/>
            </w:pPr>
            <w:r w:rsidRPr="00725372">
              <w:t>Helium mass flow rate</w:t>
            </w:r>
          </w:p>
        </w:tc>
        <w:tc>
          <w:tcPr>
            <w:tcW w:w="5254" w:type="dxa"/>
            <w:tcBorders>
              <w:bottom w:val="nil"/>
            </w:tcBorders>
          </w:tcPr>
          <w:p w14:paraId="3519E900" w14:textId="77777777" w:rsidR="00395ABF" w:rsidRPr="00725372" w:rsidRDefault="00395ABF" w:rsidP="002B6EDD">
            <w:pPr>
              <w:spacing w:before="60" w:after="20" w:line="20" w:lineRule="atLeast"/>
            </w:pPr>
            <w:r w:rsidRPr="00725372">
              <w:t>Inlet HP stream of the QRB</w:t>
            </w:r>
          </w:p>
          <w:p w14:paraId="3E0C6C68" w14:textId="77777777" w:rsidR="00395ABF" w:rsidRPr="00725372" w:rsidRDefault="00395ABF" w:rsidP="002B6EDD">
            <w:pPr>
              <w:spacing w:before="60" w:after="20" w:line="20" w:lineRule="atLeast"/>
            </w:pPr>
            <w:r w:rsidRPr="00725372">
              <w:t>Supply SHe from QRB to LINAC</w:t>
            </w:r>
          </w:p>
        </w:tc>
      </w:tr>
      <w:tr w:rsidR="00395ABF" w:rsidRPr="00725372" w14:paraId="5F644852" w14:textId="77777777" w:rsidTr="002B6EDD">
        <w:tc>
          <w:tcPr>
            <w:tcW w:w="3235" w:type="dxa"/>
            <w:vMerge/>
            <w:shd w:val="clear" w:color="auto" w:fill="DFCAEC" w:themeFill="accent1" w:themeFillTint="33"/>
          </w:tcPr>
          <w:p w14:paraId="25081D95" w14:textId="77777777" w:rsidR="00395ABF" w:rsidRPr="00725372" w:rsidRDefault="00395ABF" w:rsidP="002B6EDD">
            <w:pPr>
              <w:pStyle w:val="ListParagraph"/>
              <w:spacing w:after="20" w:line="20" w:lineRule="atLeast"/>
              <w:rPr>
                <w:b/>
              </w:rPr>
            </w:pPr>
          </w:p>
        </w:tc>
        <w:tc>
          <w:tcPr>
            <w:tcW w:w="5254" w:type="dxa"/>
            <w:tcBorders>
              <w:top w:val="nil"/>
              <w:bottom w:val="single" w:sz="4" w:space="0" w:color="562873" w:themeColor="accent1"/>
            </w:tcBorders>
          </w:tcPr>
          <w:p w14:paraId="43639BFE" w14:textId="77777777" w:rsidR="00395ABF" w:rsidRPr="00725372" w:rsidRDefault="00395ABF" w:rsidP="002B6EDD">
            <w:pPr>
              <w:spacing w:before="60" w:after="20" w:line="20" w:lineRule="atLeast"/>
            </w:pPr>
            <w:r w:rsidRPr="00725372">
              <w:t>Coupler mass flow return</w:t>
            </w:r>
          </w:p>
        </w:tc>
      </w:tr>
      <w:tr w:rsidR="00395ABF" w:rsidRPr="00725372" w14:paraId="0C2B9A55" w14:textId="77777777" w:rsidTr="002B6EDD">
        <w:tc>
          <w:tcPr>
            <w:tcW w:w="3235" w:type="dxa"/>
            <w:vMerge w:val="restart"/>
            <w:shd w:val="clear" w:color="auto" w:fill="DFCAEC" w:themeFill="accent1" w:themeFillTint="33"/>
            <w:vAlign w:val="center"/>
          </w:tcPr>
          <w:p w14:paraId="253764F5" w14:textId="77777777" w:rsidR="00395ABF" w:rsidRPr="00725372" w:rsidRDefault="00395ABF" w:rsidP="002B6EDD">
            <w:pPr>
              <w:pStyle w:val="AASemiBold"/>
              <w:spacing w:before="60" w:after="20" w:line="20" w:lineRule="atLeast"/>
              <w:jc w:val="left"/>
            </w:pPr>
            <w:r w:rsidRPr="00725372">
              <w:t>Temperatures</w:t>
            </w:r>
          </w:p>
        </w:tc>
        <w:tc>
          <w:tcPr>
            <w:tcW w:w="5254" w:type="dxa"/>
            <w:tcBorders>
              <w:bottom w:val="nil"/>
            </w:tcBorders>
          </w:tcPr>
          <w:p w14:paraId="5928C572" w14:textId="77777777" w:rsidR="00395ABF" w:rsidRPr="00725372" w:rsidRDefault="00395ABF" w:rsidP="002B6EDD">
            <w:pPr>
              <w:spacing w:before="60" w:after="20" w:line="20" w:lineRule="atLeast"/>
            </w:pPr>
            <w:r w:rsidRPr="00725372">
              <w:t>Inlets and outlets of the QRB</w:t>
            </w:r>
          </w:p>
        </w:tc>
      </w:tr>
      <w:tr w:rsidR="00395ABF" w:rsidRPr="00725372" w14:paraId="4C898B82" w14:textId="77777777" w:rsidTr="002B6EDD">
        <w:tc>
          <w:tcPr>
            <w:tcW w:w="3235" w:type="dxa"/>
            <w:vMerge/>
            <w:shd w:val="clear" w:color="auto" w:fill="DFCAEC" w:themeFill="accent1" w:themeFillTint="33"/>
          </w:tcPr>
          <w:p w14:paraId="7FCC6247"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5EE32EDC" w14:textId="77777777" w:rsidR="00395ABF" w:rsidRPr="00725372" w:rsidRDefault="00395ABF" w:rsidP="002B6EDD">
            <w:pPr>
              <w:pStyle w:val="ListParagraph"/>
              <w:spacing w:after="20" w:line="20" w:lineRule="atLeast"/>
            </w:pPr>
            <w:r w:rsidRPr="00725372">
              <w:t>Inlet and outlet of each turbine</w:t>
            </w:r>
          </w:p>
        </w:tc>
      </w:tr>
      <w:tr w:rsidR="00395ABF" w:rsidRPr="00725372" w14:paraId="758DE48B" w14:textId="77777777" w:rsidTr="002B6EDD">
        <w:tc>
          <w:tcPr>
            <w:tcW w:w="3235" w:type="dxa"/>
            <w:vMerge/>
            <w:shd w:val="clear" w:color="auto" w:fill="DFCAEC" w:themeFill="accent1" w:themeFillTint="33"/>
          </w:tcPr>
          <w:p w14:paraId="53B9CF0B"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1A48CA84" w14:textId="77777777" w:rsidR="00395ABF" w:rsidRPr="00725372" w:rsidRDefault="00395ABF" w:rsidP="002B6EDD">
            <w:pPr>
              <w:pStyle w:val="ListParagraph"/>
              <w:spacing w:after="20" w:line="20" w:lineRule="atLeast"/>
            </w:pPr>
            <w:r w:rsidRPr="00725372">
              <w:t>HP outlet downstream 300 K-80 K precooling</w:t>
            </w:r>
          </w:p>
        </w:tc>
      </w:tr>
      <w:tr w:rsidR="00395ABF" w:rsidRPr="00725372" w14:paraId="59EF21E1" w14:textId="77777777" w:rsidTr="002B6EDD">
        <w:tc>
          <w:tcPr>
            <w:tcW w:w="3235" w:type="dxa"/>
            <w:vMerge/>
            <w:shd w:val="clear" w:color="auto" w:fill="DFCAEC" w:themeFill="accent1" w:themeFillTint="33"/>
          </w:tcPr>
          <w:p w14:paraId="5F85AA58"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25E4E9EE" w14:textId="77777777" w:rsidR="00395ABF" w:rsidRPr="00725372" w:rsidRDefault="00395ABF" w:rsidP="002B6EDD">
            <w:pPr>
              <w:spacing w:before="60" w:after="20" w:line="20" w:lineRule="atLeast"/>
            </w:pPr>
            <w:r w:rsidRPr="00725372">
              <w:t>In each adsorber bed</w:t>
            </w:r>
          </w:p>
        </w:tc>
      </w:tr>
      <w:tr w:rsidR="00395ABF" w:rsidRPr="00725372" w14:paraId="50112E08" w14:textId="77777777" w:rsidTr="003E5C09">
        <w:tc>
          <w:tcPr>
            <w:tcW w:w="3235" w:type="dxa"/>
            <w:vMerge/>
            <w:shd w:val="clear" w:color="auto" w:fill="DFCAEC" w:themeFill="accent1" w:themeFillTint="33"/>
          </w:tcPr>
          <w:p w14:paraId="45F3AD73" w14:textId="77777777" w:rsidR="00395ABF" w:rsidRPr="00725372" w:rsidRDefault="00395ABF" w:rsidP="002B6EDD">
            <w:pPr>
              <w:pStyle w:val="ListParagraph"/>
              <w:spacing w:after="20" w:line="20" w:lineRule="atLeast"/>
              <w:rPr>
                <w:b/>
              </w:rPr>
            </w:pPr>
          </w:p>
        </w:tc>
        <w:tc>
          <w:tcPr>
            <w:tcW w:w="5254" w:type="dxa"/>
            <w:tcBorders>
              <w:top w:val="nil"/>
              <w:bottom w:val="single" w:sz="4" w:space="0" w:color="562873" w:themeColor="accent1"/>
            </w:tcBorders>
          </w:tcPr>
          <w:p w14:paraId="3051E028" w14:textId="77777777" w:rsidR="00395ABF" w:rsidRPr="00725372" w:rsidRDefault="00395ABF" w:rsidP="002B6EDD">
            <w:pPr>
              <w:spacing w:before="60" w:after="20" w:line="20" w:lineRule="atLeast"/>
              <w:rPr>
                <w:highlight w:val="yellow"/>
              </w:rPr>
            </w:pPr>
            <w:r w:rsidRPr="00725372">
              <w:t>Liquid helium baths</w:t>
            </w:r>
          </w:p>
        </w:tc>
      </w:tr>
      <w:tr w:rsidR="00395ABF" w:rsidRPr="00725372" w14:paraId="7DB75178" w14:textId="77777777" w:rsidTr="003E5C09">
        <w:tc>
          <w:tcPr>
            <w:tcW w:w="3235" w:type="dxa"/>
            <w:vMerge w:val="restart"/>
            <w:shd w:val="clear" w:color="auto" w:fill="DFCAEC" w:themeFill="accent1" w:themeFillTint="33"/>
            <w:vAlign w:val="center"/>
          </w:tcPr>
          <w:p w14:paraId="3E1FB808" w14:textId="77777777" w:rsidR="00395ABF" w:rsidRPr="00725372" w:rsidRDefault="00395ABF" w:rsidP="002B6EDD">
            <w:pPr>
              <w:pStyle w:val="AASemiBold"/>
              <w:spacing w:before="60" w:after="20" w:line="20" w:lineRule="atLeast"/>
              <w:jc w:val="left"/>
            </w:pPr>
            <w:r w:rsidRPr="00725372">
              <w:t>Pressure</w:t>
            </w:r>
          </w:p>
        </w:tc>
        <w:tc>
          <w:tcPr>
            <w:tcW w:w="5254" w:type="dxa"/>
            <w:tcBorders>
              <w:bottom w:val="nil"/>
            </w:tcBorders>
          </w:tcPr>
          <w:p w14:paraId="61E3DD8D" w14:textId="77777777" w:rsidR="00395ABF" w:rsidRPr="00725372" w:rsidRDefault="00395ABF" w:rsidP="002B6EDD">
            <w:pPr>
              <w:spacing w:before="60" w:after="20" w:line="20" w:lineRule="atLeast"/>
            </w:pPr>
            <w:r w:rsidRPr="00725372">
              <w:t>Inlets and outlets of the QRB</w:t>
            </w:r>
          </w:p>
        </w:tc>
      </w:tr>
      <w:tr w:rsidR="00395ABF" w:rsidRPr="00725372" w14:paraId="1A153093" w14:textId="77777777" w:rsidTr="003E5C09">
        <w:tc>
          <w:tcPr>
            <w:tcW w:w="3235" w:type="dxa"/>
            <w:vMerge/>
            <w:shd w:val="clear" w:color="auto" w:fill="DFCAEC" w:themeFill="accent1" w:themeFillTint="33"/>
          </w:tcPr>
          <w:p w14:paraId="7CBD7455"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0B24D7F2" w14:textId="77777777" w:rsidR="00395ABF" w:rsidRPr="00725372" w:rsidRDefault="00395ABF" w:rsidP="002B6EDD">
            <w:pPr>
              <w:spacing w:before="60" w:after="20" w:line="20" w:lineRule="atLeast"/>
            </w:pPr>
            <w:r w:rsidRPr="00725372">
              <w:t>Inlet and outlet of each turbine</w:t>
            </w:r>
          </w:p>
          <w:p w14:paraId="1F7D0428" w14:textId="77777777" w:rsidR="00395ABF" w:rsidRPr="00725372" w:rsidRDefault="00395ABF" w:rsidP="002B6EDD">
            <w:pPr>
              <w:spacing w:before="60" w:after="20" w:line="20" w:lineRule="atLeast"/>
            </w:pPr>
            <w:r w:rsidRPr="00725372">
              <w:t>Outlet of each cold compressor</w:t>
            </w:r>
          </w:p>
        </w:tc>
      </w:tr>
      <w:tr w:rsidR="00395ABF" w:rsidRPr="00725372" w14:paraId="1AF6B63B" w14:textId="77777777" w:rsidTr="002B6EDD">
        <w:tc>
          <w:tcPr>
            <w:tcW w:w="3235" w:type="dxa"/>
            <w:vMerge/>
            <w:shd w:val="clear" w:color="auto" w:fill="DFCAEC" w:themeFill="accent1" w:themeFillTint="33"/>
          </w:tcPr>
          <w:p w14:paraId="39F53A2A"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0FC53108" w14:textId="77777777" w:rsidR="00395ABF" w:rsidRPr="00725372" w:rsidRDefault="00395ABF" w:rsidP="002B6EDD">
            <w:pPr>
              <w:spacing w:before="60" w:after="20" w:line="20" w:lineRule="atLeast"/>
            </w:pPr>
            <w:r w:rsidRPr="00725372">
              <w:t>In each adsorber bed</w:t>
            </w:r>
          </w:p>
        </w:tc>
      </w:tr>
      <w:tr w:rsidR="00395ABF" w:rsidRPr="00725372" w14:paraId="083D3439" w14:textId="77777777" w:rsidTr="002B6EDD">
        <w:tc>
          <w:tcPr>
            <w:tcW w:w="3235" w:type="dxa"/>
            <w:vMerge/>
            <w:shd w:val="clear" w:color="auto" w:fill="DFCAEC" w:themeFill="accent1" w:themeFillTint="33"/>
          </w:tcPr>
          <w:p w14:paraId="05B9C35D"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428876AA" w14:textId="77777777" w:rsidR="00395ABF" w:rsidRPr="00725372" w:rsidRDefault="00395ABF" w:rsidP="002B6EDD">
            <w:pPr>
              <w:spacing w:before="60" w:after="20" w:line="20" w:lineRule="atLeast"/>
            </w:pPr>
            <w:r w:rsidRPr="00725372">
              <w:t>Helium guards if any</w:t>
            </w:r>
          </w:p>
        </w:tc>
      </w:tr>
      <w:tr w:rsidR="00395ABF" w:rsidRPr="00725372" w14:paraId="4EA8B2AF" w14:textId="77777777" w:rsidTr="002B6EDD">
        <w:tc>
          <w:tcPr>
            <w:tcW w:w="3235" w:type="dxa"/>
            <w:vMerge/>
            <w:shd w:val="clear" w:color="auto" w:fill="DFCAEC" w:themeFill="accent1" w:themeFillTint="33"/>
          </w:tcPr>
          <w:p w14:paraId="2F0927BB"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0D45ED2E" w14:textId="77777777" w:rsidR="00395ABF" w:rsidRPr="00725372" w:rsidRDefault="00395ABF" w:rsidP="002B6EDD">
            <w:pPr>
              <w:spacing w:before="60" w:after="20" w:line="20" w:lineRule="atLeast"/>
            </w:pPr>
            <w:r w:rsidRPr="00725372">
              <w:t>Liquid helium baths</w:t>
            </w:r>
          </w:p>
        </w:tc>
      </w:tr>
      <w:tr w:rsidR="00395ABF" w:rsidRPr="00725372" w14:paraId="366C7598" w14:textId="77777777" w:rsidTr="003E5C09">
        <w:tc>
          <w:tcPr>
            <w:tcW w:w="3235" w:type="dxa"/>
            <w:vMerge/>
            <w:shd w:val="clear" w:color="auto" w:fill="DFCAEC" w:themeFill="accent1" w:themeFillTint="33"/>
          </w:tcPr>
          <w:p w14:paraId="38DBCD86" w14:textId="77777777" w:rsidR="00395ABF" w:rsidRPr="00725372" w:rsidRDefault="00395ABF" w:rsidP="002B6EDD">
            <w:pPr>
              <w:pStyle w:val="ListParagraph"/>
              <w:spacing w:after="20" w:line="20" w:lineRule="atLeast"/>
              <w:rPr>
                <w:b/>
              </w:rPr>
            </w:pPr>
          </w:p>
        </w:tc>
        <w:tc>
          <w:tcPr>
            <w:tcW w:w="5254" w:type="dxa"/>
            <w:tcBorders>
              <w:top w:val="nil"/>
              <w:bottom w:val="single" w:sz="4" w:space="0" w:color="562873" w:themeColor="accent1"/>
            </w:tcBorders>
          </w:tcPr>
          <w:p w14:paraId="6368615F" w14:textId="77777777" w:rsidR="00395ABF" w:rsidRPr="00725372" w:rsidRDefault="00395ABF" w:rsidP="002B6EDD">
            <w:pPr>
              <w:spacing w:before="60" w:after="20" w:line="20" w:lineRule="atLeast"/>
            </w:pPr>
            <w:r w:rsidRPr="00725372">
              <w:t>Water cooling circuit</w:t>
            </w:r>
          </w:p>
        </w:tc>
      </w:tr>
      <w:tr w:rsidR="00395ABF" w:rsidRPr="00725372" w14:paraId="55D2592C" w14:textId="77777777" w:rsidTr="003E5C09">
        <w:tc>
          <w:tcPr>
            <w:tcW w:w="3235" w:type="dxa"/>
            <w:vMerge w:val="restart"/>
            <w:shd w:val="clear" w:color="auto" w:fill="DFCAEC" w:themeFill="accent1" w:themeFillTint="33"/>
            <w:vAlign w:val="center"/>
          </w:tcPr>
          <w:p w14:paraId="79E81A43" w14:textId="77777777" w:rsidR="00395ABF" w:rsidRPr="00725372" w:rsidRDefault="00395ABF" w:rsidP="002B6EDD">
            <w:pPr>
              <w:pStyle w:val="AASemiBold"/>
              <w:spacing w:before="60" w:after="20" w:line="20" w:lineRule="atLeast"/>
              <w:ind w:left="699"/>
              <w:jc w:val="left"/>
            </w:pPr>
            <w:r w:rsidRPr="00725372">
              <w:t>Differential pressure</w:t>
            </w:r>
          </w:p>
        </w:tc>
        <w:tc>
          <w:tcPr>
            <w:tcW w:w="5254" w:type="dxa"/>
            <w:tcBorders>
              <w:bottom w:val="nil"/>
            </w:tcBorders>
          </w:tcPr>
          <w:p w14:paraId="58447892" w14:textId="77777777" w:rsidR="00395ABF" w:rsidRPr="00725372" w:rsidRDefault="00395ABF" w:rsidP="002B6EDD">
            <w:pPr>
              <w:spacing w:before="60" w:after="20" w:line="20" w:lineRule="atLeast"/>
            </w:pPr>
            <w:r w:rsidRPr="00725372">
              <w:t>Across each filter or set of parallel filters</w:t>
            </w:r>
          </w:p>
        </w:tc>
      </w:tr>
      <w:tr w:rsidR="00395ABF" w:rsidRPr="00725372" w14:paraId="4485F308" w14:textId="77777777" w:rsidTr="003E5C09">
        <w:tc>
          <w:tcPr>
            <w:tcW w:w="3235" w:type="dxa"/>
            <w:vMerge/>
            <w:shd w:val="clear" w:color="auto" w:fill="DFCAEC" w:themeFill="accent1" w:themeFillTint="33"/>
            <w:vAlign w:val="center"/>
          </w:tcPr>
          <w:p w14:paraId="01B3C88D" w14:textId="77777777" w:rsidR="00395ABF" w:rsidRPr="00725372" w:rsidRDefault="00395ABF" w:rsidP="002B6EDD">
            <w:pPr>
              <w:pStyle w:val="AASemiBold"/>
              <w:spacing w:before="60" w:after="20" w:line="20" w:lineRule="atLeast"/>
              <w:ind w:left="699"/>
              <w:jc w:val="left"/>
            </w:pPr>
          </w:p>
        </w:tc>
        <w:tc>
          <w:tcPr>
            <w:tcW w:w="5254" w:type="dxa"/>
            <w:tcBorders>
              <w:top w:val="nil"/>
              <w:bottom w:val="nil"/>
            </w:tcBorders>
          </w:tcPr>
          <w:p w14:paraId="69217B59" w14:textId="77777777" w:rsidR="00395ABF" w:rsidRPr="00725372" w:rsidRDefault="00395ABF" w:rsidP="002B6EDD">
            <w:pPr>
              <w:spacing w:before="60" w:after="20" w:line="20" w:lineRule="atLeast"/>
            </w:pPr>
            <w:r w:rsidRPr="00725372">
              <w:t>HP line (300K-80K) first heat exchanger</w:t>
            </w:r>
          </w:p>
        </w:tc>
      </w:tr>
      <w:tr w:rsidR="00395ABF" w:rsidRPr="00725372" w14:paraId="6CD8F9A0" w14:textId="77777777" w:rsidTr="003E5C09">
        <w:trPr>
          <w:trHeight w:val="206"/>
        </w:trPr>
        <w:tc>
          <w:tcPr>
            <w:tcW w:w="3235" w:type="dxa"/>
            <w:vMerge/>
            <w:shd w:val="clear" w:color="auto" w:fill="DFCAEC" w:themeFill="accent1" w:themeFillTint="33"/>
            <w:vAlign w:val="center"/>
          </w:tcPr>
          <w:p w14:paraId="61C94163" w14:textId="77777777" w:rsidR="00395ABF" w:rsidRPr="00725372" w:rsidRDefault="00395ABF" w:rsidP="002B6EDD">
            <w:pPr>
              <w:pStyle w:val="AASemiBold"/>
              <w:spacing w:before="60" w:after="20" w:line="20" w:lineRule="atLeast"/>
              <w:ind w:left="699"/>
              <w:jc w:val="left"/>
            </w:pPr>
          </w:p>
        </w:tc>
        <w:tc>
          <w:tcPr>
            <w:tcW w:w="5254" w:type="dxa"/>
            <w:tcBorders>
              <w:top w:val="nil"/>
            </w:tcBorders>
          </w:tcPr>
          <w:p w14:paraId="00DE57BF" w14:textId="77777777" w:rsidR="00395ABF" w:rsidRPr="00725372" w:rsidRDefault="00395ABF" w:rsidP="002B6EDD">
            <w:pPr>
              <w:spacing w:before="60" w:after="20" w:line="20" w:lineRule="atLeast"/>
            </w:pPr>
            <w:r w:rsidRPr="00725372">
              <w:t>Across each adsorber bed or pressure at inlet and outlet</w:t>
            </w:r>
          </w:p>
        </w:tc>
      </w:tr>
      <w:tr w:rsidR="00395ABF" w:rsidRPr="00725372" w14:paraId="60F044B4" w14:textId="77777777" w:rsidTr="002B6EDD">
        <w:tc>
          <w:tcPr>
            <w:tcW w:w="3235" w:type="dxa"/>
            <w:shd w:val="clear" w:color="auto" w:fill="DFCAEC" w:themeFill="accent1" w:themeFillTint="33"/>
            <w:vAlign w:val="center"/>
          </w:tcPr>
          <w:p w14:paraId="5AED54A7" w14:textId="77777777" w:rsidR="00395ABF" w:rsidRPr="00725372" w:rsidRDefault="00395ABF" w:rsidP="002B6EDD">
            <w:pPr>
              <w:pStyle w:val="AASemiBold"/>
              <w:spacing w:before="60" w:after="20" w:line="20" w:lineRule="atLeast"/>
              <w:ind w:left="699"/>
              <w:jc w:val="left"/>
            </w:pPr>
            <w:r w:rsidRPr="00725372">
              <w:t>Level measurements</w:t>
            </w:r>
          </w:p>
        </w:tc>
        <w:tc>
          <w:tcPr>
            <w:tcW w:w="5254" w:type="dxa"/>
          </w:tcPr>
          <w:p w14:paraId="5DD574D7" w14:textId="77777777" w:rsidR="00395ABF" w:rsidRPr="00725372" w:rsidRDefault="00395ABF" w:rsidP="002B6EDD">
            <w:pPr>
              <w:spacing w:before="60" w:after="20" w:line="20" w:lineRule="atLeast"/>
            </w:pPr>
            <w:r w:rsidRPr="00725372">
              <w:t>In liquid helium baths and the liquid nitrogen bath (if any)</w:t>
            </w:r>
          </w:p>
        </w:tc>
      </w:tr>
      <w:tr w:rsidR="00395ABF" w:rsidRPr="00725372" w14:paraId="3D33116C" w14:textId="77777777" w:rsidTr="002B6EDD">
        <w:tc>
          <w:tcPr>
            <w:tcW w:w="3235" w:type="dxa"/>
            <w:shd w:val="clear" w:color="auto" w:fill="DFCAEC" w:themeFill="accent1" w:themeFillTint="33"/>
          </w:tcPr>
          <w:p w14:paraId="7C889D1B" w14:textId="77777777" w:rsidR="00395ABF" w:rsidRPr="00725372" w:rsidRDefault="00395ABF" w:rsidP="002B6EDD">
            <w:pPr>
              <w:pStyle w:val="AASemiBold"/>
              <w:spacing w:before="60" w:after="20" w:line="20" w:lineRule="atLeast"/>
              <w:jc w:val="left"/>
              <w:rPr>
                <w:b/>
              </w:rPr>
            </w:pPr>
            <w:r w:rsidRPr="00725372">
              <w:t>Moisture</w:t>
            </w:r>
          </w:p>
        </w:tc>
        <w:tc>
          <w:tcPr>
            <w:tcW w:w="5254" w:type="dxa"/>
          </w:tcPr>
          <w:p w14:paraId="20000E58" w14:textId="77777777" w:rsidR="00395ABF" w:rsidRPr="00725372" w:rsidRDefault="00395ABF" w:rsidP="002B6EDD">
            <w:pPr>
              <w:spacing w:before="60" w:after="20" w:line="20" w:lineRule="atLeast"/>
            </w:pPr>
            <w:r w:rsidRPr="00725372">
              <w:t>At the inlet of the QRB (HP flow)</w:t>
            </w:r>
          </w:p>
        </w:tc>
      </w:tr>
      <w:tr w:rsidR="00395ABF" w:rsidRPr="00725372" w14:paraId="6B676BC9" w14:textId="77777777" w:rsidTr="003E5C09">
        <w:tc>
          <w:tcPr>
            <w:tcW w:w="3235" w:type="dxa"/>
            <w:shd w:val="clear" w:color="auto" w:fill="DFCAEC" w:themeFill="accent1" w:themeFillTint="33"/>
            <w:vAlign w:val="center"/>
          </w:tcPr>
          <w:p w14:paraId="6B3032B3" w14:textId="77777777" w:rsidR="00395ABF" w:rsidRPr="00725372" w:rsidRDefault="00395ABF" w:rsidP="002B6EDD">
            <w:pPr>
              <w:pStyle w:val="AASemiBold"/>
              <w:spacing w:before="60" w:after="20" w:line="20" w:lineRule="atLeast"/>
              <w:ind w:left="699"/>
              <w:jc w:val="left"/>
            </w:pPr>
            <w:r w:rsidRPr="00725372">
              <w:lastRenderedPageBreak/>
              <w:t>Measure of nitrogen content for air detection</w:t>
            </w:r>
          </w:p>
        </w:tc>
        <w:tc>
          <w:tcPr>
            <w:tcW w:w="5254" w:type="dxa"/>
            <w:tcBorders>
              <w:bottom w:val="single" w:sz="4" w:space="0" w:color="562873" w:themeColor="accent1"/>
            </w:tcBorders>
          </w:tcPr>
          <w:p w14:paraId="3315EE65" w14:textId="77777777" w:rsidR="00395ABF" w:rsidRPr="00725372" w:rsidRDefault="00395ABF" w:rsidP="002B6EDD">
            <w:pPr>
              <w:spacing w:before="60" w:after="20" w:line="20" w:lineRule="atLeast"/>
            </w:pPr>
            <w:r w:rsidRPr="00725372">
              <w:t>At 2/3 of the 80 K adsorber beds</w:t>
            </w:r>
          </w:p>
        </w:tc>
      </w:tr>
      <w:tr w:rsidR="00395ABF" w:rsidRPr="00725372" w14:paraId="5DF08615" w14:textId="77777777" w:rsidTr="003E5C09">
        <w:tc>
          <w:tcPr>
            <w:tcW w:w="3235" w:type="dxa"/>
            <w:vMerge w:val="restart"/>
            <w:shd w:val="clear" w:color="auto" w:fill="DFCAEC" w:themeFill="accent1" w:themeFillTint="33"/>
            <w:vAlign w:val="center"/>
          </w:tcPr>
          <w:p w14:paraId="799EE8B7" w14:textId="77777777" w:rsidR="00395ABF" w:rsidRPr="00725372" w:rsidRDefault="00395ABF" w:rsidP="002B6EDD">
            <w:pPr>
              <w:pStyle w:val="AASemiBold"/>
              <w:spacing w:before="60" w:after="20" w:line="20" w:lineRule="atLeast"/>
              <w:ind w:left="699"/>
              <w:jc w:val="left"/>
            </w:pPr>
            <w:r w:rsidRPr="00725372">
              <w:t>Other measurements</w:t>
            </w:r>
          </w:p>
        </w:tc>
        <w:tc>
          <w:tcPr>
            <w:tcW w:w="5254" w:type="dxa"/>
            <w:tcBorders>
              <w:bottom w:val="nil"/>
            </w:tcBorders>
          </w:tcPr>
          <w:p w14:paraId="6052A77E" w14:textId="77777777" w:rsidR="00395ABF" w:rsidRPr="00725372" w:rsidRDefault="00395ABF" w:rsidP="002B6EDD">
            <w:pPr>
              <w:spacing w:before="60" w:after="20" w:line="20" w:lineRule="atLeast"/>
            </w:pPr>
            <w:r w:rsidRPr="00725372">
              <w:t>Rotational speed for every turbine</w:t>
            </w:r>
          </w:p>
        </w:tc>
      </w:tr>
      <w:tr w:rsidR="00395ABF" w:rsidRPr="00725372" w14:paraId="54A479E7" w14:textId="77777777" w:rsidTr="003E5C09">
        <w:tc>
          <w:tcPr>
            <w:tcW w:w="3235" w:type="dxa"/>
            <w:vMerge/>
            <w:shd w:val="clear" w:color="auto" w:fill="DFCAEC" w:themeFill="accent1" w:themeFillTint="33"/>
          </w:tcPr>
          <w:p w14:paraId="6F54B063" w14:textId="77777777" w:rsidR="00395ABF" w:rsidRPr="00725372" w:rsidRDefault="00395ABF" w:rsidP="002B6EDD">
            <w:pPr>
              <w:pStyle w:val="ListParagraph"/>
              <w:spacing w:after="20" w:line="20" w:lineRule="atLeast"/>
              <w:rPr>
                <w:b/>
              </w:rPr>
            </w:pPr>
          </w:p>
        </w:tc>
        <w:tc>
          <w:tcPr>
            <w:tcW w:w="5254" w:type="dxa"/>
            <w:tcBorders>
              <w:top w:val="nil"/>
              <w:bottom w:val="nil"/>
            </w:tcBorders>
          </w:tcPr>
          <w:p w14:paraId="1EFFC139" w14:textId="77777777" w:rsidR="00395ABF" w:rsidRPr="00725372" w:rsidRDefault="00395ABF" w:rsidP="002B6EDD">
            <w:pPr>
              <w:spacing w:before="60" w:after="20" w:line="20" w:lineRule="atLeast"/>
            </w:pPr>
            <w:r w:rsidRPr="00725372">
              <w:t>Refrigerator cold box vacuum vessel pressure</w:t>
            </w:r>
          </w:p>
        </w:tc>
      </w:tr>
      <w:tr w:rsidR="00395ABF" w:rsidRPr="00725372" w14:paraId="08952EA8" w14:textId="77777777" w:rsidTr="003E5C09">
        <w:tc>
          <w:tcPr>
            <w:tcW w:w="3235" w:type="dxa"/>
            <w:vMerge/>
            <w:shd w:val="clear" w:color="auto" w:fill="DFCAEC" w:themeFill="accent1" w:themeFillTint="33"/>
          </w:tcPr>
          <w:p w14:paraId="44E576B9" w14:textId="77777777" w:rsidR="00395ABF" w:rsidRPr="00725372" w:rsidRDefault="00395ABF" w:rsidP="002B6EDD">
            <w:pPr>
              <w:pStyle w:val="ListParagraph"/>
              <w:spacing w:after="20" w:line="20" w:lineRule="atLeast"/>
              <w:rPr>
                <w:b/>
              </w:rPr>
            </w:pPr>
          </w:p>
        </w:tc>
        <w:tc>
          <w:tcPr>
            <w:tcW w:w="5254" w:type="dxa"/>
            <w:tcBorders>
              <w:top w:val="nil"/>
            </w:tcBorders>
          </w:tcPr>
          <w:p w14:paraId="32086EF3" w14:textId="77777777" w:rsidR="00395ABF" w:rsidRPr="00725372" w:rsidRDefault="00395ABF" w:rsidP="002B6EDD">
            <w:pPr>
              <w:spacing w:before="60" w:after="20" w:line="20" w:lineRule="atLeast"/>
            </w:pPr>
            <w:r w:rsidRPr="00725372">
              <w:t>Power of electrical heaters</w:t>
            </w:r>
          </w:p>
        </w:tc>
      </w:tr>
    </w:tbl>
    <w:p w14:paraId="1582F36C" w14:textId="77777777" w:rsidR="00395ABF" w:rsidRPr="00725372" w:rsidRDefault="00395ABF" w:rsidP="00395ABF">
      <w:pPr>
        <w:rPr>
          <w:shd w:val="clear" w:color="auto" w:fill="FFFFFF"/>
        </w:rPr>
      </w:pPr>
    </w:p>
    <w:p w14:paraId="4624B901" w14:textId="77777777" w:rsidR="00395ABF" w:rsidRPr="00725372" w:rsidRDefault="00395ABF" w:rsidP="00395ABF">
      <w:pPr>
        <w:rPr>
          <w:shd w:val="clear" w:color="auto" w:fill="FFFFFF"/>
        </w:rPr>
      </w:pPr>
    </w:p>
    <w:p w14:paraId="069B763D" w14:textId="61AD1B89" w:rsidR="00395ABF" w:rsidRDefault="004B5888" w:rsidP="00395ABF">
      <w:pPr>
        <w:pStyle w:val="Heading3numbered"/>
        <w:rPr>
          <w:shd w:val="clear" w:color="auto" w:fill="FFFFFF"/>
        </w:rPr>
      </w:pPr>
      <w:bookmarkStart w:id="3630" w:name="_Ref190797195"/>
      <w:bookmarkStart w:id="3631" w:name="_Toc198518383"/>
      <w:r>
        <w:rPr>
          <w:shd w:val="clear" w:color="auto" w:fill="FFFFFF"/>
        </w:rPr>
        <w:t>Warm Storage Helium</w:t>
      </w:r>
      <w:r w:rsidR="008D242B">
        <w:rPr>
          <w:shd w:val="clear" w:color="auto" w:fill="FFFFFF"/>
        </w:rPr>
        <w:t xml:space="preserve"> </w:t>
      </w:r>
      <w:r w:rsidR="00395ABF" w:rsidRPr="00725372">
        <w:rPr>
          <w:shd w:val="clear" w:color="auto" w:fill="FFFFFF"/>
        </w:rPr>
        <w:t>(Option 1)</w:t>
      </w:r>
      <w:bookmarkEnd w:id="3630"/>
      <w:bookmarkEnd w:id="3631"/>
    </w:p>
    <w:p w14:paraId="74ECC5D4" w14:textId="503A6BD3" w:rsidR="008D242B" w:rsidRPr="00725372" w:rsidRDefault="004B5888" w:rsidP="008D242B">
      <w:pPr>
        <w:rPr>
          <w:shd w:val="clear" w:color="auto" w:fill="FFFFFF"/>
        </w:rPr>
      </w:pPr>
      <w:r>
        <w:rPr>
          <w:shd w:val="clear" w:color="auto" w:fill="FFFFFF"/>
        </w:rPr>
        <w:t>P</w:t>
      </w:r>
      <w:r w:rsidRPr="00725372">
        <w:rPr>
          <w:shd w:val="clear" w:color="auto" w:fill="FFFFFF"/>
        </w:rPr>
        <w:t xml:space="preserve">rocurement and installation of helium gas storage facilities on the SCK CEN site </w:t>
      </w:r>
      <w:r>
        <w:rPr>
          <w:shd w:val="clear" w:color="auto" w:fill="FFFFFF"/>
        </w:rPr>
        <w:t>are part of</w:t>
      </w:r>
      <w:r w:rsidRPr="00725372">
        <w:rPr>
          <w:shd w:val="clear" w:color="auto" w:fill="FFFFFF"/>
        </w:rPr>
        <w:t xml:space="preserve"> </w:t>
      </w:r>
      <w:commentRangeStart w:id="3632"/>
      <w:commentRangeStart w:id="3633"/>
      <w:commentRangeStart w:id="3634"/>
      <w:r w:rsidRPr="008D242B">
        <w:rPr>
          <w:rStyle w:val="AASemiBoldChar"/>
          <w:i/>
          <w:iCs/>
        </w:rPr>
        <w:t>Option 1</w:t>
      </w:r>
      <w:commentRangeEnd w:id="3632"/>
      <w:r>
        <w:rPr>
          <w:rStyle w:val="CommentReference"/>
        </w:rPr>
        <w:commentReference w:id="3632"/>
      </w:r>
      <w:commentRangeEnd w:id="3633"/>
      <w:r w:rsidR="00DA4375">
        <w:rPr>
          <w:rStyle w:val="CommentReference"/>
        </w:rPr>
        <w:commentReference w:id="3633"/>
      </w:r>
      <w:commentRangeEnd w:id="3634"/>
      <w:r w:rsidR="00852D3F">
        <w:rPr>
          <w:rStyle w:val="CommentReference"/>
        </w:rPr>
        <w:commentReference w:id="3634"/>
      </w:r>
      <w:r w:rsidRPr="00725372">
        <w:rPr>
          <w:shd w:val="clear" w:color="auto" w:fill="FFFFFF"/>
        </w:rPr>
        <w:t>.</w:t>
      </w:r>
    </w:p>
    <w:p w14:paraId="2A920049" w14:textId="7A5B756E" w:rsidR="00395ABF" w:rsidRPr="004B5888" w:rsidRDefault="00395ABF" w:rsidP="003E5C09">
      <w:pPr>
        <w:pStyle w:val="SysReq1"/>
        <w:rPr>
          <w:shd w:val="clear" w:color="auto" w:fill="FFFFFF"/>
          <w:lang w:val="en-GB"/>
        </w:rPr>
      </w:pPr>
      <w:bookmarkStart w:id="3635" w:name="_Toc198519386"/>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define the total helium inventory required for the entire cryogenic system</w:t>
      </w:r>
      <w:r w:rsidR="004B5888">
        <w:rPr>
          <w:shd w:val="clear" w:color="auto" w:fill="FFFFFF"/>
          <w:lang w:val="en-GB"/>
        </w:rPr>
        <w:t xml:space="preserve"> based on </w:t>
      </w:r>
      <w:r w:rsidRPr="00725372">
        <w:rPr>
          <w:shd w:val="clear" w:color="auto" w:fill="FFFFFF"/>
          <w:lang w:val="en-GB"/>
        </w:rPr>
        <w:t>the helium inventory specified for the cryogenic users i</w:t>
      </w:r>
      <w:r w:rsidR="008D242B">
        <w:rPr>
          <w:shd w:val="clear" w:color="auto" w:fill="FFFFFF"/>
          <w:lang w:val="en-GB"/>
        </w:rPr>
        <w:t xml:space="preserve">n </w:t>
      </w:r>
      <w:r w:rsidR="008D242B" w:rsidRPr="008D242B">
        <w:rPr>
          <w:rStyle w:val="AAReferencedChar"/>
        </w:rPr>
        <w:fldChar w:fldCharType="begin"/>
      </w:r>
      <w:r w:rsidR="008D242B" w:rsidRPr="008D242B">
        <w:rPr>
          <w:rStyle w:val="AAReferencedChar"/>
        </w:rPr>
        <w:instrText xml:space="preserve"> REF _Ref192165728 \h  \* MERGEFORMAT </w:instrText>
      </w:r>
      <w:r w:rsidR="008D242B" w:rsidRPr="008D242B">
        <w:rPr>
          <w:rStyle w:val="AAReferencedChar"/>
        </w:rPr>
      </w:r>
      <w:r w:rsidR="008D242B" w:rsidRPr="008D242B">
        <w:rPr>
          <w:rStyle w:val="AAReferencedChar"/>
        </w:rPr>
        <w:fldChar w:fldCharType="separate"/>
      </w:r>
      <w:r w:rsidR="00711812" w:rsidRPr="00711812">
        <w:rPr>
          <w:rStyle w:val="AAReferencedChar"/>
        </w:rPr>
        <w:t>Table 9</w:t>
      </w:r>
      <w:r w:rsidR="008D242B" w:rsidRPr="008D242B">
        <w:rPr>
          <w:rStyle w:val="AAReferencedChar"/>
        </w:rPr>
        <w:fldChar w:fldCharType="end"/>
      </w:r>
      <w:r w:rsidR="008D242B">
        <w:rPr>
          <w:shd w:val="clear" w:color="auto" w:fill="FFFFFF"/>
          <w:lang w:val="en-GB"/>
        </w:rPr>
        <w:t xml:space="preserve"> </w:t>
      </w:r>
      <w:r w:rsidRPr="008D242B">
        <w:rPr>
          <w:shd w:val="clear" w:color="auto" w:fill="FFFFFF"/>
          <w:lang w:val="en-GB"/>
        </w:rPr>
        <w:t xml:space="preserve">as well as for the </w:t>
      </w:r>
      <w:r w:rsidR="00A156C9">
        <w:rPr>
          <w:shd w:val="clear" w:color="auto" w:fill="FFFFFF"/>
          <w:lang w:val="en-GB"/>
        </w:rPr>
        <w:t>QPLANT</w:t>
      </w:r>
      <w:r w:rsidRPr="008D242B">
        <w:rPr>
          <w:shd w:val="clear" w:color="auto" w:fill="FFFFFF"/>
          <w:lang w:val="en-GB"/>
        </w:rPr>
        <w:t xml:space="preserve">, regardless of whether </w:t>
      </w:r>
      <w:r w:rsidRPr="008D242B">
        <w:rPr>
          <w:rStyle w:val="AASemiBoldChar"/>
          <w:i/>
          <w:iCs/>
        </w:rPr>
        <w:t xml:space="preserve">Option 1 </w:t>
      </w:r>
      <w:r w:rsidRPr="008D242B">
        <w:rPr>
          <w:shd w:val="clear" w:color="auto" w:fill="FFFFFF"/>
          <w:lang w:val="en-GB"/>
        </w:rPr>
        <w:t>is granted.</w:t>
      </w:r>
      <w:bookmarkEnd w:id="3635"/>
    </w:p>
    <w:p w14:paraId="20C85DD4" w14:textId="77777777" w:rsidR="00395ABF" w:rsidRPr="00725372" w:rsidRDefault="00395ABF" w:rsidP="00395ABF">
      <w:pPr>
        <w:pStyle w:val="SysReq1"/>
        <w:rPr>
          <w:shd w:val="clear" w:color="auto" w:fill="FFFFFF"/>
          <w:lang w:val="en-GB"/>
        </w:rPr>
      </w:pPr>
      <w:bookmarkStart w:id="3636" w:name="_Toc198519387"/>
      <w:r w:rsidRPr="00725372">
        <w:rPr>
          <w:shd w:val="clear" w:color="auto" w:fill="FFFFFF"/>
          <w:lang w:val="en-GB"/>
        </w:rPr>
        <w:t>The helium gas storage on site shall be sized for the full helium inventory, as required by the operation modes and availability.</w:t>
      </w:r>
      <w:bookmarkEnd w:id="3636"/>
    </w:p>
    <w:p w14:paraId="6AADEE9E" w14:textId="77777777" w:rsidR="00395ABF" w:rsidRPr="00725372" w:rsidRDefault="00395ABF" w:rsidP="00395ABF">
      <w:pPr>
        <w:pStyle w:val="SysReq1"/>
        <w:rPr>
          <w:shd w:val="clear" w:color="auto" w:fill="FFFFFF"/>
          <w:lang w:val="en-GB"/>
        </w:rPr>
      </w:pPr>
      <w:bookmarkStart w:id="3637" w:name="_Toc198519388"/>
      <w:r w:rsidRPr="00725372">
        <w:rPr>
          <w:shd w:val="clear" w:color="auto" w:fill="FFFFFF"/>
          <w:lang w:val="en-GB"/>
        </w:rPr>
        <w:t>The High Pressure of the WCS shall be used as the maximum storage pressure when calculating the storage volume required to accommodate the full helium inventory.</w:t>
      </w:r>
      <w:bookmarkEnd w:id="3637"/>
    </w:p>
    <w:p w14:paraId="4F830ACF" w14:textId="2DB4E156" w:rsidR="00395ABF" w:rsidRPr="00725372" w:rsidRDefault="00395ABF" w:rsidP="00395ABF">
      <w:pPr>
        <w:pStyle w:val="SysReq1"/>
        <w:rPr>
          <w:shd w:val="clear" w:color="auto" w:fill="FFFFFF"/>
          <w:lang w:val="en-GB"/>
        </w:rPr>
      </w:pPr>
      <w:bookmarkStart w:id="3638" w:name="_Toc198519389"/>
      <w:r w:rsidRPr="00725372">
        <w:rPr>
          <w:shd w:val="clear" w:color="auto" w:fill="FFFFFF"/>
          <w:lang w:val="en-GB"/>
        </w:rPr>
        <w:t xml:space="preserve">A minimum of three vessels shall be </w:t>
      </w:r>
      <w:r w:rsidR="007A630A">
        <w:rPr>
          <w:shd w:val="clear" w:color="auto" w:fill="FFFFFF"/>
          <w:lang w:val="en-GB"/>
        </w:rPr>
        <w:t>considered</w:t>
      </w:r>
      <w:r w:rsidR="007A630A" w:rsidRPr="00725372">
        <w:rPr>
          <w:shd w:val="clear" w:color="auto" w:fill="FFFFFF"/>
          <w:lang w:val="en-GB"/>
        </w:rPr>
        <w:t xml:space="preserve"> </w:t>
      </w:r>
      <w:r w:rsidRPr="00725372">
        <w:rPr>
          <w:shd w:val="clear" w:color="auto" w:fill="FFFFFF"/>
          <w:lang w:val="en-GB"/>
        </w:rPr>
        <w:t>to store the full helium inventory of the Cryogenic System.</w:t>
      </w:r>
      <w:bookmarkEnd w:id="3638"/>
    </w:p>
    <w:p w14:paraId="42FA56E6" w14:textId="77777777" w:rsidR="00395ABF" w:rsidRPr="00725372" w:rsidRDefault="00395ABF" w:rsidP="00395ABF">
      <w:pPr>
        <w:pStyle w:val="SysReq1"/>
        <w:rPr>
          <w:shd w:val="clear" w:color="auto" w:fill="FFFFFF"/>
          <w:lang w:val="en-GB"/>
        </w:rPr>
      </w:pPr>
      <w:bookmarkStart w:id="3639" w:name="_Toc198519390"/>
      <w:r w:rsidRPr="00725372">
        <w:rPr>
          <w:shd w:val="clear" w:color="auto" w:fill="FFFFFF"/>
          <w:lang w:val="en-GB"/>
        </w:rPr>
        <w:t>As a contingency to account for potential volume deficiencies and to include operational margins to offset helium loss, a margin of 20% shall be applied to the helium inventories and the corresponding helium storage facilities.</w:t>
      </w:r>
      <w:bookmarkEnd w:id="3639"/>
    </w:p>
    <w:p w14:paraId="6785EA4F" w14:textId="0C01FAAC" w:rsidR="00395ABF" w:rsidRPr="00725372" w:rsidRDefault="00395ABF" w:rsidP="00395ABF">
      <w:pPr>
        <w:pStyle w:val="SysReq1"/>
        <w:rPr>
          <w:shd w:val="clear" w:color="auto" w:fill="FFFFFF"/>
          <w:lang w:val="en-GB"/>
        </w:rPr>
      </w:pPr>
      <w:bookmarkStart w:id="3640" w:name="_Toc198519391"/>
      <w:r w:rsidRPr="00725372">
        <w:rPr>
          <w:shd w:val="clear" w:color="auto" w:fill="FFFFFF"/>
          <w:lang w:val="en-GB"/>
        </w:rPr>
        <w:t>To minimize the footprint impact in the storage area, the vertical positioning of the helium storage vessels is currently considered as baseline. However, the final volumes and arrangement shall be validated by SCK CEN.</w:t>
      </w:r>
      <w:bookmarkEnd w:id="3640"/>
    </w:p>
    <w:p w14:paraId="3661836E" w14:textId="77777777" w:rsidR="008D242B" w:rsidRDefault="008D242B" w:rsidP="008D242B">
      <w:pPr>
        <w:rPr>
          <w:lang w:eastAsia="fr-FR"/>
        </w:rPr>
      </w:pPr>
      <w:bookmarkStart w:id="3641" w:name="_Ref185003225"/>
    </w:p>
    <w:p w14:paraId="7B1852A4" w14:textId="04678E5D" w:rsidR="00395ABF" w:rsidRPr="00725372" w:rsidRDefault="00395ABF" w:rsidP="00395ABF">
      <w:pPr>
        <w:pStyle w:val="Captioncentered"/>
        <w:rPr>
          <w:lang w:val="en-GB" w:eastAsia="fr-FR"/>
        </w:rPr>
      </w:pPr>
      <w:bookmarkStart w:id="3642" w:name="_Ref192165728"/>
      <w:bookmarkStart w:id="3643" w:name="_Toc195865379"/>
      <w:r w:rsidRPr="00725372">
        <w:rPr>
          <w:lang w:val="en-GB" w:eastAsia="fr-FR"/>
        </w:rPr>
        <w:t xml:space="preserve">Table </w:t>
      </w:r>
      <w:r w:rsidRPr="00725372">
        <w:rPr>
          <w:lang w:val="en-GB" w:eastAsia="fr-FR"/>
        </w:rPr>
        <w:fldChar w:fldCharType="begin"/>
      </w:r>
      <w:r w:rsidRPr="00725372">
        <w:rPr>
          <w:lang w:val="en-GB" w:eastAsia="fr-FR"/>
        </w:rPr>
        <w:instrText xml:space="preserve"> SEQ Table \* ARABIC </w:instrText>
      </w:r>
      <w:r w:rsidRPr="00725372">
        <w:rPr>
          <w:lang w:val="en-GB" w:eastAsia="fr-FR"/>
        </w:rPr>
        <w:fldChar w:fldCharType="separate"/>
      </w:r>
      <w:r w:rsidR="00711812">
        <w:rPr>
          <w:noProof/>
          <w:lang w:val="en-GB" w:eastAsia="fr-FR"/>
        </w:rPr>
        <w:t>9</w:t>
      </w:r>
      <w:r w:rsidRPr="00725372">
        <w:rPr>
          <w:lang w:val="en-GB" w:eastAsia="fr-FR"/>
        </w:rPr>
        <w:fldChar w:fldCharType="end"/>
      </w:r>
      <w:bookmarkEnd w:id="3641"/>
      <w:bookmarkEnd w:id="3642"/>
      <w:r w:rsidRPr="00725372">
        <w:rPr>
          <w:lang w:val="en-GB" w:eastAsia="fr-FR"/>
        </w:rPr>
        <w:t> Helium inventory</w:t>
      </w:r>
      <w:bookmarkEnd w:id="3643"/>
    </w:p>
    <w:tbl>
      <w:tblPr>
        <w:tblStyle w:val="TableGrid2"/>
        <w:tblW w:w="9634"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2515"/>
        <w:gridCol w:w="5040"/>
        <w:gridCol w:w="2079"/>
      </w:tblGrid>
      <w:tr w:rsidR="00395ABF" w:rsidRPr="00725372" w14:paraId="2DEAC79D" w14:textId="77777777" w:rsidTr="002B6EDD">
        <w:trPr>
          <w:trHeight w:val="131"/>
        </w:trPr>
        <w:tc>
          <w:tcPr>
            <w:tcW w:w="2515" w:type="dxa"/>
            <w:shd w:val="clear" w:color="auto" w:fill="EBD9ED" w:themeFill="accent2" w:themeFillTint="33"/>
            <w:vAlign w:val="center"/>
          </w:tcPr>
          <w:p w14:paraId="6F2756E2" w14:textId="77777777" w:rsidR="00395ABF" w:rsidRPr="00725372" w:rsidRDefault="00395ABF" w:rsidP="002B6EDD">
            <w:pPr>
              <w:pStyle w:val="AASemiBold"/>
              <w:spacing w:line="240" w:lineRule="auto"/>
              <w:jc w:val="center"/>
            </w:pPr>
            <w:r w:rsidRPr="00725372">
              <w:t>Component</w:t>
            </w:r>
          </w:p>
        </w:tc>
        <w:tc>
          <w:tcPr>
            <w:tcW w:w="5040" w:type="dxa"/>
            <w:shd w:val="clear" w:color="auto" w:fill="EBD9ED" w:themeFill="accent2" w:themeFillTint="33"/>
            <w:vAlign w:val="center"/>
          </w:tcPr>
          <w:p w14:paraId="533D1F4D" w14:textId="77777777" w:rsidR="00395ABF" w:rsidRPr="00725372" w:rsidRDefault="00395ABF" w:rsidP="002B6EDD">
            <w:pPr>
              <w:pStyle w:val="AASemiBold"/>
              <w:spacing w:line="240" w:lineRule="auto"/>
              <w:jc w:val="center"/>
            </w:pPr>
            <w:r w:rsidRPr="00725372">
              <w:t>Helium inventory data</w:t>
            </w:r>
          </w:p>
        </w:tc>
        <w:tc>
          <w:tcPr>
            <w:tcW w:w="2079" w:type="dxa"/>
            <w:shd w:val="clear" w:color="auto" w:fill="EBD9ED" w:themeFill="accent2" w:themeFillTint="33"/>
            <w:vAlign w:val="center"/>
          </w:tcPr>
          <w:p w14:paraId="6AE6A8E8" w14:textId="77777777" w:rsidR="00395ABF" w:rsidRPr="00725372" w:rsidRDefault="00395ABF" w:rsidP="002B6EDD">
            <w:pPr>
              <w:pStyle w:val="AASemiBold"/>
              <w:spacing w:line="240" w:lineRule="auto"/>
              <w:jc w:val="center"/>
            </w:pPr>
            <w:r w:rsidRPr="00725372">
              <w:t>Helium Mass (kg)</w:t>
            </w:r>
          </w:p>
        </w:tc>
      </w:tr>
      <w:tr w:rsidR="00395ABF" w:rsidRPr="00725372" w14:paraId="7179059E" w14:textId="77777777" w:rsidTr="002B6EDD">
        <w:trPr>
          <w:trHeight w:val="860"/>
        </w:trPr>
        <w:tc>
          <w:tcPr>
            <w:tcW w:w="2515" w:type="dxa"/>
            <w:vAlign w:val="center"/>
            <w:hideMark/>
          </w:tcPr>
          <w:p w14:paraId="22F8AB47" w14:textId="77777777" w:rsidR="00395ABF" w:rsidRPr="00725372" w:rsidRDefault="00395ABF" w:rsidP="002B6EDD">
            <w:pPr>
              <w:spacing w:before="40" w:after="20" w:line="240" w:lineRule="auto"/>
              <w:contextualSpacing/>
              <w:jc w:val="center"/>
            </w:pPr>
            <w:r w:rsidRPr="00725372">
              <w:t>Cryomodules (QM) including QVE.</w:t>
            </w:r>
          </w:p>
        </w:tc>
        <w:tc>
          <w:tcPr>
            <w:tcW w:w="5040" w:type="dxa"/>
            <w:vAlign w:val="center"/>
            <w:hideMark/>
          </w:tcPr>
          <w:p w14:paraId="38CF8315" w14:textId="77777777" w:rsidR="00395ABF" w:rsidRPr="00725372" w:rsidRDefault="00395ABF" w:rsidP="002B6EDD">
            <w:pPr>
              <w:spacing w:before="40" w:after="20" w:line="240" w:lineRule="auto"/>
              <w:contextualSpacing/>
            </w:pPr>
            <w:r w:rsidRPr="00725372">
              <w:t xml:space="preserve">QM </w:t>
            </w:r>
            <w:r w:rsidRPr="00725372">
              <w:rPr>
                <w:sz w:val="18"/>
                <w:szCs w:val="18"/>
              </w:rPr>
              <w:t>(~ 90 liters of helium per cryomodules)</w:t>
            </w:r>
          </w:p>
          <w:p w14:paraId="0BE490A1" w14:textId="77777777" w:rsidR="00395ABF" w:rsidRPr="00725372" w:rsidRDefault="00395ABF" w:rsidP="002B6EDD">
            <w:pPr>
              <w:spacing w:before="40" w:after="20" w:line="240" w:lineRule="auto"/>
              <w:contextualSpacing/>
            </w:pPr>
            <w:r w:rsidRPr="00725372">
              <w:t>+QVE ~ 200 liters</w:t>
            </w:r>
          </w:p>
        </w:tc>
        <w:tc>
          <w:tcPr>
            <w:tcW w:w="2079" w:type="dxa"/>
            <w:vAlign w:val="center"/>
            <w:hideMark/>
          </w:tcPr>
          <w:p w14:paraId="5A8D155A" w14:textId="77777777" w:rsidR="00395ABF" w:rsidRPr="00725372" w:rsidRDefault="00395ABF" w:rsidP="002B6EDD">
            <w:pPr>
              <w:spacing w:before="40" w:after="20" w:line="240" w:lineRule="auto"/>
              <w:contextualSpacing/>
              <w:jc w:val="center"/>
            </w:pPr>
            <w:r w:rsidRPr="00725372">
              <w:t>440</w:t>
            </w:r>
          </w:p>
        </w:tc>
      </w:tr>
      <w:tr w:rsidR="00395ABF" w:rsidRPr="00725372" w14:paraId="5F499C16" w14:textId="77777777" w:rsidTr="002B6EDD">
        <w:trPr>
          <w:trHeight w:val="968"/>
        </w:trPr>
        <w:tc>
          <w:tcPr>
            <w:tcW w:w="2515" w:type="dxa"/>
            <w:vAlign w:val="center"/>
            <w:hideMark/>
          </w:tcPr>
          <w:p w14:paraId="4AD97C21" w14:textId="77777777" w:rsidR="00395ABF" w:rsidRPr="00725372" w:rsidRDefault="00395ABF" w:rsidP="002B6EDD">
            <w:pPr>
              <w:spacing w:before="40" w:after="20" w:line="240" w:lineRule="auto"/>
              <w:contextualSpacing/>
              <w:jc w:val="left"/>
            </w:pPr>
            <w:r w:rsidRPr="00725372">
              <w:t>Cryogenic distribution:</w:t>
            </w:r>
          </w:p>
          <w:p w14:paraId="147BD00A" w14:textId="77777777" w:rsidR="00395ABF" w:rsidRPr="00725372" w:rsidRDefault="00395ABF" w:rsidP="002B6EDD">
            <w:pPr>
              <w:spacing w:before="40" w:after="20" w:line="240" w:lineRule="auto"/>
              <w:contextualSpacing/>
              <w:jc w:val="center"/>
            </w:pPr>
            <w:r w:rsidRPr="00725372">
              <w:t>QVB and QLM for 2K operation</w:t>
            </w:r>
          </w:p>
        </w:tc>
        <w:tc>
          <w:tcPr>
            <w:tcW w:w="5040" w:type="dxa"/>
            <w:vAlign w:val="center"/>
            <w:hideMark/>
          </w:tcPr>
          <w:p w14:paraId="6CE8BF23" w14:textId="77777777" w:rsidR="00395ABF" w:rsidRPr="00725372" w:rsidRDefault="00395ABF" w:rsidP="002B6EDD">
            <w:pPr>
              <w:spacing w:before="40" w:after="20" w:line="240" w:lineRule="auto"/>
              <w:ind w:left="68"/>
              <w:contextualSpacing/>
            </w:pPr>
            <w:r w:rsidRPr="00725372">
              <w:t>VLP return ~ 2 kg</w:t>
            </w:r>
          </w:p>
          <w:p w14:paraId="37F981B3" w14:textId="77777777" w:rsidR="00395ABF" w:rsidRPr="00725372" w:rsidRDefault="00395ABF" w:rsidP="002B6EDD">
            <w:pPr>
              <w:spacing w:before="40" w:after="20" w:line="240" w:lineRule="auto"/>
              <w:ind w:left="68"/>
              <w:contextualSpacing/>
            </w:pPr>
            <w:r w:rsidRPr="00725372">
              <w:t>SHe supply ~ 15 kg</w:t>
            </w:r>
          </w:p>
          <w:p w14:paraId="79F17DBA" w14:textId="77777777" w:rsidR="00395ABF" w:rsidRPr="00725372" w:rsidRDefault="00395ABF" w:rsidP="002B6EDD">
            <w:pPr>
              <w:spacing w:before="40" w:after="20" w:line="240" w:lineRule="auto"/>
              <w:ind w:left="73"/>
              <w:contextualSpacing/>
            </w:pPr>
            <w:r w:rsidRPr="00725372">
              <w:t>TS supply-return ~ 12 kg</w:t>
            </w:r>
          </w:p>
          <w:p w14:paraId="40713045" w14:textId="77777777" w:rsidR="00395ABF" w:rsidRPr="00725372" w:rsidRDefault="00395ABF" w:rsidP="002B6EDD">
            <w:pPr>
              <w:spacing w:before="40" w:after="20" w:line="240" w:lineRule="auto"/>
              <w:ind w:left="73"/>
              <w:contextualSpacing/>
            </w:pPr>
            <w:r w:rsidRPr="00725372">
              <w:t>Warm He lines ~ 1 kg</w:t>
            </w:r>
          </w:p>
        </w:tc>
        <w:tc>
          <w:tcPr>
            <w:tcW w:w="2079" w:type="dxa"/>
            <w:vAlign w:val="center"/>
            <w:hideMark/>
          </w:tcPr>
          <w:p w14:paraId="5155AFE4" w14:textId="77777777" w:rsidR="00395ABF" w:rsidRPr="00725372" w:rsidRDefault="00395ABF" w:rsidP="002B6EDD">
            <w:pPr>
              <w:spacing w:before="40" w:after="20" w:line="240" w:lineRule="auto"/>
              <w:contextualSpacing/>
              <w:jc w:val="center"/>
            </w:pPr>
            <w:r w:rsidRPr="00725372">
              <w:t>30</w:t>
            </w:r>
          </w:p>
        </w:tc>
      </w:tr>
      <w:tr w:rsidR="00395ABF" w:rsidRPr="00725372" w14:paraId="61609113" w14:textId="77777777" w:rsidTr="002B6EDD">
        <w:trPr>
          <w:trHeight w:val="734"/>
        </w:trPr>
        <w:tc>
          <w:tcPr>
            <w:tcW w:w="2515" w:type="dxa"/>
            <w:vAlign w:val="center"/>
            <w:hideMark/>
          </w:tcPr>
          <w:p w14:paraId="25F5E52A" w14:textId="44D2E2B8" w:rsidR="00395ABF" w:rsidRPr="00725372" w:rsidRDefault="00A156C9" w:rsidP="002B6EDD">
            <w:pPr>
              <w:spacing w:before="40" w:after="20" w:line="240" w:lineRule="auto"/>
              <w:contextualSpacing/>
              <w:jc w:val="center"/>
            </w:pPr>
            <w:r>
              <w:t>QPLANT</w:t>
            </w:r>
          </w:p>
        </w:tc>
        <w:tc>
          <w:tcPr>
            <w:tcW w:w="5040" w:type="dxa"/>
            <w:vAlign w:val="center"/>
            <w:hideMark/>
          </w:tcPr>
          <w:p w14:paraId="656548AF" w14:textId="50F85CFF" w:rsidR="00395ABF" w:rsidRPr="00725372" w:rsidRDefault="00395ABF" w:rsidP="002B6EDD">
            <w:pPr>
              <w:spacing w:before="40" w:after="20" w:line="240" w:lineRule="auto"/>
              <w:contextualSpacing/>
            </w:pPr>
            <w:r w:rsidRPr="00725372">
              <w:t xml:space="preserve">To be determined by the </w:t>
            </w:r>
            <w:r w:rsidR="00CB1438">
              <w:t>Contractor</w:t>
            </w:r>
            <w:r w:rsidRPr="00725372">
              <w:t xml:space="preserve"> of the </w:t>
            </w:r>
            <w:r w:rsidR="00A156C9">
              <w:t>QPLANT</w:t>
            </w:r>
          </w:p>
        </w:tc>
        <w:tc>
          <w:tcPr>
            <w:tcW w:w="2079" w:type="dxa"/>
            <w:vAlign w:val="center"/>
            <w:hideMark/>
          </w:tcPr>
          <w:p w14:paraId="79A245E6" w14:textId="5EBCEFEC" w:rsidR="00395ABF" w:rsidRPr="00725372" w:rsidRDefault="00395ABF" w:rsidP="002B6EDD">
            <w:pPr>
              <w:spacing w:before="40" w:after="20" w:line="240" w:lineRule="auto"/>
              <w:contextualSpacing/>
              <w:jc w:val="center"/>
            </w:pPr>
            <w:r w:rsidRPr="00725372">
              <w:t xml:space="preserve">TBD by </w:t>
            </w:r>
            <w:r w:rsidR="00CB1438">
              <w:t>Contractor</w:t>
            </w:r>
          </w:p>
        </w:tc>
      </w:tr>
      <w:tr w:rsidR="00395ABF" w:rsidRPr="00725372" w14:paraId="0F9DB9F6" w14:textId="77777777" w:rsidTr="002B6EDD">
        <w:trPr>
          <w:trHeight w:val="905"/>
        </w:trPr>
        <w:tc>
          <w:tcPr>
            <w:tcW w:w="2515" w:type="dxa"/>
            <w:vAlign w:val="center"/>
          </w:tcPr>
          <w:p w14:paraId="50AA5DF1" w14:textId="77777777" w:rsidR="00395ABF" w:rsidRPr="00725372" w:rsidRDefault="00395ABF" w:rsidP="002B6EDD">
            <w:pPr>
              <w:spacing w:before="40" w:after="20" w:line="240" w:lineRule="auto"/>
              <w:contextualSpacing/>
              <w:jc w:val="center"/>
            </w:pPr>
            <w:r w:rsidRPr="00725372">
              <w:lastRenderedPageBreak/>
              <w:t>Gaseous warm storage</w:t>
            </w:r>
          </w:p>
        </w:tc>
        <w:tc>
          <w:tcPr>
            <w:tcW w:w="5040" w:type="dxa"/>
            <w:vAlign w:val="center"/>
          </w:tcPr>
          <w:p w14:paraId="32E2D0CD" w14:textId="77777777" w:rsidR="00395ABF" w:rsidRPr="00725372" w:rsidRDefault="00395ABF" w:rsidP="002B6EDD">
            <w:pPr>
              <w:spacing w:before="40" w:after="20" w:line="240" w:lineRule="auto"/>
              <w:contextualSpacing/>
            </w:pPr>
            <w:r w:rsidRPr="00725372">
              <w:t>Remaining inventory during operation.</w:t>
            </w:r>
          </w:p>
          <w:p w14:paraId="427111AE" w14:textId="24907F24" w:rsidR="00395ABF" w:rsidRPr="00725372" w:rsidRDefault="00395ABF" w:rsidP="002B6EDD">
            <w:pPr>
              <w:spacing w:before="40" w:after="20" w:line="240" w:lineRule="auto"/>
              <w:contextualSpacing/>
            </w:pPr>
            <w:r w:rsidRPr="00725372">
              <w:t xml:space="preserve">To be determined by the </w:t>
            </w:r>
            <w:r w:rsidR="00CB1438">
              <w:t>Contractor</w:t>
            </w:r>
            <w:r w:rsidRPr="00725372">
              <w:t xml:space="preserve"> of the </w:t>
            </w:r>
            <w:r w:rsidR="00A156C9">
              <w:t>QPLANT</w:t>
            </w:r>
          </w:p>
        </w:tc>
        <w:tc>
          <w:tcPr>
            <w:tcW w:w="2079" w:type="dxa"/>
            <w:vAlign w:val="center"/>
          </w:tcPr>
          <w:p w14:paraId="06C00573" w14:textId="3AB0C46F" w:rsidR="00395ABF" w:rsidRPr="00725372" w:rsidRDefault="00395ABF" w:rsidP="002B6EDD">
            <w:pPr>
              <w:spacing w:before="40" w:after="20" w:line="240" w:lineRule="auto"/>
              <w:contextualSpacing/>
              <w:jc w:val="center"/>
            </w:pPr>
            <w:r w:rsidRPr="00725372">
              <w:t xml:space="preserve">TBD by </w:t>
            </w:r>
            <w:r w:rsidR="00CB1438">
              <w:t>Contractor</w:t>
            </w:r>
          </w:p>
        </w:tc>
      </w:tr>
      <w:tr w:rsidR="00395ABF" w:rsidRPr="00725372" w14:paraId="1736B90B" w14:textId="77777777" w:rsidTr="002B6EDD">
        <w:trPr>
          <w:trHeight w:val="761"/>
        </w:trPr>
        <w:tc>
          <w:tcPr>
            <w:tcW w:w="2515" w:type="dxa"/>
            <w:vAlign w:val="center"/>
            <w:hideMark/>
          </w:tcPr>
          <w:p w14:paraId="30F3DA26" w14:textId="77777777" w:rsidR="00395ABF" w:rsidRPr="00725372" w:rsidRDefault="00395ABF" w:rsidP="002B6EDD">
            <w:pPr>
              <w:pStyle w:val="AASemiBold"/>
              <w:spacing w:before="40" w:after="20" w:line="240" w:lineRule="auto"/>
              <w:contextualSpacing/>
              <w:jc w:val="right"/>
            </w:pPr>
            <w:r w:rsidRPr="00725372">
              <w:t>TOTAL without margin applied</w:t>
            </w:r>
          </w:p>
        </w:tc>
        <w:tc>
          <w:tcPr>
            <w:tcW w:w="5040" w:type="dxa"/>
            <w:vAlign w:val="center"/>
            <w:hideMark/>
          </w:tcPr>
          <w:p w14:paraId="1604BE19" w14:textId="462D94BB" w:rsidR="00395ABF" w:rsidRPr="00725372" w:rsidRDefault="00395ABF" w:rsidP="002B6EDD">
            <w:pPr>
              <w:spacing w:before="40" w:after="20" w:line="240" w:lineRule="auto"/>
              <w:contextualSpacing/>
            </w:pPr>
            <w:r w:rsidRPr="00725372">
              <w:t xml:space="preserve">Without </w:t>
            </w:r>
            <w:r w:rsidR="00A156C9">
              <w:t>QPLANT</w:t>
            </w:r>
            <w:r w:rsidRPr="00725372">
              <w:t xml:space="preserve"> and helium gas storages remaining during operation</w:t>
            </w:r>
          </w:p>
        </w:tc>
        <w:tc>
          <w:tcPr>
            <w:tcW w:w="2079" w:type="dxa"/>
            <w:vAlign w:val="center"/>
            <w:hideMark/>
          </w:tcPr>
          <w:p w14:paraId="4EFD73D6" w14:textId="77777777" w:rsidR="00395ABF" w:rsidRPr="00725372" w:rsidRDefault="00395ABF" w:rsidP="002B6EDD">
            <w:pPr>
              <w:pStyle w:val="AASemiBold"/>
              <w:spacing w:before="40" w:after="20" w:line="240" w:lineRule="auto"/>
              <w:contextualSpacing/>
              <w:jc w:val="center"/>
            </w:pPr>
            <w:r w:rsidRPr="00725372">
              <w:t>~ 470 kg</w:t>
            </w:r>
          </w:p>
          <w:p w14:paraId="6C51BFC4" w14:textId="34D4A3FE" w:rsidR="00395ABF" w:rsidRPr="00725372" w:rsidRDefault="00395ABF" w:rsidP="002B6EDD">
            <w:pPr>
              <w:pStyle w:val="AASemiBold"/>
              <w:spacing w:before="40" w:after="20" w:line="240" w:lineRule="auto"/>
              <w:contextualSpacing/>
              <w:jc w:val="center"/>
            </w:pPr>
            <w:r w:rsidRPr="00725372">
              <w:t xml:space="preserve">+ </w:t>
            </w:r>
            <w:r w:rsidR="00A156C9">
              <w:t>QPLANT</w:t>
            </w:r>
            <w:r w:rsidRPr="00725372">
              <w:t xml:space="preserve"> and helium gas storages</w:t>
            </w:r>
          </w:p>
        </w:tc>
      </w:tr>
      <w:tr w:rsidR="00395ABF" w:rsidRPr="00725372" w14:paraId="45D336E8" w14:textId="77777777" w:rsidTr="002B6EDD">
        <w:trPr>
          <w:trHeight w:val="680"/>
        </w:trPr>
        <w:tc>
          <w:tcPr>
            <w:tcW w:w="2515" w:type="dxa"/>
            <w:vAlign w:val="center"/>
          </w:tcPr>
          <w:p w14:paraId="296591C5" w14:textId="77777777" w:rsidR="00395ABF" w:rsidRPr="00725372" w:rsidRDefault="00395ABF" w:rsidP="002B6EDD">
            <w:pPr>
              <w:pStyle w:val="AASemiBold"/>
              <w:spacing w:before="40" w:after="20" w:line="240" w:lineRule="auto"/>
              <w:contextualSpacing/>
              <w:jc w:val="right"/>
            </w:pPr>
            <w:r w:rsidRPr="00725372">
              <w:t>TOTAL with margin</w:t>
            </w:r>
          </w:p>
        </w:tc>
        <w:tc>
          <w:tcPr>
            <w:tcW w:w="5040" w:type="dxa"/>
            <w:vAlign w:val="center"/>
          </w:tcPr>
          <w:p w14:paraId="389603F0" w14:textId="1E46D657" w:rsidR="00395ABF" w:rsidRPr="00725372" w:rsidRDefault="00395ABF" w:rsidP="002B6EDD">
            <w:pPr>
              <w:spacing w:before="40" w:after="20" w:line="240" w:lineRule="auto"/>
              <w:contextualSpacing/>
            </w:pPr>
            <w:r w:rsidRPr="00725372">
              <w:t xml:space="preserve">Without </w:t>
            </w:r>
            <w:r w:rsidR="00A156C9">
              <w:t>QPLANT</w:t>
            </w:r>
            <w:r w:rsidRPr="00725372">
              <w:t xml:space="preserve"> and helium gas storages remaining during operation</w:t>
            </w:r>
          </w:p>
          <w:p w14:paraId="6E21F210" w14:textId="77777777" w:rsidR="00395ABF" w:rsidRPr="00725372" w:rsidRDefault="00395ABF" w:rsidP="002B6EDD">
            <w:pPr>
              <w:spacing w:before="40" w:after="20" w:line="240" w:lineRule="auto"/>
              <w:contextualSpacing/>
            </w:pPr>
            <w:r w:rsidRPr="00725372">
              <w:t>20 % Margin shall be applied on each Component</w:t>
            </w:r>
          </w:p>
        </w:tc>
        <w:tc>
          <w:tcPr>
            <w:tcW w:w="2079" w:type="dxa"/>
            <w:vAlign w:val="center"/>
          </w:tcPr>
          <w:p w14:paraId="275054E3" w14:textId="77777777" w:rsidR="00395ABF" w:rsidRPr="00725372" w:rsidRDefault="00395ABF" w:rsidP="002B6EDD">
            <w:pPr>
              <w:pStyle w:val="AASemiBold"/>
              <w:spacing w:before="40" w:after="20" w:line="240" w:lineRule="auto"/>
              <w:contextualSpacing/>
              <w:jc w:val="center"/>
            </w:pPr>
            <w:r w:rsidRPr="00725372">
              <w:t>~ 570 kg</w:t>
            </w:r>
          </w:p>
          <w:p w14:paraId="4FD552B8" w14:textId="0446E172" w:rsidR="00395ABF" w:rsidRPr="00725372" w:rsidRDefault="00395ABF" w:rsidP="002B6EDD">
            <w:pPr>
              <w:pStyle w:val="AASemiBold"/>
              <w:spacing w:before="40" w:after="20" w:line="240" w:lineRule="auto"/>
              <w:contextualSpacing/>
              <w:jc w:val="center"/>
            </w:pPr>
            <w:r w:rsidRPr="00725372">
              <w:t xml:space="preserve">+ </w:t>
            </w:r>
            <w:r w:rsidR="00A156C9">
              <w:t>QPLANT</w:t>
            </w:r>
            <w:r w:rsidRPr="00725372">
              <w:t xml:space="preserve"> and helium gas storages</w:t>
            </w:r>
          </w:p>
        </w:tc>
      </w:tr>
    </w:tbl>
    <w:p w14:paraId="52EE48DB" w14:textId="77777777" w:rsidR="00395ABF" w:rsidRDefault="00395ABF" w:rsidP="00395ABF">
      <w:pPr>
        <w:rPr>
          <w:shd w:val="clear" w:color="auto" w:fill="FFFFFF"/>
          <w:lang w:eastAsia="fr-FR"/>
        </w:rPr>
      </w:pPr>
    </w:p>
    <w:p w14:paraId="323D14E9" w14:textId="77777777" w:rsidR="00BE13A7" w:rsidRPr="00810CE1" w:rsidRDefault="00BE13A7" w:rsidP="00BE13A7">
      <w:pPr>
        <w:pStyle w:val="SysReq1"/>
        <w:rPr>
          <w:ins w:id="3644" w:author="Bonthuys Gerkotze" w:date="2025-04-24T11:21:00Z"/>
        </w:rPr>
      </w:pPr>
      <w:bookmarkStart w:id="3645" w:name="_Toc198519392"/>
      <w:ins w:id="3646" w:author="Bonthuys Gerkotze" w:date="2025-04-24T11:21:00Z">
        <w:r w:rsidRPr="00810CE1">
          <w:t>The Contractor shall address supply continuity for critical fluids (helium, nitrogen), including:</w:t>
        </w:r>
        <w:bookmarkEnd w:id="3645"/>
      </w:ins>
    </w:p>
    <w:p w14:paraId="6C57FF0A" w14:textId="77777777" w:rsidR="00BE13A7" w:rsidRPr="00810CE1" w:rsidRDefault="00BE13A7" w:rsidP="001C6DC5">
      <w:pPr>
        <w:numPr>
          <w:ilvl w:val="0"/>
          <w:numId w:val="49"/>
        </w:numPr>
        <w:tabs>
          <w:tab w:val="num" w:pos="720"/>
        </w:tabs>
        <w:rPr>
          <w:ins w:id="3647" w:author="Bonthuys Gerkotze" w:date="2025-04-24T11:21:00Z"/>
        </w:rPr>
      </w:pPr>
      <w:ins w:id="3648" w:author="Bonthuys Gerkotze" w:date="2025-04-24T11:21:00Z">
        <w:r w:rsidRPr="00810CE1">
          <w:t>Volume forecasts, logistics, buffer tanking</w:t>
        </w:r>
      </w:ins>
    </w:p>
    <w:p w14:paraId="06E01F05" w14:textId="77777777" w:rsidR="00BE13A7" w:rsidRPr="00810CE1" w:rsidRDefault="00BE13A7" w:rsidP="001C6DC5">
      <w:pPr>
        <w:numPr>
          <w:ilvl w:val="0"/>
          <w:numId w:val="49"/>
        </w:numPr>
        <w:tabs>
          <w:tab w:val="num" w:pos="720"/>
        </w:tabs>
        <w:rPr>
          <w:ins w:id="3649" w:author="Bonthuys Gerkotze" w:date="2025-04-24T11:21:00Z"/>
        </w:rPr>
      </w:pPr>
      <w:ins w:id="3650" w:author="Bonthuys Gerkotze" w:date="2025-04-24T11:21:00Z">
        <w:r w:rsidRPr="00810CE1">
          <w:t>Vendor reliability and emergency resupply</w:t>
        </w:r>
      </w:ins>
    </w:p>
    <w:p w14:paraId="5F12A402" w14:textId="77777777" w:rsidR="00BE13A7" w:rsidRDefault="00BE13A7" w:rsidP="001C6DC5">
      <w:pPr>
        <w:numPr>
          <w:ilvl w:val="0"/>
          <w:numId w:val="49"/>
        </w:numPr>
        <w:tabs>
          <w:tab w:val="num" w:pos="720"/>
        </w:tabs>
        <w:rPr>
          <w:ins w:id="3651" w:author="Bonthuys Gerkotze" w:date="2025-04-24T11:21:00Z"/>
        </w:rPr>
      </w:pPr>
      <w:ins w:id="3652" w:author="Bonthuys Gerkotze" w:date="2025-04-24T11:21:00Z">
        <w:r w:rsidRPr="00810CE1">
          <w:t>LCM-aligned integration (storage, purification, TED/QRB interface)</w:t>
        </w:r>
      </w:ins>
    </w:p>
    <w:p w14:paraId="692ACC79" w14:textId="77777777" w:rsidR="00BE13A7" w:rsidRPr="00BE13A7" w:rsidRDefault="00BE13A7" w:rsidP="00BE13A7">
      <w:pPr>
        <w:rPr>
          <w:ins w:id="3653" w:author="Bonthuys Gerkotze" w:date="2025-04-24T11:21:00Z"/>
          <w:highlight w:val="yellow"/>
        </w:rPr>
      </w:pPr>
      <w:ins w:id="3654" w:author="Bonthuys Gerkotze" w:date="2025-04-24T11:21:00Z">
        <w:r w:rsidRPr="00BE13A7">
          <w:rPr>
            <w:highlight w:val="yellow"/>
          </w:rPr>
          <w:t>In the offer, the applicant shall:</w:t>
        </w:r>
      </w:ins>
    </w:p>
    <w:p w14:paraId="29F31F71" w14:textId="77777777" w:rsidR="00BE13A7" w:rsidRPr="00810CE1" w:rsidRDefault="00BE13A7" w:rsidP="00BE13A7">
      <w:pPr>
        <w:tabs>
          <w:tab w:val="num" w:pos="720"/>
        </w:tabs>
        <w:ind w:left="709"/>
        <w:rPr>
          <w:ins w:id="3655" w:author="Bonthuys Gerkotze" w:date="2025-04-24T11:21:00Z"/>
        </w:rPr>
      </w:pPr>
      <w:ins w:id="3656" w:author="Bonthuys Gerkotze" w:date="2025-04-24T11:21:00Z">
        <w:r w:rsidRPr="00BE13A7">
          <w:rPr>
            <w:highlight w:val="yellow"/>
          </w:rPr>
          <w:t>If redundancy/diverse routes are offered, the offer shall include Technical justification; Conditional upgrade path pricing; Adjusted flow/control architecture</w:t>
        </w:r>
      </w:ins>
    </w:p>
    <w:p w14:paraId="410BEA01" w14:textId="77777777" w:rsidR="00BE13A7" w:rsidRPr="00725372" w:rsidRDefault="00BE13A7" w:rsidP="00395ABF">
      <w:pPr>
        <w:rPr>
          <w:shd w:val="clear" w:color="auto" w:fill="FFFFFF"/>
          <w:lang w:eastAsia="fr-FR"/>
        </w:rPr>
      </w:pPr>
    </w:p>
    <w:p w14:paraId="09672B1E" w14:textId="61F233E1" w:rsidR="00395ABF" w:rsidRPr="00725372" w:rsidRDefault="00395ABF" w:rsidP="00395ABF">
      <w:pPr>
        <w:pStyle w:val="Heading40"/>
        <w:rPr>
          <w:lang w:val="en-GB"/>
        </w:rPr>
      </w:pPr>
      <w:bookmarkStart w:id="3657" w:name="_Toc198518384"/>
      <w:r w:rsidRPr="00725372">
        <w:rPr>
          <w:lang w:val="en-GB"/>
        </w:rPr>
        <w:t>General description</w:t>
      </w:r>
      <w:bookmarkEnd w:id="3657"/>
    </w:p>
    <w:p w14:paraId="741AC0F7" w14:textId="325BC86E" w:rsidR="00395ABF" w:rsidRPr="00725372" w:rsidRDefault="00395ABF" w:rsidP="00395ABF">
      <w:pPr>
        <w:pStyle w:val="SysReq1"/>
        <w:rPr>
          <w:shd w:val="clear" w:color="auto" w:fill="FFFFFF"/>
          <w:lang w:val="en-GB"/>
        </w:rPr>
      </w:pPr>
      <w:bookmarkStart w:id="3658" w:name="_Toc198519393"/>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commentRangeStart w:id="3659"/>
      <w:commentRangeStart w:id="3660"/>
      <w:r w:rsidRPr="00725372">
        <w:rPr>
          <w:shd w:val="clear" w:color="auto" w:fill="FFFFFF"/>
          <w:lang w:val="en-GB"/>
        </w:rPr>
        <w:t>foundation requirements</w:t>
      </w:r>
      <w:commentRangeEnd w:id="3659"/>
      <w:r w:rsidR="004B5888">
        <w:rPr>
          <w:rStyle w:val="CommentReference"/>
          <w:lang w:val="en-GB"/>
        </w:rPr>
        <w:commentReference w:id="3659"/>
      </w:r>
      <w:commentRangeEnd w:id="3660"/>
      <w:r w:rsidR="00DA4375">
        <w:rPr>
          <w:rStyle w:val="CommentReference"/>
          <w:lang w:val="en-GB"/>
        </w:rPr>
        <w:commentReference w:id="3660"/>
      </w:r>
      <w:r w:rsidRPr="00725372">
        <w:rPr>
          <w:shd w:val="clear" w:color="auto" w:fill="FFFFFF"/>
          <w:lang w:val="en-GB"/>
        </w:rPr>
        <w:t xml:space="preserve"> shall be provided by the </w:t>
      </w:r>
      <w:r w:rsidR="00CB1438">
        <w:rPr>
          <w:shd w:val="clear" w:color="auto" w:fill="FFFFFF"/>
          <w:lang w:val="en-GB"/>
        </w:rPr>
        <w:t>Contractor</w:t>
      </w:r>
      <w:r w:rsidRPr="00725372">
        <w:rPr>
          <w:shd w:val="clear" w:color="auto" w:fill="FFFFFF"/>
          <w:lang w:val="en-GB"/>
        </w:rPr>
        <w:t xml:space="preserve"> at the end of the design phase to SCK</w:t>
      </w:r>
      <w:r w:rsidR="004B5888">
        <w:rPr>
          <w:shd w:val="clear" w:color="auto" w:fill="FFFFFF"/>
          <w:lang w:val="en-GB"/>
        </w:rPr>
        <w:t xml:space="preserve"> CEN</w:t>
      </w:r>
      <w:r w:rsidRPr="00725372">
        <w:rPr>
          <w:shd w:val="clear" w:color="auto" w:fill="FFFFFF"/>
          <w:lang w:val="en-GB"/>
        </w:rPr>
        <w:t xml:space="preserve">. The interfaces will be finalized during </w:t>
      </w:r>
      <w:r w:rsidR="004B5888">
        <w:rPr>
          <w:shd w:val="clear" w:color="auto" w:fill="FFFFFF"/>
          <w:lang w:val="en-GB"/>
        </w:rPr>
        <w:t xml:space="preserve">the </w:t>
      </w:r>
      <w:r w:rsidRPr="00725372">
        <w:rPr>
          <w:shd w:val="clear" w:color="auto" w:fill="FFFFFF"/>
          <w:lang w:val="en-GB"/>
        </w:rPr>
        <w:t>design phase with SCK CEN.</w:t>
      </w:r>
      <w:bookmarkEnd w:id="3658"/>
    </w:p>
    <w:p w14:paraId="668ADB98" w14:textId="241A5A34" w:rsidR="00395ABF" w:rsidRPr="00725372" w:rsidRDefault="00395ABF" w:rsidP="00395ABF">
      <w:pPr>
        <w:pStyle w:val="SysReq1"/>
        <w:rPr>
          <w:shd w:val="clear" w:color="auto" w:fill="FFFFFF"/>
          <w:lang w:val="en-GB"/>
        </w:rPr>
      </w:pPr>
      <w:bookmarkStart w:id="3661" w:name="_Toc198519394"/>
      <w:r w:rsidRPr="00725372">
        <w:rPr>
          <w:shd w:val="clear" w:color="auto" w:fill="FFFFFF"/>
          <w:lang w:val="en-GB"/>
        </w:rPr>
        <w:t xml:space="preserve">The helium storages shall be located outside the building and </w:t>
      </w:r>
      <w:commentRangeStart w:id="3662"/>
      <w:commentRangeStart w:id="3663"/>
      <w:r w:rsidRPr="00725372">
        <w:rPr>
          <w:shd w:val="clear" w:color="auto" w:fill="FFFFFF"/>
          <w:lang w:val="en-GB"/>
        </w:rPr>
        <w:t>installed vertically to reduce the footprint</w:t>
      </w:r>
      <w:commentRangeEnd w:id="3662"/>
      <w:r w:rsidR="004B5888">
        <w:rPr>
          <w:rStyle w:val="CommentReference"/>
          <w:lang w:val="en-GB"/>
        </w:rPr>
        <w:commentReference w:id="3662"/>
      </w:r>
      <w:commentRangeEnd w:id="3663"/>
      <w:r w:rsidR="00AC43F1">
        <w:rPr>
          <w:rStyle w:val="CommentReference"/>
          <w:lang w:val="en-GB"/>
        </w:rPr>
        <w:commentReference w:id="3663"/>
      </w:r>
      <w:r w:rsidRPr="00725372">
        <w:rPr>
          <w:shd w:val="clear" w:color="auto" w:fill="FFFFFF"/>
          <w:lang w:val="en-GB"/>
        </w:rPr>
        <w:t xml:space="preserv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711812" w:rsidRPr="00711812">
        <w:rPr>
          <w:rStyle w:val="AAReferencedChar"/>
        </w:rPr>
        <w:t>AD 1</w:t>
      </w:r>
      <w:r w:rsidRPr="00725372">
        <w:rPr>
          <w:rStyle w:val="AAReferencedChar"/>
        </w:rPr>
        <w:fldChar w:fldCharType="end"/>
      </w:r>
      <w:r w:rsidRPr="00725372">
        <w:rPr>
          <w:shd w:val="clear" w:color="auto" w:fill="FFFFFF"/>
          <w:lang w:val="en-GB"/>
        </w:rPr>
        <w:t>).</w:t>
      </w:r>
      <w:bookmarkEnd w:id="3661"/>
    </w:p>
    <w:p w14:paraId="20EA9F86" w14:textId="2FEE9322" w:rsidR="00395ABF" w:rsidRPr="00725372" w:rsidRDefault="00395ABF" w:rsidP="00395ABF">
      <w:pPr>
        <w:pStyle w:val="SysReq1"/>
        <w:rPr>
          <w:shd w:val="clear" w:color="auto" w:fill="FFFFFF"/>
          <w:lang w:val="en-GB"/>
        </w:rPr>
      </w:pPr>
      <w:bookmarkStart w:id="3664" w:name="_Toc198519395"/>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r w:rsidR="00CB1438">
        <w:rPr>
          <w:shd w:val="clear" w:color="auto" w:fill="FFFFFF"/>
          <w:lang w:val="en-GB"/>
        </w:rPr>
        <w:t>Contractor</w:t>
      </w:r>
      <w:r w:rsidRPr="00725372">
        <w:rPr>
          <w:shd w:val="clear" w:color="auto" w:fill="FFFFFF"/>
          <w:lang w:val="en-GB"/>
        </w:rPr>
        <w:t xml:space="preserve"> is responsible for the design of the storage vessel and all the necessary mechanical analysis to cope with the site environment.</w:t>
      </w:r>
      <w:bookmarkEnd w:id="3664"/>
    </w:p>
    <w:p w14:paraId="79108323" w14:textId="26623727" w:rsidR="00395ABF" w:rsidRPr="00725372" w:rsidRDefault="00395ABF" w:rsidP="00395ABF">
      <w:pPr>
        <w:pStyle w:val="SysReq1"/>
        <w:rPr>
          <w:shd w:val="clear" w:color="auto" w:fill="FFFFFF"/>
          <w:lang w:val="en-GB"/>
        </w:rPr>
      </w:pPr>
      <w:bookmarkStart w:id="3665" w:name="_Toc198519396"/>
      <w:r w:rsidRPr="00725372">
        <w:rPr>
          <w:shd w:val="clear" w:color="auto" w:fill="FFFFFF"/>
          <w:lang w:val="en-GB"/>
        </w:rPr>
        <w:t>At least an inspection manhole shall be installed on each storage vessel.</w:t>
      </w:r>
      <w:bookmarkEnd w:id="3665"/>
    </w:p>
    <w:p w14:paraId="090AD4A6" w14:textId="77777777" w:rsidR="00395ABF" w:rsidRPr="00725372" w:rsidRDefault="00395ABF" w:rsidP="00395ABF">
      <w:pPr>
        <w:pStyle w:val="SysReq1"/>
        <w:numPr>
          <w:ilvl w:val="0"/>
          <w:numId w:val="0"/>
        </w:numPr>
        <w:rPr>
          <w:shd w:val="clear" w:color="auto" w:fill="FFFFFF"/>
          <w:lang w:val="en-GB"/>
        </w:rPr>
      </w:pPr>
    </w:p>
    <w:p w14:paraId="0983C6A3" w14:textId="76D6A650" w:rsidR="00395ABF" w:rsidRPr="00725372" w:rsidRDefault="00395ABF" w:rsidP="00395ABF">
      <w:pPr>
        <w:pStyle w:val="Heading40"/>
        <w:rPr>
          <w:lang w:val="en-GB"/>
        </w:rPr>
      </w:pPr>
      <w:bookmarkStart w:id="3666" w:name="_Toc198518385"/>
      <w:r w:rsidRPr="00725372">
        <w:rPr>
          <w:lang w:val="en-GB"/>
        </w:rPr>
        <w:t>Design requirements</w:t>
      </w:r>
      <w:bookmarkEnd w:id="3666"/>
    </w:p>
    <w:p w14:paraId="6D87323B" w14:textId="08A3296A" w:rsidR="00395ABF" w:rsidRPr="00725372" w:rsidRDefault="00395ABF" w:rsidP="00395ABF">
      <w:pPr>
        <w:pStyle w:val="SysReq1"/>
        <w:rPr>
          <w:shd w:val="clear" w:color="auto" w:fill="FFFFFF"/>
          <w:lang w:val="en-GB"/>
        </w:rPr>
      </w:pPr>
      <w:bookmarkStart w:id="3667" w:name="_Toc198519397"/>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w:t>
      </w:r>
      <w:commentRangeStart w:id="3668"/>
      <w:commentRangeStart w:id="3669"/>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design, manufacture, inspect and test the storage vessels in conformity with the applicable codes and especially with the European Directive for Pressurized Equipment (PED 2014/68/EU).</w:t>
      </w:r>
      <w:commentRangeEnd w:id="3668"/>
      <w:r w:rsidR="007934A1">
        <w:rPr>
          <w:rStyle w:val="CommentReference"/>
          <w:lang w:val="en-GB"/>
        </w:rPr>
        <w:commentReference w:id="3668"/>
      </w:r>
      <w:commentRangeEnd w:id="3669"/>
      <w:r w:rsidR="00AC43F1">
        <w:rPr>
          <w:rStyle w:val="CommentReference"/>
          <w:lang w:val="en-GB"/>
        </w:rPr>
        <w:commentReference w:id="3669"/>
      </w:r>
      <w:bookmarkEnd w:id="3667"/>
    </w:p>
    <w:p w14:paraId="32EFB642" w14:textId="3C3CA43A" w:rsidR="00395ABF" w:rsidRPr="00725372" w:rsidRDefault="00395ABF" w:rsidP="00395ABF">
      <w:pPr>
        <w:pStyle w:val="SysReq1"/>
        <w:rPr>
          <w:shd w:val="clear" w:color="auto" w:fill="FFFFFF"/>
          <w:lang w:val="en-GB"/>
        </w:rPr>
      </w:pPr>
      <w:bookmarkStart w:id="3670" w:name="_Toc198519398"/>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r w:rsidR="00CB1438">
        <w:rPr>
          <w:shd w:val="clear" w:color="auto" w:fill="FFFFFF"/>
          <w:lang w:val="en-GB"/>
        </w:rPr>
        <w:t>Contractor</w:t>
      </w:r>
      <w:r w:rsidRPr="00725372">
        <w:rPr>
          <w:shd w:val="clear" w:color="auto" w:fill="FFFFFF"/>
          <w:lang w:val="en-GB"/>
        </w:rPr>
        <w:t xml:space="preserve"> shall prepare the technical specification for the storage vessels (see internal SCK CEN reference requirements in </w:t>
      </w:r>
      <w:r w:rsidRPr="00725372">
        <w:rPr>
          <w:rStyle w:val="AAReferencedChar"/>
        </w:rPr>
        <w:fldChar w:fldCharType="begin"/>
      </w:r>
      <w:r w:rsidRPr="00725372">
        <w:rPr>
          <w:rStyle w:val="AAReferencedChar"/>
        </w:rPr>
        <w:instrText xml:space="preserve"> REF _Ref190779419 \h  \* MERGEFORMAT </w:instrText>
      </w:r>
      <w:r w:rsidRPr="00725372">
        <w:rPr>
          <w:rStyle w:val="AAReferencedChar"/>
        </w:rPr>
      </w:r>
      <w:r w:rsidRPr="00725372">
        <w:rPr>
          <w:rStyle w:val="AAReferencedChar"/>
        </w:rPr>
        <w:fldChar w:fldCharType="separate"/>
      </w:r>
      <w:r w:rsidR="00711812" w:rsidRPr="00711812">
        <w:rPr>
          <w:rStyle w:val="AAReferencedChar"/>
        </w:rPr>
        <w:t>AD 14</w:t>
      </w:r>
      <w:r w:rsidRPr="00725372">
        <w:rPr>
          <w:rStyle w:val="AAReferencedChar"/>
        </w:rPr>
        <w:fldChar w:fldCharType="end"/>
      </w:r>
      <w:r w:rsidRPr="00725372">
        <w:rPr>
          <w:shd w:val="clear" w:color="auto" w:fill="FFFFFF"/>
          <w:lang w:val="en-GB"/>
        </w:rPr>
        <w:t xml:space="preserve">). A particular caution shall be taken concerning the treatment including cleaning of inner surfaces to avoid corrosion, grease, oil, particle and moisture. For the inner surfaces treatment, the use of Rustol (Owatrol) or equivalent treatment is recommended. The outer surface shall receive a coating to withstand with outside condition. The color of the painting shall be </w:t>
      </w:r>
      <w:r w:rsidRPr="00725372">
        <w:rPr>
          <w:shd w:val="clear" w:color="auto" w:fill="FFFFFF"/>
          <w:lang w:val="en-GB"/>
        </w:rPr>
        <w:lastRenderedPageBreak/>
        <w:t>decided in agreement with SCK CEN. The technical specification for the storage vessels shall be reviewed and validated by SCK CEN.</w:t>
      </w:r>
      <w:bookmarkEnd w:id="3670"/>
    </w:p>
    <w:p w14:paraId="319B183A" w14:textId="2FDF1E94" w:rsidR="00395ABF" w:rsidRPr="00725372" w:rsidRDefault="00395ABF" w:rsidP="00395ABF">
      <w:pPr>
        <w:pStyle w:val="SysReq1"/>
        <w:rPr>
          <w:shd w:val="clear" w:color="auto" w:fill="FFFFFF"/>
          <w:lang w:val="en-GB"/>
        </w:rPr>
      </w:pPr>
      <w:bookmarkStart w:id="3671" w:name="_Toc198519399"/>
      <w:r w:rsidRPr="00725372">
        <w:rPr>
          <w:shd w:val="clear" w:color="auto" w:fill="FFFFFF"/>
          <w:lang w:val="en-GB"/>
        </w:rPr>
        <w:t xml:space="preserve">If </w:t>
      </w:r>
      <w:r w:rsidRPr="008D242B">
        <w:rPr>
          <w:rStyle w:val="AASemiBoldChar"/>
          <w:i/>
          <w:iCs/>
        </w:rPr>
        <w:t>Option 1</w:t>
      </w:r>
      <w:r w:rsidRPr="00725372">
        <w:rPr>
          <w:rStyle w:val="AAReferencedChar"/>
        </w:rPr>
        <w:t xml:space="preserve"> </w:t>
      </w:r>
      <w:r w:rsidRPr="00725372">
        <w:rPr>
          <w:shd w:val="clear" w:color="auto" w:fill="FFFFFF"/>
          <w:lang w:val="en-GB"/>
        </w:rPr>
        <w:t xml:space="preserve">is not granted, the </w:t>
      </w:r>
      <w:r w:rsidR="00CB1438">
        <w:rPr>
          <w:shd w:val="clear" w:color="auto" w:fill="FFFFFF"/>
          <w:lang w:val="en-GB"/>
        </w:rPr>
        <w:t>Contractor</w:t>
      </w:r>
      <w:r w:rsidRPr="00725372">
        <w:rPr>
          <w:shd w:val="clear" w:color="auto" w:fill="FFFFFF"/>
          <w:lang w:val="en-GB"/>
        </w:rPr>
        <w:t xml:space="preserve"> shall review and approve the technical specification for the storage vessel in charge of SCK CEN.</w:t>
      </w:r>
      <w:bookmarkEnd w:id="3671"/>
      <w:r w:rsidRPr="00725372">
        <w:rPr>
          <w:shd w:val="clear" w:color="auto" w:fill="FFFFFF"/>
          <w:lang w:val="en-GB"/>
        </w:rPr>
        <w:t xml:space="preserve"> </w:t>
      </w:r>
    </w:p>
    <w:p w14:paraId="2C2F7FA6" w14:textId="77777777" w:rsidR="00395ABF" w:rsidRPr="00725372" w:rsidRDefault="00395ABF" w:rsidP="00395ABF">
      <w:pPr>
        <w:pStyle w:val="SysReq1"/>
        <w:rPr>
          <w:shd w:val="clear" w:color="auto" w:fill="FFFFFF"/>
          <w:lang w:val="en-GB"/>
        </w:rPr>
      </w:pPr>
      <w:bookmarkStart w:id="3672" w:name="_Toc198519400"/>
      <w:r w:rsidRPr="00725372">
        <w:rPr>
          <w:shd w:val="clear" w:color="auto" w:fill="FFFFFF"/>
          <w:lang w:val="en-GB"/>
        </w:rPr>
        <w:t>The storage vessels shall be equipped with the necessary valves and ports to allow the different operation including purging, conditioning, and gas analysis.</w:t>
      </w:r>
      <w:bookmarkEnd w:id="3672"/>
    </w:p>
    <w:p w14:paraId="63530264" w14:textId="32660FD2" w:rsidR="00395ABF" w:rsidRPr="00725372" w:rsidRDefault="00395ABF" w:rsidP="00395ABF">
      <w:pPr>
        <w:pStyle w:val="SysReq1"/>
        <w:rPr>
          <w:shd w:val="clear" w:color="auto" w:fill="FFFFFF"/>
          <w:lang w:val="en-GB"/>
        </w:rPr>
      </w:pPr>
      <w:bookmarkStart w:id="3673" w:name="_Toc198519401"/>
      <w:r w:rsidRPr="00725372">
        <w:rPr>
          <w:shd w:val="clear" w:color="auto" w:fill="FFFFFF"/>
          <w:lang w:val="en-GB"/>
        </w:rPr>
        <w:t xml:space="preserve">The vessels </w:t>
      </w:r>
      <w:r w:rsidR="007A630A">
        <w:rPr>
          <w:shd w:val="clear" w:color="auto" w:fill="FFFFFF"/>
          <w:lang w:val="en-GB"/>
        </w:rPr>
        <w:t>shall</w:t>
      </w:r>
      <w:r w:rsidR="007A630A" w:rsidRPr="00725372">
        <w:rPr>
          <w:shd w:val="clear" w:color="auto" w:fill="FFFFFF"/>
          <w:lang w:val="en-GB"/>
        </w:rPr>
        <w:t xml:space="preserve"> </w:t>
      </w:r>
      <w:r w:rsidRPr="00725372">
        <w:rPr>
          <w:shd w:val="clear" w:color="auto" w:fill="FFFFFF"/>
          <w:lang w:val="en-GB"/>
        </w:rPr>
        <w:t xml:space="preserve">be interconnected with valves and also connected to the LP side and the HP side of </w:t>
      </w:r>
      <w:r w:rsidR="00723DA0">
        <w:rPr>
          <w:shd w:val="clear" w:color="auto" w:fill="FFFFFF"/>
          <w:lang w:val="en-GB"/>
        </w:rPr>
        <w:t>WCS</w:t>
      </w:r>
      <w:r w:rsidRPr="00725372">
        <w:rPr>
          <w:shd w:val="clear" w:color="auto" w:fill="FFFFFF"/>
          <w:lang w:val="en-GB"/>
        </w:rPr>
        <w:t xml:space="preserve"> with automatic valves in order to regulate the process pressures.</w:t>
      </w:r>
      <w:bookmarkEnd w:id="3673"/>
    </w:p>
    <w:p w14:paraId="40BC697C" w14:textId="6A2A5CB0" w:rsidR="00395ABF" w:rsidRPr="00725372" w:rsidRDefault="00395ABF" w:rsidP="00395ABF">
      <w:pPr>
        <w:pStyle w:val="SysReq1"/>
        <w:rPr>
          <w:shd w:val="clear" w:color="auto" w:fill="FFFFFF"/>
          <w:lang w:val="en-GB"/>
        </w:rPr>
      </w:pPr>
      <w:bookmarkStart w:id="3674" w:name="_Toc198519402"/>
      <w:r w:rsidRPr="00725372">
        <w:rPr>
          <w:shd w:val="clear" w:color="auto" w:fill="FFFFFF"/>
          <w:lang w:val="en-GB"/>
        </w:rPr>
        <w:t>A gas management warm panel for the storage vessel valves shall be installed in the compressor room to manage the storage vessels.</w:t>
      </w:r>
      <w:bookmarkEnd w:id="3674"/>
    </w:p>
    <w:p w14:paraId="7033A710" w14:textId="77777777" w:rsidR="00142342" w:rsidRPr="00725372" w:rsidRDefault="00142342" w:rsidP="00142342">
      <w:pPr>
        <w:pStyle w:val="SysReq1"/>
        <w:numPr>
          <w:ilvl w:val="0"/>
          <w:numId w:val="0"/>
        </w:numPr>
        <w:rPr>
          <w:shd w:val="clear" w:color="auto" w:fill="FFFFFF"/>
          <w:lang w:val="en-GB"/>
        </w:rPr>
      </w:pPr>
    </w:p>
    <w:p w14:paraId="172782BB" w14:textId="76599733" w:rsidR="00395ABF" w:rsidRPr="00725372" w:rsidRDefault="00395ABF" w:rsidP="00395ABF">
      <w:pPr>
        <w:pStyle w:val="Heading40"/>
        <w:rPr>
          <w:lang w:val="en-GB"/>
        </w:rPr>
      </w:pPr>
      <w:bookmarkStart w:id="3675" w:name="_Toc198518386"/>
      <w:r w:rsidRPr="00725372">
        <w:rPr>
          <w:lang w:val="en-GB"/>
        </w:rPr>
        <w:t>Measuring points</w:t>
      </w:r>
      <w:bookmarkEnd w:id="3675"/>
    </w:p>
    <w:p w14:paraId="342FB158" w14:textId="14627E66" w:rsidR="00395ABF" w:rsidRPr="00725372" w:rsidRDefault="00395ABF" w:rsidP="00395ABF">
      <w:pPr>
        <w:pStyle w:val="SysReq1"/>
        <w:rPr>
          <w:rFonts w:ascii="Segoe UI Semibold" w:eastAsia="Times New Roman" w:hAnsi="Segoe UI Semibold"/>
          <w:color w:val="562873"/>
          <w:sz w:val="24"/>
          <w:szCs w:val="26"/>
          <w:shd w:val="clear" w:color="auto" w:fill="FFFFFF"/>
          <w:lang w:val="en-GB"/>
        </w:rPr>
      </w:pPr>
      <w:bookmarkStart w:id="3676" w:name="_Toc198519403"/>
      <w:r w:rsidRPr="00725372">
        <w:rPr>
          <w:shd w:val="clear" w:color="auto" w:fill="FFFFFF"/>
          <w:lang w:val="en-GB"/>
        </w:rPr>
        <w:t xml:space="preserve">At least the measuring points defined </w:t>
      </w:r>
      <w:r w:rsidR="007A630A">
        <w:rPr>
          <w:shd w:val="clear" w:color="auto" w:fill="FFFFFF"/>
          <w:lang w:val="en-GB"/>
        </w:rPr>
        <w:t xml:space="preserve">in </w:t>
      </w:r>
      <w:r w:rsidRPr="00725372">
        <w:rPr>
          <w:rStyle w:val="AAReferencedChar"/>
        </w:rPr>
        <w:fldChar w:fldCharType="begin"/>
      </w:r>
      <w:r w:rsidRPr="00725372">
        <w:rPr>
          <w:rStyle w:val="AAReferencedChar"/>
        </w:rPr>
        <w:instrText xml:space="preserve"> REF _Ref184111599 \h  \* MERGEFORMAT </w:instrText>
      </w:r>
      <w:r w:rsidRPr="00725372">
        <w:rPr>
          <w:rStyle w:val="AAReferencedChar"/>
        </w:rPr>
      </w:r>
      <w:r w:rsidRPr="00725372">
        <w:rPr>
          <w:rStyle w:val="AAReferencedChar"/>
        </w:rPr>
        <w:fldChar w:fldCharType="separate"/>
      </w:r>
      <w:r w:rsidR="00711812" w:rsidRPr="00711812">
        <w:rPr>
          <w:rStyle w:val="AAReferencedChar"/>
        </w:rPr>
        <w:t>Table 10</w:t>
      </w:r>
      <w:r w:rsidRPr="00725372">
        <w:rPr>
          <w:rStyle w:val="AAReferencedChar"/>
        </w:rPr>
        <w:fldChar w:fldCharType="end"/>
      </w:r>
      <w:r w:rsidRPr="00725372">
        <w:rPr>
          <w:rStyle w:val="AAReferencedChar"/>
        </w:rPr>
        <w:t xml:space="preserve"> </w:t>
      </w:r>
      <w:r w:rsidRPr="00725372">
        <w:rPr>
          <w:shd w:val="clear" w:color="auto" w:fill="FFFFFF"/>
          <w:lang w:val="en-GB"/>
        </w:rPr>
        <w:t xml:space="preserve">shall be exploitable by the </w:t>
      </w:r>
      <w:r w:rsidR="00A156C9">
        <w:rPr>
          <w:shd w:val="clear" w:color="auto" w:fill="FFFFFF"/>
          <w:lang w:val="en-GB"/>
        </w:rPr>
        <w:t>QPLANT</w:t>
      </w:r>
      <w:r w:rsidRPr="00725372">
        <w:rPr>
          <w:shd w:val="clear" w:color="auto" w:fill="FFFFFF"/>
          <w:lang w:val="en-GB"/>
        </w:rPr>
        <w:t xml:space="preserve"> control system.</w:t>
      </w:r>
      <w:bookmarkEnd w:id="3676"/>
    </w:p>
    <w:p w14:paraId="6BACE66A" w14:textId="3E3DDFC2" w:rsidR="00395ABF" w:rsidRPr="00725372" w:rsidRDefault="00395ABF" w:rsidP="00395ABF">
      <w:pPr>
        <w:pStyle w:val="Caption"/>
      </w:pPr>
      <w:bookmarkStart w:id="3677" w:name="_Ref184111599"/>
      <w:bookmarkStart w:id="3678" w:name="_Toc195865380"/>
      <w:r w:rsidRPr="00725372">
        <w:t xml:space="preserve">Table </w:t>
      </w:r>
      <w:r w:rsidRPr="00725372">
        <w:fldChar w:fldCharType="begin"/>
      </w:r>
      <w:r w:rsidRPr="00725372">
        <w:instrText xml:space="preserve"> SEQ Table \* ARABIC </w:instrText>
      </w:r>
      <w:r w:rsidRPr="00725372">
        <w:fldChar w:fldCharType="separate"/>
      </w:r>
      <w:r w:rsidR="00711812">
        <w:rPr>
          <w:noProof/>
        </w:rPr>
        <w:t>10</w:t>
      </w:r>
      <w:r w:rsidRPr="00725372">
        <w:fldChar w:fldCharType="end"/>
      </w:r>
      <w:bookmarkEnd w:id="3677"/>
      <w:r w:rsidRPr="00725372">
        <w:t> Measuring points for gas helium storages.</w:t>
      </w:r>
      <w:bookmarkEnd w:id="3678"/>
    </w:p>
    <w:tbl>
      <w:tblPr>
        <w:tblStyle w:val="TableGrid"/>
        <w:tblW w:w="0" w:type="auto"/>
        <w:tblInd w:w="8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240"/>
        <w:gridCol w:w="5884"/>
      </w:tblGrid>
      <w:tr w:rsidR="00395ABF" w:rsidRPr="00725372" w14:paraId="2BE1BAFF" w14:textId="77777777" w:rsidTr="002B6EDD">
        <w:tc>
          <w:tcPr>
            <w:tcW w:w="3240" w:type="dxa"/>
            <w:shd w:val="clear" w:color="auto" w:fill="DFCAEC" w:themeFill="accent1" w:themeFillTint="33"/>
            <w:vAlign w:val="center"/>
          </w:tcPr>
          <w:p w14:paraId="631068D7" w14:textId="77777777" w:rsidR="00395ABF" w:rsidRPr="00725372" w:rsidRDefault="00395ABF" w:rsidP="002B6EDD">
            <w:pPr>
              <w:pStyle w:val="AASemiBold"/>
              <w:spacing w:before="60" w:after="40" w:line="240" w:lineRule="auto"/>
              <w:jc w:val="right"/>
            </w:pPr>
            <w:r w:rsidRPr="00725372">
              <w:t>Temperatures</w:t>
            </w:r>
          </w:p>
        </w:tc>
        <w:tc>
          <w:tcPr>
            <w:tcW w:w="5884" w:type="dxa"/>
          </w:tcPr>
          <w:p w14:paraId="0792F586" w14:textId="77777777" w:rsidR="00395ABF" w:rsidRPr="00725372" w:rsidRDefault="00395ABF" w:rsidP="002B6EDD">
            <w:pPr>
              <w:spacing w:before="60" w:after="40" w:line="240" w:lineRule="auto"/>
            </w:pPr>
            <w:r w:rsidRPr="00725372">
              <w:t>Temperature of at least one storage vessel</w:t>
            </w:r>
          </w:p>
        </w:tc>
      </w:tr>
      <w:tr w:rsidR="00395ABF" w:rsidRPr="00725372" w14:paraId="5FD99FB0" w14:textId="77777777" w:rsidTr="002B6EDD">
        <w:tc>
          <w:tcPr>
            <w:tcW w:w="3240" w:type="dxa"/>
            <w:shd w:val="clear" w:color="auto" w:fill="DFCAEC" w:themeFill="accent1" w:themeFillTint="33"/>
            <w:vAlign w:val="center"/>
          </w:tcPr>
          <w:p w14:paraId="0DCF8DA6" w14:textId="77777777" w:rsidR="00395ABF" w:rsidRPr="00725372" w:rsidRDefault="00395ABF" w:rsidP="002B6EDD">
            <w:pPr>
              <w:pStyle w:val="AASemiBold"/>
              <w:spacing w:before="60" w:after="40" w:line="240" w:lineRule="auto"/>
              <w:jc w:val="right"/>
            </w:pPr>
            <w:r w:rsidRPr="00725372">
              <w:t>Pressure</w:t>
            </w:r>
          </w:p>
        </w:tc>
        <w:tc>
          <w:tcPr>
            <w:tcW w:w="5884" w:type="dxa"/>
          </w:tcPr>
          <w:p w14:paraId="6E79D7F1" w14:textId="77777777" w:rsidR="00395ABF" w:rsidRPr="00725372" w:rsidRDefault="00395ABF" w:rsidP="002B6EDD">
            <w:pPr>
              <w:spacing w:before="60" w:after="40" w:line="240" w:lineRule="auto"/>
            </w:pPr>
            <w:r w:rsidRPr="00725372">
              <w:t xml:space="preserve">Helium pressure in each installed helium storage vessel </w:t>
            </w:r>
          </w:p>
          <w:p w14:paraId="535E330F" w14:textId="77777777" w:rsidR="00395ABF" w:rsidRPr="00725372" w:rsidRDefault="00395ABF" w:rsidP="002B6EDD">
            <w:pPr>
              <w:spacing w:before="60" w:after="40" w:line="240" w:lineRule="auto"/>
            </w:pPr>
            <w:r w:rsidRPr="00725372">
              <w:t>Helium pressure in the common manifolds</w:t>
            </w:r>
          </w:p>
        </w:tc>
      </w:tr>
      <w:tr w:rsidR="00395ABF" w:rsidRPr="00725372" w14:paraId="3542AB6D" w14:textId="77777777" w:rsidTr="002B6EDD">
        <w:tc>
          <w:tcPr>
            <w:tcW w:w="3240" w:type="dxa"/>
            <w:shd w:val="clear" w:color="auto" w:fill="DFCAEC" w:themeFill="accent1" w:themeFillTint="33"/>
            <w:vAlign w:val="center"/>
          </w:tcPr>
          <w:p w14:paraId="3AD00997" w14:textId="77777777" w:rsidR="00395ABF" w:rsidRPr="00725372" w:rsidRDefault="00395ABF" w:rsidP="002B6EDD">
            <w:pPr>
              <w:pStyle w:val="AASemiBold"/>
              <w:spacing w:before="60" w:after="40" w:line="240" w:lineRule="auto"/>
              <w:jc w:val="right"/>
            </w:pPr>
            <w:r w:rsidRPr="00725372">
              <w:t>Impurity measurements</w:t>
            </w:r>
          </w:p>
        </w:tc>
        <w:tc>
          <w:tcPr>
            <w:tcW w:w="5884" w:type="dxa"/>
          </w:tcPr>
          <w:p w14:paraId="5A0CB9D9" w14:textId="77777777" w:rsidR="00395ABF" w:rsidRPr="00725372" w:rsidRDefault="00395ABF" w:rsidP="002B6EDD">
            <w:pPr>
              <w:spacing w:before="60" w:after="40" w:line="240" w:lineRule="auto"/>
            </w:pPr>
            <w:r w:rsidRPr="00725372">
              <w:t xml:space="preserve">Pick-ups and capillaries shall be provided for measuring moisture and nitrogen contents in each vessel </w:t>
            </w:r>
          </w:p>
        </w:tc>
      </w:tr>
      <w:tr w:rsidR="00395ABF" w:rsidRPr="00725372" w14:paraId="401BCE3D" w14:textId="77777777" w:rsidTr="002B6EDD">
        <w:tc>
          <w:tcPr>
            <w:tcW w:w="3240" w:type="dxa"/>
            <w:shd w:val="clear" w:color="auto" w:fill="DFCAEC" w:themeFill="accent1" w:themeFillTint="33"/>
            <w:vAlign w:val="center"/>
          </w:tcPr>
          <w:p w14:paraId="59B73629" w14:textId="77777777" w:rsidR="00395ABF" w:rsidRPr="00725372" w:rsidRDefault="00395ABF" w:rsidP="002B6EDD">
            <w:pPr>
              <w:pStyle w:val="AASemiBold"/>
              <w:spacing w:before="60" w:after="40" w:line="240" w:lineRule="auto"/>
              <w:jc w:val="right"/>
            </w:pPr>
            <w:r w:rsidRPr="00725372">
              <w:t>Local indicative measuring points</w:t>
            </w:r>
          </w:p>
        </w:tc>
        <w:tc>
          <w:tcPr>
            <w:tcW w:w="5884" w:type="dxa"/>
          </w:tcPr>
          <w:p w14:paraId="64A59A42" w14:textId="77777777" w:rsidR="00395ABF" w:rsidRPr="00725372" w:rsidRDefault="00395ABF" w:rsidP="002B6EDD">
            <w:pPr>
              <w:spacing w:before="60" w:after="40" w:line="240" w:lineRule="auto"/>
            </w:pPr>
            <w:r w:rsidRPr="00725372">
              <w:t>Helium pressure indicator for each installed vessel</w:t>
            </w:r>
          </w:p>
        </w:tc>
      </w:tr>
    </w:tbl>
    <w:p w14:paraId="74FACE12" w14:textId="2E572F59" w:rsidR="00395ABF" w:rsidRPr="00725372" w:rsidRDefault="00395ABF">
      <w:pPr>
        <w:spacing w:after="160" w:line="259" w:lineRule="auto"/>
        <w:jc w:val="left"/>
        <w:rPr>
          <w:rFonts w:ascii="Segoe UI Semibold" w:eastAsia="Times New Roman" w:hAnsi="Segoe UI Semibold"/>
          <w:bCs/>
          <w:color w:val="562873"/>
          <w:sz w:val="24"/>
          <w:szCs w:val="26"/>
          <w:shd w:val="clear" w:color="auto" w:fill="FFFFFF"/>
        </w:rPr>
      </w:pPr>
    </w:p>
    <w:p w14:paraId="5E2016CF" w14:textId="77777777" w:rsidR="005D7722" w:rsidRDefault="005D7722">
      <w:pPr>
        <w:spacing w:after="160" w:line="259" w:lineRule="auto"/>
        <w:jc w:val="left"/>
        <w:rPr>
          <w:rFonts w:eastAsia="Times New Roman"/>
          <w:color w:val="984A9C"/>
          <w:sz w:val="22"/>
        </w:rPr>
      </w:pPr>
      <w:bookmarkStart w:id="3679" w:name="_Ref192409981"/>
      <w:r>
        <w:br w:type="page"/>
      </w:r>
    </w:p>
    <w:p w14:paraId="262950A4" w14:textId="212978C2" w:rsidR="006A69C8" w:rsidRDefault="00A156C9" w:rsidP="003E5C09">
      <w:pPr>
        <w:pStyle w:val="Heading3numbered"/>
      </w:pPr>
      <w:bookmarkStart w:id="3680" w:name="_Toc198518387"/>
      <w:r>
        <w:lastRenderedPageBreak/>
        <w:t>QPLANT</w:t>
      </w:r>
      <w:commentRangeStart w:id="3681"/>
      <w:r w:rsidR="00006433" w:rsidRPr="00725372">
        <w:t xml:space="preserve"> </w:t>
      </w:r>
      <w:r w:rsidR="00D43BF2" w:rsidRPr="00725372">
        <w:t>Control</w:t>
      </w:r>
      <w:r w:rsidR="00006433" w:rsidRPr="00725372">
        <w:t xml:space="preserve"> System</w:t>
      </w:r>
      <w:bookmarkEnd w:id="3146"/>
      <w:bookmarkEnd w:id="3204"/>
      <w:commentRangeEnd w:id="3681"/>
      <w:r w:rsidR="004E07B9" w:rsidRPr="00725372">
        <w:rPr>
          <w:rStyle w:val="CommentReference"/>
          <w:rFonts w:eastAsia="Calibri"/>
          <w:color w:val="auto"/>
        </w:rPr>
        <w:commentReference w:id="3681"/>
      </w:r>
      <w:bookmarkEnd w:id="3679"/>
      <w:bookmarkEnd w:id="3680"/>
    </w:p>
    <w:p w14:paraId="31E3F775" w14:textId="7504DB76" w:rsidR="00006433" w:rsidRDefault="00FD31A6" w:rsidP="003E5C09">
      <w:pPr>
        <w:pStyle w:val="Heading40"/>
      </w:pPr>
      <w:bookmarkStart w:id="3682" w:name="_Toc198518388"/>
      <w:r>
        <w:t>Overview</w:t>
      </w:r>
      <w:bookmarkEnd w:id="3682"/>
    </w:p>
    <w:p w14:paraId="1EDEAE9F" w14:textId="616501E3" w:rsidR="00531F14" w:rsidRDefault="00133191" w:rsidP="00133191">
      <w:r>
        <w:t xml:space="preserve">The </w:t>
      </w:r>
      <w:r w:rsidR="00A156C9">
        <w:t>QPLANT</w:t>
      </w:r>
      <w:r>
        <w:t xml:space="preserve"> Control System (</w:t>
      </w:r>
      <w:r w:rsidR="00A156C9">
        <w:t>QPLANT:CS</w:t>
      </w:r>
      <w:r>
        <w:t xml:space="preserve">) shall be designed specifically for the local control of the </w:t>
      </w:r>
      <w:r w:rsidR="00A156C9">
        <w:t>QPLANT</w:t>
      </w:r>
      <w:r>
        <w:t xml:space="preserve"> and</w:t>
      </w:r>
      <w:r w:rsidR="001E396F">
        <w:t xml:space="preserve"> the </w:t>
      </w:r>
      <w:r w:rsidR="0027611E">
        <w:t>helium</w:t>
      </w:r>
      <w:r>
        <w:t xml:space="preserve"> storage system, ensuring that all cryogenic processes operate safely and efficiently on site. </w:t>
      </w:r>
    </w:p>
    <w:p w14:paraId="0F00375F" w14:textId="77777777" w:rsidR="00531F14" w:rsidRDefault="00531F14" w:rsidP="00133191"/>
    <w:p w14:paraId="3A708038" w14:textId="46AD0A3F" w:rsidR="00795CA3" w:rsidRDefault="007F29AB" w:rsidP="00133191">
      <w:r>
        <w:t xml:space="preserve">The QPLANT:CS </w:t>
      </w:r>
      <w:r w:rsidR="002F4F0A">
        <w:t>is</w:t>
      </w:r>
      <w:r>
        <w:t xml:space="preserve"> integrated with MCS to </w:t>
      </w:r>
    </w:p>
    <w:p w14:paraId="5ACD8EE7" w14:textId="77777777" w:rsidR="0052094A" w:rsidRDefault="001C1494" w:rsidP="001C6DC5">
      <w:pPr>
        <w:pStyle w:val="ListParagraph"/>
        <w:numPr>
          <w:ilvl w:val="0"/>
          <w:numId w:val="47"/>
        </w:numPr>
      </w:pPr>
      <w:r>
        <w:t>e</w:t>
      </w:r>
      <w:r w:rsidR="0069512E">
        <w:t>xchange any information between the QPLANT</w:t>
      </w:r>
      <w:r w:rsidR="006935B6">
        <w:t>:CS</w:t>
      </w:r>
      <w:r w:rsidR="0069512E">
        <w:t xml:space="preserve"> and the cyrogenic users.</w:t>
      </w:r>
    </w:p>
    <w:p w14:paraId="2EC1016A" w14:textId="244A9EC2" w:rsidR="001C1494" w:rsidRDefault="001C1494" w:rsidP="001C6DC5">
      <w:pPr>
        <w:pStyle w:val="ListParagraph"/>
        <w:numPr>
          <w:ilvl w:val="0"/>
          <w:numId w:val="47"/>
        </w:numPr>
      </w:pPr>
      <w:r>
        <w:t>create a unified operator experience</w:t>
      </w:r>
      <w:r w:rsidR="007411ED">
        <w:t xml:space="preserve"> showing </w:t>
      </w:r>
      <w:r>
        <w:t>the QPLANT:CS data and controls through a single user-friendly interface, allowing the operator to monitor and manage the QPLANT seamlessly alongside other primary systems.</w:t>
      </w:r>
    </w:p>
    <w:p w14:paraId="4311A384" w14:textId="77777777" w:rsidR="00133191" w:rsidRDefault="00133191" w:rsidP="00133191"/>
    <w:p w14:paraId="6D881812" w14:textId="49B2EBFE" w:rsidR="00133191" w:rsidRDefault="00133191" w:rsidP="00133191">
      <w:r>
        <w:t>Furthermore, all IT-related services</w:t>
      </w:r>
      <w:r w:rsidR="00E73A8D">
        <w:t xml:space="preserve"> - </w:t>
      </w:r>
      <w:r>
        <w:t>ranging from network communication and data storage to backup and user authentication</w:t>
      </w:r>
      <w:r w:rsidR="00E73A8D">
        <w:t xml:space="preserve"> - </w:t>
      </w:r>
      <w:r>
        <w:t xml:space="preserve">are integrated with the Information Technology (MIT) platform. This integration ensures that all the data and control signals from </w:t>
      </w:r>
      <w:r w:rsidR="00A156C9">
        <w:t>QPLANT:CS</w:t>
      </w:r>
      <w:r>
        <w:t xml:space="preserve"> and MCS are supported by a robust and secure IT infrastructure, providing reliability and efficiency across the entire system.</w:t>
      </w:r>
    </w:p>
    <w:p w14:paraId="670A73A5" w14:textId="77777777" w:rsidR="00133191" w:rsidRDefault="00133191" w:rsidP="00133191"/>
    <w:p w14:paraId="08547447" w14:textId="156E939F" w:rsidR="00133191" w:rsidRDefault="00133191" w:rsidP="00133191">
      <w:r>
        <w:t xml:space="preserve">Within the overall safety framework, the </w:t>
      </w:r>
      <w:r w:rsidR="00A156C9">
        <w:t>QPLANT</w:t>
      </w:r>
      <w:r>
        <w:t xml:space="preserve"> Control System (</w:t>
      </w:r>
      <w:r w:rsidR="00A156C9">
        <w:t>QPLANT:CS</w:t>
      </w:r>
      <w:r>
        <w:t xml:space="preserve">) is dedicated solely to the local control and protection of the </w:t>
      </w:r>
      <w:r w:rsidR="00A156C9">
        <w:t>QPLANT</w:t>
      </w:r>
      <w:r>
        <w:t xml:space="preserve">. It handles immediate, on-site safety functions, such as local shutdowns or protective actions in response to detected issues. However, when the </w:t>
      </w:r>
      <w:r w:rsidR="00A156C9">
        <w:t>QPLANT</w:t>
      </w:r>
      <w:r>
        <w:t xml:space="preserve"> interacts with other systems, the responsibility for ensuring global safety shifts to the Interlock System (MIS).</w:t>
      </w:r>
    </w:p>
    <w:p w14:paraId="1302E915" w14:textId="77777777" w:rsidR="008A5081" w:rsidRDefault="008A5081">
      <w:pPr>
        <w:spacing w:after="160" w:line="259" w:lineRule="auto"/>
        <w:jc w:val="left"/>
      </w:pPr>
    </w:p>
    <w:p w14:paraId="5C231001" w14:textId="77777777" w:rsidR="00A310E5" w:rsidRDefault="00A310E5" w:rsidP="00A310E5">
      <w:pPr>
        <w:pStyle w:val="Heading40"/>
      </w:pPr>
      <w:bookmarkStart w:id="3683" w:name="_Toc198518389"/>
      <w:r w:rsidRPr="00725372">
        <w:t>Reference Architecture</w:t>
      </w:r>
      <w:bookmarkEnd w:id="3683"/>
    </w:p>
    <w:p w14:paraId="43D65344" w14:textId="31BBE194" w:rsidR="00A310E5" w:rsidRDefault="00A310E5" w:rsidP="00965A88">
      <w:pPr>
        <w:rPr>
          <w:ins w:id="3684" w:author="Jardin Maarten" w:date="2025-04-09T10:34:00Z"/>
        </w:rPr>
        <w:sectPr w:rsidR="00A310E5" w:rsidSect="00CF5D52">
          <w:footerReference w:type="default" r:id="rId31"/>
          <w:footerReference w:type="first" r:id="rId32"/>
          <w:pgSz w:w="11906" w:h="16838" w:code="9"/>
          <w:pgMar w:top="1418" w:right="1134" w:bottom="990" w:left="1418" w:header="624" w:footer="147" w:gutter="0"/>
          <w:cols w:space="708"/>
          <w:formProt w:val="0"/>
          <w:docGrid w:linePitch="360"/>
        </w:sectPr>
      </w:pP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711812" w:rsidRPr="00711812">
        <w:rPr>
          <w:rStyle w:val="AAReferencedChar"/>
        </w:rPr>
        <w:t>Figure 8</w:t>
      </w:r>
      <w:r w:rsidRPr="00725372">
        <w:rPr>
          <w:rStyle w:val="AAReferencedChar"/>
        </w:rPr>
        <w:fldChar w:fldCharType="end"/>
      </w:r>
      <w:r w:rsidRPr="00725372">
        <w:t xml:space="preserve"> </w:t>
      </w:r>
      <w:r>
        <w:t xml:space="preserve">shows the reference architecture of </w:t>
      </w:r>
      <w:r w:rsidR="00347DBA">
        <w:t>all elements involved in the control of the complete cryogenic system. T</w:t>
      </w:r>
      <w:r>
        <w:t>he QPLANT:CS is a subpart</w:t>
      </w:r>
      <w:r w:rsidR="00347DBA">
        <w:t xml:space="preserve"> of this</w:t>
      </w:r>
      <w:r>
        <w:t>.</w:t>
      </w:r>
    </w:p>
    <w:p w14:paraId="7105CD53" w14:textId="1F4291DA" w:rsidR="00917B08" w:rsidRPr="00725372" w:rsidRDefault="00237693">
      <w:pPr>
        <w:ind w:hanging="426"/>
        <w:jc w:val="center"/>
      </w:pPr>
      <w:r>
        <w:rPr>
          <w:noProof/>
          <w:lang w:val="en-US"/>
        </w:rPr>
        <w:lastRenderedPageBreak/>
        <w:drawing>
          <wp:inline distT="0" distB="0" distL="0" distR="0" wp14:anchorId="5BFF82EE" wp14:editId="6A5BCD80">
            <wp:extent cx="6648803" cy="609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yoPlantPhysicalNew.drawio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8803" cy="6097140"/>
                    </a:xfrm>
                    <a:prstGeom prst="rect">
                      <a:avLst/>
                    </a:prstGeom>
                  </pic:spPr>
                </pic:pic>
              </a:graphicData>
            </a:graphic>
          </wp:inline>
        </w:drawing>
      </w:r>
    </w:p>
    <w:p w14:paraId="23B0686F" w14:textId="03EEB93B" w:rsidR="00525712" w:rsidRPr="00725372" w:rsidRDefault="00525712" w:rsidP="00404E46">
      <w:pPr>
        <w:ind w:hanging="426"/>
        <w:jc w:val="center"/>
      </w:pPr>
      <w:bookmarkStart w:id="3685" w:name="_Ref183516628"/>
      <w:bookmarkStart w:id="3686" w:name="_Ref183516623"/>
      <w:bookmarkStart w:id="3687" w:name="_Toc190680897"/>
      <w:bookmarkStart w:id="3688" w:name="_Ref192510473"/>
      <w:bookmarkStart w:id="3689" w:name="_Toc195865363"/>
      <w:r w:rsidRPr="00725372">
        <w:lastRenderedPageBreak/>
        <w:t xml:space="preserve">Figure </w:t>
      </w:r>
      <w:r w:rsidR="00B619DE">
        <w:fldChar w:fldCharType="begin"/>
      </w:r>
      <w:r w:rsidR="00B619DE">
        <w:instrText xml:space="preserve"> SEQ Figure \* ARABIC </w:instrText>
      </w:r>
      <w:r w:rsidR="00B619DE">
        <w:fldChar w:fldCharType="separate"/>
      </w:r>
      <w:r w:rsidR="00711812">
        <w:rPr>
          <w:noProof/>
        </w:rPr>
        <w:t>8</w:t>
      </w:r>
      <w:r w:rsidR="00B619DE">
        <w:fldChar w:fldCharType="end"/>
      </w:r>
      <w:bookmarkEnd w:id="3685"/>
      <w:r w:rsidRPr="00725372">
        <w:t xml:space="preserve"> </w:t>
      </w:r>
      <w:r>
        <w:t>Reference</w:t>
      </w:r>
      <w:r w:rsidRPr="00725372">
        <w:t xml:space="preserve"> Architecture of the Cryogenic Control </w:t>
      </w:r>
      <w:bookmarkEnd w:id="3686"/>
      <w:r w:rsidRPr="00725372">
        <w:t>System</w:t>
      </w:r>
      <w:bookmarkEnd w:id="3687"/>
      <w:bookmarkEnd w:id="3688"/>
      <w:bookmarkEnd w:id="3689"/>
    </w:p>
    <w:p w14:paraId="29588028" w14:textId="77777777" w:rsidR="00C2417D" w:rsidRDefault="00C2417D" w:rsidP="00525712">
      <w:pPr>
        <w:sectPr w:rsidR="00C2417D" w:rsidSect="00404E46">
          <w:pgSz w:w="16838" w:h="11906" w:orient="landscape" w:code="9"/>
          <w:pgMar w:top="270" w:right="1418" w:bottom="1134" w:left="990" w:header="624" w:footer="147" w:gutter="0"/>
          <w:cols w:space="708"/>
          <w:formProt w:val="0"/>
          <w:docGrid w:linePitch="360"/>
        </w:sectPr>
      </w:pPr>
    </w:p>
    <w:p w14:paraId="2AFFE488" w14:textId="386D2B14" w:rsidR="00525712" w:rsidRPr="00725372" w:rsidRDefault="00525712" w:rsidP="00525712">
      <w:r w:rsidRPr="00725372">
        <w:lastRenderedPageBreak/>
        <w:t xml:space="preserve">The Cryogenic Control System, as depicted in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711812" w:rsidRPr="00711812">
        <w:rPr>
          <w:rStyle w:val="AAReferencedChar"/>
        </w:rPr>
        <w:t>Figure 8</w:t>
      </w:r>
      <w:r w:rsidRPr="00725372">
        <w:rPr>
          <w:rStyle w:val="AAReferencedChar"/>
        </w:rPr>
        <w:fldChar w:fldCharType="end"/>
      </w:r>
      <w:r w:rsidRPr="00725372">
        <w:t>, includes the following devices/components:</w:t>
      </w:r>
    </w:p>
    <w:p w14:paraId="35EF097A" w14:textId="77777777" w:rsidR="00525712" w:rsidRPr="00725372" w:rsidRDefault="00525712" w:rsidP="00525712"/>
    <w:tbl>
      <w:tblPr>
        <w:tblStyle w:val="GridTable1Light-Accent11"/>
        <w:tblW w:w="9391" w:type="dxa"/>
        <w:tblLook w:val="04A0" w:firstRow="1" w:lastRow="0" w:firstColumn="1" w:lastColumn="0" w:noHBand="0" w:noVBand="1"/>
      </w:tblPr>
      <w:tblGrid>
        <w:gridCol w:w="1866"/>
        <w:gridCol w:w="2466"/>
        <w:gridCol w:w="5059"/>
      </w:tblGrid>
      <w:tr w:rsidR="00525712" w:rsidRPr="008D242B" w14:paraId="48A152B8" w14:textId="77777777" w:rsidTr="009428F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E4B5F8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No.</w:t>
            </w:r>
          </w:p>
        </w:tc>
        <w:tc>
          <w:tcPr>
            <w:tcW w:w="2466" w:type="dxa"/>
            <w:noWrap/>
            <w:vAlign w:val="center"/>
            <w:hideMark/>
          </w:tcPr>
          <w:p w14:paraId="1C9C2EC3" w14:textId="77777777" w:rsidR="00525712" w:rsidRPr="008D242B" w:rsidRDefault="00525712" w:rsidP="00190CB6">
            <w:pPr>
              <w:spacing w:before="60" w:after="4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Name</w:t>
            </w:r>
          </w:p>
        </w:tc>
        <w:tc>
          <w:tcPr>
            <w:tcW w:w="5059" w:type="dxa"/>
            <w:vAlign w:val="center"/>
          </w:tcPr>
          <w:p w14:paraId="2EBAA038" w14:textId="77777777" w:rsidR="00525712" w:rsidRPr="008D242B" w:rsidRDefault="00525712" w:rsidP="00190CB6">
            <w:pPr>
              <w:spacing w:before="60" w:after="4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Description</w:t>
            </w:r>
          </w:p>
        </w:tc>
      </w:tr>
      <w:tr w:rsidR="00525712" w:rsidRPr="008D242B" w14:paraId="2836649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FEF368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11</w:t>
            </w:r>
          </w:p>
        </w:tc>
        <w:tc>
          <w:tcPr>
            <w:tcW w:w="2466" w:type="dxa"/>
            <w:noWrap/>
            <w:vAlign w:val="center"/>
            <w:hideMark/>
          </w:tcPr>
          <w:p w14:paraId="470BE98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Engineering Station</w:t>
            </w:r>
          </w:p>
        </w:tc>
        <w:tc>
          <w:tcPr>
            <w:tcW w:w="5059" w:type="dxa"/>
            <w:vAlign w:val="center"/>
          </w:tcPr>
          <w:p w14:paraId="2F09DB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 xml:space="preserve">workstation </w:t>
            </w:r>
            <w:r w:rsidRPr="008D242B">
              <w:rPr>
                <w:bCs/>
                <w:szCs w:val="20"/>
              </w:rPr>
              <w:t>for running the engineering tool</w:t>
            </w:r>
            <w:r w:rsidRPr="008D242B">
              <w:rPr>
                <w:szCs w:val="20"/>
              </w:rPr>
              <w:t>s in commissioning stage</w:t>
            </w:r>
            <w:r w:rsidRPr="008D242B">
              <w:rPr>
                <w:rStyle w:val="AAReferencedChar"/>
                <w:szCs w:val="20"/>
              </w:rPr>
              <w:t>.</w:t>
            </w:r>
          </w:p>
        </w:tc>
      </w:tr>
      <w:tr w:rsidR="00525712" w:rsidRPr="008D242B" w14:paraId="22D050E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9BEADD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12</w:t>
            </w:r>
          </w:p>
        </w:tc>
        <w:tc>
          <w:tcPr>
            <w:tcW w:w="2466" w:type="dxa"/>
            <w:noWrap/>
            <w:vAlign w:val="center"/>
            <w:hideMark/>
          </w:tcPr>
          <w:p w14:paraId="331F9334"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Operator Station (HMI)</w:t>
            </w:r>
          </w:p>
        </w:tc>
        <w:tc>
          <w:tcPr>
            <w:tcW w:w="5059" w:type="dxa"/>
            <w:vAlign w:val="center"/>
          </w:tcPr>
          <w:p w14:paraId="5D5F0F06"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A touchscreen placed near the cryogenic plant for direct operator interactions, real-time control, and monitoring.</w:t>
            </w:r>
          </w:p>
        </w:tc>
      </w:tr>
      <w:tr w:rsidR="00525712" w:rsidRPr="008D242B" w14:paraId="00A4A50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CBD04E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13</w:t>
            </w:r>
          </w:p>
        </w:tc>
        <w:tc>
          <w:tcPr>
            <w:tcW w:w="2466" w:type="dxa"/>
            <w:noWrap/>
            <w:vAlign w:val="center"/>
            <w:hideMark/>
          </w:tcPr>
          <w:p w14:paraId="6A71572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Warm Compressor Station PLC</w:t>
            </w:r>
          </w:p>
        </w:tc>
        <w:tc>
          <w:tcPr>
            <w:tcW w:w="5059" w:type="dxa"/>
            <w:vAlign w:val="center"/>
          </w:tcPr>
          <w:p w14:paraId="192A239B"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in charge of warm compressor processes and associated subsystems in the cryogenic plant.</w:t>
            </w:r>
          </w:p>
        </w:tc>
      </w:tr>
      <w:tr w:rsidR="00525712" w:rsidRPr="008D242B" w14:paraId="5046081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75B244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w:t>
            </w:r>
          </w:p>
        </w:tc>
        <w:tc>
          <w:tcPr>
            <w:tcW w:w="2466" w:type="dxa"/>
            <w:noWrap/>
            <w:vAlign w:val="center"/>
            <w:hideMark/>
          </w:tcPr>
          <w:p w14:paraId="0E8C915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ColdBox PLC</w:t>
            </w:r>
          </w:p>
        </w:tc>
        <w:tc>
          <w:tcPr>
            <w:tcW w:w="5059" w:type="dxa"/>
            <w:vAlign w:val="center"/>
          </w:tcPr>
          <w:p w14:paraId="41B17799" w14:textId="672C41D3"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handling cold-related processes (cold box, vacuum insulation, possibly other sub-circuits) in the </w:t>
            </w:r>
            <w:r w:rsidR="00A156C9">
              <w:rPr>
                <w:szCs w:val="20"/>
              </w:rPr>
              <w:t>QPLANT</w:t>
            </w:r>
            <w:r w:rsidRPr="008D242B">
              <w:rPr>
                <w:szCs w:val="20"/>
              </w:rPr>
              <w:t>.</w:t>
            </w:r>
          </w:p>
        </w:tc>
      </w:tr>
      <w:tr w:rsidR="00525712" w:rsidRPr="008D242B" w14:paraId="6FB5ACE9"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9B2311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15</w:t>
            </w:r>
          </w:p>
        </w:tc>
        <w:tc>
          <w:tcPr>
            <w:tcW w:w="2466" w:type="dxa"/>
            <w:noWrap/>
            <w:vAlign w:val="center"/>
            <w:hideMark/>
          </w:tcPr>
          <w:p w14:paraId="34119F5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PN-PN Coupler</w:t>
            </w:r>
          </w:p>
        </w:tc>
        <w:tc>
          <w:tcPr>
            <w:tcW w:w="5059" w:type="dxa"/>
            <w:vAlign w:val="center"/>
          </w:tcPr>
          <w:p w14:paraId="231B771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Profinet-to-Profinet coupler</w:t>
            </w:r>
            <w:r w:rsidRPr="008D242B">
              <w:rPr>
                <w:szCs w:val="20"/>
              </w:rPr>
              <w:t xml:space="preserve"> device bridging two separate PN networks or segments in ICS/plant architecture</w:t>
            </w:r>
          </w:p>
        </w:tc>
      </w:tr>
      <w:tr w:rsidR="00525712" w:rsidRPr="008D242B" w14:paraId="7FCA76C2"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7B75FE1"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w:t>
            </w:r>
          </w:p>
        </w:tc>
        <w:tc>
          <w:tcPr>
            <w:tcW w:w="2466" w:type="dxa"/>
            <w:noWrap/>
            <w:vAlign w:val="center"/>
            <w:hideMark/>
          </w:tcPr>
          <w:p w14:paraId="40E610A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Concentrator PLC</w:t>
            </w:r>
          </w:p>
        </w:tc>
        <w:tc>
          <w:tcPr>
            <w:tcW w:w="5059" w:type="dxa"/>
            <w:vAlign w:val="center"/>
          </w:tcPr>
          <w:p w14:paraId="551ACA29" w14:textId="44570BF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responsible for  system level control, integrating the </w:t>
            </w:r>
            <w:r w:rsidR="00A156C9">
              <w:rPr>
                <w:szCs w:val="20"/>
              </w:rPr>
              <w:t>QPLANT</w:t>
            </w:r>
            <w:r w:rsidRPr="008D242B">
              <w:rPr>
                <w:szCs w:val="20"/>
              </w:rPr>
              <w:t xml:space="preserve"> with the MCS Navigator and aligning consumers with production plant.</w:t>
            </w:r>
          </w:p>
        </w:tc>
      </w:tr>
      <w:tr w:rsidR="00525712" w:rsidRPr="008D242B" w14:paraId="13B042AC"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53AF7F3"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21</w:t>
            </w:r>
          </w:p>
        </w:tc>
        <w:tc>
          <w:tcPr>
            <w:tcW w:w="2466" w:type="dxa"/>
            <w:noWrap/>
            <w:vAlign w:val="center"/>
            <w:hideMark/>
          </w:tcPr>
          <w:p w14:paraId="1246E85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QVE Local Controller</w:t>
            </w:r>
          </w:p>
        </w:tc>
        <w:tc>
          <w:tcPr>
            <w:tcW w:w="5059" w:type="dxa"/>
            <w:vAlign w:val="center"/>
          </w:tcPr>
          <w:p w14:paraId="454C1AE3"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for controlling and monitoring the end valvebox</w:t>
            </w:r>
          </w:p>
        </w:tc>
      </w:tr>
      <w:tr w:rsidR="00525712" w:rsidRPr="008D242B" w14:paraId="6DFF0317"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FA698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22</w:t>
            </w:r>
          </w:p>
        </w:tc>
        <w:tc>
          <w:tcPr>
            <w:tcW w:w="2466" w:type="dxa"/>
            <w:noWrap/>
            <w:vAlign w:val="center"/>
            <w:hideMark/>
          </w:tcPr>
          <w:p w14:paraId="00AFE805" w14:textId="0D839108"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Controller</w:t>
            </w:r>
          </w:p>
        </w:tc>
        <w:tc>
          <w:tcPr>
            <w:tcW w:w="5059" w:type="dxa"/>
            <w:vAlign w:val="center"/>
          </w:tcPr>
          <w:p w14:paraId="7764B84B"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for controlling and monitoring cryogenic cells.</w:t>
            </w:r>
          </w:p>
        </w:tc>
      </w:tr>
      <w:tr w:rsidR="00525712" w:rsidRPr="008D242B" w14:paraId="5159822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2679AC"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30</w:t>
            </w:r>
          </w:p>
        </w:tc>
        <w:tc>
          <w:tcPr>
            <w:tcW w:w="2466" w:type="dxa"/>
            <w:noWrap/>
            <w:vAlign w:val="center"/>
            <w:hideMark/>
          </w:tcPr>
          <w:p w14:paraId="3E16A01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MIT Network</w:t>
            </w:r>
          </w:p>
        </w:tc>
        <w:tc>
          <w:tcPr>
            <w:tcW w:w="5059" w:type="dxa"/>
            <w:vAlign w:val="center"/>
          </w:tcPr>
          <w:p w14:paraId="05095048" w14:textId="5831634C" w:rsidR="00525712" w:rsidRPr="008D242B" w:rsidRDefault="009428FD" w:rsidP="009428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Networks</w:t>
            </w:r>
          </w:p>
        </w:tc>
      </w:tr>
      <w:tr w:rsidR="00525712" w:rsidRPr="008D242B" w14:paraId="518C668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1E3854F"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31</w:t>
            </w:r>
          </w:p>
        </w:tc>
        <w:tc>
          <w:tcPr>
            <w:tcW w:w="2466" w:type="dxa"/>
            <w:noWrap/>
            <w:vAlign w:val="center"/>
            <w:hideMark/>
          </w:tcPr>
          <w:p w14:paraId="407E11C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MIS Network</w:t>
            </w:r>
          </w:p>
        </w:tc>
        <w:tc>
          <w:tcPr>
            <w:tcW w:w="5059" w:type="dxa"/>
            <w:vAlign w:val="center"/>
          </w:tcPr>
          <w:p w14:paraId="3F7DA0BE"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fieldbus</w:t>
            </w:r>
            <w:r w:rsidRPr="008D242B">
              <w:rPr>
                <w:szCs w:val="20"/>
              </w:rPr>
              <w:t xml:space="preserve"> network for safety related communication</w:t>
            </w:r>
          </w:p>
        </w:tc>
      </w:tr>
      <w:tr w:rsidR="00525712" w:rsidRPr="008D242B" w14:paraId="72AA305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2450F4D"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32</w:t>
            </w:r>
          </w:p>
        </w:tc>
        <w:tc>
          <w:tcPr>
            <w:tcW w:w="2466" w:type="dxa"/>
            <w:noWrap/>
            <w:vAlign w:val="center"/>
            <w:hideMark/>
          </w:tcPr>
          <w:p w14:paraId="7E68A56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Fieldbus Network</w:t>
            </w:r>
          </w:p>
        </w:tc>
        <w:tc>
          <w:tcPr>
            <w:tcW w:w="5059" w:type="dxa"/>
            <w:vAlign w:val="center"/>
          </w:tcPr>
          <w:p w14:paraId="0F9F7077"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fieldbus</w:t>
            </w:r>
            <w:r w:rsidRPr="008D242B">
              <w:rPr>
                <w:szCs w:val="20"/>
              </w:rPr>
              <w:t xml:space="preserve"> network in scope of </w:t>
            </w:r>
            <w:r w:rsidRPr="008D242B">
              <w:rPr>
                <w:b/>
                <w:szCs w:val="20"/>
              </w:rPr>
              <w:t>Contractor</w:t>
            </w:r>
            <w:r w:rsidRPr="008D242B">
              <w:rPr>
                <w:szCs w:val="20"/>
              </w:rPr>
              <w:t xml:space="preserve"> for interconnecting local devices (PLCs, sensors, etc.)</w:t>
            </w:r>
          </w:p>
        </w:tc>
      </w:tr>
      <w:tr w:rsidR="00525712" w:rsidRPr="008D242B" w14:paraId="196C07E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60C57E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33</w:t>
            </w:r>
          </w:p>
        </w:tc>
        <w:tc>
          <w:tcPr>
            <w:tcW w:w="2466" w:type="dxa"/>
            <w:noWrap/>
            <w:vAlign w:val="center"/>
            <w:hideMark/>
          </w:tcPr>
          <w:p w14:paraId="22956063"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Fieldbus Network</w:t>
            </w:r>
          </w:p>
        </w:tc>
        <w:tc>
          <w:tcPr>
            <w:tcW w:w="5059" w:type="dxa"/>
            <w:vAlign w:val="center"/>
          </w:tcPr>
          <w:p w14:paraId="579F682A"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fieldbus</w:t>
            </w:r>
            <w:r w:rsidRPr="008D242B">
              <w:rPr>
                <w:szCs w:val="20"/>
              </w:rPr>
              <w:t xml:space="preserve"> network in scope of </w:t>
            </w:r>
            <w:r w:rsidRPr="008D242B">
              <w:rPr>
                <w:b/>
                <w:szCs w:val="20"/>
              </w:rPr>
              <w:t>ICS</w:t>
            </w:r>
            <w:r w:rsidRPr="008D242B">
              <w:rPr>
                <w:szCs w:val="20"/>
              </w:rPr>
              <w:t xml:space="preserve"> for interconnecting local devices (PLCs, sensors, etc.),</w:t>
            </w:r>
          </w:p>
        </w:tc>
      </w:tr>
      <w:tr w:rsidR="00525712" w:rsidRPr="008D242B" w14:paraId="1A631D3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078BB7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34</w:t>
            </w:r>
          </w:p>
        </w:tc>
        <w:tc>
          <w:tcPr>
            <w:tcW w:w="2466" w:type="dxa"/>
            <w:noWrap/>
            <w:vAlign w:val="center"/>
            <w:hideMark/>
          </w:tcPr>
          <w:p w14:paraId="12BC3F5D" w14:textId="769E7A57" w:rsidR="00525712" w:rsidRPr="008D242B" w:rsidRDefault="009428FD" w:rsidP="009428FD">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 Aggregation</w:t>
            </w:r>
            <w:r w:rsidR="00525712" w:rsidRPr="008D242B">
              <w:rPr>
                <w:rFonts w:ascii="Calibri" w:eastAsia="Times New Roman" w:hAnsi="Calibri"/>
                <w:color w:val="000000"/>
                <w:szCs w:val="20"/>
              </w:rPr>
              <w:t xml:space="preserve"> </w:t>
            </w:r>
            <w:r>
              <w:rPr>
                <w:rFonts w:ascii="Calibri" w:eastAsia="Times New Roman" w:hAnsi="Calibri"/>
                <w:color w:val="000000"/>
                <w:szCs w:val="20"/>
              </w:rPr>
              <w:t>Ntw</w:t>
            </w:r>
          </w:p>
        </w:tc>
        <w:tc>
          <w:tcPr>
            <w:tcW w:w="5059" w:type="dxa"/>
            <w:vAlign w:val="center"/>
          </w:tcPr>
          <w:p w14:paraId="5AD78DAD" w14:textId="7123AE7B" w:rsidR="00525712" w:rsidRPr="008D242B" w:rsidRDefault="00525712" w:rsidP="009428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 xml:space="preserve">aggregation </w:t>
            </w:r>
            <w:r w:rsidR="009428FD">
              <w:rPr>
                <w:b/>
                <w:bCs/>
                <w:szCs w:val="20"/>
              </w:rPr>
              <w:t>network</w:t>
            </w:r>
            <w:r w:rsidRPr="008D242B">
              <w:rPr>
                <w:szCs w:val="20"/>
              </w:rPr>
              <w:t xml:space="preserve"> serves as an intermediary between the MIT backbone and the Plant.</w:t>
            </w:r>
          </w:p>
        </w:tc>
      </w:tr>
      <w:tr w:rsidR="00525712" w:rsidRPr="008D242B" w14:paraId="019254C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76461A7"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41</w:t>
            </w:r>
          </w:p>
        </w:tc>
        <w:tc>
          <w:tcPr>
            <w:tcW w:w="2466" w:type="dxa"/>
            <w:noWrap/>
            <w:vAlign w:val="center"/>
            <w:hideMark/>
          </w:tcPr>
          <w:p w14:paraId="110336FC" w14:textId="324C353D" w:rsidR="00525712" w:rsidRPr="008D242B" w:rsidRDefault="00744D30" w:rsidP="00744D30">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Zero Client</w:t>
            </w:r>
          </w:p>
        </w:tc>
        <w:tc>
          <w:tcPr>
            <w:tcW w:w="5059" w:type="dxa"/>
            <w:vAlign w:val="center"/>
          </w:tcPr>
          <w:p w14:paraId="436129ED" w14:textId="10302FCB"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MIT backbone upper-level network.</w:t>
            </w:r>
          </w:p>
        </w:tc>
      </w:tr>
      <w:tr w:rsidR="00525712" w:rsidRPr="008D242B" w14:paraId="42EB8AA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5CAE41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50</w:t>
            </w:r>
          </w:p>
        </w:tc>
        <w:tc>
          <w:tcPr>
            <w:tcW w:w="2466" w:type="dxa"/>
            <w:noWrap/>
            <w:vAlign w:val="center"/>
            <w:hideMark/>
          </w:tcPr>
          <w:p w14:paraId="339CBD4B" w14:textId="310598E1"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MIS Interlock System</w:t>
            </w:r>
          </w:p>
        </w:tc>
        <w:tc>
          <w:tcPr>
            <w:tcW w:w="5059" w:type="dxa"/>
            <w:vAlign w:val="center"/>
          </w:tcPr>
          <w:p w14:paraId="1F16A603"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9428FD">
              <w:rPr>
                <w:szCs w:val="20"/>
              </w:rPr>
              <w:t>A system responsible for global personal and machine protection</w:t>
            </w:r>
          </w:p>
        </w:tc>
      </w:tr>
      <w:tr w:rsidR="00525712" w:rsidRPr="008D242B" w14:paraId="76F83AD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3292D79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70</w:t>
            </w:r>
          </w:p>
        </w:tc>
        <w:tc>
          <w:tcPr>
            <w:tcW w:w="2466" w:type="dxa"/>
            <w:noWrap/>
            <w:vAlign w:val="center"/>
            <w:hideMark/>
          </w:tcPr>
          <w:p w14:paraId="4665C37A"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MCS Deployment Service</w:t>
            </w:r>
          </w:p>
        </w:tc>
        <w:tc>
          <w:tcPr>
            <w:tcW w:w="5059" w:type="dxa"/>
            <w:vAlign w:val="center"/>
          </w:tcPr>
          <w:p w14:paraId="4908F051" w14:textId="059E268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deployment service</w:t>
            </w:r>
            <w:r w:rsidRPr="008D242B">
              <w:rPr>
                <w:szCs w:val="20"/>
              </w:rPr>
              <w:t xml:space="preserve"> for </w:t>
            </w:r>
            <w:r w:rsidR="00A156C9">
              <w:rPr>
                <w:szCs w:val="20"/>
              </w:rPr>
              <w:t>QPLANT</w:t>
            </w:r>
            <w:r w:rsidRPr="008D242B">
              <w:rPr>
                <w:szCs w:val="20"/>
              </w:rPr>
              <w:t>, used to distribute or update software components.</w:t>
            </w:r>
          </w:p>
        </w:tc>
      </w:tr>
      <w:tr w:rsidR="00525712" w:rsidRPr="008D242B" w14:paraId="63A64EE4"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BF5A3F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72</w:t>
            </w:r>
          </w:p>
        </w:tc>
        <w:tc>
          <w:tcPr>
            <w:tcW w:w="2466" w:type="dxa"/>
            <w:noWrap/>
            <w:vAlign w:val="center"/>
            <w:hideMark/>
          </w:tcPr>
          <w:p w14:paraId="09A0298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MIT Services</w:t>
            </w:r>
          </w:p>
        </w:tc>
        <w:tc>
          <w:tcPr>
            <w:tcW w:w="5059" w:type="dxa"/>
            <w:vAlign w:val="center"/>
          </w:tcPr>
          <w:p w14:paraId="6066D27F" w14:textId="10DF0BE9"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Global IT services like NTP, Authentication, etc</w:t>
            </w:r>
          </w:p>
        </w:tc>
      </w:tr>
      <w:tr w:rsidR="00525712" w:rsidRPr="008D242B" w14:paraId="53BAB59F"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E2D6B39"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73</w:t>
            </w:r>
          </w:p>
        </w:tc>
        <w:tc>
          <w:tcPr>
            <w:tcW w:w="2466" w:type="dxa"/>
            <w:noWrap/>
            <w:vAlign w:val="center"/>
            <w:hideMark/>
          </w:tcPr>
          <w:p w14:paraId="2F77673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MCS Services</w:t>
            </w:r>
          </w:p>
        </w:tc>
        <w:tc>
          <w:tcPr>
            <w:tcW w:w="5059" w:type="dxa"/>
            <w:vAlign w:val="center"/>
          </w:tcPr>
          <w:p w14:paraId="12BF660D" w14:textId="5CF2886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Control System shared services like the Navigator, Archiving etc</w:t>
            </w:r>
          </w:p>
        </w:tc>
      </w:tr>
      <w:tr w:rsidR="00525712" w:rsidRPr="008D242B" w14:paraId="0011ED5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3CD677B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80</w:t>
            </w:r>
          </w:p>
        </w:tc>
        <w:tc>
          <w:tcPr>
            <w:tcW w:w="2466" w:type="dxa"/>
            <w:noWrap/>
            <w:vAlign w:val="center"/>
            <w:hideMark/>
          </w:tcPr>
          <w:p w14:paraId="0ABC8BD8"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Zero Client</w:t>
            </w:r>
          </w:p>
        </w:tc>
        <w:tc>
          <w:tcPr>
            <w:tcW w:w="5059" w:type="dxa"/>
            <w:vAlign w:val="center"/>
          </w:tcPr>
          <w:p w14:paraId="7E4D8C72"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Used for visualizing MCS Navigator, the zero client displays the user interface generated by the server. All processing, data storage, and updates occur centrally.</w:t>
            </w:r>
          </w:p>
        </w:tc>
      </w:tr>
      <w:tr w:rsidR="00525712" w:rsidRPr="008D242B" w14:paraId="48C4F79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ACB3397"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90</w:t>
            </w:r>
          </w:p>
        </w:tc>
        <w:tc>
          <w:tcPr>
            <w:tcW w:w="2466" w:type="dxa"/>
            <w:noWrap/>
            <w:vAlign w:val="center"/>
            <w:hideMark/>
          </w:tcPr>
          <w:p w14:paraId="708713E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Server (Cluster)</w:t>
            </w:r>
          </w:p>
        </w:tc>
        <w:tc>
          <w:tcPr>
            <w:tcW w:w="5059" w:type="dxa"/>
            <w:vAlign w:val="center"/>
          </w:tcPr>
          <w:p w14:paraId="0913698D"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Server cluster based on KVM (for Kernel-based Virtual Machine) full virtualization solution for Linux on x86 hardware.</w:t>
            </w:r>
          </w:p>
        </w:tc>
      </w:tr>
      <w:tr w:rsidR="00525712" w:rsidRPr="008D242B" w14:paraId="67E3A08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75B9D52"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111</w:t>
            </w:r>
          </w:p>
        </w:tc>
        <w:tc>
          <w:tcPr>
            <w:tcW w:w="2466" w:type="dxa"/>
            <w:noWrap/>
            <w:vAlign w:val="center"/>
            <w:hideMark/>
          </w:tcPr>
          <w:p w14:paraId="20AF2C7B"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Engineering Tool</w:t>
            </w:r>
          </w:p>
        </w:tc>
        <w:tc>
          <w:tcPr>
            <w:tcW w:w="5059" w:type="dxa"/>
            <w:vAlign w:val="center"/>
          </w:tcPr>
          <w:p w14:paraId="7B4A2E6A" w14:textId="63D2305E"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 xml:space="preserve">engineering software </w:t>
            </w:r>
            <w:r w:rsidRPr="008D242B">
              <w:rPr>
                <w:bCs/>
                <w:szCs w:val="20"/>
              </w:rPr>
              <w:t>for</w:t>
            </w:r>
            <w:r w:rsidRPr="008D242B">
              <w:rPr>
                <w:szCs w:val="20"/>
              </w:rPr>
              <w:t xml:space="preserve"> configuring, troubleshooting, or programming the </w:t>
            </w:r>
            <w:r w:rsidR="00A156C9">
              <w:rPr>
                <w:szCs w:val="20"/>
              </w:rPr>
              <w:t>QPLANT</w:t>
            </w:r>
            <w:r w:rsidRPr="008D242B">
              <w:rPr>
                <w:szCs w:val="20"/>
              </w:rPr>
              <w:t xml:space="preserve"> control system during commissioning phase.</w:t>
            </w:r>
          </w:p>
        </w:tc>
      </w:tr>
      <w:tr w:rsidR="00525712" w:rsidRPr="008D242B" w14:paraId="39F903D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291426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121</w:t>
            </w:r>
          </w:p>
        </w:tc>
        <w:tc>
          <w:tcPr>
            <w:tcW w:w="2466" w:type="dxa"/>
            <w:noWrap/>
            <w:vAlign w:val="center"/>
            <w:hideMark/>
          </w:tcPr>
          <w:p w14:paraId="39ADB646" w14:textId="539C3FAC" w:rsidR="00525712" w:rsidRPr="008D242B" w:rsidRDefault="00A156C9"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w:t>
            </w:r>
            <w:r w:rsidR="00525712" w:rsidRPr="008D242B">
              <w:rPr>
                <w:rFonts w:ascii="Calibri" w:eastAsia="Times New Roman" w:hAnsi="Calibri"/>
                <w:color w:val="000000"/>
                <w:szCs w:val="20"/>
              </w:rPr>
              <w:t xml:space="preserve"> HMI</w:t>
            </w:r>
          </w:p>
        </w:tc>
        <w:tc>
          <w:tcPr>
            <w:tcW w:w="5059" w:type="dxa"/>
            <w:vAlign w:val="center"/>
          </w:tcPr>
          <w:p w14:paraId="58366622" w14:textId="59F3F636"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Local HMI</w:t>
            </w:r>
          </w:p>
        </w:tc>
      </w:tr>
      <w:tr w:rsidR="00525712" w:rsidRPr="008D242B" w14:paraId="1F1A66C9"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1160323"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lastRenderedPageBreak/>
              <w:t>131</w:t>
            </w:r>
          </w:p>
        </w:tc>
        <w:tc>
          <w:tcPr>
            <w:tcW w:w="2466" w:type="dxa"/>
            <w:noWrap/>
            <w:vAlign w:val="center"/>
            <w:hideMark/>
          </w:tcPr>
          <w:p w14:paraId="648324F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WCS Software</w:t>
            </w:r>
          </w:p>
        </w:tc>
        <w:tc>
          <w:tcPr>
            <w:tcW w:w="5059" w:type="dxa"/>
            <w:vAlign w:val="center"/>
          </w:tcPr>
          <w:p w14:paraId="162EDE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 component</w:t>
            </w:r>
            <w:r w:rsidRPr="008D242B">
              <w:rPr>
                <w:szCs w:val="20"/>
              </w:rPr>
              <w:t xml:space="preserve"> or logic running on the Warm Compressor Station PLC.</w:t>
            </w:r>
          </w:p>
        </w:tc>
      </w:tr>
      <w:tr w:rsidR="00525712" w:rsidRPr="008D242B" w14:paraId="259E375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2E5ECC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141</w:t>
            </w:r>
          </w:p>
        </w:tc>
        <w:tc>
          <w:tcPr>
            <w:tcW w:w="2466" w:type="dxa"/>
            <w:noWrap/>
            <w:vAlign w:val="center"/>
            <w:hideMark/>
          </w:tcPr>
          <w:p w14:paraId="59B9A499"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CB Software</w:t>
            </w:r>
          </w:p>
        </w:tc>
        <w:tc>
          <w:tcPr>
            <w:tcW w:w="5059" w:type="dxa"/>
            <w:vAlign w:val="center"/>
          </w:tcPr>
          <w:p w14:paraId="41EC69A8"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w:t>
            </w:r>
            <w:r w:rsidRPr="008D242B">
              <w:rPr>
                <w:szCs w:val="20"/>
              </w:rPr>
              <w:t xml:space="preserve"> controlling the cold box, vacuum insulation, etc.</w:t>
            </w:r>
          </w:p>
        </w:tc>
      </w:tr>
      <w:tr w:rsidR="00525712" w:rsidRPr="008D242B" w14:paraId="439D903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1BDA7E6"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143</w:t>
            </w:r>
          </w:p>
        </w:tc>
        <w:tc>
          <w:tcPr>
            <w:tcW w:w="2466" w:type="dxa"/>
            <w:noWrap/>
            <w:vAlign w:val="center"/>
            <w:hideMark/>
          </w:tcPr>
          <w:p w14:paraId="23DEEB3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IVAC Software</w:t>
            </w:r>
          </w:p>
        </w:tc>
        <w:tc>
          <w:tcPr>
            <w:tcW w:w="5059" w:type="dxa"/>
            <w:vAlign w:val="center"/>
          </w:tcPr>
          <w:p w14:paraId="39F33DFB" w14:textId="77777777" w:rsidR="00525712" w:rsidRPr="008D242B" w:rsidRDefault="00525712" w:rsidP="00190CB6">
            <w:pPr>
              <w:tabs>
                <w:tab w:val="left" w:pos="457"/>
              </w:tabs>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w:t>
            </w:r>
            <w:r w:rsidRPr="008D242B">
              <w:rPr>
                <w:szCs w:val="20"/>
              </w:rPr>
              <w:t xml:space="preserve"> dedicated to insulation vacuum, or auxiliary cold systems.</w:t>
            </w:r>
          </w:p>
        </w:tc>
      </w:tr>
      <w:tr w:rsidR="00525712" w:rsidRPr="008D242B" w14:paraId="5C94DAB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EB2532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151</w:t>
            </w:r>
          </w:p>
        </w:tc>
        <w:tc>
          <w:tcPr>
            <w:tcW w:w="2466" w:type="dxa"/>
            <w:noWrap/>
            <w:vAlign w:val="center"/>
            <w:hideMark/>
          </w:tcPr>
          <w:p w14:paraId="6A2C58A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commentRangeStart w:id="3690"/>
            <w:commentRangeStart w:id="3691"/>
            <w:r w:rsidRPr="008D242B">
              <w:rPr>
                <w:rFonts w:ascii="Calibri" w:eastAsia="Times New Roman" w:hAnsi="Calibri"/>
                <w:color w:val="000000"/>
                <w:szCs w:val="20"/>
              </w:rPr>
              <w:t>Interface Definition</w:t>
            </w:r>
            <w:commentRangeEnd w:id="3690"/>
            <w:r w:rsidRPr="008D242B">
              <w:rPr>
                <w:rStyle w:val="CommentReference"/>
                <w:sz w:val="20"/>
                <w:szCs w:val="20"/>
              </w:rPr>
              <w:commentReference w:id="3690"/>
            </w:r>
            <w:commentRangeEnd w:id="3691"/>
            <w:r>
              <w:rPr>
                <w:rStyle w:val="CommentReference"/>
              </w:rPr>
              <w:commentReference w:id="3691"/>
            </w:r>
          </w:p>
        </w:tc>
        <w:tc>
          <w:tcPr>
            <w:tcW w:w="5059" w:type="dxa"/>
            <w:vAlign w:val="center"/>
          </w:tcPr>
          <w:p w14:paraId="4251F0EF" w14:textId="20EF30FF"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The definition of the interface used for controlling and monitoring the </w:t>
            </w:r>
            <w:r w:rsidR="00A156C9">
              <w:rPr>
                <w:rFonts w:ascii="Calibri" w:eastAsia="Times New Roman" w:hAnsi="Calibri"/>
                <w:color w:val="000000"/>
                <w:szCs w:val="20"/>
              </w:rPr>
              <w:t>QPLANT</w:t>
            </w:r>
            <w:r w:rsidR="00C136BB">
              <w:rPr>
                <w:rFonts w:ascii="Calibri" w:eastAsia="Times New Roman" w:hAnsi="Calibri"/>
                <w:color w:val="000000"/>
                <w:szCs w:val="20"/>
              </w:rPr>
              <w:t xml:space="preserve"> (</w:t>
            </w:r>
            <w:r w:rsidR="00C136BB">
              <w:rPr>
                <w:rFonts w:ascii="Calibri" w:eastAsia="Times New Roman" w:hAnsi="Calibri"/>
                <w:color w:val="000000"/>
                <w:szCs w:val="20"/>
              </w:rPr>
              <w:fldChar w:fldCharType="begin"/>
            </w:r>
            <w:r w:rsidR="00C136BB">
              <w:rPr>
                <w:rFonts w:ascii="Calibri" w:eastAsia="Times New Roman" w:hAnsi="Calibri"/>
                <w:color w:val="000000"/>
                <w:szCs w:val="20"/>
              </w:rPr>
              <w:instrText xml:space="preserve"> REF _Ref194400300 \h </w:instrText>
            </w:r>
            <w:r w:rsidR="00C136BB">
              <w:rPr>
                <w:rFonts w:ascii="Calibri" w:eastAsia="Times New Roman" w:hAnsi="Calibri"/>
                <w:color w:val="000000"/>
                <w:szCs w:val="20"/>
              </w:rPr>
            </w:r>
            <w:r w:rsidR="00C136BB">
              <w:rPr>
                <w:rFonts w:ascii="Calibri" w:eastAsia="Times New Roman" w:hAnsi="Calibri"/>
                <w:color w:val="000000"/>
                <w:szCs w:val="20"/>
              </w:rPr>
              <w:fldChar w:fldCharType="separate"/>
            </w:r>
            <w:r w:rsidR="00711812">
              <w:rPr>
                <w:rFonts w:ascii="Calibri" w:eastAsia="Times New Roman" w:hAnsi="Calibri"/>
                <w:b/>
                <w:bCs/>
                <w:color w:val="000000"/>
                <w:szCs w:val="20"/>
                <w:lang w:val="en-US"/>
              </w:rPr>
              <w:t>Error! Reference source not found.</w:t>
            </w:r>
            <w:r w:rsidR="00C136BB">
              <w:rPr>
                <w:rFonts w:ascii="Calibri" w:eastAsia="Times New Roman" w:hAnsi="Calibri"/>
                <w:color w:val="000000"/>
                <w:szCs w:val="20"/>
              </w:rPr>
              <w:fldChar w:fldCharType="end"/>
            </w:r>
            <w:r w:rsidR="00C136BB">
              <w:rPr>
                <w:rFonts w:ascii="Calibri" w:eastAsia="Times New Roman" w:hAnsi="Calibri"/>
                <w:color w:val="000000"/>
                <w:szCs w:val="20"/>
              </w:rPr>
              <w:t>)</w:t>
            </w:r>
          </w:p>
        </w:tc>
      </w:tr>
      <w:tr w:rsidR="00525712" w:rsidRPr="008D242B" w14:paraId="3AB610D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5985D4D"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201</w:t>
            </w:r>
          </w:p>
        </w:tc>
        <w:tc>
          <w:tcPr>
            <w:tcW w:w="2466" w:type="dxa"/>
            <w:noWrap/>
            <w:vAlign w:val="center"/>
            <w:hideMark/>
          </w:tcPr>
          <w:p w14:paraId="5140283E" w14:textId="6EA76D5F"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Broker Software</w:t>
            </w:r>
          </w:p>
        </w:tc>
        <w:tc>
          <w:tcPr>
            <w:tcW w:w="5059" w:type="dxa"/>
            <w:vAlign w:val="center"/>
          </w:tcPr>
          <w:p w14:paraId="2554A120" w14:textId="267F14DE"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software component that mediates the QCell consumers with the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production</w:t>
            </w:r>
          </w:p>
        </w:tc>
      </w:tr>
      <w:tr w:rsidR="00525712" w:rsidRPr="008D242B" w14:paraId="73A45EE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5B17F4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202</w:t>
            </w:r>
          </w:p>
        </w:tc>
        <w:tc>
          <w:tcPr>
            <w:tcW w:w="2466" w:type="dxa"/>
            <w:noWrap/>
            <w:vAlign w:val="center"/>
            <w:hideMark/>
          </w:tcPr>
          <w:p w14:paraId="356D430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Plant Control and Monitoring</w:t>
            </w:r>
          </w:p>
        </w:tc>
        <w:tc>
          <w:tcPr>
            <w:tcW w:w="5059" w:type="dxa"/>
            <w:vAlign w:val="center"/>
          </w:tcPr>
          <w:p w14:paraId="3BB0406D" w14:textId="4A0790C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software component that instructs the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operation to align with the accelerator needs.</w:t>
            </w:r>
          </w:p>
        </w:tc>
      </w:tr>
      <w:tr w:rsidR="00525712" w:rsidRPr="008D242B" w14:paraId="274DB8B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F91ED92"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204</w:t>
            </w:r>
          </w:p>
        </w:tc>
        <w:tc>
          <w:tcPr>
            <w:tcW w:w="2466" w:type="dxa"/>
            <w:noWrap/>
            <w:vAlign w:val="center"/>
            <w:hideMark/>
          </w:tcPr>
          <w:p w14:paraId="7C53DF6A"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OPC-UA Server</w:t>
            </w:r>
          </w:p>
        </w:tc>
        <w:tc>
          <w:tcPr>
            <w:tcW w:w="5059" w:type="dxa"/>
            <w:vAlign w:val="center"/>
          </w:tcPr>
          <w:p w14:paraId="38AEDC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server</w:t>
            </w:r>
            <w:r w:rsidRPr="008D242B">
              <w:rPr>
                <w:szCs w:val="20"/>
              </w:rPr>
              <w:t xml:space="preserve"> implementing OPC-UA for data exchange with MCS Navigator</w:t>
            </w:r>
          </w:p>
        </w:tc>
      </w:tr>
      <w:tr w:rsidR="00525712" w:rsidRPr="008D242B" w14:paraId="568D00E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B3663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211</w:t>
            </w:r>
          </w:p>
        </w:tc>
        <w:tc>
          <w:tcPr>
            <w:tcW w:w="2466" w:type="dxa"/>
            <w:noWrap/>
            <w:vAlign w:val="center"/>
            <w:hideMark/>
          </w:tcPr>
          <w:p w14:paraId="5C655F3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QVE Control Logic</w:t>
            </w:r>
          </w:p>
        </w:tc>
        <w:tc>
          <w:tcPr>
            <w:tcW w:w="5059" w:type="dxa"/>
            <w:vAlign w:val="center"/>
          </w:tcPr>
          <w:p w14:paraId="380297F9" w14:textId="1B6DACFA"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Logic for controlling the end valvebox</w:t>
            </w:r>
          </w:p>
        </w:tc>
      </w:tr>
      <w:tr w:rsidR="00525712" w:rsidRPr="008D242B" w14:paraId="6F0B52C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A676DE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221</w:t>
            </w:r>
          </w:p>
        </w:tc>
        <w:tc>
          <w:tcPr>
            <w:tcW w:w="2466" w:type="dxa"/>
            <w:noWrap/>
            <w:vAlign w:val="center"/>
            <w:hideMark/>
          </w:tcPr>
          <w:p w14:paraId="6CF069FF" w14:textId="1D8BCBBD"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Control Logic</w:t>
            </w:r>
          </w:p>
        </w:tc>
        <w:tc>
          <w:tcPr>
            <w:tcW w:w="5059" w:type="dxa"/>
            <w:vAlign w:val="center"/>
          </w:tcPr>
          <w:p w14:paraId="5E1F3A45" w14:textId="5CF27B0F" w:rsidR="00525712" w:rsidRPr="008D242B" w:rsidRDefault="00525712" w:rsidP="00C136B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software</w:t>
            </w:r>
            <w:r w:rsidRPr="008D242B">
              <w:rPr>
                <w:szCs w:val="20"/>
              </w:rPr>
              <w:t xml:space="preserve"> component implementing the logic for the </w:t>
            </w:r>
            <w:r w:rsidR="00C136BB">
              <w:rPr>
                <w:szCs w:val="20"/>
              </w:rPr>
              <w:t>QCELL</w:t>
            </w:r>
            <w:r w:rsidRPr="008D242B">
              <w:rPr>
                <w:szCs w:val="20"/>
              </w:rPr>
              <w:t xml:space="preserve"> control</w:t>
            </w:r>
          </w:p>
        </w:tc>
      </w:tr>
      <w:tr w:rsidR="00525712" w:rsidRPr="008D242B" w14:paraId="3B30741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073F48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501</w:t>
            </w:r>
          </w:p>
        </w:tc>
        <w:tc>
          <w:tcPr>
            <w:tcW w:w="2466" w:type="dxa"/>
            <w:noWrap/>
            <w:vAlign w:val="center"/>
            <w:hideMark/>
          </w:tcPr>
          <w:p w14:paraId="1B790E0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Interlock Controller</w:t>
            </w:r>
          </w:p>
        </w:tc>
        <w:tc>
          <w:tcPr>
            <w:tcW w:w="5059" w:type="dxa"/>
            <w:vAlign w:val="center"/>
          </w:tcPr>
          <w:p w14:paraId="0E1AF4DD" w14:textId="7A5F30B4"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PLC controller responsible for integrating relevant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interlocks with the MIS system</w:t>
            </w:r>
          </w:p>
        </w:tc>
      </w:tr>
      <w:tr w:rsidR="00525712" w:rsidRPr="008D242B" w14:paraId="425365C8"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CE34E5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701</w:t>
            </w:r>
          </w:p>
        </w:tc>
        <w:tc>
          <w:tcPr>
            <w:tcW w:w="2466" w:type="dxa"/>
            <w:noWrap/>
            <w:vAlign w:val="center"/>
            <w:hideMark/>
          </w:tcPr>
          <w:p w14:paraId="4741E062" w14:textId="79A94E9D" w:rsidR="00525712" w:rsidRPr="008D242B" w:rsidRDefault="009428FD" w:rsidP="009428FD">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Deployment</w:t>
            </w:r>
            <w:r w:rsidR="00525712" w:rsidRPr="008D242B">
              <w:rPr>
                <w:rFonts w:ascii="Calibri" w:eastAsia="Times New Roman" w:hAnsi="Calibri"/>
                <w:color w:val="000000"/>
                <w:szCs w:val="20"/>
              </w:rPr>
              <w:t xml:space="preserve"> Tool </w:t>
            </w:r>
          </w:p>
        </w:tc>
        <w:tc>
          <w:tcPr>
            <w:tcW w:w="5059" w:type="dxa"/>
            <w:vAlign w:val="center"/>
          </w:tcPr>
          <w:p w14:paraId="4549FBF3" w14:textId="76C8ECB9"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 xml:space="preserve">Tool used for deploying new software versions to the </w:t>
            </w:r>
            <w:r w:rsidR="00A156C9">
              <w:rPr>
                <w:rFonts w:ascii="Calibri" w:eastAsia="Times New Roman" w:hAnsi="Calibri"/>
                <w:color w:val="000000"/>
                <w:szCs w:val="20"/>
              </w:rPr>
              <w:t>QPLANT:CS</w:t>
            </w:r>
          </w:p>
        </w:tc>
      </w:tr>
      <w:tr w:rsidR="00525712" w:rsidRPr="008D242B" w14:paraId="00B09C8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4746E9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711</w:t>
            </w:r>
          </w:p>
        </w:tc>
        <w:tc>
          <w:tcPr>
            <w:tcW w:w="2466" w:type="dxa"/>
            <w:noWrap/>
            <w:vAlign w:val="center"/>
            <w:hideMark/>
          </w:tcPr>
          <w:p w14:paraId="51C374E4"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Navigator</w:t>
            </w:r>
          </w:p>
        </w:tc>
        <w:tc>
          <w:tcPr>
            <w:tcW w:w="5059" w:type="dxa"/>
            <w:vAlign w:val="center"/>
          </w:tcPr>
          <w:p w14:paraId="52682718"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project wide </w:t>
            </w:r>
            <w:r w:rsidRPr="008D242B">
              <w:rPr>
                <w:b/>
                <w:bCs/>
                <w:szCs w:val="20"/>
              </w:rPr>
              <w:t>SCADA system</w:t>
            </w:r>
            <w:r w:rsidRPr="008D242B">
              <w:rPr>
                <w:szCs w:val="20"/>
              </w:rPr>
              <w:t xml:space="preserve"> for controlling/monitoring the accelerator and the cryogenic processes at a higher supervisory level.</w:t>
            </w:r>
          </w:p>
        </w:tc>
      </w:tr>
      <w:tr w:rsidR="00525712" w:rsidRPr="008D242B" w14:paraId="4636EE6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2710A6F" w14:textId="77777777" w:rsidR="00525712" w:rsidRPr="008D242B" w:rsidRDefault="00525712" w:rsidP="00190CB6">
            <w:pPr>
              <w:spacing w:before="60" w:after="40"/>
              <w:jc w:val="center"/>
              <w:rPr>
                <w:rFonts w:ascii="Calibri" w:eastAsia="Times New Roman" w:hAnsi="Calibri"/>
                <w:color w:val="000000"/>
                <w:szCs w:val="20"/>
              </w:rPr>
            </w:pPr>
            <w:commentRangeStart w:id="3692"/>
            <w:commentRangeStart w:id="3693"/>
            <w:r w:rsidRPr="008D242B">
              <w:rPr>
                <w:rFonts w:ascii="Calibri" w:eastAsia="Times New Roman" w:hAnsi="Calibri"/>
                <w:color w:val="000000"/>
                <w:szCs w:val="20"/>
              </w:rPr>
              <w:t>7111</w:t>
            </w:r>
            <w:commentRangeEnd w:id="3692"/>
            <w:r w:rsidRPr="008D242B">
              <w:rPr>
                <w:rStyle w:val="CommentReference"/>
                <w:b w:val="0"/>
                <w:bCs w:val="0"/>
                <w:sz w:val="20"/>
                <w:szCs w:val="20"/>
              </w:rPr>
              <w:commentReference w:id="3692"/>
            </w:r>
            <w:commentRangeEnd w:id="3693"/>
            <w:r>
              <w:rPr>
                <w:rStyle w:val="CommentReference"/>
                <w:b w:val="0"/>
                <w:bCs w:val="0"/>
              </w:rPr>
              <w:commentReference w:id="3693"/>
            </w:r>
          </w:p>
        </w:tc>
        <w:tc>
          <w:tcPr>
            <w:tcW w:w="2466" w:type="dxa"/>
            <w:noWrap/>
            <w:vAlign w:val="center"/>
            <w:hideMark/>
          </w:tcPr>
          <w:p w14:paraId="15AA0AB0" w14:textId="0F67A506" w:rsidR="00525712" w:rsidRPr="008D242B" w:rsidRDefault="00A156C9"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w:t>
            </w:r>
          </w:p>
        </w:tc>
        <w:tc>
          <w:tcPr>
            <w:tcW w:w="5059" w:type="dxa"/>
            <w:vAlign w:val="center"/>
          </w:tcPr>
          <w:p w14:paraId="3768B00F" w14:textId="2F81D83A"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control panel</w:t>
            </w:r>
            <w:r w:rsidRPr="008D242B">
              <w:rPr>
                <w:szCs w:val="20"/>
              </w:rPr>
              <w:t xml:space="preserve"> or interface for the </w:t>
            </w:r>
            <w:r w:rsidR="00A156C9">
              <w:rPr>
                <w:szCs w:val="20"/>
              </w:rPr>
              <w:t>QPLANT</w:t>
            </w:r>
          </w:p>
        </w:tc>
      </w:tr>
      <w:tr w:rsidR="00525712" w:rsidRPr="008D242B" w14:paraId="4FA8386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465ABF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7112</w:t>
            </w:r>
          </w:p>
        </w:tc>
        <w:tc>
          <w:tcPr>
            <w:tcW w:w="2466" w:type="dxa"/>
            <w:noWrap/>
            <w:vAlign w:val="center"/>
            <w:hideMark/>
          </w:tcPr>
          <w:p w14:paraId="0B82A01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CryoCell Panel</w:t>
            </w:r>
          </w:p>
        </w:tc>
        <w:tc>
          <w:tcPr>
            <w:tcW w:w="5059" w:type="dxa"/>
            <w:vAlign w:val="center"/>
          </w:tcPr>
          <w:p w14:paraId="2D451E4D"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control panel</w:t>
            </w:r>
            <w:r w:rsidRPr="008D242B">
              <w:rPr>
                <w:szCs w:val="20"/>
              </w:rPr>
              <w:t xml:space="preserve"> or interface for a cryogenic cell.</w:t>
            </w:r>
          </w:p>
        </w:tc>
      </w:tr>
      <w:tr w:rsidR="00525712" w:rsidRPr="008D242B" w14:paraId="7EA813E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389A03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721</w:t>
            </w:r>
          </w:p>
        </w:tc>
        <w:tc>
          <w:tcPr>
            <w:tcW w:w="2466" w:type="dxa"/>
            <w:noWrap/>
            <w:vAlign w:val="center"/>
            <w:hideMark/>
          </w:tcPr>
          <w:p w14:paraId="51D51A8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NTP Service</w:t>
            </w:r>
          </w:p>
        </w:tc>
        <w:tc>
          <w:tcPr>
            <w:tcW w:w="5059" w:type="dxa"/>
            <w:vAlign w:val="center"/>
          </w:tcPr>
          <w:p w14:paraId="77687D9E" w14:textId="7243405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network time protocol</w:t>
            </w:r>
            <w:r w:rsidRPr="008D242B">
              <w:rPr>
                <w:szCs w:val="20"/>
              </w:rPr>
              <w:t xml:space="preserve"> service for time synchronization across ICS or </w:t>
            </w:r>
            <w:r w:rsidR="00A156C9">
              <w:rPr>
                <w:szCs w:val="20"/>
              </w:rPr>
              <w:t>QPLANT</w:t>
            </w:r>
            <w:r w:rsidRPr="008D242B">
              <w:rPr>
                <w:szCs w:val="20"/>
              </w:rPr>
              <w:t xml:space="preserve"> systems.</w:t>
            </w:r>
          </w:p>
        </w:tc>
      </w:tr>
      <w:tr w:rsidR="00525712" w:rsidRPr="008D242B" w14:paraId="3BDB293C"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110685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731</w:t>
            </w:r>
          </w:p>
        </w:tc>
        <w:tc>
          <w:tcPr>
            <w:tcW w:w="2466" w:type="dxa"/>
            <w:noWrap/>
            <w:vAlign w:val="center"/>
            <w:hideMark/>
          </w:tcPr>
          <w:p w14:paraId="3D7FF9A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Archiver</w:t>
            </w:r>
          </w:p>
        </w:tc>
        <w:tc>
          <w:tcPr>
            <w:tcW w:w="5059" w:type="dxa"/>
            <w:vAlign w:val="center"/>
          </w:tcPr>
          <w:p w14:paraId="7199FF11" w14:textId="73318040"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data historian</w:t>
            </w:r>
            <w:r w:rsidRPr="008D242B">
              <w:rPr>
                <w:szCs w:val="20"/>
              </w:rPr>
              <w:t xml:space="preserve"> or archiving service used to record historical process data for the accelerator and the </w:t>
            </w:r>
            <w:r w:rsidR="00A156C9">
              <w:rPr>
                <w:b/>
                <w:szCs w:val="20"/>
              </w:rPr>
              <w:t>QPLANT</w:t>
            </w:r>
          </w:p>
        </w:tc>
      </w:tr>
    </w:tbl>
    <w:p w14:paraId="154FE660" w14:textId="77777777" w:rsidR="00525712" w:rsidRDefault="00525712" w:rsidP="00525712"/>
    <w:p w14:paraId="4C881950" w14:textId="77777777" w:rsidR="00525712" w:rsidRDefault="00525712">
      <w:pPr>
        <w:spacing w:after="160" w:line="259" w:lineRule="auto"/>
        <w:jc w:val="left"/>
        <w:rPr>
          <w:rFonts w:eastAsia="Times New Roman" w:cs="Segoe UI"/>
          <w:color w:val="562873" w:themeColor="accent1"/>
          <w:szCs w:val="20"/>
          <w:shd w:val="clear" w:color="auto" w:fill="FFFFFF"/>
        </w:rPr>
      </w:pPr>
      <w:r>
        <w:br w:type="page"/>
      </w:r>
    </w:p>
    <w:p w14:paraId="76490B9C" w14:textId="09D2ACB0" w:rsidR="00133191" w:rsidRPr="00525712" w:rsidRDefault="00C46584" w:rsidP="00133191">
      <w:pPr>
        <w:pStyle w:val="Heading40"/>
        <w:numPr>
          <w:ilvl w:val="3"/>
          <w:numId w:val="1"/>
        </w:numPr>
        <w:rPr>
          <w:lang w:val="en-GB"/>
        </w:rPr>
      </w:pPr>
      <w:bookmarkStart w:id="3694" w:name="_Toc198518390"/>
      <w:ins w:id="3695" w:author="Jardin Maarten" w:date="2025-04-09T07:38:00Z">
        <w:r>
          <w:rPr>
            <w:lang w:val="en-GB"/>
          </w:rPr>
          <w:lastRenderedPageBreak/>
          <w:t xml:space="preserve">Control </w:t>
        </w:r>
      </w:ins>
      <w:r w:rsidR="001856BC">
        <w:rPr>
          <w:lang w:val="en-GB"/>
        </w:rPr>
        <w:t>S</w:t>
      </w:r>
      <w:ins w:id="3696" w:author="Jardin Maarten" w:date="2025-04-09T07:38:00Z">
        <w:r>
          <w:rPr>
            <w:lang w:val="en-GB"/>
          </w:rPr>
          <w:t xml:space="preserve">ystem </w:t>
        </w:r>
      </w:ins>
      <w:commentRangeStart w:id="3697"/>
      <w:commentRangeStart w:id="3698"/>
      <w:commentRangeStart w:id="3699"/>
      <w:commentRangeStart w:id="3700"/>
      <w:r w:rsidR="00133191" w:rsidRPr="00525712">
        <w:rPr>
          <w:lang w:val="en-GB"/>
        </w:rPr>
        <w:t>Requirements</w:t>
      </w:r>
      <w:commentRangeEnd w:id="3697"/>
      <w:r w:rsidR="006232DE">
        <w:rPr>
          <w:rStyle w:val="CommentReference"/>
          <w:rFonts w:eastAsia="Calibri" w:cs="Times New Roman"/>
          <w:color w:val="auto"/>
          <w:shd w:val="clear" w:color="auto" w:fill="auto"/>
          <w:lang w:val="en-GB"/>
        </w:rPr>
        <w:commentReference w:id="3697"/>
      </w:r>
      <w:commentRangeEnd w:id="3698"/>
      <w:commentRangeEnd w:id="3700"/>
      <w:r w:rsidR="001856BC">
        <w:rPr>
          <w:rStyle w:val="CommentReference"/>
          <w:rFonts w:eastAsia="Calibri" w:cs="Times New Roman"/>
          <w:color w:val="auto"/>
          <w:shd w:val="clear" w:color="auto" w:fill="auto"/>
          <w:lang w:val="en-GB"/>
        </w:rPr>
        <w:commentReference w:id="3698"/>
      </w:r>
      <w:commentRangeEnd w:id="3699"/>
      <w:r w:rsidR="007E2BD3">
        <w:rPr>
          <w:rStyle w:val="CommentReference"/>
          <w:rFonts w:eastAsia="Calibri" w:cs="Times New Roman"/>
          <w:color w:val="auto"/>
          <w:shd w:val="clear" w:color="auto" w:fill="auto"/>
          <w:lang w:val="en-GB"/>
        </w:rPr>
        <w:commentReference w:id="3699"/>
      </w:r>
      <w:r w:rsidR="003103EE">
        <w:rPr>
          <w:rStyle w:val="CommentReference"/>
          <w:rFonts w:eastAsia="Calibri" w:cs="Times New Roman"/>
          <w:color w:val="auto"/>
          <w:shd w:val="clear" w:color="auto" w:fill="auto"/>
          <w:lang w:val="en-GB"/>
        </w:rPr>
        <w:commentReference w:id="3700"/>
      </w:r>
      <w:bookmarkEnd w:id="3694"/>
    </w:p>
    <w:p w14:paraId="79F1EC5F" w14:textId="225F2D59" w:rsidR="00006433" w:rsidRPr="00725372" w:rsidRDefault="00C46584" w:rsidP="00C46584">
      <w:pPr>
        <w:pStyle w:val="SysReq1"/>
      </w:pPr>
      <w:bookmarkStart w:id="3701" w:name="_Toc198519404"/>
      <w:r w:rsidRPr="00C46584">
        <w:rPr>
          <w:lang w:val="en-GB"/>
        </w:rPr>
        <w:t xml:space="preserve">The </w:t>
      </w:r>
      <w:bookmarkStart w:id="3702" w:name="_Hlk196747583"/>
      <w:r w:rsidR="00A156C9">
        <w:rPr>
          <w:lang w:val="en-GB"/>
        </w:rPr>
        <w:t>QPLANT:CS</w:t>
      </w:r>
      <w:bookmarkEnd w:id="3702"/>
      <w:r w:rsidRPr="00C46584">
        <w:rPr>
          <w:lang w:val="en-GB"/>
        </w:rPr>
        <w:t xml:space="preserve"> shall incorporate </w:t>
      </w:r>
      <w:r w:rsidR="0067674C">
        <w:rPr>
          <w:lang w:val="en-GB"/>
        </w:rPr>
        <w:t xml:space="preserve">at least </w:t>
      </w:r>
      <w:r w:rsidRPr="00C46584">
        <w:rPr>
          <w:lang w:val="en-GB"/>
        </w:rPr>
        <w:t xml:space="preserve">the components </w:t>
      </w:r>
      <w:r w:rsidR="00DE6E5C">
        <w:rPr>
          <w:lang w:val="en-GB"/>
        </w:rPr>
        <w:t>shown</w:t>
      </w:r>
      <w:r w:rsidRPr="00C46584">
        <w:rPr>
          <w:lang w:val="en-GB"/>
        </w:rPr>
        <w:t xml:space="preserve"> in green in the reference architecture defined in </w:t>
      </w:r>
      <w:r>
        <w:fldChar w:fldCharType="begin"/>
      </w:r>
      <w:r>
        <w:instrText xml:space="preserve"> REF _Ref183516628 \h </w:instrText>
      </w:r>
      <w:r>
        <w:fldChar w:fldCharType="separate"/>
      </w:r>
      <w:r w:rsidR="00711812" w:rsidRPr="00725372">
        <w:t xml:space="preserve">Figure </w:t>
      </w:r>
      <w:r w:rsidR="00711812">
        <w:rPr>
          <w:noProof/>
        </w:rPr>
        <w:t>8</w:t>
      </w:r>
      <w:r>
        <w:fldChar w:fldCharType="end"/>
      </w:r>
      <w:r w:rsidR="00A233EF">
        <w:t xml:space="preserve">. </w:t>
      </w:r>
      <w:r w:rsidR="003C27EC">
        <w:t>Furthermore</w:t>
      </w:r>
      <w:r w:rsidRPr="00C46584">
        <w:rPr>
          <w:lang w:val="en-GB"/>
        </w:rPr>
        <w:t>, it shall include any additional systems or subsystems required to meet the overall performance, functionality, and safety objectives of the cryogenic plant.</w:t>
      </w:r>
      <w:bookmarkEnd w:id="3701"/>
    </w:p>
    <w:p w14:paraId="510601A1" w14:textId="7B1DB425" w:rsidR="00006433" w:rsidRPr="00725372" w:rsidRDefault="00CF7002" w:rsidP="00CF7002">
      <w:pPr>
        <w:pStyle w:val="SysReq1"/>
        <w:rPr>
          <w:lang w:val="en-GB"/>
        </w:rPr>
      </w:pPr>
      <w:bookmarkStart w:id="3703" w:name="_Toc198519405"/>
      <w:r w:rsidRPr="00CF7002">
        <w:rPr>
          <w:lang w:val="en-GB"/>
        </w:rPr>
        <w:t xml:space="preserve">The </w:t>
      </w:r>
      <w:r w:rsidR="00C05EE8">
        <w:rPr>
          <w:lang w:val="en-GB"/>
        </w:rPr>
        <w:t>QPLANT:CS</w:t>
      </w:r>
      <w:r w:rsidRPr="00CF7002">
        <w:rPr>
          <w:lang w:val="en-GB"/>
        </w:rPr>
        <w:t xml:space="preserve"> shall use a commercially available control system that is industrial-grade and proven in comparable applications, meeting predefined performance, safety, and reliability standards; it shall be procurable off-the-shelf from an approved vendor with documented lifecycle support and compliance with relevant regulatory requirements to ensure long-term system sustainability and minimal vendor dependence.</w:t>
      </w:r>
      <w:bookmarkEnd w:id="3703"/>
    </w:p>
    <w:p w14:paraId="4989FAE0" w14:textId="6F61F960" w:rsidR="00DF7642" w:rsidRDefault="00730A83" w:rsidP="00DF7642">
      <w:pPr>
        <w:pStyle w:val="SysReq1"/>
        <w:rPr>
          <w:lang w:val="en-GB"/>
        </w:rPr>
      </w:pPr>
      <w:bookmarkStart w:id="3704" w:name="_Toc198519406"/>
      <w:r>
        <w:rPr>
          <w:lang w:val="en-GB"/>
        </w:rPr>
        <w:t xml:space="preserve">The </w:t>
      </w:r>
      <w:r w:rsidR="00C05EE8">
        <w:rPr>
          <w:lang w:val="en-GB"/>
        </w:rPr>
        <w:t xml:space="preserve">QPLANT:CS </w:t>
      </w:r>
      <w:r>
        <w:rPr>
          <w:lang w:val="en-GB"/>
        </w:rPr>
        <w:t>shall</w:t>
      </w:r>
      <w:r w:rsidRPr="00725372">
        <w:rPr>
          <w:lang w:val="en-GB"/>
        </w:rPr>
        <w:t xml:space="preserve"> </w:t>
      </w:r>
      <w:r w:rsidR="00006433" w:rsidRPr="00725372">
        <w:rPr>
          <w:lang w:val="en-GB"/>
        </w:rPr>
        <w:t xml:space="preserve">enable autonomous operation (without operator intervention) of the </w:t>
      </w:r>
      <w:r w:rsidR="00A156C9">
        <w:rPr>
          <w:lang w:val="en-GB"/>
        </w:rPr>
        <w:t>QPLANT</w:t>
      </w:r>
      <w:r w:rsidR="00006433" w:rsidRPr="00725372">
        <w:rPr>
          <w:lang w:val="en-GB"/>
        </w:rPr>
        <w:t xml:space="preserve"> across all specified </w:t>
      </w:r>
      <w:r w:rsidR="00E314DF">
        <w:rPr>
          <w:lang w:val="en-GB"/>
        </w:rPr>
        <w:t>scenarios</w:t>
      </w:r>
      <w:r w:rsidR="00006433" w:rsidRPr="00725372">
        <w:rPr>
          <w:lang w:val="en-GB"/>
        </w:rPr>
        <w:t xml:space="preserve"> and transitions between them.</w:t>
      </w:r>
      <w:bookmarkEnd w:id="3704"/>
    </w:p>
    <w:p w14:paraId="5CFCF0F4" w14:textId="4A1B04F5" w:rsidR="00DF7642" w:rsidRPr="00757655" w:rsidRDefault="00DF7642" w:rsidP="00757655">
      <w:pPr>
        <w:pStyle w:val="SysReq1"/>
      </w:pPr>
      <w:bookmarkStart w:id="3705" w:name="_Toc198519407"/>
      <w:r w:rsidRPr="00757655">
        <w:rPr>
          <w:highlight w:val="yellow"/>
        </w:rPr>
        <w:t>The Contractor shall</w:t>
      </w:r>
      <w:r w:rsidRPr="00757655">
        <w:t xml:space="preserve"> </w:t>
      </w:r>
      <w:r w:rsidR="00B43AC5">
        <w:t xml:space="preserve">deliver </w:t>
      </w:r>
      <w:r w:rsidRPr="00757655">
        <w:t>of a fit-for-purpose Test System for System Under Test (SUT)</w:t>
      </w:r>
      <w:r w:rsidR="00757655">
        <w:t xml:space="preserve"> which is used</w:t>
      </w:r>
      <w:r w:rsidRPr="00757655">
        <w:t xml:space="preserve"> </w:t>
      </w:r>
      <w:commentRangeStart w:id="3706"/>
      <w:commentRangeStart w:id="3707"/>
      <w:commentRangeStart w:id="3708"/>
      <w:r w:rsidRPr="00757655">
        <w:t>during functional testing, validation, and commissioning of QPLANT and QPLANT:CS. This Test System shall:</w:t>
      </w:r>
      <w:bookmarkEnd w:id="3705"/>
    </w:p>
    <w:p w14:paraId="6EB4AE7C" w14:textId="77777777" w:rsidR="00DF7642" w:rsidRPr="00DF7642" w:rsidRDefault="00DF7642" w:rsidP="001C6DC5">
      <w:pPr>
        <w:pStyle w:val="SysReq1"/>
        <w:numPr>
          <w:ilvl w:val="6"/>
          <w:numId w:val="53"/>
        </w:numPr>
        <w:rPr>
          <w:lang w:eastAsia="en-GB"/>
        </w:rPr>
      </w:pPr>
      <w:bookmarkStart w:id="3709" w:name="_Toc198519408"/>
      <w:r w:rsidRPr="00DF7642">
        <w:rPr>
          <w:lang w:eastAsia="en-GB"/>
        </w:rPr>
        <w:t>Represent key operational states (start-up, shut-down, transients, faulted/degraded performance).</w:t>
      </w:r>
      <w:bookmarkEnd w:id="3709"/>
    </w:p>
    <w:p w14:paraId="2496AFD4" w14:textId="77777777" w:rsidR="00DF7642" w:rsidRPr="00DF7642" w:rsidRDefault="00DF7642" w:rsidP="001C6DC5">
      <w:pPr>
        <w:pStyle w:val="SysReq1"/>
        <w:numPr>
          <w:ilvl w:val="6"/>
          <w:numId w:val="53"/>
        </w:numPr>
        <w:rPr>
          <w:lang w:eastAsia="en-GB"/>
        </w:rPr>
      </w:pPr>
      <w:bookmarkStart w:id="3710" w:name="_Toc198519409"/>
      <w:r w:rsidRPr="00DF7642">
        <w:rPr>
          <w:lang w:eastAsia="en-GB"/>
        </w:rPr>
        <w:t>Support alarm logic verification, interlock testing, and diagnostics without reliance on a live operational system.</w:t>
      </w:r>
      <w:commentRangeEnd w:id="3706"/>
      <w:r w:rsidR="003B36B3">
        <w:rPr>
          <w:rStyle w:val="CommentReference"/>
          <w:lang w:val="en-GB"/>
        </w:rPr>
        <w:commentReference w:id="3706"/>
      </w:r>
      <w:commentRangeEnd w:id="3707"/>
      <w:r w:rsidR="001856BC">
        <w:rPr>
          <w:rStyle w:val="CommentReference"/>
          <w:lang w:val="en-GB"/>
        </w:rPr>
        <w:commentReference w:id="3707"/>
      </w:r>
      <w:commentRangeEnd w:id="3708"/>
      <w:r w:rsidR="007E2BD3">
        <w:rPr>
          <w:rStyle w:val="CommentReference"/>
          <w:lang w:val="en-GB"/>
        </w:rPr>
        <w:commentReference w:id="3708"/>
      </w:r>
      <w:bookmarkEnd w:id="3710"/>
    </w:p>
    <w:p w14:paraId="59C520D1" w14:textId="77777777" w:rsidR="00DF7642" w:rsidRPr="00DF7642" w:rsidRDefault="00DF7642" w:rsidP="00DF7642">
      <w:pPr>
        <w:pStyle w:val="SysReq1"/>
      </w:pPr>
      <w:bookmarkStart w:id="3711" w:name="_Toc198519410"/>
      <w:commentRangeStart w:id="3712"/>
      <w:r w:rsidRPr="00DF7642">
        <w:t xml:space="preserve">The Contractor </w:t>
      </w:r>
      <w:r w:rsidRPr="00757655">
        <w:t>shall not be required</w:t>
      </w:r>
      <w:r w:rsidRPr="00DF7642">
        <w:t xml:space="preserve"> to implement a digital twin per se; however:</w:t>
      </w:r>
      <w:commentRangeEnd w:id="3712"/>
      <w:r w:rsidR="001856BC">
        <w:rPr>
          <w:rStyle w:val="CommentReference"/>
          <w:lang w:val="en-GB"/>
        </w:rPr>
        <w:commentReference w:id="3712"/>
      </w:r>
      <w:bookmarkEnd w:id="3711"/>
    </w:p>
    <w:p w14:paraId="7A88D13B" w14:textId="77777777" w:rsidR="00DF7642" w:rsidRPr="00DF7642" w:rsidRDefault="00DF7642" w:rsidP="001C6DC5">
      <w:pPr>
        <w:pStyle w:val="SysReq1"/>
        <w:numPr>
          <w:ilvl w:val="0"/>
          <w:numId w:val="54"/>
        </w:numPr>
      </w:pPr>
      <w:bookmarkStart w:id="3713" w:name="_Toc198519411"/>
      <w:r w:rsidRPr="00DF7642">
        <w:t xml:space="preserve">If a </w:t>
      </w:r>
      <w:r w:rsidRPr="00757655">
        <w:t>validated digital twin or process-control simulation model</w:t>
      </w:r>
      <w:r w:rsidRPr="00DF7642">
        <w:t xml:space="preserve"> (e.g., Simulink®, SimCryogenics, RNN, empirical/statistical thermodynamic or reliability models) is proposed, it must be:</w:t>
      </w:r>
      <w:bookmarkEnd w:id="3713"/>
    </w:p>
    <w:p w14:paraId="6DCFC66F" w14:textId="35932297" w:rsidR="00DF7642" w:rsidRPr="00DF7642" w:rsidRDefault="00DF7642" w:rsidP="001C6DC5">
      <w:pPr>
        <w:pStyle w:val="SysReq1"/>
        <w:numPr>
          <w:ilvl w:val="1"/>
          <w:numId w:val="54"/>
        </w:numPr>
      </w:pPr>
      <w:bookmarkStart w:id="3714" w:name="_Toc198519412"/>
      <w:r w:rsidRPr="00DF7642">
        <w:t>Based on certified, validated, or standards-compliant toolsets.</w:t>
      </w:r>
      <w:bookmarkEnd w:id="3714"/>
      <w:r>
        <w:t xml:space="preserve"> </w:t>
      </w:r>
    </w:p>
    <w:p w14:paraId="56FC6FDB" w14:textId="77777777" w:rsidR="00DF7642" w:rsidRPr="00DF7642" w:rsidRDefault="00DF7642" w:rsidP="001C6DC5">
      <w:pPr>
        <w:pStyle w:val="SysReq1"/>
        <w:numPr>
          <w:ilvl w:val="1"/>
          <w:numId w:val="54"/>
        </w:numPr>
      </w:pPr>
      <w:bookmarkStart w:id="3715" w:name="_Toc198519413"/>
      <w:r w:rsidRPr="00DF7642">
        <w:t>Configured to support operator training, diagnostics, and maintenance planning.</w:t>
      </w:r>
      <w:bookmarkEnd w:id="3715"/>
    </w:p>
    <w:p w14:paraId="2D5C152D" w14:textId="5BC914A3" w:rsidR="00DF7642" w:rsidRDefault="00DF7642" w:rsidP="001C6DC5">
      <w:pPr>
        <w:pStyle w:val="SysReq1"/>
        <w:numPr>
          <w:ilvl w:val="1"/>
          <w:numId w:val="54"/>
        </w:numPr>
      </w:pPr>
      <w:bookmarkStart w:id="3716" w:name="_Toc198519414"/>
      <w:r>
        <w:t xml:space="preserve">Allow future </w:t>
      </w:r>
      <w:r w:rsidRPr="00DF7642">
        <w:t>Integrat</w:t>
      </w:r>
      <w:r>
        <w:t>ion</w:t>
      </w:r>
      <w:r w:rsidRPr="00DF7642">
        <w:t xml:space="preserve"> with instrumentation and control system architecture to enable </w:t>
      </w:r>
      <w:r w:rsidRPr="00E208DF">
        <w:t>virtual sensors</w:t>
      </w:r>
      <w:r w:rsidRPr="00DF7642">
        <w:t xml:space="preserve"> or </w:t>
      </w:r>
      <w:r w:rsidRPr="00EE5517">
        <w:t>diagnostic inference</w:t>
      </w:r>
      <w:r w:rsidRPr="00DF7642">
        <w:t>.</w:t>
      </w:r>
      <w:bookmarkEnd w:id="3716"/>
    </w:p>
    <w:p w14:paraId="40A53969" w14:textId="07B0D736" w:rsidR="00DF7642" w:rsidRPr="00DF7642" w:rsidRDefault="00DF7642" w:rsidP="001C6DC5">
      <w:pPr>
        <w:pStyle w:val="SysReq1"/>
        <w:numPr>
          <w:ilvl w:val="0"/>
          <w:numId w:val="54"/>
        </w:numPr>
      </w:pPr>
      <w:bookmarkStart w:id="3717" w:name="_Toc198519415"/>
      <w:r w:rsidRPr="00DF7642">
        <w:t xml:space="preserve">If no model is proposed, the </w:t>
      </w:r>
      <w:r>
        <w:t>Applicant</w:t>
      </w:r>
      <w:r w:rsidRPr="00DF7642">
        <w:t xml:space="preserve"> shall:</w:t>
      </w:r>
      <w:bookmarkEnd w:id="3717"/>
    </w:p>
    <w:p w14:paraId="1D9857B9" w14:textId="77777777" w:rsidR="00DF7642" w:rsidRPr="00DF7642" w:rsidRDefault="00DF7642" w:rsidP="001C6DC5">
      <w:pPr>
        <w:pStyle w:val="SysReq1"/>
        <w:numPr>
          <w:ilvl w:val="1"/>
          <w:numId w:val="54"/>
        </w:numPr>
      </w:pPr>
      <w:bookmarkStart w:id="3718" w:name="_Toc198519416"/>
      <w:r w:rsidRPr="00DF7642">
        <w:t xml:space="preserve">Explicitly state and justify the </w:t>
      </w:r>
      <w:r w:rsidRPr="00EE5517">
        <w:t>exclusion</w:t>
      </w:r>
      <w:r w:rsidRPr="00DF7642">
        <w:t>, supported by a cost-benefit or reliability impact rationale.</w:t>
      </w:r>
      <w:bookmarkEnd w:id="3718"/>
    </w:p>
    <w:p w14:paraId="786A213B" w14:textId="77777777" w:rsidR="00DF7642" w:rsidRPr="00DF7642" w:rsidRDefault="00DF7642" w:rsidP="001C6DC5">
      <w:pPr>
        <w:pStyle w:val="SysReq1"/>
        <w:numPr>
          <w:ilvl w:val="1"/>
          <w:numId w:val="54"/>
        </w:numPr>
      </w:pPr>
      <w:bookmarkStart w:id="3719" w:name="_Toc198519417"/>
      <w:r w:rsidRPr="00DF7642">
        <w:t xml:space="preserve">Describe in detail the </w:t>
      </w:r>
      <w:r w:rsidRPr="00EE5517">
        <w:t>alternate approach</w:t>
      </w:r>
      <w:r w:rsidRPr="00DF7642">
        <w:t xml:space="preserve"> used for initiating event training, commissioning testing, and system diagnostics.</w:t>
      </w:r>
      <w:bookmarkEnd w:id="3719"/>
    </w:p>
    <w:p w14:paraId="1A89CA26" w14:textId="77777777" w:rsidR="00DF7642" w:rsidRDefault="00DF7642" w:rsidP="001C6DC5">
      <w:pPr>
        <w:pStyle w:val="SysReq1"/>
        <w:numPr>
          <w:ilvl w:val="1"/>
          <w:numId w:val="54"/>
        </w:numPr>
      </w:pPr>
      <w:bookmarkStart w:id="3720" w:name="_Toc198519418"/>
      <w:r w:rsidRPr="00DF7642">
        <w:t>Demonstrate how operational reliability, functional verification, and maintenance readiness are ensured in the absence of a digital model.</w:t>
      </w:r>
      <w:bookmarkEnd w:id="3720"/>
    </w:p>
    <w:p w14:paraId="537F8FDE" w14:textId="712E6DE3" w:rsidR="00DF7642" w:rsidRPr="00DF7642" w:rsidRDefault="00DF7642" w:rsidP="00EE5517">
      <w:r>
        <w:lastRenderedPageBreak/>
        <w:t>In the offer, the Applicant shall provide substantiated details:</w:t>
      </w:r>
      <w:r w:rsidRPr="00DF7642">
        <w:rPr>
          <w:rFonts w:ascii="Times New Roman" w:eastAsia="Times New Roman" w:hAnsi="Symbol"/>
          <w:sz w:val="24"/>
          <w:szCs w:val="24"/>
          <w:lang w:eastAsia="en-GB"/>
        </w:rPr>
        <w:t xml:space="preserve"> </w:t>
      </w:r>
      <w:r w:rsidRPr="00DF7642">
        <w:t>Contractor’s proposed SUT and test system description</w:t>
      </w:r>
      <w:r>
        <w:t>; D</w:t>
      </w:r>
      <w:r w:rsidRPr="00DF7642">
        <w:t>eclaration of modelling approach (or exclusion), with justification</w:t>
      </w:r>
      <w:r>
        <w:t xml:space="preserve">; </w:t>
      </w:r>
      <w:r w:rsidRPr="00DF7642">
        <w:t>Simulation capabilities or testing methodology documentation</w:t>
      </w:r>
      <w:r>
        <w:t xml:space="preserve">; </w:t>
      </w:r>
      <w:r w:rsidRPr="00DF7642">
        <w:t>Operator training protocols and model/test system interface</w:t>
      </w:r>
    </w:p>
    <w:p w14:paraId="4007420C" w14:textId="5FBF232B" w:rsidR="00DF7642" w:rsidRPr="00DF7642" w:rsidRDefault="00DF7642" w:rsidP="00EE5517">
      <w:pPr>
        <w:pStyle w:val="SysReq1"/>
        <w:numPr>
          <w:ilvl w:val="0"/>
          <w:numId w:val="0"/>
        </w:numPr>
      </w:pPr>
    </w:p>
    <w:p w14:paraId="532DDF23" w14:textId="77777777" w:rsidR="00DF7642" w:rsidRPr="00725372" w:rsidRDefault="00DF7642" w:rsidP="00EE5517">
      <w:pPr>
        <w:pStyle w:val="SysReq1"/>
        <w:numPr>
          <w:ilvl w:val="0"/>
          <w:numId w:val="0"/>
        </w:numPr>
        <w:rPr>
          <w:lang w:val="en-GB"/>
        </w:rPr>
      </w:pPr>
    </w:p>
    <w:p w14:paraId="074EF6CF" w14:textId="7A79127B" w:rsidR="00C42F84" w:rsidRDefault="009A7A72" w:rsidP="00C46584">
      <w:pPr>
        <w:pStyle w:val="SysReq1"/>
        <w:rPr>
          <w:lang w:val="en-GB"/>
        </w:rPr>
      </w:pPr>
      <w:bookmarkStart w:id="3721" w:name="_Toc198519419"/>
      <w:r w:rsidRPr="0094275A">
        <w:rPr>
          <w:rStyle w:val="AASemiBoldChar"/>
        </w:rPr>
        <w:t>Control</w:t>
      </w:r>
      <w:r>
        <w:rPr>
          <w:rStyle w:val="AASemiBoldChar"/>
        </w:rPr>
        <w:t xml:space="preserve">ling </w:t>
      </w:r>
      <w:r w:rsidRPr="009A7A72">
        <w:rPr>
          <w:rStyle w:val="AASemiBoldChar"/>
        </w:rPr>
        <w:t>mass flow rate and supply temperature</w:t>
      </w:r>
      <w:r w:rsidR="00DF3D53" w:rsidRPr="0094275A">
        <w:rPr>
          <w:rStyle w:val="AASemiBoldChar"/>
        </w:rPr>
        <w:t>:</w:t>
      </w:r>
      <w:r w:rsidR="00DF3D53" w:rsidRPr="0094275A">
        <w:rPr>
          <w:lang w:val="en-GB"/>
        </w:rPr>
        <w:t xml:space="preserve"> The </w:t>
      </w:r>
      <w:r w:rsidR="00A156C9">
        <w:rPr>
          <w:lang w:val="en-GB"/>
        </w:rPr>
        <w:t>QPLANT</w:t>
      </w:r>
      <w:r w:rsidR="00DF3D53" w:rsidRPr="0094275A">
        <w:rPr>
          <w:lang w:val="en-GB"/>
        </w:rPr>
        <w:t xml:space="preserve"> shall supply and regulat</w:t>
      </w:r>
      <w:r w:rsidR="000B3CE5">
        <w:rPr>
          <w:lang w:val="en-GB"/>
        </w:rPr>
        <w:t>e</w:t>
      </w:r>
      <w:r w:rsidR="00DF3D53" w:rsidRPr="0094275A">
        <w:rPr>
          <w:lang w:val="en-GB"/>
        </w:rPr>
        <w:t xml:space="preserve"> the mass flow rate and supply temperature at the QPLANT–QCELL interface (via QINFRA to QRB in the coldbox room), such that the temperature change rate—during both cool-down and warm-up—of each QCELL remains within predefined and controlled limits.</w:t>
      </w:r>
      <w:r w:rsidR="0094275A" w:rsidRPr="0094275A">
        <w:rPr>
          <w:lang w:val="en-GB"/>
        </w:rPr>
        <w:t xml:space="preserve"> </w:t>
      </w:r>
      <w:r w:rsidR="00DF3D53" w:rsidRPr="0094275A">
        <w:rPr>
          <w:lang w:val="en-GB"/>
        </w:rPr>
        <w:t xml:space="preserve">The temperature change rate is defined as the maximum allowable rate of change of the internal QCELL temperature, expressed in K/h (e.g., 4 K/h). These limits shall be adjustable via </w:t>
      </w:r>
      <w:commentRangeStart w:id="3722"/>
      <w:r w:rsidR="00DF3D53" w:rsidRPr="0094275A">
        <w:rPr>
          <w:lang w:val="en-GB"/>
        </w:rPr>
        <w:t>process control</w:t>
      </w:r>
      <w:commentRangeEnd w:id="3722"/>
      <w:r>
        <w:rPr>
          <w:rStyle w:val="CommentReference"/>
          <w:lang w:val="en-GB"/>
        </w:rPr>
        <w:commentReference w:id="3722"/>
      </w:r>
      <w:r w:rsidR="00DF3D53" w:rsidRPr="0094275A">
        <w:rPr>
          <w:lang w:val="en-GB"/>
        </w:rPr>
        <w:t>, depending on the thermal inertia of each QCELL and the operational mode.</w:t>
      </w:r>
      <w:bookmarkEnd w:id="3721"/>
      <w:r w:rsidR="0094275A" w:rsidRPr="0094275A">
        <w:rPr>
          <w:lang w:val="en-GB"/>
        </w:rPr>
        <w:t xml:space="preserve"> </w:t>
      </w:r>
    </w:p>
    <w:p w14:paraId="6AEC0FC0" w14:textId="3823A3C1" w:rsidR="00DF3D53" w:rsidRPr="006F0031" w:rsidRDefault="007F0BE6" w:rsidP="00354DAF">
      <w:pPr>
        <w:pStyle w:val="SysReq1"/>
        <w:rPr>
          <w:lang w:val="en-GB"/>
        </w:rPr>
      </w:pPr>
      <w:bookmarkStart w:id="3723" w:name="_Toc198519420"/>
      <w:r w:rsidRPr="006F0031">
        <w:rPr>
          <w:lang w:val="en-GB"/>
        </w:rPr>
        <w:t>The QPLANT:CS shall support bidirectional communication with the Broker, exchanging real-time operational and control signals at an update rate of 1 Hz.</w:t>
      </w:r>
      <w:r w:rsidR="006F0031" w:rsidRPr="006F0031">
        <w:rPr>
          <w:lang w:val="en-GB"/>
        </w:rPr>
        <w:t xml:space="preserve"> This will be used by the </w:t>
      </w:r>
      <w:r w:rsidR="00DF3D53" w:rsidRPr="006F0031">
        <w:rPr>
          <w:lang w:val="en-GB"/>
        </w:rPr>
        <w:t xml:space="preserve">Broker system, implemented within MCS, </w:t>
      </w:r>
      <w:r w:rsidR="00513A57">
        <w:rPr>
          <w:lang w:val="en-GB"/>
        </w:rPr>
        <w:t xml:space="preserve">to </w:t>
      </w:r>
      <w:r w:rsidR="00DF3D53" w:rsidRPr="006F0031">
        <w:rPr>
          <w:lang w:val="en-GB"/>
        </w:rPr>
        <w:t>actively control and enforc</w:t>
      </w:r>
      <w:r w:rsidR="00D85761">
        <w:rPr>
          <w:lang w:val="en-GB"/>
        </w:rPr>
        <w:t>e</w:t>
      </w:r>
      <w:r w:rsidR="00DF3D53" w:rsidRPr="006F0031">
        <w:rPr>
          <w:lang w:val="en-GB"/>
        </w:rPr>
        <w:t xml:space="preserve"> this temperature change rate by issuing setpoints and operational constraints to the </w:t>
      </w:r>
      <w:r w:rsidR="00A156C9" w:rsidRPr="006F0031">
        <w:rPr>
          <w:lang w:val="en-GB"/>
        </w:rPr>
        <w:t>QPLANT</w:t>
      </w:r>
      <w:r w:rsidR="00DF3D53" w:rsidRPr="006F0031">
        <w:rPr>
          <w:lang w:val="en-GB"/>
        </w:rPr>
        <w:t xml:space="preserve"> Control System (</w:t>
      </w:r>
      <w:r w:rsidR="00A156C9" w:rsidRPr="006F0031">
        <w:rPr>
          <w:lang w:val="en-GB"/>
        </w:rPr>
        <w:t>QPLANT:CS</w:t>
      </w:r>
      <w:r w:rsidR="00DF3D53" w:rsidRPr="006F0031">
        <w:rPr>
          <w:lang w:val="en-GB"/>
        </w:rPr>
        <w:t>).</w:t>
      </w:r>
      <w:bookmarkEnd w:id="3723"/>
      <w:r w:rsidR="00DF3D53" w:rsidRPr="006F0031">
        <w:rPr>
          <w:lang w:val="en-GB"/>
        </w:rPr>
        <w:t xml:space="preserve"> </w:t>
      </w:r>
    </w:p>
    <w:p w14:paraId="4273BAB3" w14:textId="7EDABD48" w:rsidR="00006433" w:rsidRPr="00725372" w:rsidRDefault="00006433" w:rsidP="003E5C09">
      <w:pPr>
        <w:pStyle w:val="Heading40"/>
      </w:pPr>
      <w:bookmarkStart w:id="3724" w:name="_Toc198518391"/>
      <w:r w:rsidRPr="00725372">
        <w:t xml:space="preserve">General </w:t>
      </w:r>
      <w:r w:rsidR="00E37FB3">
        <w:t>Software and Hardware</w:t>
      </w:r>
      <w:r w:rsidRPr="00725372">
        <w:t xml:space="preserve"> </w:t>
      </w:r>
      <w:r w:rsidRPr="007C5B6B">
        <w:rPr>
          <w:lang w:val="en-GB"/>
        </w:rPr>
        <w:t>Requirements</w:t>
      </w:r>
      <w:bookmarkEnd w:id="3724"/>
    </w:p>
    <w:p w14:paraId="10E5B0DA" w14:textId="6C30E97F" w:rsidR="00006433" w:rsidRPr="00725372" w:rsidRDefault="00006433" w:rsidP="00006433">
      <w:pPr>
        <w:pStyle w:val="SysReq1"/>
        <w:rPr>
          <w:lang w:val="en-GB" w:eastAsia="fr-FR"/>
        </w:rPr>
      </w:pPr>
      <w:bookmarkStart w:id="3725" w:name="_Ref192188056"/>
      <w:bookmarkStart w:id="3726" w:name="_Toc198519421"/>
      <w:r w:rsidRPr="00725372">
        <w:rPr>
          <w:rStyle w:val="AASemiBoldChar"/>
        </w:rPr>
        <w:t>GSHRC</w:t>
      </w:r>
      <w:r w:rsidRPr="00725372">
        <w:rPr>
          <w:lang w:val="en-GB" w:eastAsia="fr-FR"/>
        </w:rPr>
        <w:t xml:space="preserve">: The </w:t>
      </w:r>
      <w:r w:rsidR="00CB1438">
        <w:rPr>
          <w:lang w:val="en-GB" w:eastAsia="fr-FR"/>
        </w:rPr>
        <w:t>Contractor</w:t>
      </w:r>
      <w:r w:rsidRPr="00725372">
        <w:rPr>
          <w:lang w:val="en-GB" w:eastAsia="fr-FR"/>
        </w:rPr>
        <w:t xml:space="preserve"> shall follow the applicable sections from the </w:t>
      </w:r>
      <w:r w:rsidRPr="00AC614A">
        <w:rPr>
          <w:lang w:val="en-GB" w:eastAsia="fr-FR"/>
        </w:rPr>
        <w:t xml:space="preserve">General Software and Hardware Requirements for </w:t>
      </w:r>
      <w:r w:rsidR="00CB1438" w:rsidRPr="00AC614A">
        <w:rPr>
          <w:lang w:val="en-GB" w:eastAsia="fr-FR"/>
        </w:rPr>
        <w:t>Contractor</w:t>
      </w:r>
      <w:r w:rsidRPr="00AC614A">
        <w:rPr>
          <w:lang w:val="en-GB" w:eastAsia="fr-FR"/>
        </w:rPr>
        <w:t>s</w:t>
      </w:r>
      <w:r w:rsidRPr="00725372">
        <w:rPr>
          <w:lang w:val="en-GB" w:eastAsia="fr-FR"/>
        </w:rPr>
        <w:t xml:space="preserve"> (GSHRC) </w:t>
      </w:r>
      <w:r w:rsidRPr="00725372">
        <w:rPr>
          <w:lang w:val="en-GB"/>
        </w:rPr>
        <w:t>containing quality and other requirements related to software, firmware and interoperability</w:t>
      </w:r>
      <w:r w:rsidRPr="00725372">
        <w:rPr>
          <w:lang w:val="en-GB" w:eastAsia="fr-FR"/>
        </w:rPr>
        <w:t xml:space="preserve">. The table below </w:t>
      </w:r>
      <w:r w:rsidRPr="00725372">
        <w:rPr>
          <w:lang w:val="en-GB"/>
        </w:rPr>
        <w:t xml:space="preserve">contains a specific instruction to the respective requirement </w:t>
      </w:r>
      <w:r w:rsidRPr="00725372">
        <w:rPr>
          <w:rStyle w:val="AAReferencedChar"/>
        </w:rPr>
        <w:t>§</w:t>
      </w:r>
      <w:r w:rsidRPr="00725372">
        <w:rPr>
          <w:rStyle w:val="AAReferencedChar"/>
        </w:rPr>
        <w:fldChar w:fldCharType="begin"/>
      </w:r>
      <w:r w:rsidRPr="00725372">
        <w:rPr>
          <w:rStyle w:val="AAReferencedChar"/>
        </w:rPr>
        <w:instrText xml:space="preserve"> REF _Ref190772565 \h  \* MERGEFORMAT </w:instrText>
      </w:r>
      <w:r w:rsidRPr="00725372">
        <w:rPr>
          <w:rStyle w:val="AAReferencedChar"/>
        </w:rPr>
      </w:r>
      <w:r w:rsidRPr="00725372">
        <w:rPr>
          <w:rStyle w:val="AAReferencedChar"/>
        </w:rPr>
        <w:fldChar w:fldCharType="separate"/>
      </w:r>
      <w:r w:rsidR="00711812" w:rsidRPr="00711812">
        <w:rPr>
          <w:rStyle w:val="AAReferencedChar"/>
        </w:rPr>
        <w:t>AD 21</w:t>
      </w:r>
      <w:r w:rsidRPr="00725372">
        <w:rPr>
          <w:rStyle w:val="AAReferencedChar"/>
        </w:rPr>
        <w:fldChar w:fldCharType="end"/>
      </w:r>
      <w:r w:rsidRPr="00725372">
        <w:rPr>
          <w:lang w:val="en-GB" w:eastAsia="fr-FR"/>
        </w:rPr>
        <w:t>.</w:t>
      </w:r>
      <w:bookmarkEnd w:id="3725"/>
      <w:bookmarkEnd w:id="3726"/>
    </w:p>
    <w:p w14:paraId="420E2F8B" w14:textId="77777777" w:rsidR="00EA4124" w:rsidRPr="00725372" w:rsidRDefault="00EA4124" w:rsidP="00EA4124">
      <w:pPr>
        <w:pStyle w:val="SysReq1"/>
        <w:numPr>
          <w:ilvl w:val="0"/>
          <w:numId w:val="0"/>
        </w:numPr>
        <w:ind w:left="1080"/>
        <w:rPr>
          <w:lang w:val="en-GB" w:eastAsia="fr-FR"/>
        </w:rPr>
      </w:pPr>
    </w:p>
    <w:p w14:paraId="057E6F8C" w14:textId="7BEF1A11" w:rsidR="00EA4124" w:rsidRPr="00725372" w:rsidRDefault="00EA4124" w:rsidP="00EA4124">
      <w:pPr>
        <w:pStyle w:val="Caption"/>
      </w:pPr>
      <w:bookmarkStart w:id="3727" w:name="_Ref192251100"/>
      <w:bookmarkStart w:id="3728" w:name="_Toc195865381"/>
      <w:r w:rsidRPr="00725372">
        <w:t xml:space="preserve">Table </w:t>
      </w:r>
      <w:r w:rsidRPr="00725372">
        <w:fldChar w:fldCharType="begin"/>
      </w:r>
      <w:r w:rsidRPr="00725372">
        <w:instrText xml:space="preserve"> SEQ Table \* ARABIC </w:instrText>
      </w:r>
      <w:r w:rsidRPr="00725372">
        <w:fldChar w:fldCharType="separate"/>
      </w:r>
      <w:r w:rsidR="00711812">
        <w:rPr>
          <w:noProof/>
        </w:rPr>
        <w:t>11</w:t>
      </w:r>
      <w:r w:rsidRPr="00725372">
        <w:fldChar w:fldCharType="end"/>
      </w:r>
      <w:r w:rsidRPr="00725372">
        <w:t xml:space="preserve"> Instructions for GSHRC</w:t>
      </w:r>
      <w:bookmarkEnd w:id="3727"/>
      <w:bookmarkEnd w:id="3728"/>
    </w:p>
    <w:tbl>
      <w:tblPr>
        <w:tblStyle w:val="GridTable1Light-Accent11"/>
        <w:tblW w:w="9360" w:type="dxa"/>
        <w:tblInd w:w="-5" w:type="dxa"/>
        <w:tblLook w:val="04A0" w:firstRow="1" w:lastRow="0" w:firstColumn="1" w:lastColumn="0" w:noHBand="0" w:noVBand="1"/>
      </w:tblPr>
      <w:tblGrid>
        <w:gridCol w:w="1260"/>
        <w:gridCol w:w="8100"/>
      </w:tblGrid>
      <w:tr w:rsidR="00006433" w:rsidRPr="00725372" w14:paraId="0E550ED4" w14:textId="77777777" w:rsidTr="00ED7BC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419E4BF" w14:textId="77777777" w:rsidR="00006433" w:rsidRPr="00725372" w:rsidRDefault="00006433" w:rsidP="00EA4124">
            <w:r w:rsidRPr="00725372">
              <w:t>Req.</w:t>
            </w:r>
          </w:p>
        </w:tc>
        <w:tc>
          <w:tcPr>
            <w:tcW w:w="8100" w:type="dxa"/>
            <w:noWrap/>
            <w:hideMark/>
          </w:tcPr>
          <w:p w14:paraId="70692FA0" w14:textId="77777777" w:rsidR="00006433" w:rsidRPr="005F7791" w:rsidRDefault="00006433" w:rsidP="002B6EDD">
            <w:pPr>
              <w:cnfStyle w:val="100000000000" w:firstRow="1" w:lastRow="0" w:firstColumn="0" w:lastColumn="0" w:oddVBand="0" w:evenVBand="0" w:oddHBand="0" w:evenHBand="0" w:firstRowFirstColumn="0" w:firstRowLastColumn="0" w:lastRowFirstColumn="0" w:lastRowLastColumn="0"/>
              <w:rPr>
                <w:sz w:val="18"/>
                <w:szCs w:val="18"/>
              </w:rPr>
            </w:pPr>
            <w:r w:rsidRPr="005F7791">
              <w:rPr>
                <w:sz w:val="18"/>
                <w:szCs w:val="18"/>
              </w:rPr>
              <w:t>Specific instruction</w:t>
            </w:r>
          </w:p>
        </w:tc>
      </w:tr>
      <w:tr w:rsidR="00006433" w:rsidRPr="00725372" w14:paraId="2CB8CC57" w14:textId="77777777" w:rsidTr="00ED7BC3">
        <w:trPr>
          <w:trHeight w:val="33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269EAC" w14:textId="77777777" w:rsidR="00006433" w:rsidRPr="00725372" w:rsidRDefault="00006433" w:rsidP="00ED7BC3">
            <w:pPr>
              <w:jc w:val="left"/>
              <w:rPr>
                <w:sz w:val="18"/>
                <w:szCs w:val="18"/>
              </w:rPr>
            </w:pPr>
            <w:r w:rsidRPr="00725372">
              <w:rPr>
                <w:sz w:val="18"/>
                <w:szCs w:val="18"/>
              </w:rPr>
              <w:t>GSHRC-1</w:t>
            </w:r>
          </w:p>
        </w:tc>
        <w:tc>
          <w:tcPr>
            <w:tcW w:w="8100" w:type="dxa"/>
            <w:hideMark/>
          </w:tcPr>
          <w:p w14:paraId="14A22D8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b/>
                <w:sz w:val="18"/>
                <w:szCs w:val="18"/>
              </w:rPr>
            </w:pPr>
            <w:r w:rsidRPr="005F7791">
              <w:rPr>
                <w:b/>
                <w:sz w:val="18"/>
                <w:szCs w:val="18"/>
              </w:rPr>
              <w:t xml:space="preserve">Applicable. Software hardware and firmware </w:t>
            </w:r>
            <w:r w:rsidRPr="005F7791">
              <w:rPr>
                <w:sz w:val="18"/>
                <w:szCs w:val="18"/>
              </w:rPr>
              <w:t>are deliverables</w:t>
            </w:r>
            <w:r w:rsidRPr="005F7791">
              <w:rPr>
                <w:b/>
                <w:sz w:val="18"/>
                <w:szCs w:val="18"/>
              </w:rPr>
              <w:t>.</w:t>
            </w:r>
          </w:p>
        </w:tc>
      </w:tr>
      <w:tr w:rsidR="00006433" w:rsidRPr="00725372" w14:paraId="76377BD9" w14:textId="77777777" w:rsidTr="00ED7BC3">
        <w:trPr>
          <w:trHeight w:val="208"/>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883DF9A" w14:textId="77777777" w:rsidR="00006433" w:rsidRPr="00725372" w:rsidRDefault="00006433" w:rsidP="00ED7BC3">
            <w:pPr>
              <w:jc w:val="left"/>
              <w:rPr>
                <w:sz w:val="18"/>
                <w:szCs w:val="18"/>
              </w:rPr>
            </w:pPr>
            <w:r w:rsidRPr="00725372">
              <w:rPr>
                <w:sz w:val="18"/>
                <w:szCs w:val="18"/>
              </w:rPr>
              <w:t>GSHRC-2</w:t>
            </w:r>
          </w:p>
        </w:tc>
        <w:tc>
          <w:tcPr>
            <w:tcW w:w="8100" w:type="dxa"/>
            <w:noWrap/>
            <w:hideMark/>
          </w:tcPr>
          <w:p w14:paraId="0625E10E" w14:textId="6A7D15E4"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Software Architecture</w:t>
            </w:r>
            <w:r w:rsidRPr="005F7791">
              <w:rPr>
                <w:sz w:val="18"/>
                <w:szCs w:val="18"/>
              </w:rPr>
              <w:t xml:space="preserve"> shall be delivered as part of</w:t>
            </w:r>
            <w:r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_Ref194400516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326ED3" w:rsidRPr="00404E46">
              <w:rPr>
                <w:rStyle w:val="AAReferencedChar"/>
                <w:sz w:val="18"/>
                <w:szCs w:val="18"/>
              </w:rPr>
              <w:fldChar w:fldCharType="begin"/>
            </w:r>
            <w:r w:rsidR="00326ED3" w:rsidRPr="00404E46">
              <w:rPr>
                <w:rStyle w:val="AAReferencedChar"/>
                <w:sz w:val="18"/>
                <w:szCs w:val="18"/>
              </w:rPr>
              <w:instrText xml:space="preserve"> REF _Ref194400300 \h  \* MERGEFORMAT </w:instrText>
            </w:r>
            <w:r w:rsidR="00326ED3" w:rsidRPr="00404E46">
              <w:rPr>
                <w:rStyle w:val="AAReferencedChar"/>
                <w:sz w:val="18"/>
                <w:szCs w:val="18"/>
              </w:rPr>
            </w:r>
            <w:r w:rsidR="00326ED3" w:rsidRPr="00404E46">
              <w:rPr>
                <w:rStyle w:val="AAReferencedChar"/>
                <w:sz w:val="18"/>
                <w:szCs w:val="18"/>
              </w:rPr>
              <w:fldChar w:fldCharType="separate"/>
            </w:r>
            <w:r w:rsidR="00711812">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404E46">
              <w:rPr>
                <w:sz w:val="18"/>
                <w:szCs w:val="18"/>
              </w:rPr>
              <w:t>.</w:t>
            </w:r>
          </w:p>
        </w:tc>
      </w:tr>
      <w:tr w:rsidR="00006433" w:rsidRPr="00725372" w14:paraId="4EE0F62D"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99722A7" w14:textId="77777777" w:rsidR="00006433" w:rsidRPr="00725372" w:rsidRDefault="00006433" w:rsidP="00ED7BC3">
            <w:pPr>
              <w:jc w:val="left"/>
              <w:rPr>
                <w:sz w:val="18"/>
                <w:szCs w:val="18"/>
              </w:rPr>
            </w:pPr>
            <w:r w:rsidRPr="00725372">
              <w:rPr>
                <w:sz w:val="18"/>
                <w:szCs w:val="18"/>
              </w:rPr>
              <w:t>GSHRC-3</w:t>
            </w:r>
          </w:p>
        </w:tc>
        <w:tc>
          <w:tcPr>
            <w:tcW w:w="8100" w:type="dxa"/>
            <w:noWrap/>
            <w:hideMark/>
          </w:tcPr>
          <w:p w14:paraId="46192D05" w14:textId="48CBD5B1"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System Interlock</w:t>
            </w:r>
            <w:r w:rsidRPr="005F7791">
              <w:rPr>
                <w:sz w:val="18"/>
                <w:szCs w:val="18"/>
              </w:rPr>
              <w:t xml:space="preserve"> </w:t>
            </w:r>
            <w:r w:rsidRPr="005F7791">
              <w:rPr>
                <w:b/>
                <w:sz w:val="18"/>
                <w:szCs w:val="18"/>
              </w:rPr>
              <w:t>Diagram</w:t>
            </w:r>
            <w:r w:rsidRPr="005F7791">
              <w:rPr>
                <w:sz w:val="18"/>
                <w:szCs w:val="18"/>
              </w:rPr>
              <w:t xml:space="preserve"> shall be delivered as part of </w:t>
            </w:r>
            <w:bookmarkStart w:id="3729" w:name="_Hlk192186716"/>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2F2581" w:rsidRPr="00404E46">
              <w:rPr>
                <w:sz w:val="18"/>
                <w:szCs w:val="18"/>
              </w:rPr>
              <w:t>.</w:t>
            </w:r>
            <w:bookmarkEnd w:id="3729"/>
            <w:r w:rsidR="0081103D" w:rsidRPr="00404E46" w:rsidDel="0081103D">
              <w:rPr>
                <w:rStyle w:val="AAReferencedChar"/>
                <w:sz w:val="18"/>
                <w:szCs w:val="18"/>
              </w:rPr>
              <w:t xml:space="preserve"> </w:t>
            </w:r>
          </w:p>
        </w:tc>
      </w:tr>
      <w:tr w:rsidR="00006433" w:rsidRPr="00725372" w14:paraId="199FF26A"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75102A0" w14:textId="77777777" w:rsidR="00006433" w:rsidRPr="00725372" w:rsidRDefault="00006433" w:rsidP="00ED7BC3">
            <w:pPr>
              <w:jc w:val="left"/>
              <w:rPr>
                <w:sz w:val="18"/>
                <w:szCs w:val="18"/>
              </w:rPr>
            </w:pPr>
            <w:r w:rsidRPr="00725372">
              <w:rPr>
                <w:sz w:val="18"/>
                <w:szCs w:val="18"/>
              </w:rPr>
              <w:t>GSHRC-4</w:t>
            </w:r>
          </w:p>
        </w:tc>
        <w:tc>
          <w:tcPr>
            <w:tcW w:w="8100" w:type="dxa"/>
            <w:noWrap/>
            <w:hideMark/>
          </w:tcPr>
          <w:p w14:paraId="69DE8BA4" w14:textId="64443040"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Interface Design Description</w:t>
            </w:r>
            <w:r w:rsidRPr="005F7791">
              <w:rPr>
                <w:sz w:val="18"/>
                <w:szCs w:val="18"/>
              </w:rPr>
              <w:t xml:space="preserve"> shall be delivered as part of </w:t>
            </w:r>
            <w:r w:rsidR="00326ED3" w:rsidRPr="00404E46">
              <w:rPr>
                <w:rStyle w:val="AAReferencedChar"/>
                <w:sz w:val="18"/>
                <w:szCs w:val="18"/>
              </w:rPr>
              <w:fldChar w:fldCharType="begin"/>
            </w:r>
            <w:r w:rsidR="00326ED3" w:rsidRPr="00404E46">
              <w:rPr>
                <w:rStyle w:val="AAReferencedChar"/>
                <w:sz w:val="18"/>
                <w:szCs w:val="18"/>
              </w:rPr>
              <w:instrText xml:space="preserve"> REF _Ref194400300 \h  \* MERGEFORMAT </w:instrText>
            </w:r>
            <w:r w:rsidR="00326ED3" w:rsidRPr="00404E46">
              <w:rPr>
                <w:rStyle w:val="AAReferencedChar"/>
                <w:sz w:val="18"/>
                <w:szCs w:val="18"/>
              </w:rPr>
            </w:r>
            <w:r w:rsidR="00326ED3" w:rsidRPr="00404E46">
              <w:rPr>
                <w:rStyle w:val="AAReferencedChar"/>
                <w:sz w:val="18"/>
                <w:szCs w:val="18"/>
              </w:rPr>
              <w:fldChar w:fldCharType="separate"/>
            </w:r>
            <w:r w:rsidR="00711812">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404E46">
              <w:rPr>
                <w:sz w:val="18"/>
                <w:szCs w:val="18"/>
              </w:rPr>
              <w:t>.</w:t>
            </w:r>
          </w:p>
        </w:tc>
      </w:tr>
      <w:tr w:rsidR="00006433" w:rsidRPr="00725372" w14:paraId="2F0A81EA"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8238C33" w14:textId="77777777" w:rsidR="00006433" w:rsidRPr="00725372" w:rsidRDefault="00006433" w:rsidP="00ED7BC3">
            <w:pPr>
              <w:jc w:val="left"/>
              <w:rPr>
                <w:sz w:val="18"/>
                <w:szCs w:val="18"/>
              </w:rPr>
            </w:pPr>
            <w:r w:rsidRPr="00725372">
              <w:rPr>
                <w:sz w:val="18"/>
                <w:szCs w:val="18"/>
              </w:rPr>
              <w:t>GSHRC-5</w:t>
            </w:r>
          </w:p>
        </w:tc>
        <w:tc>
          <w:tcPr>
            <w:tcW w:w="8100" w:type="dxa"/>
            <w:noWrap/>
            <w:hideMark/>
          </w:tcPr>
          <w:p w14:paraId="76C64323" w14:textId="2A29330B"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w:t>
            </w:r>
            <w:r w:rsidRPr="005F7791">
              <w:rPr>
                <w:b/>
                <w:sz w:val="18"/>
                <w:szCs w:val="18"/>
              </w:rPr>
              <w:t>Datasheets</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_Ref194400009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5F7791">
              <w:rPr>
                <w:sz w:val="18"/>
                <w:szCs w:val="18"/>
              </w:rPr>
              <w:t>.</w:t>
            </w:r>
          </w:p>
        </w:tc>
      </w:tr>
      <w:tr w:rsidR="00006433" w:rsidRPr="00725372" w14:paraId="2A9B1B0E"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126AC93" w14:textId="77777777" w:rsidR="00006433" w:rsidRPr="00725372" w:rsidRDefault="00006433" w:rsidP="00ED7BC3">
            <w:pPr>
              <w:jc w:val="left"/>
              <w:rPr>
                <w:sz w:val="18"/>
                <w:szCs w:val="18"/>
              </w:rPr>
            </w:pPr>
            <w:r w:rsidRPr="00725372">
              <w:rPr>
                <w:sz w:val="18"/>
                <w:szCs w:val="18"/>
              </w:rPr>
              <w:t>GSHRC-6</w:t>
            </w:r>
          </w:p>
        </w:tc>
        <w:tc>
          <w:tcPr>
            <w:tcW w:w="8100" w:type="dxa"/>
            <w:noWrap/>
            <w:hideMark/>
          </w:tcPr>
          <w:p w14:paraId="03B75095" w14:textId="63AB8DB4"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A </w:t>
            </w:r>
            <w:r w:rsidRPr="005F7791">
              <w:rPr>
                <w:b/>
                <w:sz w:val="18"/>
                <w:szCs w:val="18"/>
              </w:rPr>
              <w:t>Release Note</w:t>
            </w:r>
            <w:r w:rsidRPr="005F7791">
              <w:rPr>
                <w:sz w:val="18"/>
                <w:szCs w:val="18"/>
              </w:rPr>
              <w:t xml:space="preserve"> shall be delivered as part of</w:t>
            </w:r>
            <w:r w:rsidR="00546E7A"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 xml:space="preserve">. </w:t>
            </w:r>
            <w:r w:rsidRPr="005F7791">
              <w:rPr>
                <w:sz w:val="18"/>
                <w:szCs w:val="18"/>
              </w:rPr>
              <w:t>And after any change after acceptance.</w:t>
            </w:r>
          </w:p>
        </w:tc>
      </w:tr>
      <w:tr w:rsidR="00006433" w:rsidRPr="00725372" w14:paraId="261D32F5" w14:textId="77777777" w:rsidTr="00ED7BC3">
        <w:trPr>
          <w:trHeight w:val="23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B69A109" w14:textId="77777777" w:rsidR="00006433" w:rsidRPr="00725372" w:rsidRDefault="00006433" w:rsidP="00ED7BC3">
            <w:pPr>
              <w:jc w:val="left"/>
              <w:rPr>
                <w:sz w:val="18"/>
                <w:szCs w:val="18"/>
              </w:rPr>
            </w:pPr>
            <w:r w:rsidRPr="00725372">
              <w:rPr>
                <w:sz w:val="18"/>
                <w:szCs w:val="18"/>
              </w:rPr>
              <w:t>GSHRC-7</w:t>
            </w:r>
          </w:p>
        </w:tc>
        <w:tc>
          <w:tcPr>
            <w:tcW w:w="8100" w:type="dxa"/>
            <w:hideMark/>
          </w:tcPr>
          <w:p w14:paraId="3E538B8B" w14:textId="172B5344" w:rsidR="00006433" w:rsidRPr="005F7791" w:rsidRDefault="00006433" w:rsidP="00326ED3">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Installation Instructions</w:t>
            </w:r>
            <w:r w:rsidRPr="005F7791">
              <w:rPr>
                <w:sz w:val="18"/>
                <w:szCs w:val="18"/>
              </w:rPr>
              <w:t xml:space="preserve"> shall be delivered as part of </w:t>
            </w:r>
            <w:r w:rsidR="00326ED3" w:rsidRPr="00404E46">
              <w:rPr>
                <w:rStyle w:val="AAReferencedChar"/>
                <w:sz w:val="18"/>
                <w:szCs w:val="18"/>
              </w:rPr>
              <w:fldChar w:fldCharType="begin"/>
            </w:r>
            <w:r w:rsidR="00326ED3" w:rsidRPr="00404E46">
              <w:rPr>
                <w:rStyle w:val="AAReferencedChar"/>
                <w:sz w:val="18"/>
                <w:szCs w:val="18"/>
              </w:rPr>
              <w:instrText xml:space="preserve"> REF _Ref194400009 \h  \* MERGEFORMAT </w:instrText>
            </w:r>
            <w:r w:rsidR="00326ED3" w:rsidRPr="00404E46">
              <w:rPr>
                <w:rStyle w:val="AAReferencedChar"/>
                <w:sz w:val="18"/>
                <w:szCs w:val="18"/>
              </w:rPr>
            </w:r>
            <w:r w:rsidR="00326ED3" w:rsidRPr="00404E46">
              <w:rPr>
                <w:rStyle w:val="AAReferencedChar"/>
                <w:sz w:val="18"/>
                <w:szCs w:val="18"/>
              </w:rPr>
              <w:fldChar w:fldCharType="separate"/>
            </w:r>
            <w:r w:rsidR="00711812">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5F7791">
              <w:rPr>
                <w:sz w:val="18"/>
                <w:szCs w:val="18"/>
              </w:rPr>
              <w:t>.</w:t>
            </w:r>
          </w:p>
        </w:tc>
      </w:tr>
      <w:tr w:rsidR="00006433" w:rsidRPr="00725372" w14:paraId="3D67CD7D" w14:textId="77777777" w:rsidTr="00ED7BC3">
        <w:trPr>
          <w:trHeight w:val="12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938A437" w14:textId="77777777" w:rsidR="00006433" w:rsidRPr="00725372" w:rsidRDefault="00006433" w:rsidP="00ED7BC3">
            <w:pPr>
              <w:jc w:val="left"/>
              <w:rPr>
                <w:sz w:val="18"/>
                <w:szCs w:val="18"/>
              </w:rPr>
            </w:pPr>
            <w:r w:rsidRPr="00725372">
              <w:rPr>
                <w:sz w:val="18"/>
                <w:szCs w:val="18"/>
              </w:rPr>
              <w:t>GSHRC-8</w:t>
            </w:r>
          </w:p>
        </w:tc>
        <w:tc>
          <w:tcPr>
            <w:tcW w:w="8100" w:type="dxa"/>
            <w:hideMark/>
          </w:tcPr>
          <w:p w14:paraId="1D00A933" w14:textId="0673C0FF"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 </w:t>
            </w:r>
            <w:r w:rsidRPr="005F7791">
              <w:rPr>
                <w:b/>
                <w:sz w:val="18"/>
                <w:szCs w:val="18"/>
              </w:rPr>
              <w:t>Test Plan</w:t>
            </w:r>
            <w:r w:rsidR="00326ED3" w:rsidRPr="005F7791">
              <w:rPr>
                <w:sz w:val="18"/>
                <w:szCs w:val="18"/>
              </w:rPr>
              <w:t xml:space="preserve"> shall be delivered as part of</w:t>
            </w:r>
            <w:r w:rsidR="00AC4C04" w:rsidRPr="005F7791">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3E44A13B" w14:textId="77777777" w:rsidTr="00ED7BC3">
        <w:trPr>
          <w:trHeight w:val="25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430495" w14:textId="77777777" w:rsidR="00006433" w:rsidRPr="00725372" w:rsidRDefault="00006433" w:rsidP="00ED7BC3">
            <w:pPr>
              <w:jc w:val="left"/>
              <w:rPr>
                <w:sz w:val="18"/>
                <w:szCs w:val="18"/>
              </w:rPr>
            </w:pPr>
            <w:r w:rsidRPr="00725372">
              <w:rPr>
                <w:sz w:val="18"/>
                <w:szCs w:val="18"/>
              </w:rPr>
              <w:t>GSHRC-9</w:t>
            </w:r>
          </w:p>
        </w:tc>
        <w:tc>
          <w:tcPr>
            <w:tcW w:w="8100" w:type="dxa"/>
            <w:hideMark/>
          </w:tcPr>
          <w:p w14:paraId="7013AF9A"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p>
        </w:tc>
      </w:tr>
      <w:tr w:rsidR="00006433" w:rsidRPr="00725372" w14:paraId="37DF6F53" w14:textId="77777777" w:rsidTr="00ED7BC3">
        <w:trPr>
          <w:trHeight w:val="26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9EA18B1" w14:textId="77777777" w:rsidR="00006433" w:rsidRPr="00725372" w:rsidRDefault="00006433" w:rsidP="00ED7BC3">
            <w:pPr>
              <w:jc w:val="left"/>
              <w:rPr>
                <w:sz w:val="18"/>
                <w:szCs w:val="18"/>
              </w:rPr>
            </w:pPr>
            <w:r w:rsidRPr="00725372">
              <w:rPr>
                <w:sz w:val="18"/>
                <w:szCs w:val="18"/>
              </w:rPr>
              <w:lastRenderedPageBreak/>
              <w:t>GSHRC-10</w:t>
            </w:r>
          </w:p>
        </w:tc>
        <w:tc>
          <w:tcPr>
            <w:tcW w:w="8100" w:type="dxa"/>
            <w:hideMark/>
          </w:tcPr>
          <w:p w14:paraId="54C22A59" w14:textId="0E8E0567"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Interface Test Plan</w:t>
            </w:r>
            <w:r w:rsidRPr="005F7791">
              <w:rPr>
                <w:sz w:val="18"/>
                <w:szCs w:val="18"/>
              </w:rPr>
              <w:t xml:space="preserve"> shall be delivered as part of</w:t>
            </w:r>
            <w:r w:rsidR="0000127E" w:rsidRPr="005F7791">
              <w:rPr>
                <w:sz w:val="18"/>
                <w:szCs w:val="18"/>
              </w:rPr>
              <w:t xml:space="preserve"> </w:t>
            </w:r>
            <w:r w:rsidR="0000127E" w:rsidRPr="00404E46">
              <w:rPr>
                <w:rStyle w:val="AAReferencedChar"/>
                <w:sz w:val="18"/>
                <w:szCs w:val="18"/>
              </w:rPr>
              <w:fldChar w:fldCharType="begin"/>
            </w:r>
            <w:r w:rsidR="0000127E" w:rsidRPr="00404E46">
              <w:rPr>
                <w:rStyle w:val="AAReferencedChar"/>
                <w:sz w:val="18"/>
                <w:szCs w:val="18"/>
              </w:rPr>
              <w:instrText xml:space="preserve"> REF _Ref194400300 \h  \* MERGEFORMAT </w:instrText>
            </w:r>
            <w:r w:rsidR="0000127E" w:rsidRPr="00404E46">
              <w:rPr>
                <w:rStyle w:val="AAReferencedChar"/>
                <w:sz w:val="18"/>
                <w:szCs w:val="18"/>
              </w:rPr>
            </w:r>
            <w:r w:rsidR="0000127E" w:rsidRPr="00404E46">
              <w:rPr>
                <w:rStyle w:val="AAReferencedChar"/>
                <w:sz w:val="18"/>
                <w:szCs w:val="18"/>
              </w:rPr>
              <w:fldChar w:fldCharType="separate"/>
            </w:r>
            <w:r w:rsidR="00711812">
              <w:rPr>
                <w:rStyle w:val="AAReferencedChar"/>
                <w:b/>
                <w:bCs/>
                <w:sz w:val="18"/>
                <w:szCs w:val="18"/>
                <w:lang w:val="en-US"/>
              </w:rPr>
              <w:t>Error! Reference source not found.</w:t>
            </w:r>
            <w:r w:rsidR="0000127E" w:rsidRPr="00404E46">
              <w:rPr>
                <w:rStyle w:val="AAReferencedChar"/>
                <w:sz w:val="18"/>
                <w:szCs w:val="18"/>
              </w:rPr>
              <w:fldChar w:fldCharType="end"/>
            </w:r>
            <w:r w:rsidR="0000127E" w:rsidRPr="00404E46">
              <w:rPr>
                <w:sz w:val="18"/>
                <w:szCs w:val="18"/>
              </w:rPr>
              <w:t>.</w:t>
            </w:r>
            <w:r w:rsidRPr="00404E46">
              <w:rPr>
                <w:rStyle w:val="AASemiBoldChar"/>
                <w:sz w:val="18"/>
                <w:szCs w:val="18"/>
              </w:rPr>
              <w:t xml:space="preserve"> </w:t>
            </w:r>
            <w:r w:rsidRPr="005F7791">
              <w:rPr>
                <w:sz w:val="18"/>
                <w:szCs w:val="18"/>
              </w:rPr>
              <w:t xml:space="preserve">and </w:t>
            </w:r>
            <w:r w:rsidRPr="005F7791">
              <w:rPr>
                <w:b/>
                <w:sz w:val="18"/>
                <w:szCs w:val="18"/>
              </w:rPr>
              <w:t>report</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w:t>
            </w:r>
          </w:p>
        </w:tc>
      </w:tr>
      <w:tr w:rsidR="00006433" w:rsidRPr="00725372" w14:paraId="2450409A" w14:textId="77777777" w:rsidTr="00ED7BC3">
        <w:trPr>
          <w:trHeight w:val="307"/>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1BE9893" w14:textId="77777777" w:rsidR="00006433" w:rsidRPr="00725372" w:rsidRDefault="00006433" w:rsidP="00ED7BC3">
            <w:pPr>
              <w:jc w:val="left"/>
              <w:rPr>
                <w:sz w:val="18"/>
                <w:szCs w:val="18"/>
              </w:rPr>
            </w:pPr>
            <w:r w:rsidRPr="00725372">
              <w:rPr>
                <w:sz w:val="18"/>
                <w:szCs w:val="18"/>
              </w:rPr>
              <w:t>GSHRC-11</w:t>
            </w:r>
          </w:p>
        </w:tc>
        <w:tc>
          <w:tcPr>
            <w:tcW w:w="8100" w:type="dxa"/>
            <w:hideMark/>
          </w:tcPr>
          <w:p w14:paraId="57EFF593" w14:textId="342E3940" w:rsidR="00006433" w:rsidRPr="00404E46"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A</w:t>
            </w:r>
            <w:r w:rsidR="003B47E0" w:rsidRPr="005F7791">
              <w:rPr>
                <w:sz w:val="18"/>
                <w:szCs w:val="18"/>
              </w:rPr>
              <w:t>n</w:t>
            </w:r>
            <w:r w:rsidRPr="005F7791">
              <w:rPr>
                <w:sz w:val="18"/>
                <w:szCs w:val="18"/>
              </w:rPr>
              <w:t xml:space="preserve"> </w:t>
            </w:r>
            <w:r w:rsidR="003B47E0" w:rsidRPr="005F7791">
              <w:rPr>
                <w:b/>
                <w:sz w:val="18"/>
                <w:szCs w:val="18"/>
              </w:rPr>
              <w:t>Interface Simulator</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r w:rsidR="000C1FE0" w:rsidRPr="00404E46">
              <w:rPr>
                <w:sz w:val="18"/>
                <w:szCs w:val="18"/>
              </w:rPr>
              <w:t xml:space="preserve"> </w:t>
            </w:r>
          </w:p>
          <w:p w14:paraId="2BACEEC2" w14:textId="77777777" w:rsidR="00006433" w:rsidRPr="005F7791" w:rsidRDefault="00006433" w:rsidP="00404E46">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404E46">
              <w:rPr>
                <w:sz w:val="18"/>
                <w:szCs w:val="18"/>
              </w:rPr>
              <w:t>See paragraph Software Change Management for more details</w:t>
            </w:r>
            <w:r w:rsidRPr="005F7791">
              <w:rPr>
                <w:sz w:val="18"/>
                <w:szCs w:val="18"/>
              </w:rPr>
              <w:t>.</w:t>
            </w:r>
          </w:p>
        </w:tc>
      </w:tr>
      <w:tr w:rsidR="00006433" w:rsidRPr="00725372" w14:paraId="612C73F0"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5CB094C" w14:textId="77777777" w:rsidR="00006433" w:rsidRPr="00725372" w:rsidRDefault="00006433" w:rsidP="00ED7BC3">
            <w:pPr>
              <w:jc w:val="left"/>
              <w:rPr>
                <w:sz w:val="18"/>
                <w:szCs w:val="18"/>
              </w:rPr>
            </w:pPr>
            <w:r w:rsidRPr="00725372">
              <w:rPr>
                <w:sz w:val="18"/>
                <w:szCs w:val="18"/>
              </w:rPr>
              <w:t>GSHRC-12</w:t>
            </w:r>
          </w:p>
        </w:tc>
        <w:tc>
          <w:tcPr>
            <w:tcW w:w="8100" w:type="dxa"/>
            <w:noWrap/>
            <w:hideMark/>
          </w:tcPr>
          <w:p w14:paraId="493068AC" w14:textId="437EBEB2" w:rsidR="00006433" w:rsidRPr="00404E46"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 </w:t>
            </w:r>
            <w:r w:rsidRPr="005F7791">
              <w:rPr>
                <w:b/>
                <w:sz w:val="18"/>
                <w:szCs w:val="18"/>
              </w:rPr>
              <w:t>Test System Description</w:t>
            </w:r>
            <w:r w:rsidRPr="005F7791">
              <w:rPr>
                <w:sz w:val="18"/>
                <w:szCs w:val="18"/>
              </w:rPr>
              <w:t xml:space="preserve"> shall be delivered as part of</w:t>
            </w:r>
            <w:r w:rsidR="000C1FE0" w:rsidRPr="00404E46">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4D29ACA7" w14:textId="77777777" w:rsidTr="00ED7BC3">
        <w:trPr>
          <w:trHeight w:val="8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16895C8" w14:textId="77777777" w:rsidR="00006433" w:rsidRPr="00725372" w:rsidRDefault="00006433" w:rsidP="00ED7BC3">
            <w:pPr>
              <w:jc w:val="left"/>
              <w:rPr>
                <w:sz w:val="18"/>
                <w:szCs w:val="18"/>
              </w:rPr>
            </w:pPr>
            <w:r w:rsidRPr="00725372">
              <w:rPr>
                <w:sz w:val="18"/>
                <w:szCs w:val="18"/>
              </w:rPr>
              <w:t>GSHRC-13</w:t>
            </w:r>
          </w:p>
        </w:tc>
        <w:tc>
          <w:tcPr>
            <w:tcW w:w="8100" w:type="dxa"/>
            <w:noWrap/>
            <w:hideMark/>
          </w:tcPr>
          <w:p w14:paraId="2446DA19" w14:textId="09B5B37D"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Interlock Test Plan</w:t>
            </w:r>
            <w:r w:rsidRPr="005F7791">
              <w:rPr>
                <w:sz w:val="18"/>
                <w:szCs w:val="18"/>
              </w:rPr>
              <w:t xml:space="preserve"> shall be delivered as part of</w:t>
            </w:r>
            <w:r w:rsidR="00AC4C04" w:rsidRPr="005F7791">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39D30E93" w14:textId="77777777" w:rsidTr="00ED7BC3">
        <w:trPr>
          <w:trHeight w:val="15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D15128" w14:textId="77777777" w:rsidR="00006433" w:rsidRPr="00725372" w:rsidRDefault="00006433" w:rsidP="00ED7BC3">
            <w:pPr>
              <w:jc w:val="left"/>
              <w:rPr>
                <w:sz w:val="18"/>
                <w:szCs w:val="18"/>
              </w:rPr>
            </w:pPr>
            <w:r w:rsidRPr="00725372">
              <w:rPr>
                <w:sz w:val="18"/>
                <w:szCs w:val="18"/>
              </w:rPr>
              <w:t>GSHRC-14</w:t>
            </w:r>
          </w:p>
        </w:tc>
        <w:tc>
          <w:tcPr>
            <w:tcW w:w="8100" w:type="dxa"/>
            <w:hideMark/>
          </w:tcPr>
          <w:p w14:paraId="43233C74" w14:textId="312026C0"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Interlock</w:t>
            </w:r>
            <w:r w:rsidRPr="005F7791">
              <w:rPr>
                <w:sz w:val="18"/>
                <w:szCs w:val="18"/>
              </w:rPr>
              <w:t xml:space="preserve"> </w:t>
            </w:r>
            <w:r w:rsidRPr="005F7791">
              <w:rPr>
                <w:b/>
                <w:sz w:val="18"/>
                <w:szCs w:val="18"/>
              </w:rPr>
              <w:t>Test Report</w:t>
            </w:r>
            <w:r w:rsidRPr="005F7791">
              <w:rPr>
                <w:sz w:val="18"/>
                <w:szCs w:val="18"/>
              </w:rPr>
              <w:t xml:space="preserve"> shall be delivered as part of</w:t>
            </w:r>
            <w:r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r>
            <w:r w:rsidR="0081103D" w:rsidRPr="00404E46">
              <w:rPr>
                <w:rStyle w:val="AAReferencedChar"/>
                <w:sz w:val="18"/>
                <w:szCs w:val="18"/>
              </w:rPr>
              <w:fldChar w:fldCharType="separate"/>
            </w:r>
            <w:r w:rsidR="00711812">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w:t>
            </w:r>
          </w:p>
        </w:tc>
      </w:tr>
      <w:tr w:rsidR="00006433" w:rsidRPr="00725372" w14:paraId="0A00B7F6" w14:textId="77777777" w:rsidTr="00ED7BC3">
        <w:trPr>
          <w:trHeight w:val="177"/>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E2EE79" w14:textId="77777777" w:rsidR="00006433" w:rsidRPr="00725372" w:rsidRDefault="00006433" w:rsidP="00ED7BC3">
            <w:pPr>
              <w:jc w:val="left"/>
              <w:rPr>
                <w:sz w:val="18"/>
                <w:szCs w:val="18"/>
              </w:rPr>
            </w:pPr>
            <w:r w:rsidRPr="00725372">
              <w:rPr>
                <w:sz w:val="18"/>
                <w:szCs w:val="18"/>
              </w:rPr>
              <w:t>GSHRC-15</w:t>
            </w:r>
          </w:p>
        </w:tc>
        <w:tc>
          <w:tcPr>
            <w:tcW w:w="8100" w:type="dxa"/>
            <w:hideMark/>
          </w:tcPr>
          <w:p w14:paraId="4FA50D6C" w14:textId="3F95A2A3" w:rsidR="00006433" w:rsidRPr="005F7791" w:rsidRDefault="000C1FE0" w:rsidP="00404E46">
            <w:pPr>
              <w:cnfStyle w:val="000000000000" w:firstRow="0" w:lastRow="0" w:firstColumn="0" w:lastColumn="0" w:oddVBand="0" w:evenVBand="0" w:oddHBand="0" w:evenHBand="0" w:firstRowFirstColumn="0" w:firstRowLastColumn="0" w:lastRowFirstColumn="0" w:lastRowLastColumn="0"/>
              <w:rPr>
                <w:sz w:val="18"/>
                <w:szCs w:val="18"/>
              </w:rPr>
            </w:pPr>
            <w:r w:rsidRPr="00404E46">
              <w:rPr>
                <w:b/>
                <w:sz w:val="18"/>
                <w:szCs w:val="18"/>
              </w:rPr>
              <w:t>Not Applicable</w:t>
            </w:r>
            <w:r w:rsidR="00006433" w:rsidRPr="005F7791">
              <w:rPr>
                <w:sz w:val="18"/>
                <w:szCs w:val="18"/>
              </w:rPr>
              <w:t xml:space="preserve">. </w:t>
            </w:r>
            <w:r w:rsidR="003B47E0" w:rsidRPr="005F7791">
              <w:rPr>
                <w:sz w:val="18"/>
                <w:szCs w:val="18"/>
              </w:rPr>
              <w:t xml:space="preserve">Not a deliverable. </w:t>
            </w:r>
            <w:r w:rsidR="00006433" w:rsidRPr="00404E46">
              <w:rPr>
                <w:sz w:val="18"/>
                <w:szCs w:val="18"/>
              </w:rPr>
              <w:t>See paragraph Software Change Management for more details.</w:t>
            </w:r>
          </w:p>
        </w:tc>
      </w:tr>
      <w:tr w:rsidR="00006433" w:rsidRPr="00725372" w14:paraId="3C3A929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9E1608" w14:textId="77777777" w:rsidR="00006433" w:rsidRPr="00725372" w:rsidRDefault="00006433" w:rsidP="00ED7BC3">
            <w:pPr>
              <w:jc w:val="left"/>
              <w:rPr>
                <w:sz w:val="18"/>
                <w:szCs w:val="18"/>
              </w:rPr>
            </w:pPr>
            <w:r w:rsidRPr="00725372">
              <w:rPr>
                <w:sz w:val="18"/>
                <w:szCs w:val="18"/>
              </w:rPr>
              <w:t>GSHRC-16</w:t>
            </w:r>
          </w:p>
        </w:tc>
        <w:tc>
          <w:tcPr>
            <w:tcW w:w="8100" w:type="dxa"/>
            <w:noWrap/>
            <w:hideMark/>
          </w:tcPr>
          <w:p w14:paraId="43C01D8D" w14:textId="18F78E33" w:rsidR="00006433" w:rsidRPr="005F7791" w:rsidRDefault="003B47E0">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00006433" w:rsidRPr="005F7791">
              <w:rPr>
                <w:sz w:val="18"/>
                <w:szCs w:val="18"/>
              </w:rPr>
              <w:t>.</w:t>
            </w:r>
            <w:r w:rsidR="001069D5" w:rsidRPr="005F7791">
              <w:rPr>
                <w:sz w:val="18"/>
                <w:szCs w:val="18"/>
              </w:rPr>
              <w:t xml:space="preserve"> Description of the used internally used test system required</w:t>
            </w:r>
            <w:r w:rsidR="005F7791" w:rsidRPr="005F7791">
              <w:rPr>
                <w:sz w:val="18"/>
                <w:szCs w:val="18"/>
              </w:rPr>
              <w:t xml:space="preserve"> by applicant</w:t>
            </w:r>
            <w:r w:rsidR="001069D5" w:rsidRPr="005F7791">
              <w:rPr>
                <w:sz w:val="18"/>
                <w:szCs w:val="18"/>
              </w:rPr>
              <w:t>.</w:t>
            </w:r>
          </w:p>
        </w:tc>
      </w:tr>
      <w:tr w:rsidR="00006433" w:rsidRPr="00725372" w14:paraId="53831740" w14:textId="77777777" w:rsidTr="00ED7BC3">
        <w:trPr>
          <w:trHeight w:val="92"/>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E16D266" w14:textId="77777777" w:rsidR="00006433" w:rsidRPr="00725372" w:rsidRDefault="00006433" w:rsidP="00ED7BC3">
            <w:pPr>
              <w:jc w:val="left"/>
              <w:rPr>
                <w:sz w:val="18"/>
                <w:szCs w:val="18"/>
              </w:rPr>
            </w:pPr>
            <w:r w:rsidRPr="00725372">
              <w:rPr>
                <w:sz w:val="18"/>
                <w:szCs w:val="18"/>
              </w:rPr>
              <w:t>GSHRC-17</w:t>
            </w:r>
          </w:p>
        </w:tc>
        <w:tc>
          <w:tcPr>
            <w:tcW w:w="8100" w:type="dxa"/>
            <w:hideMark/>
          </w:tcPr>
          <w:p w14:paraId="3C924C3A" w14:textId="2134ED65"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Granting a license</w:t>
            </w:r>
            <w:r w:rsidRPr="005F7791">
              <w:rPr>
                <w:sz w:val="18"/>
                <w:szCs w:val="18"/>
              </w:rPr>
              <w:t xml:space="preserve"> for </w:t>
            </w:r>
            <w:r w:rsidRPr="005F7791">
              <w:rPr>
                <w:b/>
                <w:sz w:val="18"/>
                <w:szCs w:val="18"/>
              </w:rPr>
              <w:t>background</w:t>
            </w:r>
            <w:r w:rsidRPr="005F7791">
              <w:rPr>
                <w:sz w:val="18"/>
                <w:szCs w:val="18"/>
              </w:rPr>
              <w:t xml:space="preserve"> materials is applicable and shall be delivered as part of</w:t>
            </w:r>
            <w:r w:rsidR="005F7791" w:rsidRPr="005F7791">
              <w:rPr>
                <w:sz w:val="18"/>
                <w:szCs w:val="18"/>
              </w:rPr>
              <w:t xml:space="preserve"> </w:t>
            </w:r>
            <w:r w:rsidR="005F7791" w:rsidRPr="00404E46">
              <w:rPr>
                <w:rStyle w:val="AAReferencedChar"/>
                <w:sz w:val="18"/>
              </w:rPr>
              <w:fldChar w:fldCharType="begin"/>
            </w:r>
            <w:r w:rsidR="005F7791" w:rsidRPr="00404E46">
              <w:rPr>
                <w:rStyle w:val="AAReferencedChar"/>
                <w:sz w:val="18"/>
              </w:rPr>
              <w:instrText xml:space="preserve"> REF _Ref194399444 \h </w:instrText>
            </w:r>
            <w:r w:rsidR="005F7791" w:rsidRPr="00404E46">
              <w:rPr>
                <w:rStyle w:val="AAReferencedChar"/>
                <w:sz w:val="18"/>
                <w:szCs w:val="18"/>
              </w:rPr>
              <w:instrText xml:space="preserve"> \* MERGEFORMAT </w:instrText>
            </w:r>
            <w:r w:rsidR="005F7791" w:rsidRPr="00404E46">
              <w:rPr>
                <w:rStyle w:val="AAReferencedChar"/>
                <w:sz w:val="18"/>
              </w:rPr>
            </w:r>
            <w:r w:rsidR="005F7791" w:rsidRPr="00404E46">
              <w:rPr>
                <w:rStyle w:val="AAReferencedChar"/>
                <w:sz w:val="18"/>
              </w:rPr>
              <w:fldChar w:fldCharType="separate"/>
            </w:r>
            <w:r w:rsidR="00711812">
              <w:rPr>
                <w:rStyle w:val="AAReferencedChar"/>
                <w:b/>
                <w:bCs/>
                <w:sz w:val="18"/>
                <w:lang w:val="en-US"/>
              </w:rPr>
              <w:t>Error! Reference source not found.</w:t>
            </w:r>
            <w:r w:rsidR="005F7791" w:rsidRPr="00404E46">
              <w:rPr>
                <w:rStyle w:val="AAReferencedChar"/>
                <w:sz w:val="18"/>
              </w:rPr>
              <w:fldChar w:fldCharType="end"/>
            </w:r>
            <w:r w:rsidRPr="00404E46">
              <w:rPr>
                <w:sz w:val="18"/>
                <w:szCs w:val="18"/>
              </w:rPr>
              <w:t>.</w:t>
            </w:r>
          </w:p>
        </w:tc>
      </w:tr>
      <w:tr w:rsidR="00006433" w:rsidRPr="00725372" w14:paraId="3AE08BC6"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71FC558" w14:textId="77777777" w:rsidR="00006433" w:rsidRPr="00725372" w:rsidRDefault="00006433" w:rsidP="00ED7BC3">
            <w:pPr>
              <w:jc w:val="left"/>
              <w:rPr>
                <w:sz w:val="18"/>
                <w:szCs w:val="18"/>
              </w:rPr>
            </w:pPr>
            <w:r w:rsidRPr="00725372">
              <w:rPr>
                <w:sz w:val="18"/>
                <w:szCs w:val="18"/>
              </w:rPr>
              <w:t>GSHRC-18</w:t>
            </w:r>
          </w:p>
        </w:tc>
        <w:tc>
          <w:tcPr>
            <w:tcW w:w="8100" w:type="dxa"/>
            <w:noWrap/>
            <w:hideMark/>
          </w:tcPr>
          <w:p w14:paraId="48E2ABAB" w14:textId="4F7BA0B6"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Delivery of the </w:t>
            </w:r>
            <w:r w:rsidRPr="005F7791">
              <w:rPr>
                <w:b/>
                <w:sz w:val="18"/>
                <w:szCs w:val="18"/>
              </w:rPr>
              <w:t>background materials</w:t>
            </w:r>
            <w:r w:rsidRPr="005F7791">
              <w:rPr>
                <w:sz w:val="18"/>
                <w:szCs w:val="18"/>
              </w:rPr>
              <w:t xml:space="preserve"> shall be done before </w:t>
            </w:r>
            <w:r w:rsidR="005F7791" w:rsidRPr="00404E46">
              <w:rPr>
                <w:rStyle w:val="AAReferencedChar"/>
                <w:sz w:val="18"/>
                <w:szCs w:val="18"/>
              </w:rPr>
              <w:fldChar w:fldCharType="begin"/>
            </w:r>
            <w:r w:rsidR="005F7791" w:rsidRPr="00404E46">
              <w:rPr>
                <w:rStyle w:val="AAReferencedChar"/>
                <w:sz w:val="18"/>
                <w:szCs w:val="18"/>
              </w:rPr>
              <w:instrText xml:space="preserve"> REF _Ref194399444 \h  \* MERGEFORMAT </w:instrText>
            </w:r>
            <w:r w:rsidR="005F7791" w:rsidRPr="00404E46">
              <w:rPr>
                <w:rStyle w:val="AAReferencedChar"/>
                <w:sz w:val="18"/>
                <w:szCs w:val="18"/>
              </w:rPr>
            </w:r>
            <w:r w:rsidR="005F7791" w:rsidRPr="00404E46">
              <w:rPr>
                <w:rStyle w:val="AAReferencedChar"/>
                <w:sz w:val="18"/>
                <w:szCs w:val="18"/>
              </w:rPr>
              <w:fldChar w:fldCharType="separate"/>
            </w:r>
            <w:r w:rsidR="00711812">
              <w:rPr>
                <w:rStyle w:val="AAReferencedChar"/>
                <w:b/>
                <w:bCs/>
                <w:sz w:val="18"/>
                <w:szCs w:val="18"/>
                <w:lang w:val="en-US"/>
              </w:rPr>
              <w:t>Error! Reference source not found.</w:t>
            </w:r>
            <w:r w:rsidR="005F7791" w:rsidRPr="00404E46">
              <w:rPr>
                <w:rStyle w:val="AAReferencedChar"/>
                <w:sz w:val="18"/>
                <w:szCs w:val="18"/>
              </w:rPr>
              <w:fldChar w:fldCharType="end"/>
            </w:r>
            <w:r w:rsidR="005F7791" w:rsidRPr="00404E46">
              <w:rPr>
                <w:sz w:val="18"/>
                <w:szCs w:val="18"/>
              </w:rPr>
              <w:t>.</w:t>
            </w:r>
          </w:p>
        </w:tc>
      </w:tr>
      <w:tr w:rsidR="00006433" w:rsidRPr="00725372" w14:paraId="4A5B44B8"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35EFDCD" w14:textId="77777777" w:rsidR="00006433" w:rsidRPr="00725372" w:rsidRDefault="00006433" w:rsidP="00ED7BC3">
            <w:pPr>
              <w:jc w:val="left"/>
              <w:rPr>
                <w:sz w:val="18"/>
                <w:szCs w:val="18"/>
              </w:rPr>
            </w:pPr>
            <w:r w:rsidRPr="00725372">
              <w:rPr>
                <w:sz w:val="18"/>
                <w:szCs w:val="18"/>
              </w:rPr>
              <w:t>GSHRC-19</w:t>
            </w:r>
          </w:p>
        </w:tc>
        <w:tc>
          <w:tcPr>
            <w:tcW w:w="8100" w:type="dxa"/>
            <w:noWrap/>
            <w:hideMark/>
          </w:tcPr>
          <w:p w14:paraId="7E3B7743"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Updates of Background materials</w:t>
            </w:r>
            <w:r w:rsidRPr="005F7791">
              <w:rPr>
                <w:sz w:val="18"/>
                <w:szCs w:val="18"/>
              </w:rPr>
              <w:t xml:space="preserve"> are applicable up to the end of the </w:t>
            </w:r>
            <w:r w:rsidRPr="00404E46">
              <w:rPr>
                <w:sz w:val="18"/>
                <w:szCs w:val="18"/>
              </w:rPr>
              <w:t>Warranty period</w:t>
            </w:r>
            <w:r w:rsidRPr="005F7791">
              <w:rPr>
                <w:sz w:val="18"/>
                <w:szCs w:val="18"/>
              </w:rPr>
              <w:t>.</w:t>
            </w:r>
          </w:p>
        </w:tc>
      </w:tr>
      <w:tr w:rsidR="00006433" w:rsidRPr="00725372" w14:paraId="4993BD16"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A681898" w14:textId="77777777" w:rsidR="00006433" w:rsidRPr="00725372" w:rsidRDefault="00006433" w:rsidP="00ED7BC3">
            <w:pPr>
              <w:jc w:val="left"/>
              <w:rPr>
                <w:sz w:val="18"/>
                <w:szCs w:val="18"/>
              </w:rPr>
            </w:pPr>
            <w:r w:rsidRPr="00725372">
              <w:rPr>
                <w:sz w:val="18"/>
                <w:szCs w:val="18"/>
              </w:rPr>
              <w:t>GSHRC-20</w:t>
            </w:r>
          </w:p>
        </w:tc>
        <w:tc>
          <w:tcPr>
            <w:tcW w:w="8100" w:type="dxa"/>
            <w:hideMark/>
          </w:tcPr>
          <w:p w14:paraId="76843936" w14:textId="51F2353F"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Granting a license</w:t>
            </w:r>
            <w:r w:rsidRPr="005F7791">
              <w:rPr>
                <w:sz w:val="18"/>
                <w:szCs w:val="18"/>
              </w:rPr>
              <w:t xml:space="preserve"> for </w:t>
            </w:r>
            <w:r w:rsidRPr="005F7791">
              <w:rPr>
                <w:b/>
                <w:sz w:val="18"/>
                <w:szCs w:val="18"/>
              </w:rPr>
              <w:t>foreground</w:t>
            </w:r>
            <w:r w:rsidRPr="005F7791">
              <w:rPr>
                <w:sz w:val="18"/>
                <w:szCs w:val="18"/>
              </w:rPr>
              <w:t xml:space="preserve"> materials is applicable and shall be delivered as part of</w:t>
            </w:r>
            <w:r w:rsidR="005F7791" w:rsidRPr="005F7791">
              <w:rPr>
                <w:sz w:val="18"/>
                <w:szCs w:val="18"/>
              </w:rPr>
              <w:t xml:space="preserve"> </w:t>
            </w:r>
            <w:r w:rsidR="005F7791" w:rsidRPr="00404E46">
              <w:rPr>
                <w:rStyle w:val="AAReferencedChar"/>
                <w:sz w:val="18"/>
                <w:szCs w:val="18"/>
              </w:rPr>
              <w:fldChar w:fldCharType="begin"/>
            </w:r>
            <w:r w:rsidR="005F7791" w:rsidRPr="00404E46">
              <w:rPr>
                <w:rStyle w:val="AAReferencedChar"/>
                <w:sz w:val="18"/>
                <w:szCs w:val="18"/>
              </w:rPr>
              <w:instrText xml:space="preserve"> REF _Ref194399444 \h  \* MERGEFORMAT </w:instrText>
            </w:r>
            <w:r w:rsidR="005F7791" w:rsidRPr="00404E46">
              <w:rPr>
                <w:rStyle w:val="AAReferencedChar"/>
                <w:sz w:val="18"/>
                <w:szCs w:val="18"/>
              </w:rPr>
            </w:r>
            <w:r w:rsidR="005F7791" w:rsidRPr="00404E46">
              <w:rPr>
                <w:rStyle w:val="AAReferencedChar"/>
                <w:sz w:val="18"/>
                <w:szCs w:val="18"/>
              </w:rPr>
              <w:fldChar w:fldCharType="separate"/>
            </w:r>
            <w:r w:rsidR="00711812">
              <w:rPr>
                <w:rStyle w:val="AAReferencedChar"/>
                <w:b/>
                <w:bCs/>
                <w:sz w:val="18"/>
                <w:szCs w:val="18"/>
                <w:lang w:val="en-US"/>
              </w:rPr>
              <w:t>Error! Reference source not found.</w:t>
            </w:r>
            <w:r w:rsidR="005F7791" w:rsidRPr="00404E46">
              <w:rPr>
                <w:rStyle w:val="AAReferencedChar"/>
                <w:sz w:val="18"/>
                <w:szCs w:val="18"/>
              </w:rPr>
              <w:fldChar w:fldCharType="end"/>
            </w:r>
            <w:r w:rsidR="005F7791" w:rsidRPr="00404E46">
              <w:rPr>
                <w:sz w:val="18"/>
                <w:szCs w:val="18"/>
              </w:rPr>
              <w:t>.</w:t>
            </w:r>
            <w:r w:rsidRPr="00404E46">
              <w:rPr>
                <w:sz w:val="18"/>
                <w:szCs w:val="18"/>
              </w:rPr>
              <w:t>.</w:t>
            </w:r>
          </w:p>
        </w:tc>
      </w:tr>
      <w:tr w:rsidR="00006433" w:rsidRPr="00725372" w14:paraId="20D6EB03"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3C9C132" w14:textId="77777777" w:rsidR="00006433" w:rsidRPr="00725372" w:rsidRDefault="00006433" w:rsidP="00ED7BC3">
            <w:pPr>
              <w:jc w:val="left"/>
              <w:rPr>
                <w:sz w:val="18"/>
                <w:szCs w:val="18"/>
              </w:rPr>
            </w:pPr>
            <w:r w:rsidRPr="00725372">
              <w:rPr>
                <w:sz w:val="18"/>
                <w:szCs w:val="18"/>
              </w:rPr>
              <w:t>GSHRC-21</w:t>
            </w:r>
          </w:p>
        </w:tc>
        <w:tc>
          <w:tcPr>
            <w:tcW w:w="8100" w:type="dxa"/>
            <w:noWrap/>
            <w:hideMark/>
          </w:tcPr>
          <w:p w14:paraId="2E056A97" w14:textId="67D527B4" w:rsidR="00006433" w:rsidRPr="005F7791" w:rsidRDefault="00006433" w:rsidP="00235258">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Delivery of the </w:t>
            </w:r>
            <w:r w:rsidRPr="005F7791">
              <w:rPr>
                <w:b/>
                <w:sz w:val="18"/>
                <w:szCs w:val="18"/>
              </w:rPr>
              <w:t>foreground materials</w:t>
            </w:r>
            <w:r w:rsidRPr="005F7791">
              <w:rPr>
                <w:sz w:val="18"/>
                <w:szCs w:val="18"/>
              </w:rPr>
              <w:t xml:space="preserve"> shall be done </w:t>
            </w:r>
          </w:p>
        </w:tc>
      </w:tr>
      <w:tr w:rsidR="00006433" w:rsidRPr="00725372" w14:paraId="04274B4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02A8DB" w14:textId="77777777" w:rsidR="00006433" w:rsidRPr="00725372" w:rsidRDefault="00006433" w:rsidP="00ED7BC3">
            <w:pPr>
              <w:jc w:val="left"/>
              <w:rPr>
                <w:sz w:val="18"/>
                <w:szCs w:val="18"/>
              </w:rPr>
            </w:pPr>
            <w:r w:rsidRPr="00725372">
              <w:rPr>
                <w:sz w:val="18"/>
                <w:szCs w:val="18"/>
              </w:rPr>
              <w:t>GSHRC-22</w:t>
            </w:r>
          </w:p>
        </w:tc>
        <w:tc>
          <w:tcPr>
            <w:tcW w:w="8100" w:type="dxa"/>
            <w:noWrap/>
            <w:hideMark/>
          </w:tcPr>
          <w:p w14:paraId="3114C070"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Updates of foreground materials</w:t>
            </w:r>
            <w:r w:rsidRPr="005F7791">
              <w:rPr>
                <w:sz w:val="18"/>
                <w:szCs w:val="18"/>
              </w:rPr>
              <w:t xml:space="preserve"> are applicable up to the end of the </w:t>
            </w:r>
            <w:r w:rsidRPr="00235258">
              <w:rPr>
                <w:sz w:val="18"/>
                <w:szCs w:val="18"/>
              </w:rPr>
              <w:t>Warranty period.</w:t>
            </w:r>
          </w:p>
        </w:tc>
      </w:tr>
      <w:tr w:rsidR="00006433" w:rsidRPr="00725372" w14:paraId="3AC78174"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2808ECE" w14:textId="77777777" w:rsidR="00006433" w:rsidRPr="00725372" w:rsidRDefault="00006433" w:rsidP="00ED7BC3">
            <w:pPr>
              <w:jc w:val="left"/>
              <w:rPr>
                <w:sz w:val="18"/>
                <w:szCs w:val="18"/>
              </w:rPr>
            </w:pPr>
            <w:r w:rsidRPr="00725372">
              <w:rPr>
                <w:sz w:val="18"/>
                <w:szCs w:val="18"/>
              </w:rPr>
              <w:t>GSHRC-23</w:t>
            </w:r>
          </w:p>
        </w:tc>
        <w:tc>
          <w:tcPr>
            <w:tcW w:w="8100" w:type="dxa"/>
            <w:noWrap/>
            <w:hideMark/>
          </w:tcPr>
          <w:p w14:paraId="48F359C4" w14:textId="77777777" w:rsidR="00006433" w:rsidRPr="005F7791" w:rsidRDefault="00006433" w:rsidP="002B6EDD">
            <w:pPr>
              <w:tabs>
                <w:tab w:val="left" w:pos="899"/>
              </w:tabs>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Restrictions on use of specific open-source licenses for SW/HW Materials</w:t>
            </w:r>
          </w:p>
        </w:tc>
      </w:tr>
      <w:tr w:rsidR="00006433" w:rsidRPr="00725372" w14:paraId="5007F7C0"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BE2366" w14:textId="77777777" w:rsidR="00006433" w:rsidRPr="00725372" w:rsidRDefault="00006433" w:rsidP="00ED7BC3">
            <w:pPr>
              <w:jc w:val="left"/>
              <w:rPr>
                <w:sz w:val="18"/>
                <w:szCs w:val="18"/>
              </w:rPr>
            </w:pPr>
            <w:r w:rsidRPr="00725372">
              <w:rPr>
                <w:sz w:val="18"/>
                <w:szCs w:val="18"/>
              </w:rPr>
              <w:t>GSHRC-24</w:t>
            </w:r>
          </w:p>
        </w:tc>
        <w:tc>
          <w:tcPr>
            <w:tcW w:w="8100" w:type="dxa"/>
            <w:hideMark/>
          </w:tcPr>
          <w:p w14:paraId="2360B4E2"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Restrictions on open-source licenses for combined work</w:t>
            </w:r>
          </w:p>
        </w:tc>
      </w:tr>
      <w:tr w:rsidR="00006433" w:rsidRPr="00725372" w14:paraId="56D1BD5F" w14:textId="77777777" w:rsidTr="00ED7BC3">
        <w:trPr>
          <w:trHeight w:val="106"/>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CB85CB0" w14:textId="77777777" w:rsidR="00006433" w:rsidRPr="00725372" w:rsidRDefault="00006433" w:rsidP="00ED7BC3">
            <w:pPr>
              <w:jc w:val="left"/>
              <w:rPr>
                <w:sz w:val="18"/>
                <w:szCs w:val="18"/>
              </w:rPr>
            </w:pPr>
            <w:r w:rsidRPr="00725372">
              <w:rPr>
                <w:sz w:val="18"/>
                <w:szCs w:val="18"/>
              </w:rPr>
              <w:t>GSHRC-25</w:t>
            </w:r>
          </w:p>
        </w:tc>
        <w:tc>
          <w:tcPr>
            <w:tcW w:w="8100" w:type="dxa"/>
            <w:noWrap/>
            <w:hideMark/>
          </w:tcPr>
          <w:p w14:paraId="27C8A0E8"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Inventory must be provided with each Release Note</w:t>
            </w:r>
          </w:p>
        </w:tc>
      </w:tr>
      <w:tr w:rsidR="00006433" w:rsidRPr="00725372" w14:paraId="6B60082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75ABE3A" w14:textId="77777777" w:rsidR="00006433" w:rsidRPr="00725372" w:rsidRDefault="00006433" w:rsidP="00ED7BC3">
            <w:pPr>
              <w:jc w:val="left"/>
              <w:rPr>
                <w:sz w:val="18"/>
                <w:szCs w:val="18"/>
              </w:rPr>
            </w:pPr>
            <w:r w:rsidRPr="00725372">
              <w:rPr>
                <w:sz w:val="18"/>
                <w:szCs w:val="18"/>
              </w:rPr>
              <w:t>GSHRC-26</w:t>
            </w:r>
          </w:p>
        </w:tc>
        <w:tc>
          <w:tcPr>
            <w:tcW w:w="8100" w:type="dxa"/>
            <w:noWrap/>
            <w:hideMark/>
          </w:tcPr>
          <w:p w14:paraId="7F40934E"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Sublicense(s) for intended use</w:t>
            </w:r>
          </w:p>
        </w:tc>
      </w:tr>
      <w:tr w:rsidR="00006433" w:rsidRPr="00725372" w14:paraId="18A2FB62" w14:textId="77777777" w:rsidTr="00ED7BC3">
        <w:trPr>
          <w:trHeight w:val="14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E269577" w14:textId="77777777" w:rsidR="00006433" w:rsidRPr="00725372" w:rsidRDefault="00006433" w:rsidP="00ED7BC3">
            <w:pPr>
              <w:jc w:val="left"/>
              <w:rPr>
                <w:sz w:val="18"/>
                <w:szCs w:val="18"/>
              </w:rPr>
            </w:pPr>
            <w:r w:rsidRPr="00725372">
              <w:rPr>
                <w:sz w:val="18"/>
                <w:szCs w:val="18"/>
              </w:rPr>
              <w:t>GSHRC-27</w:t>
            </w:r>
          </w:p>
        </w:tc>
        <w:tc>
          <w:tcPr>
            <w:tcW w:w="8100" w:type="dxa"/>
            <w:noWrap/>
            <w:hideMark/>
          </w:tcPr>
          <w:p w14:paraId="0940DE76"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r w:rsidRPr="005F7791">
              <w:rPr>
                <w:b/>
                <w:sz w:val="18"/>
                <w:szCs w:val="18"/>
              </w:rPr>
              <w:t>warranty</w:t>
            </w:r>
          </w:p>
        </w:tc>
      </w:tr>
      <w:tr w:rsidR="00006433" w:rsidRPr="00725372" w14:paraId="75D6F23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F92A004" w14:textId="77777777" w:rsidR="00006433" w:rsidRPr="00725372" w:rsidRDefault="00006433" w:rsidP="00ED7BC3">
            <w:pPr>
              <w:jc w:val="left"/>
              <w:rPr>
                <w:sz w:val="18"/>
                <w:szCs w:val="18"/>
              </w:rPr>
            </w:pPr>
            <w:r w:rsidRPr="00725372">
              <w:rPr>
                <w:sz w:val="18"/>
                <w:szCs w:val="18"/>
              </w:rPr>
              <w:t>GSHRC-28</w:t>
            </w:r>
          </w:p>
        </w:tc>
        <w:tc>
          <w:tcPr>
            <w:tcW w:w="8100" w:type="dxa"/>
            <w:noWrap/>
            <w:hideMark/>
          </w:tcPr>
          <w:p w14:paraId="771182E1"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r w:rsidRPr="005F7791">
              <w:rPr>
                <w:b/>
                <w:sz w:val="18"/>
                <w:szCs w:val="18"/>
              </w:rPr>
              <w:t>Escrow</w:t>
            </w:r>
          </w:p>
        </w:tc>
      </w:tr>
      <w:tr w:rsidR="00006433" w:rsidRPr="00725372" w14:paraId="4181C7E1"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7FBC8" w14:textId="77777777" w:rsidR="00006433" w:rsidRPr="00725372" w:rsidRDefault="00006433" w:rsidP="00ED7BC3">
            <w:pPr>
              <w:jc w:val="left"/>
              <w:rPr>
                <w:sz w:val="18"/>
                <w:szCs w:val="18"/>
              </w:rPr>
            </w:pPr>
            <w:r w:rsidRPr="00725372">
              <w:rPr>
                <w:sz w:val="18"/>
                <w:szCs w:val="18"/>
              </w:rPr>
              <w:t>GSHRC-29</w:t>
            </w:r>
          </w:p>
        </w:tc>
        <w:tc>
          <w:tcPr>
            <w:tcW w:w="8100" w:type="dxa"/>
            <w:noWrap/>
            <w:hideMark/>
          </w:tcPr>
          <w:p w14:paraId="7D22F79A"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Updates of Escrow Materials must be promptly deposited if changes occur.</w:t>
            </w:r>
          </w:p>
        </w:tc>
      </w:tr>
      <w:tr w:rsidR="00006433" w:rsidRPr="00725372" w14:paraId="28806775"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ADDE32C" w14:textId="77777777" w:rsidR="00006433" w:rsidRPr="00725372" w:rsidRDefault="00006433" w:rsidP="00ED7BC3">
            <w:pPr>
              <w:jc w:val="left"/>
              <w:rPr>
                <w:sz w:val="18"/>
                <w:szCs w:val="18"/>
              </w:rPr>
            </w:pPr>
            <w:r w:rsidRPr="00725372">
              <w:rPr>
                <w:sz w:val="18"/>
                <w:szCs w:val="18"/>
              </w:rPr>
              <w:t>GSHRC-30</w:t>
            </w:r>
          </w:p>
        </w:tc>
        <w:tc>
          <w:tcPr>
            <w:tcW w:w="8100" w:type="dxa"/>
            <w:noWrap/>
            <w:hideMark/>
          </w:tcPr>
          <w:p w14:paraId="1D60E00F"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Upkeep of escrow is required, and fees are paid by SCK CEN.</w:t>
            </w:r>
          </w:p>
        </w:tc>
      </w:tr>
      <w:tr w:rsidR="00006433" w:rsidRPr="00725372" w14:paraId="5E7CD9C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10DBC55" w14:textId="77777777" w:rsidR="00006433" w:rsidRPr="00725372" w:rsidRDefault="00006433" w:rsidP="00ED7BC3">
            <w:pPr>
              <w:jc w:val="left"/>
              <w:rPr>
                <w:sz w:val="18"/>
                <w:szCs w:val="18"/>
              </w:rPr>
            </w:pPr>
            <w:r w:rsidRPr="00725372">
              <w:rPr>
                <w:sz w:val="18"/>
                <w:szCs w:val="18"/>
              </w:rPr>
              <w:t>GSHRC-31</w:t>
            </w:r>
          </w:p>
        </w:tc>
        <w:tc>
          <w:tcPr>
            <w:tcW w:w="8100" w:type="dxa"/>
            <w:noWrap/>
            <w:hideMark/>
          </w:tcPr>
          <w:p w14:paraId="66FEF7FF"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secure software development must be provided.</w:t>
            </w:r>
          </w:p>
        </w:tc>
      </w:tr>
      <w:tr w:rsidR="00006433" w:rsidRPr="00725372" w14:paraId="11125BB7"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6BBE04A" w14:textId="77777777" w:rsidR="00006433" w:rsidRPr="00725372" w:rsidRDefault="00006433" w:rsidP="00ED7BC3">
            <w:pPr>
              <w:jc w:val="left"/>
              <w:rPr>
                <w:sz w:val="18"/>
                <w:szCs w:val="18"/>
              </w:rPr>
            </w:pPr>
            <w:r w:rsidRPr="00725372">
              <w:rPr>
                <w:sz w:val="18"/>
                <w:szCs w:val="18"/>
              </w:rPr>
              <w:t>GSHRC-32</w:t>
            </w:r>
          </w:p>
        </w:tc>
        <w:tc>
          <w:tcPr>
            <w:tcW w:w="8100" w:type="dxa"/>
            <w:noWrap/>
            <w:hideMark/>
          </w:tcPr>
          <w:p w14:paraId="209862C8"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Delivery of secure software is required with no known exploitable vulnerabilities.</w:t>
            </w:r>
          </w:p>
        </w:tc>
      </w:tr>
      <w:tr w:rsidR="00006433" w:rsidRPr="00725372" w14:paraId="0E3364AA" w14:textId="77777777" w:rsidTr="00ED7BC3">
        <w:trPr>
          <w:trHeight w:val="29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85532C8" w14:textId="77777777" w:rsidR="00006433" w:rsidRPr="00725372" w:rsidRDefault="00006433" w:rsidP="00ED7BC3">
            <w:pPr>
              <w:jc w:val="left"/>
              <w:rPr>
                <w:sz w:val="18"/>
                <w:szCs w:val="18"/>
              </w:rPr>
            </w:pPr>
            <w:r w:rsidRPr="00725372">
              <w:rPr>
                <w:sz w:val="18"/>
                <w:szCs w:val="18"/>
              </w:rPr>
              <w:t>GSHRC-33</w:t>
            </w:r>
          </w:p>
        </w:tc>
        <w:tc>
          <w:tcPr>
            <w:tcW w:w="8100" w:type="dxa"/>
            <w:hideMark/>
          </w:tcPr>
          <w:p w14:paraId="4789D81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Default configuration must be secure.</w:t>
            </w:r>
          </w:p>
        </w:tc>
      </w:tr>
      <w:tr w:rsidR="00006433" w:rsidRPr="00725372" w14:paraId="2E99AE0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4A988B9" w14:textId="77777777" w:rsidR="00006433" w:rsidRPr="00725372" w:rsidRDefault="00006433" w:rsidP="00ED7BC3">
            <w:pPr>
              <w:jc w:val="left"/>
              <w:rPr>
                <w:sz w:val="18"/>
                <w:szCs w:val="18"/>
              </w:rPr>
            </w:pPr>
            <w:r w:rsidRPr="00725372">
              <w:rPr>
                <w:sz w:val="18"/>
                <w:szCs w:val="18"/>
              </w:rPr>
              <w:t>GSHRC-34</w:t>
            </w:r>
          </w:p>
        </w:tc>
        <w:tc>
          <w:tcPr>
            <w:tcW w:w="8100" w:type="dxa"/>
            <w:noWrap/>
            <w:hideMark/>
          </w:tcPr>
          <w:p w14:paraId="56EF1F89"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a default configuration must be provided.</w:t>
            </w:r>
          </w:p>
        </w:tc>
      </w:tr>
      <w:tr w:rsidR="00006433" w:rsidRPr="00725372" w14:paraId="63EACC32"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B6F60C" w14:textId="77777777" w:rsidR="00006433" w:rsidRPr="00725372" w:rsidRDefault="00006433" w:rsidP="00ED7BC3">
            <w:pPr>
              <w:jc w:val="left"/>
              <w:rPr>
                <w:sz w:val="18"/>
                <w:szCs w:val="18"/>
              </w:rPr>
            </w:pPr>
            <w:r w:rsidRPr="00725372">
              <w:rPr>
                <w:sz w:val="18"/>
                <w:szCs w:val="18"/>
              </w:rPr>
              <w:t>GSHRC-35</w:t>
            </w:r>
          </w:p>
        </w:tc>
        <w:tc>
          <w:tcPr>
            <w:tcW w:w="8100" w:type="dxa"/>
            <w:noWrap/>
            <w:hideMark/>
          </w:tcPr>
          <w:p w14:paraId="7E0A159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vulnerability management process must be provided.</w:t>
            </w:r>
          </w:p>
        </w:tc>
      </w:tr>
      <w:tr w:rsidR="00006433" w:rsidRPr="00725372" w14:paraId="546242B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1A876B3" w14:textId="77777777" w:rsidR="00006433" w:rsidRPr="00725372" w:rsidRDefault="00006433" w:rsidP="00ED7BC3">
            <w:pPr>
              <w:jc w:val="left"/>
              <w:rPr>
                <w:sz w:val="18"/>
                <w:szCs w:val="18"/>
              </w:rPr>
            </w:pPr>
            <w:r w:rsidRPr="00725372">
              <w:rPr>
                <w:sz w:val="18"/>
                <w:szCs w:val="18"/>
              </w:rPr>
              <w:t>GSHRC-36</w:t>
            </w:r>
          </w:p>
        </w:tc>
        <w:tc>
          <w:tcPr>
            <w:tcW w:w="8100" w:type="dxa"/>
            <w:noWrap/>
            <w:hideMark/>
          </w:tcPr>
          <w:p w14:paraId="76DE9760"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policy for Coordinated Vulnerability Disclosure must be provided.</w:t>
            </w:r>
          </w:p>
        </w:tc>
      </w:tr>
      <w:tr w:rsidR="00006433" w:rsidRPr="00725372" w14:paraId="11D5E875"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A68EFE" w14:textId="77777777" w:rsidR="00006433" w:rsidRPr="00725372" w:rsidRDefault="00006433" w:rsidP="00ED7BC3">
            <w:pPr>
              <w:jc w:val="left"/>
              <w:rPr>
                <w:sz w:val="18"/>
                <w:szCs w:val="18"/>
              </w:rPr>
            </w:pPr>
            <w:r w:rsidRPr="00725372">
              <w:rPr>
                <w:sz w:val="18"/>
                <w:szCs w:val="18"/>
              </w:rPr>
              <w:t>GSHRC-37</w:t>
            </w:r>
          </w:p>
        </w:tc>
        <w:tc>
          <w:tcPr>
            <w:tcW w:w="8100" w:type="dxa"/>
            <w:noWrap/>
            <w:hideMark/>
          </w:tcPr>
          <w:p w14:paraId="08C893AC"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w:t>
            </w:r>
            <w:r w:rsidRPr="005F7791">
              <w:rPr>
                <w:b/>
                <w:sz w:val="18"/>
                <w:szCs w:val="18"/>
              </w:rPr>
              <w:t>Known Vulnerabilities</w:t>
            </w:r>
            <w:r w:rsidRPr="005F7791">
              <w:rPr>
                <w:sz w:val="18"/>
                <w:szCs w:val="18"/>
              </w:rPr>
              <w:t xml:space="preserve"> must be listed in Release Notes.</w:t>
            </w:r>
          </w:p>
        </w:tc>
      </w:tr>
      <w:tr w:rsidR="00006433" w:rsidRPr="00725372" w14:paraId="03AC24AF"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643821B" w14:textId="77777777" w:rsidR="00006433" w:rsidRPr="00725372" w:rsidRDefault="00006433" w:rsidP="00ED7BC3">
            <w:pPr>
              <w:jc w:val="left"/>
              <w:rPr>
                <w:sz w:val="18"/>
                <w:szCs w:val="18"/>
              </w:rPr>
            </w:pPr>
            <w:r w:rsidRPr="00725372">
              <w:rPr>
                <w:sz w:val="18"/>
                <w:szCs w:val="18"/>
              </w:rPr>
              <w:t>GSHRC-38</w:t>
            </w:r>
          </w:p>
        </w:tc>
        <w:tc>
          <w:tcPr>
            <w:tcW w:w="8100" w:type="dxa"/>
            <w:noWrap/>
            <w:hideMark/>
          </w:tcPr>
          <w:p w14:paraId="76E32916"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Distribution of patches/updates to mitigate Vulnerabilities is required.</w:t>
            </w:r>
          </w:p>
        </w:tc>
      </w:tr>
      <w:tr w:rsidR="00006433" w:rsidRPr="00725372" w14:paraId="2C66EFDE"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08126E" w14:textId="77777777" w:rsidR="00006433" w:rsidRPr="00725372" w:rsidRDefault="00006433" w:rsidP="00ED7BC3">
            <w:pPr>
              <w:jc w:val="left"/>
              <w:rPr>
                <w:sz w:val="18"/>
                <w:szCs w:val="18"/>
              </w:rPr>
            </w:pPr>
            <w:r w:rsidRPr="00725372">
              <w:rPr>
                <w:sz w:val="18"/>
                <w:szCs w:val="18"/>
              </w:rPr>
              <w:t>GSHRC-39</w:t>
            </w:r>
          </w:p>
        </w:tc>
        <w:tc>
          <w:tcPr>
            <w:tcW w:w="8100" w:type="dxa"/>
            <w:noWrap/>
            <w:hideMark/>
          </w:tcPr>
          <w:p w14:paraId="16B80365"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software defects process must be provided.</w:t>
            </w:r>
          </w:p>
        </w:tc>
      </w:tr>
      <w:tr w:rsidR="00006433" w:rsidRPr="00725372" w14:paraId="12A5BCBE"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040CD7A4" w14:textId="77777777" w:rsidR="00006433" w:rsidRPr="00725372" w:rsidRDefault="00006433" w:rsidP="00ED7BC3">
            <w:pPr>
              <w:jc w:val="left"/>
              <w:rPr>
                <w:sz w:val="18"/>
                <w:szCs w:val="18"/>
              </w:rPr>
            </w:pPr>
            <w:r w:rsidRPr="00725372">
              <w:rPr>
                <w:sz w:val="18"/>
                <w:szCs w:val="18"/>
              </w:rPr>
              <w:t>GSHRC-40</w:t>
            </w:r>
          </w:p>
        </w:tc>
        <w:tc>
          <w:tcPr>
            <w:tcW w:w="8100" w:type="dxa"/>
            <w:noWrap/>
          </w:tcPr>
          <w:p w14:paraId="7BB966B2"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Known software defects must be listed in Release Notes.</w:t>
            </w:r>
          </w:p>
        </w:tc>
      </w:tr>
      <w:tr w:rsidR="00006433" w:rsidRPr="00725372" w14:paraId="6CD52727"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7B468515" w14:textId="77777777" w:rsidR="00006433" w:rsidRPr="00725372" w:rsidRDefault="00006433" w:rsidP="00ED7BC3">
            <w:pPr>
              <w:jc w:val="left"/>
              <w:rPr>
                <w:sz w:val="18"/>
                <w:szCs w:val="18"/>
              </w:rPr>
            </w:pPr>
            <w:r w:rsidRPr="00725372">
              <w:rPr>
                <w:sz w:val="18"/>
                <w:szCs w:val="18"/>
              </w:rPr>
              <w:t>GSHRC-41</w:t>
            </w:r>
          </w:p>
        </w:tc>
        <w:tc>
          <w:tcPr>
            <w:tcW w:w="8100" w:type="dxa"/>
            <w:noWrap/>
          </w:tcPr>
          <w:p w14:paraId="5B6C8272" w14:textId="77777777" w:rsidR="00006433" w:rsidRPr="005F7791" w:rsidRDefault="00006433" w:rsidP="002B6EDD">
            <w:pPr>
              <w:keepNext/>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Distribution of patches/updates to address software defects is required.</w:t>
            </w:r>
          </w:p>
        </w:tc>
      </w:tr>
    </w:tbl>
    <w:p w14:paraId="2C2B162D" w14:textId="77777777" w:rsidR="00006433" w:rsidRPr="00725372" w:rsidRDefault="00006433" w:rsidP="00006433"/>
    <w:p w14:paraId="368F0C93" w14:textId="6C175B17" w:rsidR="00006433" w:rsidRPr="00725372" w:rsidRDefault="00006433" w:rsidP="00006433">
      <w:pPr>
        <w:pStyle w:val="SysReq1"/>
        <w:rPr>
          <w:lang w:val="en-GB" w:eastAsia="fr-FR"/>
        </w:rPr>
      </w:pPr>
      <w:bookmarkStart w:id="3730" w:name="_Toc198519422"/>
      <w:r w:rsidRPr="00725372">
        <w:rPr>
          <w:rStyle w:val="AASemiBoldChar"/>
        </w:rPr>
        <w:t>Autonomous operation</w:t>
      </w:r>
      <w:r w:rsidRPr="00725372">
        <w:rPr>
          <w:lang w:val="en-GB" w:eastAsia="fr-FR"/>
        </w:rPr>
        <w:t xml:space="preserve">: When the MCS is unavailable or a communication loss occurs, the </w:t>
      </w:r>
      <w:r w:rsidR="00A156C9">
        <w:rPr>
          <w:lang w:val="en-GB" w:eastAsia="fr-FR"/>
        </w:rPr>
        <w:t>QPLANT:CS</w:t>
      </w:r>
      <w:r w:rsidRPr="00725372">
        <w:rPr>
          <w:lang w:val="en-GB" w:eastAsia="fr-FR"/>
        </w:rPr>
        <w:t xml:space="preserve"> shall continue to operate as long as the systems safety as well as personnel safety are guaranteed.</w:t>
      </w:r>
      <w:bookmarkEnd w:id="3730"/>
      <w:r w:rsidRPr="00725372">
        <w:rPr>
          <w:lang w:val="en-GB" w:eastAsia="fr-FR"/>
        </w:rPr>
        <w:t xml:space="preserve"> </w:t>
      </w:r>
    </w:p>
    <w:p w14:paraId="28E22AF6" w14:textId="4B6A2C49" w:rsidR="00006433" w:rsidRPr="00725372" w:rsidRDefault="00006433" w:rsidP="00006433">
      <w:pPr>
        <w:pStyle w:val="SysReq1"/>
        <w:rPr>
          <w:lang w:val="en-GB" w:eastAsia="fr-FR"/>
        </w:rPr>
      </w:pPr>
      <w:bookmarkStart w:id="3731" w:name="_Toc198519423"/>
      <w:r w:rsidRPr="00725372">
        <w:rPr>
          <w:rStyle w:val="AASemiBoldChar"/>
        </w:rPr>
        <w:lastRenderedPageBreak/>
        <w:t>Remote parameters access</w:t>
      </w:r>
      <w:r w:rsidRPr="00725372">
        <w:rPr>
          <w:lang w:val="en-GB" w:eastAsia="fr-FR"/>
        </w:rPr>
        <w:t xml:space="preserve">: </w:t>
      </w:r>
      <w:commentRangeStart w:id="3732"/>
      <w:r w:rsidRPr="00725372">
        <w:rPr>
          <w:lang w:val="en-GB" w:eastAsia="fr-FR"/>
        </w:rPr>
        <w:t xml:space="preserve">All the </w:t>
      </w:r>
      <w:r w:rsidR="00235258">
        <w:rPr>
          <w:lang w:val="en-GB" w:eastAsia="fr-FR"/>
        </w:rPr>
        <w:t>control</w:t>
      </w:r>
      <w:r w:rsidRPr="00725372">
        <w:rPr>
          <w:lang w:val="en-GB" w:eastAsia="fr-FR"/>
        </w:rPr>
        <w:t xml:space="preserve"> parameters</w:t>
      </w:r>
      <w:r w:rsidR="00235258">
        <w:rPr>
          <w:lang w:val="en-GB" w:eastAsia="fr-FR"/>
        </w:rPr>
        <w:t xml:space="preserve"> (like </w:t>
      </w:r>
      <w:r w:rsidR="00235258" w:rsidRPr="00235258">
        <w:rPr>
          <w:lang w:eastAsia="fr-FR"/>
        </w:rPr>
        <w:t>setpoints</w:t>
      </w:r>
      <w:r w:rsidR="00235258">
        <w:rPr>
          <w:lang w:val="en-GB" w:eastAsia="fr-FR"/>
        </w:rPr>
        <w:t xml:space="preserve"> and thresholds)</w:t>
      </w:r>
      <w:r w:rsidRPr="00725372">
        <w:rPr>
          <w:lang w:val="en-GB" w:eastAsia="fr-FR"/>
        </w:rPr>
        <w:t xml:space="preserve">, </w:t>
      </w:r>
      <w:commentRangeStart w:id="3733"/>
      <w:r w:rsidRPr="00725372">
        <w:rPr>
          <w:lang w:val="en-GB" w:eastAsia="fr-FR"/>
        </w:rPr>
        <w:t xml:space="preserve">where manufacturing calibration data is optional, </w:t>
      </w:r>
      <w:commentRangeEnd w:id="3733"/>
      <w:r w:rsidR="00AC614A">
        <w:rPr>
          <w:rStyle w:val="CommentReference"/>
          <w:lang w:val="en-GB"/>
        </w:rPr>
        <w:commentReference w:id="3733"/>
      </w:r>
      <w:r w:rsidRPr="00725372">
        <w:rPr>
          <w:lang w:val="en-GB" w:eastAsia="fr-FR"/>
        </w:rPr>
        <w:t>shall be available to the remote control interface</w:t>
      </w:r>
      <w:commentRangeEnd w:id="3732"/>
      <w:r w:rsidR="00663FDB">
        <w:rPr>
          <w:rStyle w:val="CommentReference"/>
          <w:lang w:val="en-GB"/>
        </w:rPr>
        <w:commentReference w:id="3732"/>
      </w:r>
      <w:r w:rsidR="00235258">
        <w:rPr>
          <w:lang w:val="en-GB" w:eastAsia="fr-FR"/>
        </w:rPr>
        <w:t xml:space="preserve"> with MCS</w:t>
      </w:r>
      <w:r w:rsidRPr="00725372">
        <w:rPr>
          <w:lang w:val="en-GB" w:eastAsia="fr-FR"/>
        </w:rPr>
        <w:t>.</w:t>
      </w:r>
      <w:bookmarkEnd w:id="3731"/>
      <w:r w:rsidR="00235258">
        <w:rPr>
          <w:lang w:val="en-GB" w:eastAsia="fr-FR"/>
        </w:rPr>
        <w:t xml:space="preserve"> </w:t>
      </w:r>
    </w:p>
    <w:p w14:paraId="0796E4C1" w14:textId="77777777" w:rsidR="00006433" w:rsidRPr="00725372" w:rsidRDefault="00006433" w:rsidP="00006433">
      <w:pPr>
        <w:pStyle w:val="SysReq1"/>
        <w:rPr>
          <w:lang w:val="en-GB" w:eastAsia="fr-FR"/>
        </w:rPr>
      </w:pPr>
      <w:bookmarkStart w:id="3734" w:name="_Toc198519424"/>
      <w:r w:rsidRPr="00725372">
        <w:rPr>
          <w:lang w:val="en-GB" w:eastAsia="fr-FR"/>
        </w:rPr>
        <w:t>Interlock thresholds shall not be writable through the remote control interface.</w:t>
      </w:r>
      <w:bookmarkEnd w:id="3734"/>
    </w:p>
    <w:p w14:paraId="42D27B3B" w14:textId="1C8ECF0B" w:rsidR="00006433" w:rsidRPr="00725372" w:rsidRDefault="00006433" w:rsidP="00006433">
      <w:pPr>
        <w:pStyle w:val="SysReq1"/>
        <w:rPr>
          <w:lang w:val="en-GB"/>
        </w:rPr>
      </w:pPr>
      <w:bookmarkStart w:id="3735" w:name="_Toc198519425"/>
      <w:r w:rsidRPr="00725372">
        <w:rPr>
          <w:lang w:val="en-GB"/>
        </w:rPr>
        <w:t xml:space="preserve">The </w:t>
      </w:r>
      <w:r w:rsidR="00A156C9">
        <w:rPr>
          <w:lang w:val="en-GB"/>
        </w:rPr>
        <w:t>QPLANT</w:t>
      </w:r>
      <w:r w:rsidRPr="00725372">
        <w:rPr>
          <w:lang w:val="en-GB"/>
        </w:rPr>
        <w:t xml:space="preserve"> Control System </w:t>
      </w:r>
      <w:commentRangeStart w:id="3736"/>
      <w:r w:rsidR="00536015">
        <w:rPr>
          <w:lang w:val="en-GB"/>
        </w:rPr>
        <w:t>should</w:t>
      </w:r>
      <w:commentRangeEnd w:id="3736"/>
      <w:r w:rsidR="00AC614A">
        <w:rPr>
          <w:rStyle w:val="CommentReference"/>
          <w:lang w:val="en-GB"/>
        </w:rPr>
        <w:commentReference w:id="3736"/>
      </w:r>
      <w:r w:rsidRPr="00725372">
        <w:rPr>
          <w:lang w:val="en-GB"/>
        </w:rPr>
        <w:t xml:space="preserve"> allow every actuator to be controlled </w:t>
      </w:r>
      <w:commentRangeStart w:id="3737"/>
      <w:r w:rsidRPr="00725372">
        <w:rPr>
          <w:lang w:val="en-GB"/>
        </w:rPr>
        <w:t>manually</w:t>
      </w:r>
      <w:commentRangeEnd w:id="3737"/>
      <w:r w:rsidR="00AC614A">
        <w:rPr>
          <w:rStyle w:val="CommentReference"/>
          <w:lang w:val="en-GB"/>
        </w:rPr>
        <w:commentReference w:id="3737"/>
      </w:r>
      <w:r w:rsidR="00235258">
        <w:rPr>
          <w:lang w:val="en-GB"/>
        </w:rPr>
        <w:t xml:space="preserve"> in the event of a malfunction</w:t>
      </w:r>
      <w:r w:rsidRPr="00725372">
        <w:rPr>
          <w:lang w:val="en-GB"/>
        </w:rPr>
        <w:t xml:space="preserve"> (</w:t>
      </w:r>
      <w:r w:rsidR="00235258">
        <w:rPr>
          <w:lang w:val="en-GB"/>
        </w:rPr>
        <w:t xml:space="preserve">for example a motor can have an </w:t>
      </w:r>
      <w:commentRangeStart w:id="3738"/>
      <w:commentRangeStart w:id="3739"/>
      <w:r w:rsidRPr="00725372">
        <w:rPr>
          <w:lang w:val="en-GB"/>
        </w:rPr>
        <w:t>a</w:t>
      </w:r>
      <w:r w:rsidR="00235258">
        <w:rPr>
          <w:lang w:val="en-GB"/>
        </w:rPr>
        <w:t xml:space="preserve">uto, manual and </w:t>
      </w:r>
      <w:r w:rsidRPr="00725372">
        <w:rPr>
          <w:lang w:val="en-GB"/>
        </w:rPr>
        <w:t>maintenance</w:t>
      </w:r>
      <w:commentRangeEnd w:id="3738"/>
      <w:r w:rsidR="00663FDB">
        <w:rPr>
          <w:rStyle w:val="CommentReference"/>
          <w:lang w:val="en-GB"/>
        </w:rPr>
        <w:commentReference w:id="3738"/>
      </w:r>
      <w:commentRangeEnd w:id="3739"/>
      <w:r w:rsidR="00536015">
        <w:rPr>
          <w:rStyle w:val="CommentReference"/>
          <w:lang w:val="en-GB"/>
        </w:rPr>
        <w:commentReference w:id="3739"/>
      </w:r>
      <w:r w:rsidR="00235258">
        <w:rPr>
          <w:lang w:val="en-GB"/>
        </w:rPr>
        <w:t xml:space="preserve"> mode to accommodate this behaviour</w:t>
      </w:r>
      <w:r w:rsidRPr="00725372">
        <w:rPr>
          <w:lang w:val="en-GB"/>
        </w:rPr>
        <w:t>).</w:t>
      </w:r>
      <w:bookmarkEnd w:id="3735"/>
    </w:p>
    <w:p w14:paraId="1FCE6C57" w14:textId="7AEB53EA" w:rsidR="00006433" w:rsidRPr="00725372" w:rsidRDefault="00006433" w:rsidP="00006433">
      <w:pPr>
        <w:pStyle w:val="SysReq1"/>
        <w:rPr>
          <w:lang w:val="en-GB"/>
        </w:rPr>
      </w:pPr>
      <w:bookmarkStart w:id="3740" w:name="_Toc198519426"/>
      <w:r w:rsidRPr="00725372">
        <w:rPr>
          <w:lang w:val="en-GB"/>
        </w:rPr>
        <w:t xml:space="preserve">The </w:t>
      </w:r>
      <w:r w:rsidR="00A156C9">
        <w:rPr>
          <w:lang w:val="en-GB"/>
        </w:rPr>
        <w:t>QPLANT</w:t>
      </w:r>
      <w:r w:rsidRPr="00725372">
        <w:rPr>
          <w:lang w:val="en-GB"/>
        </w:rPr>
        <w:t xml:space="preserve"> Control System </w:t>
      </w:r>
      <w:commentRangeStart w:id="3741"/>
      <w:r w:rsidR="00536015">
        <w:rPr>
          <w:lang w:val="en-GB"/>
        </w:rPr>
        <w:t>should</w:t>
      </w:r>
      <w:r w:rsidRPr="00725372">
        <w:rPr>
          <w:lang w:val="en-GB"/>
        </w:rPr>
        <w:t xml:space="preserve"> </w:t>
      </w:r>
      <w:commentRangeEnd w:id="3741"/>
      <w:r w:rsidR="00EE68BF">
        <w:rPr>
          <w:rStyle w:val="CommentReference"/>
          <w:lang w:val="en-GB"/>
        </w:rPr>
        <w:commentReference w:id="3741"/>
      </w:r>
      <w:r w:rsidRPr="00725372">
        <w:rPr>
          <w:lang w:val="en-GB"/>
        </w:rPr>
        <w:t xml:space="preserve">allow every sensor value to be set by the operator (mode maintenance) to be interpreted by the </w:t>
      </w:r>
      <w:r w:rsidR="00536015">
        <w:rPr>
          <w:lang w:val="en-GB"/>
        </w:rPr>
        <w:t>QPLANT:CS</w:t>
      </w:r>
      <w:r w:rsidRPr="00725372">
        <w:rPr>
          <w:lang w:val="en-GB"/>
        </w:rPr>
        <w:t xml:space="preserve"> as it is the real value coming from the sensor.</w:t>
      </w:r>
      <w:bookmarkEnd w:id="3740"/>
    </w:p>
    <w:p w14:paraId="1C0291C0" w14:textId="2DB83F80" w:rsidR="00006433" w:rsidRPr="00725372" w:rsidRDefault="00006433" w:rsidP="00006433">
      <w:pPr>
        <w:pStyle w:val="SysReq1"/>
        <w:rPr>
          <w:lang w:val="en-GB"/>
        </w:rPr>
      </w:pPr>
      <w:bookmarkStart w:id="3742" w:name="_Toc198519427"/>
      <w:r w:rsidRPr="00725372">
        <w:rPr>
          <w:lang w:val="en-GB"/>
        </w:rPr>
        <w:t xml:space="preserve">Records of all measured values, valve positions, operator actions, log book and alarms shall be accessible in </w:t>
      </w:r>
      <w:r w:rsidR="00A156C9">
        <w:rPr>
          <w:lang w:val="en-GB"/>
        </w:rPr>
        <w:t>QPLANT</w:t>
      </w:r>
      <w:r w:rsidRPr="00725372">
        <w:rPr>
          <w:lang w:val="en-GB"/>
        </w:rPr>
        <w:t xml:space="preserve"> </w:t>
      </w:r>
      <w:r w:rsidR="00663FDB">
        <w:rPr>
          <w:lang w:val="en-GB"/>
        </w:rPr>
        <w:t>C</w:t>
      </w:r>
      <w:r w:rsidR="00663FDB" w:rsidRPr="00725372">
        <w:rPr>
          <w:lang w:val="en-GB"/>
        </w:rPr>
        <w:t xml:space="preserve">ontrol </w:t>
      </w:r>
      <w:r w:rsidR="00663FDB">
        <w:rPr>
          <w:lang w:val="en-GB"/>
        </w:rPr>
        <w:t>S</w:t>
      </w:r>
      <w:r w:rsidR="00663FDB" w:rsidRPr="00725372">
        <w:rPr>
          <w:lang w:val="en-GB"/>
        </w:rPr>
        <w:t>ystem</w:t>
      </w:r>
      <w:r w:rsidRPr="00725372">
        <w:rPr>
          <w:lang w:val="en-GB"/>
        </w:rPr>
        <w:t>.</w:t>
      </w:r>
      <w:bookmarkEnd w:id="3742"/>
    </w:p>
    <w:p w14:paraId="211DB383" w14:textId="457F9204" w:rsidR="00006433" w:rsidRDefault="00006433" w:rsidP="003E5C09">
      <w:pPr>
        <w:pStyle w:val="Heading40"/>
      </w:pPr>
      <w:bookmarkStart w:id="3743" w:name="_Toc198518392"/>
      <w:r w:rsidRPr="00725372">
        <w:t xml:space="preserve">Software </w:t>
      </w:r>
      <w:r w:rsidRPr="006C49C6">
        <w:rPr>
          <w:lang w:val="en-US"/>
        </w:rPr>
        <w:t>development</w:t>
      </w:r>
      <w:bookmarkEnd w:id="3743"/>
    </w:p>
    <w:p w14:paraId="132B22AF" w14:textId="1090D5AA" w:rsidR="00577A2F" w:rsidRPr="00577A2F" w:rsidRDefault="00577A2F" w:rsidP="00D82D1A">
      <w:pPr>
        <w:pStyle w:val="SysReq1"/>
        <w:spacing w:after="160" w:line="259" w:lineRule="auto"/>
        <w:rPr>
          <w:rFonts w:eastAsia="Times New Roman"/>
          <w:color w:val="984A9C"/>
          <w:sz w:val="22"/>
        </w:rPr>
      </w:pPr>
      <w:bookmarkStart w:id="3744" w:name="_Ref194919794"/>
      <w:bookmarkStart w:id="3745" w:name="_Toc198519428"/>
      <w:commentRangeStart w:id="3746"/>
      <w:r>
        <w:rPr>
          <w:lang w:val="en-GB"/>
        </w:rPr>
        <w:t>As</w:t>
      </w:r>
      <w:commentRangeEnd w:id="3746"/>
      <w:r>
        <w:rPr>
          <w:rStyle w:val="CommentReference"/>
          <w:lang w:val="en-GB"/>
        </w:rPr>
        <w:commentReference w:id="3746"/>
      </w:r>
      <w:r>
        <w:rPr>
          <w:lang w:val="en-GB"/>
        </w:rPr>
        <w:t xml:space="preserve"> part of </w:t>
      </w:r>
      <w:r>
        <w:rPr>
          <w:lang w:val="en-GB"/>
        </w:rPr>
        <w:fldChar w:fldCharType="begin"/>
      </w:r>
      <w:r>
        <w:rPr>
          <w:lang w:val="en-GB"/>
        </w:rPr>
        <w:instrText xml:space="preserve"> REF _Ref194919858 \h </w:instrText>
      </w:r>
      <w:r>
        <w:rPr>
          <w:lang w:val="en-GB"/>
        </w:rPr>
      </w:r>
      <w:r>
        <w:rPr>
          <w:lang w:val="en-GB"/>
        </w:rPr>
        <w:fldChar w:fldCharType="separate"/>
      </w:r>
      <w:r w:rsidR="00711812">
        <w:rPr>
          <w:b/>
          <w:bCs/>
        </w:rPr>
        <w:t>Error! Reference source not found.</w:t>
      </w:r>
      <w:r>
        <w:rPr>
          <w:lang w:val="en-GB"/>
        </w:rPr>
        <w:fldChar w:fldCharType="end"/>
      </w:r>
      <w:r>
        <w:rPr>
          <w:lang w:val="en-GB"/>
        </w:rPr>
        <w:t>, the following controls related information shall be provided:</w:t>
      </w:r>
      <w:bookmarkEnd w:id="3745"/>
      <w:r>
        <w:rPr>
          <w:lang w:val="en-GB"/>
        </w:rPr>
        <w:t xml:space="preserve"> </w:t>
      </w:r>
    </w:p>
    <w:p w14:paraId="35839CC6" w14:textId="77777777" w:rsidR="00577A2F" w:rsidRPr="00577A2F" w:rsidRDefault="00E64863" w:rsidP="001C6DC5">
      <w:pPr>
        <w:pStyle w:val="SysReq1"/>
        <w:numPr>
          <w:ilvl w:val="0"/>
          <w:numId w:val="66"/>
        </w:numPr>
        <w:spacing w:after="160" w:line="259" w:lineRule="auto"/>
        <w:rPr>
          <w:rFonts w:eastAsia="Times New Roman"/>
          <w:color w:val="984A9C"/>
          <w:sz w:val="22"/>
        </w:rPr>
      </w:pPr>
      <w:bookmarkStart w:id="3747" w:name="_Toc198519429"/>
      <w:r>
        <w:rPr>
          <w:lang w:val="en-GB"/>
        </w:rPr>
        <w:t xml:space="preserve">The </w:t>
      </w:r>
      <w:r w:rsidRPr="00725372">
        <w:rPr>
          <w:lang w:val="en-GB"/>
        </w:rPr>
        <w:t>detailed</w:t>
      </w:r>
      <w:r>
        <w:rPr>
          <w:lang w:val="en-GB"/>
        </w:rPr>
        <w:t xml:space="preserve"> documentation of the </w:t>
      </w:r>
      <w:r w:rsidR="00D82D1A" w:rsidRPr="00725372">
        <w:rPr>
          <w:lang w:val="en-GB"/>
        </w:rPr>
        <w:t xml:space="preserve">software </w:t>
      </w:r>
      <w:r w:rsidR="00D82D1A">
        <w:rPr>
          <w:lang w:val="en-GB"/>
        </w:rPr>
        <w:t>architecture</w:t>
      </w:r>
      <w:r w:rsidR="00D82D1A" w:rsidRPr="00725372">
        <w:rPr>
          <w:lang w:val="en-GB"/>
        </w:rPr>
        <w:t>, covering all modules, functional blocks, and components, along with their inputs and o</w:t>
      </w:r>
      <w:r w:rsidR="00D82D1A">
        <w:rPr>
          <w:lang w:val="en-GB"/>
        </w:rPr>
        <w:t>utputs.</w:t>
      </w:r>
      <w:bookmarkEnd w:id="3747"/>
      <w:r w:rsidR="00D82D1A">
        <w:rPr>
          <w:lang w:val="en-GB"/>
        </w:rPr>
        <w:t xml:space="preserve"> </w:t>
      </w:r>
    </w:p>
    <w:p w14:paraId="4A118F6D" w14:textId="199AC9FB" w:rsidR="00D82D1A" w:rsidRPr="00D82D1A" w:rsidRDefault="00D82D1A" w:rsidP="001C6DC5">
      <w:pPr>
        <w:pStyle w:val="SysReq1"/>
        <w:numPr>
          <w:ilvl w:val="0"/>
          <w:numId w:val="66"/>
        </w:numPr>
        <w:spacing w:after="160" w:line="259" w:lineRule="auto"/>
        <w:rPr>
          <w:rFonts w:eastAsia="Times New Roman"/>
          <w:color w:val="984A9C"/>
          <w:sz w:val="22"/>
        </w:rPr>
      </w:pPr>
      <w:bookmarkStart w:id="3748" w:name="_Toc198519430"/>
      <w:r>
        <w:rPr>
          <w:lang w:val="en-GB"/>
        </w:rPr>
        <w:t>lists of alarms, protection functions</w:t>
      </w:r>
      <w:r w:rsidRPr="00725372">
        <w:rPr>
          <w:lang w:val="en-GB"/>
        </w:rPr>
        <w:t>, instruments, events, and parameters.</w:t>
      </w:r>
      <w:bookmarkEnd w:id="3744"/>
      <w:bookmarkEnd w:id="3748"/>
    </w:p>
    <w:p w14:paraId="319512D2" w14:textId="77777777" w:rsidR="00006433" w:rsidRPr="00725372" w:rsidRDefault="00006433" w:rsidP="00006433">
      <w:pPr>
        <w:pStyle w:val="SysReq1"/>
        <w:rPr>
          <w:lang w:val="en-GB"/>
        </w:rPr>
      </w:pPr>
      <w:bookmarkStart w:id="3749" w:name="_Toc198519431"/>
      <w:r w:rsidRPr="00725372">
        <w:rPr>
          <w:lang w:val="en-GB"/>
        </w:rPr>
        <w:t>PLCs shall be programmed in accordance with the IEC 61131-3 standard.</w:t>
      </w:r>
      <w:bookmarkEnd w:id="3749"/>
    </w:p>
    <w:p w14:paraId="3EFFC1AE" w14:textId="06E1BE54" w:rsidR="00006433" w:rsidRPr="00725372" w:rsidRDefault="00006433" w:rsidP="00006433">
      <w:pPr>
        <w:pStyle w:val="SysReq1"/>
        <w:rPr>
          <w:lang w:val="en-GB"/>
        </w:rPr>
      </w:pPr>
      <w:bookmarkStart w:id="3750" w:name="_Toc198519432"/>
      <w:r w:rsidRPr="00725372">
        <w:rPr>
          <w:lang w:val="en-GB"/>
        </w:rPr>
        <w:t xml:space="preserve">The use of </w:t>
      </w:r>
      <w:r w:rsidRPr="00725372">
        <w:rPr>
          <w:rFonts w:ascii="Segoe UI Semibold" w:hAnsi="Segoe UI Semibold" w:cs="Segoe UI Semibold"/>
          <w:bCs/>
          <w:lang w:val="en-GB"/>
        </w:rPr>
        <w:t>Instruction List</w:t>
      </w:r>
      <w:r w:rsidRPr="00725372">
        <w:rPr>
          <w:b/>
          <w:lang w:val="en-GB"/>
        </w:rPr>
        <w:t xml:space="preserve"> </w:t>
      </w:r>
      <w:r w:rsidRPr="00725372">
        <w:rPr>
          <w:rFonts w:ascii="Segoe UI Semibold" w:hAnsi="Segoe UI Semibold" w:cs="Segoe UI Semibold"/>
          <w:bCs/>
          <w:lang w:val="en-GB"/>
        </w:rPr>
        <w:t>(IL)</w:t>
      </w:r>
      <w:r w:rsidRPr="00725372">
        <w:rPr>
          <w:lang w:val="en-GB"/>
        </w:rPr>
        <w:t xml:space="preserve"> is </w:t>
      </w:r>
      <w:r w:rsidR="00577A2F">
        <w:rPr>
          <w:lang w:val="en-GB"/>
        </w:rPr>
        <w:t xml:space="preserve">highly </w:t>
      </w:r>
      <w:r w:rsidRPr="00725372">
        <w:rPr>
          <w:lang w:val="en-GB"/>
        </w:rPr>
        <w:t xml:space="preserve">discouraged. Higher-level languages like </w:t>
      </w:r>
      <w:r w:rsidRPr="00725372">
        <w:rPr>
          <w:rFonts w:ascii="Segoe UI Semibold" w:hAnsi="Segoe UI Semibold" w:cs="Segoe UI Semibold"/>
          <w:bCs/>
          <w:lang w:val="en-GB"/>
        </w:rPr>
        <w:t>Structured Text (ST)</w:t>
      </w:r>
      <w:r w:rsidRPr="00725372">
        <w:rPr>
          <w:lang w:val="en-GB"/>
        </w:rPr>
        <w:t xml:space="preserve"> are highly recommended for better clarity, maintainability, and portability of PLC programs. </w:t>
      </w:r>
      <w:r w:rsidR="007F284D" w:rsidRPr="00725372">
        <w:rPr>
          <w:lang w:val="en-GB"/>
        </w:rPr>
        <w:t>Therefore,</w:t>
      </w:r>
      <w:r w:rsidRPr="00725372">
        <w:rPr>
          <w:lang w:val="en-GB"/>
        </w:rPr>
        <w:t xml:space="preserve"> users and developers are strongly advised to avoid new implementations in IL and to migrate any existing IL-based code to ST or other recommended IEC 61131-3 languages whenever </w:t>
      </w:r>
      <w:commentRangeStart w:id="3751"/>
      <w:r w:rsidRPr="00725372">
        <w:rPr>
          <w:lang w:val="en-GB"/>
        </w:rPr>
        <w:t>possible</w:t>
      </w:r>
      <w:commentRangeEnd w:id="3751"/>
      <w:r w:rsidR="00BC0D14">
        <w:rPr>
          <w:rStyle w:val="CommentReference"/>
          <w:lang w:val="en-GB"/>
        </w:rPr>
        <w:commentReference w:id="3751"/>
      </w:r>
      <w:r w:rsidRPr="00725372">
        <w:rPr>
          <w:lang w:val="en-GB"/>
        </w:rPr>
        <w:t>.</w:t>
      </w:r>
      <w:bookmarkEnd w:id="3750"/>
    </w:p>
    <w:p w14:paraId="74B5FD4F" w14:textId="2AE9EE13" w:rsidR="00006433" w:rsidRPr="00725372" w:rsidRDefault="00006433" w:rsidP="00006433">
      <w:pPr>
        <w:pStyle w:val="SysReq1"/>
        <w:rPr>
          <w:lang w:val="en-GB"/>
        </w:rPr>
      </w:pPr>
      <w:bookmarkStart w:id="3752" w:name="_Toc198519433"/>
      <w:r w:rsidRPr="00725372">
        <w:rPr>
          <w:lang w:val="en-GB"/>
        </w:rPr>
        <w:t>When the Software Component includes human readable information (for example, but not limited to: HMI, logging, source code), it shall be in English.</w:t>
      </w:r>
      <w:bookmarkEnd w:id="3752"/>
    </w:p>
    <w:p w14:paraId="04C3BC62" w14:textId="605CBCBE" w:rsidR="00006433" w:rsidRPr="00725372" w:rsidRDefault="00006433" w:rsidP="00006433">
      <w:pPr>
        <w:pStyle w:val="SysReq1"/>
        <w:rPr>
          <w:lang w:val="en-GB"/>
        </w:rPr>
      </w:pPr>
      <w:r w:rsidRPr="00725372" w:rsidDel="002A10B1">
        <w:rPr>
          <w:rStyle w:val="ReqOKChar"/>
        </w:rPr>
        <w:t xml:space="preserve"> </w:t>
      </w:r>
      <w:bookmarkStart w:id="3753" w:name="_Toc198519434"/>
      <w:r w:rsidRPr="00725372">
        <w:rPr>
          <w:lang w:val="en-GB"/>
        </w:rPr>
        <w:t xml:space="preserve">The </w:t>
      </w:r>
      <w:r w:rsidR="00CB1438">
        <w:rPr>
          <w:lang w:val="en-GB"/>
        </w:rPr>
        <w:t>Contractor</w:t>
      </w:r>
      <w:r w:rsidRPr="00725372">
        <w:rPr>
          <w:lang w:val="en-GB"/>
        </w:rPr>
        <w:t xml:space="preserve"> shall develop a functional analysis (first version is part of the</w:t>
      </w:r>
      <w:r w:rsidR="00D9733F">
        <w:rPr>
          <w:lang w:val="en-GB"/>
        </w:rPr>
        <w:t xml:space="preserve"> </w:t>
      </w:r>
      <w:r w:rsidR="00D9733F">
        <w:rPr>
          <w:lang w:val="en-GB"/>
        </w:rPr>
        <w:fldChar w:fldCharType="begin"/>
      </w:r>
      <w:r w:rsidR="00D9733F">
        <w:rPr>
          <w:lang w:val="en-GB"/>
        </w:rPr>
        <w:instrText xml:space="preserve"> REF _Ref194401384 \h </w:instrText>
      </w:r>
      <w:r w:rsidR="00D9733F">
        <w:rPr>
          <w:lang w:val="en-GB"/>
        </w:rPr>
      </w:r>
      <w:r w:rsidR="00D9733F">
        <w:rPr>
          <w:lang w:val="en-GB"/>
        </w:rPr>
        <w:fldChar w:fldCharType="separate"/>
      </w:r>
      <w:r w:rsidR="00711812">
        <w:rPr>
          <w:b/>
          <w:bCs/>
        </w:rPr>
        <w:t>Error! Reference source not found.</w:t>
      </w:r>
      <w:r w:rsidR="00D9733F">
        <w:rPr>
          <w:lang w:val="en-GB"/>
        </w:rPr>
        <w:fldChar w:fldCharType="end"/>
      </w:r>
      <w:r w:rsidRPr="00725372">
        <w:rPr>
          <w:lang w:val="en-GB"/>
        </w:rPr>
        <w:t xml:space="preserve">) and a detailed description of all control scenarios </w:t>
      </w:r>
      <w:r w:rsidR="001F4761">
        <w:rPr>
          <w:lang w:val="en-GB"/>
        </w:rPr>
        <w:t>including</w:t>
      </w:r>
      <w:r w:rsidRPr="00725372">
        <w:rPr>
          <w:lang w:val="en-GB"/>
        </w:rPr>
        <w:t xml:space="preserve"> interfaces. The detailed description shall also include program sequence plan (functions and procedures used in the program).</w:t>
      </w:r>
      <w:bookmarkEnd w:id="3753"/>
    </w:p>
    <w:p w14:paraId="099F5363" w14:textId="1BE98511" w:rsidR="00006433" w:rsidRDefault="00F95B44" w:rsidP="00006433">
      <w:pPr>
        <w:pStyle w:val="SysReq1"/>
        <w:rPr>
          <w:lang w:val="en-GB"/>
        </w:rPr>
      </w:pPr>
      <w:bookmarkStart w:id="3754" w:name="_Toc198519435"/>
      <w:r>
        <w:rPr>
          <w:lang w:val="en-GB"/>
        </w:rPr>
        <w:t>F</w:t>
      </w:r>
      <w:r w:rsidR="00006433" w:rsidRPr="00725372">
        <w:rPr>
          <w:lang w:val="en-GB"/>
        </w:rPr>
        <w:t>or each software module, functional block, functional component or data block</w:t>
      </w:r>
      <w:r>
        <w:rPr>
          <w:lang w:val="en-GB"/>
        </w:rPr>
        <w:t>, the Contractor shall provide</w:t>
      </w:r>
      <w:r w:rsidR="00006433" w:rsidRPr="00725372">
        <w:rPr>
          <w:lang w:val="en-GB"/>
        </w:rPr>
        <w:t xml:space="preserve"> a description of the conditions </w:t>
      </w:r>
      <w:commentRangeStart w:id="3755"/>
      <w:r w:rsidR="00006433" w:rsidRPr="00725372">
        <w:rPr>
          <w:lang w:val="en-GB"/>
        </w:rPr>
        <w:t>to act on the output parameter.</w:t>
      </w:r>
      <w:commentRangeEnd w:id="3755"/>
      <w:r w:rsidR="007E192F">
        <w:rPr>
          <w:rStyle w:val="CommentReference"/>
          <w:lang w:val="en-GB"/>
        </w:rPr>
        <w:commentReference w:id="3755"/>
      </w:r>
      <w:bookmarkEnd w:id="3754"/>
    </w:p>
    <w:p w14:paraId="52A8A948" w14:textId="4CCD9008" w:rsidR="00E37FB3" w:rsidRPr="00E37FB3" w:rsidRDefault="00E37FB3" w:rsidP="00E9079D">
      <w:pPr>
        <w:pStyle w:val="SysReq1"/>
      </w:pPr>
      <w:bookmarkStart w:id="3756" w:name="_Toc198519436"/>
      <w:r w:rsidRPr="007E2BD3">
        <w:t>Versioning info through MCS interface</w:t>
      </w:r>
      <w:r w:rsidRPr="007E2BD3">
        <w:rPr>
          <w:lang w:val="en-GB"/>
        </w:rPr>
        <w:t xml:space="preserve">: </w:t>
      </w:r>
      <w:r w:rsidR="00E9079D" w:rsidRPr="00E9079D">
        <w:rPr>
          <w:lang w:val="en-GB"/>
        </w:rPr>
        <w:t xml:space="preserve">Each Software Component and Hardware Node </w:t>
      </w:r>
      <w:r w:rsidR="004B11C1">
        <w:rPr>
          <w:lang w:val="en-GB"/>
        </w:rPr>
        <w:t>shall</w:t>
      </w:r>
      <w:r w:rsidR="00E9079D" w:rsidRPr="00E9079D">
        <w:rPr>
          <w:lang w:val="en-GB"/>
        </w:rPr>
        <w:t xml:space="preserve"> include a unique version identifier that uniquely represents the build date and Git commit hash, automatically generated during the build process to ensure traceability; this identifier must be retrievable in a consistent and read-only manner through the MCS co</w:t>
      </w:r>
      <w:r w:rsidR="004B11C1">
        <w:rPr>
          <w:lang w:val="en-GB"/>
        </w:rPr>
        <w:t>ntrol and monitoring interface.</w:t>
      </w:r>
      <w:bookmarkEnd w:id="3756"/>
    </w:p>
    <w:p w14:paraId="599468BD" w14:textId="24417573" w:rsidR="00ED7BC3" w:rsidRDefault="00ED7BC3">
      <w:pPr>
        <w:spacing w:after="160" w:line="259" w:lineRule="auto"/>
        <w:jc w:val="left"/>
        <w:rPr>
          <w:rFonts w:eastAsia="Times New Roman"/>
          <w:color w:val="984A9C"/>
          <w:sz w:val="22"/>
        </w:rPr>
      </w:pPr>
    </w:p>
    <w:p w14:paraId="1768269E" w14:textId="76CD8738" w:rsidR="00006433" w:rsidRDefault="00E50F40" w:rsidP="003E5C09">
      <w:pPr>
        <w:pStyle w:val="Heading40"/>
      </w:pPr>
      <w:bookmarkStart w:id="3757" w:name="_Hlk192069750"/>
      <w:bookmarkStart w:id="3758" w:name="_Toc198518393"/>
      <w:r w:rsidRPr="00725372">
        <w:lastRenderedPageBreak/>
        <w:t>Software Change Management</w:t>
      </w:r>
      <w:bookmarkEnd w:id="3758"/>
    </w:p>
    <w:p w14:paraId="45C965F5" w14:textId="3E14E838" w:rsidR="000C1FE0" w:rsidRPr="00404E46" w:rsidRDefault="000C1FE0" w:rsidP="00404E46">
      <w:pPr>
        <w:rPr>
          <w:lang w:eastAsia="fr-FR"/>
        </w:rPr>
      </w:pPr>
      <w:r w:rsidRPr="00404E46">
        <w:rPr>
          <w:lang w:eastAsia="fr-FR"/>
        </w:rPr>
        <w:t xml:space="preserve">Prior to deployment in the production environment, software updates shall be rigorously tested in a staging environment. This minimizes risks of integration issues with MCS, MIT, MIS, or any interfacing systems and downtime of the </w:t>
      </w:r>
      <w:r w:rsidR="00A156C9">
        <w:rPr>
          <w:lang w:eastAsia="fr-FR"/>
        </w:rPr>
        <w:t>QPLANT</w:t>
      </w:r>
      <w:r w:rsidRPr="00404E46">
        <w:rPr>
          <w:lang w:eastAsia="fr-FR"/>
        </w:rPr>
        <w:t>.</w:t>
      </w:r>
    </w:p>
    <w:p w14:paraId="454EE159" w14:textId="77777777" w:rsidR="000C1FE0" w:rsidRPr="00C2314C" w:rsidRDefault="000C1FE0" w:rsidP="00404E46"/>
    <w:bookmarkEnd w:id="3757"/>
    <w:p w14:paraId="67D5657A" w14:textId="77777777" w:rsidR="00E50F40" w:rsidRPr="00725372" w:rsidRDefault="00E50F40" w:rsidP="00ED7BC3">
      <w:pPr>
        <w:keepNext/>
        <w:jc w:val="center"/>
      </w:pPr>
    </w:p>
    <w:p w14:paraId="3C0931D1" w14:textId="77777777" w:rsidR="00ED7BC3" w:rsidRDefault="00E50F40" w:rsidP="00ED7BC3">
      <w:pPr>
        <w:keepNext/>
        <w:jc w:val="center"/>
      </w:pPr>
      <w:r w:rsidRPr="00725372">
        <w:rPr>
          <w:noProof/>
          <w:sz w:val="22"/>
          <w:szCs w:val="24"/>
          <w:lang w:val="en-US"/>
        </w:rPr>
        <w:drawing>
          <wp:inline distT="0" distB="0" distL="0" distR="0" wp14:anchorId="6AA6276D" wp14:editId="7FB3D954">
            <wp:extent cx="3553460" cy="3104865"/>
            <wp:effectExtent l="0" t="0" r="8890" b="635"/>
            <wp:docPr id="1063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34">
                      <a:extLst>
                        <a:ext uri="{28A0092B-C50C-407E-A947-70E740481C1C}">
                          <a14:useLocalDpi xmlns:a14="http://schemas.microsoft.com/office/drawing/2010/main" val="0"/>
                        </a:ext>
                      </a:extLst>
                    </a:blip>
                    <a:srcRect b="13306"/>
                    <a:stretch/>
                  </pic:blipFill>
                  <pic:spPr bwMode="auto">
                    <a:xfrm>
                      <a:off x="0" y="0"/>
                      <a:ext cx="3553460" cy="3104865"/>
                    </a:xfrm>
                    <a:prstGeom prst="rect">
                      <a:avLst/>
                    </a:prstGeom>
                    <a:noFill/>
                    <a:ln>
                      <a:noFill/>
                    </a:ln>
                    <a:extLst>
                      <a:ext uri="{53640926-AAD7-44D8-BBD7-CCE9431645EC}">
                        <a14:shadowObscured xmlns:a14="http://schemas.microsoft.com/office/drawing/2010/main"/>
                      </a:ext>
                    </a:extLst>
                  </pic:spPr>
                </pic:pic>
              </a:graphicData>
            </a:graphic>
          </wp:inline>
        </w:drawing>
      </w:r>
    </w:p>
    <w:p w14:paraId="47DEC68A" w14:textId="76CE7F9D" w:rsidR="00E50F40" w:rsidRPr="00725372" w:rsidRDefault="00ED7BC3" w:rsidP="00ED7BC3">
      <w:pPr>
        <w:pStyle w:val="Caption"/>
      </w:pPr>
      <w:bookmarkStart w:id="3759" w:name="_Toc195865364"/>
      <w:r>
        <w:t xml:space="preserve">Figure </w:t>
      </w:r>
      <w:r w:rsidR="00B619DE">
        <w:fldChar w:fldCharType="begin"/>
      </w:r>
      <w:r w:rsidR="00B619DE">
        <w:instrText xml:space="preserve"> SEQ Figure \* ARABIC </w:instrText>
      </w:r>
      <w:r w:rsidR="00B619DE">
        <w:fldChar w:fldCharType="separate"/>
      </w:r>
      <w:r w:rsidR="00711812">
        <w:rPr>
          <w:noProof/>
        </w:rPr>
        <w:t>9</w:t>
      </w:r>
      <w:r w:rsidR="00B619DE">
        <w:fldChar w:fldCharType="end"/>
      </w:r>
      <w:r>
        <w:t xml:space="preserve"> </w:t>
      </w:r>
      <w:r w:rsidRPr="00ED7BC3">
        <w:t>Software Change Management</w:t>
      </w:r>
      <w:bookmarkEnd w:id="3759"/>
    </w:p>
    <w:p w14:paraId="69773DED" w14:textId="2B730880" w:rsidR="00E50F40" w:rsidRPr="00725372" w:rsidRDefault="00E50F40" w:rsidP="00E50F40">
      <w:pPr>
        <w:pStyle w:val="SysReq1"/>
        <w:rPr>
          <w:lang w:val="en-GB"/>
        </w:rPr>
      </w:pPr>
      <w:bookmarkStart w:id="3760" w:name="_Toc198519437"/>
      <w:r w:rsidRPr="00725372">
        <w:rPr>
          <w:rStyle w:val="AASemiBoldChar"/>
        </w:rPr>
        <w:t>Establishment of a Dedicated Test Environment:</w:t>
      </w:r>
      <w:r w:rsidRPr="00725372">
        <w:rPr>
          <w:lang w:val="en-GB"/>
        </w:rPr>
        <w:t xml:space="preserve"> The supplier </w:t>
      </w:r>
      <w:commentRangeStart w:id="3761"/>
      <w:r w:rsidR="000C1FE0">
        <w:rPr>
          <w:lang w:val="en-GB"/>
        </w:rPr>
        <w:t>should</w:t>
      </w:r>
      <w:commentRangeEnd w:id="3761"/>
      <w:r w:rsidR="007E192F">
        <w:rPr>
          <w:rStyle w:val="CommentReference"/>
          <w:lang w:val="en-GB"/>
        </w:rPr>
        <w:commentReference w:id="3761"/>
      </w:r>
      <w:r w:rsidR="000C1FE0">
        <w:rPr>
          <w:lang w:val="en-GB"/>
        </w:rPr>
        <w:t xml:space="preserve"> use</w:t>
      </w:r>
      <w:r w:rsidRPr="00725372">
        <w:rPr>
          <w:lang w:val="en-GB"/>
        </w:rPr>
        <w:t xml:space="preserve"> a dedicated test environment that replicates the production system's configuration, functionality, and critical interfaces</w:t>
      </w:r>
      <w:r w:rsidR="000C1FE0">
        <w:rPr>
          <w:lang w:val="en-GB"/>
        </w:rPr>
        <w:t xml:space="preserve"> for </w:t>
      </w:r>
      <w:r w:rsidR="00874987">
        <w:rPr>
          <w:lang w:val="en-GB"/>
        </w:rPr>
        <w:t>software changes</w:t>
      </w:r>
      <w:r w:rsidRPr="00725372">
        <w:rPr>
          <w:lang w:val="en-GB"/>
        </w:rPr>
        <w:t>. This environment may be virtual, physical or a combination.</w:t>
      </w:r>
      <w:bookmarkEnd w:id="3760"/>
    </w:p>
    <w:p w14:paraId="43CC6245" w14:textId="39C91619" w:rsidR="00E50F40" w:rsidRPr="00725372" w:rsidRDefault="00E50F40" w:rsidP="00E50F40">
      <w:pPr>
        <w:pStyle w:val="SysReq1"/>
        <w:rPr>
          <w:lang w:val="en-GB"/>
        </w:rPr>
      </w:pPr>
      <w:bookmarkStart w:id="3762" w:name="_Toc198519438"/>
      <w:r w:rsidRPr="00725372">
        <w:rPr>
          <w:rStyle w:val="AASemiBoldChar"/>
        </w:rPr>
        <w:t>Environment Fidelity:</w:t>
      </w:r>
      <w:r w:rsidRPr="00725372">
        <w:rPr>
          <w:lang w:val="en-GB"/>
        </w:rPr>
        <w:t xml:space="preserve"> The test environment </w:t>
      </w:r>
      <w:r w:rsidR="000C1FE0">
        <w:rPr>
          <w:lang w:val="en-GB"/>
        </w:rPr>
        <w:t>shall</w:t>
      </w:r>
      <w:r w:rsidR="000C1FE0" w:rsidRPr="00725372">
        <w:rPr>
          <w:lang w:val="en-GB"/>
        </w:rPr>
        <w:t xml:space="preserve"> </w:t>
      </w:r>
      <w:r w:rsidRPr="00725372">
        <w:rPr>
          <w:lang w:val="en-GB"/>
        </w:rPr>
        <w:t>mirror the production system to a level that allows reliable validation of all changes under simulated real-world conditions, including performance, response time and stress scenarios.</w:t>
      </w:r>
      <w:bookmarkEnd w:id="3762"/>
    </w:p>
    <w:p w14:paraId="252E9649" w14:textId="48325239" w:rsidR="00E50F40" w:rsidRPr="00725372" w:rsidRDefault="00E50F40" w:rsidP="00E50F40">
      <w:pPr>
        <w:pStyle w:val="SysReq1"/>
        <w:rPr>
          <w:lang w:val="en-GB"/>
        </w:rPr>
      </w:pPr>
      <w:bookmarkStart w:id="3763" w:name="_Toc198519439"/>
      <w:r w:rsidRPr="00725372">
        <w:rPr>
          <w:rStyle w:val="AASemiBoldChar"/>
        </w:rPr>
        <w:t>Comprehensive Testing:</w:t>
      </w:r>
      <w:r w:rsidRPr="00725372">
        <w:rPr>
          <w:lang w:val="en-GB"/>
        </w:rPr>
        <w:t xml:space="preserve"> All changes </w:t>
      </w:r>
      <w:r w:rsidR="000C1FE0">
        <w:rPr>
          <w:lang w:val="en-GB"/>
        </w:rPr>
        <w:t>shall</w:t>
      </w:r>
      <w:r w:rsidR="000C1FE0" w:rsidRPr="00725372">
        <w:rPr>
          <w:lang w:val="en-GB"/>
        </w:rPr>
        <w:t xml:space="preserve"> </w:t>
      </w:r>
      <w:r w:rsidRPr="00725372">
        <w:rPr>
          <w:lang w:val="en-GB"/>
        </w:rPr>
        <w:t xml:space="preserve">undergo rigorous functional, integration, and regression testing in the </w:t>
      </w:r>
      <w:r w:rsidR="00874987">
        <w:rPr>
          <w:lang w:val="en-GB"/>
        </w:rPr>
        <w:t>staging</w:t>
      </w:r>
      <w:r w:rsidR="00874987" w:rsidRPr="00725372">
        <w:rPr>
          <w:lang w:val="en-GB"/>
        </w:rPr>
        <w:t xml:space="preserve"> </w:t>
      </w:r>
      <w:r w:rsidRPr="00725372">
        <w:rPr>
          <w:lang w:val="en-GB"/>
        </w:rPr>
        <w:t>environment before deployment to the production system.</w:t>
      </w:r>
      <w:bookmarkEnd w:id="3763"/>
    </w:p>
    <w:p w14:paraId="09CB4796" w14:textId="73DE2F9B" w:rsidR="00E50F40" w:rsidRPr="00725372" w:rsidRDefault="00E50F40" w:rsidP="00E50F40">
      <w:pPr>
        <w:pStyle w:val="SysReq1"/>
        <w:rPr>
          <w:lang w:val="en-GB"/>
        </w:rPr>
      </w:pPr>
      <w:bookmarkStart w:id="3764" w:name="_Toc198519440"/>
      <w:r w:rsidRPr="00725372">
        <w:rPr>
          <w:rStyle w:val="AASemiBoldChar"/>
        </w:rPr>
        <w:t>Approval Before Deployment</w:t>
      </w:r>
      <w:r w:rsidRPr="00725372">
        <w:rPr>
          <w:lang w:val="en-GB"/>
        </w:rPr>
        <w:t xml:space="preserve">: No changes </w:t>
      </w:r>
      <w:r w:rsidR="00874987">
        <w:rPr>
          <w:lang w:val="en-GB"/>
        </w:rPr>
        <w:t>shall</w:t>
      </w:r>
      <w:r w:rsidR="00874987" w:rsidRPr="00725372">
        <w:rPr>
          <w:lang w:val="en-GB"/>
        </w:rPr>
        <w:t xml:space="preserve"> </w:t>
      </w:r>
      <w:r w:rsidRPr="00725372">
        <w:rPr>
          <w:lang w:val="en-GB"/>
        </w:rPr>
        <w:t>be implemented on the production system without prior approval based on documented test results and validation in the test environment.</w:t>
      </w:r>
      <w:bookmarkEnd w:id="3764"/>
    </w:p>
    <w:p w14:paraId="62A95F04" w14:textId="124EDC02" w:rsidR="00E50F40" w:rsidRPr="00725372" w:rsidRDefault="00E50F40" w:rsidP="00E50F40">
      <w:pPr>
        <w:pStyle w:val="SysReq1"/>
        <w:rPr>
          <w:lang w:val="en-GB"/>
        </w:rPr>
      </w:pPr>
      <w:bookmarkStart w:id="3765" w:name="_Toc198519441"/>
      <w:r w:rsidRPr="00725372">
        <w:rPr>
          <w:rStyle w:val="AASemiBoldChar"/>
        </w:rPr>
        <w:t>Rollback Plan:</w:t>
      </w:r>
      <w:r w:rsidRPr="00725372">
        <w:rPr>
          <w:lang w:val="en-GB"/>
        </w:rPr>
        <w:t xml:space="preserve"> The supplier </w:t>
      </w:r>
      <w:r w:rsidR="00874987">
        <w:rPr>
          <w:lang w:val="en-GB"/>
        </w:rPr>
        <w:t>shall</w:t>
      </w:r>
      <w:r w:rsidR="00874987" w:rsidRPr="00725372">
        <w:rPr>
          <w:lang w:val="en-GB"/>
        </w:rPr>
        <w:t xml:space="preserve"> </w:t>
      </w:r>
      <w:r w:rsidRPr="00725372">
        <w:rPr>
          <w:lang w:val="en-GB"/>
        </w:rPr>
        <w:t>provide a pre-tested rollback plan to ensure the system can be restored promptly to its previous state in case of issues.</w:t>
      </w:r>
      <w:bookmarkEnd w:id="3765"/>
    </w:p>
    <w:p w14:paraId="11281B10" w14:textId="5CABF366" w:rsidR="00E50F40" w:rsidRPr="00725372" w:rsidRDefault="00E50F40" w:rsidP="00E50F40">
      <w:pPr>
        <w:pStyle w:val="SysReq1"/>
        <w:rPr>
          <w:lang w:val="en-GB"/>
        </w:rPr>
      </w:pPr>
      <w:bookmarkStart w:id="3766" w:name="_Toc198519442"/>
      <w:r w:rsidRPr="00725372">
        <w:rPr>
          <w:rStyle w:val="AASemiBoldChar"/>
        </w:rPr>
        <w:t>Version Control and Audit Trail</w:t>
      </w:r>
      <w:r w:rsidRPr="00725372">
        <w:rPr>
          <w:lang w:val="en-GB"/>
        </w:rPr>
        <w:t xml:space="preserve">: All changes </w:t>
      </w:r>
      <w:r w:rsidR="00874987">
        <w:rPr>
          <w:lang w:val="en-GB"/>
        </w:rPr>
        <w:t>shall</w:t>
      </w:r>
      <w:r w:rsidR="00874987" w:rsidRPr="00725372">
        <w:rPr>
          <w:lang w:val="en-GB"/>
        </w:rPr>
        <w:t xml:space="preserve"> </w:t>
      </w:r>
      <w:r w:rsidRPr="00725372">
        <w:rPr>
          <w:lang w:val="en-GB"/>
        </w:rPr>
        <w:t>be tracked in a version control system with an audit trail, providing clear documentation of modifications and approvals.</w:t>
      </w:r>
      <w:bookmarkEnd w:id="3766"/>
    </w:p>
    <w:p w14:paraId="2F60D14E" w14:textId="340A94F8" w:rsidR="00E50F40" w:rsidRPr="00725372" w:rsidRDefault="00E50F40" w:rsidP="00E50F40">
      <w:pPr>
        <w:pStyle w:val="SysReq1"/>
        <w:rPr>
          <w:lang w:val="en-GB"/>
        </w:rPr>
      </w:pPr>
      <w:bookmarkStart w:id="3767" w:name="_Toc198519443"/>
      <w:r w:rsidRPr="00725372">
        <w:rPr>
          <w:rStyle w:val="AASemiBoldChar"/>
        </w:rPr>
        <w:lastRenderedPageBreak/>
        <w:t>Minimizing Downtime</w:t>
      </w:r>
      <w:r w:rsidRPr="00725372">
        <w:rPr>
          <w:lang w:val="en-GB"/>
        </w:rPr>
        <w:t xml:space="preserve">: Changes </w:t>
      </w:r>
      <w:r w:rsidR="00874987">
        <w:rPr>
          <w:lang w:val="en-GB"/>
        </w:rPr>
        <w:t>shall</w:t>
      </w:r>
      <w:r w:rsidR="00874987" w:rsidRPr="00725372">
        <w:rPr>
          <w:lang w:val="en-GB"/>
        </w:rPr>
        <w:t xml:space="preserve"> </w:t>
      </w:r>
      <w:r w:rsidRPr="00725372">
        <w:rPr>
          <w:lang w:val="en-GB"/>
        </w:rPr>
        <w:t>be designed and tested to ensure minimal impact on system availability during deployment, including options for hot-swapping or scheduled maintenance windows.</w:t>
      </w:r>
      <w:bookmarkEnd w:id="3767"/>
    </w:p>
    <w:p w14:paraId="6E8CE103" w14:textId="1F5BBBF4" w:rsidR="00E50F40" w:rsidRPr="00725372" w:rsidRDefault="00E50F40" w:rsidP="00E50F40">
      <w:pPr>
        <w:pStyle w:val="SysReq1"/>
        <w:rPr>
          <w:lang w:val="en-GB"/>
        </w:rPr>
      </w:pPr>
      <w:bookmarkStart w:id="3768" w:name="_Toc198519444"/>
      <w:r w:rsidRPr="00725372">
        <w:rPr>
          <w:rStyle w:val="AASemiBoldChar"/>
        </w:rPr>
        <w:t>Disruption-Free Testing</w:t>
      </w:r>
      <w:r w:rsidRPr="00725372">
        <w:rPr>
          <w:lang w:val="en-GB"/>
        </w:rPr>
        <w:t xml:space="preserve">: The supplier </w:t>
      </w:r>
      <w:r w:rsidR="00874987">
        <w:rPr>
          <w:lang w:val="en-GB"/>
        </w:rPr>
        <w:t>shall</w:t>
      </w:r>
      <w:r w:rsidR="00874987" w:rsidRPr="00725372">
        <w:rPr>
          <w:lang w:val="en-GB"/>
        </w:rPr>
        <w:t xml:space="preserve"> </w:t>
      </w:r>
      <w:r w:rsidRPr="00725372">
        <w:rPr>
          <w:lang w:val="en-GB"/>
        </w:rPr>
        <w:t xml:space="preserve">guarantee that all testing activities in the </w:t>
      </w:r>
      <w:r w:rsidR="00874987">
        <w:rPr>
          <w:lang w:val="en-GB"/>
        </w:rPr>
        <w:t>staging</w:t>
      </w:r>
      <w:r w:rsidR="00874987" w:rsidRPr="00725372">
        <w:rPr>
          <w:lang w:val="en-GB"/>
        </w:rPr>
        <w:t xml:space="preserve"> </w:t>
      </w:r>
      <w:r w:rsidRPr="00725372">
        <w:rPr>
          <w:lang w:val="en-GB"/>
        </w:rPr>
        <w:t>environment remain completely isolated from production operations to prevent any unintended disruptions.</w:t>
      </w:r>
      <w:bookmarkEnd w:id="3768"/>
    </w:p>
    <w:p w14:paraId="66457EFF" w14:textId="63748C0A" w:rsidR="00E50F40" w:rsidRPr="00725372" w:rsidRDefault="00E50F40" w:rsidP="00E50F40">
      <w:pPr>
        <w:pStyle w:val="SysReq1"/>
        <w:rPr>
          <w:lang w:val="en-GB"/>
        </w:rPr>
      </w:pPr>
      <w:bookmarkStart w:id="3769" w:name="_Toc198519445"/>
      <w:r w:rsidRPr="00725372">
        <w:rPr>
          <w:rStyle w:val="AASemiBoldChar"/>
        </w:rPr>
        <w:t>Regulatory Adherence</w:t>
      </w:r>
      <w:r w:rsidRPr="00725372">
        <w:rPr>
          <w:lang w:val="en-GB"/>
        </w:rPr>
        <w:t xml:space="preserve">: All regulatory requirements applicable to the delivery of the plant </w:t>
      </w:r>
      <w:r w:rsidR="00874987">
        <w:rPr>
          <w:lang w:val="en-GB"/>
        </w:rPr>
        <w:t>shall</w:t>
      </w:r>
      <w:r w:rsidR="00874987" w:rsidRPr="00725372">
        <w:rPr>
          <w:lang w:val="en-GB"/>
        </w:rPr>
        <w:t xml:space="preserve"> </w:t>
      </w:r>
      <w:r w:rsidRPr="00725372">
        <w:rPr>
          <w:lang w:val="en-GB"/>
        </w:rPr>
        <w:t>also be adhered to for any changes made after delivery, ensuring compliance with safety, environmental, and industry standards.</w:t>
      </w:r>
      <w:bookmarkEnd w:id="3769"/>
    </w:p>
    <w:p w14:paraId="15915910" w14:textId="6A7C0885" w:rsidR="00E50F40" w:rsidRPr="00725372" w:rsidRDefault="00E50F40" w:rsidP="00E50F40">
      <w:pPr>
        <w:pStyle w:val="SysReq1"/>
        <w:rPr>
          <w:lang w:val="en-GB"/>
        </w:rPr>
      </w:pPr>
      <w:bookmarkStart w:id="3770" w:name="_Toc198519446"/>
      <w:r w:rsidRPr="00725372">
        <w:rPr>
          <w:rStyle w:val="AASemiBoldChar"/>
        </w:rPr>
        <w:t>Audit and Monitoring</w:t>
      </w:r>
      <w:r w:rsidRPr="00725372">
        <w:rPr>
          <w:lang w:val="en-GB"/>
        </w:rPr>
        <w:t xml:space="preserve">: The contracting authority reserves the right to audit the testing process, </w:t>
      </w:r>
      <w:r w:rsidR="00834483">
        <w:rPr>
          <w:lang w:val="en-GB"/>
        </w:rPr>
        <w:t xml:space="preserve">staging </w:t>
      </w:r>
      <w:r w:rsidRPr="00725372">
        <w:rPr>
          <w:lang w:val="en-GB"/>
        </w:rPr>
        <w:t>environment, and changes at any time to ensure adherence to requirements.</w:t>
      </w:r>
      <w:bookmarkEnd w:id="3770"/>
    </w:p>
    <w:p w14:paraId="355F4039" w14:textId="6F3D3A9F" w:rsidR="00E50F40" w:rsidRDefault="00E50F40" w:rsidP="00E50F40">
      <w:pPr>
        <w:pStyle w:val="SysReq1"/>
        <w:rPr>
          <w:lang w:val="en-GB"/>
        </w:rPr>
      </w:pPr>
      <w:bookmarkStart w:id="3771" w:name="_Toc198519447"/>
      <w:r w:rsidRPr="00725372">
        <w:rPr>
          <w:rStyle w:val="AASemiBoldChar"/>
        </w:rPr>
        <w:t>Continuous Improvement</w:t>
      </w:r>
      <w:r w:rsidRPr="00725372">
        <w:rPr>
          <w:lang w:val="en-GB"/>
        </w:rPr>
        <w:t xml:space="preserve">: The supplier </w:t>
      </w:r>
      <w:r w:rsidR="00834483">
        <w:rPr>
          <w:lang w:val="en-GB"/>
        </w:rPr>
        <w:t>shall</w:t>
      </w:r>
      <w:r w:rsidR="00834483" w:rsidRPr="00725372">
        <w:rPr>
          <w:lang w:val="en-GB"/>
        </w:rPr>
        <w:t xml:space="preserve"> </w:t>
      </w:r>
      <w:r w:rsidRPr="00725372">
        <w:rPr>
          <w:lang w:val="en-GB"/>
        </w:rPr>
        <w:t>collaborate with stakeholders to evaluate and improve the testing and change management process based on operational feedback and lessons learned.</w:t>
      </w:r>
      <w:bookmarkEnd w:id="3771"/>
    </w:p>
    <w:p w14:paraId="28026DCC" w14:textId="2E432586" w:rsidR="00AF7261" w:rsidRPr="00404E46" w:rsidRDefault="00AF7261">
      <w:pPr>
        <w:pStyle w:val="SysReq1"/>
        <w:rPr>
          <w:lang w:eastAsia="fr-FR"/>
        </w:rPr>
      </w:pPr>
      <w:bookmarkStart w:id="3772" w:name="_Toc198519448"/>
      <w:r w:rsidRPr="00404E46">
        <w:rPr>
          <w:lang w:eastAsia="fr-FR"/>
        </w:rPr>
        <w:t>T</w:t>
      </w:r>
      <w:r w:rsidRPr="00725372">
        <w:rPr>
          <w:lang w:eastAsia="fr-FR"/>
        </w:rPr>
        <w:t xml:space="preserve">he Change management should be in place after </w:t>
      </w:r>
      <w:r>
        <w:rPr>
          <w:lang w:eastAsia="fr-FR"/>
        </w:rPr>
        <w:fldChar w:fldCharType="begin"/>
      </w:r>
      <w:r>
        <w:rPr>
          <w:lang w:eastAsia="fr-FR"/>
        </w:rPr>
        <w:instrText xml:space="preserve"> REF _Ref195080116 \h </w:instrText>
      </w:r>
      <w:r>
        <w:rPr>
          <w:lang w:eastAsia="fr-FR"/>
        </w:rPr>
      </w:r>
      <w:r>
        <w:rPr>
          <w:lang w:eastAsia="fr-FR"/>
        </w:rPr>
        <w:fldChar w:fldCharType="separate"/>
      </w:r>
      <w:r w:rsidR="00711812">
        <w:t>Factory Acceptance Test</w:t>
      </w:r>
      <w:r>
        <w:rPr>
          <w:lang w:eastAsia="fr-FR"/>
        </w:rPr>
        <w:fldChar w:fldCharType="end"/>
      </w:r>
      <w:r>
        <w:rPr>
          <w:lang w:eastAsia="fr-FR"/>
        </w:rPr>
        <w:t xml:space="preserve"> </w:t>
      </w:r>
      <w:commentRangeStart w:id="3773"/>
      <w:commentRangeEnd w:id="3773"/>
      <w:r>
        <w:rPr>
          <w:rStyle w:val="CommentReference"/>
        </w:rPr>
        <w:commentReference w:id="3773"/>
      </w:r>
      <w:commentRangeStart w:id="3774"/>
      <w:commentRangeEnd w:id="3774"/>
      <w:r>
        <w:rPr>
          <w:rStyle w:val="CommentReference"/>
          <w:lang w:val="en-GB"/>
        </w:rPr>
        <w:commentReference w:id="3774"/>
      </w:r>
      <w:r w:rsidRPr="00725372">
        <w:rPr>
          <w:lang w:eastAsia="fr-FR"/>
        </w:rPr>
        <w:t>and used for changes needed to integrate the consumers.</w:t>
      </w:r>
      <w:bookmarkEnd w:id="3772"/>
    </w:p>
    <w:p w14:paraId="4F1FC0BC" w14:textId="42755F7B" w:rsidR="00E50F40" w:rsidRPr="00725372" w:rsidRDefault="00E50F40" w:rsidP="00E50F40">
      <w:pPr>
        <w:pStyle w:val="Heading40"/>
        <w:rPr>
          <w:lang w:val="en-GB"/>
        </w:rPr>
      </w:pPr>
      <w:bookmarkStart w:id="3775" w:name="_Toc198518394"/>
      <w:r w:rsidRPr="00725372">
        <w:rPr>
          <w:lang w:val="en-GB"/>
        </w:rPr>
        <w:t>Human Machine Interface (HMI)</w:t>
      </w:r>
      <w:bookmarkEnd w:id="3775"/>
    </w:p>
    <w:p w14:paraId="32F4454B" w14:textId="0D0CE503" w:rsidR="00E50F40" w:rsidRPr="00725372" w:rsidRDefault="00E50F40" w:rsidP="00E50F40">
      <w:pPr>
        <w:pStyle w:val="SysReq1"/>
        <w:rPr>
          <w:lang w:val="en-GB"/>
        </w:rPr>
      </w:pPr>
      <w:bookmarkStart w:id="3776" w:name="_Toc198519449"/>
      <w:r w:rsidRPr="00725372">
        <w:rPr>
          <w:rStyle w:val="AASemiBoldChar"/>
        </w:rPr>
        <w:t>Local Operator Station</w:t>
      </w:r>
      <w:r w:rsidRPr="00725372">
        <w:rPr>
          <w:lang w:val="en-GB"/>
        </w:rPr>
        <w:t xml:space="preserve">: The </w:t>
      </w:r>
      <w:r w:rsidR="00CB1438">
        <w:rPr>
          <w:lang w:val="en-GB"/>
        </w:rPr>
        <w:t>Contractor</w:t>
      </w:r>
      <w:r w:rsidRPr="00725372">
        <w:rPr>
          <w:lang w:val="en-GB"/>
        </w:rPr>
        <w:t xml:space="preserve"> shall </w:t>
      </w:r>
      <w:r w:rsidR="00903E41">
        <w:rPr>
          <w:lang w:val="en-GB"/>
        </w:rPr>
        <w:t>deliver local operator stations</w:t>
      </w:r>
      <w:r w:rsidRPr="00725372">
        <w:rPr>
          <w:lang w:val="en-GB"/>
        </w:rPr>
        <w:t xml:space="preserve"> to provide local data collection and reporting for the </w:t>
      </w:r>
      <w:r w:rsidR="00A156C9">
        <w:rPr>
          <w:lang w:val="en-GB"/>
        </w:rPr>
        <w:t>QPLANT</w:t>
      </w:r>
      <w:r w:rsidRPr="00725372">
        <w:rPr>
          <w:lang w:val="en-GB"/>
        </w:rPr>
        <w:t xml:space="preserve"> system to support maintenance activities. As a minimum one is expected in the </w:t>
      </w:r>
      <w:r w:rsidR="00511E30">
        <w:rPr>
          <w:lang w:val="en-GB"/>
        </w:rPr>
        <w:t>Compressor Room</w:t>
      </w:r>
      <w:r w:rsidRPr="00725372">
        <w:rPr>
          <w:lang w:val="en-GB"/>
        </w:rPr>
        <w:t xml:space="preserve"> and one in </w:t>
      </w:r>
      <w:r w:rsidR="00511E30">
        <w:rPr>
          <w:lang w:val="en-GB"/>
        </w:rPr>
        <w:t>the C</w:t>
      </w:r>
      <w:r w:rsidR="00511E30" w:rsidRPr="00725372">
        <w:rPr>
          <w:lang w:val="en-GB"/>
        </w:rPr>
        <w:t>old</w:t>
      </w:r>
      <w:r w:rsidR="00511E30">
        <w:rPr>
          <w:lang w:val="en-GB"/>
        </w:rPr>
        <w:t xml:space="preserve"> B</w:t>
      </w:r>
      <w:r w:rsidR="00511E30" w:rsidRPr="00725372">
        <w:rPr>
          <w:lang w:val="en-GB"/>
        </w:rPr>
        <w:t xml:space="preserve">ox </w:t>
      </w:r>
      <w:r w:rsidR="00511E30">
        <w:rPr>
          <w:lang w:val="en-GB"/>
        </w:rPr>
        <w:t>R</w:t>
      </w:r>
      <w:r w:rsidR="00511E30" w:rsidRPr="00725372">
        <w:rPr>
          <w:lang w:val="en-GB"/>
        </w:rPr>
        <w:t>oom</w:t>
      </w:r>
      <w:r w:rsidRPr="00725372">
        <w:rPr>
          <w:lang w:val="en-GB"/>
        </w:rPr>
        <w:t>.</w:t>
      </w:r>
      <w:bookmarkEnd w:id="3776"/>
    </w:p>
    <w:p w14:paraId="60131726" w14:textId="03EEAE22" w:rsidR="00E50F40" w:rsidRDefault="00E50F40" w:rsidP="00E50F40">
      <w:pPr>
        <w:pStyle w:val="SysReq1"/>
        <w:rPr>
          <w:lang w:val="en-GB"/>
        </w:rPr>
      </w:pPr>
      <w:bookmarkStart w:id="3777" w:name="_Toc198519450"/>
      <w:r w:rsidRPr="00725372">
        <w:rPr>
          <w:rStyle w:val="AASemiBoldChar"/>
        </w:rPr>
        <w:t>No Full SCADA System</w:t>
      </w:r>
      <w:r w:rsidRPr="00725372">
        <w:rPr>
          <w:lang w:val="en-GB"/>
        </w:rPr>
        <w:t xml:space="preserve">: The </w:t>
      </w:r>
      <w:r w:rsidR="00CB1438">
        <w:rPr>
          <w:lang w:val="en-GB"/>
        </w:rPr>
        <w:t>Contractor</w:t>
      </w:r>
      <w:r w:rsidRPr="00725372">
        <w:rPr>
          <w:lang w:val="en-GB"/>
        </w:rPr>
        <w:t xml:space="preserve"> shall not </w:t>
      </w:r>
      <w:r w:rsidR="006362BE">
        <w:rPr>
          <w:lang w:val="en-GB"/>
        </w:rPr>
        <w:t xml:space="preserve">deliver or implement an enterprise level </w:t>
      </w:r>
      <w:r w:rsidR="00A156C9">
        <w:rPr>
          <w:lang w:val="en-GB"/>
        </w:rPr>
        <w:t>QPLANT</w:t>
      </w:r>
      <w:r w:rsidRPr="00725372">
        <w:rPr>
          <w:lang w:val="en-GB"/>
        </w:rPr>
        <w:t xml:space="preserve"> SCADA system (multi-user or multi-server architecture) as part of the scope.</w:t>
      </w:r>
      <w:bookmarkEnd w:id="3777"/>
      <w:r w:rsidRPr="00725372">
        <w:rPr>
          <w:lang w:val="en-GB"/>
        </w:rPr>
        <w:t xml:space="preserve"> </w:t>
      </w:r>
    </w:p>
    <w:p w14:paraId="21977989" w14:textId="33DE50F9" w:rsidR="006362BE" w:rsidRPr="00404E46" w:rsidRDefault="006362BE" w:rsidP="00404E46">
      <w:pPr>
        <w:pStyle w:val="SysReq1"/>
      </w:pPr>
      <w:bookmarkStart w:id="3778" w:name="_Toc198519451"/>
      <w:r w:rsidRPr="006362BE">
        <w:rPr>
          <w:rStyle w:val="AASemiBoldChar"/>
        </w:rPr>
        <w:t>Temporary SCADA System for Standalone Commissioning:</w:t>
      </w:r>
      <w:r>
        <w:rPr>
          <w:rStyle w:val="Strong"/>
        </w:rPr>
        <w:t xml:space="preserve"> </w:t>
      </w:r>
      <w:r>
        <w:br/>
        <w:t xml:space="preserve">The Contractor shall deliver and implement a temporary </w:t>
      </w:r>
      <w:r w:rsidR="00A156C9">
        <w:t>QPLANT</w:t>
      </w:r>
      <w:r>
        <w:t xml:space="preserve"> SCADA system exclusively </w:t>
      </w:r>
      <w:r w:rsidR="002E7D43">
        <w:t xml:space="preserve">for use </w:t>
      </w:r>
      <w:r>
        <w:t>during the standalone commissioning phase. This solution is intended solely to support initial testing, commissioning, and operator training, and should be decommissioned and replaced by the MCS solution once integration is realized.</w:t>
      </w:r>
      <w:r w:rsidR="001203A0">
        <w:t xml:space="preserve"> This</w:t>
      </w:r>
      <w:r w:rsidR="001203A0" w:rsidRPr="001203A0">
        <w:t xml:space="preserve"> temporary </w:t>
      </w:r>
      <w:r w:rsidR="001203A0">
        <w:t>s</w:t>
      </w:r>
      <w:r w:rsidR="001203A0" w:rsidRPr="001203A0">
        <w:t xml:space="preserve">ystem </w:t>
      </w:r>
      <w:r w:rsidR="001203A0">
        <w:t>shall also</w:t>
      </w:r>
      <w:r w:rsidR="001203A0" w:rsidRPr="001203A0">
        <w:t xml:space="preserve"> be used as refe</w:t>
      </w:r>
      <w:r w:rsidR="001203A0">
        <w:t>rence design for the development of the MCS Navigator therefor sufficient documentation is required.</w:t>
      </w:r>
      <w:bookmarkEnd w:id="3778"/>
    </w:p>
    <w:p w14:paraId="576C02E4" w14:textId="40ADF044" w:rsidR="00E50F40" w:rsidRPr="00725372" w:rsidRDefault="00E50F40" w:rsidP="00E50F40">
      <w:pPr>
        <w:pStyle w:val="SysReq1"/>
        <w:rPr>
          <w:lang w:val="en-GB"/>
        </w:rPr>
      </w:pPr>
      <w:bookmarkStart w:id="3779" w:name="_Toc198519452"/>
      <w:r w:rsidRPr="00725372">
        <w:rPr>
          <w:rStyle w:val="AASemiBoldChar"/>
        </w:rPr>
        <w:t>Integration Support</w:t>
      </w:r>
      <w:r w:rsidRPr="00725372">
        <w:rPr>
          <w:lang w:val="en-GB"/>
        </w:rPr>
        <w:t xml:space="preserve">: The </w:t>
      </w:r>
      <w:r w:rsidR="00CB1438">
        <w:rPr>
          <w:lang w:val="en-GB"/>
        </w:rPr>
        <w:t>Contractor</w:t>
      </w:r>
      <w:r w:rsidRPr="00725372">
        <w:rPr>
          <w:lang w:val="en-GB"/>
        </w:rPr>
        <w:t xml:space="preserve"> shall provide support for integration of the </w:t>
      </w:r>
      <w:r w:rsidR="00A156C9">
        <w:rPr>
          <w:lang w:val="en-GB"/>
        </w:rPr>
        <w:t>QPLANT</w:t>
      </w:r>
      <w:r w:rsidRPr="00725372">
        <w:rPr>
          <w:lang w:val="en-GB"/>
        </w:rPr>
        <w:t xml:space="preserve"> Control System with the </w:t>
      </w:r>
      <w:r w:rsidR="001203A0">
        <w:rPr>
          <w:lang w:val="en-GB"/>
        </w:rPr>
        <w:t>MCS Navigator</w:t>
      </w:r>
      <w:r w:rsidRPr="00725372">
        <w:rPr>
          <w:lang w:val="en-GB"/>
        </w:rPr>
        <w:t>. This includes, but is not limited to:</w:t>
      </w:r>
      <w:bookmarkEnd w:id="3779"/>
    </w:p>
    <w:p w14:paraId="5CB9E8F2" w14:textId="5D2704E3" w:rsidR="00E50F40" w:rsidRPr="00725372" w:rsidRDefault="00E50F40" w:rsidP="00E50F40">
      <w:pPr>
        <w:pStyle w:val="RequirementBullet"/>
        <w:rPr>
          <w:lang w:val="en-GB"/>
        </w:rPr>
      </w:pPr>
      <w:r w:rsidRPr="00725372">
        <w:rPr>
          <w:lang w:val="en-GB"/>
        </w:rPr>
        <w:t>Providing support in designing the Operator Screen for the Plant.</w:t>
      </w:r>
    </w:p>
    <w:p w14:paraId="632A7ACE" w14:textId="47E41AA4" w:rsidR="00E50F40" w:rsidRPr="00725372" w:rsidRDefault="00E50F40" w:rsidP="00E50F40">
      <w:pPr>
        <w:pStyle w:val="RequirementBullet"/>
        <w:rPr>
          <w:lang w:val="en-GB"/>
        </w:rPr>
      </w:pPr>
      <w:r w:rsidRPr="00725372">
        <w:rPr>
          <w:lang w:val="en-GB"/>
        </w:rPr>
        <w:t>Supplying necessary communication protocols (e.g., OPC UA, TCP/IP)</w:t>
      </w:r>
    </w:p>
    <w:p w14:paraId="6FB62A71" w14:textId="64D23E51" w:rsidR="00E50F40" w:rsidRPr="00725372" w:rsidRDefault="00E50F40" w:rsidP="00E50F40">
      <w:pPr>
        <w:pStyle w:val="RequirementBullet"/>
        <w:rPr>
          <w:lang w:val="en-GB"/>
        </w:rPr>
      </w:pPr>
      <w:r w:rsidRPr="00725372">
        <w:rPr>
          <w:lang w:val="en-GB"/>
        </w:rPr>
        <w:t>Coordinating with the project SCADA team to ensure data consistency (e.g., tags, alarms)</w:t>
      </w:r>
    </w:p>
    <w:p w14:paraId="51BD5298" w14:textId="4EEEB367" w:rsidR="007F284D" w:rsidRDefault="00E50F40" w:rsidP="00054C3E">
      <w:pPr>
        <w:pStyle w:val="RequirementBullet"/>
        <w:rPr>
          <w:lang w:val="en-GB"/>
        </w:rPr>
      </w:pPr>
      <w:r w:rsidRPr="00725372">
        <w:rPr>
          <w:lang w:val="en-GB"/>
        </w:rPr>
        <w:t>Sharing relevant technical documentation and engineering details to enable seamless integration</w:t>
      </w:r>
    </w:p>
    <w:p w14:paraId="67CC2A63" w14:textId="7D89E6C0" w:rsidR="007F284D" w:rsidRPr="00725372" w:rsidRDefault="007F284D" w:rsidP="00D2638A">
      <w:pPr>
        <w:pStyle w:val="RequirementBullet"/>
        <w:numPr>
          <w:ilvl w:val="0"/>
          <w:numId w:val="0"/>
        </w:numPr>
        <w:rPr>
          <w:lang w:val="en-GB"/>
        </w:rPr>
      </w:pPr>
    </w:p>
    <w:p w14:paraId="62E5E3C5" w14:textId="0601E354" w:rsidR="00E50F40" w:rsidRPr="00725372" w:rsidRDefault="00E50F40" w:rsidP="00E50F40">
      <w:pPr>
        <w:pStyle w:val="SysReq1"/>
        <w:rPr>
          <w:lang w:val="en-GB"/>
        </w:rPr>
      </w:pPr>
      <w:bookmarkStart w:id="3780" w:name="_Toc198519453"/>
      <w:r w:rsidRPr="00725372">
        <w:rPr>
          <w:rStyle w:val="AASemiBoldChar"/>
        </w:rPr>
        <w:lastRenderedPageBreak/>
        <w:t>Industrial-Grade Platform</w:t>
      </w:r>
      <w:r w:rsidRPr="00725372">
        <w:rPr>
          <w:lang w:val="en-GB"/>
        </w:rPr>
        <w:t xml:space="preserve">: The </w:t>
      </w:r>
      <w:r w:rsidR="00CB1438">
        <w:rPr>
          <w:lang w:val="en-GB"/>
        </w:rPr>
        <w:t>Contractor</w:t>
      </w:r>
      <w:r w:rsidRPr="00725372">
        <w:rPr>
          <w:lang w:val="en-GB"/>
        </w:rPr>
        <w:t xml:space="preserve"> shall ensure that the operator stations (whether HMI panels or dedicated Industrial touch PCs) are based on industrial-grade hardware specifically designed for continuous operation in a production environment. This includes robust construction, compatibility with the </w:t>
      </w:r>
      <w:r w:rsidR="00A156C9">
        <w:rPr>
          <w:lang w:val="en-GB"/>
        </w:rPr>
        <w:t>QPLANT</w:t>
      </w:r>
      <w:r w:rsidRPr="00725372">
        <w:rPr>
          <w:lang w:val="en-GB"/>
        </w:rPr>
        <w:t>’s environmental conditions (temperature, dust, vibrations, etc.), and adherence to relevant industrial standards.</w:t>
      </w:r>
      <w:bookmarkEnd w:id="3780"/>
    </w:p>
    <w:p w14:paraId="3BCF44A6" w14:textId="65BF4574" w:rsidR="00E50F40" w:rsidRPr="00725372" w:rsidRDefault="00E50F40" w:rsidP="00E50F40">
      <w:pPr>
        <w:pStyle w:val="SysReq1"/>
        <w:rPr>
          <w:lang w:val="en-GB"/>
        </w:rPr>
      </w:pPr>
      <w:bookmarkStart w:id="3781" w:name="_Toc198519454"/>
      <w:r w:rsidRPr="00725372">
        <w:rPr>
          <w:rStyle w:val="AASemiBoldChar"/>
        </w:rPr>
        <w:t>Long-Term Software Update Support</w:t>
      </w:r>
      <w:r w:rsidRPr="00725372">
        <w:rPr>
          <w:lang w:val="en-GB"/>
        </w:rPr>
        <w:t xml:space="preserve">: The platform shall be supported with software updates, firmware updates, and security patches for a minimum of </w:t>
      </w:r>
      <w:commentRangeStart w:id="3782"/>
      <w:commentRangeStart w:id="3783"/>
      <w:r w:rsidRPr="00725372">
        <w:rPr>
          <w:lang w:val="en-GB"/>
        </w:rPr>
        <w:t>20 years</w:t>
      </w:r>
      <w:commentRangeEnd w:id="3782"/>
      <w:r w:rsidR="00FE542B">
        <w:rPr>
          <w:rStyle w:val="CommentReference"/>
          <w:lang w:val="en-GB"/>
        </w:rPr>
        <w:commentReference w:id="3782"/>
      </w:r>
      <w:commentRangeEnd w:id="3783"/>
      <w:r w:rsidR="007977C9">
        <w:rPr>
          <w:rStyle w:val="CommentReference"/>
          <w:lang w:val="en-GB"/>
        </w:rPr>
        <w:commentReference w:id="3783"/>
      </w:r>
      <w:r w:rsidRPr="00725372">
        <w:rPr>
          <w:lang w:val="en-GB"/>
        </w:rPr>
        <w:t xml:space="preserve"> from the date of commissioning. The </w:t>
      </w:r>
      <w:r w:rsidR="00CB1438">
        <w:rPr>
          <w:lang w:val="en-GB"/>
        </w:rPr>
        <w:t>Contractor</w:t>
      </w:r>
      <w:r w:rsidRPr="00725372">
        <w:rPr>
          <w:lang w:val="en-GB"/>
        </w:rPr>
        <w:t xml:space="preserve"> shall provide documentation or official manufacturer statements guaranteeing availability of updates throughout this period.</w:t>
      </w:r>
      <w:bookmarkEnd w:id="3781"/>
    </w:p>
    <w:p w14:paraId="5AC83656" w14:textId="77777777" w:rsidR="00E50F40" w:rsidRPr="00725372" w:rsidRDefault="00E50F40" w:rsidP="00E50F40">
      <w:pPr>
        <w:pStyle w:val="SysReq1"/>
        <w:rPr>
          <w:lang w:val="en-GB"/>
        </w:rPr>
      </w:pPr>
      <w:r w:rsidRPr="00725372">
        <w:rPr>
          <w:lang w:val="en-GB"/>
        </w:rPr>
        <w:t xml:space="preserve"> </w:t>
      </w:r>
      <w:bookmarkStart w:id="3784" w:name="_Toc198519455"/>
      <w:r w:rsidRPr="00725372">
        <w:rPr>
          <w:rStyle w:val="AASemiBoldChar"/>
        </w:rPr>
        <w:t>Migration to Newer Hardware</w:t>
      </w:r>
      <w:r w:rsidRPr="00725372">
        <w:rPr>
          <w:lang w:val="en-GB"/>
        </w:rPr>
        <w:t xml:space="preserve">: </w:t>
      </w:r>
      <w:commentRangeStart w:id="3785"/>
      <w:r w:rsidRPr="00725372">
        <w:rPr>
          <w:lang w:val="en-GB"/>
        </w:rPr>
        <w:t xml:space="preserve">The visualization (HMI) project </w:t>
      </w:r>
      <w:commentRangeEnd w:id="3785"/>
      <w:r w:rsidR="00421EEC">
        <w:rPr>
          <w:rStyle w:val="CommentReference"/>
          <w:lang w:val="en-GB"/>
        </w:rPr>
        <w:commentReference w:id="3785"/>
      </w:r>
      <w:r w:rsidRPr="00725372">
        <w:rPr>
          <w:lang w:val="en-GB"/>
        </w:rPr>
        <w:t>shall be designed in such a way that it can be migrated to newer hardware of the same manufacturer if the originally delivered hardware becomes obsolete or requires upgrade. This includes ensuring future compatibility of project files and software licenses, and providing guidelines for seamless transfer of project data and configurations.</w:t>
      </w:r>
      <w:bookmarkEnd w:id="3784"/>
    </w:p>
    <w:p w14:paraId="115244D7" w14:textId="77777777" w:rsidR="00E50F40" w:rsidRPr="00725372" w:rsidRDefault="00E50F40" w:rsidP="00E50F40">
      <w:pPr>
        <w:pStyle w:val="SysReq1"/>
        <w:rPr>
          <w:lang w:val="en-GB"/>
        </w:rPr>
      </w:pPr>
      <w:bookmarkStart w:id="3786" w:name="_Toc198519456"/>
      <w:commentRangeStart w:id="3787"/>
      <w:r w:rsidRPr="00725372">
        <w:rPr>
          <w:lang w:val="en-GB"/>
        </w:rPr>
        <w:t xml:space="preserve">The touchscreen display </w:t>
      </w:r>
      <w:commentRangeEnd w:id="3787"/>
      <w:r w:rsidR="00421EEC">
        <w:rPr>
          <w:rStyle w:val="CommentReference"/>
          <w:lang w:val="en-GB"/>
        </w:rPr>
        <w:commentReference w:id="3787"/>
      </w:r>
      <w:r w:rsidRPr="00725372">
        <w:rPr>
          <w:lang w:val="en-GB"/>
        </w:rPr>
        <w:t>shall have a minimum diagonal size of 24 inches to ensure sufficient screen space for detailed process graphics and user interaction.</w:t>
      </w:r>
      <w:bookmarkEnd w:id="3786"/>
    </w:p>
    <w:p w14:paraId="68C4F7A4" w14:textId="01487788" w:rsidR="00054C3E" w:rsidRPr="00D54FCC" w:rsidRDefault="00E50F40" w:rsidP="00D54FCC">
      <w:pPr>
        <w:pStyle w:val="SysReq1"/>
        <w:rPr>
          <w:lang w:val="en-GB"/>
        </w:rPr>
      </w:pPr>
      <w:bookmarkStart w:id="3788" w:name="_Toc198519457"/>
      <w:commentRangeStart w:id="3789"/>
      <w:r w:rsidRPr="00725372">
        <w:rPr>
          <w:lang w:val="en-GB"/>
        </w:rPr>
        <w:t>The display shall support a resolution suitable for clear viewing of process graphics, text, and trends. A minimum resolution of 1920×1080 (Full HD) is recommended for a 24-inch display.</w:t>
      </w:r>
      <w:commentRangeEnd w:id="3789"/>
      <w:r w:rsidR="00421EEC">
        <w:rPr>
          <w:rStyle w:val="CommentReference"/>
          <w:lang w:val="en-GB"/>
        </w:rPr>
        <w:commentReference w:id="3789"/>
      </w:r>
      <w:bookmarkEnd w:id="3788"/>
    </w:p>
    <w:p w14:paraId="748490DD" w14:textId="2C28AED6" w:rsidR="00E50F40" w:rsidRPr="00725372" w:rsidRDefault="00E50F40" w:rsidP="00E50F40">
      <w:pPr>
        <w:pStyle w:val="SysReq1"/>
        <w:rPr>
          <w:lang w:val="en-GB"/>
        </w:rPr>
      </w:pPr>
      <w:bookmarkStart w:id="3790" w:name="_Toc198519458"/>
      <w:r w:rsidRPr="00725372">
        <w:rPr>
          <w:lang w:val="en-GB"/>
        </w:rPr>
        <w:t xml:space="preserve">Where the system includes a local Human Machine Interface (HMI) that supports local control, it shall implement a control selection mechanism based on a 3-state principle: </w:t>
      </w:r>
      <w:r w:rsidRPr="00725372">
        <w:rPr>
          <w:rStyle w:val="AASemiBoldChar"/>
        </w:rPr>
        <w:t>Local</w:t>
      </w:r>
      <w:r w:rsidRPr="00725372">
        <w:rPr>
          <w:lang w:val="en-GB"/>
        </w:rPr>
        <w:t xml:space="preserve"> - </w:t>
      </w:r>
      <w:r w:rsidRPr="00725372">
        <w:rPr>
          <w:rStyle w:val="AASemiBoldChar"/>
        </w:rPr>
        <w:t>Free</w:t>
      </w:r>
      <w:r w:rsidRPr="00725372">
        <w:rPr>
          <w:lang w:val="en-GB"/>
        </w:rPr>
        <w:t xml:space="preserve"> - </w:t>
      </w:r>
      <w:r w:rsidRPr="00725372">
        <w:rPr>
          <w:rStyle w:val="AASemiBoldChar"/>
        </w:rPr>
        <w:t>Remote</w:t>
      </w:r>
      <w:r w:rsidRPr="00725372">
        <w:rPr>
          <w:lang w:val="en-GB"/>
        </w:rPr>
        <w:t xml:space="preserve">. Local or remote control can only be granted when the system is in the "Free" state. If the system is not free, the requester will be denied the requested control, and any write commands from that side will be ignored. However, reading the system state </w:t>
      </w:r>
      <w:r w:rsidR="00FE542B">
        <w:rPr>
          <w:lang w:val="en-GB"/>
        </w:rPr>
        <w:t>shall</w:t>
      </w:r>
      <w:r w:rsidR="00FE542B" w:rsidRPr="00725372">
        <w:rPr>
          <w:lang w:val="en-GB"/>
        </w:rPr>
        <w:t xml:space="preserve"> </w:t>
      </w:r>
      <w:r w:rsidRPr="00725372">
        <w:rPr>
          <w:lang w:val="en-GB"/>
        </w:rPr>
        <w:t xml:space="preserve">always be permitted in any state, allowing either side to retrieve information about the system's status and confirming whether a request was successful. Writing (changing) is only allowed when the request is accepted. It is important to note that this control mechanism only pertains to local versus remote control states. Any other state machines within the system </w:t>
      </w:r>
      <w:r w:rsidR="00FE542B">
        <w:rPr>
          <w:lang w:val="en-GB"/>
        </w:rPr>
        <w:t>shall</w:t>
      </w:r>
      <w:r w:rsidR="00FE542B" w:rsidRPr="00725372">
        <w:rPr>
          <w:lang w:val="en-GB"/>
        </w:rPr>
        <w:t xml:space="preserve"> </w:t>
      </w:r>
      <w:r w:rsidRPr="00725372">
        <w:rPr>
          <w:lang w:val="en-GB"/>
        </w:rPr>
        <w:t>remain active, ensuring that, for example, regulation loops continue to function in either state.</w:t>
      </w:r>
      <w:bookmarkEnd w:id="3790"/>
    </w:p>
    <w:p w14:paraId="1EC74AEA" w14:textId="77777777" w:rsidR="00E50F40" w:rsidRPr="00725372" w:rsidRDefault="00E50F40" w:rsidP="00E50F40">
      <w:pPr>
        <w:pStyle w:val="SysReq1"/>
        <w:rPr>
          <w:lang w:val="en-GB"/>
        </w:rPr>
      </w:pPr>
      <w:bookmarkStart w:id="3791" w:name="_Toc198519459"/>
      <w:r w:rsidRPr="00725372">
        <w:rPr>
          <w:rStyle w:val="AASemiBoldChar"/>
        </w:rPr>
        <w:t>Release</w:t>
      </w:r>
      <w:r w:rsidRPr="00725372">
        <w:rPr>
          <w:lang w:val="en-GB"/>
        </w:rPr>
        <w:t>: Once a system is reserved in a specific control mode, it shall automatically transition to the "Free" state if a configurable timeout period (maximum of 5 minutes) of non-activity expires. "Releasing" means transitioning from a specific control state to the "Free" state. Non-activity refers to the absence of local or remote actions.</w:t>
      </w:r>
      <w:bookmarkEnd w:id="3791"/>
      <w:r w:rsidRPr="00725372">
        <w:rPr>
          <w:lang w:val="en-GB"/>
        </w:rPr>
        <w:t xml:space="preserve"> </w:t>
      </w:r>
    </w:p>
    <w:p w14:paraId="57D03C33" w14:textId="77777777" w:rsidR="00E50F40" w:rsidRPr="00725372" w:rsidRDefault="00E50F40" w:rsidP="00E50F40">
      <w:pPr>
        <w:pStyle w:val="SysReq1"/>
        <w:rPr>
          <w:lang w:val="en-GB"/>
        </w:rPr>
      </w:pPr>
      <w:bookmarkStart w:id="3792" w:name="_Toc198519460"/>
      <w:r w:rsidRPr="00725372">
        <w:rPr>
          <w:rStyle w:val="AASemiBoldChar"/>
        </w:rPr>
        <w:t>Non-Critical System Role</w:t>
      </w:r>
      <w:r w:rsidRPr="00725372">
        <w:rPr>
          <w:lang w:val="en-GB"/>
        </w:rPr>
        <w:t>: The Operator Station shall be designed as a non-critical component of the control system. No real-time or safety-critical control functions shall reside in the Operator Station; it is purely for monitoring, visualization, and local interaction.</w:t>
      </w:r>
      <w:bookmarkEnd w:id="3792"/>
    </w:p>
    <w:p w14:paraId="5B33F113" w14:textId="77777777" w:rsidR="00E50F40" w:rsidRPr="00725372" w:rsidRDefault="00E50F40" w:rsidP="00E50F40">
      <w:pPr>
        <w:pStyle w:val="SysReq1"/>
        <w:rPr>
          <w:lang w:val="en-GB"/>
        </w:rPr>
      </w:pPr>
      <w:bookmarkStart w:id="3793" w:name="_Toc198519461"/>
      <w:r w:rsidRPr="00725372">
        <w:rPr>
          <w:rStyle w:val="AASemiBoldChar"/>
        </w:rPr>
        <w:t>Data Storage &amp; Retention</w:t>
      </w:r>
      <w:r w:rsidRPr="00725372">
        <w:rPr>
          <w:lang w:val="en-GB"/>
        </w:rPr>
        <w:t>: The Operator Station shall store operational data (e.g., trends, alarms) only for a limited amount of time, sufficient for short-term analysis and troubleshooting. The data stored locally shall not be formally backed up; once data ages out of the configured retention period, it may be overwritten or discarded.</w:t>
      </w:r>
      <w:bookmarkEnd w:id="3793"/>
    </w:p>
    <w:p w14:paraId="5A1F7A6E" w14:textId="77777777" w:rsidR="00E50F40" w:rsidRPr="00725372" w:rsidRDefault="00E50F40" w:rsidP="00E50F40">
      <w:pPr>
        <w:pStyle w:val="SysReq1"/>
        <w:rPr>
          <w:lang w:val="en-GB"/>
        </w:rPr>
      </w:pPr>
      <w:bookmarkStart w:id="3794" w:name="_Toc198519462"/>
      <w:r w:rsidRPr="00725372">
        <w:rPr>
          <w:lang w:val="en-GB"/>
        </w:rPr>
        <w:lastRenderedPageBreak/>
        <w:t>The Operator Station shall provide capabilities for plotting curves and trends, enabling real-time and short-term historical visualization of key process variables.</w:t>
      </w:r>
      <w:bookmarkEnd w:id="3794"/>
    </w:p>
    <w:p w14:paraId="5BB59377" w14:textId="77777777" w:rsidR="00E50F40" w:rsidRPr="00725372" w:rsidRDefault="00E50F40" w:rsidP="00E50F40">
      <w:pPr>
        <w:pStyle w:val="SysReq1"/>
        <w:rPr>
          <w:lang w:val="en-GB"/>
        </w:rPr>
      </w:pPr>
      <w:bookmarkStart w:id="3795" w:name="_Toc198519463"/>
      <w:r w:rsidRPr="00725372">
        <w:rPr>
          <w:lang w:val="en-GB"/>
        </w:rPr>
        <w:t>The Operator Station shall include graphical process views, providing an intuitive interface for monitoring equipment states and process flows.</w:t>
      </w:r>
      <w:bookmarkEnd w:id="3795"/>
    </w:p>
    <w:p w14:paraId="6D2B62DC" w14:textId="77777777" w:rsidR="00E50F40" w:rsidRPr="00725372" w:rsidRDefault="00E50F40" w:rsidP="00E50F40">
      <w:pPr>
        <w:pStyle w:val="SysReq1"/>
        <w:rPr>
          <w:lang w:val="en-GB"/>
        </w:rPr>
      </w:pPr>
      <w:bookmarkStart w:id="3796" w:name="_Toc198519464"/>
      <w:r w:rsidRPr="00725372">
        <w:rPr>
          <w:lang w:val="en-GB"/>
        </w:rPr>
        <w:t>The Operator Station shall show and log alarms and events for immediate operator awareness without functionality to acknowledge alarm occurrences</w:t>
      </w:r>
      <w:bookmarkEnd w:id="3796"/>
    </w:p>
    <w:p w14:paraId="020279E4" w14:textId="77777777" w:rsidR="00E50F40" w:rsidRPr="00725372" w:rsidRDefault="00E50F40" w:rsidP="00E50F40">
      <w:pPr>
        <w:pStyle w:val="SysReq1"/>
        <w:rPr>
          <w:lang w:val="en-GB"/>
        </w:rPr>
      </w:pPr>
      <w:bookmarkStart w:id="3797" w:name="_Toc198519465"/>
      <w:r w:rsidRPr="00725372">
        <w:rPr>
          <w:lang w:val="en-GB"/>
        </w:rPr>
        <w:t>Graphical process views shall be agreed with SCK CEN.</w:t>
      </w:r>
      <w:bookmarkEnd w:id="3797"/>
    </w:p>
    <w:p w14:paraId="00524E5E" w14:textId="30B3EFC7" w:rsidR="00E50F40" w:rsidRPr="00725372" w:rsidRDefault="00E50F40" w:rsidP="00E50F40">
      <w:pPr>
        <w:pStyle w:val="SysReq1"/>
        <w:rPr>
          <w:lang w:val="en-GB"/>
        </w:rPr>
      </w:pPr>
      <w:bookmarkStart w:id="3798" w:name="_Toc198519466"/>
      <w:r w:rsidRPr="00725372">
        <w:rPr>
          <w:lang w:val="en-GB"/>
        </w:rPr>
        <w:t>All the sensors and actuators shall be integrated in different graphical views.</w:t>
      </w:r>
      <w:bookmarkEnd w:id="3798"/>
    </w:p>
    <w:p w14:paraId="6B11BC4C" w14:textId="5B42E5C7" w:rsidR="00E50F40" w:rsidRPr="00725372" w:rsidRDefault="00E50F40" w:rsidP="00EA4124">
      <w:pPr>
        <w:pStyle w:val="SysReq1"/>
        <w:rPr>
          <w:lang w:val="en-GB"/>
        </w:rPr>
      </w:pPr>
      <w:bookmarkStart w:id="3799" w:name="_Toc198519467"/>
      <w:r w:rsidRPr="00725372">
        <w:rPr>
          <w:lang w:val="en-GB"/>
        </w:rPr>
        <w:t xml:space="preserve">The </w:t>
      </w:r>
      <w:commentRangeStart w:id="3800"/>
      <w:r w:rsidRPr="00725372">
        <w:rPr>
          <w:lang w:val="en-GB"/>
        </w:rPr>
        <w:t>Operator</w:t>
      </w:r>
      <w:commentRangeEnd w:id="3800"/>
      <w:r w:rsidR="00780ED7">
        <w:rPr>
          <w:rStyle w:val="CommentReference"/>
          <w:lang w:val="en-GB"/>
        </w:rPr>
        <w:commentReference w:id="3800"/>
      </w:r>
      <w:r w:rsidRPr="00725372">
        <w:rPr>
          <w:lang w:val="en-GB"/>
        </w:rPr>
        <w:t xml:space="preserve"> Station software shall support a </w:t>
      </w:r>
      <w:commentRangeStart w:id="3801"/>
      <w:r w:rsidRPr="00725372">
        <w:rPr>
          <w:lang w:val="en-GB"/>
        </w:rPr>
        <w:t>default</w:t>
      </w:r>
      <w:commentRangeEnd w:id="3801"/>
      <w:r w:rsidR="00780ED7">
        <w:rPr>
          <w:rStyle w:val="CommentReference"/>
          <w:lang w:val="en-GB"/>
        </w:rPr>
        <w:commentReference w:id="3801"/>
      </w:r>
      <w:r w:rsidRPr="00725372">
        <w:rPr>
          <w:lang w:val="en-GB"/>
        </w:rPr>
        <w:t xml:space="preserve"> data acquisition </w:t>
      </w:r>
      <w:commentRangeStart w:id="3802"/>
      <w:r w:rsidRPr="00725372">
        <w:rPr>
          <w:lang w:val="en-GB"/>
        </w:rPr>
        <w:t xml:space="preserve">period of maximum two seconds. For critical turbine data an acquisition </w:t>
      </w:r>
      <w:commentRangeEnd w:id="3802"/>
      <w:r w:rsidR="00780ED7">
        <w:rPr>
          <w:rStyle w:val="CommentReference"/>
          <w:lang w:val="en-GB"/>
        </w:rPr>
        <w:commentReference w:id="3802"/>
      </w:r>
      <w:r w:rsidRPr="00725372">
        <w:rPr>
          <w:lang w:val="en-GB"/>
        </w:rPr>
        <w:t>rate of 100 ms is required.</w:t>
      </w:r>
      <w:bookmarkEnd w:id="3799"/>
    </w:p>
    <w:p w14:paraId="22719271" w14:textId="3075DF3B" w:rsidR="00E50F40" w:rsidRPr="00725372" w:rsidRDefault="00E50F40" w:rsidP="00EA4124">
      <w:pPr>
        <w:pStyle w:val="SysReq1"/>
        <w:rPr>
          <w:lang w:val="en-GB"/>
        </w:rPr>
      </w:pPr>
      <w:bookmarkStart w:id="3803" w:name="_Toc198519468"/>
      <w:r w:rsidRPr="00725372">
        <w:rPr>
          <w:lang w:val="en-GB"/>
        </w:rPr>
        <w:t>The HMI software shall allow at least two permission levels with different functions available.</w:t>
      </w:r>
      <w:bookmarkEnd w:id="3803"/>
    </w:p>
    <w:p w14:paraId="73404AFF" w14:textId="03966CA5" w:rsidR="00EA4124" w:rsidRPr="00725372" w:rsidRDefault="00E50F40" w:rsidP="00E50F40">
      <w:pPr>
        <w:pStyle w:val="SysReq1"/>
        <w:rPr>
          <w:lang w:val="en-GB"/>
        </w:rPr>
      </w:pPr>
      <w:bookmarkStart w:id="3804" w:name="_Toc198519469"/>
      <w:commentRangeStart w:id="3805"/>
      <w:r w:rsidRPr="00725372">
        <w:rPr>
          <w:lang w:val="en-GB"/>
        </w:rPr>
        <w:t xml:space="preserve">The HMI software package shall allow to automatically call or e-mail “on call” staff through MIT (see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711812" w:rsidRPr="00711812">
        <w:rPr>
          <w:rStyle w:val="AAReferencedChar"/>
        </w:rPr>
        <w:t>Figure 8</w:t>
      </w:r>
      <w:r w:rsidRPr="00725372">
        <w:rPr>
          <w:rStyle w:val="AAReferencedChar"/>
        </w:rPr>
        <w:fldChar w:fldCharType="end"/>
      </w:r>
      <w:r w:rsidRPr="00725372">
        <w:rPr>
          <w:lang w:val="en-GB"/>
        </w:rPr>
        <w:t>).</w:t>
      </w:r>
      <w:commentRangeEnd w:id="3805"/>
      <w:r w:rsidR="00780ED7">
        <w:rPr>
          <w:rStyle w:val="CommentReference"/>
          <w:lang w:val="en-GB"/>
        </w:rPr>
        <w:commentReference w:id="3805"/>
      </w:r>
      <w:bookmarkEnd w:id="3804"/>
    </w:p>
    <w:p w14:paraId="231CDF40" w14:textId="77777777" w:rsidR="00EA4124" w:rsidRPr="00725372" w:rsidRDefault="00E50F40" w:rsidP="00E50F40">
      <w:pPr>
        <w:pStyle w:val="SysReq1"/>
        <w:rPr>
          <w:lang w:val="en-GB"/>
        </w:rPr>
      </w:pPr>
      <w:bookmarkStart w:id="3806" w:name="_Toc198519470"/>
      <w:r w:rsidRPr="00725372">
        <w:rPr>
          <w:lang w:val="en-GB"/>
        </w:rPr>
        <w:t>The graphical views shall be in accordance with the Process &amp; Instrumentation Diagrams to easily understand and operate the system</w:t>
      </w:r>
      <w:r w:rsidR="00EA4124" w:rsidRPr="00725372">
        <w:rPr>
          <w:lang w:val="en-GB"/>
        </w:rPr>
        <w:t>.</w:t>
      </w:r>
      <w:bookmarkEnd w:id="3806"/>
    </w:p>
    <w:p w14:paraId="0D400011" w14:textId="5822A598" w:rsidR="00054C3E" w:rsidRDefault="00E50F40" w:rsidP="00ED7BC3">
      <w:pPr>
        <w:pStyle w:val="SysReq1"/>
        <w:rPr>
          <w:lang w:val="en-GB"/>
        </w:rPr>
      </w:pPr>
      <w:bookmarkStart w:id="3807" w:name="_Toc198519471"/>
      <w:r w:rsidRPr="00725372">
        <w:rPr>
          <w:lang w:val="en-GB"/>
        </w:rPr>
        <w:t xml:space="preserve">The HMI software package shall be installed on two workstations with large screens (at least height 24 inches monitors) to visualize the useful information during </w:t>
      </w:r>
      <w:r w:rsidR="00A156C9">
        <w:rPr>
          <w:lang w:val="en-GB"/>
        </w:rPr>
        <w:t>QPLANT</w:t>
      </w:r>
      <w:r w:rsidRPr="00725372">
        <w:rPr>
          <w:lang w:val="en-GB"/>
        </w:rPr>
        <w:t xml:space="preserve"> operation (see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711812" w:rsidRPr="00711812">
        <w:rPr>
          <w:rStyle w:val="AAReferencedChar"/>
        </w:rPr>
        <w:t>Figure 8</w:t>
      </w:r>
      <w:r w:rsidRPr="00725372">
        <w:rPr>
          <w:rStyle w:val="AAReferencedChar"/>
        </w:rPr>
        <w:fldChar w:fldCharType="end"/>
      </w:r>
      <w:r w:rsidRPr="00725372">
        <w:rPr>
          <w:lang w:val="en-GB"/>
        </w:rPr>
        <w:t>).</w:t>
      </w:r>
      <w:bookmarkEnd w:id="3807"/>
    </w:p>
    <w:p w14:paraId="595AFD6A" w14:textId="77777777" w:rsidR="00D2638A" w:rsidRPr="00ED7BC3" w:rsidRDefault="00D2638A" w:rsidP="00D2638A">
      <w:pPr>
        <w:pStyle w:val="SysReq1"/>
        <w:numPr>
          <w:ilvl w:val="0"/>
          <w:numId w:val="0"/>
        </w:numPr>
        <w:ind w:left="2431" w:hanging="1296"/>
        <w:rPr>
          <w:lang w:val="en-GB"/>
        </w:rPr>
      </w:pPr>
    </w:p>
    <w:p w14:paraId="4437EE39" w14:textId="26ED0965" w:rsidR="00AD2B68" w:rsidRPr="00892A67" w:rsidRDefault="00E50F40" w:rsidP="00AD2B68">
      <w:pPr>
        <w:pStyle w:val="Heading40"/>
        <w:rPr>
          <w:lang w:val="en-GB"/>
        </w:rPr>
      </w:pPr>
      <w:bookmarkStart w:id="3808" w:name="_Toc198518395"/>
      <w:r w:rsidRPr="00725372">
        <w:rPr>
          <w:lang w:val="en-GB"/>
        </w:rPr>
        <w:t>Network</w:t>
      </w:r>
      <w:bookmarkEnd w:id="3808"/>
    </w:p>
    <w:p w14:paraId="6A61F692" w14:textId="77777777" w:rsidR="0024074D" w:rsidRPr="00725372" w:rsidRDefault="0024074D" w:rsidP="0024074D">
      <w:pPr>
        <w:pStyle w:val="Heading5numbered"/>
        <w:rPr>
          <w:lang w:val="en-GB"/>
        </w:rPr>
      </w:pPr>
      <w:bookmarkStart w:id="3809" w:name="_Toc198518396"/>
      <w:r w:rsidRPr="00725372">
        <w:rPr>
          <w:lang w:val="en-GB"/>
        </w:rPr>
        <w:t>Reference Architecture</w:t>
      </w:r>
      <w:bookmarkEnd w:id="3809"/>
    </w:p>
    <w:p w14:paraId="4B3D3068" w14:textId="77777777" w:rsidR="0024074D" w:rsidRPr="00725372" w:rsidRDefault="0024074D" w:rsidP="0024074D">
      <w:pPr>
        <w:jc w:val="center"/>
      </w:pPr>
      <w:r w:rsidRPr="00725372">
        <w:rPr>
          <w:noProof/>
          <w:lang w:val="en-US"/>
        </w:rPr>
        <w:drawing>
          <wp:inline distT="0" distB="0" distL="0" distR="0" wp14:anchorId="6B5AC0B7" wp14:editId="13A01E73">
            <wp:extent cx="4359806" cy="2219987"/>
            <wp:effectExtent l="0" t="0" r="3175" b="8890"/>
            <wp:docPr id="8" name="attachment_diagram_20241202-1457.47868.mxg.sv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diagram_20241202-1457.47868.mxg.svg"/>
                    <pic:cNvPicPr/>
                  </pic:nvPicPr>
                  <pic:blipFill>
                    <a:blip r:embed="rId36"/>
                    <a:stretch>
                      <a:fillRect/>
                    </a:stretch>
                  </pic:blipFill>
                  <pic:spPr>
                    <a:xfrm>
                      <a:off x="0" y="0"/>
                      <a:ext cx="4380628" cy="2230589"/>
                    </a:xfrm>
                    <a:prstGeom prst="rect">
                      <a:avLst/>
                    </a:prstGeom>
                  </pic:spPr>
                </pic:pic>
              </a:graphicData>
            </a:graphic>
          </wp:inline>
        </w:drawing>
      </w:r>
    </w:p>
    <w:p w14:paraId="0576D8CE" w14:textId="4B4B4771" w:rsidR="0024074D" w:rsidRPr="00725372" w:rsidRDefault="0024074D" w:rsidP="0024074D">
      <w:pPr>
        <w:pStyle w:val="Caption"/>
      </w:pPr>
      <w:bookmarkStart w:id="3810" w:name="_Toc190680899"/>
      <w:bookmarkStart w:id="3811" w:name="_Toc195865365"/>
      <w:commentRangeStart w:id="3812"/>
      <w:r w:rsidRPr="00725372">
        <w:t>Figure</w:t>
      </w:r>
      <w:commentRangeEnd w:id="3812"/>
      <w:r>
        <w:rPr>
          <w:rStyle w:val="CommentReference"/>
          <w:rFonts w:ascii="Segoe UI" w:hAnsi="Segoe UI"/>
          <w:iCs w:val="0"/>
          <w:color w:val="auto"/>
        </w:rPr>
        <w:commentReference w:id="3812"/>
      </w:r>
      <w:r w:rsidRPr="00725372">
        <w:t xml:space="preserve"> </w:t>
      </w:r>
      <w:r w:rsidR="00B619DE">
        <w:fldChar w:fldCharType="begin"/>
      </w:r>
      <w:r w:rsidR="00B619DE">
        <w:instrText xml:space="preserve"> SEQ Figure \* ARABIC </w:instrText>
      </w:r>
      <w:r w:rsidR="00B619DE">
        <w:fldChar w:fldCharType="separate"/>
      </w:r>
      <w:r w:rsidR="00711812">
        <w:rPr>
          <w:noProof/>
        </w:rPr>
        <w:t>10</w:t>
      </w:r>
      <w:r w:rsidR="00B619DE">
        <w:fldChar w:fldCharType="end"/>
      </w:r>
      <w:r w:rsidRPr="00725372">
        <w:t xml:space="preserve"> MIT Reference Architecture</w:t>
      </w:r>
      <w:bookmarkEnd w:id="3810"/>
      <w:bookmarkEnd w:id="3811"/>
    </w:p>
    <w:p w14:paraId="3B681434" w14:textId="77777777" w:rsidR="0024074D" w:rsidRPr="00725372" w:rsidRDefault="0024074D" w:rsidP="0024074D">
      <w:pPr>
        <w:pStyle w:val="regular"/>
        <w:jc w:val="center"/>
      </w:pPr>
    </w:p>
    <w:p w14:paraId="22DBDFAA" w14:textId="77777777" w:rsidR="0024074D" w:rsidRPr="00725372" w:rsidRDefault="0024074D" w:rsidP="0024074D">
      <w:pPr>
        <w:tabs>
          <w:tab w:val="left" w:pos="1080"/>
        </w:tabs>
        <w:ind w:left="1080" w:hanging="450"/>
      </w:pPr>
      <w:r w:rsidRPr="00725372">
        <w:rPr>
          <w:rStyle w:val="AASemiBoldChar"/>
        </w:rPr>
        <w:t>Enterprise Network:</w:t>
      </w:r>
      <w:r w:rsidRPr="00725372">
        <w:t xml:space="preserve"> Represents the high-level IT network connecting various business operations, services, and systems. It serves as the foundation for communication across the organization.</w:t>
      </w:r>
    </w:p>
    <w:p w14:paraId="68204F40" w14:textId="77777777" w:rsidR="0024074D" w:rsidRPr="00725372" w:rsidRDefault="0024074D" w:rsidP="0024074D">
      <w:pPr>
        <w:tabs>
          <w:tab w:val="left" w:pos="1080"/>
        </w:tabs>
        <w:ind w:left="1080" w:hanging="450"/>
      </w:pPr>
      <w:r w:rsidRPr="005C1507">
        <w:rPr>
          <w:rStyle w:val="AASemiBoldChar"/>
        </w:rPr>
        <w:lastRenderedPageBreak/>
        <w:t>Industrial Network</w:t>
      </w:r>
      <w:r w:rsidRPr="00725372">
        <w:t>: Focuses on the network responsible for managing industrial operations and controls, connecting systems such as SCADA, PLCs, and field devices. It ensures reliable data transmission for production and automation processes.</w:t>
      </w:r>
    </w:p>
    <w:p w14:paraId="3A8D49EE" w14:textId="77777777" w:rsidR="0024074D" w:rsidRPr="00725372" w:rsidRDefault="0024074D" w:rsidP="0024074D">
      <w:pPr>
        <w:tabs>
          <w:tab w:val="left" w:pos="1080"/>
        </w:tabs>
        <w:ind w:left="1080" w:hanging="450"/>
      </w:pPr>
      <w:r w:rsidRPr="00725372">
        <w:rPr>
          <w:rStyle w:val="AASemiBoldChar"/>
        </w:rPr>
        <w:t>Plant:</w:t>
      </w:r>
      <w:r w:rsidRPr="00725372">
        <w:t xml:space="preserve"> This is the central infrastructure that interconnects different network segments, providing high-speed data transfer and ensuring scalability and reliability.</w:t>
      </w:r>
    </w:p>
    <w:p w14:paraId="5959F6B7" w14:textId="77777777" w:rsidR="0024074D" w:rsidRPr="00725372" w:rsidRDefault="0024074D" w:rsidP="0024074D">
      <w:pPr>
        <w:tabs>
          <w:tab w:val="left" w:pos="1080"/>
        </w:tabs>
        <w:ind w:left="1080" w:hanging="450"/>
      </w:pPr>
      <w:r w:rsidRPr="00725372">
        <w:rPr>
          <w:rStyle w:val="AASemiBoldChar"/>
        </w:rPr>
        <w:t xml:space="preserve">Zone: </w:t>
      </w:r>
      <w:r w:rsidRPr="00725372">
        <w:t>Acts as an intermediary between the cell and the industrial network, handling traffic distribution and optimizing data flow.</w:t>
      </w:r>
    </w:p>
    <w:p w14:paraId="0A67CAA1" w14:textId="7280E464" w:rsidR="00AD2B68" w:rsidRPr="00AD2B68" w:rsidRDefault="00963A41" w:rsidP="00AD2B68">
      <w:pPr>
        <w:pStyle w:val="Heading5numbered"/>
      </w:pPr>
      <w:bookmarkStart w:id="3813" w:name="_Toc198518397"/>
      <w:r>
        <w:t>General</w:t>
      </w:r>
      <w:bookmarkEnd w:id="3813"/>
    </w:p>
    <w:p w14:paraId="0913F86C" w14:textId="6168DC22" w:rsidR="00E50F40" w:rsidRPr="00725372" w:rsidRDefault="00E50F40" w:rsidP="00E50F40">
      <w:pPr>
        <w:pStyle w:val="SysReq1"/>
        <w:rPr>
          <w:lang w:val="en-GB"/>
        </w:rPr>
      </w:pPr>
      <w:bookmarkStart w:id="3814" w:name="_Toc198519472"/>
      <w:commentRangeStart w:id="3815"/>
      <w:r w:rsidRPr="00725372">
        <w:rPr>
          <w:rStyle w:val="AASemiBoldChar"/>
        </w:rPr>
        <w:t>Internal Inventory for Plant</w:t>
      </w:r>
      <w:r w:rsidRPr="00725372">
        <w:rPr>
          <w:lang w:val="en-GB"/>
        </w:rPr>
        <w:t xml:space="preserve">: The </w:t>
      </w:r>
      <w:r w:rsidR="00CB1438">
        <w:rPr>
          <w:lang w:val="en-GB"/>
        </w:rPr>
        <w:t>Contractor</w:t>
      </w:r>
      <w:r w:rsidRPr="00725372">
        <w:rPr>
          <w:lang w:val="en-GB"/>
        </w:rPr>
        <w:t xml:space="preserve"> shall maintain and provide an up-to-date internal inventory of all components, equipment, and services delivered as part of the plant. This inventory must include detailed information on internal applications, devices, network interfaces, and communication protocols used within the plant. The internal inventory should be updated and shared with the client whenever any changes or updates occur in the plant</w:t>
      </w:r>
      <w:commentRangeEnd w:id="3815"/>
      <w:r w:rsidR="00AC7450">
        <w:rPr>
          <w:rStyle w:val="CommentReference"/>
          <w:lang w:val="en-GB"/>
        </w:rPr>
        <w:commentReference w:id="3815"/>
      </w:r>
      <w:r w:rsidRPr="00725372">
        <w:rPr>
          <w:lang w:val="en-GB"/>
        </w:rPr>
        <w:t>.</w:t>
      </w:r>
      <w:bookmarkEnd w:id="3814"/>
      <w:r w:rsidRPr="00725372">
        <w:rPr>
          <w:lang w:val="en-GB"/>
        </w:rPr>
        <w:t xml:space="preserve"> </w:t>
      </w:r>
    </w:p>
    <w:p w14:paraId="27757A28" w14:textId="7F618659" w:rsidR="00E50F40" w:rsidRPr="00725372" w:rsidRDefault="00E50F40" w:rsidP="00E50F40">
      <w:pPr>
        <w:pStyle w:val="SysReq1"/>
        <w:rPr>
          <w:lang w:val="en-GB"/>
        </w:rPr>
      </w:pPr>
      <w:bookmarkStart w:id="3816" w:name="_Ref195005601"/>
      <w:bookmarkStart w:id="3817" w:name="_Toc198519473"/>
      <w:r w:rsidRPr="00725372">
        <w:rPr>
          <w:rStyle w:val="AASemiBoldChar"/>
        </w:rPr>
        <w:t>Network Ports and Protocols Requirement</w:t>
      </w:r>
      <w:r w:rsidRPr="00725372">
        <w:rPr>
          <w:lang w:val="en-GB"/>
        </w:rPr>
        <w:t xml:space="preserve">: The </w:t>
      </w:r>
      <w:r w:rsidR="00CB1438">
        <w:rPr>
          <w:lang w:val="en-GB"/>
        </w:rPr>
        <w:t>Contractor</w:t>
      </w:r>
      <w:r w:rsidRPr="00725372">
        <w:rPr>
          <w:lang w:val="en-GB"/>
        </w:rPr>
        <w:t xml:space="preserve"> shall supply a detailed list of the network ports and protocols necessary for the correct functionality of their system and application.</w:t>
      </w:r>
      <w:bookmarkEnd w:id="3816"/>
      <w:r w:rsidR="00D82D1A">
        <w:rPr>
          <w:lang w:val="en-GB"/>
        </w:rPr>
        <w:t xml:space="preserve"> (</w:t>
      </w:r>
      <w:r w:rsidR="00D82D1A">
        <w:rPr>
          <w:lang w:val="en-GB"/>
        </w:rPr>
        <w:fldChar w:fldCharType="begin"/>
      </w:r>
      <w:r w:rsidR="00D82D1A">
        <w:rPr>
          <w:lang w:val="en-GB"/>
        </w:rPr>
        <w:instrText xml:space="preserve"> REF _Ref194400300 \h </w:instrText>
      </w:r>
      <w:r w:rsidR="00D82D1A">
        <w:rPr>
          <w:lang w:val="en-GB"/>
        </w:rPr>
      </w:r>
      <w:r w:rsidR="00D82D1A">
        <w:rPr>
          <w:lang w:val="en-GB"/>
        </w:rPr>
        <w:fldChar w:fldCharType="separate"/>
      </w:r>
      <w:r w:rsidR="00711812">
        <w:rPr>
          <w:b/>
          <w:bCs/>
        </w:rPr>
        <w:t>Error! Reference source not found.</w:t>
      </w:r>
      <w:r w:rsidR="00D82D1A">
        <w:rPr>
          <w:lang w:val="en-GB"/>
        </w:rPr>
        <w:fldChar w:fldCharType="end"/>
      </w:r>
      <w:r w:rsidR="00D82D1A">
        <w:rPr>
          <w:lang w:val="en-GB"/>
        </w:rPr>
        <w:t>)</w:t>
      </w:r>
      <w:bookmarkEnd w:id="3817"/>
    </w:p>
    <w:p w14:paraId="6057E190" w14:textId="7EACCFB8" w:rsidR="00E50F40" w:rsidRPr="00725372" w:rsidRDefault="00E50F40" w:rsidP="00E50F40">
      <w:pPr>
        <w:pStyle w:val="SysReq1"/>
        <w:rPr>
          <w:lang w:val="en-GB"/>
        </w:rPr>
      </w:pPr>
      <w:bookmarkStart w:id="3818" w:name="_Toc198519474"/>
      <w:r w:rsidRPr="00725372">
        <w:rPr>
          <w:rStyle w:val="AASemiBoldChar"/>
        </w:rPr>
        <w:t xml:space="preserve">Responsibility for Network Configuration: </w:t>
      </w:r>
      <w:r w:rsidRPr="00725372">
        <w:rPr>
          <w:lang w:val="en-GB"/>
        </w:rPr>
        <w:t xml:space="preserve">The </w:t>
      </w:r>
      <w:r w:rsidR="00CB1438">
        <w:rPr>
          <w:lang w:val="en-GB"/>
        </w:rPr>
        <w:t>Contractor</w:t>
      </w:r>
      <w:r w:rsidRPr="00725372">
        <w:rPr>
          <w:lang w:val="en-GB"/>
        </w:rPr>
        <w:t xml:space="preserve"> shall be responsible for configuring the necessary network elements based on the inventory of network ports, protocols, internal and external applications</w:t>
      </w:r>
      <w:commentRangeStart w:id="3819"/>
      <w:commentRangeEnd w:id="3819"/>
      <w:r w:rsidR="00CB1438">
        <w:rPr>
          <w:rStyle w:val="CommentReference"/>
          <w:lang w:val="en-GB"/>
        </w:rPr>
        <w:commentReference w:id="3819"/>
      </w:r>
      <w:r w:rsidRPr="00725372">
        <w:rPr>
          <w:lang w:val="en-GB"/>
        </w:rPr>
        <w:t>.</w:t>
      </w:r>
      <w:bookmarkEnd w:id="3818"/>
    </w:p>
    <w:p w14:paraId="2DDA422B" w14:textId="441A663B" w:rsidR="002D697C" w:rsidRPr="00D51242" w:rsidRDefault="002D697C" w:rsidP="00D51242">
      <w:pPr>
        <w:pStyle w:val="SysReq1"/>
        <w:rPr>
          <w:shd w:val="clear" w:color="auto" w:fill="FFFFFF"/>
          <w:lang w:val="en-GB"/>
        </w:rPr>
      </w:pPr>
      <w:bookmarkStart w:id="3820" w:name="_Ref195005796"/>
      <w:bookmarkStart w:id="3821" w:name="_Toc198519475"/>
      <w:commentRangeStart w:id="3822"/>
      <w:r w:rsidRPr="00725372">
        <w:rPr>
          <w:rStyle w:val="AASemiBoldChar"/>
        </w:rPr>
        <w:t>IP Address Allocation and Compliance</w:t>
      </w:r>
      <w:commentRangeEnd w:id="3822"/>
      <w:r>
        <w:rPr>
          <w:rStyle w:val="CommentReference"/>
          <w:lang w:val="en-GB"/>
        </w:rPr>
        <w:commentReference w:id="3822"/>
      </w:r>
      <w:r w:rsidRPr="00725372">
        <w:rPr>
          <w:shd w:val="clear" w:color="auto" w:fill="FFFFFF"/>
          <w:lang w:val="en-GB"/>
        </w:rPr>
        <w:t xml:space="preserve">: The </w:t>
      </w:r>
      <w:r>
        <w:rPr>
          <w:shd w:val="clear" w:color="auto" w:fill="FFFFFF"/>
          <w:lang w:val="en-GB"/>
        </w:rPr>
        <w:t>Contractor</w:t>
      </w:r>
      <w:r w:rsidRPr="00725372">
        <w:rPr>
          <w:shd w:val="clear" w:color="auto" w:fill="FFFFFF"/>
          <w:lang w:val="en-GB"/>
        </w:rPr>
        <w:t xml:space="preserve"> </w:t>
      </w:r>
      <w:r>
        <w:rPr>
          <w:shd w:val="clear" w:color="auto" w:fill="FFFFFF"/>
          <w:lang w:val="en-GB"/>
        </w:rPr>
        <w:t>shall</w:t>
      </w:r>
      <w:r w:rsidRPr="00725372">
        <w:rPr>
          <w:shd w:val="clear" w:color="auto" w:fill="FFFFFF"/>
          <w:lang w:val="en-GB"/>
        </w:rPr>
        <w:t xml:space="preserve"> use IP address ranges </w:t>
      </w:r>
      <w:r>
        <w:rPr>
          <w:shd w:val="clear" w:color="auto" w:fill="FFFFFF"/>
          <w:lang w:val="en-GB"/>
        </w:rPr>
        <w:t xml:space="preserve">for the </w:t>
      </w:r>
      <w:r w:rsidR="00A156C9">
        <w:rPr>
          <w:shd w:val="clear" w:color="auto" w:fill="FFFFFF"/>
          <w:lang w:val="en-GB"/>
        </w:rPr>
        <w:t>QPLANT:CS</w:t>
      </w:r>
      <w:r>
        <w:rPr>
          <w:shd w:val="clear" w:color="auto" w:fill="FFFFFF"/>
          <w:lang w:val="en-GB"/>
        </w:rPr>
        <w:t xml:space="preserve"> </w:t>
      </w:r>
      <w:r w:rsidRPr="00725372">
        <w:rPr>
          <w:shd w:val="clear" w:color="auto" w:fill="FFFFFF"/>
          <w:lang w:val="en-GB"/>
        </w:rPr>
        <w:t xml:space="preserve">as provided by </w:t>
      </w:r>
      <w:r>
        <w:rPr>
          <w:shd w:val="clear" w:color="auto" w:fill="FFFFFF"/>
          <w:lang w:val="en-GB"/>
        </w:rPr>
        <w:t>the customer</w:t>
      </w:r>
      <w:r w:rsidRPr="00725372">
        <w:rPr>
          <w:shd w:val="clear" w:color="auto" w:fill="FFFFFF"/>
          <w:lang w:val="en-GB"/>
        </w:rPr>
        <w:t xml:space="preserve">. </w:t>
      </w:r>
      <w:r>
        <w:rPr>
          <w:shd w:val="clear" w:color="auto" w:fill="FFFFFF"/>
          <w:lang w:val="en-GB"/>
        </w:rPr>
        <w:t xml:space="preserve">This includes equipment in Level 0 of the Perdue model. </w:t>
      </w:r>
      <w:r w:rsidRPr="00725372">
        <w:rPr>
          <w:shd w:val="clear" w:color="auto" w:fill="FFFFFF"/>
          <w:lang w:val="en-GB"/>
        </w:rPr>
        <w:t>These ranges will be pre-assigned by MIT to ensure consistency with the overall network architecture</w:t>
      </w:r>
      <w:r>
        <w:rPr>
          <w:shd w:val="clear" w:color="auto" w:fill="FFFFFF"/>
          <w:lang w:val="en-GB"/>
        </w:rPr>
        <w:t xml:space="preserve"> </w:t>
      </w:r>
      <w:r w:rsidRPr="00725372">
        <w:rPr>
          <w:lang w:val="en-GB"/>
        </w:rPr>
        <w:t>and addressing schemes</w:t>
      </w:r>
      <w:r w:rsidRPr="00725372">
        <w:rPr>
          <w:shd w:val="clear" w:color="auto" w:fill="FFFFFF"/>
          <w:lang w:val="en-GB"/>
        </w:rPr>
        <w:t xml:space="preserve">. The </w:t>
      </w:r>
      <w:r>
        <w:rPr>
          <w:shd w:val="clear" w:color="auto" w:fill="FFFFFF"/>
          <w:lang w:val="en-GB"/>
        </w:rPr>
        <w:t>Contractor</w:t>
      </w:r>
      <w:r w:rsidRPr="00725372">
        <w:rPr>
          <w:shd w:val="clear" w:color="auto" w:fill="FFFFFF"/>
          <w:lang w:val="en-GB"/>
        </w:rPr>
        <w:t xml:space="preserve"> is responsible for implementing the provided IP ranges without deviation, and any additional IP requirements </w:t>
      </w:r>
      <w:r>
        <w:rPr>
          <w:shd w:val="clear" w:color="auto" w:fill="FFFFFF"/>
          <w:lang w:val="en-GB"/>
        </w:rPr>
        <w:t>shall</w:t>
      </w:r>
      <w:r w:rsidRPr="00725372">
        <w:rPr>
          <w:shd w:val="clear" w:color="auto" w:fill="FFFFFF"/>
          <w:lang w:val="en-GB"/>
        </w:rPr>
        <w:t xml:space="preserve"> be communicated to and approved by MIT prior to implementation. Additionally, the </w:t>
      </w:r>
      <w:r>
        <w:rPr>
          <w:shd w:val="clear" w:color="auto" w:fill="FFFFFF"/>
          <w:lang w:val="en-GB"/>
        </w:rPr>
        <w:t>Contractor</w:t>
      </w:r>
      <w:r w:rsidRPr="00725372">
        <w:rPr>
          <w:shd w:val="clear" w:color="auto" w:fill="FFFFFF"/>
          <w:lang w:val="en-GB"/>
        </w:rPr>
        <w:t xml:space="preserve"> </w:t>
      </w:r>
      <w:r>
        <w:rPr>
          <w:shd w:val="clear" w:color="auto" w:fill="FFFFFF"/>
          <w:lang w:val="en-GB"/>
        </w:rPr>
        <w:t>shall</w:t>
      </w:r>
      <w:r w:rsidRPr="00725372">
        <w:rPr>
          <w:shd w:val="clear" w:color="auto" w:fill="FFFFFF"/>
          <w:lang w:val="en-GB"/>
        </w:rPr>
        <w:t xml:space="preserve"> </w:t>
      </w:r>
      <w:commentRangeStart w:id="3823"/>
      <w:commentRangeStart w:id="3824"/>
      <w:r w:rsidRPr="00725372">
        <w:rPr>
          <w:shd w:val="clear" w:color="auto" w:fill="FFFFFF"/>
          <w:lang w:val="en-GB"/>
        </w:rPr>
        <w:t xml:space="preserve">document </w:t>
      </w:r>
      <w:commentRangeEnd w:id="3823"/>
      <w:r>
        <w:rPr>
          <w:rStyle w:val="CommentReference"/>
          <w:lang w:val="en-GB"/>
        </w:rPr>
        <w:commentReference w:id="3823"/>
      </w:r>
      <w:commentRangeEnd w:id="3824"/>
      <w:r w:rsidR="00F336BF">
        <w:rPr>
          <w:rStyle w:val="CommentReference"/>
          <w:lang w:val="en-GB"/>
        </w:rPr>
        <w:commentReference w:id="3824"/>
      </w:r>
      <w:r w:rsidRPr="00725372">
        <w:rPr>
          <w:shd w:val="clear" w:color="auto" w:fill="FFFFFF"/>
          <w:lang w:val="en-GB"/>
        </w:rPr>
        <w:t xml:space="preserve">the use of the assigned IP ranges for each </w:t>
      </w:r>
      <w:r>
        <w:rPr>
          <w:shd w:val="clear" w:color="auto" w:fill="FFFFFF"/>
          <w:lang w:val="en-GB"/>
        </w:rPr>
        <w:t>device</w:t>
      </w:r>
      <w:r w:rsidRPr="00725372">
        <w:rPr>
          <w:shd w:val="clear" w:color="auto" w:fill="FFFFFF"/>
          <w:lang w:val="en-GB"/>
        </w:rPr>
        <w:t xml:space="preserve"> and submit this documentation to MIT upon completing the configuration. </w:t>
      </w:r>
      <w:r>
        <w:rPr>
          <w:shd w:val="clear" w:color="auto" w:fill="FFFFFF"/>
          <w:lang w:val="en-GB"/>
        </w:rPr>
        <w:t>(</w:t>
      </w:r>
      <w:r>
        <w:rPr>
          <w:shd w:val="clear" w:color="auto" w:fill="FFFFFF"/>
          <w:lang w:val="en-GB"/>
        </w:rPr>
        <w:fldChar w:fldCharType="begin"/>
      </w:r>
      <w:r>
        <w:rPr>
          <w:shd w:val="clear" w:color="auto" w:fill="FFFFFF"/>
          <w:lang w:val="en-GB"/>
        </w:rPr>
        <w:instrText xml:space="preserve"> REF _Ref194422494 \h </w:instrText>
      </w:r>
      <w:r>
        <w:rPr>
          <w:shd w:val="clear" w:color="auto" w:fill="FFFFFF"/>
          <w:lang w:val="en-GB"/>
        </w:rPr>
      </w:r>
      <w:r>
        <w:rPr>
          <w:shd w:val="clear" w:color="auto" w:fill="FFFFFF"/>
          <w:lang w:val="en-GB"/>
        </w:rPr>
        <w:fldChar w:fldCharType="separate"/>
      </w:r>
      <w:r w:rsidR="00711812">
        <w:rPr>
          <w:b/>
          <w:bCs/>
          <w:shd w:val="clear" w:color="auto" w:fill="FFFFFF"/>
        </w:rPr>
        <w:t>Error! Reference source not found.</w:t>
      </w:r>
      <w:r>
        <w:rPr>
          <w:shd w:val="clear" w:color="auto" w:fill="FFFFFF"/>
          <w:lang w:val="en-GB"/>
        </w:rPr>
        <w:fldChar w:fldCharType="end"/>
      </w:r>
      <w:r>
        <w:rPr>
          <w:shd w:val="clear" w:color="auto" w:fill="FFFFFF"/>
          <w:lang w:val="en-GB"/>
        </w:rPr>
        <w:t xml:space="preserve">) </w:t>
      </w:r>
      <w:r w:rsidRPr="00725372">
        <w:rPr>
          <w:shd w:val="clear" w:color="auto" w:fill="FFFFFF"/>
          <w:lang w:val="en-GB"/>
        </w:rPr>
        <w:t xml:space="preserve">MIT reserves the right to audit the </w:t>
      </w:r>
      <w:r>
        <w:rPr>
          <w:shd w:val="clear" w:color="auto" w:fill="FFFFFF"/>
          <w:lang w:val="en-GB"/>
        </w:rPr>
        <w:t>Contractor</w:t>
      </w:r>
      <w:r w:rsidRPr="00725372">
        <w:rPr>
          <w:shd w:val="clear" w:color="auto" w:fill="FFFFFF"/>
          <w:lang w:val="en-GB"/>
        </w:rPr>
        <w:t>'s implementation to ensure adherence to the assigned IP ranges and n</w:t>
      </w:r>
      <w:r w:rsidR="00D51242">
        <w:rPr>
          <w:shd w:val="clear" w:color="auto" w:fill="FFFFFF"/>
          <w:lang w:val="en-GB"/>
        </w:rPr>
        <w:t>etwork configuration standards.</w:t>
      </w:r>
      <w:bookmarkStart w:id="3825" w:name="_Toc97036591"/>
      <w:bookmarkEnd w:id="3820"/>
      <w:bookmarkEnd w:id="3821"/>
    </w:p>
    <w:p w14:paraId="6AE701CD" w14:textId="22110EE2" w:rsidR="0024074D" w:rsidRPr="00725372" w:rsidRDefault="0024074D" w:rsidP="0024074D">
      <w:pPr>
        <w:pStyle w:val="SysReq1"/>
        <w:rPr>
          <w:shd w:val="clear" w:color="auto" w:fill="FFFFFF"/>
          <w:lang w:val="en-GB"/>
        </w:rPr>
      </w:pPr>
      <w:bookmarkStart w:id="3826" w:name="_Ref194421129"/>
      <w:bookmarkStart w:id="3827" w:name="_Toc198519476"/>
      <w:r w:rsidRPr="00725372">
        <w:rPr>
          <w:rStyle w:val="AASemiBoldChar"/>
        </w:rPr>
        <w:t>Remote upgrade</w:t>
      </w:r>
      <w:r>
        <w:rPr>
          <w:shd w:val="clear" w:color="auto" w:fill="FFFFFF"/>
          <w:lang w:val="en-GB"/>
        </w:rPr>
        <w:t>: Where a</w:t>
      </w:r>
      <w:r w:rsidRPr="00725372">
        <w:rPr>
          <w:shd w:val="clear" w:color="auto" w:fill="FFFFFF"/>
          <w:lang w:val="en-GB"/>
        </w:rPr>
        <w:t xml:space="preserve"> Software Component can be upgraded, the </w:t>
      </w:r>
      <w:r w:rsidR="00A156C9">
        <w:rPr>
          <w:shd w:val="clear" w:color="auto" w:fill="FFFFFF"/>
          <w:lang w:val="en-GB"/>
        </w:rPr>
        <w:t>QPLANT:CS</w:t>
      </w:r>
      <w:commentRangeStart w:id="3828"/>
      <w:commentRangeStart w:id="3829"/>
      <w:r w:rsidRPr="00725372">
        <w:rPr>
          <w:shd w:val="clear" w:color="auto" w:fill="FFFFFF"/>
          <w:lang w:val="en-GB"/>
        </w:rPr>
        <w:t xml:space="preserve"> </w:t>
      </w:r>
      <w:commentRangeEnd w:id="3828"/>
      <w:r>
        <w:rPr>
          <w:rStyle w:val="CommentReference"/>
          <w:lang w:val="en-GB"/>
        </w:rPr>
        <w:commentReference w:id="3828"/>
      </w:r>
      <w:commentRangeEnd w:id="3829"/>
      <w:r>
        <w:rPr>
          <w:rStyle w:val="CommentReference"/>
          <w:lang w:val="en-GB"/>
        </w:rPr>
        <w:commentReference w:id="3829"/>
      </w:r>
      <w:r w:rsidRPr="00725372">
        <w:rPr>
          <w:shd w:val="clear" w:color="auto" w:fill="FFFFFF"/>
          <w:lang w:val="en-GB"/>
        </w:rPr>
        <w:t xml:space="preserve">shall support </w:t>
      </w:r>
      <w:r>
        <w:rPr>
          <w:shd w:val="clear" w:color="auto" w:fill="FFFFFF"/>
          <w:lang w:val="en-GB"/>
        </w:rPr>
        <w:t xml:space="preserve">an </w:t>
      </w:r>
      <w:r w:rsidRPr="00725372">
        <w:rPr>
          <w:shd w:val="clear" w:color="auto" w:fill="FFFFFF"/>
          <w:lang w:val="en-GB"/>
        </w:rPr>
        <w:t>upgrade procedure which can be automated as script(s), without the need for an Internet connection. A list of required tools has to be provided.</w:t>
      </w:r>
      <w:r>
        <w:rPr>
          <w:shd w:val="clear" w:color="auto" w:fill="FFFFFF"/>
          <w:lang w:val="en-GB"/>
        </w:rPr>
        <w:t xml:space="preserve"> </w:t>
      </w:r>
      <w:r>
        <w:rPr>
          <w:shd w:val="clear" w:color="auto" w:fill="FFFFFF"/>
          <w:lang w:val="en-GB"/>
        </w:rPr>
        <w:fldChar w:fldCharType="begin"/>
      </w:r>
      <w:r>
        <w:rPr>
          <w:shd w:val="clear" w:color="auto" w:fill="FFFFFF"/>
          <w:lang w:val="en-GB"/>
        </w:rPr>
        <w:instrText xml:space="preserve"> REF _Ref194399846 \h </w:instrText>
      </w:r>
      <w:r>
        <w:rPr>
          <w:shd w:val="clear" w:color="auto" w:fill="FFFFFF"/>
          <w:lang w:val="en-GB"/>
        </w:rPr>
      </w:r>
      <w:r>
        <w:rPr>
          <w:shd w:val="clear" w:color="auto" w:fill="FFFFFF"/>
          <w:lang w:val="en-GB"/>
        </w:rPr>
        <w:fldChar w:fldCharType="separate"/>
      </w:r>
      <w:r w:rsidR="00711812">
        <w:rPr>
          <w:b/>
          <w:bCs/>
          <w:shd w:val="clear" w:color="auto" w:fill="FFFFFF"/>
        </w:rPr>
        <w:t>Error! Reference source not found.</w:t>
      </w:r>
      <w:bookmarkEnd w:id="3827"/>
      <w:r>
        <w:rPr>
          <w:shd w:val="clear" w:color="auto" w:fill="FFFFFF"/>
          <w:lang w:val="en-GB"/>
        </w:rPr>
        <w:fldChar w:fldCharType="end"/>
      </w:r>
      <w:bookmarkEnd w:id="3826"/>
    </w:p>
    <w:p w14:paraId="771E86A8" w14:textId="77777777" w:rsidR="00054C3E" w:rsidRPr="00725372" w:rsidRDefault="00054C3E" w:rsidP="00054C3E">
      <w:pPr>
        <w:pStyle w:val="SysReq1"/>
        <w:numPr>
          <w:ilvl w:val="0"/>
          <w:numId w:val="0"/>
        </w:numPr>
        <w:rPr>
          <w:lang w:val="en-GB"/>
        </w:rPr>
      </w:pPr>
    </w:p>
    <w:p w14:paraId="071DCDE3" w14:textId="1F0F53C2" w:rsidR="00E50F40" w:rsidRPr="00725372" w:rsidRDefault="00E50F40" w:rsidP="00944989">
      <w:pPr>
        <w:pStyle w:val="Heading5numbered"/>
        <w:rPr>
          <w:lang w:val="en-GB"/>
        </w:rPr>
      </w:pPr>
      <w:bookmarkStart w:id="3830" w:name="_Toc198518398"/>
      <w:r w:rsidRPr="00725372">
        <w:rPr>
          <w:lang w:val="en-GB"/>
        </w:rPr>
        <w:t>Services</w:t>
      </w:r>
      <w:bookmarkEnd w:id="3830"/>
    </w:p>
    <w:p w14:paraId="4D41E6B7" w14:textId="534E1CA9" w:rsidR="00944989" w:rsidRPr="00725372" w:rsidRDefault="00944989" w:rsidP="002B6EDD">
      <w:pPr>
        <w:pStyle w:val="SysReq1"/>
        <w:rPr>
          <w:shd w:val="clear" w:color="auto" w:fill="FFFFFF"/>
          <w:lang w:val="en-GB"/>
        </w:rPr>
      </w:pPr>
      <w:bookmarkStart w:id="3831" w:name="_Ref195006192"/>
      <w:bookmarkStart w:id="3832" w:name="_Toc198519477"/>
      <w:r w:rsidRPr="00725372">
        <w:rPr>
          <w:rStyle w:val="AASemiBoldChar"/>
        </w:rPr>
        <w:t>Backup</w:t>
      </w:r>
      <w:r w:rsidRPr="00725372">
        <w:rPr>
          <w:shd w:val="clear" w:color="auto" w:fill="FFFFFF"/>
          <w:lang w:val="en-GB"/>
        </w:rPr>
        <w:t>: Where backup of a system is required, for each system following shall be defined</w:t>
      </w:r>
      <w:r w:rsidR="0097258D">
        <w:rPr>
          <w:shd w:val="clear" w:color="auto" w:fill="FFFFFF"/>
          <w:lang w:val="en-GB"/>
        </w:rPr>
        <w:t xml:space="preserve"> (</w:t>
      </w:r>
      <w:r w:rsidR="0097258D">
        <w:rPr>
          <w:shd w:val="clear" w:color="auto" w:fill="FFFFFF"/>
          <w:lang w:val="en-GB"/>
        </w:rPr>
        <w:fldChar w:fldCharType="begin"/>
      </w:r>
      <w:r w:rsidR="0097258D">
        <w:rPr>
          <w:shd w:val="clear" w:color="auto" w:fill="FFFFFF"/>
          <w:lang w:val="en-GB"/>
        </w:rPr>
        <w:instrText xml:space="preserve"> REF _Ref194399846 \h </w:instrText>
      </w:r>
      <w:r w:rsidR="0097258D">
        <w:rPr>
          <w:shd w:val="clear" w:color="auto" w:fill="FFFFFF"/>
          <w:lang w:val="en-GB"/>
        </w:rPr>
      </w:r>
      <w:r w:rsidR="0097258D">
        <w:rPr>
          <w:shd w:val="clear" w:color="auto" w:fill="FFFFFF"/>
          <w:lang w:val="en-GB"/>
        </w:rPr>
        <w:fldChar w:fldCharType="separate"/>
      </w:r>
      <w:r w:rsidR="00711812">
        <w:rPr>
          <w:b/>
          <w:bCs/>
          <w:shd w:val="clear" w:color="auto" w:fill="FFFFFF"/>
        </w:rPr>
        <w:t>Error! Reference source not found.</w:t>
      </w:r>
      <w:r w:rsidR="0097258D">
        <w:rPr>
          <w:shd w:val="clear" w:color="auto" w:fill="FFFFFF"/>
          <w:lang w:val="en-GB"/>
        </w:rPr>
        <w:fldChar w:fldCharType="end"/>
      </w:r>
      <w:r w:rsidR="0097258D">
        <w:rPr>
          <w:shd w:val="clear" w:color="auto" w:fill="FFFFFF"/>
          <w:lang w:val="en-GB"/>
        </w:rPr>
        <w:t>)</w:t>
      </w:r>
      <w:r w:rsidRPr="00725372">
        <w:rPr>
          <w:shd w:val="clear" w:color="auto" w:fill="FFFFFF"/>
          <w:lang w:val="en-GB"/>
        </w:rPr>
        <w:t>:</w:t>
      </w:r>
      <w:bookmarkEnd w:id="3831"/>
      <w:bookmarkEnd w:id="3832"/>
    </w:p>
    <w:p w14:paraId="261BF664" w14:textId="77777777" w:rsidR="00944989" w:rsidRPr="00725372" w:rsidRDefault="00944989" w:rsidP="00944989">
      <w:pPr>
        <w:pStyle w:val="SysReq2"/>
        <w:rPr>
          <w:shd w:val="clear" w:color="auto" w:fill="FFFFFF"/>
          <w:lang w:val="en-GB"/>
        </w:rPr>
      </w:pPr>
      <w:r w:rsidRPr="00725372">
        <w:rPr>
          <w:shd w:val="clear" w:color="auto" w:fill="FFFFFF"/>
          <w:lang w:val="en-GB"/>
        </w:rPr>
        <w:t>a clear list of all folders, files, databases, etc. that are to be included in a backup</w:t>
      </w:r>
    </w:p>
    <w:p w14:paraId="19C815E6" w14:textId="77777777" w:rsidR="00944989" w:rsidRPr="00725372" w:rsidRDefault="00944989" w:rsidP="00944989">
      <w:pPr>
        <w:pStyle w:val="SysReq2"/>
        <w:rPr>
          <w:shd w:val="clear" w:color="auto" w:fill="FFFFFF"/>
          <w:lang w:val="en-GB"/>
        </w:rPr>
      </w:pPr>
      <w:r w:rsidRPr="00725372">
        <w:rPr>
          <w:shd w:val="clear" w:color="auto" w:fill="FFFFFF"/>
          <w:lang w:val="en-GB"/>
        </w:rPr>
        <w:lastRenderedPageBreak/>
        <w:t>a document describing the backup and restore process</w:t>
      </w:r>
    </w:p>
    <w:p w14:paraId="2BFCDB8B" w14:textId="77777777" w:rsidR="00944989" w:rsidRPr="00725372" w:rsidRDefault="00944989" w:rsidP="00944989">
      <w:pPr>
        <w:pStyle w:val="SysReq2"/>
        <w:rPr>
          <w:shd w:val="clear" w:color="auto" w:fill="FFFFFF"/>
          <w:lang w:val="en-GB"/>
        </w:rPr>
      </w:pPr>
      <w:r w:rsidRPr="00725372">
        <w:rPr>
          <w:shd w:val="clear" w:color="auto" w:fill="FFFFFF"/>
          <w:lang w:val="en-GB"/>
        </w:rPr>
        <w:t>any script(s) required to perform these backup and restore actions</w:t>
      </w:r>
    </w:p>
    <w:p w14:paraId="08461CEB" w14:textId="77777777" w:rsidR="00944989" w:rsidRPr="00725372" w:rsidRDefault="00944989" w:rsidP="00944989">
      <w:pPr>
        <w:pStyle w:val="SysReq1"/>
        <w:rPr>
          <w:shd w:val="clear" w:color="auto" w:fill="FFFFFF"/>
          <w:lang w:val="en-GB"/>
        </w:rPr>
      </w:pPr>
      <w:bookmarkStart w:id="3833" w:name="_Toc198519478"/>
      <w:r w:rsidRPr="00725372">
        <w:rPr>
          <w:rStyle w:val="AASemiBoldChar"/>
        </w:rPr>
        <w:t>Monitoring systems with OS</w:t>
      </w:r>
      <w:r w:rsidRPr="00725372">
        <w:rPr>
          <w:shd w:val="clear" w:color="auto" w:fill="FFFFFF"/>
          <w:lang w:val="en-GB"/>
        </w:rPr>
        <w:t xml:space="preserve">: Where the system has an operating system, the System shall support monitoring by at least one of the protocols mentioned in the MIT interface catalogue chapter "Monitoring". </w:t>
      </w:r>
      <w:r w:rsidRPr="00725372">
        <w:rPr>
          <w:lang w:val="en-GB" w:eastAsia="fr-FR"/>
        </w:rPr>
        <w:t xml:space="preserve">Ref. </w:t>
      </w:r>
      <w:commentRangeStart w:id="3834"/>
      <w:commentRangeStart w:id="3835"/>
      <w:r w:rsidRPr="00725372">
        <w:rPr>
          <w:lang w:val="en-GB" w:eastAsia="fr-FR"/>
        </w:rPr>
        <w:t>SCK\55564083</w:t>
      </w:r>
      <w:commentRangeEnd w:id="3834"/>
      <w:r w:rsidRPr="00725372">
        <w:rPr>
          <w:rStyle w:val="CommentReference"/>
          <w:lang w:val="en-GB"/>
        </w:rPr>
        <w:commentReference w:id="3834"/>
      </w:r>
      <w:commentRangeEnd w:id="3835"/>
      <w:r w:rsidR="003E5C09">
        <w:rPr>
          <w:rStyle w:val="CommentReference"/>
          <w:lang w:val="en-GB"/>
        </w:rPr>
        <w:commentReference w:id="3835"/>
      </w:r>
      <w:bookmarkEnd w:id="3833"/>
    </w:p>
    <w:p w14:paraId="12A487F2" w14:textId="77777777" w:rsidR="00944989" w:rsidRPr="00725372" w:rsidRDefault="00944989" w:rsidP="00944989">
      <w:pPr>
        <w:pStyle w:val="SysReq1"/>
        <w:rPr>
          <w:shd w:val="clear" w:color="auto" w:fill="FFFFFF"/>
          <w:lang w:val="en-GB"/>
        </w:rPr>
      </w:pPr>
      <w:bookmarkStart w:id="3836" w:name="_Toc198519479"/>
      <w:r w:rsidRPr="00725372">
        <w:rPr>
          <w:rStyle w:val="AASemiBoldChar"/>
        </w:rPr>
        <w:t>Authorization and security</w:t>
      </w:r>
      <w:r w:rsidRPr="00725372">
        <w:rPr>
          <w:shd w:val="clear" w:color="auto" w:fill="FFFFFF"/>
          <w:lang w:val="en-GB"/>
        </w:rPr>
        <w:t xml:space="preserve">: Where the system has no operating system and requires authorization, the System shall support authorization by at least one of the protocols mentioned in the MIT interface catalogue chapter "Authorization and security". </w:t>
      </w:r>
      <w:r w:rsidRPr="00725372">
        <w:rPr>
          <w:lang w:val="en-GB" w:eastAsia="fr-FR"/>
        </w:rPr>
        <w:t xml:space="preserve">Ref. </w:t>
      </w:r>
      <w:commentRangeStart w:id="3837"/>
      <w:commentRangeStart w:id="3838"/>
      <w:r w:rsidRPr="00725372">
        <w:rPr>
          <w:lang w:val="en-GB" w:eastAsia="fr-FR"/>
        </w:rPr>
        <w:t>SCK\55564083</w:t>
      </w:r>
      <w:commentRangeEnd w:id="3837"/>
      <w:r w:rsidRPr="00725372">
        <w:rPr>
          <w:rStyle w:val="CommentReference"/>
          <w:lang w:val="en-GB"/>
        </w:rPr>
        <w:commentReference w:id="3837"/>
      </w:r>
      <w:commentRangeEnd w:id="3838"/>
      <w:r w:rsidR="003E5C09">
        <w:rPr>
          <w:rStyle w:val="CommentReference"/>
          <w:lang w:val="en-GB"/>
        </w:rPr>
        <w:commentReference w:id="3838"/>
      </w:r>
      <w:bookmarkEnd w:id="3836"/>
    </w:p>
    <w:p w14:paraId="78181449" w14:textId="77777777" w:rsidR="00944989" w:rsidRPr="00725372" w:rsidRDefault="00944989" w:rsidP="00944989">
      <w:pPr>
        <w:pStyle w:val="SysReq1"/>
        <w:rPr>
          <w:shd w:val="clear" w:color="auto" w:fill="FFFFFF"/>
          <w:lang w:val="en-GB"/>
        </w:rPr>
      </w:pPr>
      <w:bookmarkStart w:id="3839" w:name="_Toc198519480"/>
      <w:r w:rsidRPr="00725372">
        <w:rPr>
          <w:rStyle w:val="AASemiBoldChar"/>
        </w:rPr>
        <w:t>Authorization and security systems with OS</w:t>
      </w:r>
      <w:r w:rsidRPr="00725372">
        <w:rPr>
          <w:shd w:val="clear" w:color="auto" w:fill="FFFFFF"/>
          <w:lang w:val="en-GB"/>
        </w:rPr>
        <w:t xml:space="preserve">: Where the System has an operating system, the System shall support authorization by at least one of the protocols mentioned in the MIT interface catalogue chapter "Authorization and security". </w:t>
      </w:r>
      <w:r w:rsidRPr="00725372">
        <w:rPr>
          <w:lang w:val="en-GB" w:eastAsia="fr-FR"/>
        </w:rPr>
        <w:t xml:space="preserve">Ref. </w:t>
      </w:r>
      <w:commentRangeStart w:id="3840"/>
      <w:commentRangeStart w:id="3841"/>
      <w:r w:rsidRPr="00725372">
        <w:rPr>
          <w:lang w:val="en-GB" w:eastAsia="fr-FR"/>
        </w:rPr>
        <w:t>SCK\55564083</w:t>
      </w:r>
      <w:commentRangeEnd w:id="3840"/>
      <w:r w:rsidRPr="00725372">
        <w:rPr>
          <w:rStyle w:val="CommentReference"/>
          <w:lang w:val="en-GB"/>
        </w:rPr>
        <w:commentReference w:id="3840"/>
      </w:r>
      <w:commentRangeEnd w:id="3841"/>
      <w:r w:rsidR="003E5C09">
        <w:rPr>
          <w:rStyle w:val="CommentReference"/>
          <w:lang w:val="en-GB"/>
        </w:rPr>
        <w:commentReference w:id="3841"/>
      </w:r>
      <w:bookmarkEnd w:id="3839"/>
    </w:p>
    <w:p w14:paraId="6E031DFE" w14:textId="77777777" w:rsidR="00944989" w:rsidRPr="00725372" w:rsidRDefault="00944989" w:rsidP="00944989">
      <w:pPr>
        <w:pStyle w:val="SysReq1"/>
        <w:rPr>
          <w:shd w:val="clear" w:color="auto" w:fill="FFFFFF"/>
          <w:lang w:val="en-GB"/>
        </w:rPr>
      </w:pPr>
      <w:bookmarkStart w:id="3842" w:name="_Toc198519481"/>
      <w:r w:rsidRPr="00725372">
        <w:rPr>
          <w:rStyle w:val="AASemiBoldChar"/>
          <w:lang w:eastAsia="fr-FR"/>
        </w:rPr>
        <w:t>Authentication</w:t>
      </w:r>
      <w:r w:rsidRPr="00725372">
        <w:rPr>
          <w:lang w:val="en-GB" w:eastAsia="fr-FR"/>
        </w:rPr>
        <w:t xml:space="preserve">: Where the system has no operating system and requires authentication, the System shall support authentication by at least one of the protocols mentioned in the MIT interface catalogue chapter "Authentication". Ref. </w:t>
      </w:r>
      <w:commentRangeStart w:id="3843"/>
      <w:commentRangeStart w:id="3844"/>
      <w:r w:rsidRPr="00725372">
        <w:rPr>
          <w:lang w:val="en-GB" w:eastAsia="fr-FR"/>
        </w:rPr>
        <w:t>SCK\55564083</w:t>
      </w:r>
      <w:commentRangeEnd w:id="3843"/>
      <w:r w:rsidRPr="00725372">
        <w:rPr>
          <w:rStyle w:val="CommentReference"/>
          <w:lang w:val="en-GB"/>
        </w:rPr>
        <w:commentReference w:id="3843"/>
      </w:r>
      <w:commentRangeEnd w:id="3844"/>
      <w:r w:rsidR="003E5C09">
        <w:rPr>
          <w:rStyle w:val="CommentReference"/>
          <w:lang w:val="en-GB"/>
        </w:rPr>
        <w:commentReference w:id="3844"/>
      </w:r>
      <w:bookmarkEnd w:id="3842"/>
    </w:p>
    <w:p w14:paraId="43F75D6E" w14:textId="77777777" w:rsidR="00944989" w:rsidRPr="00725372" w:rsidRDefault="00944989" w:rsidP="00944989">
      <w:pPr>
        <w:pStyle w:val="SysReq1"/>
        <w:rPr>
          <w:shd w:val="clear" w:color="auto" w:fill="FFFFFF"/>
          <w:lang w:val="en-GB"/>
        </w:rPr>
      </w:pPr>
      <w:bookmarkStart w:id="3845" w:name="_Toc198519482"/>
      <w:r w:rsidRPr="00725372">
        <w:rPr>
          <w:rStyle w:val="AASemiBoldChar"/>
        </w:rPr>
        <w:t>Authentication systems with OS</w:t>
      </w:r>
      <w:r w:rsidRPr="00725372">
        <w:rPr>
          <w:shd w:val="clear" w:color="auto" w:fill="FFFFFF"/>
          <w:lang w:val="en-GB"/>
        </w:rPr>
        <w:t>: Where the System has an operating system which requires authentication, the System shall support authentication by at least one of the protocols mentioned in the MIT interface catalogue chapter "Authentication". Ref. SCK\55564083</w:t>
      </w:r>
      <w:bookmarkEnd w:id="3845"/>
    </w:p>
    <w:p w14:paraId="444AAA48" w14:textId="77777777" w:rsidR="00944989" w:rsidRPr="00725372" w:rsidRDefault="00944989" w:rsidP="00944989">
      <w:pPr>
        <w:pStyle w:val="SysReq1"/>
        <w:rPr>
          <w:shd w:val="clear" w:color="auto" w:fill="FFFFFF"/>
          <w:lang w:val="en-GB"/>
        </w:rPr>
      </w:pPr>
      <w:bookmarkStart w:id="3846" w:name="_Toc198519483"/>
      <w:r w:rsidRPr="00725372">
        <w:rPr>
          <w:rStyle w:val="AASemiBoldChar"/>
        </w:rPr>
        <w:t>Network addressing service</w:t>
      </w:r>
      <w:r w:rsidRPr="00725372">
        <w:rPr>
          <w:shd w:val="clear" w:color="auto" w:fill="FFFFFF"/>
          <w:lang w:val="en-GB"/>
        </w:rPr>
        <w:t>: The System shall support network addressing service by at least one of the protocols mentioned in the MIT interface catalogue chapter "Network addressing service". Ref. SCK\55564083</w:t>
      </w:r>
      <w:bookmarkEnd w:id="3846"/>
    </w:p>
    <w:p w14:paraId="4D9EDB02" w14:textId="77777777" w:rsidR="00944989" w:rsidRPr="00725372" w:rsidRDefault="00944989" w:rsidP="00944989">
      <w:pPr>
        <w:pStyle w:val="SysReq1"/>
        <w:rPr>
          <w:shd w:val="clear" w:color="auto" w:fill="FFFFFF"/>
          <w:lang w:val="en-GB"/>
        </w:rPr>
      </w:pPr>
      <w:bookmarkStart w:id="3847" w:name="_Toc198519484"/>
      <w:r w:rsidRPr="00725372">
        <w:rPr>
          <w:rStyle w:val="AASemiBoldChar"/>
        </w:rPr>
        <w:t>Network naming service</w:t>
      </w:r>
      <w:r w:rsidRPr="00725372">
        <w:rPr>
          <w:shd w:val="clear" w:color="auto" w:fill="FFFFFF"/>
          <w:lang w:val="en-GB"/>
        </w:rPr>
        <w:t>: The System shall support network naming service by at least one of the protocols mentioned in the MIT interface catalogue chapter "Network naming service". Ref. SCK\55564083</w:t>
      </w:r>
      <w:bookmarkEnd w:id="3847"/>
    </w:p>
    <w:p w14:paraId="37DEF2A0" w14:textId="18AB4136" w:rsidR="00944989" w:rsidRPr="00725372" w:rsidRDefault="00944989" w:rsidP="00944989">
      <w:pPr>
        <w:pStyle w:val="SysReq1"/>
        <w:rPr>
          <w:shd w:val="clear" w:color="auto" w:fill="FFFFFF"/>
          <w:lang w:val="en-GB"/>
        </w:rPr>
      </w:pPr>
      <w:bookmarkStart w:id="3848" w:name="_Toc198519485"/>
      <w:commentRangeStart w:id="3849"/>
      <w:r w:rsidRPr="00725372">
        <w:rPr>
          <w:rStyle w:val="AASemiBoldChar"/>
        </w:rPr>
        <w:t>Automatic IP Address Assignment</w:t>
      </w:r>
      <w:r w:rsidRPr="00725372">
        <w:rPr>
          <w:shd w:val="clear" w:color="auto" w:fill="FFFFFF"/>
          <w:lang w:val="en-GB"/>
        </w:rPr>
        <w:t xml:space="preserv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implement a mechanism for automatic IP address assignment based on MAC addresses whenever possible, utilizing DHCP services to ensure efficient and consistent configuration. In scenarios where DHCP is not feasible,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configure static IP addresses in accordance with MIT's assigned IP ranges. All configurations </w:t>
      </w:r>
      <w:r w:rsidR="00F336BF">
        <w:rPr>
          <w:shd w:val="clear" w:color="auto" w:fill="FFFFFF"/>
          <w:lang w:val="en-GB"/>
        </w:rPr>
        <w:t>shall</w:t>
      </w:r>
      <w:r w:rsidRPr="00725372">
        <w:rPr>
          <w:shd w:val="clear" w:color="auto" w:fill="FFFFFF"/>
          <w:lang w:val="en-GB"/>
        </w:rPr>
        <w:t xml:space="preserve"> align with MIT's network architecture standards to ensure seamless integration and avoid IP conflicts.</w:t>
      </w:r>
      <w:commentRangeEnd w:id="3849"/>
      <w:r w:rsidR="0095194B">
        <w:rPr>
          <w:rStyle w:val="CommentReference"/>
          <w:lang w:val="en-GB"/>
        </w:rPr>
        <w:commentReference w:id="3849"/>
      </w:r>
      <w:bookmarkEnd w:id="3848"/>
    </w:p>
    <w:p w14:paraId="16481E4A" w14:textId="6A6D1C3D" w:rsidR="00944989" w:rsidRPr="00725372" w:rsidRDefault="00944989" w:rsidP="00944989">
      <w:pPr>
        <w:pStyle w:val="SysReq1"/>
        <w:rPr>
          <w:shd w:val="clear" w:color="auto" w:fill="FFFFFF"/>
          <w:lang w:val="en-GB"/>
        </w:rPr>
      </w:pPr>
      <w:bookmarkStart w:id="3850" w:name="_Ref196841990"/>
      <w:bookmarkStart w:id="3851" w:name="_Toc198519486"/>
      <w:commentRangeStart w:id="3852"/>
      <w:r w:rsidRPr="00725372">
        <w:rPr>
          <w:rStyle w:val="AASemiBoldChar"/>
        </w:rPr>
        <w:t>Device Identification and MAC Address Tracking</w:t>
      </w:r>
      <w:commentRangeEnd w:id="3852"/>
      <w:r w:rsidR="0095194B">
        <w:rPr>
          <w:rStyle w:val="CommentReference"/>
          <w:lang w:val="en-GB"/>
        </w:rPr>
        <w:commentReference w:id="3852"/>
      </w:r>
      <w:r w:rsidRPr="00725372">
        <w:rPr>
          <w:shd w:val="clear" w:color="auto" w:fill="FFFFFF"/>
          <w:lang w:val="en-GB"/>
        </w:rPr>
        <w:t xml:space="preserv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provide a comprehensive list of all devices, including their respective MAC addresses, prior to configuring the network. This list is crucial for tracking and managing devices, especially when configuring static IP addresses or ensuring proper DHCP assignment.</w:t>
      </w:r>
      <w:bookmarkEnd w:id="3850"/>
      <w:r w:rsidR="00FB0FEB">
        <w:rPr>
          <w:shd w:val="clear" w:color="auto" w:fill="FFFFFF"/>
          <w:lang w:val="en-GB"/>
        </w:rPr>
        <w:t xml:space="preserve"> (</w:t>
      </w:r>
      <w:r w:rsidR="00FB0FEB">
        <w:rPr>
          <w:shd w:val="clear" w:color="auto" w:fill="FFFFFF"/>
          <w:lang w:val="en-GB"/>
        </w:rPr>
        <w:fldChar w:fldCharType="begin"/>
      </w:r>
      <w:r w:rsidR="00FB0FEB">
        <w:rPr>
          <w:shd w:val="clear" w:color="auto" w:fill="FFFFFF"/>
          <w:lang w:val="en-GB"/>
        </w:rPr>
        <w:instrText xml:space="preserve"> REF _Ref194399846 \h </w:instrText>
      </w:r>
      <w:r w:rsidR="00FB0FEB">
        <w:rPr>
          <w:shd w:val="clear" w:color="auto" w:fill="FFFFFF"/>
          <w:lang w:val="en-GB"/>
        </w:rPr>
      </w:r>
      <w:r w:rsidR="00FB0FEB">
        <w:rPr>
          <w:shd w:val="clear" w:color="auto" w:fill="FFFFFF"/>
          <w:lang w:val="en-GB"/>
        </w:rPr>
        <w:fldChar w:fldCharType="separate"/>
      </w:r>
      <w:r w:rsidR="00711812">
        <w:rPr>
          <w:b/>
          <w:bCs/>
          <w:shd w:val="clear" w:color="auto" w:fill="FFFFFF"/>
        </w:rPr>
        <w:t>Error! Reference source not found.</w:t>
      </w:r>
      <w:r w:rsidR="00FB0FEB">
        <w:rPr>
          <w:shd w:val="clear" w:color="auto" w:fill="FFFFFF"/>
          <w:lang w:val="en-GB"/>
        </w:rPr>
        <w:fldChar w:fldCharType="end"/>
      </w:r>
      <w:r w:rsidR="00FB0FEB">
        <w:rPr>
          <w:shd w:val="clear" w:color="auto" w:fill="FFFFFF"/>
          <w:lang w:val="en-GB"/>
        </w:rPr>
        <w:t>)</w:t>
      </w:r>
      <w:bookmarkEnd w:id="3851"/>
    </w:p>
    <w:p w14:paraId="5ED045B1" w14:textId="762FD841" w:rsidR="00944989" w:rsidRPr="00725372" w:rsidRDefault="00944989" w:rsidP="00944989">
      <w:pPr>
        <w:pStyle w:val="SysReq1"/>
        <w:rPr>
          <w:shd w:val="clear" w:color="auto" w:fill="FFFFFF"/>
          <w:lang w:val="en-GB"/>
        </w:rPr>
      </w:pPr>
      <w:bookmarkStart w:id="3853" w:name="_Ref196842224"/>
      <w:bookmarkStart w:id="3854" w:name="_Toc198519487"/>
      <w:r w:rsidRPr="00725372">
        <w:rPr>
          <w:rStyle w:val="AASemiBoldChar"/>
        </w:rPr>
        <w:t>Procedure for Enabling DHCP on Devices</w:t>
      </w:r>
      <w:r w:rsidRPr="00725372">
        <w:rPr>
          <w:shd w:val="clear" w:color="auto" w:fill="FFFFFF"/>
          <w:lang w:val="en-GB"/>
        </w:rPr>
        <w:t xml:space="preserve">: If a device is DHCP-capable but not configured for DHCP,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provide a detailed procedure for enabling and configuring DHCP on the device. The procedure </w:t>
      </w:r>
      <w:r w:rsidR="00F336BF">
        <w:rPr>
          <w:shd w:val="clear" w:color="auto" w:fill="FFFFFF"/>
          <w:lang w:val="en-GB"/>
        </w:rPr>
        <w:t xml:space="preserve">shall </w:t>
      </w:r>
      <w:r w:rsidRPr="00725372">
        <w:rPr>
          <w:shd w:val="clear" w:color="auto" w:fill="FFFFFF"/>
          <w:lang w:val="en-GB"/>
        </w:rPr>
        <w:t xml:space="preserve">include all necessary steps for ensuring proper DHCP functionality, such as network settings, IP lease time configuration, </w:t>
      </w:r>
      <w:r w:rsidRPr="00725372">
        <w:rPr>
          <w:shd w:val="clear" w:color="auto" w:fill="FFFFFF"/>
          <w:lang w:val="en-GB"/>
        </w:rPr>
        <w:lastRenderedPageBreak/>
        <w:t>and alignment with MIT’s DHCP service and network standards.</w:t>
      </w:r>
      <w:bookmarkEnd w:id="3853"/>
      <w:r w:rsidR="00C80EEA">
        <w:rPr>
          <w:shd w:val="clear" w:color="auto" w:fill="FFFFFF"/>
          <w:lang w:val="en-GB"/>
        </w:rPr>
        <w:t xml:space="preserve"> (</w:t>
      </w:r>
      <w:r w:rsidR="00C80EEA">
        <w:rPr>
          <w:shd w:val="clear" w:color="auto" w:fill="FFFFFF"/>
          <w:lang w:val="en-GB"/>
        </w:rPr>
        <w:fldChar w:fldCharType="begin"/>
      </w:r>
      <w:r w:rsidR="00C80EEA">
        <w:rPr>
          <w:shd w:val="clear" w:color="auto" w:fill="FFFFFF"/>
          <w:lang w:val="en-GB"/>
        </w:rPr>
        <w:instrText xml:space="preserve"> REF _Ref194399846 \h </w:instrText>
      </w:r>
      <w:r w:rsidR="00C80EEA">
        <w:rPr>
          <w:shd w:val="clear" w:color="auto" w:fill="FFFFFF"/>
          <w:lang w:val="en-GB"/>
        </w:rPr>
      </w:r>
      <w:r w:rsidR="00C80EEA">
        <w:rPr>
          <w:shd w:val="clear" w:color="auto" w:fill="FFFFFF"/>
          <w:lang w:val="en-GB"/>
        </w:rPr>
        <w:fldChar w:fldCharType="separate"/>
      </w:r>
      <w:r w:rsidR="00711812">
        <w:rPr>
          <w:b/>
          <w:bCs/>
          <w:shd w:val="clear" w:color="auto" w:fill="FFFFFF"/>
        </w:rPr>
        <w:t>Error! Reference source not found.</w:t>
      </w:r>
      <w:r w:rsidR="00C80EEA">
        <w:rPr>
          <w:shd w:val="clear" w:color="auto" w:fill="FFFFFF"/>
          <w:lang w:val="en-GB"/>
        </w:rPr>
        <w:fldChar w:fldCharType="end"/>
      </w:r>
      <w:r w:rsidR="00C80EEA">
        <w:rPr>
          <w:shd w:val="clear" w:color="auto" w:fill="FFFFFF"/>
          <w:lang w:val="en-GB"/>
        </w:rPr>
        <w:t>)</w:t>
      </w:r>
      <w:bookmarkEnd w:id="3854"/>
    </w:p>
    <w:p w14:paraId="34D2F78B" w14:textId="664D1FAE" w:rsidR="00944989" w:rsidRPr="00725372" w:rsidRDefault="00944989" w:rsidP="00944989">
      <w:pPr>
        <w:pStyle w:val="Heading5numbered"/>
        <w:rPr>
          <w:shd w:val="clear" w:color="auto" w:fill="FFFFFF"/>
          <w:lang w:val="en-GB"/>
        </w:rPr>
      </w:pPr>
      <w:bookmarkStart w:id="3855" w:name="_Toc198518399"/>
      <w:r w:rsidRPr="00725372">
        <w:rPr>
          <w:shd w:val="clear" w:color="auto" w:fill="FFFFFF"/>
          <w:lang w:val="en-GB"/>
        </w:rPr>
        <w:t>Infrastructure</w:t>
      </w:r>
      <w:bookmarkEnd w:id="3855"/>
    </w:p>
    <w:p w14:paraId="14B4AFC1" w14:textId="365EB9DF" w:rsidR="00944989" w:rsidRPr="00725372" w:rsidRDefault="00944989" w:rsidP="00944989">
      <w:pPr>
        <w:pStyle w:val="SysReq1"/>
        <w:rPr>
          <w:lang w:val="en-GB"/>
        </w:rPr>
      </w:pPr>
      <w:bookmarkStart w:id="3856" w:name="_Toc198519488"/>
      <w:commentRangeStart w:id="3857"/>
      <w:r w:rsidRPr="00725372">
        <w:rPr>
          <w:rStyle w:val="AASemiBoldChar"/>
        </w:rPr>
        <w:t>Aggregation Network Redundancy</w:t>
      </w:r>
      <w:r w:rsidRPr="00725372">
        <w:rPr>
          <w:lang w:val="en-GB"/>
        </w:rPr>
        <w:t xml:space="preserve">: The aggregation network </w:t>
      </w:r>
      <w:r w:rsidR="00840D73">
        <w:rPr>
          <w:lang w:val="en-GB"/>
        </w:rPr>
        <w:t>shall</w:t>
      </w:r>
      <w:r w:rsidRPr="00725372">
        <w:rPr>
          <w:lang w:val="en-GB"/>
        </w:rPr>
        <w:t xml:space="preserve"> use a redundant ring topology, with a dedicated redundancy manager and client switches. The network </w:t>
      </w:r>
      <w:r w:rsidR="00840D73">
        <w:rPr>
          <w:lang w:val="en-GB"/>
        </w:rPr>
        <w:t>shall</w:t>
      </w:r>
      <w:r w:rsidRPr="00725372">
        <w:rPr>
          <w:lang w:val="en-GB"/>
        </w:rPr>
        <w:t xml:space="preserve"> automatically reconfigure within 300 ms in case of interruptions. Redundant connections to the backbone </w:t>
      </w:r>
      <w:r w:rsidR="00840D73">
        <w:rPr>
          <w:lang w:val="en-GB"/>
        </w:rPr>
        <w:t>shall</w:t>
      </w:r>
      <w:r w:rsidRPr="00725372">
        <w:rPr>
          <w:lang w:val="en-GB"/>
        </w:rPr>
        <w:t xml:space="preserve"> be established using a master/slave configuration, ensuring failover times under 300 ms. All links within the aggregation network, including connections to the backbone and cell networks, </w:t>
      </w:r>
      <w:r w:rsidR="00840D73">
        <w:rPr>
          <w:lang w:val="en-GB"/>
        </w:rPr>
        <w:t>shall</w:t>
      </w:r>
      <w:r w:rsidRPr="00725372">
        <w:rPr>
          <w:lang w:val="en-GB"/>
        </w:rPr>
        <w:t xml:space="preserve"> support 1 Gbit/s bandwidth. The network design </w:t>
      </w:r>
      <w:r w:rsidR="00356D2B">
        <w:rPr>
          <w:lang w:val="en-GB"/>
        </w:rPr>
        <w:t>s</w:t>
      </w:r>
      <w:r w:rsidR="00840D73">
        <w:rPr>
          <w:lang w:val="en-GB"/>
        </w:rPr>
        <w:t>hall</w:t>
      </w:r>
      <w:r w:rsidRPr="00725372">
        <w:rPr>
          <w:lang w:val="en-GB"/>
        </w:rPr>
        <w:t xml:space="preserve"> incorporate fault recovery mechanisms to reroute traffic in the event of failures, ensuring uninterrupted data flow. </w:t>
      </w:r>
      <w:r w:rsidRPr="00725372">
        <w:rPr>
          <w:rFonts w:ascii="Segoe UI Semibold" w:hAnsi="Segoe UI Semibold" w:cs="Segoe UI Semibold"/>
          <w:lang w:val="en-GB"/>
        </w:rPr>
        <w:t>Rationale</w:t>
      </w:r>
      <w:r w:rsidRPr="00725372">
        <w:rPr>
          <w:lang w:val="en-GB"/>
        </w:rPr>
        <w:t xml:space="preserve">: The aggregation network ensures high reliability and performance by implementing redundancy to minimize downtime and enable fast recovery during faults. </w:t>
      </w:r>
      <w:commentRangeEnd w:id="3857"/>
      <w:r w:rsidR="0095194B">
        <w:rPr>
          <w:rStyle w:val="CommentReference"/>
          <w:lang w:val="en-GB"/>
        </w:rPr>
        <w:commentReference w:id="3857"/>
      </w:r>
      <w:bookmarkEnd w:id="3856"/>
    </w:p>
    <w:p w14:paraId="2D1F46C4" w14:textId="2A22D13A" w:rsidR="00944989" w:rsidRPr="00725372" w:rsidRDefault="00944989" w:rsidP="00944989">
      <w:pPr>
        <w:pStyle w:val="SysReq1"/>
        <w:rPr>
          <w:lang w:val="en-GB"/>
        </w:rPr>
      </w:pPr>
      <w:bookmarkStart w:id="3858" w:name="_Toc198519489"/>
      <w:r w:rsidRPr="00725372">
        <w:rPr>
          <w:rStyle w:val="AASemiBoldChar"/>
        </w:rPr>
        <w:t>Standby Redundancy for Backbone Connections</w:t>
      </w:r>
      <w:r w:rsidRPr="00725372">
        <w:rPr>
          <w:lang w:val="en-GB"/>
        </w:rPr>
        <w:t xml:space="preserve">: The </w:t>
      </w:r>
      <w:r w:rsidR="00A156C9">
        <w:rPr>
          <w:lang w:val="en-GB"/>
        </w:rPr>
        <w:t>QPLANT:CS</w:t>
      </w:r>
      <w:r w:rsidRPr="00840D73">
        <w:rPr>
          <w:lang w:val="en-GB"/>
        </w:rPr>
        <w:t xml:space="preserve"> </w:t>
      </w:r>
      <w:r w:rsidR="00840D73" w:rsidRPr="00840D73">
        <w:rPr>
          <w:lang w:val="en-GB"/>
        </w:rPr>
        <w:t>s</w:t>
      </w:r>
      <w:r w:rsidR="00840D73">
        <w:rPr>
          <w:lang w:val="en-GB"/>
        </w:rPr>
        <w:t>hall</w:t>
      </w:r>
      <w:r w:rsidRPr="00725372">
        <w:rPr>
          <w:lang w:val="en-GB"/>
        </w:rPr>
        <w:t xml:space="preserve"> establish redundant connections to the backbone network using standby redundancy. Each connection </w:t>
      </w:r>
      <w:r w:rsidR="00840D73">
        <w:rPr>
          <w:lang w:val="en-GB"/>
        </w:rPr>
        <w:t>shall</w:t>
      </w:r>
      <w:r w:rsidRPr="00725372">
        <w:rPr>
          <w:lang w:val="en-GB"/>
        </w:rPr>
        <w:t xml:space="preserve"> include a master and backup device, with failover mechanisms ensuring that if one device or connection fails, the other takes over seamlessly. The failover time </w:t>
      </w:r>
      <w:r w:rsidR="00840D73">
        <w:rPr>
          <w:lang w:val="en-GB"/>
        </w:rPr>
        <w:t>shall</w:t>
      </w:r>
      <w:r w:rsidRPr="00725372">
        <w:rPr>
          <w:lang w:val="en-GB"/>
        </w:rPr>
        <w:t xml:space="preserve"> be deterministic, with a maximum duration of 300 ms to minimize downtime. </w:t>
      </w:r>
      <w:r w:rsidRPr="00725372">
        <w:rPr>
          <w:rFonts w:ascii="Segoe UI Semibold" w:hAnsi="Segoe UI Semibold" w:cs="Segoe UI Semibold"/>
          <w:lang w:val="en-GB"/>
        </w:rPr>
        <w:t>Rationale</w:t>
      </w:r>
      <w:r w:rsidRPr="00725372">
        <w:rPr>
          <w:lang w:val="en-GB"/>
        </w:rPr>
        <w:t>: Redundant connections ensure continuous backbone network availability by enabling quick failover during link failures, minimizing disruptions and maintaining system stability.</w:t>
      </w:r>
      <w:bookmarkEnd w:id="3858"/>
      <w:r w:rsidRPr="00725372">
        <w:rPr>
          <w:lang w:val="en-GB"/>
        </w:rPr>
        <w:t xml:space="preserve"> </w:t>
      </w:r>
    </w:p>
    <w:p w14:paraId="3013BA6A" w14:textId="51A2E684" w:rsidR="00944989" w:rsidRPr="00725372" w:rsidRDefault="00944989" w:rsidP="002F1F6C">
      <w:pPr>
        <w:pStyle w:val="Heading4numbered"/>
      </w:pPr>
      <w:bookmarkStart w:id="3859" w:name="_Toc198518400"/>
      <w:r w:rsidRPr="00725372">
        <w:t>Security</w:t>
      </w:r>
      <w:bookmarkEnd w:id="3859"/>
    </w:p>
    <w:p w14:paraId="200DDC78" w14:textId="79959250" w:rsidR="00371932" w:rsidRPr="00725372" w:rsidRDefault="00CB1438" w:rsidP="00371932">
      <w:pPr>
        <w:pStyle w:val="SysReq1"/>
        <w:rPr>
          <w:lang w:val="en-GB"/>
        </w:rPr>
      </w:pPr>
      <w:bookmarkStart w:id="3860" w:name="_Toc198519490"/>
      <w:r>
        <w:rPr>
          <w:rStyle w:val="AASemiBoldChar"/>
        </w:rPr>
        <w:t>Contractor</w:t>
      </w:r>
      <w:r w:rsidR="00371932" w:rsidRPr="00725372">
        <w:rPr>
          <w:rStyle w:val="AASemiBoldChar"/>
        </w:rPr>
        <w:t xml:space="preserve"> Compliance with Customer Security Policy:</w:t>
      </w:r>
      <w:r w:rsidR="00371932" w:rsidRPr="00725372">
        <w:rPr>
          <w:lang w:val="en-GB"/>
        </w:rPr>
        <w:t xml:space="preserve"> The </w:t>
      </w:r>
      <w:r>
        <w:rPr>
          <w:lang w:val="en-GB"/>
        </w:rPr>
        <w:t>Contractor</w:t>
      </w:r>
      <w:r w:rsidR="00371932" w:rsidRPr="00725372">
        <w:rPr>
          <w:lang w:val="en-GB"/>
        </w:rPr>
        <w:t xml:space="preserve"> shall comply with the </w:t>
      </w:r>
      <w:r w:rsidR="007934A1">
        <w:rPr>
          <w:lang w:val="en-GB"/>
        </w:rPr>
        <w:t>SCK CEN</w:t>
      </w:r>
      <w:r w:rsidR="007934A1" w:rsidRPr="00725372">
        <w:rPr>
          <w:lang w:val="en-GB"/>
        </w:rPr>
        <w:t xml:space="preserve"> </w:t>
      </w:r>
      <w:r w:rsidR="00371932" w:rsidRPr="00725372">
        <w:rPr>
          <w:lang w:val="en-GB"/>
        </w:rPr>
        <w:t>cybersecurity policy, ensuring alignment with the IAEA NSS17 (Nuclear Security Series), ISO 27001 (Information Security Management), and IEC 62443 (Industrial Communication Networks – Network and System Security) standards. This includes implementing required security controls, risk management processes, and incident response protocols as outlined by these frameworks.</w:t>
      </w:r>
      <w:bookmarkEnd w:id="3860"/>
    </w:p>
    <w:p w14:paraId="679592C4" w14:textId="3EDA56D9" w:rsidR="00371932" w:rsidRPr="00725372" w:rsidRDefault="00371932" w:rsidP="00371932">
      <w:pPr>
        <w:pStyle w:val="SysReq1"/>
        <w:rPr>
          <w:lang w:val="en-GB"/>
        </w:rPr>
      </w:pPr>
      <w:bookmarkStart w:id="3861" w:name="_Ref196904142"/>
      <w:bookmarkStart w:id="3862" w:name="_Toc198519491"/>
      <w:r w:rsidRPr="00725372">
        <w:rPr>
          <w:rStyle w:val="AASemiBoldChar"/>
        </w:rPr>
        <w:t>Security Documentation and Client Approval</w:t>
      </w:r>
      <w:r w:rsidRPr="00725372">
        <w:rPr>
          <w:lang w:val="en-GB"/>
        </w:rPr>
        <w:t>: Documentation of the system's security features and their alignment with the client's standards must be provided for review and approval before deployment.</w:t>
      </w:r>
      <w:ins w:id="3863" w:author="Jardin Maarten" w:date="2025-04-01T12:59:00Z">
        <w:r w:rsidR="00B83FB8">
          <w:rPr>
            <w:lang w:val="en-GB"/>
          </w:rPr>
          <w:t xml:space="preserve"> </w:t>
        </w:r>
        <w:r w:rsidR="00B83FB8">
          <w:rPr>
            <w:lang w:val="en-GB"/>
          </w:rPr>
          <w:fldChar w:fldCharType="begin"/>
        </w:r>
        <w:r w:rsidR="00B83FB8">
          <w:rPr>
            <w:lang w:val="en-GB"/>
          </w:rPr>
          <w:instrText xml:space="preserve"> REF _Ref194400300 \h </w:instrText>
        </w:r>
      </w:ins>
      <w:r w:rsidR="00B83FB8">
        <w:rPr>
          <w:lang w:val="en-GB"/>
        </w:rPr>
      </w:r>
      <w:r w:rsidR="00B83FB8">
        <w:rPr>
          <w:lang w:val="en-GB"/>
        </w:rPr>
        <w:fldChar w:fldCharType="separate"/>
      </w:r>
      <w:r w:rsidR="00711812">
        <w:rPr>
          <w:b/>
          <w:bCs/>
        </w:rPr>
        <w:t>Error! Reference source not found.</w:t>
      </w:r>
      <w:bookmarkEnd w:id="3862"/>
      <w:ins w:id="3864" w:author="Jardin Maarten" w:date="2025-04-01T12:59:00Z">
        <w:r w:rsidR="00B83FB8">
          <w:rPr>
            <w:lang w:val="en-GB"/>
          </w:rPr>
          <w:fldChar w:fldCharType="end"/>
        </w:r>
      </w:ins>
      <w:bookmarkEnd w:id="3861"/>
    </w:p>
    <w:p w14:paraId="5F097CEC" w14:textId="7A1AED69" w:rsidR="00371932" w:rsidRPr="00725372" w:rsidRDefault="00371932" w:rsidP="00371932">
      <w:pPr>
        <w:pStyle w:val="SysReq1"/>
        <w:rPr>
          <w:lang w:val="en-GB"/>
        </w:rPr>
      </w:pPr>
      <w:bookmarkStart w:id="3865" w:name="_Toc198519492"/>
      <w:r w:rsidRPr="00725372">
        <w:rPr>
          <w:rStyle w:val="AASemiBoldChar"/>
        </w:rPr>
        <w:t>Integration with Client's Security Infrastructure</w:t>
      </w:r>
      <w:r w:rsidRPr="00725372">
        <w:rPr>
          <w:lang w:val="en-GB"/>
        </w:rPr>
        <w:t xml:space="preserve">: The </w:t>
      </w:r>
      <w:r w:rsidR="005B5B49">
        <w:rPr>
          <w:lang w:val="en-GB"/>
        </w:rPr>
        <w:t>Contractor</w:t>
      </w:r>
      <w:r w:rsidR="005B5B49" w:rsidRPr="00725372">
        <w:rPr>
          <w:lang w:val="en-GB"/>
        </w:rPr>
        <w:t xml:space="preserve"> </w:t>
      </w:r>
      <w:r w:rsidRPr="00725372">
        <w:rPr>
          <w:lang w:val="en-GB"/>
        </w:rPr>
        <w:t>shall work with the client to verify that the system integrates seamlessly with the client’s existing security infrastructure, including firewalls, VPNs, and any other relevant security tools.</w:t>
      </w:r>
      <w:bookmarkEnd w:id="3865"/>
    </w:p>
    <w:p w14:paraId="6548BD79" w14:textId="1BF27CCC" w:rsidR="00371932" w:rsidRPr="00725372" w:rsidRDefault="00371932" w:rsidP="00371932">
      <w:pPr>
        <w:pStyle w:val="SysReq1"/>
        <w:rPr>
          <w:lang w:val="en-GB"/>
        </w:rPr>
      </w:pPr>
      <w:bookmarkStart w:id="3866" w:name="_Toc198519493"/>
      <w:r w:rsidRPr="00725372">
        <w:rPr>
          <w:rStyle w:val="AASemiBoldChar"/>
        </w:rPr>
        <w:t>Identification of Relevant Products and Digital Elements</w:t>
      </w:r>
      <w:r w:rsidRPr="00725372">
        <w:rPr>
          <w:lang w:val="en-GB"/>
        </w:rPr>
        <w:t xml:space="preserve">: The </w:t>
      </w:r>
      <w:r w:rsidR="00CB1438">
        <w:rPr>
          <w:lang w:val="en-GB"/>
        </w:rPr>
        <w:t>Contractor</w:t>
      </w:r>
      <w:r w:rsidRPr="00725372">
        <w:rPr>
          <w:lang w:val="en-GB"/>
        </w:rPr>
        <w:t xml:space="preserve"> shall identify all products and digital elements used in the production plant, including Commercial Off-The-Shelf (COTS) materials and custom-built systems, that fall under the scope of the Cyber Resilience Act. These products must be evaluated for compliance with the CRA's cybersecurity requirements.</w:t>
      </w:r>
      <w:bookmarkEnd w:id="3866"/>
    </w:p>
    <w:p w14:paraId="55783F4D" w14:textId="028BF064" w:rsidR="00371932" w:rsidRPr="00725372" w:rsidRDefault="00371932" w:rsidP="00371932">
      <w:pPr>
        <w:pStyle w:val="SysReq1"/>
        <w:rPr>
          <w:lang w:val="en-GB"/>
        </w:rPr>
      </w:pPr>
      <w:bookmarkStart w:id="3867" w:name="_Toc198519494"/>
      <w:r w:rsidRPr="00725372">
        <w:rPr>
          <w:rStyle w:val="AASemiBoldChar"/>
        </w:rPr>
        <w:t>Remote Access to Plant</w:t>
      </w:r>
      <w:r w:rsidRPr="00725372">
        <w:rPr>
          <w:lang w:val="en-GB"/>
        </w:rPr>
        <w:t xml:space="preserve">: If the </w:t>
      </w:r>
      <w:r w:rsidR="00CB1438">
        <w:rPr>
          <w:lang w:val="en-GB"/>
        </w:rPr>
        <w:t>Contractor</w:t>
      </w:r>
      <w:r w:rsidRPr="00725372">
        <w:rPr>
          <w:lang w:val="en-GB"/>
        </w:rPr>
        <w:t xml:space="preserve"> requires remote access to the plant, he </w:t>
      </w:r>
      <w:r w:rsidR="00D52217">
        <w:rPr>
          <w:lang w:val="en-GB"/>
        </w:rPr>
        <w:t>shall</w:t>
      </w:r>
      <w:r w:rsidRPr="00725372">
        <w:rPr>
          <w:lang w:val="en-GB"/>
        </w:rPr>
        <w:t xml:space="preserve"> utilize the standard solution provided by the customer. Access will be granted with </w:t>
      </w:r>
      <w:r w:rsidRPr="00725372">
        <w:rPr>
          <w:lang w:val="en-GB"/>
        </w:rPr>
        <w:lastRenderedPageBreak/>
        <w:t xml:space="preserve">restricted permissions to ensure that only necessary functions are available, safeguarding the integrity and security of the plant's systems. The </w:t>
      </w:r>
      <w:r w:rsidR="00CB1438">
        <w:rPr>
          <w:lang w:val="en-GB"/>
        </w:rPr>
        <w:t>Contractor</w:t>
      </w:r>
      <w:r w:rsidRPr="00725372">
        <w:rPr>
          <w:lang w:val="en-GB"/>
        </w:rPr>
        <w:t xml:space="preserve"> is responsible for adhering to the defined access protocols and ensuring compliance with the customer's security policies.</w:t>
      </w:r>
      <w:bookmarkEnd w:id="3867"/>
    </w:p>
    <w:p w14:paraId="162ED2BC" w14:textId="3CBDAE6D" w:rsidR="00371932" w:rsidRPr="00725372" w:rsidRDefault="00371932" w:rsidP="002F1F6C">
      <w:pPr>
        <w:pStyle w:val="Heading4numbered"/>
      </w:pPr>
      <w:bookmarkStart w:id="3868" w:name="_Toc198518401"/>
      <w:r w:rsidRPr="00725372">
        <w:t>Safety</w:t>
      </w:r>
      <w:bookmarkEnd w:id="3868"/>
    </w:p>
    <w:p w14:paraId="42D70ECF" w14:textId="1B84E948" w:rsidR="00371932" w:rsidRPr="00725372" w:rsidRDefault="00371932" w:rsidP="00371932">
      <w:pPr>
        <w:pStyle w:val="SysReq1"/>
        <w:rPr>
          <w:shd w:val="clear" w:color="auto" w:fill="FFFFFF"/>
          <w:lang w:val="en-GB"/>
        </w:rPr>
      </w:pPr>
      <w:bookmarkStart w:id="3869" w:name="_Toc198519495"/>
      <w:r w:rsidRPr="00725372">
        <w:rPr>
          <w:rStyle w:val="AASemiBoldChar"/>
        </w:rPr>
        <w:t>Internal interlocks</w:t>
      </w:r>
      <w:r w:rsidRPr="00725372">
        <w:rPr>
          <w:shd w:val="clear" w:color="auto" w:fill="FFFFFF"/>
          <w:lang w:val="en-GB"/>
        </w:rPr>
        <w:t xml:space="preserve">: The </w:t>
      </w:r>
      <w:r w:rsidR="00A156C9">
        <w:rPr>
          <w:shd w:val="clear" w:color="auto" w:fill="FFFFFF"/>
          <w:lang w:val="en-GB"/>
        </w:rPr>
        <w:t>QPLANT</w:t>
      </w:r>
      <w:r w:rsidRPr="00725372">
        <w:rPr>
          <w:shd w:val="clear" w:color="auto" w:fill="FFFFFF"/>
          <w:lang w:val="en-GB"/>
        </w:rPr>
        <w:t xml:space="preserve"> shall not rely on the MIS, unless the interlock has to be propagated to or relies on other systems.</w:t>
      </w:r>
      <w:bookmarkEnd w:id="3869"/>
    </w:p>
    <w:p w14:paraId="4AB2FBE1" w14:textId="058C6522" w:rsidR="00371932" w:rsidRPr="00725372" w:rsidRDefault="00371932" w:rsidP="00371932">
      <w:pPr>
        <w:pStyle w:val="SysReq1"/>
        <w:rPr>
          <w:shd w:val="clear" w:color="auto" w:fill="FFFFFF"/>
          <w:lang w:val="en-GB"/>
        </w:rPr>
      </w:pPr>
      <w:bookmarkStart w:id="3870" w:name="_Toc198519496"/>
      <w:r w:rsidRPr="00725372">
        <w:rPr>
          <w:rStyle w:val="AASemiBoldChar"/>
        </w:rPr>
        <w:t>Interlock status to MCS</w:t>
      </w:r>
      <w:r w:rsidRPr="00725372">
        <w:rPr>
          <w:shd w:val="clear" w:color="auto" w:fill="FFFFFF"/>
          <w:lang w:val="en-GB"/>
        </w:rPr>
        <w:t xml:space="preserve">: The </w:t>
      </w:r>
      <w:r w:rsidR="00A156C9">
        <w:rPr>
          <w:shd w:val="clear" w:color="auto" w:fill="FFFFFF"/>
          <w:lang w:val="en-GB"/>
        </w:rPr>
        <w:t>QPLANT</w:t>
      </w:r>
      <w:r w:rsidRPr="00725372">
        <w:rPr>
          <w:shd w:val="clear" w:color="auto" w:fill="FFFFFF"/>
          <w:lang w:val="en-GB"/>
        </w:rPr>
        <w:t xml:space="preserve"> shall ensure that the status of each interlock is </w:t>
      </w:r>
      <w:r w:rsidRPr="00D2337F">
        <w:rPr>
          <w:shd w:val="clear" w:color="auto" w:fill="FFFFFF"/>
        </w:rPr>
        <w:t>monitorable</w:t>
      </w:r>
      <w:r w:rsidRPr="00725372">
        <w:rPr>
          <w:shd w:val="clear" w:color="auto" w:fill="FFFFFF"/>
          <w:lang w:val="en-GB"/>
        </w:rPr>
        <w:t xml:space="preserve"> through the MCS control interface.</w:t>
      </w:r>
      <w:bookmarkEnd w:id="3870"/>
    </w:p>
    <w:p w14:paraId="2F6F56F3" w14:textId="53709483" w:rsidR="00D2337F" w:rsidRPr="00D2337F" w:rsidRDefault="00371932" w:rsidP="00D2337F">
      <w:pPr>
        <w:pStyle w:val="SysReq1"/>
        <w:rPr>
          <w:shd w:val="clear" w:color="auto" w:fill="FFFFFF"/>
          <w:lang w:val="en-GB"/>
        </w:rPr>
      </w:pPr>
      <w:bookmarkStart w:id="3871" w:name="_Toc198519497"/>
      <w:r w:rsidRPr="00725372">
        <w:rPr>
          <w:rStyle w:val="AASemiBoldChar"/>
        </w:rPr>
        <w:t>Personnel protection standards</w:t>
      </w:r>
      <w:r w:rsidRPr="00725372">
        <w:rPr>
          <w:shd w:val="clear" w:color="auto" w:fill="FFFFFF"/>
          <w:lang w:val="en-GB"/>
        </w:rPr>
        <w:t>: When the system has personnel protection, the systems personnel protection shall be designed according to standards IEC 61508 (Functional Safety) or one of the sector-specific derived standards (IEC 62061, IEC 61511) or alternative (e.g. ISO 13849-1)</w:t>
      </w:r>
      <w:r w:rsidR="00054C3E" w:rsidRPr="00725372">
        <w:rPr>
          <w:lang w:val="en-GB"/>
        </w:rPr>
        <w:t>.</w:t>
      </w:r>
      <w:bookmarkEnd w:id="3871"/>
    </w:p>
    <w:p w14:paraId="39627453" w14:textId="77777777" w:rsidR="00054C3E" w:rsidRPr="00725372" w:rsidRDefault="00054C3E" w:rsidP="00054C3E">
      <w:pPr>
        <w:pStyle w:val="SysReq1"/>
        <w:numPr>
          <w:ilvl w:val="0"/>
          <w:numId w:val="0"/>
        </w:numPr>
        <w:ind w:left="1080"/>
        <w:rPr>
          <w:shd w:val="clear" w:color="auto" w:fill="FFFFFF"/>
          <w:lang w:val="en-GB"/>
        </w:rPr>
      </w:pPr>
    </w:p>
    <w:p w14:paraId="2F003D03" w14:textId="511495AF" w:rsidR="00006433" w:rsidRPr="00725372" w:rsidRDefault="00006433" w:rsidP="00006433">
      <w:pPr>
        <w:pStyle w:val="Heading2numbered"/>
        <w:rPr>
          <w:rFonts w:eastAsia="Calibri"/>
        </w:rPr>
      </w:pPr>
      <w:bookmarkStart w:id="3872" w:name="_Ref190799769"/>
      <w:bookmarkStart w:id="3873" w:name="_Toc198518402"/>
      <w:r w:rsidRPr="00725372">
        <w:rPr>
          <w:rFonts w:eastAsia="Calibri"/>
        </w:rPr>
        <w:t>Interfaces</w:t>
      </w:r>
      <w:bookmarkEnd w:id="3872"/>
      <w:bookmarkEnd w:id="3873"/>
    </w:p>
    <w:p w14:paraId="4C088F83" w14:textId="52D80A7D" w:rsidR="00006433" w:rsidRPr="00725372" w:rsidRDefault="00006433" w:rsidP="00006433">
      <w:pPr>
        <w:pStyle w:val="Heading3numbered"/>
      </w:pPr>
      <w:bookmarkStart w:id="3874" w:name="_Toc198518403"/>
      <w:r w:rsidRPr="00725372">
        <w:t xml:space="preserve">Interfaces </w:t>
      </w:r>
      <w:r w:rsidR="008C49BA">
        <w:t>to the QLM</w:t>
      </w:r>
      <w:bookmarkEnd w:id="3874"/>
    </w:p>
    <w:p w14:paraId="6F89BBF9" w14:textId="778907BB" w:rsidR="00006433" w:rsidRPr="00725372" w:rsidRDefault="00006433" w:rsidP="00006433">
      <w:pPr>
        <w:pStyle w:val="Heading40"/>
        <w:rPr>
          <w:lang w:val="en-GB"/>
        </w:rPr>
      </w:pPr>
      <w:bookmarkStart w:id="3875" w:name="_Toc198518404"/>
      <w:r w:rsidRPr="00725372">
        <w:rPr>
          <w:lang w:val="en-GB"/>
        </w:rPr>
        <w:t>Main cryogenic line interfaces</w:t>
      </w:r>
      <w:bookmarkEnd w:id="3875"/>
    </w:p>
    <w:p w14:paraId="370DC8CA" w14:textId="73326FEF" w:rsidR="00E47B49" w:rsidRDefault="007F284D" w:rsidP="007F284D">
      <w:pPr>
        <w:pStyle w:val="regular"/>
      </w:pPr>
      <w:r w:rsidRPr="00725372">
        <w:t xml:space="preserve">The </w:t>
      </w:r>
      <w:r w:rsidR="00A156C9">
        <w:t>QPLANT</w:t>
      </w:r>
      <w:r w:rsidR="001C2254">
        <w:t xml:space="preserve"> shall </w:t>
      </w:r>
      <w:r w:rsidRPr="00725372">
        <w:t xml:space="preserve">interface </w:t>
      </w:r>
      <w:r w:rsidR="001C2254">
        <w:t xml:space="preserve">to </w:t>
      </w:r>
      <w:r w:rsidRPr="00725372">
        <w:t>the QLM at the cold end of the</w:t>
      </w:r>
      <w:r w:rsidRPr="00886993">
        <w:t xml:space="preserve"> </w:t>
      </w:r>
      <w:r w:rsidRPr="00725372">
        <w:t>QRB</w:t>
      </w:r>
      <w:r w:rsidR="009B2814">
        <w:t>.</w:t>
      </w:r>
    </w:p>
    <w:p w14:paraId="5E71984B" w14:textId="36FD9917" w:rsidR="00540D1D" w:rsidRDefault="009B2814" w:rsidP="007F284D">
      <w:pPr>
        <w:pStyle w:val="regular"/>
      </w:pPr>
      <w:r>
        <w:t xml:space="preserve">The </w:t>
      </w:r>
      <w:r w:rsidR="00A156C9">
        <w:t>QPLANT</w:t>
      </w:r>
      <w:r w:rsidR="009A292C">
        <w:t xml:space="preserve"> shall contain the final </w:t>
      </w:r>
      <w:r w:rsidR="007F284D" w:rsidRPr="00725372">
        <w:t>vacuum barrier and the isolation cryogenic valves.</w:t>
      </w:r>
    </w:p>
    <w:p w14:paraId="13CEE966" w14:textId="77777777" w:rsidR="006B5D98" w:rsidRDefault="006B5D98" w:rsidP="007F284D">
      <w:pPr>
        <w:pStyle w:val="regular"/>
      </w:pPr>
    </w:p>
    <w:p w14:paraId="776045B5" w14:textId="282FC616" w:rsidR="007F284D" w:rsidRPr="00725372" w:rsidRDefault="00077AFE" w:rsidP="007F284D">
      <w:pPr>
        <w:pStyle w:val="regular"/>
      </w:pPr>
      <w:r>
        <w:t>The QLM</w:t>
      </w:r>
      <w:r w:rsidR="00FA69EE">
        <w:t xml:space="preserve"> co</w:t>
      </w:r>
      <w:r w:rsidR="001E5BC4">
        <w:t xml:space="preserve">ntains the following </w:t>
      </w:r>
      <w:r w:rsidR="007F284D" w:rsidRPr="00725372">
        <w:t>cryogenic line</w:t>
      </w:r>
      <w:r w:rsidR="001E5BC4">
        <w:t>s</w:t>
      </w:r>
      <w:r w:rsidR="007F284D" w:rsidRPr="00725372">
        <w:t>:</w:t>
      </w:r>
    </w:p>
    <w:p w14:paraId="152A0360" w14:textId="7629DB52" w:rsidR="007F284D" w:rsidRPr="00725372" w:rsidRDefault="00984655">
      <w:pPr>
        <w:pStyle w:val="ListParagraph"/>
        <w:numPr>
          <w:ilvl w:val="4"/>
          <w:numId w:val="6"/>
        </w:numPr>
        <w:tabs>
          <w:tab w:val="left" w:pos="180"/>
        </w:tabs>
        <w:spacing w:before="120"/>
        <w:contextualSpacing w:val="0"/>
      </w:pPr>
      <w:r>
        <w:rPr>
          <w:rStyle w:val="AASemiBoldChar"/>
        </w:rPr>
        <w:t>“</w:t>
      </w:r>
      <w:r w:rsidR="006E0192">
        <w:rPr>
          <w:rStyle w:val="AASemiBoldChar"/>
        </w:rPr>
        <w:t>A</w:t>
      </w:r>
      <w:r>
        <w:rPr>
          <w:rStyle w:val="AASemiBoldChar"/>
        </w:rPr>
        <w:t>”</w:t>
      </w:r>
      <w:r w:rsidR="007F284D" w:rsidRPr="00725372">
        <w:t xml:space="preserve">: </w:t>
      </w:r>
      <w:r w:rsidR="00B440FA">
        <w:t>S</w:t>
      </w:r>
      <w:r w:rsidR="007F284D" w:rsidRPr="00725372">
        <w:t>upply of supercritical helium;</w:t>
      </w:r>
    </w:p>
    <w:p w14:paraId="1F5BDF20" w14:textId="78B122CA" w:rsidR="007F284D" w:rsidRPr="00725372" w:rsidRDefault="00984655">
      <w:pPr>
        <w:pStyle w:val="ListParagraph"/>
        <w:numPr>
          <w:ilvl w:val="4"/>
          <w:numId w:val="6"/>
        </w:numPr>
        <w:tabs>
          <w:tab w:val="left" w:pos="180"/>
        </w:tabs>
        <w:spacing w:before="120"/>
        <w:contextualSpacing w:val="0"/>
      </w:pPr>
      <w:r>
        <w:rPr>
          <w:rStyle w:val="AASemiBoldChar"/>
        </w:rPr>
        <w:t>“</w:t>
      </w:r>
      <w:r w:rsidR="00582DB5">
        <w:rPr>
          <w:rStyle w:val="AASemiBoldChar"/>
        </w:rPr>
        <w:t>B</w:t>
      </w:r>
      <w:r>
        <w:rPr>
          <w:rStyle w:val="AASemiBoldChar"/>
        </w:rPr>
        <w:t>”</w:t>
      </w:r>
      <w:r w:rsidR="007F284D" w:rsidRPr="00725372">
        <w:t xml:space="preserve">: </w:t>
      </w:r>
      <w:r w:rsidR="00F2733C">
        <w:t xml:space="preserve">Return of </w:t>
      </w:r>
      <w:r w:rsidR="007F284D" w:rsidRPr="00725372">
        <w:t xml:space="preserve">very low pressure </w:t>
      </w:r>
      <w:r w:rsidR="00F2733C">
        <w:t>helium</w:t>
      </w:r>
      <w:r w:rsidR="007F284D" w:rsidRPr="00725372">
        <w:t>;</w:t>
      </w:r>
    </w:p>
    <w:p w14:paraId="51A3AC50" w14:textId="3DA7D2F7" w:rsidR="007F284D" w:rsidRPr="00725372" w:rsidRDefault="00984655">
      <w:pPr>
        <w:pStyle w:val="ListParagraph"/>
        <w:numPr>
          <w:ilvl w:val="4"/>
          <w:numId w:val="6"/>
        </w:numPr>
        <w:tabs>
          <w:tab w:val="left" w:pos="180"/>
        </w:tabs>
        <w:spacing w:before="120"/>
        <w:contextualSpacing w:val="0"/>
      </w:pPr>
      <w:r>
        <w:rPr>
          <w:rStyle w:val="AASemiBoldChar"/>
        </w:rPr>
        <w:t>“</w:t>
      </w:r>
      <w:r w:rsidR="00582DB5">
        <w:rPr>
          <w:rStyle w:val="AASemiBoldChar"/>
        </w:rPr>
        <w:t>D</w:t>
      </w:r>
      <w:r>
        <w:rPr>
          <w:rStyle w:val="AASemiBoldChar"/>
        </w:rPr>
        <w:t>”</w:t>
      </w:r>
      <w:r w:rsidR="007F284D" w:rsidRPr="00725372">
        <w:t xml:space="preserve">: </w:t>
      </w:r>
      <w:r w:rsidR="00F2733C">
        <w:t>Supply of gaseous helium to the TS</w:t>
      </w:r>
      <w:r w:rsidR="007F284D" w:rsidRPr="00725372">
        <w:t>;</w:t>
      </w:r>
    </w:p>
    <w:p w14:paraId="281CBAD9" w14:textId="49AE461B" w:rsidR="007F284D" w:rsidRPr="00725372" w:rsidRDefault="00F2733C">
      <w:pPr>
        <w:pStyle w:val="ListParagraph"/>
        <w:numPr>
          <w:ilvl w:val="4"/>
          <w:numId w:val="6"/>
        </w:numPr>
        <w:tabs>
          <w:tab w:val="left" w:pos="180"/>
        </w:tabs>
        <w:spacing w:before="120"/>
        <w:contextualSpacing w:val="0"/>
      </w:pPr>
      <w:r>
        <w:rPr>
          <w:rStyle w:val="AASemiBoldChar"/>
        </w:rPr>
        <w:t>“</w:t>
      </w:r>
      <w:r w:rsidR="00582DB5">
        <w:rPr>
          <w:rStyle w:val="AASemiBoldChar"/>
        </w:rPr>
        <w:t>E</w:t>
      </w:r>
      <w:r>
        <w:rPr>
          <w:rStyle w:val="AASemiBoldChar"/>
        </w:rPr>
        <w:t>”</w:t>
      </w:r>
      <w:r w:rsidR="007F284D" w:rsidRPr="00725372">
        <w:t xml:space="preserve">: </w:t>
      </w:r>
      <w:r>
        <w:t>Return of gaseous helium from the TS</w:t>
      </w:r>
      <w:r w:rsidR="007F284D" w:rsidRPr="00725372">
        <w:t>.</w:t>
      </w:r>
    </w:p>
    <w:p w14:paraId="225D9562" w14:textId="77777777" w:rsidR="007F284D" w:rsidRPr="00725372" w:rsidRDefault="007F284D" w:rsidP="007F284D"/>
    <w:p w14:paraId="02321C3C" w14:textId="2E41AB33" w:rsidR="007F284D" w:rsidRPr="00725372" w:rsidRDefault="00981EBE" w:rsidP="007F284D">
      <w:pPr>
        <w:jc w:val="center"/>
      </w:pPr>
      <w:r w:rsidRPr="00981EBE">
        <w:rPr>
          <w:noProof/>
          <w:lang w:val="en-US"/>
        </w:rPr>
        <w:drawing>
          <wp:inline distT="0" distB="0" distL="0" distR="0" wp14:anchorId="46D6015E" wp14:editId="1AFF5AA1">
            <wp:extent cx="3832860" cy="1965960"/>
            <wp:effectExtent l="0" t="0" r="0" b="0"/>
            <wp:docPr id="1228240767" name="Picture 2">
              <a:extLst xmlns:a="http://schemas.openxmlformats.org/drawingml/2006/main">
                <a:ext uri="{FF2B5EF4-FFF2-40B4-BE49-F238E27FC236}">
                  <a16:creationId xmlns:a16="http://schemas.microsoft.com/office/drawing/2014/main" id="{E972ED10-C019-523F-4D86-2D8A7D19C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72ED10-C019-523F-4D86-2D8A7D19C3BE}"/>
                        </a:ext>
                      </a:extLst>
                    </pic:cNvPr>
                    <pic:cNvPicPr>
                      <a:picLocks noChangeAspect="1"/>
                    </pic:cNvPicPr>
                  </pic:nvPicPr>
                  <pic:blipFill>
                    <a:blip r:embed="rId37"/>
                    <a:stretch>
                      <a:fillRect/>
                    </a:stretch>
                  </pic:blipFill>
                  <pic:spPr>
                    <a:xfrm>
                      <a:off x="0" y="0"/>
                      <a:ext cx="3832860" cy="1965960"/>
                    </a:xfrm>
                    <a:prstGeom prst="rect">
                      <a:avLst/>
                    </a:prstGeom>
                  </pic:spPr>
                </pic:pic>
              </a:graphicData>
            </a:graphic>
          </wp:inline>
        </w:drawing>
      </w:r>
    </w:p>
    <w:p w14:paraId="5771DA46" w14:textId="2E172EDA" w:rsidR="007F284D" w:rsidRPr="00725372" w:rsidRDefault="007F284D" w:rsidP="007F284D">
      <w:pPr>
        <w:pStyle w:val="Captioncentered"/>
        <w:spacing w:before="180"/>
        <w:rPr>
          <w:lang w:val="en-GB"/>
        </w:rPr>
      </w:pPr>
      <w:bookmarkStart w:id="3876" w:name="_Ref184114765"/>
      <w:bookmarkStart w:id="3877" w:name="_Toc190680900"/>
      <w:bookmarkStart w:id="3878" w:name="_Toc195865366"/>
      <w:r w:rsidRPr="00725372">
        <w:rPr>
          <w:lang w:val="en-GB"/>
        </w:rPr>
        <w:t xml:space="preserve">Figure </w:t>
      </w:r>
      <w:r w:rsidR="00B619DE">
        <w:rPr>
          <w:lang w:val="en-GB"/>
        </w:rPr>
        <w:fldChar w:fldCharType="begin"/>
      </w:r>
      <w:r w:rsidR="00B619DE">
        <w:rPr>
          <w:lang w:val="en-GB"/>
        </w:rPr>
        <w:instrText xml:space="preserve"> SEQ Figure \* ARABIC </w:instrText>
      </w:r>
      <w:r w:rsidR="00B619DE">
        <w:rPr>
          <w:lang w:val="en-GB"/>
        </w:rPr>
        <w:fldChar w:fldCharType="separate"/>
      </w:r>
      <w:r w:rsidR="00711812">
        <w:rPr>
          <w:noProof/>
          <w:lang w:val="en-GB"/>
        </w:rPr>
        <w:t>11</w:t>
      </w:r>
      <w:r w:rsidR="00B619DE">
        <w:rPr>
          <w:lang w:val="en-GB"/>
        </w:rPr>
        <w:fldChar w:fldCharType="end"/>
      </w:r>
      <w:bookmarkEnd w:id="3876"/>
      <w:r w:rsidRPr="00725372">
        <w:rPr>
          <w:lang w:val="en-GB"/>
        </w:rPr>
        <w:t xml:space="preserve"> </w:t>
      </w:r>
      <w:r w:rsidR="0067243B">
        <w:rPr>
          <w:lang w:val="en-GB"/>
        </w:rPr>
        <w:t>Preliminary</w:t>
      </w:r>
      <w:r w:rsidRPr="00725372">
        <w:rPr>
          <w:lang w:val="en-GB"/>
        </w:rPr>
        <w:t xml:space="preserve"> arrangement of the pipes in the </w:t>
      </w:r>
      <w:r w:rsidR="00A851C2">
        <w:rPr>
          <w:lang w:val="en-GB"/>
        </w:rPr>
        <w:t>QLM</w:t>
      </w:r>
      <w:r w:rsidR="00981EBE">
        <w:rPr>
          <w:lang w:val="en-GB"/>
        </w:rPr>
        <w:t xml:space="preserve"> (see </w:t>
      </w:r>
      <w:r w:rsidR="00981EBE">
        <w:rPr>
          <w:lang w:val="en-GB"/>
        </w:rPr>
        <w:fldChar w:fldCharType="begin"/>
      </w:r>
      <w:r w:rsidR="00981EBE">
        <w:rPr>
          <w:lang w:val="en-GB"/>
        </w:rPr>
        <w:instrText xml:space="preserve"> REF _Ref192519000 \h </w:instrText>
      </w:r>
      <w:r w:rsidR="00981EBE">
        <w:rPr>
          <w:lang w:val="en-GB"/>
        </w:rPr>
      </w:r>
      <w:r w:rsidR="00981EBE">
        <w:rPr>
          <w:lang w:val="en-GB"/>
        </w:rPr>
        <w:fldChar w:fldCharType="separate"/>
      </w:r>
      <w:r w:rsidR="00711812" w:rsidRPr="00725372">
        <w:rPr>
          <w:sz w:val="18"/>
          <w:szCs w:val="16"/>
          <w:lang w:val="en-GB"/>
        </w:rPr>
        <w:t xml:space="preserve">Table </w:t>
      </w:r>
      <w:r w:rsidR="00711812">
        <w:rPr>
          <w:noProof/>
          <w:sz w:val="18"/>
          <w:szCs w:val="16"/>
          <w:lang w:val="en-GB"/>
        </w:rPr>
        <w:t>12</w:t>
      </w:r>
      <w:r w:rsidR="00981EBE">
        <w:rPr>
          <w:lang w:val="en-GB"/>
        </w:rPr>
        <w:fldChar w:fldCharType="end"/>
      </w:r>
      <w:r w:rsidR="00981EBE">
        <w:rPr>
          <w:lang w:val="en-GB"/>
        </w:rPr>
        <w:t xml:space="preserve"> for details)</w:t>
      </w:r>
      <w:r w:rsidRPr="00725372">
        <w:rPr>
          <w:lang w:val="en-GB"/>
        </w:rPr>
        <w:t>.</w:t>
      </w:r>
      <w:bookmarkEnd w:id="3877"/>
      <w:bookmarkEnd w:id="3878"/>
    </w:p>
    <w:p w14:paraId="469D86E9" w14:textId="77777777" w:rsidR="007F284D" w:rsidRPr="00725372" w:rsidRDefault="007F284D" w:rsidP="007F284D"/>
    <w:p w14:paraId="50596D15" w14:textId="3992762A" w:rsidR="00CB1438" w:rsidRDefault="007F284D" w:rsidP="003E5C09">
      <w:pPr>
        <w:rPr>
          <w:szCs w:val="20"/>
        </w:rPr>
      </w:pPr>
      <w:r w:rsidRPr="00725372">
        <w:t xml:space="preserve">A </w:t>
      </w:r>
      <w:r w:rsidR="0084680C">
        <w:t>preliminary</w:t>
      </w:r>
      <w:r w:rsidRPr="00725372">
        <w:t xml:space="preserve"> arrangement of the pipes in the Cryoline is shown on </w:t>
      </w:r>
      <w:r w:rsidRPr="00725372">
        <w:rPr>
          <w:rStyle w:val="AAReferencedChar"/>
        </w:rPr>
        <w:fldChar w:fldCharType="begin"/>
      </w:r>
      <w:r w:rsidRPr="00725372">
        <w:rPr>
          <w:rStyle w:val="AAReferencedChar"/>
        </w:rPr>
        <w:instrText xml:space="preserve"> REF _Ref184114765 \h  \* MERGEFORMAT </w:instrText>
      </w:r>
      <w:r w:rsidRPr="00725372">
        <w:rPr>
          <w:rStyle w:val="AAReferencedChar"/>
        </w:rPr>
      </w:r>
      <w:r w:rsidRPr="00725372">
        <w:rPr>
          <w:rStyle w:val="AAReferencedChar"/>
        </w:rPr>
        <w:fldChar w:fldCharType="separate"/>
      </w:r>
      <w:r w:rsidR="00711812" w:rsidRPr="00711812">
        <w:rPr>
          <w:rStyle w:val="AAReferencedChar"/>
        </w:rPr>
        <w:t>Figure 11</w:t>
      </w:r>
      <w:r w:rsidRPr="00725372">
        <w:rPr>
          <w:rStyle w:val="AAReferencedChar"/>
        </w:rPr>
        <w:fldChar w:fldCharType="end"/>
      </w:r>
      <w:r w:rsidR="000F68D0">
        <w:t>.</w:t>
      </w:r>
      <w:r w:rsidRPr="00725372">
        <w:t xml:space="preserve"> </w:t>
      </w:r>
      <w:r w:rsidR="005D7D1F" w:rsidRPr="00725372">
        <w:t xml:space="preserve">The </w:t>
      </w:r>
      <w:r w:rsidR="005D7D1F">
        <w:t xml:space="preserve">preliminary </w:t>
      </w:r>
      <w:r w:rsidR="005D7D1F" w:rsidRPr="00725372">
        <w:t>diameters of the pipes are indicated in</w:t>
      </w:r>
      <w:r w:rsidR="005D7D1F" w:rsidRPr="00886993">
        <w:rPr>
          <w:szCs w:val="20"/>
        </w:rPr>
        <w:t xml:space="preserve"> </w:t>
      </w:r>
      <w:r w:rsidR="005D7D1F" w:rsidRPr="00886993">
        <w:rPr>
          <w:szCs w:val="20"/>
        </w:rPr>
        <w:fldChar w:fldCharType="begin"/>
      </w:r>
      <w:r w:rsidR="005D7D1F" w:rsidRPr="00886993">
        <w:rPr>
          <w:szCs w:val="20"/>
        </w:rPr>
        <w:instrText xml:space="preserve"> REF _Ref192519000 \h  \* MERGEFORMAT </w:instrText>
      </w:r>
      <w:r w:rsidR="005D7D1F" w:rsidRPr="00886993">
        <w:rPr>
          <w:szCs w:val="20"/>
        </w:rPr>
      </w:r>
      <w:r w:rsidR="005D7D1F" w:rsidRPr="00886993">
        <w:rPr>
          <w:szCs w:val="20"/>
        </w:rPr>
        <w:fldChar w:fldCharType="separate"/>
      </w:r>
      <w:r w:rsidR="00711812" w:rsidRPr="00711812">
        <w:rPr>
          <w:szCs w:val="20"/>
        </w:rPr>
        <w:t xml:space="preserve">Table </w:t>
      </w:r>
      <w:r w:rsidR="00711812" w:rsidRPr="00711812">
        <w:rPr>
          <w:noProof/>
          <w:szCs w:val="20"/>
        </w:rPr>
        <w:t>12</w:t>
      </w:r>
      <w:r w:rsidR="005D7D1F" w:rsidRPr="00886993">
        <w:rPr>
          <w:szCs w:val="20"/>
        </w:rPr>
        <w:fldChar w:fldCharType="end"/>
      </w:r>
      <w:r w:rsidR="005D7D1F" w:rsidRPr="00886993">
        <w:rPr>
          <w:szCs w:val="20"/>
        </w:rPr>
        <w:t>.</w:t>
      </w:r>
      <w:r w:rsidR="005D7D1F">
        <w:rPr>
          <w:szCs w:val="20"/>
        </w:rPr>
        <w:t xml:space="preserve"> </w:t>
      </w:r>
      <w:r w:rsidR="000F68D0">
        <w:t>T</w:t>
      </w:r>
      <w:r w:rsidRPr="00725372">
        <w:t>he final arrangement</w:t>
      </w:r>
      <w:r w:rsidR="00BC248D">
        <w:t xml:space="preserve"> and pipe diameters</w:t>
      </w:r>
      <w:r w:rsidRPr="00725372">
        <w:t xml:space="preserve"> </w:t>
      </w:r>
      <w:r w:rsidR="00E556DE">
        <w:t>shall be defined by SCK CEN in due time</w:t>
      </w:r>
      <w:r w:rsidRPr="00725372">
        <w:t xml:space="preserve">. </w:t>
      </w:r>
      <w:bookmarkStart w:id="3879" w:name="_Ref183516722"/>
    </w:p>
    <w:p w14:paraId="47B543F4" w14:textId="6336D580" w:rsidR="007F284D" w:rsidRPr="00725372" w:rsidRDefault="007F284D" w:rsidP="007F284D">
      <w:pPr>
        <w:pStyle w:val="Captioncentered"/>
        <w:ind w:left="1170" w:firstLine="4"/>
        <w:rPr>
          <w:sz w:val="18"/>
          <w:szCs w:val="16"/>
          <w:lang w:val="en-GB"/>
        </w:rPr>
      </w:pPr>
      <w:bookmarkStart w:id="3880" w:name="_Ref192519000"/>
      <w:bookmarkStart w:id="3881" w:name="_Toc195865382"/>
      <w:r w:rsidRPr="00725372">
        <w:rPr>
          <w:sz w:val="18"/>
          <w:szCs w:val="16"/>
          <w:lang w:val="en-GB"/>
        </w:rPr>
        <w:t xml:space="preserve">Table </w:t>
      </w:r>
      <w:r w:rsidRPr="00725372">
        <w:rPr>
          <w:sz w:val="18"/>
          <w:szCs w:val="16"/>
          <w:lang w:val="en-GB"/>
        </w:rPr>
        <w:fldChar w:fldCharType="begin"/>
      </w:r>
      <w:r w:rsidRPr="00725372">
        <w:rPr>
          <w:sz w:val="18"/>
          <w:szCs w:val="16"/>
          <w:lang w:val="en-GB"/>
        </w:rPr>
        <w:instrText xml:space="preserve"> SEQ Table \* ARABIC </w:instrText>
      </w:r>
      <w:r w:rsidRPr="00725372">
        <w:rPr>
          <w:sz w:val="18"/>
          <w:szCs w:val="16"/>
          <w:lang w:val="en-GB"/>
        </w:rPr>
        <w:fldChar w:fldCharType="separate"/>
      </w:r>
      <w:r w:rsidR="00711812">
        <w:rPr>
          <w:noProof/>
          <w:sz w:val="18"/>
          <w:szCs w:val="16"/>
          <w:lang w:val="en-GB"/>
        </w:rPr>
        <w:t>12</w:t>
      </w:r>
      <w:r w:rsidRPr="00725372">
        <w:rPr>
          <w:sz w:val="18"/>
          <w:szCs w:val="16"/>
          <w:lang w:val="en-GB"/>
        </w:rPr>
        <w:fldChar w:fldCharType="end"/>
      </w:r>
      <w:bookmarkEnd w:id="3879"/>
      <w:bookmarkEnd w:id="3880"/>
      <w:r w:rsidRPr="00725372">
        <w:rPr>
          <w:sz w:val="18"/>
          <w:szCs w:val="16"/>
          <w:lang w:val="en-GB"/>
        </w:rPr>
        <w:t xml:space="preserve"> </w:t>
      </w:r>
      <w:r w:rsidR="00D05F70">
        <w:rPr>
          <w:sz w:val="18"/>
          <w:szCs w:val="16"/>
          <w:lang w:val="en-GB"/>
        </w:rPr>
        <w:t>Preliminary p</w:t>
      </w:r>
      <w:r w:rsidRPr="00725372">
        <w:rPr>
          <w:sz w:val="18"/>
          <w:szCs w:val="16"/>
          <w:lang w:val="en-GB"/>
        </w:rPr>
        <w:t xml:space="preserve">ipe diameters for the </w:t>
      </w:r>
      <w:r w:rsidR="002D57EC">
        <w:rPr>
          <w:sz w:val="18"/>
          <w:szCs w:val="16"/>
          <w:lang w:val="en-GB"/>
        </w:rPr>
        <w:t>QLM</w:t>
      </w:r>
      <w:bookmarkEnd w:id="3881"/>
    </w:p>
    <w:tbl>
      <w:tblPr>
        <w:tblStyle w:val="GridTable4-Accent1"/>
        <w:tblW w:w="8289" w:type="dxa"/>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top w:w="28" w:type="dxa"/>
          <w:bottom w:w="28" w:type="dxa"/>
        </w:tblCellMar>
        <w:tblLook w:val="04A0" w:firstRow="1" w:lastRow="0" w:firstColumn="1" w:lastColumn="0" w:noHBand="0" w:noVBand="1"/>
      </w:tblPr>
      <w:tblGrid>
        <w:gridCol w:w="1795"/>
        <w:gridCol w:w="1623"/>
        <w:gridCol w:w="1624"/>
        <w:gridCol w:w="1623"/>
        <w:gridCol w:w="1624"/>
      </w:tblGrid>
      <w:tr w:rsidR="007F284D" w:rsidRPr="00725372" w14:paraId="543F668B" w14:textId="77777777" w:rsidTr="002B6ED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DFCAEC" w:themeFill="accent1" w:themeFillTint="33"/>
            <w:vAlign w:val="center"/>
          </w:tcPr>
          <w:p w14:paraId="0FFCC1AA" w14:textId="77777777"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Pipe</w:t>
            </w:r>
          </w:p>
        </w:tc>
        <w:tc>
          <w:tcPr>
            <w:tcW w:w="1623" w:type="dxa"/>
            <w:shd w:val="clear" w:color="auto" w:fill="DFCAEC" w:themeFill="accent1" w:themeFillTint="33"/>
            <w:vAlign w:val="center"/>
          </w:tcPr>
          <w:p w14:paraId="6E9E5F10" w14:textId="77777777" w:rsidR="007F284D" w:rsidRPr="00725372" w:rsidRDefault="007F284D"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20"/>
              </w:rPr>
            </w:pPr>
            <w:r w:rsidRPr="00725372">
              <w:rPr>
                <w:b w:val="0"/>
                <w:bCs w:val="0"/>
                <w:sz w:val="18"/>
                <w:szCs w:val="20"/>
              </w:rPr>
              <w:t xml:space="preserve">DN </w:t>
            </w:r>
          </w:p>
          <w:p w14:paraId="4CB1CD84" w14:textId="77777777" w:rsidR="007F284D" w:rsidRPr="00725372" w:rsidRDefault="007F284D"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(mm)</w:t>
            </w:r>
          </w:p>
        </w:tc>
        <w:tc>
          <w:tcPr>
            <w:tcW w:w="1624" w:type="dxa"/>
            <w:shd w:val="clear" w:color="auto" w:fill="DFCAEC" w:themeFill="accent1" w:themeFillTint="33"/>
            <w:vAlign w:val="center"/>
          </w:tcPr>
          <w:p w14:paraId="5C261F96"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External diameter (mm)</w:t>
            </w:r>
          </w:p>
        </w:tc>
        <w:tc>
          <w:tcPr>
            <w:tcW w:w="1623" w:type="dxa"/>
            <w:shd w:val="clear" w:color="auto" w:fill="DFCAEC" w:themeFill="accent1" w:themeFillTint="33"/>
            <w:vAlign w:val="center"/>
          </w:tcPr>
          <w:p w14:paraId="3D96A724"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Thickness (mm)</w:t>
            </w:r>
          </w:p>
        </w:tc>
        <w:tc>
          <w:tcPr>
            <w:tcW w:w="1624" w:type="dxa"/>
            <w:shd w:val="clear" w:color="auto" w:fill="DFCAEC" w:themeFill="accent1" w:themeFillTint="33"/>
            <w:vAlign w:val="center"/>
          </w:tcPr>
          <w:p w14:paraId="5796EE43"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Indicative operating pressure (bar)</w:t>
            </w:r>
          </w:p>
        </w:tc>
      </w:tr>
      <w:tr w:rsidR="007F284D" w:rsidRPr="00725372" w14:paraId="39008885"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1F4DB30C" w14:textId="687E8099"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A</w:t>
            </w:r>
          </w:p>
        </w:tc>
        <w:tc>
          <w:tcPr>
            <w:tcW w:w="1623" w:type="dxa"/>
            <w:shd w:val="clear" w:color="auto" w:fill="FFFFFF" w:themeFill="background1"/>
          </w:tcPr>
          <w:p w14:paraId="02DA90F4"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150</w:t>
            </w:r>
          </w:p>
        </w:tc>
        <w:tc>
          <w:tcPr>
            <w:tcW w:w="1624" w:type="dxa"/>
            <w:shd w:val="clear" w:color="auto" w:fill="FFFFFF" w:themeFill="background1"/>
          </w:tcPr>
          <w:p w14:paraId="15F79FF5"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168.3</w:t>
            </w:r>
          </w:p>
        </w:tc>
        <w:tc>
          <w:tcPr>
            <w:tcW w:w="1623" w:type="dxa"/>
            <w:shd w:val="clear" w:color="auto" w:fill="FFFFFF" w:themeFill="background1"/>
          </w:tcPr>
          <w:p w14:paraId="57C0402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2.77</w:t>
            </w:r>
          </w:p>
        </w:tc>
        <w:tc>
          <w:tcPr>
            <w:tcW w:w="1624" w:type="dxa"/>
            <w:shd w:val="clear" w:color="auto" w:fill="FFFFFF" w:themeFill="background1"/>
          </w:tcPr>
          <w:p w14:paraId="05697029"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~0.03</w:t>
            </w:r>
          </w:p>
        </w:tc>
      </w:tr>
      <w:tr w:rsidR="007F284D" w:rsidRPr="00725372" w14:paraId="0BBEDD9E"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648235EC" w14:textId="35458B7F"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B</w:t>
            </w:r>
          </w:p>
        </w:tc>
        <w:tc>
          <w:tcPr>
            <w:tcW w:w="1623" w:type="dxa"/>
            <w:shd w:val="clear" w:color="auto" w:fill="FFFFFF" w:themeFill="background1"/>
          </w:tcPr>
          <w:p w14:paraId="725B963E"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25</w:t>
            </w:r>
          </w:p>
        </w:tc>
        <w:tc>
          <w:tcPr>
            <w:tcW w:w="1624" w:type="dxa"/>
            <w:shd w:val="clear" w:color="auto" w:fill="FFFFFF" w:themeFill="background1"/>
          </w:tcPr>
          <w:p w14:paraId="3E9FBDDD"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33.4</w:t>
            </w:r>
          </w:p>
        </w:tc>
        <w:tc>
          <w:tcPr>
            <w:tcW w:w="1623" w:type="dxa"/>
            <w:shd w:val="clear" w:color="auto" w:fill="FFFFFF" w:themeFill="background1"/>
          </w:tcPr>
          <w:p w14:paraId="11438C26"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67643E82"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cs="Arial"/>
                <w:sz w:val="18"/>
                <w:szCs w:val="20"/>
              </w:rPr>
              <w:t>≥</w:t>
            </w:r>
            <w:r w:rsidRPr="00725372">
              <w:rPr>
                <w:sz w:val="18"/>
                <w:szCs w:val="20"/>
              </w:rPr>
              <w:t xml:space="preserve"> 3</w:t>
            </w:r>
          </w:p>
        </w:tc>
      </w:tr>
      <w:tr w:rsidR="007F284D" w:rsidRPr="00725372" w14:paraId="180DA208"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3448A874" w14:textId="4CA3CA6F" w:rsidR="007F284D" w:rsidRPr="00725372" w:rsidRDefault="00B943B6" w:rsidP="002B6EDD">
            <w:pPr>
              <w:pStyle w:val="AASemiBold"/>
              <w:spacing w:before="60" w:after="40" w:line="240" w:lineRule="auto"/>
              <w:jc w:val="center"/>
              <w:rPr>
                <w:b w:val="0"/>
                <w:bCs w:val="0"/>
                <w:sz w:val="18"/>
                <w:szCs w:val="20"/>
              </w:rPr>
            </w:pPr>
            <w:r>
              <w:rPr>
                <w:b w:val="0"/>
                <w:bCs w:val="0"/>
                <w:sz w:val="18"/>
                <w:szCs w:val="20"/>
              </w:rPr>
              <w:t>D</w:t>
            </w:r>
          </w:p>
        </w:tc>
        <w:tc>
          <w:tcPr>
            <w:tcW w:w="1623" w:type="dxa"/>
            <w:shd w:val="clear" w:color="auto" w:fill="FFFFFF" w:themeFill="background1"/>
          </w:tcPr>
          <w:p w14:paraId="62732A81"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40</w:t>
            </w:r>
          </w:p>
        </w:tc>
        <w:tc>
          <w:tcPr>
            <w:tcW w:w="1624" w:type="dxa"/>
            <w:shd w:val="clear" w:color="auto" w:fill="FFFFFF" w:themeFill="background1"/>
          </w:tcPr>
          <w:p w14:paraId="773271D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48.26</w:t>
            </w:r>
          </w:p>
        </w:tc>
        <w:tc>
          <w:tcPr>
            <w:tcW w:w="1623" w:type="dxa"/>
            <w:shd w:val="clear" w:color="auto" w:fill="FFFFFF" w:themeFill="background1"/>
          </w:tcPr>
          <w:p w14:paraId="6545991F"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3A1022A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14</w:t>
            </w:r>
          </w:p>
        </w:tc>
      </w:tr>
      <w:tr w:rsidR="007F284D" w:rsidRPr="00725372" w14:paraId="2C56E49F"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5E0DC613" w14:textId="359877F5"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E</w:t>
            </w:r>
          </w:p>
        </w:tc>
        <w:tc>
          <w:tcPr>
            <w:tcW w:w="1623" w:type="dxa"/>
            <w:shd w:val="clear" w:color="auto" w:fill="FFFFFF" w:themeFill="background1"/>
          </w:tcPr>
          <w:p w14:paraId="5174B772"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40</w:t>
            </w:r>
          </w:p>
        </w:tc>
        <w:tc>
          <w:tcPr>
            <w:tcW w:w="1624" w:type="dxa"/>
            <w:shd w:val="clear" w:color="auto" w:fill="FFFFFF" w:themeFill="background1"/>
          </w:tcPr>
          <w:p w14:paraId="05AE6383"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48.26</w:t>
            </w:r>
          </w:p>
        </w:tc>
        <w:tc>
          <w:tcPr>
            <w:tcW w:w="1623" w:type="dxa"/>
            <w:shd w:val="clear" w:color="auto" w:fill="FFFFFF" w:themeFill="background1"/>
          </w:tcPr>
          <w:p w14:paraId="0E2C5CEE"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56F5BCC0"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13</w:t>
            </w:r>
          </w:p>
        </w:tc>
      </w:tr>
      <w:tr w:rsidR="007F284D" w:rsidRPr="00725372" w14:paraId="10EA5585"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1C8D7D8F" w14:textId="77777777"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Thermal shield</w:t>
            </w:r>
          </w:p>
        </w:tc>
        <w:tc>
          <w:tcPr>
            <w:tcW w:w="1623" w:type="dxa"/>
            <w:shd w:val="clear" w:color="auto" w:fill="FFFFFF" w:themeFill="background1"/>
          </w:tcPr>
          <w:p w14:paraId="7B168999"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624" w:type="dxa"/>
            <w:shd w:val="clear" w:color="auto" w:fill="FFFFFF" w:themeFill="background1"/>
          </w:tcPr>
          <w:p w14:paraId="2AA9AAB2"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350</w:t>
            </w:r>
          </w:p>
        </w:tc>
        <w:tc>
          <w:tcPr>
            <w:tcW w:w="1623" w:type="dxa"/>
            <w:shd w:val="clear" w:color="auto" w:fill="FFFFFF" w:themeFill="background1"/>
          </w:tcPr>
          <w:p w14:paraId="4A0628BC"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 xml:space="preserve"> 3*</w:t>
            </w:r>
          </w:p>
        </w:tc>
        <w:tc>
          <w:tcPr>
            <w:tcW w:w="1624" w:type="dxa"/>
            <w:shd w:val="clear" w:color="auto" w:fill="FFFFFF" w:themeFill="background1"/>
          </w:tcPr>
          <w:p w14:paraId="6955855E"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w:t>
            </w:r>
          </w:p>
        </w:tc>
      </w:tr>
      <w:tr w:rsidR="007F284D" w:rsidRPr="00725372" w14:paraId="43279B46"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08DF9827" w14:textId="46D9BE8A"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 xml:space="preserve">Vacuum </w:t>
            </w:r>
            <w:r w:rsidR="00E557FB">
              <w:rPr>
                <w:b w:val="0"/>
                <w:bCs w:val="0"/>
                <w:sz w:val="18"/>
                <w:szCs w:val="20"/>
              </w:rPr>
              <w:t>jacket</w:t>
            </w:r>
          </w:p>
        </w:tc>
        <w:tc>
          <w:tcPr>
            <w:tcW w:w="1623" w:type="dxa"/>
            <w:shd w:val="clear" w:color="auto" w:fill="FFFFFF" w:themeFill="background1"/>
          </w:tcPr>
          <w:p w14:paraId="04DCB290"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624" w:type="dxa"/>
            <w:shd w:val="clear" w:color="auto" w:fill="FFFFFF" w:themeFill="background1"/>
          </w:tcPr>
          <w:p w14:paraId="21BB001A"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500</w:t>
            </w:r>
          </w:p>
        </w:tc>
        <w:tc>
          <w:tcPr>
            <w:tcW w:w="1623" w:type="dxa"/>
            <w:shd w:val="clear" w:color="auto" w:fill="FFFFFF" w:themeFill="background1"/>
          </w:tcPr>
          <w:p w14:paraId="1DFFAB5B" w14:textId="6BAE309A"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4.5</w:t>
            </w:r>
          </w:p>
        </w:tc>
        <w:tc>
          <w:tcPr>
            <w:tcW w:w="1624" w:type="dxa"/>
            <w:shd w:val="clear" w:color="auto" w:fill="FFFFFF" w:themeFill="background1"/>
          </w:tcPr>
          <w:p w14:paraId="745D8797"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10</w:t>
            </w:r>
            <w:r w:rsidRPr="00725372">
              <w:rPr>
                <w:sz w:val="18"/>
                <w:szCs w:val="20"/>
                <w:vertAlign w:val="superscript"/>
              </w:rPr>
              <w:t>-6</w:t>
            </w:r>
          </w:p>
        </w:tc>
      </w:tr>
    </w:tbl>
    <w:p w14:paraId="6316F2CA" w14:textId="77777777" w:rsidR="007F284D" w:rsidRPr="00725372" w:rsidRDefault="007F284D" w:rsidP="007F284D">
      <w:pPr>
        <w:ind w:left="1080"/>
        <w:jc w:val="left"/>
      </w:pPr>
    </w:p>
    <w:p w14:paraId="37497B73" w14:textId="2C3E4041" w:rsidR="00665BA1" w:rsidRDefault="007F284D" w:rsidP="007F284D">
      <w:pPr>
        <w:pStyle w:val="SysReq1"/>
        <w:rPr>
          <w:lang w:val="en-GB"/>
        </w:rPr>
      </w:pPr>
      <w:bookmarkStart w:id="3882" w:name="_Toc198519498"/>
      <w:r w:rsidRPr="00725372">
        <w:rPr>
          <w:lang w:val="en-GB"/>
        </w:rPr>
        <w:t xml:space="preserve">The </w:t>
      </w:r>
      <w:r w:rsidR="00026E3E">
        <w:rPr>
          <w:lang w:val="en-GB"/>
        </w:rPr>
        <w:t xml:space="preserve">welding </w:t>
      </w:r>
      <w:r w:rsidRPr="00725372">
        <w:rPr>
          <w:lang w:val="en-GB"/>
        </w:rPr>
        <w:t xml:space="preserve">connection between QRB and </w:t>
      </w:r>
      <w:r w:rsidR="00150A18">
        <w:rPr>
          <w:lang w:val="en-GB"/>
        </w:rPr>
        <w:t>QLM</w:t>
      </w:r>
      <w:r w:rsidR="00286110">
        <w:rPr>
          <w:lang w:val="en-GB"/>
        </w:rPr>
        <w:t xml:space="preserve"> shall be done by </w:t>
      </w:r>
      <w:r w:rsidR="00886993" w:rsidRPr="00725372">
        <w:rPr>
          <w:lang w:val="en-GB"/>
        </w:rPr>
        <w:t>SCK</w:t>
      </w:r>
      <w:r w:rsidR="00886993">
        <w:rPr>
          <w:lang w:val="en-GB"/>
        </w:rPr>
        <w:t> </w:t>
      </w:r>
      <w:r w:rsidRPr="00725372">
        <w:rPr>
          <w:lang w:val="en-GB"/>
        </w:rPr>
        <w:t>CEN</w:t>
      </w:r>
      <w:r w:rsidR="00286110">
        <w:rPr>
          <w:lang w:val="en-GB"/>
        </w:rPr>
        <w:t>.</w:t>
      </w:r>
      <w:bookmarkEnd w:id="3882"/>
    </w:p>
    <w:p w14:paraId="168AB7A1" w14:textId="67009705" w:rsidR="00054C3E" w:rsidRPr="009B7290" w:rsidRDefault="007F284D" w:rsidP="009B7290">
      <w:pPr>
        <w:pStyle w:val="SysReq1"/>
        <w:rPr>
          <w:lang w:val="en-GB"/>
        </w:rPr>
      </w:pPr>
      <w:bookmarkStart w:id="3883" w:name="_Toc198519499"/>
      <w:r w:rsidRPr="00725372">
        <w:rPr>
          <w:lang w:val="en-GB"/>
        </w:rPr>
        <w:t xml:space="preserve">For the acceptance tests, the </w:t>
      </w:r>
      <w:r w:rsidR="00CB1438">
        <w:rPr>
          <w:lang w:val="en-GB"/>
        </w:rPr>
        <w:t>Contractor</w:t>
      </w:r>
      <w:r w:rsidRPr="00725372">
        <w:rPr>
          <w:lang w:val="en-GB"/>
        </w:rPr>
        <w:t xml:space="preserve"> shall provide the necessary </w:t>
      </w:r>
      <w:commentRangeStart w:id="3884"/>
      <w:r w:rsidRPr="00725372">
        <w:rPr>
          <w:lang w:val="en-GB"/>
        </w:rPr>
        <w:t xml:space="preserve">welded caps </w:t>
      </w:r>
      <w:commentRangeEnd w:id="3884"/>
      <w:r w:rsidR="00480365">
        <w:rPr>
          <w:rStyle w:val="CommentReference"/>
          <w:lang w:val="en-GB"/>
        </w:rPr>
        <w:commentReference w:id="3884"/>
      </w:r>
      <w:r w:rsidRPr="00725372">
        <w:rPr>
          <w:lang w:val="en-GB"/>
        </w:rPr>
        <w:t>on pipes on the QRB side.</w:t>
      </w:r>
      <w:bookmarkEnd w:id="3883"/>
      <w:r w:rsidRPr="00725372">
        <w:rPr>
          <w:lang w:val="en-GB"/>
        </w:rPr>
        <w:t xml:space="preserve"> </w:t>
      </w:r>
    </w:p>
    <w:p w14:paraId="41406CF5" w14:textId="0D8B9B09" w:rsidR="007F284D" w:rsidRPr="00725372" w:rsidRDefault="007F284D" w:rsidP="007F284D">
      <w:pPr>
        <w:pStyle w:val="Heading40"/>
        <w:rPr>
          <w:lang w:val="en-GB"/>
        </w:rPr>
      </w:pPr>
      <w:bookmarkStart w:id="3885" w:name="_Toc198518405"/>
      <w:r w:rsidRPr="00725372">
        <w:rPr>
          <w:lang w:val="en-GB"/>
        </w:rPr>
        <w:t>Warm line interfaces</w:t>
      </w:r>
      <w:bookmarkEnd w:id="3885"/>
    </w:p>
    <w:p w14:paraId="2AC60CD2" w14:textId="65E4B4AB" w:rsidR="007F284D" w:rsidRPr="00725372" w:rsidRDefault="007F284D" w:rsidP="007F284D">
      <w:pPr>
        <w:pStyle w:val="SysReq1"/>
        <w:rPr>
          <w:lang w:val="en-GB"/>
        </w:rPr>
      </w:pPr>
      <w:bookmarkStart w:id="3886" w:name="_Toc198519500"/>
      <w:r w:rsidRPr="00725372">
        <w:rPr>
          <w:lang w:val="en-GB"/>
        </w:rPr>
        <w:t>The following warm lines are distributed in the tunnel</w:t>
      </w:r>
      <w:r w:rsidR="006814D5">
        <w:rPr>
          <w:lang w:val="en-GB"/>
        </w:rPr>
        <w:t xml:space="preserve">. </w:t>
      </w:r>
      <w:r w:rsidR="006814D5">
        <w:rPr>
          <w:rStyle w:val="CommentReference"/>
          <w:lang w:val="en-GB"/>
        </w:rPr>
        <w:t>T</w:t>
      </w:r>
      <w:r w:rsidRPr="00725372">
        <w:rPr>
          <w:lang w:val="en-GB"/>
        </w:rPr>
        <w:t xml:space="preserve">he interface </w:t>
      </w:r>
      <w:r w:rsidR="006814D5">
        <w:rPr>
          <w:lang w:val="en-GB"/>
        </w:rPr>
        <w:t xml:space="preserve">with the </w:t>
      </w:r>
      <w:r w:rsidR="00A156C9">
        <w:rPr>
          <w:lang w:val="en-GB"/>
        </w:rPr>
        <w:t>QPLANT</w:t>
      </w:r>
      <w:r w:rsidR="006814D5">
        <w:rPr>
          <w:lang w:val="en-GB"/>
        </w:rPr>
        <w:t xml:space="preserve"> </w:t>
      </w:r>
      <w:r w:rsidRPr="00725372">
        <w:rPr>
          <w:lang w:val="en-GB"/>
        </w:rPr>
        <w:t xml:space="preserve">will be located in the cold box room, around the </w:t>
      </w:r>
      <w:r w:rsidR="00886993">
        <w:rPr>
          <w:lang w:val="en-GB"/>
        </w:rPr>
        <w:t>QRB</w:t>
      </w:r>
      <w:r w:rsidRPr="00725372">
        <w:rPr>
          <w:lang w:val="en-GB"/>
        </w:rPr>
        <w:t>. The final location and pipe requirement shall be defined during the design phase with SCK</w:t>
      </w:r>
      <w:r w:rsidR="00886993">
        <w:rPr>
          <w:lang w:val="en-GB"/>
        </w:rPr>
        <w:t xml:space="preserve"> CEN</w:t>
      </w:r>
      <w:r w:rsidR="00EA4124" w:rsidRPr="00725372">
        <w:rPr>
          <w:lang w:val="en-GB"/>
        </w:rPr>
        <w:t>.</w:t>
      </w:r>
      <w:bookmarkEnd w:id="3886"/>
    </w:p>
    <w:p w14:paraId="5A9ABF9C" w14:textId="7A572DC1" w:rsidR="00EA4124" w:rsidRPr="00725372" w:rsidRDefault="00EA4124" w:rsidP="00D54FCC">
      <w:pPr>
        <w:pStyle w:val="RequirementBullet"/>
        <w:spacing w:before="120" w:after="60" w:line="276" w:lineRule="auto"/>
        <w:rPr>
          <w:lang w:val="en-GB"/>
        </w:rPr>
      </w:pPr>
      <w:r w:rsidRPr="00725372">
        <w:rPr>
          <w:rStyle w:val="AASemiBoldChar"/>
        </w:rPr>
        <w:t>Warm GHe supply</w:t>
      </w:r>
      <w:r w:rsidRPr="00725372">
        <w:rPr>
          <w:lang w:val="en-GB"/>
        </w:rPr>
        <w:t>: This line supplies helium to the cryogenic users (300 K – 14 bar). It is high pressure (coming from the HP of the compression station), the interface pipe diameter is DN 25.</w:t>
      </w:r>
    </w:p>
    <w:p w14:paraId="7DB5A992" w14:textId="4C24C7E0" w:rsidR="00EA4124" w:rsidRPr="00725372" w:rsidRDefault="00EA4124" w:rsidP="00D54FCC">
      <w:pPr>
        <w:pStyle w:val="RequirementBullet"/>
        <w:spacing w:before="120" w:after="60" w:line="276" w:lineRule="auto"/>
        <w:rPr>
          <w:lang w:val="en-GB"/>
        </w:rPr>
      </w:pPr>
      <w:r w:rsidRPr="00725372">
        <w:rPr>
          <w:rStyle w:val="AASemiBoldChar"/>
        </w:rPr>
        <w:t>Safety Valves GHe return</w:t>
      </w:r>
      <w:r w:rsidRPr="00725372">
        <w:rPr>
          <w:lang w:val="en-GB"/>
        </w:rPr>
        <w:t xml:space="preserve">: to avoid loss of helium and to reduce anoxia risk, </w:t>
      </w:r>
      <w:commentRangeStart w:id="3887"/>
      <w:r w:rsidRPr="00725372">
        <w:rPr>
          <w:lang w:val="en-GB"/>
        </w:rPr>
        <w:t>the safety devices shall be collected</w:t>
      </w:r>
      <w:commentRangeEnd w:id="3887"/>
      <w:r w:rsidR="00CD4D32">
        <w:rPr>
          <w:rStyle w:val="CommentReference"/>
          <w:rFonts w:cs="Times New Roman"/>
          <w:lang w:val="en-GB" w:eastAsia="en-US"/>
        </w:rPr>
        <w:commentReference w:id="3887"/>
      </w:r>
      <w:r w:rsidRPr="00725372">
        <w:rPr>
          <w:lang w:val="en-GB"/>
        </w:rPr>
        <w:t xml:space="preserve">. The diameter of the </w:t>
      </w:r>
      <w:commentRangeStart w:id="3888"/>
      <w:r w:rsidRPr="00725372">
        <w:rPr>
          <w:lang w:val="en-GB"/>
        </w:rPr>
        <w:t>pipe</w:t>
      </w:r>
      <w:commentRangeEnd w:id="3888"/>
      <w:r w:rsidR="00CD4D32">
        <w:rPr>
          <w:rStyle w:val="CommentReference"/>
          <w:rFonts w:cs="Times New Roman"/>
          <w:lang w:val="en-GB" w:eastAsia="en-US"/>
        </w:rPr>
        <w:commentReference w:id="3888"/>
      </w:r>
      <w:r w:rsidRPr="00725372">
        <w:rPr>
          <w:lang w:val="en-GB"/>
        </w:rPr>
        <w:t xml:space="preserve"> is DN 150.</w:t>
      </w:r>
    </w:p>
    <w:p w14:paraId="3D374771" w14:textId="54043320" w:rsidR="00EA4124" w:rsidRPr="00725372" w:rsidRDefault="00EA4124">
      <w:pPr>
        <w:pStyle w:val="RequirementBullet"/>
        <w:numPr>
          <w:ilvl w:val="1"/>
          <w:numId w:val="13"/>
        </w:numPr>
        <w:spacing w:before="120" w:after="60" w:line="276" w:lineRule="auto"/>
        <w:rPr>
          <w:lang w:val="en-GB"/>
        </w:rPr>
      </w:pPr>
      <w:r w:rsidRPr="00725372">
        <w:rPr>
          <w:lang w:val="en-GB"/>
        </w:rPr>
        <w:t xml:space="preserve">To cope with a return mass flow rate through the safety valves around 100 g/s (case of utility stop for more than 1 hour), the diameter line shall be at least DN 125. The selection of DN 150 could avoid increase of pressure along this return line from QCELL’s to </w:t>
      </w:r>
      <w:r w:rsidR="00A156C9">
        <w:rPr>
          <w:lang w:val="en-GB"/>
        </w:rPr>
        <w:t>QPLANT</w:t>
      </w:r>
      <w:r w:rsidRPr="00725372">
        <w:rPr>
          <w:lang w:val="en-GB"/>
        </w:rPr>
        <w:t xml:space="preserve"> in case of utility stop.</w:t>
      </w:r>
    </w:p>
    <w:p w14:paraId="0F0DC5EF" w14:textId="0329167D" w:rsidR="00EA4124" w:rsidRPr="00725372" w:rsidRDefault="00EA4124" w:rsidP="003E5C09">
      <w:pPr>
        <w:pStyle w:val="RequirementBullet"/>
        <w:spacing w:before="120" w:after="60" w:line="276" w:lineRule="auto"/>
        <w:rPr>
          <w:lang w:val="en-GB"/>
        </w:rPr>
      </w:pPr>
      <w:r w:rsidRPr="00725372">
        <w:rPr>
          <w:rStyle w:val="AASemiBoldChar"/>
        </w:rPr>
        <w:t>Coupler return line</w:t>
      </w:r>
      <w:r w:rsidRPr="00725372">
        <w:rPr>
          <w:lang w:val="en-GB"/>
        </w:rPr>
        <w:t>: This line collect</w:t>
      </w:r>
      <w:ins w:id="3889" w:author="Dekempeneer Erik" w:date="2025-04-25T13:24:00Z">
        <w:r w:rsidR="00CD4D32">
          <w:rPr>
            <w:lang w:val="en-GB"/>
          </w:rPr>
          <w:t>s</w:t>
        </w:r>
      </w:ins>
      <w:r w:rsidRPr="00725372">
        <w:rPr>
          <w:lang w:val="en-GB"/>
        </w:rPr>
        <w:t xml:space="preserve"> the helium gas at the outlet of the coupler cooling circuits (300 K and 1.1 bar). It shall be connected directly to the LP pressure of warm compressors at 1.05 bar. The selected diameter of this line is DN 25.</w:t>
      </w:r>
    </w:p>
    <w:p w14:paraId="58C2835D" w14:textId="12614DD2" w:rsidR="00CB1438" w:rsidRDefault="00CB1438" w:rsidP="00D54FCC"/>
    <w:p w14:paraId="44DFB32E" w14:textId="3206E39C" w:rsidR="00EA4124" w:rsidRPr="00725372" w:rsidRDefault="00EA4124" w:rsidP="00EA4124">
      <w:pPr>
        <w:pStyle w:val="Caption"/>
      </w:pPr>
      <w:bookmarkStart w:id="3890" w:name="_Toc195865383"/>
      <w:r w:rsidRPr="00725372">
        <w:t xml:space="preserve">Table </w:t>
      </w:r>
      <w:r w:rsidRPr="00725372">
        <w:fldChar w:fldCharType="begin"/>
      </w:r>
      <w:r w:rsidRPr="00725372">
        <w:instrText xml:space="preserve"> SEQ Table \* ARABIC </w:instrText>
      </w:r>
      <w:r w:rsidRPr="00725372">
        <w:fldChar w:fldCharType="separate"/>
      </w:r>
      <w:r w:rsidR="00711812">
        <w:rPr>
          <w:noProof/>
        </w:rPr>
        <w:t>13</w:t>
      </w:r>
      <w:r w:rsidRPr="00725372">
        <w:fldChar w:fldCharType="end"/>
      </w:r>
      <w:r w:rsidRPr="00725372">
        <w:t xml:space="preserve"> Warm lines at room temperature</w:t>
      </w:r>
      <w:bookmarkEnd w:id="3890"/>
    </w:p>
    <w:tbl>
      <w:tblPr>
        <w:tblStyle w:val="GridTable4-Accent1"/>
        <w:tblW w:w="8284" w:type="dxa"/>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shd w:val="clear" w:color="auto" w:fill="FFFFFF" w:themeFill="background1"/>
        <w:tblLayout w:type="fixed"/>
        <w:tblCellMar>
          <w:top w:w="28" w:type="dxa"/>
          <w:bottom w:w="28" w:type="dxa"/>
        </w:tblCellMar>
        <w:tblLook w:val="04A0" w:firstRow="1" w:lastRow="0" w:firstColumn="1" w:lastColumn="0" w:noHBand="0" w:noVBand="1"/>
      </w:tblPr>
      <w:tblGrid>
        <w:gridCol w:w="2515"/>
        <w:gridCol w:w="900"/>
        <w:gridCol w:w="1620"/>
        <w:gridCol w:w="1350"/>
        <w:gridCol w:w="1899"/>
      </w:tblGrid>
      <w:tr w:rsidR="00EA4124" w:rsidRPr="00725372" w14:paraId="69CC8EC7" w14:textId="77777777" w:rsidTr="002B6ED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DFCAEC" w:themeFill="accent1" w:themeFillTint="33"/>
          </w:tcPr>
          <w:p w14:paraId="54E9BBBC" w14:textId="77777777" w:rsidR="00EA4124" w:rsidRPr="00725372" w:rsidRDefault="00EA4124" w:rsidP="002B6EDD">
            <w:pPr>
              <w:pStyle w:val="AASemiBold"/>
              <w:spacing w:before="60" w:after="40" w:line="240" w:lineRule="auto"/>
              <w:contextualSpacing/>
              <w:jc w:val="center"/>
              <w:rPr>
                <w:b w:val="0"/>
                <w:bCs w:val="0"/>
                <w:sz w:val="18"/>
                <w:szCs w:val="20"/>
              </w:rPr>
            </w:pPr>
            <w:r w:rsidRPr="00725372">
              <w:rPr>
                <w:b w:val="0"/>
                <w:bCs w:val="0"/>
                <w:sz w:val="18"/>
                <w:szCs w:val="20"/>
              </w:rPr>
              <w:t>Pipe</w:t>
            </w:r>
          </w:p>
        </w:tc>
        <w:tc>
          <w:tcPr>
            <w:tcW w:w="900" w:type="dxa"/>
            <w:shd w:val="clear" w:color="auto" w:fill="DFCAEC" w:themeFill="accent1" w:themeFillTint="33"/>
          </w:tcPr>
          <w:p w14:paraId="25D3F4D7"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20"/>
              </w:rPr>
            </w:pPr>
            <w:r w:rsidRPr="00725372">
              <w:rPr>
                <w:b w:val="0"/>
                <w:bCs w:val="0"/>
                <w:sz w:val="18"/>
                <w:szCs w:val="20"/>
              </w:rPr>
              <w:t>DN</w:t>
            </w:r>
          </w:p>
          <w:p w14:paraId="4F6491E7"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(mm)</w:t>
            </w:r>
          </w:p>
        </w:tc>
        <w:tc>
          <w:tcPr>
            <w:tcW w:w="1620" w:type="dxa"/>
            <w:shd w:val="clear" w:color="auto" w:fill="DFCAEC" w:themeFill="accent1" w:themeFillTint="33"/>
          </w:tcPr>
          <w:p w14:paraId="603E34CA"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External diameter (mm)</w:t>
            </w:r>
          </w:p>
        </w:tc>
        <w:tc>
          <w:tcPr>
            <w:tcW w:w="1350" w:type="dxa"/>
            <w:shd w:val="clear" w:color="auto" w:fill="DFCAEC" w:themeFill="accent1" w:themeFillTint="33"/>
          </w:tcPr>
          <w:p w14:paraId="4D7C1C79"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Thickness (mm)</w:t>
            </w:r>
          </w:p>
        </w:tc>
        <w:tc>
          <w:tcPr>
            <w:tcW w:w="1899" w:type="dxa"/>
            <w:shd w:val="clear" w:color="auto" w:fill="DFCAEC" w:themeFill="accent1" w:themeFillTint="33"/>
          </w:tcPr>
          <w:p w14:paraId="2D5D27CC"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Indicative operating pressure (bar)</w:t>
            </w:r>
          </w:p>
        </w:tc>
      </w:tr>
      <w:tr w:rsidR="00EA4124" w:rsidRPr="00725372" w14:paraId="63DC6523"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678E680B"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lastRenderedPageBreak/>
              <w:t>Warm GHe supply (U)</w:t>
            </w:r>
          </w:p>
        </w:tc>
        <w:tc>
          <w:tcPr>
            <w:tcW w:w="900" w:type="dxa"/>
            <w:shd w:val="clear" w:color="auto" w:fill="FFFFFF" w:themeFill="background1"/>
          </w:tcPr>
          <w:p w14:paraId="5D3A6295"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25</w:t>
            </w:r>
          </w:p>
        </w:tc>
        <w:tc>
          <w:tcPr>
            <w:tcW w:w="1620" w:type="dxa"/>
            <w:shd w:val="clear" w:color="auto" w:fill="FFFFFF" w:themeFill="background1"/>
          </w:tcPr>
          <w:p w14:paraId="23E4E03F"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33.4</w:t>
            </w:r>
          </w:p>
        </w:tc>
        <w:tc>
          <w:tcPr>
            <w:tcW w:w="1350" w:type="dxa"/>
            <w:shd w:val="clear" w:color="auto" w:fill="FFFFFF" w:themeFill="background1"/>
          </w:tcPr>
          <w:p w14:paraId="1E7B9CDE"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899" w:type="dxa"/>
            <w:shd w:val="clear" w:color="auto" w:fill="FFFFFF" w:themeFill="background1"/>
          </w:tcPr>
          <w:p w14:paraId="073DAB2C"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 14</w:t>
            </w:r>
          </w:p>
        </w:tc>
      </w:tr>
      <w:tr w:rsidR="00EA4124" w:rsidRPr="00725372" w14:paraId="376602CE"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1920EBB9"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Safety Valves GHe return (S)</w:t>
            </w:r>
          </w:p>
        </w:tc>
        <w:tc>
          <w:tcPr>
            <w:tcW w:w="900" w:type="dxa"/>
            <w:shd w:val="clear" w:color="auto" w:fill="FFFFFF" w:themeFill="background1"/>
          </w:tcPr>
          <w:p w14:paraId="1EFFE34A"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150</w:t>
            </w:r>
          </w:p>
        </w:tc>
        <w:tc>
          <w:tcPr>
            <w:tcW w:w="1620" w:type="dxa"/>
            <w:shd w:val="clear" w:color="auto" w:fill="FFFFFF" w:themeFill="background1"/>
          </w:tcPr>
          <w:p w14:paraId="59BF4182"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168.3</w:t>
            </w:r>
          </w:p>
        </w:tc>
        <w:tc>
          <w:tcPr>
            <w:tcW w:w="1350" w:type="dxa"/>
            <w:shd w:val="clear" w:color="auto" w:fill="FFFFFF" w:themeFill="background1"/>
          </w:tcPr>
          <w:p w14:paraId="1940F7D6"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2.77</w:t>
            </w:r>
          </w:p>
        </w:tc>
        <w:tc>
          <w:tcPr>
            <w:tcW w:w="1899" w:type="dxa"/>
            <w:shd w:val="clear" w:color="auto" w:fill="FFFFFF" w:themeFill="background1"/>
          </w:tcPr>
          <w:p w14:paraId="6C709DE3"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cs="Arial"/>
                <w:sz w:val="18"/>
                <w:szCs w:val="20"/>
              </w:rPr>
              <w:t>~ 1.1</w:t>
            </w:r>
          </w:p>
        </w:tc>
      </w:tr>
      <w:tr w:rsidR="00EA4124" w:rsidRPr="00725372" w14:paraId="37C7FD5D"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5F865DB2"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Coupler return line (W)</w:t>
            </w:r>
          </w:p>
        </w:tc>
        <w:tc>
          <w:tcPr>
            <w:tcW w:w="900" w:type="dxa"/>
            <w:shd w:val="clear" w:color="auto" w:fill="FFFFFF" w:themeFill="background1"/>
          </w:tcPr>
          <w:p w14:paraId="40C54CBB"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25</w:t>
            </w:r>
          </w:p>
        </w:tc>
        <w:tc>
          <w:tcPr>
            <w:tcW w:w="1620" w:type="dxa"/>
            <w:shd w:val="clear" w:color="auto" w:fill="FFFFFF" w:themeFill="background1"/>
          </w:tcPr>
          <w:p w14:paraId="6C1D7E51"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33.4</w:t>
            </w:r>
          </w:p>
        </w:tc>
        <w:tc>
          <w:tcPr>
            <w:tcW w:w="1350" w:type="dxa"/>
            <w:shd w:val="clear" w:color="auto" w:fill="FFFFFF" w:themeFill="background1"/>
          </w:tcPr>
          <w:p w14:paraId="4283E834"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899" w:type="dxa"/>
            <w:shd w:val="clear" w:color="auto" w:fill="FFFFFF" w:themeFill="background1"/>
          </w:tcPr>
          <w:p w14:paraId="596FF99E"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 xml:space="preserve"> 1.1</w:t>
            </w:r>
          </w:p>
        </w:tc>
      </w:tr>
    </w:tbl>
    <w:p w14:paraId="3FD8B299" w14:textId="77777777" w:rsidR="00EA4124" w:rsidRPr="00725372" w:rsidRDefault="00EA4124" w:rsidP="00EA4124"/>
    <w:p w14:paraId="16638911" w14:textId="2C6EA91D" w:rsidR="007F284D" w:rsidRPr="00CB1438" w:rsidRDefault="00EA4124" w:rsidP="007F284D">
      <w:pPr>
        <w:rPr>
          <w:rFonts w:cs="Segoe UI"/>
        </w:rPr>
      </w:pPr>
      <w:r w:rsidRPr="00725372">
        <w:t>In the LINAC tunnel, a line called “vent collector, Line V” could recover the burst disk of the Cryogenic Cells</w:t>
      </w:r>
      <w:r w:rsidRPr="00725372">
        <w:rPr>
          <w:rFonts w:cs="Segoe UI"/>
        </w:rPr>
        <w:t xml:space="preserve"> (QCELL’s) in order to vent helium outside tunnel in case of major failure. This vent collector is out of the present scope and do</w:t>
      </w:r>
      <w:r w:rsidR="00886993">
        <w:rPr>
          <w:rFonts w:cs="Segoe UI"/>
        </w:rPr>
        <w:t>es</w:t>
      </w:r>
      <w:r w:rsidRPr="00725372">
        <w:rPr>
          <w:rFonts w:cs="Segoe UI"/>
        </w:rPr>
        <w:t xml:space="preserve"> not have any interface with the </w:t>
      </w:r>
      <w:r w:rsidR="00A156C9">
        <w:rPr>
          <w:rFonts w:cs="Segoe UI"/>
        </w:rPr>
        <w:t>QPLANT</w:t>
      </w:r>
      <w:r w:rsidRPr="00725372">
        <w:rPr>
          <w:rFonts w:cs="Segoe UI"/>
        </w:rPr>
        <w:t>.</w:t>
      </w:r>
    </w:p>
    <w:p w14:paraId="3D7B5577" w14:textId="3B4A3F8A" w:rsidR="005B2E2E" w:rsidRPr="00725372" w:rsidRDefault="005B2E2E" w:rsidP="005B2E2E">
      <w:pPr>
        <w:pStyle w:val="Heading3numbered"/>
      </w:pPr>
      <w:r w:rsidRPr="00725372">
        <w:t xml:space="preserve"> </w:t>
      </w:r>
      <w:bookmarkStart w:id="3891" w:name="_Ref190781343"/>
      <w:bookmarkStart w:id="3892" w:name="_Toc198518406"/>
      <w:r w:rsidRPr="00725372">
        <w:t>Interfaces with the site</w:t>
      </w:r>
      <w:bookmarkEnd w:id="3891"/>
      <w:bookmarkEnd w:id="3892"/>
    </w:p>
    <w:p w14:paraId="2095BB28" w14:textId="4EAAB6CC" w:rsidR="005B2E2E" w:rsidRPr="00725372" w:rsidRDefault="00F038E3" w:rsidP="005B2E2E">
      <w:pPr>
        <w:pStyle w:val="regular"/>
      </w:pPr>
      <w:ins w:id="3893" w:author="Bonthuys Gerkotze" w:date="2025-04-24T20:46:00Z">
        <w:r>
          <w:fldChar w:fldCharType="begin"/>
        </w:r>
        <w:r>
          <w:instrText xml:space="preserve"> REF _Ref190681166 \h </w:instrText>
        </w:r>
      </w:ins>
      <w:r>
        <w:fldChar w:fldCharType="separate"/>
      </w:r>
      <w:r w:rsidR="00711812" w:rsidRPr="00725372">
        <w:t xml:space="preserve">Figure </w:t>
      </w:r>
      <w:r w:rsidR="00711812">
        <w:rPr>
          <w:noProof/>
        </w:rPr>
        <w:t>3</w:t>
      </w:r>
      <w:ins w:id="3894" w:author="Bonthuys Gerkotze" w:date="2025-04-24T20:46:00Z">
        <w:r>
          <w:fldChar w:fldCharType="end"/>
        </w:r>
        <w:r>
          <w:t xml:space="preserve"> </w:t>
        </w:r>
      </w:ins>
      <w:del w:id="3895" w:author="Bonthuys Gerkotze" w:date="2025-04-24T20:46:00Z">
        <w:r w:rsidR="005B2E2E" w:rsidRPr="00725372" w:rsidDel="00F038E3">
          <w:delText xml:space="preserve">The </w:delText>
        </w:r>
      </w:del>
      <w:del w:id="3896" w:author="Bonthuys Gerkotze" w:date="2025-04-24T20:45:00Z">
        <w:r w:rsidR="005B2E2E" w:rsidRPr="00725372" w:rsidDel="00F038E3">
          <w:rPr>
            <w:rStyle w:val="AAReferencedChar"/>
          </w:rPr>
          <w:fldChar w:fldCharType="begin"/>
        </w:r>
        <w:r w:rsidR="005B2E2E" w:rsidRPr="00725372" w:rsidDel="00F038E3">
          <w:rPr>
            <w:rStyle w:val="AAReferencedChar"/>
          </w:rPr>
          <w:delInstrText xml:space="preserve"> REF _Ref184051713 \h  \* MERGEFORMAT </w:delInstrText>
        </w:r>
        <w:r w:rsidR="005B2E2E" w:rsidRPr="00725372" w:rsidDel="00F038E3">
          <w:rPr>
            <w:rStyle w:val="AAReferencedChar"/>
          </w:rPr>
        </w:r>
        <w:r w:rsidR="005B2E2E" w:rsidRPr="00725372" w:rsidDel="00F038E3">
          <w:rPr>
            <w:rStyle w:val="AAReferencedChar"/>
          </w:rPr>
          <w:fldChar w:fldCharType="separate"/>
        </w:r>
        <w:r w:rsidR="00B16EEF" w:rsidRPr="00B16EEF" w:rsidDel="00F038E3">
          <w:rPr>
            <w:rStyle w:val="AAReferencedChar"/>
          </w:rPr>
          <w:delText>Figure 11</w:delText>
        </w:r>
        <w:r w:rsidR="005B2E2E" w:rsidRPr="00725372" w:rsidDel="00F038E3">
          <w:rPr>
            <w:rStyle w:val="AAReferencedChar"/>
          </w:rPr>
          <w:fldChar w:fldCharType="end"/>
        </w:r>
        <w:r w:rsidR="005B2E2E" w:rsidRPr="00725372" w:rsidDel="00F038E3">
          <w:rPr>
            <w:rStyle w:val="AAReferencedChar"/>
          </w:rPr>
          <w:delText xml:space="preserve"> </w:delText>
        </w:r>
      </w:del>
      <w:r w:rsidR="005B2E2E" w:rsidRPr="00725372">
        <w:t xml:space="preserve">gives an overview of the building for </w:t>
      </w:r>
      <w:r w:rsidR="0087769C">
        <w:t xml:space="preserve">the </w:t>
      </w:r>
      <w:r w:rsidR="005B2E2E" w:rsidRPr="00725372">
        <w:t xml:space="preserve">linear accelerator. The cryomodules </w:t>
      </w:r>
      <w:del w:id="3897" w:author="Bonthuys Gerkotze" w:date="2025-04-24T20:46:00Z">
        <w:r w:rsidR="005B2E2E" w:rsidRPr="00725372" w:rsidDel="00F038E3">
          <w:delText>are located in</w:delText>
        </w:r>
      </w:del>
      <w:ins w:id="3898" w:author="Bonthuys Gerkotze" w:date="2025-04-24T20:46:00Z">
        <w:r w:rsidRPr="00725372">
          <w:t>are in</w:t>
        </w:r>
      </w:ins>
      <w:r w:rsidR="005B2E2E" w:rsidRPr="00725372">
        <w:t xml:space="preserve"> the tunnel (LTU). The Refrigeration Cold Box (QRB) </w:t>
      </w:r>
      <w:del w:id="3899" w:author="Bonthuys Gerkotze" w:date="2025-04-24T20:46:00Z">
        <w:r w:rsidR="005B2E2E" w:rsidRPr="00725372" w:rsidDel="00F038E3">
          <w:delText>is located in</w:delText>
        </w:r>
      </w:del>
      <w:ins w:id="3900" w:author="Bonthuys Gerkotze" w:date="2025-04-24T20:46:00Z">
        <w:r w:rsidRPr="00725372">
          <w:t>is in</w:t>
        </w:r>
      </w:ins>
      <w:r w:rsidR="005B2E2E" w:rsidRPr="00725372">
        <w:t xml:space="preserve"> the cold box room and the </w:t>
      </w:r>
      <w:r w:rsidR="00723DA0">
        <w:t>WCS</w:t>
      </w:r>
      <w:r w:rsidR="005B2E2E" w:rsidRPr="00725372">
        <w:t xml:space="preserve"> in the compressor room (CCB). The distance between the </w:t>
      </w:r>
      <w:r w:rsidR="00EA4124" w:rsidRPr="00725372">
        <w:t>centres</w:t>
      </w:r>
      <w:r w:rsidR="005B2E2E" w:rsidRPr="00725372">
        <w:t xml:space="preserve"> of 2 buildings (rooms inside) dedicated for </w:t>
      </w:r>
      <w:r w:rsidR="00A156C9">
        <w:t>QPLANT</w:t>
      </w:r>
      <w:r w:rsidR="005B2E2E" w:rsidRPr="00725372">
        <w:t xml:space="preserve"> is about 65 meters. </w:t>
      </w:r>
    </w:p>
    <w:p w14:paraId="25DE2C02" w14:textId="4F239890" w:rsidR="009205DF" w:rsidRDefault="005B2E2E" w:rsidP="005B2E2E">
      <w:pPr>
        <w:pStyle w:val="regular"/>
      </w:pPr>
      <w:r w:rsidRPr="00725372">
        <w:t xml:space="preserve">The details of the Auxiliary Buildings </w:t>
      </w:r>
      <w:r w:rsidR="00CB1438" w:rsidRPr="00725372">
        <w:t>are</w:t>
      </w:r>
      <w:r w:rsidRPr="00725372">
        <w:t xml:space="preserve"> given in </w:t>
      </w:r>
      <w:r w:rsidR="00EA4124" w:rsidRPr="00725372">
        <w:rPr>
          <w:rStyle w:val="AAReferencedChar"/>
        </w:rPr>
        <w:fldChar w:fldCharType="begin"/>
      </w:r>
      <w:r w:rsidR="00EA4124" w:rsidRPr="00725372">
        <w:rPr>
          <w:rStyle w:val="AAReferencedChar"/>
        </w:rPr>
        <w:instrText xml:space="preserve"> REF _Ref190767347 \h  \* MERGEFORMAT </w:instrText>
      </w:r>
      <w:r w:rsidR="00EA4124" w:rsidRPr="00725372">
        <w:rPr>
          <w:rStyle w:val="AAReferencedChar"/>
        </w:rPr>
      </w:r>
      <w:r w:rsidR="00EA4124" w:rsidRPr="00725372">
        <w:rPr>
          <w:rStyle w:val="AAReferencedChar"/>
        </w:rPr>
        <w:fldChar w:fldCharType="separate"/>
      </w:r>
      <w:r w:rsidR="00711812" w:rsidRPr="00711812">
        <w:rPr>
          <w:rStyle w:val="AAReferencedChar"/>
        </w:rPr>
        <w:t>AD 1</w:t>
      </w:r>
      <w:r w:rsidR="00EA4124" w:rsidRPr="00725372">
        <w:rPr>
          <w:rStyle w:val="AAReferencedChar"/>
        </w:rPr>
        <w:fldChar w:fldCharType="end"/>
      </w:r>
      <w:r w:rsidRPr="00725372">
        <w:t>. SCK CEN provides volumes and envelop of the buildings.</w:t>
      </w:r>
    </w:p>
    <w:p w14:paraId="68158CC7" w14:textId="2BE4B155" w:rsidR="009205DF" w:rsidRDefault="009205DF" w:rsidP="009205DF">
      <w:pPr>
        <w:pStyle w:val="SysReq1"/>
        <w:rPr>
          <w:lang w:val="en-GB"/>
        </w:rPr>
      </w:pPr>
      <w:bookmarkStart w:id="3901" w:name="_Toc198519501"/>
      <w:r w:rsidRPr="00725372">
        <w:rPr>
          <w:lang w:val="en-GB"/>
        </w:rPr>
        <w:t xml:space="preserve">The </w:t>
      </w:r>
      <w:r w:rsidR="00A156C9">
        <w:rPr>
          <w:lang w:val="en-GB"/>
        </w:rPr>
        <w:t>QPLANT</w:t>
      </w:r>
      <w:r w:rsidRPr="00725372">
        <w:rPr>
          <w:lang w:val="en-GB"/>
        </w:rPr>
        <w:t xml:space="preserve"> shall be designed to fulfil the site constraints (buildings,</w:t>
      </w:r>
      <w:r>
        <w:rPr>
          <w:lang w:val="en-GB"/>
        </w:rPr>
        <w:t xml:space="preserve"> rooms</w:t>
      </w:r>
      <w:r w:rsidRPr="00725372">
        <w:rPr>
          <w:lang w:val="en-GB"/>
        </w:rPr>
        <w:t>)</w:t>
      </w:r>
      <w:r>
        <w:rPr>
          <w:lang w:val="en-GB"/>
        </w:rPr>
        <w:t xml:space="preserve"> given in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711812" w:rsidRPr="00711812">
        <w:rPr>
          <w:rStyle w:val="AAReferencedChar"/>
        </w:rPr>
        <w:t>AD 1</w:t>
      </w:r>
      <w:r w:rsidRPr="00725372">
        <w:rPr>
          <w:rStyle w:val="AAReferencedChar"/>
        </w:rPr>
        <w:fldChar w:fldCharType="end"/>
      </w:r>
      <w:r w:rsidRPr="00725372">
        <w:rPr>
          <w:lang w:val="en-GB"/>
        </w:rPr>
        <w:t>.</w:t>
      </w:r>
      <w:bookmarkEnd w:id="3901"/>
    </w:p>
    <w:p w14:paraId="59FAFD3E" w14:textId="1F054D81" w:rsidR="009205DF" w:rsidRPr="00725372" w:rsidDel="006A4C6B" w:rsidRDefault="009205DF" w:rsidP="005B2E2E">
      <w:pPr>
        <w:pStyle w:val="regular"/>
        <w:rPr>
          <w:del w:id="3902" w:author="Bonthuys Gerkotze" w:date="2025-04-24T20:47:00Z"/>
        </w:rPr>
      </w:pPr>
      <w:bookmarkStart w:id="3903" w:name="_Toc198518939"/>
      <w:bookmarkStart w:id="3904" w:name="_Toc198519502"/>
      <w:bookmarkEnd w:id="3903"/>
      <w:bookmarkEnd w:id="3904"/>
    </w:p>
    <w:p w14:paraId="41E6CB92" w14:textId="4978F438" w:rsidR="005B2E2E" w:rsidRPr="00725372" w:rsidRDefault="005B2E2E" w:rsidP="005B2E2E">
      <w:pPr>
        <w:pStyle w:val="SysReq1"/>
        <w:rPr>
          <w:lang w:val="en-GB"/>
        </w:rPr>
      </w:pPr>
      <w:del w:id="3905" w:author="Dekempeneer Erik" w:date="2025-04-25T13:30:00Z">
        <w:r w:rsidRPr="00725372" w:rsidDel="00CC309F">
          <w:rPr>
            <w:lang w:val="en-GB"/>
          </w:rPr>
          <w:delText xml:space="preserve">The </w:delText>
        </w:r>
        <w:r w:rsidR="00CB1438" w:rsidDel="00CC309F">
          <w:rPr>
            <w:lang w:val="en-GB"/>
          </w:rPr>
          <w:delText>Contractor</w:delText>
        </w:r>
        <w:r w:rsidRPr="00725372" w:rsidDel="00CC309F">
          <w:rPr>
            <w:lang w:val="en-GB"/>
          </w:rPr>
          <w:delText xml:space="preserve"> shall provide f</w:delText>
        </w:r>
      </w:del>
      <w:bookmarkStart w:id="3906" w:name="_Toc198519503"/>
      <w:ins w:id="3907" w:author="Dekempeneer Erik" w:date="2025-04-25T13:30:00Z">
        <w:r w:rsidR="00CC309F">
          <w:rPr>
            <w:lang w:val="en-GB"/>
          </w:rPr>
          <w:t>F</w:t>
        </w:r>
      </w:ins>
      <w:r w:rsidRPr="00725372">
        <w:rPr>
          <w:lang w:val="en-GB"/>
        </w:rPr>
        <w:t xml:space="preserve">or the cryogenic areas, </w:t>
      </w:r>
      <w:ins w:id="3908" w:author="Dekempeneer Erik" w:date="2025-04-25T13:30:00Z">
        <w:r w:rsidR="00CC309F">
          <w:rPr>
            <w:lang w:val="en-GB"/>
          </w:rPr>
          <w:t>t</w:t>
        </w:r>
        <w:r w:rsidR="00CC309F" w:rsidRPr="00725372">
          <w:rPr>
            <w:lang w:val="en-GB"/>
          </w:rPr>
          <w:t xml:space="preserve">he </w:t>
        </w:r>
        <w:r w:rsidR="00CC309F">
          <w:rPr>
            <w:lang w:val="en-GB"/>
          </w:rPr>
          <w:t>Contractor</w:t>
        </w:r>
        <w:r w:rsidR="00CC309F" w:rsidRPr="00725372">
          <w:rPr>
            <w:lang w:val="en-GB"/>
          </w:rPr>
          <w:t xml:space="preserve"> shall provide </w:t>
        </w:r>
      </w:ins>
      <w:r w:rsidRPr="00725372">
        <w:rPr>
          <w:lang w:val="en-GB"/>
        </w:rPr>
        <w:t xml:space="preserve">the general assembly drawings with </w:t>
      </w:r>
      <w:r w:rsidR="00A156C9">
        <w:rPr>
          <w:lang w:val="en-GB"/>
        </w:rPr>
        <w:t>QPLANT</w:t>
      </w:r>
      <w:r w:rsidRPr="00725372">
        <w:rPr>
          <w:lang w:val="en-GB"/>
        </w:rPr>
        <w:t xml:space="preserve"> components and 3D models. (*.step files </w:t>
      </w:r>
      <w:r w:rsidR="00F92D5A">
        <w:rPr>
          <w:lang w:val="en-GB"/>
        </w:rPr>
        <w:t>may</w:t>
      </w:r>
      <w:r w:rsidRPr="00725372">
        <w:rPr>
          <w:lang w:val="en-GB"/>
        </w:rPr>
        <w:t xml:space="preserve"> be used).</w:t>
      </w:r>
      <w:bookmarkEnd w:id="3906"/>
    </w:p>
    <w:p w14:paraId="58A34238" w14:textId="77777777" w:rsidR="005B2E2E" w:rsidRPr="00725372" w:rsidRDefault="005B2E2E" w:rsidP="005B2E2E">
      <w:pPr>
        <w:pStyle w:val="regular"/>
      </w:pPr>
    </w:p>
    <w:p w14:paraId="14F75E4F" w14:textId="44A8CC46" w:rsidR="005B2E2E" w:rsidRPr="00725372" w:rsidDel="00F038E3" w:rsidRDefault="005B2E2E" w:rsidP="005B2E2E">
      <w:pPr>
        <w:rPr>
          <w:del w:id="3909" w:author="Bonthuys Gerkotze" w:date="2025-04-24T20:45:00Z"/>
        </w:rPr>
      </w:pPr>
      <w:del w:id="3910" w:author="Bonthuys Gerkotze" w:date="2025-04-24T20:45:00Z">
        <w:r w:rsidRPr="00725372" w:rsidDel="00F038E3">
          <w:rPr>
            <w:noProof/>
            <w:lang w:val="en-US"/>
          </w:rPr>
          <w:drawing>
            <wp:inline distT="0" distB="0" distL="0" distR="0" wp14:anchorId="516BB0C2" wp14:editId="2B68E84E">
              <wp:extent cx="6118589" cy="2286000"/>
              <wp:effectExtent l="0" t="0" r="0" b="0"/>
              <wp:docPr id="203177994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6318"/>
                      <a:stretch/>
                    </pic:blipFill>
                    <pic:spPr bwMode="auto">
                      <a:xfrm>
                        <a:off x="0" y="0"/>
                        <a:ext cx="6120000" cy="22865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70E9B904" w14:textId="3C4156E7" w:rsidR="005B2E2E" w:rsidRPr="00725372" w:rsidDel="00F038E3" w:rsidRDefault="005B2E2E" w:rsidP="005B2E2E">
      <w:pPr>
        <w:pStyle w:val="Captioncentered"/>
        <w:rPr>
          <w:del w:id="3911" w:author="Bonthuys Gerkotze" w:date="2025-04-24T20:45:00Z"/>
          <w:lang w:val="en-GB"/>
        </w:rPr>
      </w:pPr>
      <w:bookmarkStart w:id="3912" w:name="_Ref184051713"/>
      <w:bookmarkStart w:id="3913" w:name="_Toc190680901"/>
      <w:bookmarkStart w:id="3914" w:name="_Toc195865367"/>
      <w:del w:id="3915" w:author="Bonthuys Gerkotze" w:date="2025-04-24T20:45:00Z">
        <w:r w:rsidRPr="00725372" w:rsidDel="00F038E3">
          <w:rPr>
            <w:lang w:val="en-GB"/>
          </w:rPr>
          <w:delText xml:space="preserve">Figure </w:delText>
        </w:r>
        <w:r w:rsidRPr="00725372" w:rsidDel="00F038E3">
          <w:fldChar w:fldCharType="begin"/>
        </w:r>
        <w:r w:rsidRPr="00725372" w:rsidDel="00F038E3">
          <w:rPr>
            <w:lang w:val="en-GB"/>
          </w:rPr>
          <w:delInstrText xml:space="preserve"> SEQ Figure \* ARABIC </w:delInstrText>
        </w:r>
        <w:r w:rsidRPr="00725372" w:rsidDel="00F038E3">
          <w:fldChar w:fldCharType="separate"/>
        </w:r>
        <w:r w:rsidR="00B16EEF" w:rsidDel="00F038E3">
          <w:rPr>
            <w:noProof/>
            <w:lang w:val="en-GB"/>
          </w:rPr>
          <w:delText>11</w:delText>
        </w:r>
        <w:r w:rsidRPr="00725372" w:rsidDel="00F038E3">
          <w:fldChar w:fldCharType="end"/>
        </w:r>
        <w:bookmarkEnd w:id="3912"/>
        <w:r w:rsidRPr="00725372" w:rsidDel="00F038E3">
          <w:rPr>
            <w:lang w:val="en-GB"/>
          </w:rPr>
          <w:delText> Overall layout of buildings.</w:delText>
        </w:r>
        <w:bookmarkEnd w:id="3913"/>
        <w:bookmarkEnd w:id="3914"/>
      </w:del>
    </w:p>
    <w:p w14:paraId="7920C9F9" w14:textId="5ED632EA" w:rsidR="00F53F45" w:rsidRPr="00725372" w:rsidRDefault="00F53F45">
      <w:pPr>
        <w:spacing w:after="160" w:line="259" w:lineRule="auto"/>
        <w:jc w:val="left"/>
        <w:rPr>
          <w:rFonts w:eastAsia="Times New Roman" w:cs="Segoe UI"/>
          <w:color w:val="562873" w:themeColor="accent1"/>
          <w:szCs w:val="20"/>
          <w:shd w:val="clear" w:color="auto" w:fill="FFFFFF"/>
        </w:rPr>
      </w:pPr>
    </w:p>
    <w:p w14:paraId="3D6C328D" w14:textId="55856281" w:rsidR="00EA4124" w:rsidRPr="00725372" w:rsidRDefault="00EA4124" w:rsidP="00EA4124">
      <w:pPr>
        <w:pStyle w:val="Heading40"/>
        <w:rPr>
          <w:lang w:val="en-GB"/>
        </w:rPr>
      </w:pPr>
      <w:bookmarkStart w:id="3916" w:name="_Toc198518407"/>
      <w:r w:rsidRPr="00725372">
        <w:rPr>
          <w:lang w:val="en-GB"/>
        </w:rPr>
        <w:t>Compressor room</w:t>
      </w:r>
      <w:bookmarkEnd w:id="3916"/>
    </w:p>
    <w:p w14:paraId="3EA7DB9C" w14:textId="7E74DFC7" w:rsidR="00EA4124" w:rsidRPr="00725372" w:rsidRDefault="00EA4124" w:rsidP="00EA4124">
      <w:pPr>
        <w:pStyle w:val="SysReq1"/>
        <w:rPr>
          <w:lang w:val="en-GB"/>
        </w:rPr>
      </w:pPr>
      <w:bookmarkStart w:id="3917" w:name="_Toc198519504"/>
      <w:r w:rsidRPr="00725372">
        <w:rPr>
          <w:lang w:val="en-GB"/>
        </w:rPr>
        <w:t>The compressor room (16 m</w:t>
      </w:r>
      <w:r w:rsidR="00671529">
        <w:rPr>
          <w:lang w:val="en-GB"/>
        </w:rPr>
        <w:t xml:space="preserve"> </w:t>
      </w:r>
      <w:r w:rsidRPr="00725372">
        <w:rPr>
          <w:lang w:val="en-GB"/>
        </w:rPr>
        <w:t>*</w:t>
      </w:r>
      <w:r w:rsidR="00671529">
        <w:rPr>
          <w:lang w:val="en-GB"/>
        </w:rPr>
        <w:t xml:space="preserve"> </w:t>
      </w:r>
      <w:r w:rsidRPr="00725372">
        <w:rPr>
          <w:lang w:val="en-GB"/>
        </w:rPr>
        <w:t>14 m</w:t>
      </w:r>
      <w:r w:rsidR="00C611DE">
        <w:rPr>
          <w:lang w:val="en-GB"/>
        </w:rPr>
        <w:t xml:space="preserve"> * 6.5 m</w:t>
      </w:r>
      <w:r w:rsidRPr="00725372">
        <w:rPr>
          <w:lang w:val="en-GB"/>
        </w:rPr>
        <w:t xml:space="preserve">) shall house </w:t>
      </w:r>
      <w:r w:rsidR="005F55B3">
        <w:rPr>
          <w:lang w:val="en-GB"/>
        </w:rPr>
        <w:t xml:space="preserve">the </w:t>
      </w:r>
      <w:r w:rsidR="00A035A2">
        <w:rPr>
          <w:lang w:val="en-GB"/>
        </w:rPr>
        <w:t>WCS</w:t>
      </w:r>
      <w:r w:rsidR="00F8125A">
        <w:rPr>
          <w:lang w:val="en-GB"/>
        </w:rPr>
        <w:t>.</w:t>
      </w:r>
      <w:r w:rsidR="005F689A">
        <w:rPr>
          <w:lang w:val="en-GB"/>
        </w:rPr>
        <w:t xml:space="preserve"> </w:t>
      </w:r>
      <w:r w:rsidR="00B23308">
        <w:rPr>
          <w:lang w:val="en-GB"/>
        </w:rPr>
        <w:t xml:space="preserve">The Contractor shall reserve space in this room for future upgrades (e.g. a dedicated </w:t>
      </w:r>
      <w:r w:rsidRPr="00725372">
        <w:rPr>
          <w:lang w:val="en-GB"/>
        </w:rPr>
        <w:t>purification system</w:t>
      </w:r>
      <w:r w:rsidR="00B23308">
        <w:rPr>
          <w:lang w:val="en-GB"/>
        </w:rPr>
        <w:t>), for spare parts storage</w:t>
      </w:r>
      <w:r w:rsidRPr="00725372">
        <w:rPr>
          <w:lang w:val="en-GB"/>
        </w:rPr>
        <w:t xml:space="preserve"> </w:t>
      </w:r>
      <w:r w:rsidR="002A5CCD">
        <w:rPr>
          <w:lang w:val="en-GB"/>
        </w:rPr>
        <w:t xml:space="preserve">as well as </w:t>
      </w:r>
      <w:r w:rsidR="00B23308">
        <w:rPr>
          <w:lang w:val="en-GB"/>
        </w:rPr>
        <w:t xml:space="preserve">for </w:t>
      </w:r>
      <w:r w:rsidR="002A5CCD">
        <w:rPr>
          <w:lang w:val="en-GB"/>
        </w:rPr>
        <w:t>a</w:t>
      </w:r>
      <w:r w:rsidR="00B23308">
        <w:rPr>
          <w:lang w:val="en-GB"/>
        </w:rPr>
        <w:t>n</w:t>
      </w:r>
      <w:r w:rsidR="002A5CCD">
        <w:rPr>
          <w:lang w:val="en-GB"/>
        </w:rPr>
        <w:t xml:space="preserve"> </w:t>
      </w:r>
      <w:r w:rsidRPr="00725372">
        <w:rPr>
          <w:lang w:val="en-GB"/>
        </w:rPr>
        <w:t>unloading area.</w:t>
      </w:r>
      <w:bookmarkEnd w:id="3917"/>
    </w:p>
    <w:p w14:paraId="0D829E9A" w14:textId="77777777" w:rsidR="00DA6D8D" w:rsidRDefault="00EA4124" w:rsidP="00EA4124">
      <w:pPr>
        <w:pStyle w:val="SysReq1"/>
        <w:rPr>
          <w:lang w:val="en-GB"/>
        </w:rPr>
      </w:pPr>
      <w:bookmarkStart w:id="3918" w:name="_Toc198519505"/>
      <w:r w:rsidRPr="00725372">
        <w:rPr>
          <w:lang w:val="en-GB"/>
        </w:rPr>
        <w:t xml:space="preserve">The </w:t>
      </w:r>
      <w:r w:rsidR="00CB1438">
        <w:rPr>
          <w:lang w:val="en-GB"/>
        </w:rPr>
        <w:t>Contractor</w:t>
      </w:r>
      <w:r w:rsidRPr="00725372">
        <w:rPr>
          <w:lang w:val="en-GB"/>
        </w:rPr>
        <w:t xml:space="preserve"> shall define the positioning </w:t>
      </w:r>
      <w:r w:rsidR="00EF3F64">
        <w:rPr>
          <w:lang w:val="en-GB"/>
        </w:rPr>
        <w:t xml:space="preserve">of all equipment in this room </w:t>
      </w:r>
      <w:r w:rsidR="003C7C93" w:rsidRPr="00725372">
        <w:rPr>
          <w:lang w:val="en-GB"/>
        </w:rPr>
        <w:t>in agreement with SCK CEN</w:t>
      </w:r>
      <w:r w:rsidRPr="00725372">
        <w:rPr>
          <w:lang w:val="en-GB"/>
        </w:rPr>
        <w:t>.</w:t>
      </w:r>
      <w:bookmarkEnd w:id="3918"/>
    </w:p>
    <w:p w14:paraId="33AAA3C6" w14:textId="0B4D6D0B" w:rsidR="00EA4124" w:rsidRPr="00725372" w:rsidRDefault="00EA4124" w:rsidP="00EA4124">
      <w:pPr>
        <w:pStyle w:val="SysReq1"/>
        <w:rPr>
          <w:lang w:val="en-GB"/>
        </w:rPr>
      </w:pPr>
      <w:r w:rsidRPr="00725372">
        <w:rPr>
          <w:lang w:val="en-GB"/>
        </w:rPr>
        <w:t xml:space="preserve"> </w:t>
      </w:r>
      <w:bookmarkStart w:id="3919" w:name="_Toc198519506"/>
      <w:r w:rsidRPr="00725372">
        <w:rPr>
          <w:lang w:val="en-GB"/>
        </w:rPr>
        <w:t xml:space="preserve">The compressor units </w:t>
      </w:r>
      <w:r w:rsidR="00450E6F">
        <w:rPr>
          <w:lang w:val="en-GB"/>
        </w:rPr>
        <w:t>may</w:t>
      </w:r>
      <w:r w:rsidRPr="00725372">
        <w:rPr>
          <w:lang w:val="en-GB"/>
        </w:rPr>
        <w:t xml:space="preserve"> be installed and grouped on skids.</w:t>
      </w:r>
      <w:bookmarkEnd w:id="3919"/>
    </w:p>
    <w:p w14:paraId="7E07B3ED" w14:textId="1BA23575" w:rsidR="00EA4124" w:rsidRPr="00725372" w:rsidRDefault="00EA4124" w:rsidP="00EA4124">
      <w:pPr>
        <w:pStyle w:val="SysReq1"/>
        <w:rPr>
          <w:lang w:val="en-GB"/>
        </w:rPr>
      </w:pPr>
      <w:bookmarkStart w:id="3920" w:name="_Ref192187961"/>
      <w:bookmarkStart w:id="3921" w:name="_Toc198519507"/>
      <w:commentRangeStart w:id="3922"/>
      <w:commentRangeStart w:id="3923"/>
      <w:r w:rsidRPr="00725372">
        <w:rPr>
          <w:lang w:val="en-GB"/>
        </w:rPr>
        <w:t xml:space="preserve">During the conceptual design phase, the </w:t>
      </w:r>
      <w:r w:rsidR="00CB1438">
        <w:rPr>
          <w:lang w:val="en-GB"/>
        </w:rPr>
        <w:t>Contractor</w:t>
      </w:r>
      <w:r w:rsidRPr="00725372">
        <w:rPr>
          <w:lang w:val="en-GB"/>
        </w:rPr>
        <w:t xml:space="preserve"> shall evaluate the need for </w:t>
      </w:r>
      <w:r w:rsidR="009B385A">
        <w:rPr>
          <w:lang w:val="en-GB"/>
        </w:rPr>
        <w:t xml:space="preserve">a </w:t>
      </w:r>
      <w:r w:rsidRPr="00725372">
        <w:rPr>
          <w:lang w:val="en-GB"/>
        </w:rPr>
        <w:t>crane in the compressor room and shall provide the necessary inputs in the deliverable</w:t>
      </w:r>
      <w:ins w:id="3924" w:author="do Rego Lima Pedro" w:date="2025-04-01T11:50:00Z">
        <w:r w:rsidR="0081103D">
          <w:rPr>
            <w:rStyle w:val="AAReferencedChar"/>
            <w:b/>
            <w:bCs/>
            <w:lang w:val="en-US"/>
          </w:rPr>
          <w:t xml:space="preserve"> </w:t>
        </w:r>
      </w:ins>
      <w:r w:rsidR="00054C3E" w:rsidRPr="00D54FCC">
        <w:rPr>
          <w:rStyle w:val="AAReferencedChar"/>
        </w:rPr>
        <w:fldChar w:fldCharType="begin"/>
      </w:r>
      <w:r w:rsidR="00054C3E" w:rsidRPr="00D54FCC">
        <w:rPr>
          <w:rStyle w:val="AAReferencedChar"/>
        </w:rPr>
        <w:instrText xml:space="preserve"> REF _Ref191382257 \h </w:instrText>
      </w:r>
      <w:r w:rsidR="00D54FCC" w:rsidRPr="00D54FCC">
        <w:rPr>
          <w:rStyle w:val="AAReferencedChar"/>
        </w:rPr>
        <w:instrText xml:space="preserve"> \* MERGEFORMAT </w:instrText>
      </w:r>
      <w:r w:rsidR="00054C3E" w:rsidRPr="00D54FCC">
        <w:rPr>
          <w:rStyle w:val="AAReferencedChar"/>
        </w:rPr>
      </w:r>
      <w:r w:rsidR="00054C3E" w:rsidRPr="00D54FCC">
        <w:rPr>
          <w:rStyle w:val="AAReferencedChar"/>
        </w:rPr>
        <w:fldChar w:fldCharType="separate"/>
      </w:r>
      <w:r w:rsidR="00711812">
        <w:rPr>
          <w:rStyle w:val="AAReferencedChar"/>
          <w:b/>
          <w:bCs/>
          <w:lang w:val="en-US"/>
        </w:rPr>
        <w:t>Error! Reference source not found.</w:t>
      </w:r>
      <w:r w:rsidR="00054C3E" w:rsidRPr="00D54FCC">
        <w:rPr>
          <w:rStyle w:val="AAReferencedChar"/>
        </w:rPr>
        <w:fldChar w:fldCharType="end"/>
      </w:r>
      <w:r w:rsidRPr="00725372">
        <w:rPr>
          <w:lang w:val="en-GB"/>
        </w:rPr>
        <w:t>.</w:t>
      </w:r>
      <w:commentRangeEnd w:id="3922"/>
      <w:r w:rsidR="006E7971" w:rsidRPr="00725372">
        <w:rPr>
          <w:rStyle w:val="CommentReference"/>
          <w:lang w:val="en-GB"/>
        </w:rPr>
        <w:commentReference w:id="3922"/>
      </w:r>
      <w:bookmarkEnd w:id="3920"/>
      <w:commentRangeEnd w:id="3923"/>
      <w:r w:rsidR="006814D5">
        <w:rPr>
          <w:rStyle w:val="CommentReference"/>
          <w:lang w:val="en-GB"/>
        </w:rPr>
        <w:commentReference w:id="3923"/>
      </w:r>
      <w:bookmarkEnd w:id="3921"/>
    </w:p>
    <w:p w14:paraId="7831A925" w14:textId="7859798A" w:rsidR="00054C3E" w:rsidRPr="00404E46" w:rsidRDefault="00EA4124" w:rsidP="00404E46">
      <w:pPr>
        <w:pStyle w:val="SysReq1"/>
        <w:rPr>
          <w:lang w:val="en-GB"/>
        </w:rPr>
      </w:pPr>
      <w:bookmarkStart w:id="3925" w:name="_Toc198519508"/>
      <w:r w:rsidRPr="00725372">
        <w:rPr>
          <w:lang w:val="en-GB"/>
        </w:rPr>
        <w:t xml:space="preserve">The access for the installation of the large components could take place from the </w:t>
      </w:r>
      <w:commentRangeStart w:id="3926"/>
      <w:commentRangeStart w:id="3927"/>
      <w:r w:rsidRPr="00725372">
        <w:rPr>
          <w:lang w:val="en-GB"/>
        </w:rPr>
        <w:t xml:space="preserve">road </w:t>
      </w:r>
      <w:commentRangeEnd w:id="3926"/>
      <w:r w:rsidR="002F70A5">
        <w:rPr>
          <w:rStyle w:val="CommentReference"/>
          <w:lang w:val="en-GB"/>
        </w:rPr>
        <w:commentReference w:id="3926"/>
      </w:r>
      <w:commentRangeEnd w:id="3927"/>
      <w:r w:rsidR="006814D5">
        <w:rPr>
          <w:rStyle w:val="CommentReference"/>
          <w:lang w:val="en-GB"/>
        </w:rPr>
        <w:commentReference w:id="3927"/>
      </w:r>
      <w:r w:rsidRPr="00725372">
        <w:rPr>
          <w:lang w:val="en-GB"/>
        </w:rPr>
        <w:t xml:space="preserve">by removal </w:t>
      </w:r>
      <w:r w:rsidR="002F70A5">
        <w:rPr>
          <w:lang w:val="en-GB"/>
        </w:rPr>
        <w:t xml:space="preserve">of </w:t>
      </w:r>
      <w:r w:rsidRPr="00725372">
        <w:rPr>
          <w:lang w:val="en-GB"/>
        </w:rPr>
        <w:t xml:space="preserve">the </w:t>
      </w:r>
      <w:commentRangeStart w:id="3928"/>
      <w:commentRangeStart w:id="3929"/>
      <w:r w:rsidRPr="00725372">
        <w:rPr>
          <w:lang w:val="en-GB"/>
        </w:rPr>
        <w:t xml:space="preserve">wall dismountable panels. </w:t>
      </w:r>
      <w:commentRangeEnd w:id="3928"/>
      <w:r w:rsidR="00EE1FFD">
        <w:rPr>
          <w:rStyle w:val="CommentReference"/>
          <w:lang w:val="en-GB"/>
        </w:rPr>
        <w:commentReference w:id="3928"/>
      </w:r>
      <w:commentRangeEnd w:id="3929"/>
      <w:r w:rsidR="006814D5">
        <w:rPr>
          <w:rStyle w:val="CommentReference"/>
          <w:lang w:val="en-GB"/>
        </w:rPr>
        <w:commentReference w:id="3929"/>
      </w:r>
      <w:r w:rsidRPr="00725372">
        <w:rPr>
          <w:lang w:val="en-GB"/>
        </w:rPr>
        <w:t>SCK will be in charge of the dismountable panels dismounting and mounting.</w:t>
      </w:r>
      <w:bookmarkEnd w:id="3925"/>
    </w:p>
    <w:p w14:paraId="3D6D55D1" w14:textId="0F986C2C" w:rsidR="00F53F45" w:rsidRPr="00725372" w:rsidRDefault="00F53F45" w:rsidP="00F53F45">
      <w:pPr>
        <w:pStyle w:val="Heading40"/>
        <w:rPr>
          <w:lang w:val="en-GB"/>
        </w:rPr>
      </w:pPr>
      <w:bookmarkStart w:id="3930" w:name="_Toc198518408"/>
      <w:r w:rsidRPr="00725372">
        <w:rPr>
          <w:lang w:val="en-GB"/>
        </w:rPr>
        <w:t>The cold box room</w:t>
      </w:r>
      <w:bookmarkEnd w:id="3930"/>
    </w:p>
    <w:p w14:paraId="717D3F5D" w14:textId="1B58BD6A" w:rsidR="00F53F45" w:rsidRPr="00725372" w:rsidRDefault="00F53F45" w:rsidP="00F53F45">
      <w:pPr>
        <w:pStyle w:val="SysReq1"/>
        <w:rPr>
          <w:lang w:val="en-GB"/>
        </w:rPr>
      </w:pPr>
      <w:bookmarkStart w:id="3931" w:name="_Toc198519509"/>
      <w:r w:rsidRPr="00725372">
        <w:rPr>
          <w:lang w:val="en-GB"/>
        </w:rPr>
        <w:t xml:space="preserve">The Cold Box Room (20 m*10 m~200 m², see details in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711812" w:rsidRPr="00711812">
        <w:rPr>
          <w:rStyle w:val="AAReferencedChar"/>
        </w:rPr>
        <w:t>AD 1</w:t>
      </w:r>
      <w:r w:rsidRPr="00725372">
        <w:rPr>
          <w:rStyle w:val="AAReferencedChar"/>
        </w:rPr>
        <w:fldChar w:fldCharType="end"/>
      </w:r>
      <w:ins w:id="3932" w:author="Dekempeneer Erik" w:date="2025-04-25T13:31:00Z">
        <w:r w:rsidR="00CC309F">
          <w:rPr>
            <w:rStyle w:val="AAReferencedChar"/>
          </w:rPr>
          <w:t>)</w:t>
        </w:r>
      </w:ins>
      <w:r w:rsidRPr="00725372">
        <w:rPr>
          <w:lang w:val="en-GB"/>
        </w:rPr>
        <w:t xml:space="preserve"> shall host the Refrigerator Cold Box and associated warm panels, the electrical cabinets, the gas </w:t>
      </w:r>
      <w:r w:rsidR="00E951CE" w:rsidRPr="00725372">
        <w:rPr>
          <w:lang w:val="en-GB"/>
        </w:rPr>
        <w:t>analyser</w:t>
      </w:r>
      <w:r w:rsidRPr="00725372">
        <w:rPr>
          <w:lang w:val="en-GB"/>
        </w:rPr>
        <w:t xml:space="preserve">s and pumping system. The height of </w:t>
      </w:r>
      <w:ins w:id="3933" w:author="Dekempeneer Erik" w:date="2025-04-25T13:32:00Z">
        <w:r w:rsidR="00CC309F">
          <w:rPr>
            <w:lang w:val="en-GB"/>
          </w:rPr>
          <w:t xml:space="preserve">the </w:t>
        </w:r>
      </w:ins>
      <w:r w:rsidRPr="00725372">
        <w:rPr>
          <w:lang w:val="en-GB"/>
        </w:rPr>
        <w:t>ceiling is around 6.5 meters.</w:t>
      </w:r>
      <w:bookmarkEnd w:id="3931"/>
    </w:p>
    <w:p w14:paraId="43C904BE" w14:textId="25ABF542" w:rsidR="00D54FCC" w:rsidRPr="00D54FCC" w:rsidRDefault="00F53F45" w:rsidP="00D54FCC">
      <w:pPr>
        <w:pStyle w:val="SysReq1"/>
        <w:rPr>
          <w:lang w:val="en-GB"/>
        </w:rPr>
      </w:pPr>
      <w:bookmarkStart w:id="3934" w:name="_Ref192187915"/>
      <w:bookmarkStart w:id="3935" w:name="_Toc198519510"/>
      <w:commentRangeStart w:id="3936"/>
      <w:commentRangeStart w:id="3937"/>
      <w:r w:rsidRPr="00725372">
        <w:rPr>
          <w:lang w:val="en-GB"/>
        </w:rPr>
        <w:lastRenderedPageBreak/>
        <w:t xml:space="preserve">During the conceptual design phase, the </w:t>
      </w:r>
      <w:r w:rsidR="00CB1438">
        <w:rPr>
          <w:lang w:val="en-GB"/>
        </w:rPr>
        <w:t>Contractor</w:t>
      </w:r>
      <w:r w:rsidRPr="00725372">
        <w:rPr>
          <w:lang w:val="en-GB"/>
        </w:rPr>
        <w:t xml:space="preserve"> shall evaluate the need for crane in the cold box room and shall provide the necessary inputs in the deliverable</w:t>
      </w:r>
      <w:r w:rsidR="00D54FCC">
        <w:rPr>
          <w:lang w:val="en-GB"/>
        </w:rPr>
        <w:t xml:space="preserve"> </w:t>
      </w:r>
      <w:r w:rsidRPr="00725372">
        <w:rPr>
          <w:rStyle w:val="AAReferencedChar"/>
        </w:rPr>
        <w:fldChar w:fldCharType="begin"/>
      </w:r>
      <w:r w:rsidRPr="00725372">
        <w:rPr>
          <w:rStyle w:val="AAReferencedChar"/>
        </w:rPr>
        <w:instrText xml:space="preserve"> REF _Ref189816642 \h  \* MERGEFORMAT </w:instrText>
      </w:r>
      <w:r w:rsidRPr="00725372">
        <w:rPr>
          <w:rStyle w:val="AAReferencedChar"/>
        </w:rPr>
      </w:r>
      <w:r w:rsidRPr="00725372">
        <w:rPr>
          <w:rStyle w:val="AAReferencedChar"/>
        </w:rPr>
        <w:fldChar w:fldCharType="separate"/>
      </w:r>
      <w:r w:rsidR="00711812">
        <w:rPr>
          <w:rStyle w:val="AAReferencedChar"/>
          <w:b/>
          <w:bCs/>
          <w:lang w:val="en-US"/>
        </w:rPr>
        <w:t>Error! Reference source not found.</w:t>
      </w:r>
      <w:r w:rsidRPr="00725372">
        <w:rPr>
          <w:rStyle w:val="AAReferencedChar"/>
        </w:rPr>
        <w:fldChar w:fldCharType="end"/>
      </w:r>
      <w:commentRangeEnd w:id="3936"/>
      <w:ins w:id="3938" w:author="do Rego Lima Pedro" w:date="2025-04-01T11:50:00Z">
        <w:r w:rsidR="0081103D" w:rsidRPr="0081103D">
          <w:rPr>
            <w:rStyle w:val="AAReferencedChar"/>
          </w:rPr>
          <w:t xml:space="preserve"> </w:t>
        </w:r>
        <w:r w:rsidR="0081103D" w:rsidRPr="0081103D">
          <w:rPr>
            <w:rStyle w:val="AAReferencedChar"/>
          </w:rPr>
          <w:fldChar w:fldCharType="begin"/>
        </w:r>
        <w:r w:rsidR="0081103D" w:rsidRPr="0081103D">
          <w:rPr>
            <w:rStyle w:val="AAReferencedChar"/>
          </w:rPr>
          <w:instrText xml:space="preserve"> REF _Ref194400516 \h </w:instrText>
        </w:r>
        <w:r w:rsidR="0081103D">
          <w:rPr>
            <w:rStyle w:val="AAReferencedChar"/>
          </w:rPr>
          <w:instrText xml:space="preserve"> \* MERGEFORMAT </w:instrText>
        </w:r>
      </w:ins>
      <w:r w:rsidR="0081103D" w:rsidRPr="0081103D">
        <w:rPr>
          <w:rStyle w:val="AAReferencedChar"/>
        </w:rPr>
      </w:r>
      <w:r w:rsidR="0081103D" w:rsidRPr="0081103D">
        <w:rPr>
          <w:rStyle w:val="AAReferencedChar"/>
        </w:rPr>
        <w:fldChar w:fldCharType="separate"/>
      </w:r>
      <w:r w:rsidR="00711812">
        <w:rPr>
          <w:rStyle w:val="AAReferencedChar"/>
          <w:b/>
          <w:bCs/>
          <w:lang w:val="en-US"/>
        </w:rPr>
        <w:t>Error! Reference source not found.</w:t>
      </w:r>
      <w:ins w:id="3939" w:author="do Rego Lima Pedro" w:date="2025-04-01T11:50:00Z">
        <w:r w:rsidR="0081103D" w:rsidRPr="0081103D">
          <w:rPr>
            <w:rStyle w:val="AAReferencedChar"/>
          </w:rPr>
          <w:fldChar w:fldCharType="end"/>
        </w:r>
      </w:ins>
      <w:r w:rsidR="006E7971" w:rsidRPr="00725372">
        <w:rPr>
          <w:rStyle w:val="CommentReference"/>
          <w:lang w:val="en-GB"/>
        </w:rPr>
        <w:commentReference w:id="3936"/>
      </w:r>
      <w:commentRangeEnd w:id="3937"/>
      <w:r w:rsidR="006814D5">
        <w:rPr>
          <w:rStyle w:val="CommentReference"/>
          <w:lang w:val="en-GB"/>
        </w:rPr>
        <w:commentReference w:id="3937"/>
      </w:r>
      <w:del w:id="3940" w:author="do Rego Lima Pedro" w:date="2025-04-01T11:50:00Z">
        <w:r w:rsidR="00D54FCC" w:rsidRPr="00D54FCC" w:rsidDel="0081103D">
          <w:rPr>
            <w:rStyle w:val="AAReferencedChar"/>
          </w:rPr>
          <w:fldChar w:fldCharType="begin"/>
        </w:r>
        <w:r w:rsidR="00D54FCC" w:rsidRPr="00D54FCC" w:rsidDel="0081103D">
          <w:rPr>
            <w:rStyle w:val="AAReferencedChar"/>
          </w:rPr>
          <w:delInstrText xml:space="preserve"> REF _Ref191382257 \h </w:delInstrText>
        </w:r>
        <w:r w:rsidR="00D54FCC" w:rsidDel="0081103D">
          <w:rPr>
            <w:rStyle w:val="AAReferencedChar"/>
          </w:rPr>
          <w:delInstrText xml:space="preserve"> \* MERGEFORMAT </w:delInstrText>
        </w:r>
        <w:r w:rsidR="00D54FCC" w:rsidRPr="00D54FCC" w:rsidDel="0081103D">
          <w:rPr>
            <w:rStyle w:val="AAReferencedChar"/>
          </w:rPr>
        </w:r>
        <w:r w:rsidR="00D54FCC" w:rsidRPr="00D54FCC" w:rsidDel="0081103D">
          <w:rPr>
            <w:rStyle w:val="AAReferencedChar"/>
          </w:rPr>
          <w:fldChar w:fldCharType="separate"/>
        </w:r>
        <w:r w:rsidR="001B2DD3" w:rsidRPr="001B2DD3" w:rsidDel="0081103D">
          <w:rPr>
            <w:rStyle w:val="AAReferencedChar"/>
          </w:rPr>
          <w:delText>DD# 2</w:delText>
        </w:r>
        <w:r w:rsidR="00D54FCC" w:rsidRPr="00D54FCC" w:rsidDel="0081103D">
          <w:rPr>
            <w:rStyle w:val="AAReferencedChar"/>
          </w:rPr>
          <w:fldChar w:fldCharType="end"/>
        </w:r>
      </w:del>
      <w:r w:rsidR="00D54FCC" w:rsidRPr="00D54FCC">
        <w:rPr>
          <w:lang w:val="en-GB"/>
        </w:rPr>
        <w:t>.</w:t>
      </w:r>
      <w:bookmarkEnd w:id="3934"/>
      <w:bookmarkEnd w:id="3935"/>
    </w:p>
    <w:p w14:paraId="04A2E471" w14:textId="12E25F90" w:rsidR="00F53F45" w:rsidRPr="00725372" w:rsidRDefault="00F53F45" w:rsidP="00F53F45">
      <w:pPr>
        <w:pStyle w:val="SysReq1"/>
        <w:numPr>
          <w:ilvl w:val="0"/>
          <w:numId w:val="0"/>
        </w:numPr>
        <w:ind w:left="1080"/>
        <w:rPr>
          <w:lang w:val="en-GB"/>
        </w:rPr>
      </w:pPr>
      <w:bookmarkStart w:id="3941" w:name="_Toc198519511"/>
      <w:r w:rsidRPr="00725372">
        <w:rPr>
          <w:lang w:val="en-GB"/>
        </w:rPr>
        <w:t xml:space="preserve">The access for the installation of the large components could take place from the road by removal </w:t>
      </w:r>
      <w:r w:rsidR="002F70A5">
        <w:rPr>
          <w:lang w:val="en-GB"/>
        </w:rPr>
        <w:t xml:space="preserve">of </w:t>
      </w:r>
      <w:r w:rsidRPr="00725372">
        <w:rPr>
          <w:lang w:val="en-GB"/>
        </w:rPr>
        <w:t>the wall dismountable panels. SCK will be in charge of the dismountable panels dismounting and mounting.</w:t>
      </w:r>
      <w:bookmarkEnd w:id="3941"/>
      <w:r w:rsidRPr="00725372">
        <w:rPr>
          <w:lang w:val="en-GB"/>
        </w:rPr>
        <w:t xml:space="preserve"> </w:t>
      </w:r>
    </w:p>
    <w:p w14:paraId="0F0E6450" w14:textId="15435BF7" w:rsidR="00F53F45" w:rsidRPr="00725372" w:rsidRDefault="00F53F45" w:rsidP="00F53F45">
      <w:pPr>
        <w:pStyle w:val="SysReq1"/>
        <w:numPr>
          <w:ilvl w:val="0"/>
          <w:numId w:val="0"/>
        </w:numPr>
        <w:ind w:left="1080"/>
        <w:rPr>
          <w:lang w:val="en-GB"/>
        </w:rPr>
      </w:pPr>
      <w:bookmarkStart w:id="3942" w:name="_Toc198519512"/>
      <w:r w:rsidRPr="00725372">
        <w:rPr>
          <w:lang w:val="en-GB"/>
        </w:rPr>
        <w:t xml:space="preserve">The cold box room </w:t>
      </w:r>
      <w:r w:rsidR="002F70A5">
        <w:rPr>
          <w:lang w:val="en-GB"/>
        </w:rPr>
        <w:t>shall</w:t>
      </w:r>
      <w:r w:rsidR="002F70A5" w:rsidRPr="00725372">
        <w:rPr>
          <w:lang w:val="en-GB"/>
        </w:rPr>
        <w:t xml:space="preserve"> </w:t>
      </w:r>
      <w:r w:rsidRPr="00725372">
        <w:rPr>
          <w:lang w:val="en-GB"/>
        </w:rPr>
        <w:t xml:space="preserve">be connected to the compressor room by the different warm lines of the </w:t>
      </w:r>
      <w:r w:rsidR="00A156C9">
        <w:rPr>
          <w:lang w:val="en-GB"/>
        </w:rPr>
        <w:t>QPLANT</w:t>
      </w:r>
      <w:r w:rsidRPr="00725372">
        <w:rPr>
          <w:lang w:val="en-GB"/>
        </w:rPr>
        <w:t>.</w:t>
      </w:r>
      <w:bookmarkEnd w:id="3942"/>
    </w:p>
    <w:p w14:paraId="021BDB72" w14:textId="2661BFF8" w:rsidR="00F53F45" w:rsidRPr="00725372" w:rsidRDefault="00F53F45" w:rsidP="00F53F45">
      <w:pPr>
        <w:pStyle w:val="SysReq1"/>
        <w:rPr>
          <w:lang w:val="en-GB"/>
        </w:rPr>
      </w:pPr>
      <w:bookmarkStart w:id="3943" w:name="_Toc198519513"/>
      <w:r w:rsidRPr="00725372">
        <w:rPr>
          <w:lang w:val="en-GB"/>
        </w:rPr>
        <w:t>These warm lines of about 60 meters long shall be installed on the roof or below the roof close to the ceiling of the buildings between compressor room and cold box room.</w:t>
      </w:r>
      <w:bookmarkEnd w:id="3943"/>
    </w:p>
    <w:p w14:paraId="42EBD807" w14:textId="13656A41" w:rsidR="00F53F45" w:rsidRPr="00725372" w:rsidRDefault="00F53F45" w:rsidP="00F53F45">
      <w:pPr>
        <w:pStyle w:val="Heading40"/>
        <w:rPr>
          <w:lang w:val="en-GB"/>
        </w:rPr>
      </w:pPr>
      <w:bookmarkStart w:id="3944" w:name="_Toc198518409"/>
      <w:r w:rsidRPr="00725372">
        <w:rPr>
          <w:lang w:val="en-GB"/>
        </w:rPr>
        <w:t>Storage Area</w:t>
      </w:r>
      <w:bookmarkEnd w:id="3944"/>
    </w:p>
    <w:p w14:paraId="45750AB6" w14:textId="1FC3EA43" w:rsidR="00F53F45" w:rsidRPr="00725372" w:rsidRDefault="00F53F45" w:rsidP="00F53F45">
      <w:pPr>
        <w:pStyle w:val="SysReq1"/>
        <w:rPr>
          <w:lang w:val="en-GB"/>
        </w:rPr>
      </w:pPr>
      <w:bookmarkStart w:id="3945" w:name="_Toc198519514"/>
      <w:r w:rsidRPr="00725372">
        <w:rPr>
          <w:lang w:val="en-GB"/>
        </w:rPr>
        <w:t xml:space="preserve">The gas helium storages and potentially liquid nitrogen storage shall be installed in the storage area (17 m*10 m ~170 m²), next to the compressor room. The total helium inventory is detailed in </w:t>
      </w:r>
      <w:r w:rsidRPr="003E5C09">
        <w:rPr>
          <w:rStyle w:val="AAReferencedChar"/>
        </w:rPr>
        <w:t>§</w:t>
      </w:r>
      <w:r w:rsidRPr="003E5C09">
        <w:rPr>
          <w:rStyle w:val="AAReferencedChar"/>
        </w:rPr>
        <w:fldChar w:fldCharType="begin"/>
      </w:r>
      <w:r w:rsidRPr="003E5C09">
        <w:rPr>
          <w:rStyle w:val="AAReferencedChar"/>
        </w:rPr>
        <w:instrText xml:space="preserve"> REF _Ref190797195 \r \h  \* MERGEFORMAT </w:instrText>
      </w:r>
      <w:r w:rsidRPr="003E5C09">
        <w:rPr>
          <w:rStyle w:val="AAReferencedChar"/>
        </w:rPr>
      </w:r>
      <w:r w:rsidRPr="003E5C09">
        <w:rPr>
          <w:rStyle w:val="AAReferencedChar"/>
        </w:rPr>
        <w:fldChar w:fldCharType="separate"/>
      </w:r>
      <w:r w:rsidR="00711812">
        <w:rPr>
          <w:rStyle w:val="AAReferencedChar"/>
        </w:rPr>
        <w:t>3.3.17</w:t>
      </w:r>
      <w:r w:rsidRPr="003E5C09">
        <w:rPr>
          <w:rStyle w:val="AAReferencedChar"/>
        </w:rPr>
        <w:fldChar w:fldCharType="end"/>
      </w:r>
      <w:r w:rsidRPr="00725372">
        <w:rPr>
          <w:rStyle w:val="B3HeadingN3numberedChar"/>
          <w:noProof w:val="0"/>
        </w:rPr>
        <w:t xml:space="preserve"> </w:t>
      </w:r>
      <w:r w:rsidRPr="00725372">
        <w:rPr>
          <w:lang w:val="en-GB"/>
        </w:rPr>
        <w:t>.</w:t>
      </w:r>
      <w:bookmarkEnd w:id="3945"/>
      <w:r w:rsidRPr="00725372">
        <w:rPr>
          <w:lang w:val="en-GB"/>
        </w:rPr>
        <w:t xml:space="preserve"> </w:t>
      </w:r>
    </w:p>
    <w:p w14:paraId="5702F9DA" w14:textId="3587FA1A" w:rsidR="00CB1438" w:rsidRPr="002F70A5" w:rsidRDefault="00F53F45" w:rsidP="003E5C09">
      <w:pPr>
        <w:pStyle w:val="SysReq1"/>
        <w:rPr>
          <w:rFonts w:eastAsia="Times New Roman" w:cs="Segoe UI"/>
          <w:color w:val="562873" w:themeColor="accent1"/>
          <w:szCs w:val="20"/>
          <w:shd w:val="clear" w:color="auto" w:fill="FFFFFF"/>
        </w:rPr>
      </w:pPr>
      <w:bookmarkStart w:id="3946" w:name="_Toc198519515"/>
      <w:r w:rsidRPr="00725372">
        <w:rPr>
          <w:lang w:val="en-GB"/>
        </w:rPr>
        <w:t>The positioning of the different storages shall consider the possibility of the fluid refilling by trailers.</w:t>
      </w:r>
      <w:bookmarkEnd w:id="3946"/>
    </w:p>
    <w:p w14:paraId="2D1EE080" w14:textId="44ED19C8" w:rsidR="00F53F45" w:rsidRPr="00725372" w:rsidRDefault="00F53F45" w:rsidP="00F53F45">
      <w:pPr>
        <w:pStyle w:val="Heading40"/>
        <w:rPr>
          <w:lang w:val="en-GB"/>
        </w:rPr>
      </w:pPr>
      <w:bookmarkStart w:id="3947" w:name="_Toc198518410"/>
      <w:r w:rsidRPr="00725372">
        <w:rPr>
          <w:lang w:val="en-GB"/>
        </w:rPr>
        <w:t>Site environmental conditions</w:t>
      </w:r>
      <w:bookmarkEnd w:id="3947"/>
    </w:p>
    <w:p w14:paraId="0022619B" w14:textId="54D8625C" w:rsidR="00F53F45" w:rsidRPr="00725372" w:rsidRDefault="00F53F45" w:rsidP="00F53F45">
      <w:pPr>
        <w:pStyle w:val="SysReq1"/>
        <w:rPr>
          <w:lang w:val="en-GB"/>
        </w:rPr>
      </w:pPr>
      <w:bookmarkStart w:id="3948" w:name="_Toc198519516"/>
      <w:r w:rsidRPr="00725372">
        <w:rPr>
          <w:lang w:val="en-GB"/>
        </w:rPr>
        <w:t xml:space="preserve">The following site operating conditions shall be considered for the design and operation of the </w:t>
      </w:r>
      <w:r w:rsidR="00A156C9">
        <w:rPr>
          <w:lang w:val="en-GB"/>
        </w:rPr>
        <w:t>QPLANT</w:t>
      </w:r>
      <w:r w:rsidRPr="00725372">
        <w:rPr>
          <w:lang w:val="en-GB"/>
        </w:rPr>
        <w:t xml:space="preserve"> and auxiliary equipment (see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711812" w:rsidRPr="00711812">
        <w:rPr>
          <w:rStyle w:val="AAReferencedChar"/>
        </w:rPr>
        <w:t>AD 1</w:t>
      </w:r>
      <w:r w:rsidRPr="00725372">
        <w:rPr>
          <w:rStyle w:val="AAReferencedChar"/>
        </w:rPr>
        <w:fldChar w:fldCharType="end"/>
      </w:r>
      <w:r w:rsidRPr="00725372">
        <w:rPr>
          <w:lang w:val="en-GB"/>
        </w:rPr>
        <w:t>):</w:t>
      </w:r>
      <w:bookmarkEnd w:id="3948"/>
    </w:p>
    <w:p w14:paraId="7A80E6E1" w14:textId="1B85E232" w:rsidR="00F53F45" w:rsidRPr="00725372" w:rsidRDefault="00F53F45" w:rsidP="00F53F45">
      <w:pPr>
        <w:pStyle w:val="RequirementBullet"/>
        <w:rPr>
          <w:lang w:val="en-GB"/>
        </w:rPr>
      </w:pPr>
      <w:r w:rsidRPr="00725372">
        <w:rPr>
          <w:lang w:val="en-GB"/>
        </w:rPr>
        <w:t>Winter condition:</w:t>
      </w:r>
    </w:p>
    <w:p w14:paraId="0739109B"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Winter dry bulb temperature: -9.1 ºC</w:t>
      </w:r>
    </w:p>
    <w:p w14:paraId="5DEE595E" w14:textId="649019C2"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Relative Humidity: 90%</w:t>
      </w:r>
    </w:p>
    <w:p w14:paraId="1BE7504E" w14:textId="188F5952" w:rsidR="00F53F45" w:rsidRPr="00725372" w:rsidRDefault="00F53F45" w:rsidP="00F53F45">
      <w:pPr>
        <w:pStyle w:val="RequirementBullet"/>
        <w:rPr>
          <w:lang w:val="en-GB"/>
        </w:rPr>
      </w:pPr>
      <w:r w:rsidRPr="00725372">
        <w:rPr>
          <w:lang w:val="en-GB"/>
        </w:rPr>
        <w:t>Summer condition:</w:t>
      </w:r>
    </w:p>
    <w:p w14:paraId="0FBB7D43"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Summer dry bulb temperature: 33.4 ºC</w:t>
      </w:r>
    </w:p>
    <w:p w14:paraId="71A3F601" w14:textId="0ABD002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Relative Humidity: 39%</w:t>
      </w:r>
    </w:p>
    <w:p w14:paraId="72533C65" w14:textId="3CC995A2" w:rsidR="00F53F45" w:rsidRPr="00725372" w:rsidRDefault="00F53F45" w:rsidP="00F53F45">
      <w:pPr>
        <w:pStyle w:val="RequirementBullet"/>
        <w:rPr>
          <w:lang w:val="en-GB"/>
        </w:rPr>
      </w:pPr>
      <w:r w:rsidRPr="00725372">
        <w:rPr>
          <w:lang w:val="en-GB"/>
        </w:rPr>
        <w:t>All technical rooms share the following ambient conditions:</w:t>
      </w:r>
    </w:p>
    <w:p w14:paraId="67B5345E" w14:textId="0559FFA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 xml:space="preserve">Cold box room temperature: 5ºC- 40ºC (range of temperature can be reduced in case of need for cold box components, to be requested by </w:t>
      </w:r>
      <w:r w:rsidR="00CB1438">
        <w:rPr>
          <w:lang w:val="en-GB"/>
        </w:rPr>
        <w:t>Contractor</w:t>
      </w:r>
      <w:r w:rsidRPr="00725372">
        <w:rPr>
          <w:lang w:val="en-GB"/>
        </w:rPr>
        <w:t>).</w:t>
      </w:r>
    </w:p>
    <w:p w14:paraId="457649C4"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Compressor room temperature: 5°C-40°C.</w:t>
      </w:r>
    </w:p>
    <w:p w14:paraId="07A4D7F7"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Relative Humidity: Not Controlled.</w:t>
      </w:r>
    </w:p>
    <w:p w14:paraId="18D723AA"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Design wind velocity: 49 m/s (~176 km/h, average values on 3 seconds to a height of 25 m) (NBN 460 standard).</w:t>
      </w:r>
    </w:p>
    <w:p w14:paraId="11F97064"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Rain intensity: 54 mm/h per a period of 1h (return period 100 years).</w:t>
      </w:r>
    </w:p>
    <w:p w14:paraId="4F15D729"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Snow load: 0.50 kN/m2 (return period 100 years).</w:t>
      </w:r>
    </w:p>
    <w:p w14:paraId="6266A9A4" w14:textId="77777777"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Elevation 27 m above sea level.</w:t>
      </w:r>
    </w:p>
    <w:p w14:paraId="05F45582" w14:textId="4262C685" w:rsidR="00F53F45" w:rsidRPr="00725372" w:rsidRDefault="00F53F45">
      <w:pPr>
        <w:pStyle w:val="RequirementBullet"/>
        <w:numPr>
          <w:ilvl w:val="1"/>
          <w:numId w:val="13"/>
        </w:numPr>
        <w:tabs>
          <w:tab w:val="clear" w:pos="2448"/>
          <w:tab w:val="num" w:pos="2250"/>
        </w:tabs>
        <w:ind w:left="2250" w:hanging="270"/>
        <w:rPr>
          <w:lang w:val="en-GB"/>
        </w:rPr>
      </w:pPr>
      <w:r w:rsidRPr="00725372">
        <w:rPr>
          <w:lang w:val="en-GB"/>
        </w:rPr>
        <w:t>Coordinates: Latitude - 51°13’50.N ; Longitude - 5°05’24.E.</w:t>
      </w:r>
    </w:p>
    <w:p w14:paraId="5DD2DE9F" w14:textId="436C6719" w:rsidR="00D86B0D" w:rsidRPr="00725372" w:rsidRDefault="00054C3E" w:rsidP="00D86B0D">
      <w:pPr>
        <w:pStyle w:val="Heading3numbered"/>
      </w:pPr>
      <w:bookmarkStart w:id="3949" w:name="_Toc198518411"/>
      <w:commentRangeStart w:id="3950"/>
      <w:r w:rsidRPr="00725372">
        <w:t>I</w:t>
      </w:r>
      <w:r w:rsidR="00D86B0D" w:rsidRPr="00725372">
        <w:t>nterfaces With Electrical Power Supply</w:t>
      </w:r>
      <w:commentRangeEnd w:id="3950"/>
      <w:r w:rsidR="00D64172">
        <w:rPr>
          <w:rStyle w:val="CommentReference"/>
          <w:rFonts w:eastAsia="Calibri"/>
          <w:color w:val="auto"/>
        </w:rPr>
        <w:commentReference w:id="3950"/>
      </w:r>
      <w:bookmarkEnd w:id="3949"/>
    </w:p>
    <w:p w14:paraId="7A513C94" w14:textId="6AB43F29" w:rsidR="00F53F45" w:rsidRPr="00725372" w:rsidRDefault="00F53F45" w:rsidP="00F53F45">
      <w:r w:rsidRPr="00725372">
        <w:lastRenderedPageBreak/>
        <w:t xml:space="preserve">SCK CEN site will supply 400 V~50 Hz, 3Φ+N (TN-S) in the compressor room and in the cold box room at </w:t>
      </w:r>
      <w:commentRangeStart w:id="3951"/>
      <w:r w:rsidRPr="00725372">
        <w:t xml:space="preserve">one point </w:t>
      </w:r>
      <w:commentRangeEnd w:id="3951"/>
      <w:r w:rsidR="006232DE">
        <w:rPr>
          <w:rStyle w:val="CommentReference"/>
        </w:rPr>
        <w:commentReference w:id="3951"/>
      </w:r>
      <w:r w:rsidRPr="00725372">
        <w:t>in each building. The maximum available power is 1.2 MW in the compressor room and 100 kW in the cold box room.</w:t>
      </w:r>
    </w:p>
    <w:p w14:paraId="3C964140" w14:textId="17B22F1C" w:rsidR="00F53F45" w:rsidRPr="00725372" w:rsidRDefault="00F53F45" w:rsidP="00F53F45">
      <w:pPr>
        <w:pStyle w:val="SysReq1"/>
        <w:rPr>
          <w:lang w:val="en-GB"/>
        </w:rPr>
      </w:pPr>
      <w:bookmarkStart w:id="3952" w:name="_Toc198519517"/>
      <w:commentRangeStart w:id="3953"/>
      <w:commentRangeStart w:id="3954"/>
      <w:r w:rsidRPr="00725372">
        <w:rPr>
          <w:lang w:val="en-GB"/>
        </w:rPr>
        <w:t xml:space="preserve">The </w:t>
      </w:r>
      <w:r w:rsidR="00CB1438">
        <w:rPr>
          <w:lang w:val="en-GB"/>
        </w:rPr>
        <w:t>Contractor</w:t>
      </w:r>
      <w:r w:rsidRPr="00725372">
        <w:rPr>
          <w:lang w:val="en-GB"/>
        </w:rPr>
        <w:t xml:space="preserve"> shall provide the power supply consumption at the end of the </w:t>
      </w:r>
      <w:r w:rsidR="00D54FCC">
        <w:rPr>
          <w:lang w:val="en-GB"/>
        </w:rPr>
        <w:t xml:space="preserve">Conceptual Design </w:t>
      </w:r>
      <w:r w:rsidRPr="00725372">
        <w:rPr>
          <w:lang w:val="en-GB"/>
        </w:rPr>
        <w:t>phase.</w:t>
      </w:r>
      <w:commentRangeEnd w:id="3953"/>
      <w:r w:rsidR="00EE1FFD">
        <w:rPr>
          <w:rStyle w:val="CommentReference"/>
          <w:lang w:val="en-GB"/>
        </w:rPr>
        <w:commentReference w:id="3953"/>
      </w:r>
      <w:commentRangeEnd w:id="3954"/>
      <w:r w:rsidR="006814D5">
        <w:rPr>
          <w:rStyle w:val="CommentReference"/>
          <w:lang w:val="en-GB"/>
        </w:rPr>
        <w:commentReference w:id="3954"/>
      </w:r>
      <w:bookmarkEnd w:id="3952"/>
    </w:p>
    <w:p w14:paraId="59640FB3" w14:textId="16023344" w:rsidR="00F53F45" w:rsidRPr="00725372" w:rsidRDefault="00F53F45" w:rsidP="00F53F45">
      <w:pPr>
        <w:pStyle w:val="SysReq1"/>
        <w:rPr>
          <w:lang w:val="en-GB"/>
        </w:rPr>
      </w:pPr>
      <w:bookmarkStart w:id="3955" w:name="_Toc198519518"/>
      <w:r w:rsidRPr="00725372">
        <w:rPr>
          <w:lang w:val="en-GB"/>
        </w:rPr>
        <w:t xml:space="preserve">The </w:t>
      </w:r>
      <w:r w:rsidR="00CB1438">
        <w:rPr>
          <w:lang w:val="en-GB"/>
        </w:rPr>
        <w:t>Contractor</w:t>
      </w:r>
      <w:r w:rsidRPr="00725372">
        <w:rPr>
          <w:lang w:val="en-GB"/>
        </w:rPr>
        <w:t xml:space="preserve"> shall provide the Low Voltage distribution and associated LV cubicles </w:t>
      </w:r>
      <w:commentRangeStart w:id="3956"/>
      <w:commentRangeStart w:id="3957"/>
      <w:r w:rsidRPr="00725372">
        <w:rPr>
          <w:lang w:val="en-GB"/>
        </w:rPr>
        <w:t xml:space="preserve">associated to the </w:t>
      </w:r>
      <w:r w:rsidR="00A156C9">
        <w:rPr>
          <w:lang w:val="en-GB"/>
        </w:rPr>
        <w:t>QPLANT</w:t>
      </w:r>
      <w:r w:rsidRPr="00725372">
        <w:rPr>
          <w:lang w:val="en-GB"/>
        </w:rPr>
        <w:t xml:space="preserve"> procurement</w:t>
      </w:r>
      <w:commentRangeEnd w:id="3956"/>
      <w:r w:rsidR="002F70A5">
        <w:rPr>
          <w:rStyle w:val="CommentReference"/>
          <w:lang w:val="en-GB"/>
        </w:rPr>
        <w:commentReference w:id="3956"/>
      </w:r>
      <w:commentRangeEnd w:id="3957"/>
      <w:r w:rsidR="006814D5">
        <w:rPr>
          <w:rStyle w:val="CommentReference"/>
          <w:lang w:val="en-GB"/>
        </w:rPr>
        <w:commentReference w:id="3957"/>
      </w:r>
      <w:r w:rsidRPr="00725372">
        <w:rPr>
          <w:lang w:val="en-GB"/>
        </w:rPr>
        <w:t>.</w:t>
      </w:r>
      <w:bookmarkEnd w:id="3955"/>
    </w:p>
    <w:p w14:paraId="2BFCAB8B" w14:textId="2DB622B2" w:rsidR="00F53F45" w:rsidRPr="00725372" w:rsidRDefault="00F53F45" w:rsidP="00F53F45">
      <w:pPr>
        <w:pStyle w:val="SysReq1"/>
        <w:rPr>
          <w:lang w:val="en-GB"/>
        </w:rPr>
      </w:pPr>
      <w:bookmarkStart w:id="3958" w:name="_Toc198519519"/>
      <w:r w:rsidRPr="00725372">
        <w:rPr>
          <w:lang w:val="en-GB"/>
        </w:rPr>
        <w:t xml:space="preserve">The </w:t>
      </w:r>
      <w:r w:rsidR="00CB1438">
        <w:rPr>
          <w:lang w:val="en-GB"/>
        </w:rPr>
        <w:t>Contractor</w:t>
      </w:r>
      <w:r w:rsidRPr="00725372">
        <w:rPr>
          <w:lang w:val="en-GB"/>
        </w:rPr>
        <w:t xml:space="preserve"> shall provide routing, cabling, cable trays and connectors </w:t>
      </w:r>
      <w:del w:id="3959" w:author="Dekempeneer Erik" w:date="2025-04-25T13:36:00Z">
        <w:r w:rsidRPr="00725372" w:rsidDel="00CC309F">
          <w:rPr>
            <w:lang w:val="en-GB"/>
          </w:rPr>
          <w:delText>to supply the</w:delText>
        </w:r>
      </w:del>
      <w:ins w:id="3960" w:author="Dekempeneer Erik" w:date="2025-04-25T13:36:00Z">
        <w:r w:rsidR="00CC309F">
          <w:rPr>
            <w:lang w:val="en-GB"/>
          </w:rPr>
          <w:t>for all</w:t>
        </w:r>
      </w:ins>
      <w:r w:rsidRPr="00725372">
        <w:rPr>
          <w:lang w:val="en-GB"/>
        </w:rPr>
        <w:t xml:space="preserve"> </w:t>
      </w:r>
      <w:r w:rsidR="00A156C9">
        <w:rPr>
          <w:lang w:val="en-GB"/>
        </w:rPr>
        <w:t>QPLANT</w:t>
      </w:r>
      <w:r w:rsidRPr="00725372">
        <w:rPr>
          <w:lang w:val="en-GB"/>
        </w:rPr>
        <w:t xml:space="preserve"> components related to the compressor room,</w:t>
      </w:r>
      <w:del w:id="3961" w:author="Dekempeneer Erik" w:date="2025-04-25T13:36:00Z">
        <w:r w:rsidRPr="00725372" w:rsidDel="00CC309F">
          <w:rPr>
            <w:lang w:val="en-GB"/>
          </w:rPr>
          <w:delText xml:space="preserve"> to</w:delText>
        </w:r>
      </w:del>
      <w:r w:rsidRPr="00725372">
        <w:rPr>
          <w:lang w:val="en-GB"/>
        </w:rPr>
        <w:t xml:space="preserve"> the cold box room and </w:t>
      </w:r>
      <w:del w:id="3962" w:author="Dekempeneer Erik" w:date="2025-04-25T13:36:00Z">
        <w:r w:rsidRPr="00725372" w:rsidDel="00CC309F">
          <w:rPr>
            <w:lang w:val="en-GB"/>
          </w:rPr>
          <w:delText xml:space="preserve">to </w:delText>
        </w:r>
      </w:del>
      <w:r w:rsidRPr="00725372">
        <w:rPr>
          <w:lang w:val="en-GB"/>
        </w:rPr>
        <w:t>the storage area.</w:t>
      </w:r>
      <w:bookmarkEnd w:id="3958"/>
    </w:p>
    <w:p w14:paraId="3599A699" w14:textId="07B32200" w:rsidR="00F53F45" w:rsidRPr="00725372" w:rsidRDefault="00F53F45" w:rsidP="00C46584">
      <w:pPr>
        <w:pStyle w:val="SysReq1"/>
        <w:spacing w:before="240" w:after="240"/>
      </w:pPr>
      <w:bookmarkStart w:id="3963" w:name="_Toc198519520"/>
      <w:r w:rsidRPr="00725372">
        <w:rPr>
          <w:lang w:val="en-GB"/>
        </w:rPr>
        <w:t xml:space="preserve">The electrical diagrams, cable trays and electrical management shall be </w:t>
      </w:r>
      <w:r w:rsidR="002F70A5">
        <w:rPr>
          <w:lang w:val="en-GB"/>
        </w:rPr>
        <w:t>subject to approval</w:t>
      </w:r>
      <w:r w:rsidR="002F70A5" w:rsidRPr="00725372">
        <w:rPr>
          <w:lang w:val="en-GB"/>
        </w:rPr>
        <w:t xml:space="preserve"> </w:t>
      </w:r>
      <w:r w:rsidRPr="00725372">
        <w:rPr>
          <w:lang w:val="en-GB"/>
        </w:rPr>
        <w:t>by SCK CEN.</w:t>
      </w:r>
      <w:r w:rsidR="004C38AA">
        <w:rPr>
          <w:lang w:val="en-GB"/>
        </w:rPr>
        <w:t xml:space="preserve"> </w:t>
      </w:r>
      <w:r w:rsidRPr="00725372">
        <w:t>SCK</w:t>
      </w:r>
      <w:ins w:id="3964" w:author="Dekempeneer Erik" w:date="2025-04-25T13:37:00Z">
        <w:r w:rsidR="00CC309F">
          <w:t xml:space="preserve"> CEN</w:t>
        </w:r>
      </w:ins>
      <w:r w:rsidRPr="00725372">
        <w:t xml:space="preserve"> will provide the ground</w:t>
      </w:r>
      <w:r w:rsidR="002F70A5">
        <w:t>ing</w:t>
      </w:r>
      <w:r w:rsidRPr="00725372">
        <w:t xml:space="preserve"> connections </w:t>
      </w:r>
      <w:del w:id="3965" w:author="Dekempeneer Erik" w:date="2025-04-25T13:38:00Z">
        <w:r w:rsidRPr="00725372" w:rsidDel="00CC309F">
          <w:delText xml:space="preserve">as specified in the international standards </w:delText>
        </w:r>
      </w:del>
      <w:r w:rsidRPr="00725372">
        <w:t>in the compressor room, cold box room and storage area</w:t>
      </w:r>
      <w:ins w:id="3966" w:author="Dekempeneer Erik" w:date="2025-04-25T13:38:00Z">
        <w:r w:rsidR="00CC309F">
          <w:t xml:space="preserve"> (in compliance with </w:t>
        </w:r>
        <w:r w:rsidR="00CC309F" w:rsidRPr="00725372">
          <w:t>the international standards</w:t>
        </w:r>
        <w:r w:rsidR="00CC309F">
          <w:t>)</w:t>
        </w:r>
      </w:ins>
      <w:r w:rsidRPr="00725372">
        <w:t>.</w:t>
      </w:r>
      <w:bookmarkEnd w:id="3963"/>
    </w:p>
    <w:p w14:paraId="7ECFD6A9" w14:textId="698B98BD" w:rsidR="00F53F45" w:rsidRPr="00725372" w:rsidRDefault="00F53F45" w:rsidP="00F53F45">
      <w:pPr>
        <w:pStyle w:val="SysReq1"/>
        <w:rPr>
          <w:lang w:val="en-GB"/>
        </w:rPr>
      </w:pPr>
      <w:bookmarkStart w:id="3967" w:name="_Toc198519521"/>
      <w:r w:rsidRPr="00725372">
        <w:rPr>
          <w:lang w:val="en-GB"/>
        </w:rPr>
        <w:t xml:space="preserve">The </w:t>
      </w:r>
      <w:r w:rsidR="00CB1438">
        <w:rPr>
          <w:lang w:val="en-GB"/>
        </w:rPr>
        <w:t>Contractor</w:t>
      </w:r>
      <w:r w:rsidRPr="00725372">
        <w:rPr>
          <w:lang w:val="en-GB"/>
        </w:rPr>
        <w:t xml:space="preserve"> shall connect all cryogenic equipment to the grounding of their buildings following the IEC standards.</w:t>
      </w:r>
      <w:bookmarkEnd w:id="3967"/>
    </w:p>
    <w:p w14:paraId="41068248" w14:textId="333F10AF" w:rsidR="00F53F45" w:rsidRDefault="00F53F45" w:rsidP="00F53F45">
      <w:pPr>
        <w:pStyle w:val="SysReq1"/>
        <w:rPr>
          <w:lang w:val="en-GB"/>
        </w:rPr>
      </w:pPr>
      <w:bookmarkStart w:id="3968" w:name="_Toc198519522"/>
      <w:r w:rsidRPr="00725372">
        <w:rPr>
          <w:lang w:val="en-GB"/>
        </w:rPr>
        <w:t xml:space="preserve">The piping (helium, water, air) and Low Voltage cables shall be grouped in a single building feed-through and connected to equipotential bounding in order to reduce the EMI effects. EMC standards and guidelines shall be followed by the </w:t>
      </w:r>
      <w:r w:rsidR="00CB1438">
        <w:rPr>
          <w:lang w:val="en-GB"/>
        </w:rPr>
        <w:t>Contractor</w:t>
      </w:r>
      <w:r w:rsidRPr="00725372">
        <w:rPr>
          <w:lang w:val="en-GB"/>
        </w:rPr>
        <w:t xml:space="preserve"> (</w:t>
      </w:r>
      <w:r w:rsidRPr="00725372">
        <w:rPr>
          <w:rStyle w:val="AAReferencedChar"/>
        </w:rPr>
        <w:t>§</w:t>
      </w:r>
      <w:r w:rsidRPr="00725372">
        <w:rPr>
          <w:rStyle w:val="AAReferencedChar"/>
        </w:rPr>
        <w:fldChar w:fldCharType="begin"/>
      </w:r>
      <w:r w:rsidRPr="00725372">
        <w:rPr>
          <w:rStyle w:val="AAReferencedChar"/>
        </w:rPr>
        <w:instrText xml:space="preserve"> REF _Ref190779284 \h  \* MERGEFORMAT </w:instrText>
      </w:r>
      <w:r w:rsidRPr="00725372">
        <w:rPr>
          <w:rStyle w:val="AAReferencedChar"/>
        </w:rPr>
      </w:r>
      <w:r w:rsidRPr="00725372">
        <w:rPr>
          <w:rStyle w:val="AAReferencedChar"/>
        </w:rPr>
        <w:fldChar w:fldCharType="separate"/>
      </w:r>
      <w:r w:rsidR="00711812" w:rsidRPr="00711812">
        <w:rPr>
          <w:rStyle w:val="AAReferencedChar"/>
        </w:rPr>
        <w:t>AD 7</w:t>
      </w:r>
      <w:r w:rsidRPr="00725372">
        <w:rPr>
          <w:rStyle w:val="AAReferencedChar"/>
        </w:rPr>
        <w:fldChar w:fldCharType="end"/>
      </w:r>
      <w:r w:rsidRPr="00725372">
        <w:rPr>
          <w:lang w:val="en-GB"/>
        </w:rPr>
        <w:t>).</w:t>
      </w:r>
      <w:bookmarkEnd w:id="3968"/>
    </w:p>
    <w:p w14:paraId="0ADDB118" w14:textId="7A2B1382" w:rsidR="007A1768" w:rsidRPr="007A1768" w:rsidRDefault="007A1768" w:rsidP="007A1768">
      <w:pPr>
        <w:pStyle w:val="SysReq1"/>
        <w:rPr>
          <w:lang w:val="en-GB"/>
        </w:rPr>
      </w:pPr>
      <w:bookmarkStart w:id="3969" w:name="_Toc198519523"/>
      <w:commentRangeStart w:id="3970"/>
      <w:r>
        <w:rPr>
          <w:lang w:val="en-GB"/>
        </w:rPr>
        <w:t>The Contractor</w:t>
      </w:r>
      <w:r w:rsidRPr="00725372">
        <w:rPr>
          <w:lang w:val="en-GB"/>
        </w:rPr>
        <w:t xml:space="preserve"> shall provide to SCK CEN </w:t>
      </w:r>
      <w:r>
        <w:rPr>
          <w:lang w:val="en-GB"/>
        </w:rPr>
        <w:t>a proposal</w:t>
      </w:r>
      <w:r w:rsidRPr="00725372">
        <w:rPr>
          <w:lang w:val="en-GB"/>
        </w:rPr>
        <w:t xml:space="preserve"> for UPS</w:t>
      </w:r>
      <w:r>
        <w:rPr>
          <w:lang w:val="en-GB"/>
        </w:rPr>
        <w:t xml:space="preserve"> backup power</w:t>
      </w:r>
      <w:r w:rsidRPr="00725372">
        <w:rPr>
          <w:lang w:val="en-GB"/>
        </w:rPr>
        <w:t xml:space="preserve"> in case of loss of electricity to supply HMI</w:t>
      </w:r>
      <w:r>
        <w:rPr>
          <w:lang w:val="en-GB"/>
        </w:rPr>
        <w:t>, PLCs, network, digital inputs</w:t>
      </w:r>
      <w:r w:rsidRPr="00725372">
        <w:rPr>
          <w:lang w:val="en-GB"/>
        </w:rPr>
        <w:t xml:space="preserve">. </w:t>
      </w:r>
      <w:r>
        <w:rPr>
          <w:lang w:val="en-GB"/>
        </w:rPr>
        <w:t xml:space="preserve">Centrally managed UPS backup power is provided by </w:t>
      </w:r>
      <w:r>
        <w:t>SCK CEN</w:t>
      </w:r>
      <w:del w:id="3971" w:author="Dekempeneer Erik" w:date="2025-04-25T13:40:00Z">
        <w:r w:rsidDel="00CC309F">
          <w:delText xml:space="preserve"> NFS scope</w:delText>
        </w:r>
      </w:del>
      <w:r>
        <w:t>.</w:t>
      </w:r>
      <w:bookmarkEnd w:id="3969"/>
    </w:p>
    <w:p w14:paraId="7DD0937A" w14:textId="0509E20D" w:rsidR="006532C2" w:rsidRPr="00725372" w:rsidRDefault="006532C2" w:rsidP="006532C2">
      <w:pPr>
        <w:pStyle w:val="SysReq1"/>
        <w:rPr>
          <w:lang w:val="en-GB"/>
        </w:rPr>
      </w:pPr>
      <w:bookmarkStart w:id="3972" w:name="_Ref184113470"/>
      <w:bookmarkStart w:id="3973" w:name="_Toc198519524"/>
      <w:r w:rsidRPr="00725372">
        <w:rPr>
          <w:lang w:val="en-GB"/>
        </w:rPr>
        <w:t xml:space="preserve">A list of sensors and transmitters to be powered by UPS shall be proposed by the </w:t>
      </w:r>
      <w:r>
        <w:rPr>
          <w:lang w:val="en-GB"/>
        </w:rPr>
        <w:t>Contractor</w:t>
      </w:r>
      <w:r w:rsidRPr="00725372">
        <w:rPr>
          <w:lang w:val="en-GB"/>
        </w:rPr>
        <w:t xml:space="preserve"> and </w:t>
      </w:r>
      <w:r>
        <w:rPr>
          <w:lang w:val="en-GB"/>
        </w:rPr>
        <w:t>subject to approval</w:t>
      </w:r>
      <w:r w:rsidRPr="00725372">
        <w:rPr>
          <w:lang w:val="en-GB"/>
        </w:rPr>
        <w:t xml:space="preserve"> by SCK CEN, based on a risk analysis of the relevant signals by the </w:t>
      </w:r>
      <w:r>
        <w:rPr>
          <w:lang w:val="en-GB"/>
        </w:rPr>
        <w:t>Contractor</w:t>
      </w:r>
      <w:r w:rsidRPr="00725372">
        <w:rPr>
          <w:lang w:val="en-GB"/>
        </w:rPr>
        <w:t>.</w:t>
      </w:r>
      <w:bookmarkEnd w:id="3972"/>
      <w:r w:rsidR="004C38AA">
        <w:rPr>
          <w:lang w:val="en-GB"/>
        </w:rPr>
        <w:t xml:space="preserve"> This allows </w:t>
      </w:r>
      <w:r w:rsidR="004C38AA">
        <w:t xml:space="preserve">SCK CEN </w:t>
      </w:r>
      <w:del w:id="3974" w:author="Dekempeneer Erik" w:date="2025-04-25T13:40:00Z">
        <w:r w:rsidR="004C38AA" w:rsidDel="00CC309F">
          <w:delText xml:space="preserve">NFS </w:delText>
        </w:r>
      </w:del>
      <w:r w:rsidR="004C38AA">
        <w:t>to dimension the centrally managed UPS and to provide the required backup power.</w:t>
      </w:r>
      <w:commentRangeEnd w:id="3970"/>
      <w:r w:rsidR="00B05697">
        <w:rPr>
          <w:rStyle w:val="CommentReference"/>
          <w:lang w:val="en-GB"/>
        </w:rPr>
        <w:commentReference w:id="3970"/>
      </w:r>
      <w:bookmarkEnd w:id="3973"/>
    </w:p>
    <w:p w14:paraId="216C6EB1" w14:textId="6CD58E98" w:rsidR="006532C2" w:rsidRPr="006532C2" w:rsidRDefault="006532C2" w:rsidP="006532C2">
      <w:pPr>
        <w:pStyle w:val="SysReq1"/>
        <w:rPr>
          <w:lang w:val="en-GB"/>
        </w:rPr>
      </w:pPr>
      <w:bookmarkStart w:id="3975" w:name="_Toc198519525"/>
      <w:r w:rsidRPr="00725372">
        <w:rPr>
          <w:lang w:val="en-GB"/>
        </w:rPr>
        <w:t xml:space="preserve">Where the </w:t>
      </w:r>
      <w:r w:rsidR="00A156C9">
        <w:rPr>
          <w:lang w:val="en-GB"/>
        </w:rPr>
        <w:t>QPLANT</w:t>
      </w:r>
      <w:commentRangeStart w:id="3976"/>
      <w:commentRangeStart w:id="3977"/>
      <w:r w:rsidRPr="00725372">
        <w:rPr>
          <w:lang w:val="en-GB"/>
        </w:rPr>
        <w:t xml:space="preserve"> </w:t>
      </w:r>
      <w:commentRangeEnd w:id="3976"/>
      <w:r>
        <w:rPr>
          <w:rStyle w:val="CommentReference"/>
          <w:lang w:val="en-GB"/>
        </w:rPr>
        <w:commentReference w:id="3976"/>
      </w:r>
      <w:commentRangeEnd w:id="3977"/>
      <w:r w:rsidR="004C38AA">
        <w:rPr>
          <w:rStyle w:val="CommentReference"/>
          <w:lang w:val="en-GB"/>
        </w:rPr>
        <w:commentReference w:id="3977"/>
      </w:r>
      <w:r w:rsidRPr="00725372">
        <w:rPr>
          <w:lang w:val="en-GB"/>
        </w:rPr>
        <w:t>has high power or high voltage components, the Systems embedded controls electronics shall be powered with a</w:t>
      </w:r>
      <w:r>
        <w:rPr>
          <w:lang w:val="en-GB"/>
        </w:rPr>
        <w:t xml:space="preserve"> segregated AC power interface.</w:t>
      </w:r>
      <w:bookmarkEnd w:id="3975"/>
    </w:p>
    <w:p w14:paraId="6EE541C9" w14:textId="68643F97" w:rsidR="00D86B0D" w:rsidRPr="00725372" w:rsidRDefault="00D86B0D" w:rsidP="00D86B0D">
      <w:pPr>
        <w:pStyle w:val="Heading3numbered"/>
      </w:pPr>
      <w:bookmarkStart w:id="3978" w:name="_Ref190780127"/>
      <w:bookmarkStart w:id="3979" w:name="_Toc198518412"/>
      <w:r w:rsidRPr="00725372">
        <w:t xml:space="preserve">Interfaces with the </w:t>
      </w:r>
      <w:r w:rsidR="00D54FCC" w:rsidRPr="00725372">
        <w:t>Water-Cooling</w:t>
      </w:r>
      <w:r w:rsidRPr="00725372">
        <w:t xml:space="preserve"> Loop</w:t>
      </w:r>
      <w:bookmarkEnd w:id="3978"/>
      <w:bookmarkEnd w:id="3979"/>
    </w:p>
    <w:p w14:paraId="147B7D81" w14:textId="77777777" w:rsidR="00F53F45" w:rsidRPr="00725372" w:rsidRDefault="00F53F45" w:rsidP="00F53F45">
      <w:r w:rsidRPr="00725372">
        <w:t>Cooling water (mixture with 40 % of propylene glycol) in the compressor room for the warm compressors and in the cold box room for rotating machines (turbines, cold compressors, pumping system) will be provided by SCK CEN site at one point (supply and return) in each building at the dedicated technical rooms (Compressor Room and Cold Box Room).</w:t>
      </w:r>
    </w:p>
    <w:p w14:paraId="3E79456E" w14:textId="608A6E0A" w:rsidR="00F53F45" w:rsidRDefault="00F53F45" w:rsidP="00F53F45">
      <w:pPr>
        <w:rPr>
          <w:ins w:id="3980" w:author="Dekempeneer Erik" w:date="2025-04-25T13:46:00Z"/>
        </w:rPr>
      </w:pPr>
      <w:r w:rsidRPr="00725372">
        <w:t>According to expected temperature difference of 10°C on cooling water circuits, the associated mass flow rate will be maximum 100 m3/h for compressor cooling and 10 m3/h for cold box cooling.</w:t>
      </w:r>
    </w:p>
    <w:p w14:paraId="1CEDF2A8" w14:textId="191E0D2A" w:rsidR="00A8415C" w:rsidRPr="00725372" w:rsidRDefault="00A8415C" w:rsidP="00F53F45">
      <w:moveToRangeStart w:id="3981" w:author="Dekempeneer Erik" w:date="2025-04-25T13:46:00Z" w:name="move196481189"/>
      <w:moveTo w:id="3982" w:author="Dekempeneer Erik" w:date="2025-04-25T13:46:00Z">
        <w:r w:rsidRPr="00725372">
          <w:t>The nominal cooling water temperature supply is 27°C (+/- 2°C) with a temperature difference around 10°C (T</w:t>
        </w:r>
        <w:r w:rsidRPr="00482302">
          <w:rPr>
            <w:vertAlign w:val="subscript"/>
          </w:rPr>
          <w:t>return</w:t>
        </w:r>
        <w:r w:rsidRPr="00725372">
          <w:t>-T</w:t>
        </w:r>
        <w:r w:rsidRPr="00482302">
          <w:rPr>
            <w:vertAlign w:val="subscript"/>
          </w:rPr>
          <w:t>supply</w:t>
        </w:r>
        <w:r w:rsidRPr="00725372">
          <w:t>). The Maximum temperature supply is 29 °C.</w:t>
        </w:r>
      </w:moveTo>
      <w:moveToRangeEnd w:id="3981"/>
    </w:p>
    <w:p w14:paraId="6C02F6A1" w14:textId="16829637" w:rsidR="00F53F45" w:rsidRPr="00725372" w:rsidRDefault="00F53F45" w:rsidP="00F53F45">
      <w:pPr>
        <w:pStyle w:val="SysReq1"/>
        <w:rPr>
          <w:lang w:val="en-GB"/>
        </w:rPr>
      </w:pPr>
      <w:bookmarkStart w:id="3983" w:name="_Toc198519526"/>
      <w:commentRangeStart w:id="3984"/>
      <w:commentRangeStart w:id="3985"/>
      <w:r w:rsidRPr="00725372">
        <w:rPr>
          <w:lang w:val="en-GB"/>
        </w:rPr>
        <w:t xml:space="preserve">The </w:t>
      </w:r>
      <w:r w:rsidR="00CB1438">
        <w:rPr>
          <w:lang w:val="en-GB"/>
        </w:rPr>
        <w:t>Contractor</w:t>
      </w:r>
      <w:r w:rsidRPr="00725372">
        <w:rPr>
          <w:lang w:val="en-GB"/>
        </w:rPr>
        <w:t xml:space="preserve"> shall provide the cooling water expected consumption at the end of the </w:t>
      </w:r>
      <w:r w:rsidR="00D54FCC">
        <w:rPr>
          <w:lang w:val="en-GB"/>
        </w:rPr>
        <w:t>Conceptual D</w:t>
      </w:r>
      <w:r w:rsidRPr="00725372">
        <w:rPr>
          <w:lang w:val="en-GB"/>
        </w:rPr>
        <w:t xml:space="preserve">esign phase. </w:t>
      </w:r>
      <w:commentRangeEnd w:id="3984"/>
      <w:r w:rsidR="00EE1FFD">
        <w:rPr>
          <w:rStyle w:val="CommentReference"/>
          <w:lang w:val="en-GB"/>
        </w:rPr>
        <w:commentReference w:id="3984"/>
      </w:r>
      <w:commentRangeEnd w:id="3985"/>
      <w:r w:rsidR="006814D5">
        <w:rPr>
          <w:rStyle w:val="CommentReference"/>
          <w:lang w:val="en-GB"/>
        </w:rPr>
        <w:commentReference w:id="3985"/>
      </w:r>
      <w:bookmarkEnd w:id="3983"/>
    </w:p>
    <w:p w14:paraId="71A3A130" w14:textId="5206F993" w:rsidR="00F53F45" w:rsidRPr="00725372" w:rsidRDefault="00F53F45" w:rsidP="00F53F45">
      <w:pPr>
        <w:pStyle w:val="SysReq1"/>
        <w:rPr>
          <w:lang w:val="en-GB"/>
        </w:rPr>
      </w:pPr>
      <w:bookmarkStart w:id="3986" w:name="_Toc198519527"/>
      <w:r w:rsidRPr="00725372">
        <w:rPr>
          <w:lang w:val="en-GB"/>
        </w:rPr>
        <w:lastRenderedPageBreak/>
        <w:t xml:space="preserve">The </w:t>
      </w:r>
      <w:r w:rsidR="00CB1438">
        <w:rPr>
          <w:lang w:val="en-GB"/>
        </w:rPr>
        <w:t>Contractor</w:t>
      </w:r>
      <w:r w:rsidRPr="00725372">
        <w:rPr>
          <w:lang w:val="en-GB"/>
        </w:rPr>
        <w:t xml:space="preserve"> shall distribute the cooling water inside the dedicated technical rooms to the different </w:t>
      </w:r>
      <w:r w:rsidR="00A156C9">
        <w:rPr>
          <w:lang w:val="en-GB"/>
        </w:rPr>
        <w:t>QPLANT</w:t>
      </w:r>
      <w:r w:rsidRPr="00725372">
        <w:rPr>
          <w:lang w:val="en-GB"/>
        </w:rPr>
        <w:t xml:space="preserve"> users. The scheme of the cooling water distribution in the buildings shall be </w:t>
      </w:r>
      <w:r w:rsidR="002F70A5">
        <w:rPr>
          <w:lang w:val="en-GB"/>
        </w:rPr>
        <w:t>subject to approval</w:t>
      </w:r>
      <w:r w:rsidR="002F70A5" w:rsidRPr="00725372">
        <w:rPr>
          <w:lang w:val="en-GB"/>
        </w:rPr>
        <w:t xml:space="preserve"> </w:t>
      </w:r>
      <w:r w:rsidRPr="00725372">
        <w:rPr>
          <w:lang w:val="en-GB"/>
        </w:rPr>
        <w:t xml:space="preserve">by </w:t>
      </w:r>
      <w:r w:rsidR="00CB1438" w:rsidRPr="00F2140D">
        <w:rPr>
          <w:lang w:val="en-GB"/>
        </w:rPr>
        <w:t>SCK CEN</w:t>
      </w:r>
      <w:r w:rsidRPr="00725372">
        <w:rPr>
          <w:lang w:val="en-GB"/>
        </w:rPr>
        <w:t>.</w:t>
      </w:r>
      <w:bookmarkEnd w:id="3986"/>
      <w:r w:rsidRPr="00725372">
        <w:rPr>
          <w:lang w:val="en-GB"/>
        </w:rPr>
        <w:t xml:space="preserve"> </w:t>
      </w:r>
    </w:p>
    <w:p w14:paraId="50F13DA9" w14:textId="50F07657" w:rsidR="00F53F45" w:rsidRPr="00725372" w:rsidRDefault="00F53F45" w:rsidP="00F53F45">
      <w:pPr>
        <w:pStyle w:val="SysReq1"/>
        <w:rPr>
          <w:lang w:val="en-GB"/>
        </w:rPr>
      </w:pPr>
      <w:bookmarkStart w:id="3987" w:name="_Toc198519528"/>
      <w:r w:rsidRPr="00725372">
        <w:rPr>
          <w:lang w:val="en-GB"/>
        </w:rPr>
        <w:t xml:space="preserve">The </w:t>
      </w:r>
      <w:r w:rsidR="00CB1438">
        <w:rPr>
          <w:lang w:val="en-GB"/>
        </w:rPr>
        <w:t>Contractor</w:t>
      </w:r>
      <w:r w:rsidRPr="00725372">
        <w:rPr>
          <w:lang w:val="en-GB"/>
        </w:rPr>
        <w:t xml:space="preserve"> shall install the necessary instrumentation and additional control elements where required to measure/control temperature, pressure and mass flow rate of the cooling water loops.</w:t>
      </w:r>
      <w:bookmarkEnd w:id="3987"/>
      <w:r w:rsidRPr="00725372">
        <w:rPr>
          <w:lang w:val="en-GB"/>
        </w:rPr>
        <w:t xml:space="preserve"> </w:t>
      </w:r>
    </w:p>
    <w:p w14:paraId="58D61AA4" w14:textId="477E9EBD" w:rsidR="00F53F45" w:rsidRPr="00725372" w:rsidRDefault="006814D5" w:rsidP="00C46584">
      <w:pPr>
        <w:pStyle w:val="SysReq1"/>
      </w:pPr>
      <w:bookmarkStart w:id="3988" w:name="_Toc198519529"/>
      <w:r>
        <w:rPr>
          <w:lang w:val="en-GB"/>
        </w:rPr>
        <w:t>The Contractor shall  provide l</w:t>
      </w:r>
      <w:r w:rsidRPr="00725372">
        <w:rPr>
          <w:lang w:val="en-GB"/>
        </w:rPr>
        <w:t xml:space="preserve">ocal </w:t>
      </w:r>
      <w:r w:rsidR="00F53F45" w:rsidRPr="00725372">
        <w:rPr>
          <w:lang w:val="en-GB"/>
        </w:rPr>
        <w:t xml:space="preserve">drains considering that the draining of cooling water is a glycol type waste, </w:t>
      </w:r>
      <w:r>
        <w:rPr>
          <w:lang w:val="en-GB"/>
        </w:rPr>
        <w:t xml:space="preserve">and </w:t>
      </w:r>
      <w:r w:rsidR="00F53F45" w:rsidRPr="00725372">
        <w:rPr>
          <w:lang w:val="en-GB"/>
        </w:rPr>
        <w:t xml:space="preserve">therefore </w:t>
      </w:r>
      <w:r>
        <w:rPr>
          <w:lang w:val="en-GB"/>
        </w:rPr>
        <w:t xml:space="preserve">needs to be </w:t>
      </w:r>
      <w:r w:rsidR="00F53F45" w:rsidRPr="00725372">
        <w:rPr>
          <w:lang w:val="en-GB"/>
        </w:rPr>
        <w:t>connect</w:t>
      </w:r>
      <w:r>
        <w:rPr>
          <w:lang w:val="en-GB"/>
        </w:rPr>
        <w:t>ed to the SCK CEN PS03 system</w:t>
      </w:r>
      <w:r w:rsidR="00F53F45" w:rsidRPr="00725372">
        <w:rPr>
          <w:lang w:val="en-GB"/>
        </w:rPr>
        <w:t>.</w:t>
      </w:r>
      <w:bookmarkEnd w:id="3988"/>
      <w:r w:rsidR="00482302">
        <w:rPr>
          <w:lang w:val="en-GB"/>
        </w:rPr>
        <w:t xml:space="preserve"> </w:t>
      </w:r>
      <w:moveFromRangeStart w:id="3989" w:author="Dekempeneer Erik" w:date="2025-04-25T13:46:00Z" w:name="move196481189"/>
      <w:moveFrom w:id="3990" w:author="Dekempeneer Erik" w:date="2025-04-25T13:46:00Z">
        <w:r w:rsidR="00F53F45" w:rsidRPr="00725372" w:rsidDel="00A8415C">
          <w:t>The nominal cooling water temperature supply is 27°C (+/- 2°C) with a temperature difference around 10°C (T</w:t>
        </w:r>
        <w:r w:rsidR="00F53F45" w:rsidRPr="00482302" w:rsidDel="00A8415C">
          <w:rPr>
            <w:vertAlign w:val="subscript"/>
          </w:rPr>
          <w:t>return</w:t>
        </w:r>
        <w:r w:rsidR="00F53F45" w:rsidRPr="00725372" w:rsidDel="00A8415C">
          <w:t>-T</w:t>
        </w:r>
        <w:r w:rsidR="00F53F45" w:rsidRPr="00482302" w:rsidDel="00A8415C">
          <w:rPr>
            <w:vertAlign w:val="subscript"/>
          </w:rPr>
          <w:t>supply</w:t>
        </w:r>
        <w:r w:rsidR="00F53F45" w:rsidRPr="00725372" w:rsidDel="00A8415C">
          <w:t>). The Maximum temperature supply is 29 °C.</w:t>
        </w:r>
      </w:moveFrom>
      <w:moveFromRangeEnd w:id="3989"/>
    </w:p>
    <w:p w14:paraId="3AB6E392" w14:textId="63767AB9" w:rsidR="00F53F45" w:rsidRPr="00725372" w:rsidRDefault="00F53F45">
      <w:pPr>
        <w:spacing w:after="160" w:line="259" w:lineRule="auto"/>
        <w:jc w:val="left"/>
        <w:rPr>
          <w:rFonts w:eastAsia="Times New Roman"/>
          <w:color w:val="984A9C"/>
          <w:sz w:val="22"/>
        </w:rPr>
      </w:pPr>
    </w:p>
    <w:p w14:paraId="2D09BA29" w14:textId="56093804" w:rsidR="00F53F45" w:rsidRPr="00725372" w:rsidRDefault="00F53F45" w:rsidP="00F53F45">
      <w:pPr>
        <w:pStyle w:val="Heading3numbered"/>
      </w:pPr>
      <w:bookmarkStart w:id="3991" w:name="_Toc198518413"/>
      <w:r w:rsidRPr="00725372">
        <w:t>Interfaces with instrument air System</w:t>
      </w:r>
      <w:bookmarkEnd w:id="3991"/>
    </w:p>
    <w:p w14:paraId="693770D0" w14:textId="76BE8DFB" w:rsidR="00F53F45" w:rsidRPr="00725372" w:rsidRDefault="00F53F45" w:rsidP="00F53F45">
      <w:r w:rsidRPr="00725372">
        <w:t xml:space="preserve">Instrument air in the compressor room and in the cold box will be provided by SCK CEN site at one point in each building at the dedicated technical rooms (Compressor and cold box room). Instrument air pressure will be around 9 bar with a dew point lower than -40 °C. For the </w:t>
      </w:r>
      <w:r w:rsidR="00A156C9">
        <w:t>QPLANT</w:t>
      </w:r>
      <w:r w:rsidRPr="00725372">
        <w:t>, a maximum of 50 Nm</w:t>
      </w:r>
      <w:r w:rsidRPr="00725372">
        <w:rPr>
          <w:vertAlign w:val="superscript"/>
        </w:rPr>
        <w:t>3</w:t>
      </w:r>
      <w:r w:rsidRPr="00725372">
        <w:t>/h of compressed air will be available.</w:t>
      </w:r>
    </w:p>
    <w:p w14:paraId="79F6A19A" w14:textId="442A983B" w:rsidR="00F53F45" w:rsidRPr="00725372" w:rsidRDefault="00F53F45" w:rsidP="00F53F45">
      <w:pPr>
        <w:pStyle w:val="SysReq1"/>
        <w:rPr>
          <w:lang w:val="en-GB"/>
        </w:rPr>
      </w:pPr>
      <w:bookmarkStart w:id="3992" w:name="_Toc198519530"/>
      <w:r w:rsidRPr="00725372">
        <w:rPr>
          <w:lang w:val="en-GB"/>
        </w:rPr>
        <w:t xml:space="preserve">The </w:t>
      </w:r>
      <w:r w:rsidR="00CB1438">
        <w:rPr>
          <w:lang w:val="en-GB"/>
        </w:rPr>
        <w:t>Contractor</w:t>
      </w:r>
      <w:r w:rsidRPr="00725372">
        <w:rPr>
          <w:lang w:val="en-GB"/>
        </w:rPr>
        <w:t xml:space="preserve"> shall provide the compressed air needs at the end of the </w:t>
      </w:r>
      <w:r w:rsidR="002F70A5">
        <w:rPr>
          <w:lang w:val="en-GB"/>
        </w:rPr>
        <w:t>Conceptual Design</w:t>
      </w:r>
      <w:r w:rsidRPr="00725372">
        <w:rPr>
          <w:lang w:val="en-GB"/>
        </w:rPr>
        <w:t xml:space="preserve"> phase.</w:t>
      </w:r>
      <w:bookmarkEnd w:id="3992"/>
      <w:r w:rsidRPr="00725372">
        <w:rPr>
          <w:lang w:val="en-GB"/>
        </w:rPr>
        <w:t xml:space="preserve"> </w:t>
      </w:r>
    </w:p>
    <w:p w14:paraId="1F67C710" w14:textId="19354BBC" w:rsidR="00F53F45" w:rsidRPr="00725372" w:rsidRDefault="00F53F45" w:rsidP="00F53F45">
      <w:pPr>
        <w:pStyle w:val="SysReq1"/>
        <w:rPr>
          <w:lang w:val="en-GB"/>
        </w:rPr>
      </w:pPr>
      <w:bookmarkStart w:id="3993" w:name="_Toc198519531"/>
      <w:r w:rsidRPr="00725372">
        <w:rPr>
          <w:lang w:val="en-GB"/>
        </w:rPr>
        <w:t xml:space="preserve">The </w:t>
      </w:r>
      <w:r w:rsidR="00CB1438">
        <w:rPr>
          <w:lang w:val="en-GB"/>
        </w:rPr>
        <w:t>Contractor</w:t>
      </w:r>
      <w:r w:rsidRPr="00725372">
        <w:rPr>
          <w:lang w:val="en-GB"/>
        </w:rPr>
        <w:t xml:space="preserve"> shall distribute the compressed air inside the dedicated technical rooms to the different </w:t>
      </w:r>
      <w:r w:rsidR="00A156C9">
        <w:rPr>
          <w:lang w:val="en-GB"/>
        </w:rPr>
        <w:t>QPLANT</w:t>
      </w:r>
      <w:r w:rsidRPr="00725372">
        <w:rPr>
          <w:lang w:val="en-GB"/>
        </w:rPr>
        <w:t xml:space="preserve"> users. The scheme of the compressed air distribution shall be submitted to </w:t>
      </w:r>
      <w:r w:rsidR="00AE5F62" w:rsidRPr="00F2140D">
        <w:rPr>
          <w:lang w:val="en-GB"/>
        </w:rPr>
        <w:t>SCK CEN</w:t>
      </w:r>
      <w:r w:rsidRPr="00725372">
        <w:rPr>
          <w:lang w:val="en-GB"/>
        </w:rPr>
        <w:t>’s approval.</w:t>
      </w:r>
      <w:bookmarkEnd w:id="3993"/>
    </w:p>
    <w:p w14:paraId="3B16594F" w14:textId="2568DC2D" w:rsidR="00442533" w:rsidRDefault="00027E03" w:rsidP="00EE5517">
      <w:pPr>
        <w:pStyle w:val="Heading3numbered"/>
        <w:rPr>
          <w:ins w:id="3994" w:author="Bonthuys Gerkotze" w:date="2025-04-24T17:49:00Z"/>
        </w:rPr>
      </w:pPr>
      <w:bookmarkStart w:id="3995" w:name="_Toc198518414"/>
      <w:ins w:id="3996" w:author="Bonthuys Gerkotze" w:date="2025-04-24T15:16:00Z">
        <w:r>
          <w:t>Interfaces with HVAC</w:t>
        </w:r>
      </w:ins>
      <w:bookmarkEnd w:id="3995"/>
    </w:p>
    <w:p w14:paraId="22ABF345" w14:textId="118CE251" w:rsidR="00F038E3" w:rsidRPr="00211318" w:rsidRDefault="00F038E3" w:rsidP="00EE5517">
      <w:pPr>
        <w:pStyle w:val="SysReq1"/>
        <w:numPr>
          <w:ilvl w:val="0"/>
          <w:numId w:val="0"/>
        </w:numPr>
        <w:rPr>
          <w:ins w:id="3997" w:author="Bonthuys Gerkotze" w:date="2025-04-24T20:35:00Z"/>
          <w:highlight w:val="yellow"/>
        </w:rPr>
      </w:pPr>
      <w:bookmarkStart w:id="3998" w:name="_Toc195629625"/>
    </w:p>
    <w:p w14:paraId="39A07163" w14:textId="070B3ED6" w:rsidR="00F038E3" w:rsidRPr="005409E0" w:rsidRDefault="00F038E3" w:rsidP="00EE5517">
      <w:pPr>
        <w:pStyle w:val="SysReq1"/>
        <w:tabs>
          <w:tab w:val="num" w:pos="2714"/>
        </w:tabs>
        <w:ind w:left="2714"/>
        <w:rPr>
          <w:ins w:id="3999" w:author="Bonthuys Gerkotze" w:date="2025-04-24T20:35:00Z"/>
          <w:lang w:val="en-GB"/>
        </w:rPr>
      </w:pPr>
      <w:bookmarkStart w:id="4000" w:name="_Toc195629619"/>
      <w:bookmarkStart w:id="4001" w:name="_Toc198519532"/>
      <w:ins w:id="4002" w:author="Bonthuys Gerkotze" w:date="2025-04-24T20:35:00Z">
        <w:r w:rsidRPr="005409E0">
          <w:rPr>
            <w:lang w:val="en-GB"/>
          </w:rPr>
          <w:t>The Contractor shall provide a quantitative analysis of heat dissipation to the HVAC system covering:</w:t>
        </w:r>
        <w:bookmarkEnd w:id="4000"/>
        <w:bookmarkEnd w:id="4001"/>
      </w:ins>
    </w:p>
    <w:p w14:paraId="5B2ABC34" w14:textId="4668901A" w:rsidR="00F038E3" w:rsidRPr="005409E0" w:rsidRDefault="00F038E3" w:rsidP="001C6DC5">
      <w:pPr>
        <w:pStyle w:val="SysReq1"/>
        <w:numPr>
          <w:ilvl w:val="3"/>
          <w:numId w:val="57"/>
        </w:numPr>
        <w:rPr>
          <w:ins w:id="4003" w:author="Bonthuys Gerkotze" w:date="2025-04-24T20:35:00Z"/>
          <w:lang w:val="en-GB"/>
        </w:rPr>
      </w:pPr>
      <w:bookmarkStart w:id="4004" w:name="_Toc195629620"/>
      <w:bookmarkStart w:id="4005" w:name="_Toc198519533"/>
      <w:ins w:id="4006" w:author="Bonthuys Gerkotze" w:date="2025-04-24T20:35:00Z">
        <w:r w:rsidRPr="005409E0">
          <w:rPr>
            <w:lang w:val="en-GB"/>
          </w:rPr>
          <w:t>Heat load to room and cooling air (in kW)</w:t>
        </w:r>
      </w:ins>
      <w:ins w:id="4007" w:author="Bonthuys Gerkotze" w:date="2025-04-24T20:36:00Z">
        <w:r>
          <w:rPr>
            <w:lang w:val="en-GB"/>
          </w:rPr>
          <w:t xml:space="preserve"> for steady state (24 and 30 QCELL) </w:t>
        </w:r>
      </w:ins>
      <w:ins w:id="4008" w:author="Bonthuys Gerkotze" w:date="2025-04-24T20:37:00Z">
        <w:r>
          <w:rPr>
            <w:lang w:val="en-GB"/>
          </w:rPr>
          <w:t>operational and standby</w:t>
        </w:r>
        <w:bookmarkEnd w:id="4004"/>
        <w:r>
          <w:rPr>
            <w:lang w:val="en-GB"/>
          </w:rPr>
          <w:t xml:space="preserve"> per room </w:t>
        </w:r>
      </w:ins>
      <w:ins w:id="4009" w:author="Bonthuys Gerkotze" w:date="2025-04-24T20:38:00Z">
        <w:r>
          <w:rPr>
            <w:lang w:val="en-GB"/>
          </w:rPr>
          <w:t>of WCS and QRB</w:t>
        </w:r>
      </w:ins>
      <w:ins w:id="4010" w:author="Bonthuys Gerkotze" w:date="2025-04-24T20:40:00Z">
        <w:r>
          <w:rPr>
            <w:lang w:val="en-GB"/>
          </w:rPr>
          <w:t>.</w:t>
        </w:r>
      </w:ins>
      <w:bookmarkEnd w:id="4005"/>
    </w:p>
    <w:p w14:paraId="1182FD8C" w14:textId="09165CBF" w:rsidR="00F038E3" w:rsidRPr="005409E0" w:rsidRDefault="00F038E3" w:rsidP="001C6DC5">
      <w:pPr>
        <w:pStyle w:val="SysReq1"/>
        <w:numPr>
          <w:ilvl w:val="3"/>
          <w:numId w:val="57"/>
        </w:numPr>
        <w:rPr>
          <w:ins w:id="4011" w:author="Bonthuys Gerkotze" w:date="2025-04-24T20:35:00Z"/>
          <w:lang w:val="en-GB"/>
        </w:rPr>
      </w:pPr>
      <w:bookmarkStart w:id="4012" w:name="_Toc195629621"/>
      <w:bookmarkStart w:id="4013" w:name="_Toc198519534"/>
      <w:ins w:id="4014" w:author="Bonthuys Gerkotze" w:date="2025-04-24T20:35:00Z">
        <w:r w:rsidRPr="005409E0">
          <w:rPr>
            <w:lang w:val="en-GB"/>
          </w:rPr>
          <w:t xml:space="preserve">Validation of </w:t>
        </w:r>
      </w:ins>
      <w:ins w:id="4015" w:author="Bonthuys Gerkotze" w:date="2025-04-24T20:41:00Z">
        <w:r>
          <w:rPr>
            <w:lang w:val="en-GB"/>
          </w:rPr>
          <w:t xml:space="preserve">SCK CEN provided </w:t>
        </w:r>
      </w:ins>
      <w:ins w:id="4016" w:author="Bonthuys Gerkotze" w:date="2025-04-24T20:35:00Z">
        <w:r w:rsidRPr="005409E0">
          <w:rPr>
            <w:lang w:val="en-GB"/>
          </w:rPr>
          <w:t>exhaust routing to designated HVAC intake points</w:t>
        </w:r>
      </w:ins>
      <w:ins w:id="4017" w:author="Bonthuys Gerkotze" w:date="2025-04-24T20:41:00Z">
        <w:r>
          <w:rPr>
            <w:lang w:val="en-GB"/>
          </w:rPr>
          <w:t xml:space="preserve"> during commissio</w:t>
        </w:r>
      </w:ins>
      <w:ins w:id="4018" w:author="Bonthuys Gerkotze" w:date="2025-04-24T20:42:00Z">
        <w:r>
          <w:rPr>
            <w:lang w:val="en-GB"/>
          </w:rPr>
          <w:t>ning and acceptance testing</w:t>
        </w:r>
      </w:ins>
      <w:ins w:id="4019" w:author="Bonthuys Gerkotze" w:date="2025-04-24T20:35:00Z">
        <w:r w:rsidRPr="005409E0">
          <w:rPr>
            <w:lang w:val="en-GB"/>
          </w:rPr>
          <w:t>.</w:t>
        </w:r>
        <w:bookmarkEnd w:id="4012"/>
        <w:bookmarkEnd w:id="4013"/>
      </w:ins>
    </w:p>
    <w:p w14:paraId="049AA9E8" w14:textId="77777777" w:rsidR="00F038E3" w:rsidRDefault="00442533" w:rsidP="00F038E3">
      <w:pPr>
        <w:pStyle w:val="SysReq1"/>
        <w:rPr>
          <w:ins w:id="4020" w:author="Bonthuys Gerkotze" w:date="2025-04-24T20:39:00Z"/>
          <w:lang w:eastAsia="fr-FR"/>
        </w:rPr>
      </w:pPr>
      <w:bookmarkStart w:id="4021" w:name="_Toc198519535"/>
      <w:bookmarkEnd w:id="3998"/>
      <w:commentRangeStart w:id="4022"/>
      <w:ins w:id="4023" w:author="Bonthuys Gerkotze" w:date="2025-04-24T17:49:00Z">
        <w:r w:rsidRPr="00AD608C">
          <w:rPr>
            <w:lang w:eastAsia="fr-FR"/>
          </w:rPr>
          <w:t xml:space="preserve">The Contractor shall ensure the integration of the HP compressor exhaust ducting with the </w:t>
        </w:r>
        <w:r>
          <w:rPr>
            <w:lang w:eastAsia="fr-FR"/>
          </w:rPr>
          <w:t>Compressor Room (WCS in CCB).</w:t>
        </w:r>
        <w:r w:rsidRPr="00AD608C">
          <w:rPr>
            <w:lang w:eastAsia="fr-FR"/>
          </w:rPr>
          <w:t xml:space="preserve"> </w:t>
        </w:r>
      </w:ins>
      <w:ins w:id="4024" w:author="Bonthuys Gerkotze" w:date="2025-04-24T20:39:00Z">
        <w:r w:rsidR="00F038E3">
          <w:rPr>
            <w:lang w:eastAsia="fr-FR"/>
          </w:rPr>
          <w:t>SCK CEN provides extraction from defined scope boundary.</w:t>
        </w:r>
        <w:bookmarkEnd w:id="4021"/>
      </w:ins>
    </w:p>
    <w:p w14:paraId="2855EA17" w14:textId="4E5F09F3" w:rsidR="00F038E3" w:rsidRDefault="00F038E3" w:rsidP="00F038E3">
      <w:pPr>
        <w:pStyle w:val="SysReq1"/>
        <w:numPr>
          <w:ilvl w:val="0"/>
          <w:numId w:val="0"/>
        </w:numPr>
        <w:ind w:left="1135"/>
        <w:rPr>
          <w:ins w:id="4025" w:author="Bonthuys Gerkotze" w:date="2025-04-24T20:42:00Z"/>
          <w:lang w:eastAsia="fr-FR"/>
        </w:rPr>
      </w:pPr>
      <w:bookmarkStart w:id="4026" w:name="_Toc198519536"/>
      <w:ins w:id="4027" w:author="Bonthuys Gerkotze" w:date="2025-04-24T20:40:00Z">
        <w:r>
          <w:rPr>
            <w:lang w:eastAsia="fr-FR"/>
          </w:rPr>
          <w:t xml:space="preserve">In the offer, the Applicant shall furnish interface </w:t>
        </w:r>
      </w:ins>
      <w:ins w:id="4028" w:author="Bonthuys Gerkotze" w:date="2025-04-24T20:42:00Z">
        <w:r>
          <w:rPr>
            <w:lang w:eastAsia="fr-FR"/>
          </w:rPr>
          <w:t>(HP compressor exhaust outlet</w:t>
        </w:r>
      </w:ins>
      <w:ins w:id="4029" w:author="Bonthuys Gerkotze" w:date="2025-04-24T20:43:00Z">
        <w:r>
          <w:rPr>
            <w:lang w:eastAsia="fr-FR"/>
          </w:rPr>
          <w:t>/terminal points) quantitative data (heat dissipation, flow rates, pressure drop, …)</w:t>
        </w:r>
      </w:ins>
      <w:bookmarkEnd w:id="4026"/>
    </w:p>
    <w:p w14:paraId="789A6F2D" w14:textId="37B7FC46" w:rsidR="00F038E3" w:rsidRDefault="00F038E3" w:rsidP="00EE5517">
      <w:pPr>
        <w:pStyle w:val="SysReq1"/>
        <w:numPr>
          <w:ilvl w:val="0"/>
          <w:numId w:val="0"/>
        </w:numPr>
        <w:ind w:left="1135"/>
        <w:rPr>
          <w:ins w:id="4030" w:author="Bonthuys Gerkotze" w:date="2025-04-24T20:39:00Z"/>
          <w:lang w:eastAsia="fr-FR"/>
        </w:rPr>
      </w:pPr>
      <w:ins w:id="4031" w:author="Bonthuys Gerkotze" w:date="2025-04-24T20:39:00Z">
        <w:r>
          <w:rPr>
            <w:lang w:eastAsia="fr-FR"/>
          </w:rPr>
          <w:br/>
        </w:r>
      </w:ins>
    </w:p>
    <w:p w14:paraId="6F426933" w14:textId="0347E7F6" w:rsidR="00442533" w:rsidRDefault="00442533" w:rsidP="00EE5517">
      <w:pPr>
        <w:pStyle w:val="SysReq1"/>
        <w:rPr>
          <w:ins w:id="4032" w:author="Bonthuys Gerkotze" w:date="2025-04-24T17:50:00Z"/>
          <w:lang w:eastAsia="fr-FR"/>
        </w:rPr>
      </w:pPr>
      <w:bookmarkStart w:id="4033" w:name="_Toc198519537"/>
      <w:ins w:id="4034" w:author="Bonthuys Gerkotze" w:date="2025-04-24T17:49:00Z">
        <w:r w:rsidRPr="00AD608C">
          <w:rPr>
            <w:lang w:eastAsia="fr-FR"/>
          </w:rPr>
          <w:lastRenderedPageBreak/>
          <w:t>HVAC system to allow for partial by-pass or heat injection during cold ambient conditions. The system shall be designed to minimize energy input while ensuring reliable operation.</w:t>
        </w:r>
        <w:bookmarkEnd w:id="4033"/>
        <w:r w:rsidRPr="00AD608C">
          <w:rPr>
            <w:lang w:eastAsia="fr-FR"/>
          </w:rPr>
          <w:t xml:space="preserve"> </w:t>
        </w:r>
      </w:ins>
    </w:p>
    <w:p w14:paraId="323E0072" w14:textId="71DE3237" w:rsidR="00442533" w:rsidRPr="00AD608C" w:rsidRDefault="00442533" w:rsidP="00EE5517">
      <w:pPr>
        <w:rPr>
          <w:ins w:id="4035" w:author="Bonthuys Gerkotze" w:date="2025-04-24T17:49:00Z"/>
          <w:lang w:eastAsia="fr-FR"/>
        </w:rPr>
      </w:pPr>
      <w:ins w:id="4036" w:author="Bonthuys Gerkotze" w:date="2025-04-24T17:50:00Z">
        <w:r>
          <w:rPr>
            <w:lang w:eastAsia="fr-FR"/>
          </w:rPr>
          <w:t>In the offer, The Applicant</w:t>
        </w:r>
      </w:ins>
      <w:ins w:id="4037" w:author="Bonthuys Gerkotze" w:date="2025-04-24T17:51:00Z">
        <w:r>
          <w:rPr>
            <w:lang w:eastAsia="fr-FR"/>
          </w:rPr>
          <w:t xml:space="preserve"> shall</w:t>
        </w:r>
      </w:ins>
      <w:ins w:id="4038" w:author="Bonthuys Gerkotze" w:date="2025-04-24T17:49:00Z">
        <w:r w:rsidRPr="00AD608C">
          <w:rPr>
            <w:lang w:eastAsia="fr-FR"/>
          </w:rPr>
          <w:t xml:space="preserve"> quantify flow rates, temperatures (maximum, nominal, minimum), and provide outlet dimensions and </w:t>
        </w:r>
      </w:ins>
      <w:ins w:id="4039" w:author="Bonthuys Gerkotze" w:date="2025-04-24T17:51:00Z">
        <w:r>
          <w:rPr>
            <w:lang w:eastAsia="fr-FR"/>
          </w:rPr>
          <w:t>fixed interface and terminal point definition</w:t>
        </w:r>
      </w:ins>
      <w:ins w:id="4040" w:author="Bonthuys Gerkotze" w:date="2025-04-24T17:49:00Z">
        <w:r w:rsidRPr="00AD608C">
          <w:rPr>
            <w:lang w:eastAsia="fr-FR"/>
          </w:rPr>
          <w:t>. The allowable pressure drop from the compressor to the outside shall be specified.</w:t>
        </w:r>
      </w:ins>
      <w:commentRangeEnd w:id="4022"/>
      <w:r w:rsidR="008F6D7E">
        <w:rPr>
          <w:rStyle w:val="CommentReference"/>
        </w:rPr>
        <w:commentReference w:id="4022"/>
      </w:r>
    </w:p>
    <w:p w14:paraId="54AD7452" w14:textId="77777777" w:rsidR="00442533" w:rsidRDefault="00442533" w:rsidP="00EE5517">
      <w:pPr>
        <w:rPr>
          <w:ins w:id="4041" w:author="Bonthuys Gerkotze" w:date="2025-04-24T15:16:00Z"/>
        </w:rPr>
      </w:pPr>
    </w:p>
    <w:p w14:paraId="6B4C78E4" w14:textId="09C4A63D" w:rsidR="00F53F45" w:rsidRPr="00725372" w:rsidRDefault="00F53F45" w:rsidP="00F53F45">
      <w:pPr>
        <w:pStyle w:val="Heading3numbered"/>
      </w:pPr>
      <w:bookmarkStart w:id="4042" w:name="_Toc198518415"/>
      <w:r w:rsidRPr="00725372">
        <w:t>Interfaces with the Vacuum System</w:t>
      </w:r>
      <w:bookmarkEnd w:id="4042"/>
    </w:p>
    <w:p w14:paraId="01C4B10C" w14:textId="3832A535" w:rsidR="00442533" w:rsidRDefault="00F53F45" w:rsidP="00F53F45">
      <w:pPr>
        <w:pStyle w:val="SysReq1"/>
        <w:rPr>
          <w:ins w:id="4043" w:author="Bonthuys Gerkotze" w:date="2025-04-24T17:57:00Z"/>
          <w:lang w:val="en-GB"/>
        </w:rPr>
      </w:pPr>
      <w:bookmarkStart w:id="4044" w:name="_Hlk196409599"/>
      <w:bookmarkStart w:id="4045" w:name="_Toc198519538"/>
      <w:r w:rsidRPr="00725372">
        <w:rPr>
          <w:lang w:val="en-GB"/>
        </w:rPr>
        <w:t>The exhaust of the vacuum system</w:t>
      </w:r>
      <w:ins w:id="4046" w:author="Bonthuys Gerkotze" w:date="2025-04-24T17:54:00Z">
        <w:r w:rsidR="00442533">
          <w:rPr>
            <w:lang w:val="en-GB"/>
          </w:rPr>
          <w:t>(s)</w:t>
        </w:r>
      </w:ins>
      <w:r w:rsidRPr="00725372">
        <w:rPr>
          <w:lang w:val="en-GB"/>
        </w:rPr>
        <w:t xml:space="preserve"> </w:t>
      </w:r>
      <w:ins w:id="4047" w:author="Bonthuys Gerkotze" w:date="2025-04-24T17:55:00Z">
        <w:r w:rsidR="00442533">
          <w:rPr>
            <w:lang w:val="en-GB"/>
          </w:rPr>
          <w:t>from</w:t>
        </w:r>
      </w:ins>
      <w:del w:id="4048" w:author="Bonthuys Gerkotze" w:date="2025-04-24T17:55:00Z">
        <w:r w:rsidRPr="00725372" w:rsidDel="00442533">
          <w:rPr>
            <w:lang w:val="en-GB"/>
          </w:rPr>
          <w:delText>in</w:delText>
        </w:r>
      </w:del>
      <w:r w:rsidRPr="00725372">
        <w:rPr>
          <w:lang w:val="en-GB"/>
        </w:rPr>
        <w:t xml:space="preserve"> the </w:t>
      </w:r>
      <w:r w:rsidR="00A156C9">
        <w:rPr>
          <w:lang w:val="en-GB"/>
        </w:rPr>
        <w:t>QPLANT</w:t>
      </w:r>
      <w:r w:rsidRPr="00725372">
        <w:rPr>
          <w:lang w:val="en-GB"/>
        </w:rPr>
        <w:t xml:space="preserve"> </w:t>
      </w:r>
      <w:ins w:id="4049" w:author="Bonthuys Gerkotze" w:date="2025-04-24T17:56:00Z">
        <w:r w:rsidR="00442533">
          <w:rPr>
            <w:lang w:val="en-GB"/>
          </w:rPr>
          <w:t xml:space="preserve">process </w:t>
        </w:r>
      </w:ins>
      <w:ins w:id="4050" w:author="Bonthuys Gerkotze" w:date="2025-04-24T17:54:00Z">
        <w:r w:rsidR="00442533">
          <w:rPr>
            <w:lang w:val="en-GB"/>
          </w:rPr>
          <w:t xml:space="preserve">rooms </w:t>
        </w:r>
      </w:ins>
      <w:del w:id="4051" w:author="Bonthuys Gerkotze" w:date="2025-04-24T17:56:00Z">
        <w:r w:rsidRPr="00725372" w:rsidDel="00442533">
          <w:rPr>
            <w:lang w:val="en-GB"/>
          </w:rPr>
          <w:delText xml:space="preserve">building </w:delText>
        </w:r>
      </w:del>
      <w:r w:rsidRPr="00725372">
        <w:rPr>
          <w:lang w:val="en-GB"/>
        </w:rPr>
        <w:t xml:space="preserve">shall be collected and vented outside the building. The location of these exhausts shall be </w:t>
      </w:r>
      <w:r w:rsidR="002F70A5">
        <w:rPr>
          <w:lang w:val="en-GB"/>
        </w:rPr>
        <w:t xml:space="preserve">subject </w:t>
      </w:r>
      <w:del w:id="4052" w:author="Bonthuys Gerkotze" w:date="2025-04-24T20:32:00Z">
        <w:r w:rsidR="002F70A5" w:rsidDel="00F038E3">
          <w:rPr>
            <w:lang w:val="en-GB"/>
          </w:rPr>
          <w:delText xml:space="preserve"> </w:delText>
        </w:r>
      </w:del>
      <w:r w:rsidR="002F70A5">
        <w:rPr>
          <w:lang w:val="en-GB"/>
        </w:rPr>
        <w:t>to approval</w:t>
      </w:r>
      <w:r w:rsidR="002F70A5" w:rsidRPr="00725372">
        <w:rPr>
          <w:lang w:val="en-GB"/>
        </w:rPr>
        <w:t xml:space="preserve"> </w:t>
      </w:r>
      <w:r w:rsidRPr="00725372">
        <w:rPr>
          <w:lang w:val="en-GB"/>
        </w:rPr>
        <w:t xml:space="preserve">by </w:t>
      </w:r>
      <w:r w:rsidR="00AE5F62" w:rsidRPr="00F2140D">
        <w:rPr>
          <w:lang w:val="en-GB"/>
        </w:rPr>
        <w:t>SCK CEN</w:t>
      </w:r>
      <w:r w:rsidRPr="00725372">
        <w:rPr>
          <w:lang w:val="en-GB"/>
        </w:rPr>
        <w:t>.</w:t>
      </w:r>
      <w:bookmarkEnd w:id="4045"/>
      <w:r w:rsidRPr="00725372">
        <w:rPr>
          <w:lang w:val="en-GB"/>
        </w:rPr>
        <w:t xml:space="preserve"> </w:t>
      </w:r>
    </w:p>
    <w:p w14:paraId="6FC6B8FD" w14:textId="57E575CC" w:rsidR="00F53F45" w:rsidRPr="00725372" w:rsidRDefault="00F038E3" w:rsidP="00EE5517">
      <w:pPr>
        <w:pStyle w:val="SysReq1"/>
        <w:numPr>
          <w:ilvl w:val="0"/>
          <w:numId w:val="0"/>
        </w:numPr>
        <w:rPr>
          <w:lang w:val="en-GB"/>
        </w:rPr>
      </w:pPr>
      <w:bookmarkStart w:id="4053" w:name="_Toc198519539"/>
      <w:commentRangeStart w:id="4054"/>
      <w:ins w:id="4055" w:author="Bonthuys Gerkotze" w:date="2025-04-24T20:32:00Z">
        <w:r>
          <w:rPr>
            <w:lang w:eastAsia="fr-FR"/>
          </w:rPr>
          <w:t xml:space="preserve">In the offer, The Applicant shall quantify the number, size and location of </w:t>
        </w:r>
      </w:ins>
      <w:ins w:id="4056" w:author="Bonthuys Gerkotze" w:date="2025-04-24T20:33:00Z">
        <w:r>
          <w:rPr>
            <w:lang w:eastAsia="fr-FR"/>
          </w:rPr>
          <w:t xml:space="preserve">expected </w:t>
        </w:r>
      </w:ins>
      <w:ins w:id="4057" w:author="Bonthuys Gerkotze" w:date="2025-04-24T20:34:00Z">
        <w:r>
          <w:rPr>
            <w:lang w:eastAsia="fr-FR"/>
          </w:rPr>
          <w:t>roof/wall penetrations.</w:t>
        </w:r>
      </w:ins>
      <w:commentRangeEnd w:id="4054"/>
      <w:r w:rsidR="008F6D7E">
        <w:rPr>
          <w:rStyle w:val="CommentReference"/>
          <w:lang w:val="en-GB"/>
        </w:rPr>
        <w:commentReference w:id="4054"/>
      </w:r>
      <w:bookmarkEnd w:id="4053"/>
    </w:p>
    <w:p w14:paraId="35B3ACFC" w14:textId="350DEC8B" w:rsidR="00F53F45" w:rsidRPr="00725372" w:rsidRDefault="00F53F45" w:rsidP="00F53F45">
      <w:pPr>
        <w:pStyle w:val="Heading3numbered"/>
      </w:pPr>
      <w:bookmarkStart w:id="4058" w:name="_Toc198518416"/>
      <w:bookmarkEnd w:id="4044"/>
      <w:r w:rsidRPr="00725372">
        <w:t>Interfaces with Helium filling</w:t>
      </w:r>
      <w:bookmarkEnd w:id="4058"/>
    </w:p>
    <w:p w14:paraId="490008C0" w14:textId="60722388" w:rsidR="00F53F45" w:rsidRPr="00725372" w:rsidRDefault="002F70A5" w:rsidP="00F53F45">
      <w:r>
        <w:t>F</w:t>
      </w:r>
      <w:r w:rsidRPr="00725372">
        <w:t xml:space="preserve">or the </w:t>
      </w:r>
      <w:r>
        <w:t xml:space="preserve">commissioning and </w:t>
      </w:r>
      <w:r w:rsidRPr="00725372">
        <w:t xml:space="preserve">operation of the </w:t>
      </w:r>
      <w:r w:rsidR="00A156C9">
        <w:t>QPLANT</w:t>
      </w:r>
      <w:r>
        <w:t>, SCK CEN will provide</w:t>
      </w:r>
      <w:r w:rsidRPr="00725372">
        <w:t xml:space="preserve"> </w:t>
      </w:r>
      <w:r>
        <w:t>p</w:t>
      </w:r>
      <w:r w:rsidR="00F53F45" w:rsidRPr="00725372">
        <w:t xml:space="preserve">ure helium gas </w:t>
      </w:r>
      <w:r>
        <w:t>(</w:t>
      </w:r>
      <w:r w:rsidR="00F53F45" w:rsidRPr="00725372">
        <w:t>with all impurity levels lower than 50 ppm by volume</w:t>
      </w:r>
      <w:r>
        <w:t>)</w:t>
      </w:r>
      <w:r w:rsidR="00F53F45" w:rsidRPr="00725372">
        <w:t xml:space="preserve"> in the gas helium storage tanks. </w:t>
      </w:r>
    </w:p>
    <w:p w14:paraId="7136F267" w14:textId="010E592A" w:rsidR="00054C3E" w:rsidRDefault="00AC254F" w:rsidP="00AE5F62">
      <w:pPr>
        <w:pStyle w:val="SysReq1"/>
        <w:rPr>
          <w:ins w:id="4059" w:author="Bonthuys Gerkotze" w:date="2025-04-24T15:18:00Z"/>
          <w:lang w:val="en-GB"/>
        </w:rPr>
      </w:pPr>
      <w:bookmarkStart w:id="4060" w:name="_Toc198519540"/>
      <w:r w:rsidRPr="00AC254F">
        <w:rPr>
          <w:lang w:val="en-GB"/>
        </w:rPr>
        <w:t xml:space="preserve">The Contractor shall provide the necessary helium to be used during the installation and pre- </w:t>
      </w:r>
      <w:r w:rsidR="00F53F45" w:rsidRPr="00725372">
        <w:rPr>
          <w:lang w:val="en-GB"/>
        </w:rPr>
        <w:t xml:space="preserve">commissioning phases including leak tests and conditioning of the </w:t>
      </w:r>
      <w:r w:rsidR="00A156C9">
        <w:rPr>
          <w:lang w:val="en-GB"/>
        </w:rPr>
        <w:t>QPLANT</w:t>
      </w:r>
      <w:r w:rsidR="00F53F45" w:rsidRPr="00725372">
        <w:rPr>
          <w:lang w:val="en-GB"/>
        </w:rPr>
        <w:t xml:space="preserve"> circuits.</w:t>
      </w:r>
      <w:bookmarkEnd w:id="4060"/>
    </w:p>
    <w:p w14:paraId="4429C6D3" w14:textId="20559C60" w:rsidR="00027E03" w:rsidRPr="00AE5F62" w:rsidRDefault="00027E03" w:rsidP="00EE5517">
      <w:pPr>
        <w:pStyle w:val="Heading3numbered"/>
      </w:pPr>
      <w:bookmarkStart w:id="4061" w:name="_Toc198518417"/>
      <w:ins w:id="4062" w:author="Bonthuys Gerkotze" w:date="2025-04-24T15:18:00Z">
        <w:r>
          <w:t>Interface with LHe (ad-hoc) user and associated helium recovery</w:t>
        </w:r>
      </w:ins>
      <w:bookmarkEnd w:id="4061"/>
    </w:p>
    <w:p w14:paraId="7873BEE0" w14:textId="5FA638BA" w:rsidR="00F53F45" w:rsidRPr="00725372" w:rsidRDefault="00F53F45" w:rsidP="00F53F45">
      <w:pPr>
        <w:pStyle w:val="Heading3numbered"/>
      </w:pPr>
      <w:bookmarkStart w:id="4063" w:name="_Toc198518418"/>
      <w:r w:rsidRPr="00725372">
        <w:t>Liquid Nitrogen (LN2)</w:t>
      </w:r>
      <w:bookmarkEnd w:id="4063"/>
    </w:p>
    <w:p w14:paraId="3230C123" w14:textId="6AADED71" w:rsidR="00F53F45" w:rsidRPr="00725372" w:rsidRDefault="00F53F45" w:rsidP="00F53F45">
      <w:pPr>
        <w:pStyle w:val="SysReq1"/>
        <w:rPr>
          <w:lang w:val="en-GB"/>
        </w:rPr>
      </w:pPr>
      <w:bookmarkStart w:id="4064" w:name="_Toc198519541"/>
      <w:r w:rsidRPr="00725372">
        <w:rPr>
          <w:lang w:val="en-GB"/>
        </w:rPr>
        <w:t xml:space="preserve">If liquid nitrogen is used for the </w:t>
      </w:r>
      <w:r w:rsidR="00A156C9">
        <w:rPr>
          <w:lang w:val="en-GB"/>
        </w:rPr>
        <w:t>QPLANT</w:t>
      </w:r>
      <w:r w:rsidRPr="00725372">
        <w:rPr>
          <w:lang w:val="en-GB"/>
        </w:rPr>
        <w:t xml:space="preserve"> precooling, the </w:t>
      </w:r>
      <w:r w:rsidR="00CB1438">
        <w:rPr>
          <w:lang w:val="en-GB"/>
        </w:rPr>
        <w:t>Contractor</w:t>
      </w:r>
      <w:r w:rsidRPr="00725372">
        <w:rPr>
          <w:lang w:val="en-GB"/>
        </w:rPr>
        <w:t xml:space="preserve"> </w:t>
      </w:r>
      <w:r w:rsidR="002F70A5">
        <w:rPr>
          <w:lang w:val="en-GB"/>
        </w:rPr>
        <w:t>shall be</w:t>
      </w:r>
      <w:r w:rsidR="002F70A5" w:rsidRPr="00725372">
        <w:rPr>
          <w:lang w:val="en-GB"/>
        </w:rPr>
        <w:t xml:space="preserve"> </w:t>
      </w:r>
      <w:r w:rsidRPr="00725372">
        <w:rPr>
          <w:lang w:val="en-GB"/>
        </w:rPr>
        <w:t xml:space="preserve">responsible for the entire nitrogen equipment including liquid nitrogen tanks, heaters, etc. </w:t>
      </w:r>
      <w:commentRangeStart w:id="4065"/>
      <w:r w:rsidRPr="00725372">
        <w:rPr>
          <w:lang w:val="en-GB"/>
        </w:rPr>
        <w:t xml:space="preserve">If the liquid nitrogen is not used for the </w:t>
      </w:r>
      <w:r w:rsidR="00A156C9">
        <w:rPr>
          <w:lang w:val="en-GB"/>
        </w:rPr>
        <w:t>QPLANT</w:t>
      </w:r>
      <w:r w:rsidRPr="00725372">
        <w:rPr>
          <w:lang w:val="en-GB"/>
        </w:rPr>
        <w:t xml:space="preserve"> precooling, SCK CEN could provide gas helium for regeneration purpose. SCK CEN will provide the necessary support as required.</w:t>
      </w:r>
      <w:commentRangeEnd w:id="4065"/>
      <w:r w:rsidR="00362CF1">
        <w:rPr>
          <w:rStyle w:val="CommentReference"/>
          <w:lang w:val="en-GB"/>
        </w:rPr>
        <w:commentReference w:id="4065"/>
      </w:r>
      <w:bookmarkEnd w:id="4064"/>
    </w:p>
    <w:p w14:paraId="20B9E42C" w14:textId="3EE5EE80" w:rsidR="00F53F45" w:rsidRPr="00725372" w:rsidRDefault="00F53F45" w:rsidP="002B6EDD">
      <w:pPr>
        <w:pStyle w:val="SysReq1"/>
        <w:rPr>
          <w:lang w:val="en-GB"/>
        </w:rPr>
      </w:pPr>
      <w:bookmarkStart w:id="4066" w:name="_Toc198519542"/>
      <w:r w:rsidRPr="00725372">
        <w:rPr>
          <w:lang w:val="en-GB"/>
        </w:rPr>
        <w:t xml:space="preserve">During installation and commissioning, the </w:t>
      </w:r>
      <w:r w:rsidR="00CB1438">
        <w:rPr>
          <w:lang w:val="en-GB"/>
        </w:rPr>
        <w:t>Contractor</w:t>
      </w:r>
      <w:r w:rsidRPr="00725372">
        <w:rPr>
          <w:lang w:val="en-GB"/>
        </w:rPr>
        <w:t xml:space="preserve"> </w:t>
      </w:r>
      <w:r w:rsidR="002F70A5">
        <w:rPr>
          <w:lang w:val="en-GB"/>
        </w:rPr>
        <w:t>shall be in</w:t>
      </w:r>
      <w:r w:rsidR="002F70A5" w:rsidRPr="00725372">
        <w:rPr>
          <w:lang w:val="en-GB"/>
        </w:rPr>
        <w:t xml:space="preserve"> </w:t>
      </w:r>
      <w:r w:rsidRPr="00725372">
        <w:rPr>
          <w:lang w:val="en-GB"/>
        </w:rPr>
        <w:t>charge to supply the necessary nitrogen linked to the</w:t>
      </w:r>
      <w:r w:rsidR="002F70A5">
        <w:rPr>
          <w:lang w:val="en-GB"/>
        </w:rPr>
        <w:t>se</w:t>
      </w:r>
      <w:r w:rsidRPr="00725372">
        <w:rPr>
          <w:lang w:val="en-GB"/>
        </w:rPr>
        <w:t xml:space="preserve"> activities.</w:t>
      </w:r>
      <w:bookmarkEnd w:id="4066"/>
    </w:p>
    <w:p w14:paraId="6B657206" w14:textId="29055DC9" w:rsidR="00F90BBA" w:rsidRDefault="00F53F45">
      <w:pPr>
        <w:pStyle w:val="Heading3numbered"/>
      </w:pPr>
      <w:bookmarkStart w:id="4067" w:name="_Toc198518419"/>
      <w:r w:rsidRPr="00725372">
        <w:t xml:space="preserve">Interfaces with </w:t>
      </w:r>
      <w:r w:rsidR="00F90BBA">
        <w:t>MCS</w:t>
      </w:r>
      <w:bookmarkEnd w:id="4067"/>
    </w:p>
    <w:p w14:paraId="4DEBA4DC" w14:textId="77566A5F" w:rsidR="00422565" w:rsidRDefault="00422565" w:rsidP="00422565">
      <w:pPr>
        <w:pStyle w:val="SysReq1"/>
        <w:rPr>
          <w:lang w:val="en-GB"/>
        </w:rPr>
      </w:pPr>
      <w:bookmarkStart w:id="4068" w:name="_Toc198519543"/>
      <w:r w:rsidRPr="00725372">
        <w:rPr>
          <w:rStyle w:val="AASemiBoldChar"/>
        </w:rPr>
        <w:t>MCS architecture</w:t>
      </w:r>
      <w:r w:rsidRPr="00725372">
        <w:rPr>
          <w:lang w:val="en-GB"/>
        </w:rPr>
        <w:t xml:space="preserve">: Where the system has an interface with MCS, the system shall comply to the MCS architecture, processes and interfaces. </w:t>
      </w:r>
      <w:r w:rsidRPr="00760A41">
        <w:rPr>
          <w:lang w:val="en-GB"/>
        </w:rPr>
        <w:t xml:space="preserve">Ref. </w:t>
      </w:r>
      <w:commentRangeStart w:id="4069"/>
      <w:r w:rsidRPr="00760A41">
        <w:rPr>
          <w:lang w:val="en-GB"/>
        </w:rPr>
        <w:t>SCK CEN/38585071</w:t>
      </w:r>
      <w:commentRangeEnd w:id="4069"/>
      <w:r w:rsidR="00760A41">
        <w:rPr>
          <w:rStyle w:val="CommentReference"/>
          <w:lang w:val="en-GB"/>
        </w:rPr>
        <w:commentReference w:id="4069"/>
      </w:r>
      <w:r w:rsidRPr="00760A41">
        <w:rPr>
          <w:lang w:val="en-GB"/>
        </w:rPr>
        <w:t>.</w:t>
      </w:r>
      <w:bookmarkEnd w:id="4068"/>
    </w:p>
    <w:p w14:paraId="493BB679" w14:textId="76625374" w:rsidR="003B0E81" w:rsidRPr="003B0E81" w:rsidRDefault="003B0E81" w:rsidP="003B0E81">
      <w:pPr>
        <w:pStyle w:val="SysReq1"/>
        <w:rPr>
          <w:lang w:val="en-GB"/>
        </w:rPr>
      </w:pPr>
      <w:bookmarkStart w:id="4070" w:name="_Toc198519544"/>
      <w:r w:rsidRPr="00725372">
        <w:rPr>
          <w:rStyle w:val="AASemiBoldChar"/>
        </w:rPr>
        <w:t>Control and Monitoring Interface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xml:space="preserve">) and </w:t>
      </w:r>
      <w:commentRangeStart w:id="4071"/>
      <w:r w:rsidRPr="00725372">
        <w:rPr>
          <w:lang w:val="en-GB" w:eastAsia="fr-FR"/>
        </w:rPr>
        <w:t xml:space="preserve">Control System (ICS) </w:t>
      </w:r>
      <w:commentRangeEnd w:id="4071"/>
      <w:r w:rsidR="0087769C">
        <w:rPr>
          <w:rStyle w:val="CommentReference"/>
          <w:lang w:val="en-GB"/>
        </w:rPr>
        <w:commentReference w:id="4071"/>
      </w:r>
      <w:r w:rsidRPr="00725372">
        <w:rPr>
          <w:lang w:val="en-GB"/>
        </w:rPr>
        <w:t xml:space="preserve">shall comply to the </w:t>
      </w:r>
      <w:r w:rsidRPr="001A16C3">
        <w:rPr>
          <w:b/>
          <w:lang w:val="en-GB"/>
        </w:rPr>
        <w:t xml:space="preserve">Slow Fieldbus </w:t>
      </w:r>
      <w:r w:rsidRPr="001A16C3">
        <w:rPr>
          <w:lang w:val="en-GB"/>
        </w:rPr>
        <w:t>Control and Monitoring Interfaces</w:t>
      </w:r>
      <w:r w:rsidRPr="00725372">
        <w:rPr>
          <w:lang w:val="en-GB"/>
        </w:rPr>
        <w:t xml:space="preserve"> type C as listed in MCS Interface Catalogue </w:t>
      </w:r>
      <w:r w:rsidRPr="00760A41">
        <w:rPr>
          <w:lang w:val="en-GB"/>
        </w:rPr>
        <w:t>Ref</w:t>
      </w:r>
      <w:commentRangeStart w:id="4072"/>
      <w:commentRangeStart w:id="4073"/>
      <w:r w:rsidRPr="00760A41">
        <w:rPr>
          <w:lang w:val="en-GB"/>
        </w:rPr>
        <w:t>. SCK CEN/48276492.</w:t>
      </w:r>
      <w:commentRangeEnd w:id="4072"/>
      <w:r w:rsidRPr="00760A41">
        <w:rPr>
          <w:rStyle w:val="CommentReference"/>
          <w:lang w:val="en-GB"/>
        </w:rPr>
        <w:commentReference w:id="4072"/>
      </w:r>
      <w:commentRangeEnd w:id="4073"/>
      <w:r w:rsidRPr="00760A41">
        <w:rPr>
          <w:rStyle w:val="CommentReference"/>
          <w:lang w:val="en-GB"/>
        </w:rPr>
        <w:commentReference w:id="4073"/>
      </w:r>
      <w:bookmarkEnd w:id="4070"/>
    </w:p>
    <w:p w14:paraId="11B8D5B8" w14:textId="2420DE3C" w:rsidR="00814C81" w:rsidRDefault="00814C81" w:rsidP="00814C81">
      <w:pPr>
        <w:pStyle w:val="Heading3numbered"/>
      </w:pPr>
      <w:bookmarkStart w:id="4074" w:name="_Toc198518420"/>
      <w:r w:rsidRPr="00725372">
        <w:t xml:space="preserve">Interfaces </w:t>
      </w:r>
      <w:r>
        <w:t>w</w:t>
      </w:r>
      <w:r w:rsidRPr="00725372">
        <w:t xml:space="preserve">ith </w:t>
      </w:r>
      <w:r>
        <w:t>MIS</w:t>
      </w:r>
      <w:bookmarkEnd w:id="4074"/>
    </w:p>
    <w:p w14:paraId="1BFA6403" w14:textId="46395637" w:rsidR="00814C81" w:rsidRPr="00814C81" w:rsidRDefault="00814C81" w:rsidP="00814C81">
      <w:pPr>
        <w:pStyle w:val="SysReq1"/>
        <w:rPr>
          <w:lang w:val="en-GB"/>
        </w:rPr>
      </w:pPr>
      <w:bookmarkStart w:id="4075" w:name="_Toc198519545"/>
      <w:r w:rsidRPr="00725372">
        <w:rPr>
          <w:rStyle w:val="AASemiBoldChar"/>
        </w:rPr>
        <w:lastRenderedPageBreak/>
        <w:t>MIS architecture</w:t>
      </w:r>
      <w:r w:rsidRPr="00725372">
        <w:rPr>
          <w:lang w:val="en-GB"/>
        </w:rPr>
        <w:t xml:space="preserve">: Where the system has an interface with MIS, the system shall comply to the MIS architecture, processes and interfaces. </w:t>
      </w:r>
      <w:commentRangeStart w:id="4076"/>
      <w:r w:rsidRPr="00760A41">
        <w:rPr>
          <w:lang w:val="en-GB"/>
        </w:rPr>
        <w:t>Ref. SCK CEN/39550252.</w:t>
      </w:r>
      <w:commentRangeEnd w:id="4076"/>
      <w:r w:rsidR="00760A41">
        <w:rPr>
          <w:rStyle w:val="CommentReference"/>
          <w:lang w:val="en-GB"/>
        </w:rPr>
        <w:commentReference w:id="4076"/>
      </w:r>
      <w:bookmarkEnd w:id="4075"/>
    </w:p>
    <w:p w14:paraId="370F0880" w14:textId="42C25D56" w:rsidR="005D322D" w:rsidRPr="00725372" w:rsidRDefault="005D322D" w:rsidP="005D322D">
      <w:pPr>
        <w:pStyle w:val="SysReq1"/>
        <w:rPr>
          <w:rStyle w:val="AAReferencedChar"/>
          <w:i w:val="0"/>
          <w:iCs w:val="0"/>
        </w:rPr>
      </w:pPr>
      <w:bookmarkStart w:id="4077" w:name="_Toc198519546"/>
      <w:r w:rsidRPr="00725372">
        <w:rPr>
          <w:rStyle w:val="AASemiBoldChar"/>
        </w:rPr>
        <w:t>Slow Interlock Interface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and Interlock System (</w:t>
      </w:r>
      <w:commentRangeStart w:id="4078"/>
      <w:r w:rsidRPr="00725372">
        <w:rPr>
          <w:lang w:val="en-GB" w:eastAsia="fr-FR"/>
        </w:rPr>
        <w:t>ICS</w:t>
      </w:r>
      <w:commentRangeEnd w:id="4078"/>
      <w:r w:rsidR="0087769C">
        <w:rPr>
          <w:rStyle w:val="CommentReference"/>
          <w:lang w:val="en-GB"/>
        </w:rPr>
        <w:commentReference w:id="4078"/>
      </w:r>
      <w:r w:rsidRPr="00725372">
        <w:rPr>
          <w:lang w:val="en-GB" w:eastAsia="fr-FR"/>
        </w:rPr>
        <w:t>)</w:t>
      </w:r>
      <w:r w:rsidRPr="00725372">
        <w:rPr>
          <w:lang w:val="en-GB"/>
        </w:rPr>
        <w:t xml:space="preserve"> shall comply to the Slow control interface catalogue. </w:t>
      </w:r>
      <w:r w:rsidRPr="003E5C09">
        <w:rPr>
          <w:highlight w:val="yellow"/>
          <w:lang w:val="en-GB"/>
        </w:rPr>
        <w:t>Ref. SCK CEN/48443569</w:t>
      </w:r>
      <w:r w:rsidRPr="00725372">
        <w:rPr>
          <w:lang w:val="en-GB"/>
        </w:rPr>
        <w:t xml:space="preserve"> </w:t>
      </w:r>
      <w:r w:rsidRPr="00ED7BC3">
        <w:rPr>
          <w:rStyle w:val="AAReferencedChar"/>
          <w:highlight w:val="yellow"/>
        </w:rPr>
        <w:t>§</w:t>
      </w:r>
      <w:r w:rsidRPr="00ED7BC3">
        <w:rPr>
          <w:rStyle w:val="AAReferencedChar"/>
          <w:highlight w:val="yellow"/>
        </w:rPr>
        <w:fldChar w:fldCharType="begin"/>
      </w:r>
      <w:r w:rsidRPr="00ED7BC3">
        <w:rPr>
          <w:rStyle w:val="AAReferencedChar"/>
          <w:highlight w:val="yellow"/>
        </w:rPr>
        <w:instrText xml:space="preserve"> REF _Ref190772230 \h  \* MERGEFORMAT </w:instrText>
      </w:r>
      <w:r w:rsidRPr="00ED7BC3">
        <w:rPr>
          <w:rStyle w:val="AAReferencedChar"/>
          <w:highlight w:val="yellow"/>
        </w:rPr>
      </w:r>
      <w:r w:rsidRPr="00ED7BC3">
        <w:rPr>
          <w:rStyle w:val="AAReferencedChar"/>
          <w:highlight w:val="yellow"/>
        </w:rPr>
        <w:fldChar w:fldCharType="separate"/>
      </w:r>
      <w:r w:rsidR="00711812" w:rsidRPr="00711812">
        <w:rPr>
          <w:rStyle w:val="AAReferencedChar"/>
          <w:highlight w:val="yellow"/>
        </w:rPr>
        <w:t>AD 16</w:t>
      </w:r>
      <w:r w:rsidRPr="00ED7BC3">
        <w:rPr>
          <w:rStyle w:val="AAReferencedChar"/>
          <w:highlight w:val="yellow"/>
        </w:rPr>
        <w:fldChar w:fldCharType="end"/>
      </w:r>
      <w:r w:rsidRPr="00ED7BC3">
        <w:rPr>
          <w:rStyle w:val="AAReferencedChar"/>
          <w:highlight w:val="yellow"/>
        </w:rPr>
        <w:t>.</w:t>
      </w:r>
      <w:bookmarkEnd w:id="4077"/>
    </w:p>
    <w:p w14:paraId="05DC24E1" w14:textId="5BB7646A" w:rsidR="005D322D" w:rsidRDefault="005D322D" w:rsidP="005D322D">
      <w:pPr>
        <w:pStyle w:val="SysReq1"/>
        <w:rPr>
          <w:lang w:val="en-GB"/>
        </w:rPr>
      </w:pPr>
      <w:bookmarkStart w:id="4079" w:name="_Toc198519547"/>
      <w:r w:rsidRPr="00725372">
        <w:rPr>
          <w:rStyle w:val="AASemiBoldChar"/>
        </w:rPr>
        <w:t>Slow interlock interface specification</w:t>
      </w:r>
      <w:r w:rsidRPr="00725372">
        <w:rPr>
          <w:lang w:val="en-GB"/>
        </w:rPr>
        <w:t xml:space="preserve">: Where the system has a slow interlock interface, the slow interlock interface shall comply to the slow interlock interface document: </w:t>
      </w:r>
      <w:r w:rsidRPr="003E5C09">
        <w:rPr>
          <w:highlight w:val="yellow"/>
          <w:lang w:val="en-GB"/>
        </w:rPr>
        <w:t>Ref. SCK CEN/48282970</w:t>
      </w:r>
      <w:r>
        <w:rPr>
          <w:lang w:val="en-GB"/>
        </w:rPr>
        <w:t>.</w:t>
      </w:r>
      <w:bookmarkEnd w:id="4079"/>
      <w:r>
        <w:rPr>
          <w:lang w:val="en-GB"/>
        </w:rPr>
        <w:t xml:space="preserve"> </w:t>
      </w:r>
    </w:p>
    <w:p w14:paraId="065BEEEF" w14:textId="5AA7A552" w:rsidR="00066FA6" w:rsidRPr="005C6471" w:rsidRDefault="00066FA6" w:rsidP="00066FA6">
      <w:pPr>
        <w:pStyle w:val="SysReq1"/>
        <w:rPr>
          <w:lang w:val="en-GB"/>
        </w:rPr>
      </w:pPr>
      <w:bookmarkStart w:id="4080" w:name="_Toc198519548"/>
      <w:r w:rsidRPr="00725372">
        <w:rPr>
          <w:lang w:val="en-GB"/>
        </w:rPr>
        <w:t xml:space="preserve">Interlocks from </w:t>
      </w:r>
      <w:commentRangeStart w:id="4081"/>
      <w:r w:rsidRPr="00725372">
        <w:rPr>
          <w:lang w:val="en-GB"/>
        </w:rPr>
        <w:t>or to</w:t>
      </w:r>
      <w:commentRangeEnd w:id="4081"/>
      <w:r>
        <w:rPr>
          <w:rStyle w:val="CommentReference"/>
          <w:lang w:val="en-GB"/>
        </w:rPr>
        <w:commentReference w:id="4081"/>
      </w:r>
      <w:r w:rsidRPr="00725372">
        <w:rPr>
          <w:lang w:val="en-GB"/>
        </w:rPr>
        <w:t xml:space="preserve"> </w:t>
      </w:r>
      <w:r>
        <w:rPr>
          <w:lang w:val="en-GB"/>
        </w:rPr>
        <w:t>QPLANT</w:t>
      </w:r>
      <w:r w:rsidRPr="00725372">
        <w:rPr>
          <w:lang w:val="en-GB"/>
        </w:rPr>
        <w:t xml:space="preserve"> </w:t>
      </w:r>
      <w:r>
        <w:rPr>
          <w:lang w:val="en-GB"/>
        </w:rPr>
        <w:t>C</w:t>
      </w:r>
      <w:r w:rsidRPr="00725372">
        <w:rPr>
          <w:lang w:val="en-GB"/>
        </w:rPr>
        <w:t xml:space="preserve">ontrol </w:t>
      </w:r>
      <w:r>
        <w:rPr>
          <w:lang w:val="en-GB"/>
        </w:rPr>
        <w:t>S</w:t>
      </w:r>
      <w:r w:rsidRPr="00725372">
        <w:rPr>
          <w:lang w:val="en-GB"/>
        </w:rPr>
        <w:t xml:space="preserve">ystem to or from </w:t>
      </w:r>
      <w:r>
        <w:rPr>
          <w:lang w:val="en-GB"/>
        </w:rPr>
        <w:t>MIS</w:t>
      </w:r>
      <w:r w:rsidRPr="00725372">
        <w:rPr>
          <w:lang w:val="en-GB"/>
        </w:rPr>
        <w:t xml:space="preserve"> (</w:t>
      </w:r>
      <w:r>
        <w:rPr>
          <w:lang w:val="en-GB"/>
        </w:rPr>
        <w:t xml:space="preserve"> S</w:t>
      </w:r>
      <w:r w:rsidRPr="00725372">
        <w:rPr>
          <w:lang w:val="en-GB"/>
        </w:rPr>
        <w:t xml:space="preserve">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711812" w:rsidRPr="00711812">
        <w:rPr>
          <w:rStyle w:val="AAReferencedChar"/>
        </w:rPr>
        <w:t>Figure 8</w:t>
      </w:r>
      <w:r w:rsidRPr="00725372">
        <w:rPr>
          <w:rStyle w:val="AAReferencedChar"/>
        </w:rPr>
        <w:fldChar w:fldCharType="end"/>
      </w:r>
      <w:r>
        <w:rPr>
          <w:rStyle w:val="AAReferencedChar"/>
        </w:rPr>
        <w:t xml:space="preserve"> </w:t>
      </w:r>
      <w:r w:rsidRPr="00725372">
        <w:rPr>
          <w:lang w:val="en-GB"/>
        </w:rPr>
        <w:t xml:space="preserve">) shall use hardwired interfaces. </w:t>
      </w:r>
      <w:commentRangeStart w:id="4082"/>
      <w:commentRangeStart w:id="4083"/>
      <w:r w:rsidRPr="00725372">
        <w:rPr>
          <w:lang w:val="en-GB"/>
        </w:rPr>
        <w:t>The list of interlocks will be defined during the project execution by SCK CEN</w:t>
      </w:r>
      <w:commentRangeEnd w:id="4082"/>
      <w:r>
        <w:rPr>
          <w:rStyle w:val="CommentReference"/>
          <w:lang w:val="en-GB"/>
        </w:rPr>
        <w:commentReference w:id="4082"/>
      </w:r>
      <w:commentRangeEnd w:id="4083"/>
      <w:r>
        <w:rPr>
          <w:rStyle w:val="CommentReference"/>
          <w:lang w:val="en-GB"/>
        </w:rPr>
        <w:commentReference w:id="4083"/>
      </w:r>
      <w:r>
        <w:rPr>
          <w:lang w:val="en-GB"/>
        </w:rPr>
        <w:t>.</w:t>
      </w:r>
      <w:bookmarkEnd w:id="4080"/>
    </w:p>
    <w:p w14:paraId="25941AC4" w14:textId="77777777" w:rsidR="00066FA6" w:rsidRPr="005D322D" w:rsidRDefault="00066FA6" w:rsidP="005D322D">
      <w:pPr>
        <w:pStyle w:val="SysReq1"/>
        <w:rPr>
          <w:lang w:val="en-GB"/>
        </w:rPr>
      </w:pPr>
      <w:bookmarkStart w:id="4084" w:name="_Toc198519549"/>
      <w:bookmarkEnd w:id="4084"/>
    </w:p>
    <w:p w14:paraId="655CDDC8" w14:textId="0915FCF1" w:rsidR="00AD2B68" w:rsidRDefault="002175A0" w:rsidP="00AD2B68">
      <w:pPr>
        <w:pStyle w:val="Heading3numbered"/>
      </w:pPr>
      <w:bookmarkStart w:id="4085" w:name="_Toc198518421"/>
      <w:r w:rsidRPr="007531CA">
        <w:t xml:space="preserve">Interfaces with </w:t>
      </w:r>
      <w:r w:rsidR="00633964">
        <w:t>MIT</w:t>
      </w:r>
      <w:bookmarkEnd w:id="4085"/>
    </w:p>
    <w:p w14:paraId="2B956BCA" w14:textId="3EC30949" w:rsidR="00814C81" w:rsidRDefault="00814C81" w:rsidP="00814C81">
      <w:pPr>
        <w:pStyle w:val="SysReq1"/>
        <w:rPr>
          <w:lang w:val="en-GB"/>
        </w:rPr>
      </w:pPr>
      <w:bookmarkStart w:id="4086" w:name="_Toc198519550"/>
      <w:r w:rsidRPr="00725372">
        <w:rPr>
          <w:rStyle w:val="AASemiBoldChar"/>
        </w:rPr>
        <w:t>MIT architecture</w:t>
      </w:r>
      <w:r w:rsidRPr="00725372">
        <w:rPr>
          <w:lang w:val="en-GB"/>
        </w:rPr>
        <w:t xml:space="preserve">: Where the system has an interface with MIT, the system shall comply to the MIT architecture, processes and interfaces. </w:t>
      </w:r>
      <w:r w:rsidRPr="003E5C09">
        <w:rPr>
          <w:highlight w:val="yellow"/>
          <w:lang w:val="en-GB"/>
        </w:rPr>
        <w:t>Ref SCK CEN/39553304</w:t>
      </w:r>
      <w:r>
        <w:rPr>
          <w:lang w:val="en-GB"/>
        </w:rPr>
        <w:t>.</w:t>
      </w:r>
      <w:bookmarkEnd w:id="4086"/>
      <w:r>
        <w:rPr>
          <w:lang w:val="en-GB"/>
        </w:rPr>
        <w:t xml:space="preserve">  </w:t>
      </w:r>
    </w:p>
    <w:p w14:paraId="5B48137A" w14:textId="7562F98E" w:rsidR="00E375FB" w:rsidRPr="00E375FB" w:rsidRDefault="00E375FB" w:rsidP="00E375FB">
      <w:pPr>
        <w:pStyle w:val="SysReq1"/>
        <w:rPr>
          <w:lang w:val="en-GB"/>
        </w:rPr>
      </w:pPr>
      <w:bookmarkStart w:id="4087" w:name="_Toc198519551"/>
      <w:r w:rsidRPr="00725372">
        <w:rPr>
          <w:rStyle w:val="AASemiBoldChar"/>
        </w:rPr>
        <w:t>MIT Interface catalogue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xml:space="preserve">) and  </w:t>
      </w:r>
      <w:r w:rsidR="0087769C">
        <w:rPr>
          <w:lang w:val="en-GB" w:eastAsia="fr-FR"/>
        </w:rPr>
        <w:t xml:space="preserve">SCK CEN </w:t>
      </w:r>
      <w:r w:rsidRPr="00725372">
        <w:rPr>
          <w:lang w:val="en-GB" w:eastAsia="fr-FR"/>
        </w:rPr>
        <w:t>Information Technology (</w:t>
      </w:r>
      <w:commentRangeStart w:id="4088"/>
      <w:r w:rsidRPr="00725372">
        <w:rPr>
          <w:lang w:val="en-GB" w:eastAsia="fr-FR"/>
        </w:rPr>
        <w:t>ICS</w:t>
      </w:r>
      <w:commentRangeEnd w:id="4088"/>
      <w:r w:rsidR="00362CF1">
        <w:rPr>
          <w:rStyle w:val="CommentReference"/>
          <w:lang w:val="en-GB"/>
        </w:rPr>
        <w:commentReference w:id="4088"/>
      </w:r>
      <w:r w:rsidRPr="00725372">
        <w:rPr>
          <w:lang w:val="en-GB" w:eastAsia="fr-FR"/>
        </w:rPr>
        <w:t xml:space="preserve">) </w:t>
      </w:r>
      <w:r w:rsidRPr="00725372">
        <w:rPr>
          <w:lang w:val="en-GB"/>
        </w:rPr>
        <w:t xml:space="preserve">shall comply to the MIT interfaces as listed in catalogue  </w:t>
      </w:r>
      <w:r w:rsidRPr="003E5C09">
        <w:rPr>
          <w:highlight w:val="yellow"/>
          <w:lang w:val="en-GB"/>
        </w:rPr>
        <w:t>Ref. SCK CEN/55564083</w:t>
      </w:r>
      <w:bookmarkEnd w:id="4087"/>
    </w:p>
    <w:p w14:paraId="36B53B57" w14:textId="5014D93D" w:rsidR="00AD2B68" w:rsidRPr="00FC7839" w:rsidRDefault="00AD2B68" w:rsidP="00AD2B68">
      <w:pPr>
        <w:pStyle w:val="SysReq1"/>
        <w:rPr>
          <w:highlight w:val="yellow"/>
          <w:lang w:val="en-GB"/>
        </w:rPr>
      </w:pPr>
      <w:bookmarkStart w:id="4089" w:name="_Toc198519552"/>
      <w:r w:rsidRPr="00FC7839">
        <w:rPr>
          <w:rStyle w:val="AASemiBoldChar"/>
          <w:highlight w:val="yellow"/>
        </w:rPr>
        <w:t>Network Integration Physical</w:t>
      </w:r>
      <w:r w:rsidRPr="00FC7839">
        <w:rPr>
          <w:highlight w:val="yellow"/>
          <w:lang w:val="en-GB"/>
        </w:rPr>
        <w:t xml:space="preserve">: The </w:t>
      </w:r>
      <w:r w:rsidR="00A156C9">
        <w:rPr>
          <w:highlight w:val="yellow"/>
          <w:lang w:val="en-GB"/>
        </w:rPr>
        <w:t>QPLANT</w:t>
      </w:r>
      <w:r w:rsidRPr="00FC7839">
        <w:rPr>
          <w:highlight w:val="yellow"/>
          <w:lang w:val="en-GB"/>
        </w:rPr>
        <w:t xml:space="preserve"> shall be physically connected to the MIT network in a redundant, fault tolerant way. At minimum 2 physical links will be foreseen, each link routed via a separate pathway. The physical connections need to be distributed over at minimum 2 separate physical endpoints on the </w:t>
      </w:r>
      <w:r w:rsidR="00A156C9">
        <w:rPr>
          <w:highlight w:val="yellow"/>
          <w:lang w:val="en-GB"/>
        </w:rPr>
        <w:t>QPLANT</w:t>
      </w:r>
      <w:r w:rsidRPr="00FC7839">
        <w:rPr>
          <w:highlight w:val="yellow"/>
          <w:lang w:val="en-GB"/>
        </w:rPr>
        <w:t xml:space="preserve"> side.</w:t>
      </w:r>
      <w:bookmarkEnd w:id="4089"/>
    </w:p>
    <w:p w14:paraId="61B251D8" w14:textId="5F68CEA8" w:rsidR="00AD2B68" w:rsidRDefault="00AD2B68" w:rsidP="00AD2B68">
      <w:pPr>
        <w:pStyle w:val="SysReq1"/>
        <w:rPr>
          <w:highlight w:val="yellow"/>
          <w:lang w:val="en-GB"/>
        </w:rPr>
      </w:pPr>
      <w:bookmarkStart w:id="4090" w:name="_Toc198519553"/>
      <w:r w:rsidRPr="00FC7839">
        <w:rPr>
          <w:rStyle w:val="AASemiBoldChar"/>
          <w:highlight w:val="yellow"/>
        </w:rPr>
        <w:t>Network Integration Logical</w:t>
      </w:r>
      <w:r w:rsidRPr="00FC7839">
        <w:rPr>
          <w:highlight w:val="yellow"/>
          <w:lang w:val="en-GB"/>
        </w:rPr>
        <w:t xml:space="preserve">: The </w:t>
      </w:r>
      <w:r w:rsidR="00A156C9">
        <w:rPr>
          <w:highlight w:val="yellow"/>
          <w:lang w:val="en-GB"/>
        </w:rPr>
        <w:t>QPLANT</w:t>
      </w:r>
      <w:r w:rsidRPr="00FC7839">
        <w:rPr>
          <w:highlight w:val="yellow"/>
          <w:lang w:val="en-GB"/>
        </w:rPr>
        <w:t xml:space="preserve"> shall be connected to the MIT IP network using a single logical routed connection ("layer 3"). At both sides, a single gateway IP will be configured as destination IP for packet forwarding.</w:t>
      </w:r>
      <w:bookmarkEnd w:id="4090"/>
    </w:p>
    <w:p w14:paraId="1F790A53" w14:textId="5A284739" w:rsidR="00892A67" w:rsidRPr="00725372" w:rsidRDefault="00892A67" w:rsidP="00892A67">
      <w:pPr>
        <w:pStyle w:val="SysReq1"/>
        <w:rPr>
          <w:shd w:val="clear" w:color="auto" w:fill="FFFFFF"/>
          <w:lang w:val="en-GB"/>
        </w:rPr>
      </w:pPr>
      <w:bookmarkStart w:id="4091" w:name="_Toc198519554"/>
      <w:r w:rsidRPr="00725372">
        <w:rPr>
          <w:rStyle w:val="AASemiBoldChar"/>
        </w:rPr>
        <w:t>System logging</w:t>
      </w:r>
      <w:r w:rsidRPr="00725372">
        <w:rPr>
          <w:shd w:val="clear" w:color="auto" w:fill="FFFFFF"/>
          <w:lang w:val="en-GB"/>
        </w:rPr>
        <w:t xml:space="preserve">: Where the </w:t>
      </w:r>
      <w:r w:rsidR="00A156C9">
        <w:rPr>
          <w:shd w:val="clear" w:color="auto" w:fill="FFFFFF"/>
          <w:lang w:val="en-GB"/>
        </w:rPr>
        <w:t>QPLANT:CS</w:t>
      </w:r>
      <w:r>
        <w:rPr>
          <w:shd w:val="clear" w:color="auto" w:fill="FFFFFF"/>
          <w:lang w:val="en-GB"/>
        </w:rPr>
        <w:t xml:space="preserve"> or one of its components</w:t>
      </w:r>
      <w:commentRangeStart w:id="4092"/>
      <w:commentRangeStart w:id="4093"/>
      <w:r w:rsidRPr="00725372">
        <w:rPr>
          <w:shd w:val="clear" w:color="auto" w:fill="FFFFFF"/>
          <w:lang w:val="en-GB"/>
        </w:rPr>
        <w:t xml:space="preserve"> </w:t>
      </w:r>
      <w:commentRangeEnd w:id="4092"/>
      <w:r>
        <w:rPr>
          <w:rStyle w:val="CommentReference"/>
          <w:lang w:val="en-GB"/>
        </w:rPr>
        <w:commentReference w:id="4092"/>
      </w:r>
      <w:commentRangeEnd w:id="4093"/>
      <w:r>
        <w:rPr>
          <w:rStyle w:val="CommentReference"/>
          <w:lang w:val="en-GB"/>
        </w:rPr>
        <w:commentReference w:id="4093"/>
      </w:r>
      <w:r w:rsidRPr="00725372">
        <w:rPr>
          <w:shd w:val="clear" w:color="auto" w:fill="FFFFFF"/>
          <w:lang w:val="en-GB"/>
        </w:rPr>
        <w:t xml:space="preserve">supports </w:t>
      </w:r>
      <w:r>
        <w:rPr>
          <w:shd w:val="clear" w:color="auto" w:fill="FFFFFF"/>
          <w:lang w:val="en-GB"/>
        </w:rPr>
        <w:t xml:space="preserve">system </w:t>
      </w:r>
      <w:r w:rsidRPr="00725372">
        <w:rPr>
          <w:shd w:val="clear" w:color="auto" w:fill="FFFFFF"/>
          <w:lang w:val="en-GB"/>
        </w:rPr>
        <w:t xml:space="preserve">logging, the </w:t>
      </w:r>
      <w:r>
        <w:rPr>
          <w:shd w:val="clear" w:color="auto" w:fill="FFFFFF"/>
          <w:lang w:val="en-GB"/>
        </w:rPr>
        <w:t>contractor</w:t>
      </w:r>
      <w:r w:rsidRPr="00725372">
        <w:rPr>
          <w:shd w:val="clear" w:color="auto" w:fill="FFFFFF"/>
          <w:lang w:val="en-GB"/>
        </w:rPr>
        <w:t xml:space="preserve"> shall provide system logs remotely through at least one of the protocols mentioned in the MIT interface catalogue chapter "System logging". </w:t>
      </w:r>
      <w:r w:rsidRPr="003E5C09">
        <w:rPr>
          <w:highlight w:val="yellow"/>
          <w:shd w:val="clear" w:color="auto" w:fill="FFFFFF"/>
          <w:lang w:val="en-GB"/>
        </w:rPr>
        <w:t xml:space="preserve">Ref. </w:t>
      </w:r>
      <w:r w:rsidRPr="000E355F">
        <w:rPr>
          <w:highlight w:val="yellow"/>
          <w:shd w:val="clear" w:color="auto" w:fill="FFFFFF"/>
          <w:lang w:val="en-GB"/>
        </w:rPr>
        <w:t>SCK\55564083</w:t>
      </w:r>
      <w:bookmarkEnd w:id="4091"/>
    </w:p>
    <w:p w14:paraId="38F2468F" w14:textId="20BDDD85" w:rsidR="0024074D" w:rsidRPr="00725372" w:rsidRDefault="0024074D" w:rsidP="0024074D">
      <w:pPr>
        <w:pStyle w:val="SysReq1"/>
        <w:rPr>
          <w:shd w:val="clear" w:color="auto" w:fill="FFFFFF"/>
          <w:lang w:val="en-GB"/>
        </w:rPr>
      </w:pPr>
      <w:bookmarkStart w:id="4094" w:name="_Ref196905460"/>
      <w:bookmarkStart w:id="4095" w:name="_Toc198519555"/>
      <w:r w:rsidRPr="00725372">
        <w:rPr>
          <w:rStyle w:val="AASemiBoldChar"/>
        </w:rPr>
        <w:t>Application logging</w:t>
      </w:r>
      <w:r w:rsidRPr="00725372">
        <w:rPr>
          <w:shd w:val="clear" w:color="auto" w:fill="FFFFFF"/>
          <w:lang w:val="en-GB"/>
        </w:rPr>
        <w:t xml:space="preserve">: Where </w:t>
      </w:r>
      <w:r>
        <w:rPr>
          <w:shd w:val="clear" w:color="auto" w:fill="FFFFFF"/>
          <w:lang w:val="en-GB"/>
        </w:rPr>
        <w:t xml:space="preserve">the </w:t>
      </w:r>
      <w:r w:rsidR="00A156C9">
        <w:rPr>
          <w:shd w:val="clear" w:color="auto" w:fill="FFFFFF"/>
          <w:lang w:val="en-GB"/>
        </w:rPr>
        <w:t>QPLANT:CS</w:t>
      </w:r>
      <w:r w:rsidRPr="00725372">
        <w:rPr>
          <w:shd w:val="clear" w:color="auto" w:fill="FFFFFF"/>
          <w:lang w:val="en-GB"/>
        </w:rPr>
        <w:t xml:space="preserve"> support application logging, the System shall log remotely either by using a protocol defined in section "Application logging" of document "MIT interface catalogue" ( </w:t>
      </w:r>
      <w:r w:rsidRPr="003E5C09">
        <w:rPr>
          <w:highlight w:val="yellow"/>
          <w:shd w:val="clear" w:color="auto" w:fill="FFFFFF"/>
          <w:lang w:val="en-GB"/>
        </w:rPr>
        <w:t>Ref. SCK\55564083</w:t>
      </w:r>
      <w:r w:rsidRPr="00725372">
        <w:rPr>
          <w:shd w:val="clear" w:color="auto" w:fill="FFFFFF"/>
          <w:lang w:val="en-GB"/>
        </w:rPr>
        <w:t xml:space="preserve"> ) or alternatively adhere to the following:</w:t>
      </w:r>
      <w:bookmarkEnd w:id="4094"/>
      <w:bookmarkEnd w:id="4095"/>
    </w:p>
    <w:p w14:paraId="4189A84D" w14:textId="77777777" w:rsidR="0024074D" w:rsidRPr="00725372" w:rsidRDefault="0024074D" w:rsidP="0024074D">
      <w:pPr>
        <w:pStyle w:val="SysReq2"/>
        <w:rPr>
          <w:shd w:val="clear" w:color="auto" w:fill="FFFFFF"/>
          <w:lang w:val="en-GB"/>
        </w:rPr>
      </w:pPr>
      <w:r w:rsidRPr="00725372">
        <w:rPr>
          <w:shd w:val="clear" w:color="auto" w:fill="FFFFFF"/>
          <w:lang w:val="en-GB"/>
        </w:rPr>
        <w:t>Logs are provided in a data and file format that is machine readable, text based and non-proprietary. Examples of this include, but are not limited to: CSV (Comma Separated Values), JSON (JavaScript Object Notation), GELF (Graylog Extended Log Format) or “Common Log Format”.</w:t>
      </w:r>
    </w:p>
    <w:p w14:paraId="590A6F55" w14:textId="77777777" w:rsidR="0024074D" w:rsidRPr="00725372" w:rsidRDefault="0024074D" w:rsidP="0024074D">
      <w:pPr>
        <w:pStyle w:val="SysReq2"/>
        <w:rPr>
          <w:shd w:val="clear" w:color="auto" w:fill="FFFFFF"/>
          <w:lang w:val="en-GB"/>
        </w:rPr>
      </w:pPr>
      <w:r w:rsidRPr="00725372">
        <w:rPr>
          <w:shd w:val="clear" w:color="auto" w:fill="FFFFFF"/>
          <w:lang w:val="en-GB"/>
        </w:rPr>
        <w:lastRenderedPageBreak/>
        <w:t>The details of the used log format(s) are provided. This include</w:t>
      </w:r>
      <w:r>
        <w:rPr>
          <w:shd w:val="clear" w:color="auto" w:fill="FFFFFF"/>
          <w:lang w:val="en-GB"/>
        </w:rPr>
        <w:t>s</w:t>
      </w:r>
      <w:r w:rsidRPr="00725372">
        <w:rPr>
          <w:shd w:val="clear" w:color="auto" w:fill="FFFFFF"/>
          <w:lang w:val="en-GB"/>
        </w:rPr>
        <w:t>, but is not limited to: the message structure and the possible key/value pairs with their type, possible value and description.</w:t>
      </w:r>
    </w:p>
    <w:p w14:paraId="005DF629" w14:textId="77777777" w:rsidR="0024074D" w:rsidRPr="00725372" w:rsidRDefault="0024074D" w:rsidP="0024074D">
      <w:pPr>
        <w:pStyle w:val="SysReq2"/>
        <w:rPr>
          <w:shd w:val="clear" w:color="auto" w:fill="FFFFFF"/>
          <w:lang w:val="en-GB"/>
        </w:rPr>
      </w:pPr>
      <w:r w:rsidRPr="00725372">
        <w:rPr>
          <w:shd w:val="clear" w:color="auto" w:fill="FFFFFF"/>
          <w:lang w:val="en-GB"/>
        </w:rPr>
        <w:t>Logs can be encrypted during transport if and when the security classification of the data permits this, but in this case the decryption procedure and required secret(s) need to be provided</w:t>
      </w:r>
      <w:r>
        <w:rPr>
          <w:shd w:val="clear" w:color="auto" w:fill="FFFFFF"/>
          <w:lang w:val="en-GB"/>
        </w:rPr>
        <w:t>.</w:t>
      </w:r>
    </w:p>
    <w:p w14:paraId="730C702B" w14:textId="1662EEAA" w:rsidR="0024074D" w:rsidRPr="00725372" w:rsidRDefault="0024074D" w:rsidP="0024074D">
      <w:pPr>
        <w:pStyle w:val="SysReq1"/>
        <w:rPr>
          <w:shd w:val="clear" w:color="auto" w:fill="FFFFFF"/>
          <w:lang w:val="en-GB"/>
        </w:rPr>
      </w:pPr>
      <w:bookmarkStart w:id="4096" w:name="_Toc198519556"/>
      <w:r w:rsidRPr="00725372">
        <w:rPr>
          <w:rStyle w:val="AASemiBoldChar"/>
        </w:rPr>
        <w:t>Timing synchronization</w:t>
      </w:r>
      <w:r w:rsidRPr="00725372">
        <w:rPr>
          <w:rStyle w:val="SysReq1Char"/>
          <w:lang w:val="en-GB"/>
        </w:rPr>
        <w:t xml:space="preserve">: The </w:t>
      </w:r>
      <w:r w:rsidR="00A156C9">
        <w:rPr>
          <w:rStyle w:val="SysReq1Char"/>
          <w:lang w:val="en-GB"/>
        </w:rPr>
        <w:t>QPLANT:CS</w:t>
      </w:r>
      <w:commentRangeStart w:id="4097"/>
      <w:r w:rsidRPr="00725372">
        <w:rPr>
          <w:rStyle w:val="SysReq1Char"/>
          <w:lang w:val="en-GB"/>
        </w:rPr>
        <w:t xml:space="preserve"> </w:t>
      </w:r>
      <w:commentRangeEnd w:id="4097"/>
      <w:r>
        <w:rPr>
          <w:rStyle w:val="CommentReference"/>
          <w:lang w:val="en-GB"/>
        </w:rPr>
        <w:commentReference w:id="4097"/>
      </w:r>
      <w:r w:rsidRPr="00725372">
        <w:rPr>
          <w:rStyle w:val="SysReq1Char"/>
          <w:lang w:val="en-GB"/>
        </w:rPr>
        <w:t>shall support timing synchronization by at least one of the protocols</w:t>
      </w:r>
      <w:r w:rsidRPr="00725372">
        <w:rPr>
          <w:shd w:val="clear" w:color="auto" w:fill="FFFFFF"/>
          <w:lang w:val="en-GB"/>
        </w:rPr>
        <w:t xml:space="preserve"> mentioned in the MIT interface catalogue chapter "Timing synchronization". Ref. </w:t>
      </w:r>
      <w:r w:rsidRPr="00725372">
        <w:rPr>
          <w:highlight w:val="yellow"/>
          <w:shd w:val="clear" w:color="auto" w:fill="FFFFFF"/>
          <w:lang w:val="en-GB"/>
        </w:rPr>
        <w:t>SCK\55564083</w:t>
      </w:r>
      <w:bookmarkEnd w:id="4096"/>
    </w:p>
    <w:p w14:paraId="3F3803A1" w14:textId="54D68602" w:rsidR="0024074D" w:rsidRPr="00725372" w:rsidRDefault="0024074D" w:rsidP="0024074D">
      <w:pPr>
        <w:pStyle w:val="SysReq1"/>
        <w:rPr>
          <w:shd w:val="clear" w:color="auto" w:fill="FFFFFF"/>
          <w:lang w:val="en-GB"/>
        </w:rPr>
      </w:pPr>
      <w:bookmarkStart w:id="4098" w:name="_Toc198519557"/>
      <w:commentRangeStart w:id="4099"/>
      <w:r w:rsidRPr="00725372">
        <w:rPr>
          <w:rStyle w:val="AASemiBoldChar"/>
        </w:rPr>
        <w:t>Remote access</w:t>
      </w:r>
      <w:commentRangeEnd w:id="4099"/>
      <w:r>
        <w:rPr>
          <w:rStyle w:val="CommentReference"/>
          <w:lang w:val="en-GB"/>
        </w:rPr>
        <w:commentReference w:id="4099"/>
      </w:r>
      <w:r w:rsidRPr="00725372">
        <w:rPr>
          <w:shd w:val="clear" w:color="auto" w:fill="FFFFFF"/>
          <w:lang w:val="en-GB"/>
        </w:rPr>
        <w:t xml:space="preserve">: Where the </w:t>
      </w:r>
      <w:r w:rsidR="00A156C9">
        <w:rPr>
          <w:shd w:val="clear" w:color="auto" w:fill="FFFFFF"/>
          <w:lang w:val="en-GB"/>
        </w:rPr>
        <w:t>QPLANT:CS</w:t>
      </w:r>
      <w:commentRangeStart w:id="4100"/>
      <w:r w:rsidRPr="00725372">
        <w:rPr>
          <w:shd w:val="clear" w:color="auto" w:fill="FFFFFF"/>
          <w:lang w:val="en-GB"/>
        </w:rPr>
        <w:t xml:space="preserve"> </w:t>
      </w:r>
      <w:commentRangeEnd w:id="4100"/>
      <w:r>
        <w:rPr>
          <w:rStyle w:val="CommentReference"/>
          <w:lang w:val="en-GB"/>
        </w:rPr>
        <w:commentReference w:id="4100"/>
      </w:r>
      <w:r w:rsidRPr="00725372">
        <w:rPr>
          <w:shd w:val="clear" w:color="auto" w:fill="FFFFFF"/>
          <w:lang w:val="en-GB"/>
        </w:rPr>
        <w:t xml:space="preserve">requires remote access, Systems shall provide remote access through at least one of the  protocols listed in the MIT interface catalogue chapter "Remote access". </w:t>
      </w:r>
      <w:r w:rsidRPr="00725372">
        <w:rPr>
          <w:highlight w:val="yellow"/>
          <w:lang w:val="en-GB" w:eastAsia="fr-FR"/>
        </w:rPr>
        <w:t xml:space="preserve">Ref. </w:t>
      </w:r>
      <w:commentRangeStart w:id="4101"/>
      <w:commentRangeStart w:id="4102"/>
      <w:r w:rsidRPr="00725372">
        <w:rPr>
          <w:highlight w:val="yellow"/>
          <w:lang w:val="en-GB" w:eastAsia="fr-FR"/>
        </w:rPr>
        <w:t>SCK\55564083</w:t>
      </w:r>
      <w:commentRangeEnd w:id="4101"/>
      <w:r w:rsidRPr="00725372">
        <w:rPr>
          <w:rStyle w:val="CommentReference"/>
          <w:highlight w:val="yellow"/>
          <w:lang w:val="en-GB"/>
        </w:rPr>
        <w:commentReference w:id="4101"/>
      </w:r>
      <w:commentRangeEnd w:id="4102"/>
      <w:r>
        <w:rPr>
          <w:rStyle w:val="CommentReference"/>
          <w:lang w:val="en-GB"/>
        </w:rPr>
        <w:commentReference w:id="4102"/>
      </w:r>
      <w:bookmarkEnd w:id="4098"/>
    </w:p>
    <w:p w14:paraId="53268DA4" w14:textId="5A374426" w:rsidR="001A7F9D" w:rsidRPr="00725372" w:rsidRDefault="001A7F9D" w:rsidP="001A7F9D">
      <w:pPr>
        <w:pStyle w:val="SysReq1"/>
        <w:rPr>
          <w:lang w:val="en-GB"/>
        </w:rPr>
      </w:pPr>
      <w:bookmarkStart w:id="4103" w:name="_Toc198519558"/>
      <w:r w:rsidRPr="00725372">
        <w:rPr>
          <w:rStyle w:val="AASemiBoldChar"/>
        </w:rPr>
        <w:t>Patch panel</w:t>
      </w:r>
      <w:r w:rsidRPr="00725372">
        <w:rPr>
          <w:lang w:val="en-GB"/>
        </w:rPr>
        <w:t xml:space="preserve">: The connection of </w:t>
      </w:r>
      <w:r>
        <w:rPr>
          <w:lang w:val="en-GB"/>
        </w:rPr>
        <w:t xml:space="preserve">the </w:t>
      </w:r>
      <w:r w:rsidR="006F2CC8">
        <w:rPr>
          <w:shd w:val="clear" w:color="auto" w:fill="FFFFFF"/>
          <w:lang w:val="en-GB"/>
        </w:rPr>
        <w:t>QPLANT:CS</w:t>
      </w:r>
      <w:commentRangeStart w:id="4104"/>
      <w:r w:rsidR="006F2CC8" w:rsidRPr="00725372">
        <w:rPr>
          <w:shd w:val="clear" w:color="auto" w:fill="FFFFFF"/>
          <w:lang w:val="en-GB"/>
        </w:rPr>
        <w:t xml:space="preserve"> </w:t>
      </w:r>
      <w:commentRangeEnd w:id="4104"/>
      <w:r w:rsidR="006F2CC8">
        <w:rPr>
          <w:rStyle w:val="CommentReference"/>
          <w:lang w:val="en-GB"/>
        </w:rPr>
        <w:commentReference w:id="4104"/>
      </w:r>
      <w:r w:rsidRPr="00725372">
        <w:rPr>
          <w:lang w:val="en-GB"/>
        </w:rPr>
        <w:t xml:space="preserve">with </w:t>
      </w:r>
      <w:r>
        <w:rPr>
          <w:lang w:val="en-GB"/>
        </w:rPr>
        <w:t>MIT</w:t>
      </w:r>
      <w:r w:rsidRPr="00725372">
        <w:rPr>
          <w:lang w:val="en-GB"/>
        </w:rPr>
        <w:t>, shall terminate on a patch panel.</w:t>
      </w:r>
      <w:bookmarkEnd w:id="4103"/>
    </w:p>
    <w:p w14:paraId="60D36C7B" w14:textId="3760C1A3" w:rsidR="00F53F45" w:rsidRPr="008863E5" w:rsidRDefault="00F53F45" w:rsidP="00F53F45"/>
    <w:p w14:paraId="199BDA38" w14:textId="66F76791" w:rsidR="008C5B3B" w:rsidRPr="00725372" w:rsidRDefault="008C5B3B" w:rsidP="008C5B3B">
      <w:pPr>
        <w:pStyle w:val="Heading2numbered"/>
      </w:pPr>
      <w:bookmarkStart w:id="4105" w:name="_Toc198518422"/>
      <w:r>
        <w:t>Factory Testing</w:t>
      </w:r>
      <w:bookmarkEnd w:id="4105"/>
    </w:p>
    <w:p w14:paraId="0B0F51D7" w14:textId="77777777" w:rsidR="008C5B3B" w:rsidRPr="005041D3" w:rsidRDefault="008C5B3B" w:rsidP="008C5B3B">
      <w:pPr>
        <w:pStyle w:val="Heading3numbered"/>
      </w:pPr>
      <w:bookmarkStart w:id="4106" w:name="_Toc198518423"/>
      <w:r w:rsidRPr="00725372">
        <w:t>Welding, pressure and leak tests</w:t>
      </w:r>
      <w:bookmarkEnd w:id="4106"/>
    </w:p>
    <w:p w14:paraId="65C3611F" w14:textId="14E7DAA3" w:rsidR="008C5B3B" w:rsidRPr="00725372" w:rsidRDefault="008C5B3B" w:rsidP="008C5B3B">
      <w:pPr>
        <w:pStyle w:val="SysReq1"/>
        <w:rPr>
          <w:lang w:val="en-GB"/>
        </w:rPr>
      </w:pPr>
      <w:bookmarkStart w:id="4107" w:name="_Toc198519559"/>
      <w:r w:rsidRPr="00725372">
        <w:rPr>
          <w:lang w:val="en-GB"/>
        </w:rPr>
        <w:t xml:space="preserve">Certified personnel shall carry out the weld inspections, pressure and leaks tests. The associated valid certificates of the qualified personnel shall be provided by the </w:t>
      </w:r>
      <w:r>
        <w:rPr>
          <w:lang w:val="en-GB"/>
        </w:rPr>
        <w:t>Contractor</w:t>
      </w:r>
      <w:r w:rsidRPr="00725372">
        <w:rPr>
          <w:lang w:val="en-GB"/>
        </w:rPr>
        <w:t xml:space="preserve"> in the deliverable documentation</w:t>
      </w:r>
      <w:r>
        <w:rPr>
          <w:lang w:val="en-GB"/>
        </w:rPr>
        <w:t xml:space="preserve"> </w:t>
      </w:r>
      <w:r w:rsidRPr="00725372">
        <w:rPr>
          <w:lang w:val="en-GB"/>
        </w:rPr>
        <w:t>(</w:t>
      </w:r>
      <w:r w:rsidRPr="00A151DD">
        <w:rPr>
          <w:rStyle w:val="AAReferencedChar"/>
        </w:rPr>
        <w:fldChar w:fldCharType="begin"/>
      </w:r>
      <w:r w:rsidRPr="00A151DD">
        <w:rPr>
          <w:rStyle w:val="AAReferencedChar"/>
        </w:rPr>
        <w:instrText xml:space="preserve"> REF _Ref194400300 \h </w:instrText>
      </w:r>
      <w:r>
        <w:rPr>
          <w:rStyle w:val="AAReferencedChar"/>
        </w:rPr>
        <w:instrText xml:space="preserve"> \* MERGEFORMAT </w:instrText>
      </w:r>
      <w:r w:rsidRPr="00A151DD">
        <w:rPr>
          <w:rStyle w:val="AAReferencedChar"/>
        </w:rPr>
      </w:r>
      <w:r w:rsidRPr="00A151DD">
        <w:rPr>
          <w:rStyle w:val="AAReferencedChar"/>
        </w:rPr>
        <w:fldChar w:fldCharType="separate"/>
      </w:r>
      <w:r w:rsidR="00711812">
        <w:rPr>
          <w:rStyle w:val="AAReferencedChar"/>
          <w:b/>
          <w:bCs/>
          <w:lang w:val="en-US"/>
        </w:rPr>
        <w:t>Error! Reference source not found.</w:t>
      </w:r>
      <w:r w:rsidRPr="00A151DD">
        <w:rPr>
          <w:rStyle w:val="AAReferencedChar"/>
        </w:rPr>
        <w:fldChar w:fldCharType="end"/>
      </w:r>
      <w:r w:rsidRPr="00725372">
        <w:t>.</w:t>
      </w:r>
      <w:r w:rsidRPr="003A79AE">
        <w:t>)</w:t>
      </w:r>
      <w:r w:rsidRPr="00725372">
        <w:rPr>
          <w:lang w:val="en-GB"/>
        </w:rPr>
        <w:t>.</w:t>
      </w:r>
      <w:bookmarkEnd w:id="4107"/>
    </w:p>
    <w:p w14:paraId="1371CF10" w14:textId="77777777" w:rsidR="008C5B3B" w:rsidRPr="00725372" w:rsidRDefault="008C5B3B" w:rsidP="008C5B3B">
      <w:pPr>
        <w:pStyle w:val="SysReq1"/>
        <w:rPr>
          <w:lang w:val="en-GB"/>
        </w:rPr>
      </w:pPr>
      <w:bookmarkStart w:id="4108" w:name="_Toc198519560"/>
      <w:r w:rsidRPr="00725372">
        <w:rPr>
          <w:lang w:val="en-GB"/>
        </w:rPr>
        <w:t>As a minimum, the following tests shall be conducted during construction of the components.</w:t>
      </w:r>
      <w:bookmarkEnd w:id="4108"/>
    </w:p>
    <w:p w14:paraId="10214267" w14:textId="77777777" w:rsidR="008C5B3B" w:rsidRPr="00725372" w:rsidRDefault="008C5B3B" w:rsidP="008C5B3B">
      <w:pPr>
        <w:pStyle w:val="SysReq2"/>
        <w:rPr>
          <w:lang w:val="en-GB"/>
        </w:rPr>
      </w:pPr>
      <w:r w:rsidRPr="00725372">
        <w:rPr>
          <w:lang w:val="en-GB"/>
        </w:rPr>
        <w:t>For welding tests, 100% visual inspection and radiography with degree of inspection required in design and construction codes.</w:t>
      </w:r>
    </w:p>
    <w:p w14:paraId="66FD15A0" w14:textId="77777777" w:rsidR="008C5B3B" w:rsidRPr="00725372" w:rsidRDefault="008C5B3B" w:rsidP="008C5B3B">
      <w:pPr>
        <w:pStyle w:val="SysReq2"/>
        <w:rPr>
          <w:lang w:val="en-GB"/>
        </w:rPr>
      </w:pPr>
      <w:r w:rsidRPr="00725372">
        <w:rPr>
          <w:lang w:val="en-GB"/>
        </w:rPr>
        <w:t xml:space="preserve">Pressure tests shall be performed in accordance with the design and construction code. </w:t>
      </w:r>
    </w:p>
    <w:p w14:paraId="16337B69" w14:textId="77777777" w:rsidR="008C5B3B" w:rsidRPr="00725372" w:rsidRDefault="008C5B3B" w:rsidP="008C5B3B">
      <w:pPr>
        <w:pStyle w:val="SysReq2"/>
        <w:rPr>
          <w:lang w:val="en-GB"/>
        </w:rPr>
      </w:pPr>
      <w:r w:rsidRPr="00725372">
        <w:rPr>
          <w:lang w:val="en-GB"/>
        </w:rPr>
        <w:t>Leak test shall be performed at ambient temperature after the pressure tests.</w:t>
      </w:r>
    </w:p>
    <w:p w14:paraId="50122E48" w14:textId="77777777" w:rsidR="008C5B3B" w:rsidRPr="00725372" w:rsidRDefault="008C5B3B" w:rsidP="008C5B3B">
      <w:pPr>
        <w:pStyle w:val="SysReq2"/>
        <w:rPr>
          <w:lang w:val="en-GB"/>
        </w:rPr>
      </w:pPr>
      <w:r w:rsidRPr="00725372">
        <w:rPr>
          <w:lang w:val="en-GB"/>
        </w:rPr>
        <w:t>Leak tests of specific cold components (e.g. transfer lines) shall be carried out after spraying liquid nitrogen on welds.</w:t>
      </w:r>
    </w:p>
    <w:p w14:paraId="64865067" w14:textId="77777777" w:rsidR="008C5B3B" w:rsidRPr="00725372" w:rsidRDefault="008C5B3B" w:rsidP="008C5B3B">
      <w:pPr>
        <w:pStyle w:val="SysReq2"/>
        <w:rPr>
          <w:lang w:val="en-GB"/>
        </w:rPr>
      </w:pPr>
      <w:r w:rsidRPr="00725372">
        <w:rPr>
          <w:lang w:val="en-GB"/>
        </w:rPr>
        <w:t xml:space="preserve">The </w:t>
      </w:r>
      <w:r>
        <w:rPr>
          <w:lang w:val="en-GB"/>
        </w:rPr>
        <w:t>Contractor</w:t>
      </w:r>
      <w:r w:rsidRPr="00725372">
        <w:rPr>
          <w:lang w:val="en-GB"/>
        </w:rPr>
        <w:t xml:space="preserve"> is, however, free to perform additional tests to ensure the specified performance or quality.</w:t>
      </w:r>
    </w:p>
    <w:p w14:paraId="0FC76DDE" w14:textId="77777777" w:rsidR="008C5B3B" w:rsidRPr="00725372" w:rsidRDefault="008C5B3B" w:rsidP="008C5B3B">
      <w:pPr>
        <w:pStyle w:val="Heading3numbered"/>
        <w:rPr>
          <w:rFonts w:eastAsia="Calibri"/>
        </w:rPr>
      </w:pPr>
      <w:bookmarkStart w:id="4109" w:name="_Toc192183302"/>
      <w:bookmarkStart w:id="4110" w:name="_Toc192183554"/>
      <w:bookmarkStart w:id="4111" w:name="_Toc192335695"/>
      <w:bookmarkStart w:id="4112" w:name="_Toc192406210"/>
      <w:bookmarkStart w:id="4113" w:name="_Toc192408615"/>
      <w:bookmarkStart w:id="4114" w:name="_Toc192409060"/>
      <w:bookmarkStart w:id="4115" w:name="_Toc192496521"/>
      <w:bookmarkStart w:id="4116" w:name="_Toc192502726"/>
      <w:bookmarkStart w:id="4117" w:name="_Toc192509615"/>
      <w:bookmarkStart w:id="4118" w:name="_Toc192510330"/>
      <w:bookmarkStart w:id="4119" w:name="_Toc192516220"/>
      <w:bookmarkStart w:id="4120" w:name="_Toc192579323"/>
      <w:bookmarkStart w:id="4121" w:name="_Toc192581265"/>
      <w:bookmarkStart w:id="4122" w:name="_Toc192581706"/>
      <w:bookmarkStart w:id="4123" w:name="_Toc192762736"/>
      <w:bookmarkStart w:id="4124" w:name="_Toc192765310"/>
      <w:bookmarkStart w:id="4125" w:name="_Toc192765923"/>
      <w:bookmarkStart w:id="4126" w:name="_Toc192782475"/>
      <w:bookmarkStart w:id="4127" w:name="_Toc192783083"/>
      <w:bookmarkStart w:id="4128" w:name="_Toc192851002"/>
      <w:bookmarkStart w:id="4129" w:name="_Toc192929489"/>
      <w:bookmarkStart w:id="4130" w:name="_Toc192935177"/>
      <w:bookmarkStart w:id="4131" w:name="_Toc193016525"/>
      <w:bookmarkStart w:id="4132" w:name="_Toc198518424"/>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r w:rsidRPr="00725372">
        <w:t>Tests of components</w:t>
      </w:r>
      <w:bookmarkEnd w:id="4132"/>
    </w:p>
    <w:p w14:paraId="70CE8715" w14:textId="77777777" w:rsidR="008C5B3B" w:rsidRPr="00725372" w:rsidRDefault="008C5B3B" w:rsidP="008C5B3B">
      <w:pPr>
        <w:pStyle w:val="SysReq1"/>
        <w:rPr>
          <w:lang w:val="en-GB"/>
        </w:rPr>
      </w:pPr>
      <w:bookmarkStart w:id="4133" w:name="_Toc198519561"/>
      <w:r w:rsidRPr="00725372">
        <w:rPr>
          <w:lang w:val="en-GB"/>
        </w:rPr>
        <w:t>All possible functional tests at the manufacturer sites shall be performed to detect any faults before delivery and confirm the performances indicated in the technical specification. These tests shall include at least:</w:t>
      </w:r>
      <w:bookmarkEnd w:id="4133"/>
      <w:r w:rsidRPr="00725372">
        <w:rPr>
          <w:lang w:val="en-GB"/>
        </w:rPr>
        <w:t xml:space="preserve"> </w:t>
      </w:r>
    </w:p>
    <w:p w14:paraId="3E211BA0" w14:textId="77777777" w:rsidR="008C5B3B" w:rsidRPr="00725372" w:rsidRDefault="008C5B3B" w:rsidP="008C5B3B">
      <w:pPr>
        <w:pStyle w:val="RequirementBullet"/>
        <w:rPr>
          <w:lang w:val="en-GB"/>
        </w:rPr>
      </w:pPr>
      <w:r w:rsidRPr="00725372">
        <w:rPr>
          <w:lang w:val="en-GB"/>
        </w:rPr>
        <w:t>All helium compressors or pumps shall be tested individually at the manufacturer’s premises. The measured values shall include at least flow rate, pressures, temperatures, helium leak, noise level and vibrations.</w:t>
      </w:r>
    </w:p>
    <w:p w14:paraId="172DB1A7" w14:textId="77777777" w:rsidR="008C5B3B" w:rsidRPr="00725372" w:rsidRDefault="008C5B3B" w:rsidP="008C5B3B">
      <w:pPr>
        <w:pStyle w:val="RequirementBullet"/>
        <w:rPr>
          <w:lang w:val="en-GB"/>
        </w:rPr>
      </w:pPr>
      <w:r w:rsidRPr="00725372">
        <w:rPr>
          <w:lang w:val="en-GB"/>
        </w:rPr>
        <w:lastRenderedPageBreak/>
        <w:t xml:space="preserve">Compressor motors shall be tested individually at the manufacturer’s premises. The measured values shall include at least power consumption, temperatures, noise level, vibrations, efficiency etc. </w:t>
      </w:r>
    </w:p>
    <w:p w14:paraId="4F05160E" w14:textId="77777777" w:rsidR="008C5B3B" w:rsidRPr="00725372" w:rsidRDefault="008C5B3B" w:rsidP="008C5B3B">
      <w:pPr>
        <w:pStyle w:val="RequirementBullet"/>
        <w:rPr>
          <w:lang w:val="en-GB"/>
        </w:rPr>
      </w:pPr>
      <w:r w:rsidRPr="00725372">
        <w:rPr>
          <w:lang w:val="en-GB"/>
        </w:rPr>
        <w:t>Turbines, cold compressors and cold circulators shall be tested at the manufacturer’s premise at design rotation speed at ambient temperature. Measurements shall include vibrations, rotor stability and noise.</w:t>
      </w:r>
    </w:p>
    <w:p w14:paraId="112BEE61" w14:textId="77777777" w:rsidR="008C5B3B" w:rsidRPr="00725372" w:rsidRDefault="008C5B3B" w:rsidP="008C5B3B">
      <w:pPr>
        <w:pStyle w:val="RequirementBullet"/>
        <w:rPr>
          <w:lang w:val="en-GB"/>
        </w:rPr>
      </w:pPr>
      <w:r w:rsidRPr="00725372">
        <w:rPr>
          <w:lang w:val="en-GB"/>
        </w:rPr>
        <w:t>All cryogenic helium valves shall be delivered with leak test certificates of the body and the seat.</w:t>
      </w:r>
    </w:p>
    <w:p w14:paraId="5D64CA2A" w14:textId="77777777" w:rsidR="008C5B3B" w:rsidRPr="00725372" w:rsidRDefault="008C5B3B" w:rsidP="008C5B3B">
      <w:pPr>
        <w:pStyle w:val="RequirementBullet"/>
        <w:rPr>
          <w:lang w:val="en-GB"/>
        </w:rPr>
      </w:pPr>
      <w:r w:rsidRPr="00725372">
        <w:rPr>
          <w:lang w:val="en-GB"/>
        </w:rPr>
        <w:t>All safety components shall be delivered with the necessary certificates.</w:t>
      </w:r>
    </w:p>
    <w:p w14:paraId="7EAC9FAB" w14:textId="77777777" w:rsidR="008C5B3B" w:rsidRPr="00725372" w:rsidRDefault="008C5B3B" w:rsidP="008C5B3B">
      <w:pPr>
        <w:pStyle w:val="Heading3numbered"/>
      </w:pPr>
      <w:bookmarkStart w:id="4134" w:name="_Toc198518425"/>
      <w:r w:rsidRPr="00725372">
        <w:t>Electrical, wiring and control system tests</w:t>
      </w:r>
      <w:bookmarkEnd w:id="4134"/>
    </w:p>
    <w:p w14:paraId="3F767156" w14:textId="77777777" w:rsidR="008C5B3B" w:rsidRPr="00725372" w:rsidRDefault="008C5B3B" w:rsidP="008C5B3B">
      <w:pPr>
        <w:pStyle w:val="SysReq1"/>
        <w:rPr>
          <w:lang w:val="en-GB"/>
        </w:rPr>
      </w:pPr>
      <w:bookmarkStart w:id="4135" w:name="_Toc198519562"/>
      <w:r w:rsidRPr="00725372">
        <w:rPr>
          <w:lang w:val="en-GB"/>
        </w:rPr>
        <w:t xml:space="preserve">After mechanical assembly and cabling of any sub-assembly, the </w:t>
      </w:r>
      <w:r>
        <w:rPr>
          <w:lang w:val="en-GB"/>
        </w:rPr>
        <w:t>Contractor</w:t>
      </w:r>
      <w:r w:rsidRPr="00725372">
        <w:rPr>
          <w:lang w:val="en-GB"/>
        </w:rPr>
        <w:t xml:space="preserve"> shall execute a complete electrical and wiring test. All components and cabling shall conform to the international electrical standards (IEC). The electrical and wiring tests shall include at least:</w:t>
      </w:r>
      <w:bookmarkEnd w:id="4135"/>
    </w:p>
    <w:p w14:paraId="3DE6C0CA" w14:textId="77777777" w:rsidR="008C5B3B" w:rsidRPr="00725372" w:rsidRDefault="008C5B3B" w:rsidP="008C5B3B">
      <w:pPr>
        <w:pStyle w:val="SysReq2"/>
        <w:rPr>
          <w:lang w:val="en-GB"/>
        </w:rPr>
      </w:pPr>
      <w:r w:rsidRPr="00725372">
        <w:rPr>
          <w:lang w:val="en-GB"/>
        </w:rPr>
        <w:t>Visual inspection of cabling.</w:t>
      </w:r>
    </w:p>
    <w:p w14:paraId="587EE956" w14:textId="77777777" w:rsidR="008C5B3B" w:rsidRPr="00725372" w:rsidRDefault="008C5B3B" w:rsidP="008C5B3B">
      <w:pPr>
        <w:pStyle w:val="SysReq2"/>
        <w:rPr>
          <w:lang w:val="en-GB"/>
        </w:rPr>
      </w:pPr>
      <w:r w:rsidRPr="00725372">
        <w:rPr>
          <w:lang w:val="en-GB"/>
        </w:rPr>
        <w:t>Checking of conformity with the electrical wiring diagrams.</w:t>
      </w:r>
    </w:p>
    <w:p w14:paraId="17CA6DEC" w14:textId="77777777" w:rsidR="008C5B3B" w:rsidRPr="00725372" w:rsidRDefault="008C5B3B" w:rsidP="008C5B3B">
      <w:pPr>
        <w:pStyle w:val="SysReq2"/>
        <w:rPr>
          <w:lang w:val="en-GB"/>
        </w:rPr>
      </w:pPr>
      <w:r w:rsidRPr="00725372">
        <w:rPr>
          <w:lang w:val="en-GB"/>
        </w:rPr>
        <w:t>Checking of correct labelling.</w:t>
      </w:r>
    </w:p>
    <w:p w14:paraId="4BE7BCDE" w14:textId="77777777" w:rsidR="008C5B3B" w:rsidRPr="00725372" w:rsidRDefault="008C5B3B" w:rsidP="008C5B3B">
      <w:pPr>
        <w:pStyle w:val="SysReq2"/>
        <w:rPr>
          <w:lang w:val="en-GB"/>
        </w:rPr>
      </w:pPr>
      <w:r w:rsidRPr="00725372">
        <w:rPr>
          <w:lang w:val="en-GB"/>
        </w:rPr>
        <w:t>Checking of the grounding of all components and measuring of insulation resistance for all electrical wiring and electrical components.</w:t>
      </w:r>
    </w:p>
    <w:p w14:paraId="14456B17" w14:textId="77777777" w:rsidR="008C5B3B" w:rsidRPr="00725372" w:rsidRDefault="008C5B3B" w:rsidP="008C5B3B">
      <w:pPr>
        <w:pStyle w:val="SysReq2"/>
        <w:rPr>
          <w:lang w:val="en-GB"/>
        </w:rPr>
      </w:pPr>
      <w:r w:rsidRPr="00725372">
        <w:rPr>
          <w:lang w:val="en-GB"/>
        </w:rPr>
        <w:t>Performing functioning of valves with adjustment of the positioners.</w:t>
      </w:r>
    </w:p>
    <w:p w14:paraId="462A0E0C" w14:textId="77777777" w:rsidR="008C5B3B" w:rsidRPr="00725372" w:rsidRDefault="008C5B3B" w:rsidP="008C5B3B">
      <w:pPr>
        <w:pStyle w:val="SysReq2"/>
        <w:rPr>
          <w:lang w:val="en-GB"/>
        </w:rPr>
      </w:pPr>
      <w:r w:rsidRPr="00725372">
        <w:rPr>
          <w:lang w:val="en-GB"/>
        </w:rPr>
        <w:t>Checking of the instrumentation cabling.</w:t>
      </w:r>
    </w:p>
    <w:p w14:paraId="5669C125" w14:textId="77777777" w:rsidR="008C5B3B" w:rsidRPr="00725372" w:rsidRDefault="008C5B3B" w:rsidP="008C5B3B">
      <w:pPr>
        <w:pStyle w:val="SysReq2"/>
        <w:rPr>
          <w:lang w:val="en-GB"/>
        </w:rPr>
      </w:pPr>
      <w:r w:rsidRPr="00725372">
        <w:rPr>
          <w:lang w:val="en-GB"/>
        </w:rPr>
        <w:t>Checking of the electrical cabinets (instrumentation, power supply and control) with injection of inlet signals and detection of outlet signals.</w:t>
      </w:r>
    </w:p>
    <w:p w14:paraId="322379AA" w14:textId="77777777" w:rsidR="008C5B3B" w:rsidRPr="00725372" w:rsidRDefault="008C5B3B" w:rsidP="008C5B3B">
      <w:pPr>
        <w:pStyle w:val="SysReq1"/>
        <w:rPr>
          <w:lang w:val="en-GB"/>
        </w:rPr>
      </w:pPr>
      <w:bookmarkStart w:id="4136" w:name="_Toc198519563"/>
      <w:r w:rsidRPr="00725372">
        <w:rPr>
          <w:lang w:val="en-GB"/>
        </w:rPr>
        <w:t xml:space="preserve">For the </w:t>
      </w:r>
      <w:r>
        <w:rPr>
          <w:lang w:val="en-GB"/>
        </w:rPr>
        <w:t>WCS</w:t>
      </w:r>
      <w:r w:rsidRPr="00725372">
        <w:rPr>
          <w:lang w:val="en-GB"/>
        </w:rPr>
        <w:t xml:space="preserve"> electrical tests, before the connection between the motor and the compressor, the </w:t>
      </w:r>
      <w:r>
        <w:rPr>
          <w:lang w:val="en-GB"/>
        </w:rPr>
        <w:t>Contractor</w:t>
      </w:r>
      <w:r w:rsidRPr="00725372">
        <w:rPr>
          <w:lang w:val="en-GB"/>
        </w:rPr>
        <w:t xml:space="preserve"> shall:</w:t>
      </w:r>
      <w:bookmarkEnd w:id="4136"/>
    </w:p>
    <w:p w14:paraId="15FF44B4" w14:textId="77777777" w:rsidR="008C5B3B" w:rsidRPr="00725372" w:rsidRDefault="008C5B3B" w:rsidP="008C5B3B">
      <w:pPr>
        <w:pStyle w:val="SysReq2"/>
        <w:rPr>
          <w:lang w:val="en-GB"/>
        </w:rPr>
      </w:pPr>
      <w:r w:rsidRPr="00725372">
        <w:rPr>
          <w:lang w:val="en-GB"/>
        </w:rPr>
        <w:t>Verify the direction of motor rotation.</w:t>
      </w:r>
    </w:p>
    <w:p w14:paraId="7CFB6DFA" w14:textId="77777777" w:rsidR="008C5B3B" w:rsidRPr="00725372" w:rsidRDefault="008C5B3B" w:rsidP="008C5B3B">
      <w:pPr>
        <w:pStyle w:val="SysReq2"/>
        <w:rPr>
          <w:lang w:val="en-GB"/>
        </w:rPr>
      </w:pPr>
      <w:r w:rsidRPr="00725372">
        <w:rPr>
          <w:lang w:val="en-GB"/>
        </w:rPr>
        <w:t>Check of phase rotation direction on the electrical cubicle busbar before switching on 3 phases electrical motors.</w:t>
      </w:r>
    </w:p>
    <w:p w14:paraId="54B6FFB0" w14:textId="77777777" w:rsidR="008C5B3B" w:rsidRPr="00FE5A6E" w:rsidRDefault="008C5B3B" w:rsidP="008C5B3B">
      <w:pPr>
        <w:pStyle w:val="SysReq1"/>
        <w:rPr>
          <w:lang w:val="en-GB"/>
        </w:rPr>
      </w:pPr>
      <w:bookmarkStart w:id="4137" w:name="_Toc198519564"/>
      <w:r w:rsidRPr="00725372">
        <w:rPr>
          <w:lang w:val="en-GB"/>
        </w:rPr>
        <w:t xml:space="preserve">The </w:t>
      </w:r>
      <w:r>
        <w:rPr>
          <w:lang w:val="en-GB"/>
        </w:rPr>
        <w:t>QPLANT</w:t>
      </w:r>
      <w:r w:rsidRPr="00725372">
        <w:rPr>
          <w:lang w:val="en-GB"/>
        </w:rPr>
        <w:t xml:space="preserve"> control system operation shall be tested in simulation mode before shipment.</w:t>
      </w:r>
      <w:bookmarkEnd w:id="4137"/>
    </w:p>
    <w:p w14:paraId="66534451" w14:textId="7F1FD247" w:rsidR="00D93DEF" w:rsidRPr="00725372" w:rsidRDefault="00D93DEF" w:rsidP="002B6EDD">
      <w:pPr>
        <w:pStyle w:val="Heading2numbered"/>
        <w:rPr>
          <w:rFonts w:eastAsia="Calibri"/>
        </w:rPr>
      </w:pPr>
      <w:bookmarkStart w:id="4138" w:name="_Toc198518426"/>
      <w:r w:rsidRPr="00725372">
        <w:rPr>
          <w:rFonts w:eastAsia="Calibri"/>
        </w:rPr>
        <w:t>Transport and Storage</w:t>
      </w:r>
      <w:bookmarkEnd w:id="4138"/>
      <w:r w:rsidRPr="00725372">
        <w:rPr>
          <w:rFonts w:eastAsia="Calibri"/>
        </w:rPr>
        <w:t xml:space="preserve"> </w:t>
      </w:r>
    </w:p>
    <w:p w14:paraId="43E40ED6" w14:textId="68EBA77A" w:rsidR="00D93DEF" w:rsidRPr="00725372" w:rsidRDefault="00D93DEF" w:rsidP="00D93DEF">
      <w:pPr>
        <w:pStyle w:val="SysReq1"/>
        <w:rPr>
          <w:lang w:val="en-GB"/>
        </w:rPr>
      </w:pPr>
      <w:bookmarkStart w:id="4139" w:name="_Toc198519565"/>
      <w:r w:rsidRPr="00725372">
        <w:rPr>
          <w:lang w:val="en-GB"/>
        </w:rPr>
        <w:t xml:space="preserve">The </w:t>
      </w:r>
      <w:r w:rsidR="00CB1438">
        <w:rPr>
          <w:lang w:val="en-GB"/>
        </w:rPr>
        <w:t>Contractor</w:t>
      </w:r>
      <w:r w:rsidRPr="00725372">
        <w:rPr>
          <w:lang w:val="en-GB"/>
        </w:rPr>
        <w:t xml:space="preserve"> is responsible </w:t>
      </w:r>
      <w:r w:rsidR="00B1583F" w:rsidRPr="00725372">
        <w:rPr>
          <w:lang w:val="en-GB"/>
        </w:rPr>
        <w:t xml:space="preserve">for </w:t>
      </w:r>
      <w:r w:rsidRPr="00725372">
        <w:rPr>
          <w:lang w:val="en-GB"/>
        </w:rPr>
        <w:t xml:space="preserve">the transport and storage of all the </w:t>
      </w:r>
      <w:r w:rsidR="00A156C9">
        <w:rPr>
          <w:lang w:val="en-GB"/>
        </w:rPr>
        <w:t>QPLANT</w:t>
      </w:r>
      <w:r w:rsidRPr="00725372">
        <w:rPr>
          <w:lang w:val="en-GB"/>
        </w:rPr>
        <w:t xml:space="preserve"> components from the manufacturing sites to the SCK CEN final positioning. It includes the storage, transport, loading, unloading and final positioning activities.</w:t>
      </w:r>
      <w:bookmarkEnd w:id="4139"/>
      <w:r w:rsidRPr="00725372">
        <w:rPr>
          <w:lang w:val="en-GB"/>
        </w:rPr>
        <w:t xml:space="preserve"> </w:t>
      </w:r>
    </w:p>
    <w:p w14:paraId="1F19FDD6" w14:textId="0B3D92DC" w:rsidR="00D93DEF" w:rsidRPr="00725372" w:rsidRDefault="00D93DEF" w:rsidP="00D93DEF">
      <w:pPr>
        <w:pStyle w:val="SysReq1"/>
        <w:rPr>
          <w:lang w:val="en-GB"/>
        </w:rPr>
      </w:pPr>
      <w:bookmarkStart w:id="4140" w:name="_Toc198519566"/>
      <w:r w:rsidRPr="00725372">
        <w:rPr>
          <w:lang w:val="en-GB"/>
        </w:rPr>
        <w:t>Prior to transportation</w:t>
      </w:r>
      <w:r w:rsidR="00B1583F" w:rsidRPr="00725372">
        <w:rPr>
          <w:lang w:val="en-GB"/>
        </w:rPr>
        <w:t>,</w:t>
      </w:r>
      <w:r w:rsidRPr="00725372">
        <w:rPr>
          <w:lang w:val="en-GB"/>
        </w:rPr>
        <w:t xml:space="preserve"> all process circuits of the </w:t>
      </w:r>
      <w:r w:rsidR="00A156C9">
        <w:rPr>
          <w:lang w:val="en-GB"/>
        </w:rPr>
        <w:t>QPLANT</w:t>
      </w:r>
      <w:r w:rsidRPr="00725372">
        <w:rPr>
          <w:lang w:val="en-GB"/>
        </w:rPr>
        <w:t xml:space="preserve"> components shall be filled with inert gas at a fixed pressure and sealed during transport. Necessary caps, blind flanges and hand valves shall be considered at that stage. Pressure gauges shall be installed and checked at the departure from manufacturer premises and at the arrival on SCK CEN site. It is recommended to provide transportation boxes with appropriate accelerometers for the refrigeration cold box.</w:t>
      </w:r>
      <w:bookmarkEnd w:id="4140"/>
    </w:p>
    <w:p w14:paraId="432BC944" w14:textId="67B868D4" w:rsidR="00D93DEF" w:rsidRPr="00725372" w:rsidRDefault="00D93DEF" w:rsidP="00D93DEF">
      <w:pPr>
        <w:pStyle w:val="SysReq1"/>
        <w:rPr>
          <w:lang w:val="en-GB"/>
        </w:rPr>
      </w:pPr>
      <w:bookmarkStart w:id="4141" w:name="_Toc198519567"/>
      <w:r w:rsidRPr="00725372">
        <w:rPr>
          <w:lang w:val="en-GB"/>
        </w:rPr>
        <w:lastRenderedPageBreak/>
        <w:t>Appropriate packaging shall protect every item during transport from degrading environment, be suitable for the selected transport and consider temporary storage in the open air.</w:t>
      </w:r>
      <w:bookmarkEnd w:id="4141"/>
    </w:p>
    <w:p w14:paraId="01D51D55" w14:textId="289A75FE" w:rsidR="00D93DEF" w:rsidRPr="00725372" w:rsidRDefault="00D93DEF" w:rsidP="00D93DEF">
      <w:pPr>
        <w:pStyle w:val="SysReq1"/>
        <w:rPr>
          <w:lang w:val="en-GB"/>
        </w:rPr>
      </w:pPr>
      <w:bookmarkStart w:id="4142" w:name="_Hlk192567639"/>
      <w:bookmarkStart w:id="4143" w:name="_Toc198519568"/>
      <w:r w:rsidRPr="00725372">
        <w:rPr>
          <w:lang w:val="en-GB"/>
        </w:rPr>
        <w:t xml:space="preserve">Each package shall be clearly marked with a label stating the </w:t>
      </w:r>
      <w:r w:rsidR="00CB1438">
        <w:rPr>
          <w:lang w:val="en-GB"/>
        </w:rPr>
        <w:t>Contractor</w:t>
      </w:r>
      <w:commentRangeStart w:id="4144"/>
      <w:r w:rsidRPr="00725372">
        <w:rPr>
          <w:lang w:val="en-GB"/>
        </w:rPr>
        <w:t>’s name, the destination, the name of the component and its identification number, the weight, and a link to the documentation</w:t>
      </w:r>
      <w:commentRangeEnd w:id="4144"/>
      <w:r w:rsidR="007C4D9C" w:rsidRPr="00725372">
        <w:rPr>
          <w:rStyle w:val="CommentReference"/>
          <w:lang w:val="en-GB"/>
        </w:rPr>
        <w:commentReference w:id="4144"/>
      </w:r>
      <w:bookmarkEnd w:id="4142"/>
      <w:r w:rsidR="00161A6D">
        <w:rPr>
          <w:lang w:val="en-GB"/>
        </w:rPr>
        <w:t>.</w:t>
      </w:r>
      <w:bookmarkEnd w:id="4143"/>
      <w:r w:rsidR="00161A6D">
        <w:rPr>
          <w:lang w:val="en-GB"/>
        </w:rPr>
        <w:t xml:space="preserve"> </w:t>
      </w:r>
    </w:p>
    <w:p w14:paraId="67D3015F" w14:textId="48AD571B" w:rsidR="00D93DEF" w:rsidRPr="00725372" w:rsidRDefault="00D93DEF" w:rsidP="00D93DEF">
      <w:pPr>
        <w:pStyle w:val="SysReq1"/>
        <w:rPr>
          <w:lang w:val="en-GB"/>
        </w:rPr>
      </w:pPr>
      <w:bookmarkStart w:id="4145" w:name="_Toc198519569"/>
      <w:r w:rsidRPr="00725372">
        <w:rPr>
          <w:lang w:val="en-GB"/>
        </w:rPr>
        <w:t xml:space="preserve">Prior to transportation, the package units shall be visually inspected at the manufacturer premises and a certificate about proper packaging and availability of the necessary documentation shall be issued. </w:t>
      </w:r>
      <w:commentRangeStart w:id="4146"/>
      <w:commentRangeStart w:id="4147"/>
      <w:r w:rsidRPr="00725372">
        <w:rPr>
          <w:lang w:val="en-GB"/>
        </w:rPr>
        <w:t xml:space="preserve">Representatives of the SCK CEN shall be invited by the </w:t>
      </w:r>
      <w:r w:rsidR="00CB1438">
        <w:rPr>
          <w:lang w:val="en-GB"/>
        </w:rPr>
        <w:t>Contractor</w:t>
      </w:r>
      <w:r w:rsidRPr="00725372">
        <w:rPr>
          <w:lang w:val="en-GB"/>
        </w:rPr>
        <w:t xml:space="preserve"> to witness the inspection</w:t>
      </w:r>
      <w:commentRangeEnd w:id="4146"/>
      <w:r w:rsidR="003B24BC">
        <w:rPr>
          <w:rStyle w:val="CommentReference"/>
          <w:lang w:val="en-GB"/>
        </w:rPr>
        <w:commentReference w:id="4146"/>
      </w:r>
      <w:commentRangeEnd w:id="4147"/>
      <w:r w:rsidR="006814D5">
        <w:rPr>
          <w:rStyle w:val="CommentReference"/>
          <w:lang w:val="en-GB"/>
        </w:rPr>
        <w:commentReference w:id="4147"/>
      </w:r>
      <w:r w:rsidRPr="00725372">
        <w:rPr>
          <w:lang w:val="en-GB"/>
        </w:rPr>
        <w:t>. The inspection shall consist in a visual verification of the packaging and a check of the formal and technical documentation.</w:t>
      </w:r>
      <w:bookmarkEnd w:id="4145"/>
    </w:p>
    <w:p w14:paraId="67DD8A2B" w14:textId="77777777" w:rsidR="00D93DEF" w:rsidRPr="00161A6D" w:rsidRDefault="00D93DEF" w:rsidP="00D93DEF">
      <w:pPr>
        <w:pStyle w:val="regular"/>
        <w:rPr>
          <w:sz w:val="2"/>
          <w:szCs w:val="2"/>
        </w:rPr>
      </w:pPr>
    </w:p>
    <w:p w14:paraId="4D626A90" w14:textId="70F04094" w:rsidR="00D93DEF" w:rsidRPr="00725372" w:rsidRDefault="00D93DEF" w:rsidP="002B6EDD">
      <w:pPr>
        <w:pStyle w:val="Heading2numbered"/>
        <w:rPr>
          <w:rFonts w:eastAsia="Calibri"/>
        </w:rPr>
      </w:pPr>
      <w:bookmarkStart w:id="4148" w:name="_Toc198518427"/>
      <w:r w:rsidRPr="00725372">
        <w:rPr>
          <w:rFonts w:eastAsia="Calibri"/>
        </w:rPr>
        <w:t>Inst</w:t>
      </w:r>
      <w:r w:rsidR="007F284D" w:rsidRPr="00725372">
        <w:rPr>
          <w:rFonts w:eastAsia="Calibri"/>
        </w:rPr>
        <w:t>a</w:t>
      </w:r>
      <w:r w:rsidRPr="00725372">
        <w:rPr>
          <w:rFonts w:eastAsia="Calibri"/>
        </w:rPr>
        <w:t>llation and Assembly</w:t>
      </w:r>
      <w:bookmarkEnd w:id="4148"/>
    </w:p>
    <w:p w14:paraId="18EDFADD" w14:textId="3DC223C8" w:rsidR="00D93DEF" w:rsidRPr="00725372" w:rsidRDefault="00D93DEF" w:rsidP="00D93DEF">
      <w:pPr>
        <w:pStyle w:val="SysReq1"/>
        <w:rPr>
          <w:lang w:val="en-GB"/>
        </w:rPr>
      </w:pPr>
      <w:bookmarkStart w:id="4149" w:name="_Toc198519570"/>
      <w:r w:rsidRPr="00725372">
        <w:rPr>
          <w:lang w:val="en-GB"/>
        </w:rPr>
        <w:t xml:space="preserve">The </w:t>
      </w:r>
      <w:r w:rsidR="00CB1438">
        <w:rPr>
          <w:lang w:val="en-GB"/>
        </w:rPr>
        <w:t>Contractor</w:t>
      </w:r>
      <w:r w:rsidRPr="00725372">
        <w:rPr>
          <w:lang w:val="en-GB"/>
        </w:rPr>
        <w:t xml:space="preserve"> </w:t>
      </w:r>
      <w:r w:rsidR="002D5DF0">
        <w:rPr>
          <w:lang w:val="en-GB"/>
        </w:rPr>
        <w:t xml:space="preserve">shall </w:t>
      </w:r>
      <w:r w:rsidRPr="00725372">
        <w:rPr>
          <w:lang w:val="en-GB"/>
        </w:rPr>
        <w:t>install and assembl</w:t>
      </w:r>
      <w:r w:rsidR="002D5DF0">
        <w:rPr>
          <w:lang w:val="en-GB"/>
        </w:rPr>
        <w:t>e</w:t>
      </w:r>
      <w:r w:rsidRPr="00725372">
        <w:rPr>
          <w:lang w:val="en-GB"/>
        </w:rPr>
        <w:t xml:space="preserve"> all components (compressors, ORS, QRB, warm panels, interconnection lines, electrical cubicles, control system equipment’s, analysis cubicles, among others) and </w:t>
      </w:r>
      <w:r w:rsidR="007232EF">
        <w:rPr>
          <w:lang w:val="en-GB"/>
        </w:rPr>
        <w:t xml:space="preserve">perform </w:t>
      </w:r>
      <w:r w:rsidRPr="00725372">
        <w:rPr>
          <w:lang w:val="en-GB"/>
        </w:rPr>
        <w:t>their connections on the SCK CEN site and to utility supplies.</w:t>
      </w:r>
      <w:bookmarkEnd w:id="4149"/>
      <w:r w:rsidRPr="00725372">
        <w:rPr>
          <w:lang w:val="en-GB"/>
        </w:rPr>
        <w:t xml:space="preserve"> </w:t>
      </w:r>
    </w:p>
    <w:p w14:paraId="7CBDBD75" w14:textId="289FA2D6" w:rsidR="00D93DEF" w:rsidRDefault="00D93DEF" w:rsidP="00D93DEF">
      <w:pPr>
        <w:pStyle w:val="SysReq1"/>
        <w:rPr>
          <w:lang w:val="en-GB"/>
        </w:rPr>
      </w:pPr>
      <w:bookmarkStart w:id="4150" w:name="_Toc198519571"/>
      <w:r w:rsidRPr="00725372">
        <w:rPr>
          <w:lang w:val="en-GB"/>
        </w:rPr>
        <w:t xml:space="preserve">The </w:t>
      </w:r>
      <w:r w:rsidR="00CB1438">
        <w:rPr>
          <w:lang w:val="en-GB"/>
        </w:rPr>
        <w:t>Contractor</w:t>
      </w:r>
      <w:r w:rsidRPr="00725372">
        <w:rPr>
          <w:lang w:val="en-GB"/>
        </w:rPr>
        <w:t xml:space="preserve"> and its </w:t>
      </w:r>
      <w:r w:rsidR="00C04E8C">
        <w:rPr>
          <w:lang w:val="en-GB"/>
        </w:rPr>
        <w:t>s</w:t>
      </w:r>
      <w:r w:rsidR="00C04E8C" w:rsidRPr="00C04E8C">
        <w:rPr>
          <w:lang w:val="en-GB"/>
        </w:rPr>
        <w:t>ubcontractor</w:t>
      </w:r>
      <w:r w:rsidRPr="00725372">
        <w:rPr>
          <w:lang w:val="en-GB"/>
        </w:rPr>
        <w:t>s shall follow the local regulations applicable on the SCK CEN site, including the safety and logistic rules and the necessary trainings.</w:t>
      </w:r>
      <w:bookmarkEnd w:id="4150"/>
    </w:p>
    <w:p w14:paraId="01E5EA6E" w14:textId="68E1B299" w:rsidR="00080949" w:rsidRPr="00725372" w:rsidRDefault="00080949" w:rsidP="00D93DEF">
      <w:pPr>
        <w:pStyle w:val="SysReq1"/>
        <w:rPr>
          <w:lang w:val="en-GB"/>
        </w:rPr>
      </w:pPr>
      <w:bookmarkStart w:id="4151" w:name="_Toc198519572"/>
      <w:r w:rsidRPr="00725372">
        <w:rPr>
          <w:lang w:val="en-GB"/>
        </w:rPr>
        <w:t xml:space="preserve">For all activities on SCK CEN site, the </w:t>
      </w:r>
      <w:r>
        <w:rPr>
          <w:lang w:val="en-GB"/>
        </w:rPr>
        <w:t>Contractor</w:t>
      </w:r>
      <w:r w:rsidRPr="00725372">
        <w:rPr>
          <w:lang w:val="en-GB"/>
        </w:rPr>
        <w:t xml:space="preserve"> shall </w:t>
      </w:r>
      <w:r>
        <w:rPr>
          <w:lang w:val="en-GB"/>
        </w:rPr>
        <w:t>comply with</w:t>
      </w:r>
      <w:r w:rsidRPr="00725372">
        <w:rPr>
          <w:lang w:val="en-GB"/>
        </w:rPr>
        <w:t xml:space="preserve"> the </w:t>
      </w:r>
      <w:r w:rsidR="0087769C">
        <w:rPr>
          <w:lang w:val="en-GB"/>
        </w:rPr>
        <w:t xml:space="preserve">SCK CEN </w:t>
      </w:r>
      <w:r>
        <w:rPr>
          <w:lang w:val="en-GB"/>
        </w:rPr>
        <w:t>Safety and Health Plan (</w:t>
      </w:r>
      <w:r w:rsidRPr="00725372">
        <w:rPr>
          <w:rStyle w:val="AAReferencedChar"/>
        </w:rPr>
        <w:fldChar w:fldCharType="begin"/>
      </w:r>
      <w:r w:rsidRPr="00725372">
        <w:rPr>
          <w:rStyle w:val="AAReferencedChar"/>
        </w:rPr>
        <w:instrText xml:space="preserve"> REF _Ref190772635 \h  \* MERGEFORMAT </w:instrText>
      </w:r>
      <w:r w:rsidRPr="00725372">
        <w:rPr>
          <w:rStyle w:val="AAReferencedChar"/>
        </w:rPr>
      </w:r>
      <w:r w:rsidRPr="00725372">
        <w:rPr>
          <w:rStyle w:val="AAReferencedChar"/>
        </w:rPr>
        <w:fldChar w:fldCharType="separate"/>
      </w:r>
      <w:r w:rsidR="00711812" w:rsidRPr="00711812">
        <w:rPr>
          <w:rStyle w:val="AAReferencedChar"/>
        </w:rPr>
        <w:t>AD 2</w:t>
      </w:r>
      <w:r w:rsidRPr="00725372">
        <w:rPr>
          <w:rStyle w:val="AAReferencedChar"/>
        </w:rPr>
        <w:fldChar w:fldCharType="end"/>
      </w:r>
      <w:r>
        <w:rPr>
          <w:rStyle w:val="AAReferencedChar"/>
        </w:rPr>
        <w:t>).</w:t>
      </w:r>
      <w:bookmarkEnd w:id="4151"/>
    </w:p>
    <w:p w14:paraId="161A3528" w14:textId="3D61E640" w:rsidR="00D93DEF" w:rsidRPr="00725372" w:rsidRDefault="00D93DEF" w:rsidP="00D93DEF">
      <w:pPr>
        <w:pStyle w:val="SysReq1"/>
        <w:rPr>
          <w:lang w:val="en-GB"/>
        </w:rPr>
      </w:pPr>
      <w:bookmarkStart w:id="4152" w:name="_Ref192250871"/>
      <w:bookmarkStart w:id="4153" w:name="_Toc198519573"/>
      <w:r w:rsidRPr="00725372">
        <w:rPr>
          <w:lang w:val="en-GB"/>
        </w:rPr>
        <w:t xml:space="preserve">Utilities (electricity, </w:t>
      </w:r>
      <w:bookmarkStart w:id="4154" w:name="_Hlk191395664"/>
      <w:r w:rsidRPr="00725372">
        <w:rPr>
          <w:lang w:val="en-GB"/>
        </w:rPr>
        <w:t xml:space="preserve">cooling water, compressed air) except fluids (helium and nitrogen) will </w:t>
      </w:r>
      <w:bookmarkEnd w:id="4154"/>
      <w:r w:rsidRPr="00725372">
        <w:rPr>
          <w:lang w:val="en-GB"/>
        </w:rPr>
        <w:t xml:space="preserve">be supplied free of charge from </w:t>
      </w:r>
      <w:r w:rsidR="007C4D9C" w:rsidRPr="00725372">
        <w:rPr>
          <w:lang w:val="en-GB"/>
        </w:rPr>
        <w:t xml:space="preserve">start of </w:t>
      </w:r>
      <w:r w:rsidRPr="00725372">
        <w:rPr>
          <w:lang w:val="en-GB"/>
        </w:rPr>
        <w:t xml:space="preserve">installation to </w:t>
      </w:r>
      <w:r w:rsidR="007C4D9C" w:rsidRPr="00725372">
        <w:rPr>
          <w:lang w:val="en-GB"/>
        </w:rPr>
        <w:t xml:space="preserve">end of </w:t>
      </w:r>
      <w:r w:rsidRPr="00725372">
        <w:rPr>
          <w:lang w:val="en-GB"/>
        </w:rPr>
        <w:t xml:space="preserve">acceptance tests at the SCK CEN site. The </w:t>
      </w:r>
      <w:r w:rsidR="00CB1438">
        <w:rPr>
          <w:lang w:val="en-GB"/>
        </w:rPr>
        <w:t>Contractor</w:t>
      </w:r>
      <w:r w:rsidRPr="00725372">
        <w:rPr>
          <w:lang w:val="en-GB"/>
        </w:rPr>
        <w:t xml:space="preserve"> shall provide a list of needed utilities with date of availability at the end of the conceptual design and updated at the final design (</w:t>
      </w:r>
      <w:r w:rsidR="00054C3E" w:rsidRPr="00725372">
        <w:rPr>
          <w:rStyle w:val="AAReferencedChar"/>
        </w:rPr>
        <w:fldChar w:fldCharType="begin"/>
      </w:r>
      <w:r w:rsidR="00054C3E" w:rsidRPr="00725372">
        <w:rPr>
          <w:rStyle w:val="AAReferencedChar"/>
        </w:rPr>
        <w:instrText xml:space="preserve"> REF _Ref191382283 \h  \* MERGEFORMAT </w:instrText>
      </w:r>
      <w:r w:rsidR="00EE71EF">
        <w:rPr>
          <w:rStyle w:val="AAReferencedChar"/>
          <w:b/>
          <w:bCs/>
          <w:lang w:val="en-US"/>
        </w:rPr>
        <w:instrText>Error! Reference source not found.</w:instrText>
      </w:r>
      <w:r w:rsidR="00054C3E" w:rsidRPr="00725372">
        <w:rPr>
          <w:rStyle w:val="AAReferencedChar"/>
        </w:rPr>
      </w:r>
      <w:r w:rsidR="00054C3E" w:rsidRPr="00725372">
        <w:rPr>
          <w:rStyle w:val="AAReferencedChar"/>
        </w:rPr>
        <w:fldChar w:fldCharType="separate"/>
      </w:r>
      <w:r w:rsidR="00711812">
        <w:rPr>
          <w:rStyle w:val="AAReferencedChar"/>
          <w:b/>
          <w:bCs/>
          <w:lang w:val="en-US"/>
        </w:rPr>
        <w:t>Error! Reference source not found.</w:t>
      </w:r>
      <w:r w:rsidR="00054C3E" w:rsidRPr="00725372">
        <w:rPr>
          <w:rStyle w:val="AAReferencedChar"/>
        </w:rPr>
        <w:fldChar w:fldCharType="end"/>
      </w:r>
      <w:r w:rsidRPr="00725372">
        <w:rPr>
          <w:lang w:val="en-GB"/>
        </w:rPr>
        <w:t>).</w:t>
      </w:r>
      <w:bookmarkEnd w:id="4152"/>
      <w:bookmarkEnd w:id="4153"/>
    </w:p>
    <w:p w14:paraId="0675F88E" w14:textId="5134DB3B" w:rsidR="00D93DEF" w:rsidRPr="00725372" w:rsidRDefault="00D93DEF" w:rsidP="00D93DEF">
      <w:pPr>
        <w:pStyle w:val="SysReq1"/>
        <w:rPr>
          <w:lang w:val="en-GB"/>
        </w:rPr>
      </w:pPr>
      <w:bookmarkStart w:id="4155" w:name="_Toc198519574"/>
      <w:r w:rsidRPr="00725372">
        <w:rPr>
          <w:lang w:val="en-GB"/>
        </w:rPr>
        <w:t xml:space="preserve">The existing cranes in the buildings will be made available for the work on site, however, qualified operators shall be provided by the </w:t>
      </w:r>
      <w:r w:rsidR="00CB1438">
        <w:rPr>
          <w:lang w:val="en-GB"/>
        </w:rPr>
        <w:t>Contractor</w:t>
      </w:r>
      <w:r w:rsidRPr="00725372">
        <w:rPr>
          <w:lang w:val="en-GB"/>
        </w:rPr>
        <w:t>.</w:t>
      </w:r>
      <w:bookmarkEnd w:id="4155"/>
    </w:p>
    <w:p w14:paraId="7BBBD0EF" w14:textId="39527FF1" w:rsidR="009A31C2" w:rsidRPr="00725372" w:rsidRDefault="009A31C2" w:rsidP="009A31C2">
      <w:pPr>
        <w:pStyle w:val="Heading3numbered"/>
      </w:pPr>
      <w:bookmarkStart w:id="4156" w:name="_Ref192757333"/>
      <w:bookmarkStart w:id="4157" w:name="_Toc198518428"/>
      <w:r w:rsidRPr="00725372">
        <w:t>Incoming inspection</w:t>
      </w:r>
      <w:r w:rsidR="00B15B33">
        <w:t xml:space="preserve"> at SCK CEN site</w:t>
      </w:r>
      <w:bookmarkEnd w:id="4157"/>
    </w:p>
    <w:p w14:paraId="6F4B6B24" w14:textId="77777777" w:rsidR="009A31C2" w:rsidRPr="00725372" w:rsidRDefault="009A31C2" w:rsidP="009A31C2">
      <w:pPr>
        <w:pStyle w:val="SysReq1"/>
        <w:rPr>
          <w:lang w:val="en-GB"/>
        </w:rPr>
      </w:pPr>
      <w:bookmarkStart w:id="4158" w:name="_Toc198519575"/>
      <w:r w:rsidRPr="00725372">
        <w:rPr>
          <w:lang w:val="en-GB"/>
        </w:rPr>
        <w:t>Upon arrival on the SCK CEN site at Mol, at least the following inspections shall be performed and documented:</w:t>
      </w:r>
      <w:bookmarkEnd w:id="4158"/>
    </w:p>
    <w:p w14:paraId="3B5A29E8" w14:textId="77777777" w:rsidR="009A31C2" w:rsidRPr="00725372" w:rsidRDefault="009A31C2" w:rsidP="009A31C2">
      <w:pPr>
        <w:pStyle w:val="SysReq2"/>
        <w:rPr>
          <w:lang w:val="en-GB"/>
        </w:rPr>
      </w:pPr>
      <w:r w:rsidRPr="00725372">
        <w:rPr>
          <w:lang w:val="en-GB"/>
        </w:rPr>
        <w:t>Inventory control of components.</w:t>
      </w:r>
    </w:p>
    <w:p w14:paraId="0D067D6E" w14:textId="77777777" w:rsidR="009A31C2" w:rsidRPr="00725372" w:rsidRDefault="009A31C2" w:rsidP="009A31C2">
      <w:pPr>
        <w:pStyle w:val="SysReq2"/>
        <w:rPr>
          <w:lang w:val="en-GB"/>
        </w:rPr>
      </w:pPr>
      <w:r w:rsidRPr="00725372">
        <w:rPr>
          <w:lang w:val="en-GB"/>
        </w:rPr>
        <w:t>Visual inspections: checking for any damage of the packages, examination of the surfaces and welds of the components for cracks.</w:t>
      </w:r>
    </w:p>
    <w:p w14:paraId="4D0697C3" w14:textId="77777777" w:rsidR="009A31C2" w:rsidRPr="00725372" w:rsidRDefault="009A31C2" w:rsidP="009A31C2">
      <w:pPr>
        <w:pStyle w:val="SysReq2"/>
        <w:rPr>
          <w:lang w:val="en-GB"/>
        </w:rPr>
      </w:pPr>
      <w:r w:rsidRPr="00725372">
        <w:rPr>
          <w:lang w:val="en-GB"/>
        </w:rPr>
        <w:t>Checking of pressure settings of all volumes after transport by the reading of the pressure gauges, and comparison with pressure measured before shipment.</w:t>
      </w:r>
    </w:p>
    <w:p w14:paraId="10F8F387" w14:textId="77777777" w:rsidR="009A31C2" w:rsidRPr="00725372" w:rsidRDefault="009A31C2" w:rsidP="009A31C2">
      <w:pPr>
        <w:pStyle w:val="SysReq2"/>
        <w:rPr>
          <w:lang w:val="en-GB"/>
        </w:rPr>
      </w:pPr>
      <w:r w:rsidRPr="00725372">
        <w:rPr>
          <w:lang w:val="en-GB"/>
        </w:rPr>
        <w:t>Checking of all installed shock detectors and accelerometers.</w:t>
      </w:r>
    </w:p>
    <w:p w14:paraId="39A333CC" w14:textId="4FBAE07D" w:rsidR="009A31C2" w:rsidRPr="00725372" w:rsidRDefault="009A31C2" w:rsidP="009A31C2">
      <w:pPr>
        <w:pStyle w:val="SysReq1"/>
        <w:rPr>
          <w:lang w:val="en-GB"/>
        </w:rPr>
      </w:pPr>
      <w:bookmarkStart w:id="4159" w:name="_Ref192250934"/>
      <w:bookmarkStart w:id="4160" w:name="_Toc198519576"/>
      <w:r w:rsidRPr="00725372">
        <w:rPr>
          <w:lang w:val="en-GB"/>
        </w:rPr>
        <w:lastRenderedPageBreak/>
        <w:t xml:space="preserve">An incoming inspection report shall be provided by the </w:t>
      </w:r>
      <w:r>
        <w:rPr>
          <w:lang w:val="en-GB"/>
        </w:rPr>
        <w:t>Contractor</w:t>
      </w:r>
      <w:r w:rsidRPr="00725372">
        <w:rPr>
          <w:lang w:val="en-GB"/>
        </w:rPr>
        <w:t xml:space="preserve"> and approved by SCK CEN (to be included in deliverable</w:t>
      </w:r>
      <w:r>
        <w:rPr>
          <w:lang w:val="en-GB"/>
        </w:rPr>
        <w:t xml:space="preserve"> </w:t>
      </w:r>
      <w:r w:rsidRPr="0081103D">
        <w:rPr>
          <w:rStyle w:val="AAReferencedChar"/>
        </w:rPr>
        <w:fldChar w:fldCharType="begin"/>
      </w:r>
      <w:r w:rsidRPr="0081103D">
        <w:rPr>
          <w:rStyle w:val="AAReferencedChar"/>
        </w:rPr>
        <w:instrText xml:space="preserve"> REF _Ref194400009 \h  \* MERGEFORMAT </w:instrText>
      </w:r>
      <w:r w:rsidRPr="0081103D">
        <w:rPr>
          <w:rStyle w:val="AAReferencedChar"/>
        </w:rPr>
      </w:r>
      <w:r w:rsidRPr="0081103D">
        <w:rPr>
          <w:rStyle w:val="AAReferencedChar"/>
        </w:rPr>
        <w:fldChar w:fldCharType="separate"/>
      </w:r>
      <w:r w:rsidR="00711812">
        <w:rPr>
          <w:rStyle w:val="AAReferencedChar"/>
          <w:b/>
          <w:bCs/>
          <w:lang w:val="en-US"/>
        </w:rPr>
        <w:t>Error! Reference source not found.</w:t>
      </w:r>
      <w:r w:rsidRPr="0081103D">
        <w:rPr>
          <w:rStyle w:val="AAReferencedChar"/>
        </w:rPr>
        <w:fldChar w:fldCharType="end"/>
      </w:r>
      <w:r w:rsidRPr="00725372">
        <w:rPr>
          <w:lang w:val="en-GB"/>
        </w:rPr>
        <w:fldChar w:fldCharType="begin"/>
      </w:r>
      <w:r w:rsidRPr="00725372">
        <w:rPr>
          <w:lang w:val="en-GB"/>
        </w:rPr>
        <w:instrText xml:space="preserve"> REF _Ref189817918 \h  \* MERGEFORMAT </w:instrText>
      </w:r>
      <w:r w:rsidRPr="00725372">
        <w:rPr>
          <w:lang w:val="en-GB"/>
        </w:rPr>
      </w:r>
      <w:r w:rsidRPr="00725372">
        <w:rPr>
          <w:lang w:val="en-GB"/>
        </w:rPr>
        <w:fldChar w:fldCharType="separate"/>
      </w:r>
      <w:r w:rsidR="00711812">
        <w:rPr>
          <w:b/>
          <w:bCs/>
        </w:rPr>
        <w:t>Error! Reference source not found.</w:t>
      </w:r>
      <w:r w:rsidRPr="00725372">
        <w:rPr>
          <w:lang w:val="en-GB"/>
        </w:rPr>
        <w:fldChar w:fldCharType="end"/>
      </w:r>
      <w:r w:rsidRPr="00725372">
        <w:rPr>
          <w:lang w:val="en-GB"/>
        </w:rPr>
        <w:t>) before starting installation.</w:t>
      </w:r>
      <w:bookmarkEnd w:id="4159"/>
      <w:bookmarkEnd w:id="4160"/>
    </w:p>
    <w:p w14:paraId="1011C8B0" w14:textId="34277617" w:rsidR="007F22B7" w:rsidRPr="00725372" w:rsidRDefault="007F22B7" w:rsidP="007F22B7">
      <w:pPr>
        <w:pStyle w:val="Heading3numbered"/>
      </w:pPr>
      <w:bookmarkStart w:id="4161" w:name="_Toc198518429"/>
      <w:r>
        <w:t xml:space="preserve">Test after </w:t>
      </w:r>
      <w:r w:rsidRPr="00725372">
        <w:t>Mechanical assembly completion</w:t>
      </w:r>
      <w:bookmarkEnd w:id="4161"/>
    </w:p>
    <w:p w14:paraId="154CBAD1" w14:textId="77777777" w:rsidR="007F22B7" w:rsidRPr="00725372" w:rsidRDefault="007F22B7" w:rsidP="007F22B7">
      <w:pPr>
        <w:pStyle w:val="SysReq1"/>
        <w:spacing w:before="40" w:after="20"/>
        <w:rPr>
          <w:lang w:val="en-GB"/>
        </w:rPr>
      </w:pPr>
      <w:bookmarkStart w:id="4162" w:name="_Toc198519577"/>
      <w:r w:rsidRPr="00725372">
        <w:rPr>
          <w:lang w:val="en-GB"/>
        </w:rPr>
        <w:t>After assembly of subsystems (</w:t>
      </w:r>
      <w:r>
        <w:rPr>
          <w:lang w:val="en-GB"/>
        </w:rPr>
        <w:t>WCS</w:t>
      </w:r>
      <w:r w:rsidRPr="00725372">
        <w:rPr>
          <w:lang w:val="en-GB"/>
        </w:rPr>
        <w:t>, QRB, storages), the following tests shall be performed and documented:</w:t>
      </w:r>
      <w:bookmarkEnd w:id="4162"/>
    </w:p>
    <w:p w14:paraId="3BA7A437" w14:textId="77777777" w:rsidR="007F22B7" w:rsidRPr="00725372" w:rsidRDefault="007F22B7" w:rsidP="007F22B7">
      <w:pPr>
        <w:pStyle w:val="SysReq2"/>
        <w:spacing w:before="40" w:after="20"/>
        <w:contextualSpacing w:val="0"/>
        <w:rPr>
          <w:lang w:val="en-GB"/>
        </w:rPr>
      </w:pPr>
      <w:r w:rsidRPr="00725372">
        <w:rPr>
          <w:lang w:val="en-GB"/>
        </w:rPr>
        <w:t>Conformance of the assembly with the piping and instrumentation diagrams, verification of the labelling.</w:t>
      </w:r>
    </w:p>
    <w:p w14:paraId="2953A5FA" w14:textId="77777777" w:rsidR="007F22B7" w:rsidRPr="00725372" w:rsidRDefault="007F22B7" w:rsidP="007F22B7">
      <w:pPr>
        <w:pStyle w:val="SysReq2"/>
        <w:spacing w:before="40" w:after="20"/>
        <w:contextualSpacing w:val="0"/>
        <w:rPr>
          <w:lang w:val="en-GB"/>
        </w:rPr>
      </w:pPr>
      <w:r w:rsidRPr="00725372">
        <w:rPr>
          <w:lang w:val="en-GB"/>
        </w:rPr>
        <w:t>Inspection of assembly welds shall be performed according the ASME standard. Moreover, all cryogenic joint welds shall be 100 % X-rayed.</w:t>
      </w:r>
    </w:p>
    <w:p w14:paraId="0913330D" w14:textId="77777777" w:rsidR="007F22B7" w:rsidRPr="00725372" w:rsidRDefault="007F22B7" w:rsidP="007F22B7">
      <w:pPr>
        <w:pStyle w:val="SysReq2"/>
        <w:spacing w:before="40" w:after="20"/>
        <w:contextualSpacing w:val="0"/>
        <w:rPr>
          <w:lang w:val="en-GB"/>
        </w:rPr>
      </w:pPr>
      <w:r w:rsidRPr="00725372">
        <w:rPr>
          <w:lang w:val="en-GB"/>
        </w:rPr>
        <w:t xml:space="preserve">Pressure tests of subassemblies with dry nitrogen gas. The </w:t>
      </w:r>
      <w:r>
        <w:rPr>
          <w:lang w:val="en-GB"/>
        </w:rPr>
        <w:t>Contractor</w:t>
      </w:r>
      <w:r w:rsidRPr="00725372">
        <w:rPr>
          <w:lang w:val="en-GB"/>
        </w:rPr>
        <w:t xml:space="preserve"> shall take in charge all measures concerning safety precautions during these pressure tests.</w:t>
      </w:r>
    </w:p>
    <w:p w14:paraId="409A3B49" w14:textId="55A2371D" w:rsidR="007F22B7" w:rsidRPr="00725372" w:rsidRDefault="007F22B7" w:rsidP="007F22B7">
      <w:pPr>
        <w:pStyle w:val="SysReq2"/>
        <w:spacing w:before="40" w:after="20"/>
        <w:contextualSpacing w:val="0"/>
        <w:rPr>
          <w:lang w:val="en-GB"/>
        </w:rPr>
      </w:pPr>
      <w:r w:rsidRPr="00725372">
        <w:rPr>
          <w:lang w:val="en-GB"/>
        </w:rPr>
        <w:t xml:space="preserve">Leak tests on subsystems (including warm lines) with recording the vacuum level for at least 24 h shall confirm the maximum leak rates specified in section </w:t>
      </w:r>
      <w:r w:rsidRPr="00725372">
        <w:rPr>
          <w:rStyle w:val="AAReferencedChar"/>
        </w:rPr>
        <w:fldChar w:fldCharType="begin"/>
      </w:r>
      <w:r w:rsidRPr="00725372">
        <w:rPr>
          <w:rStyle w:val="AAReferencedChar"/>
        </w:rPr>
        <w:instrText xml:space="preserve"> REF _Ref190799003 \r \h  \* MERGEFORMAT </w:instrText>
      </w:r>
      <w:r w:rsidRPr="00725372">
        <w:rPr>
          <w:rStyle w:val="AAReferencedChar"/>
        </w:rPr>
      </w:r>
      <w:r w:rsidRPr="00725372">
        <w:rPr>
          <w:rStyle w:val="AAReferencedChar"/>
        </w:rPr>
        <w:fldChar w:fldCharType="separate"/>
      </w:r>
      <w:r w:rsidR="00711812">
        <w:rPr>
          <w:rStyle w:val="AAReferencedChar"/>
        </w:rPr>
        <w:t>3.3.8</w:t>
      </w:r>
      <w:r w:rsidRPr="00725372">
        <w:rPr>
          <w:rStyle w:val="AAReferencedChar"/>
        </w:rPr>
        <w:fldChar w:fldCharType="end"/>
      </w:r>
      <w:r w:rsidRPr="00725372">
        <w:rPr>
          <w:lang w:val="en-GB"/>
        </w:rPr>
        <w:t>.</w:t>
      </w:r>
    </w:p>
    <w:p w14:paraId="77E136E2" w14:textId="77777777" w:rsidR="007F22B7" w:rsidRPr="00725372" w:rsidRDefault="007F22B7" w:rsidP="007F22B7">
      <w:pPr>
        <w:pStyle w:val="SysReq2"/>
        <w:spacing w:before="40" w:after="20"/>
        <w:contextualSpacing w:val="0"/>
        <w:rPr>
          <w:lang w:val="en-GB"/>
        </w:rPr>
      </w:pPr>
      <w:r w:rsidRPr="00725372">
        <w:rPr>
          <w:lang w:val="en-GB"/>
        </w:rPr>
        <w:t xml:space="preserve">All electrical and wiring tests shall be performed on site after assembly. </w:t>
      </w:r>
    </w:p>
    <w:p w14:paraId="1603745D" w14:textId="77777777" w:rsidR="007F22B7" w:rsidRPr="00725372" w:rsidRDefault="007F22B7" w:rsidP="007F22B7">
      <w:pPr>
        <w:pStyle w:val="SysReq2"/>
        <w:spacing w:before="40" w:after="20"/>
        <w:contextualSpacing w:val="0"/>
        <w:rPr>
          <w:lang w:val="en-GB"/>
        </w:rPr>
      </w:pPr>
      <w:r w:rsidRPr="00725372">
        <w:rPr>
          <w:lang w:val="en-GB"/>
        </w:rPr>
        <w:t xml:space="preserve">Tests of the measuring chains and instrumentation shall be performed with the test of the </w:t>
      </w:r>
      <w:r>
        <w:rPr>
          <w:lang w:val="en-GB"/>
        </w:rPr>
        <w:t>QPLANT</w:t>
      </w:r>
      <w:r w:rsidRPr="00725372">
        <w:rPr>
          <w:lang w:val="en-GB"/>
        </w:rPr>
        <w:t xml:space="preserve"> control system and the inlet/outlet signals.</w:t>
      </w:r>
    </w:p>
    <w:p w14:paraId="1D93DBCB" w14:textId="77777777" w:rsidR="007F22B7" w:rsidRPr="00725372" w:rsidRDefault="007F22B7" w:rsidP="007F22B7">
      <w:pPr>
        <w:pStyle w:val="SysReq2"/>
        <w:spacing w:before="40" w:after="20"/>
        <w:contextualSpacing w:val="0"/>
        <w:rPr>
          <w:lang w:val="en-GB"/>
        </w:rPr>
      </w:pPr>
      <w:r w:rsidRPr="00725372">
        <w:rPr>
          <w:lang w:val="en-GB"/>
        </w:rPr>
        <w:t>Checking of safety components and particularly the safety valves.</w:t>
      </w:r>
    </w:p>
    <w:p w14:paraId="4C63C393" w14:textId="033558CD" w:rsidR="007F22B7" w:rsidRPr="00EC0784" w:rsidRDefault="007F22B7" w:rsidP="007F22B7">
      <w:pPr>
        <w:pStyle w:val="SysReq1"/>
        <w:spacing w:after="160" w:line="259" w:lineRule="auto"/>
        <w:jc w:val="left"/>
        <w:rPr>
          <w:rFonts w:eastAsia="Times New Roman"/>
          <w:color w:val="984A9C"/>
          <w:sz w:val="22"/>
        </w:rPr>
      </w:pPr>
      <w:bookmarkStart w:id="4163" w:name="_Toc198519578"/>
      <w:r w:rsidRPr="00725372">
        <w:rPr>
          <w:lang w:val="en-GB"/>
        </w:rPr>
        <w:t xml:space="preserve">An assembly test report shall be provided by the </w:t>
      </w:r>
      <w:r>
        <w:rPr>
          <w:lang w:val="en-GB"/>
        </w:rPr>
        <w:t>Contractor</w:t>
      </w:r>
      <w:r w:rsidRPr="00725372">
        <w:rPr>
          <w:lang w:val="en-GB"/>
        </w:rPr>
        <w:t xml:space="preserve"> and approved by SCK CEN </w:t>
      </w:r>
      <w:r w:rsidRPr="00725372">
        <w:rPr>
          <w:rStyle w:val="AAReferencedChar"/>
        </w:rPr>
        <w:t>(</w:t>
      </w:r>
      <w:r w:rsidRPr="0081103D">
        <w:rPr>
          <w:rStyle w:val="AAReferencedChar"/>
        </w:rPr>
        <w:fldChar w:fldCharType="begin"/>
      </w:r>
      <w:r w:rsidRPr="0081103D">
        <w:rPr>
          <w:rStyle w:val="AAReferencedChar"/>
        </w:rPr>
        <w:instrText xml:space="preserve"> REF _Ref194400009 \h  \* MERGEFORMAT </w:instrText>
      </w:r>
      <w:r w:rsidRPr="0081103D">
        <w:rPr>
          <w:rStyle w:val="AAReferencedChar"/>
        </w:rPr>
      </w:r>
      <w:r w:rsidRPr="0081103D">
        <w:rPr>
          <w:rStyle w:val="AAReferencedChar"/>
        </w:rPr>
        <w:fldChar w:fldCharType="separate"/>
      </w:r>
      <w:r w:rsidR="00711812">
        <w:rPr>
          <w:rStyle w:val="AAReferencedChar"/>
          <w:b/>
          <w:bCs/>
          <w:lang w:val="en-US"/>
        </w:rPr>
        <w:t>Error! Reference source not found.</w:t>
      </w:r>
      <w:r w:rsidRPr="0081103D">
        <w:rPr>
          <w:rStyle w:val="AAReferencedChar"/>
        </w:rPr>
        <w:fldChar w:fldCharType="end"/>
      </w:r>
      <w:r w:rsidRPr="00725372">
        <w:rPr>
          <w:lang w:val="en-GB"/>
        </w:rPr>
        <w:t>)</w:t>
      </w:r>
      <w:r>
        <w:rPr>
          <w:lang w:val="en-GB"/>
        </w:rPr>
        <w:t xml:space="preserve"> before starting</w:t>
      </w:r>
      <w:r w:rsidRPr="00725372">
        <w:rPr>
          <w:lang w:val="en-GB"/>
        </w:rPr>
        <w:t xml:space="preserve"> commissioning.</w:t>
      </w:r>
      <w:bookmarkEnd w:id="4163"/>
    </w:p>
    <w:p w14:paraId="218B58A9" w14:textId="78845CF8" w:rsidR="00FB40E3" w:rsidRDefault="00294517" w:rsidP="00F53F45">
      <w:pPr>
        <w:pStyle w:val="Heading2numbered"/>
      </w:pPr>
      <w:bookmarkStart w:id="4164" w:name="_Ref191397385"/>
      <w:bookmarkStart w:id="4165" w:name="_Ref191397817"/>
      <w:bookmarkStart w:id="4166" w:name="_Toc198518430"/>
      <w:bookmarkEnd w:id="4156"/>
      <w:r>
        <w:t>Commissioning</w:t>
      </w:r>
      <w:bookmarkEnd w:id="4166"/>
    </w:p>
    <w:p w14:paraId="236FA2A8" w14:textId="7038A584" w:rsidR="00FB40E3" w:rsidRDefault="00FB40E3" w:rsidP="001C6DC5">
      <w:pPr>
        <w:pStyle w:val="regular"/>
        <w:numPr>
          <w:ilvl w:val="0"/>
          <w:numId w:val="51"/>
        </w:numPr>
      </w:pPr>
      <w:r>
        <w:t>They need to commission,</w:t>
      </w:r>
    </w:p>
    <w:p w14:paraId="359BCB9C" w14:textId="7727CBA2" w:rsidR="00294517" w:rsidRDefault="00294517" w:rsidP="001C6DC5">
      <w:pPr>
        <w:pStyle w:val="regular"/>
        <w:numPr>
          <w:ilvl w:val="0"/>
          <w:numId w:val="51"/>
        </w:numPr>
      </w:pPr>
      <w:r>
        <w:t>They need to provide all the He needed for the commissioning and all testing.</w:t>
      </w:r>
    </w:p>
    <w:p w14:paraId="0150C158" w14:textId="481628A4" w:rsidR="00FB40E3" w:rsidRPr="00725372" w:rsidRDefault="00FB40E3" w:rsidP="00FB40E3">
      <w:pPr>
        <w:pStyle w:val="Heading3numbered"/>
      </w:pPr>
      <w:bookmarkStart w:id="4167" w:name="_Toc198518431"/>
      <w:r>
        <w:t xml:space="preserve">Tests to be done during </w:t>
      </w:r>
      <w:commentRangeStart w:id="4168"/>
      <w:commentRangeStart w:id="4169"/>
      <w:r w:rsidRPr="00725372">
        <w:t xml:space="preserve">Commissioning </w:t>
      </w:r>
      <w:commentRangeEnd w:id="4168"/>
      <w:r>
        <w:rPr>
          <w:rStyle w:val="CommentReference"/>
          <w:rFonts w:eastAsia="Calibri"/>
          <w:color w:val="auto"/>
        </w:rPr>
        <w:commentReference w:id="4168"/>
      </w:r>
      <w:bookmarkStart w:id="4170" w:name="_Toc192762745"/>
      <w:bookmarkStart w:id="4171" w:name="_Toc192765319"/>
      <w:bookmarkEnd w:id="4170"/>
      <w:bookmarkEnd w:id="4171"/>
      <w:commentRangeEnd w:id="4169"/>
      <w:r>
        <w:rPr>
          <w:rStyle w:val="CommentReference"/>
          <w:rFonts w:eastAsia="Calibri"/>
          <w:color w:val="auto"/>
        </w:rPr>
        <w:commentReference w:id="4169"/>
      </w:r>
      <w:bookmarkEnd w:id="4167"/>
    </w:p>
    <w:p w14:paraId="1215EFE3" w14:textId="77777777" w:rsidR="00FB40E3" w:rsidRPr="00725372" w:rsidRDefault="00FB40E3" w:rsidP="00FB40E3">
      <w:pPr>
        <w:pStyle w:val="Heading40"/>
        <w:rPr>
          <w:lang w:val="en-GB"/>
        </w:rPr>
      </w:pPr>
      <w:bookmarkStart w:id="4172" w:name="_Toc198518432"/>
      <w:r w:rsidRPr="00725372">
        <w:rPr>
          <w:lang w:val="en-GB"/>
        </w:rPr>
        <w:t>Preliminary tests</w:t>
      </w:r>
      <w:bookmarkEnd w:id="4172"/>
    </w:p>
    <w:p w14:paraId="6EA0A3AA" w14:textId="77777777" w:rsidR="00FB40E3" w:rsidRPr="00725372" w:rsidRDefault="00FB40E3" w:rsidP="00FB40E3">
      <w:pPr>
        <w:pStyle w:val="SysReq1"/>
        <w:rPr>
          <w:lang w:val="en-GB"/>
        </w:rPr>
      </w:pPr>
      <w:bookmarkStart w:id="4173" w:name="_Toc198519579"/>
      <w:r w:rsidRPr="00725372">
        <w:rPr>
          <w:lang w:val="en-GB"/>
        </w:rPr>
        <w:t>The commissioning shall start with preliminary tests to control and check all components at ambient temperature. The preliminary tests shall include at least the following tasks:</w:t>
      </w:r>
      <w:bookmarkEnd w:id="4173"/>
    </w:p>
    <w:p w14:paraId="23B3B20C" w14:textId="77777777" w:rsidR="00FB40E3" w:rsidRPr="00725372" w:rsidRDefault="00FB40E3" w:rsidP="00FB40E3">
      <w:pPr>
        <w:pStyle w:val="SysReq2"/>
        <w:rPr>
          <w:lang w:val="en-GB"/>
        </w:rPr>
      </w:pPr>
      <w:r w:rsidRPr="00725372">
        <w:rPr>
          <w:lang w:val="en-GB"/>
        </w:rPr>
        <w:t>Controlling of the instrument circuits and settings on Human Machine Interface.</w:t>
      </w:r>
    </w:p>
    <w:p w14:paraId="3FC24D34" w14:textId="77777777" w:rsidR="00FB40E3" w:rsidRPr="00725372" w:rsidRDefault="00FB40E3" w:rsidP="00FB40E3">
      <w:pPr>
        <w:pStyle w:val="SysReq2"/>
        <w:rPr>
          <w:lang w:val="en-GB"/>
        </w:rPr>
      </w:pPr>
      <w:r w:rsidRPr="00725372">
        <w:rPr>
          <w:lang w:val="en-GB"/>
        </w:rPr>
        <w:t>Checking of all connections.</w:t>
      </w:r>
    </w:p>
    <w:p w14:paraId="1C188B60" w14:textId="77777777" w:rsidR="00FB40E3" w:rsidRPr="00725372" w:rsidRDefault="00FB40E3" w:rsidP="00FB40E3">
      <w:pPr>
        <w:pStyle w:val="SysReq2"/>
        <w:rPr>
          <w:lang w:val="en-GB"/>
        </w:rPr>
      </w:pPr>
      <w:r w:rsidRPr="00725372">
        <w:rPr>
          <w:lang w:val="en-GB"/>
        </w:rPr>
        <w:t>Operation and checking of all utilities (cooling water, air and vacuum pumping circuits, electrical power supply, oil, nitrogen).</w:t>
      </w:r>
    </w:p>
    <w:p w14:paraId="74A7A04A" w14:textId="77777777" w:rsidR="00FB40E3" w:rsidRPr="00725372" w:rsidRDefault="00FB40E3" w:rsidP="00FB40E3">
      <w:pPr>
        <w:pStyle w:val="SysReq2"/>
        <w:rPr>
          <w:lang w:val="en-GB"/>
        </w:rPr>
      </w:pPr>
      <w:r w:rsidRPr="00725372">
        <w:rPr>
          <w:lang w:val="en-GB"/>
        </w:rPr>
        <w:t>Conditioning of the circuits (evacuation, purging, flushing), with pure helium gas and calibration of the gas analysers.</w:t>
      </w:r>
    </w:p>
    <w:p w14:paraId="5DBD1C7C" w14:textId="77777777" w:rsidR="00FB40E3" w:rsidRPr="00725372" w:rsidRDefault="00FB40E3" w:rsidP="00FB40E3">
      <w:pPr>
        <w:pStyle w:val="Heading40"/>
        <w:rPr>
          <w:lang w:val="en-GB"/>
        </w:rPr>
      </w:pPr>
      <w:bookmarkStart w:id="4174" w:name="_Toc198518433"/>
      <w:r w:rsidRPr="00725372">
        <w:rPr>
          <w:lang w:val="en-GB"/>
        </w:rPr>
        <w:t>Running tests</w:t>
      </w:r>
      <w:bookmarkEnd w:id="4174"/>
    </w:p>
    <w:p w14:paraId="3AFAA693" w14:textId="77777777" w:rsidR="00FB40E3" w:rsidRPr="00725372" w:rsidRDefault="00FB40E3" w:rsidP="00FB40E3">
      <w:pPr>
        <w:pStyle w:val="SysReq1"/>
        <w:rPr>
          <w:lang w:val="en-GB"/>
        </w:rPr>
      </w:pPr>
      <w:bookmarkStart w:id="4175" w:name="_Toc198519580"/>
      <w:r w:rsidRPr="00725372">
        <w:rPr>
          <w:lang w:val="en-GB"/>
        </w:rPr>
        <w:t xml:space="preserve">Each individual subsystem (vacuum systems, </w:t>
      </w:r>
      <w:r>
        <w:rPr>
          <w:lang w:val="en-GB"/>
        </w:rPr>
        <w:t>WCS</w:t>
      </w:r>
      <w:r w:rsidRPr="00725372">
        <w:rPr>
          <w:lang w:val="en-GB"/>
        </w:rPr>
        <w:t>, gas storages, Refrigeration Cold Box) shall be commissioned during running tests:</w:t>
      </w:r>
      <w:bookmarkEnd w:id="4175"/>
    </w:p>
    <w:p w14:paraId="3CD533F6" w14:textId="77777777" w:rsidR="00FB40E3" w:rsidRPr="00725372" w:rsidRDefault="00FB40E3" w:rsidP="00FB40E3">
      <w:pPr>
        <w:pStyle w:val="SysReq2"/>
        <w:rPr>
          <w:lang w:val="en-GB"/>
        </w:rPr>
      </w:pPr>
      <w:r w:rsidRPr="00725372">
        <w:rPr>
          <w:lang w:val="en-GB"/>
        </w:rPr>
        <w:lastRenderedPageBreak/>
        <w:t>Helium filling and gas management.</w:t>
      </w:r>
    </w:p>
    <w:p w14:paraId="5A37470C" w14:textId="77777777" w:rsidR="00FB40E3" w:rsidRPr="00725372" w:rsidRDefault="00FB40E3" w:rsidP="00FB40E3">
      <w:pPr>
        <w:pStyle w:val="SysReq2"/>
        <w:rPr>
          <w:lang w:val="en-GB"/>
        </w:rPr>
      </w:pPr>
      <w:r w:rsidRPr="00725372">
        <w:rPr>
          <w:lang w:val="en-GB"/>
        </w:rPr>
        <w:t>Oil removal system.</w:t>
      </w:r>
    </w:p>
    <w:p w14:paraId="15AD79AB" w14:textId="77777777" w:rsidR="00FB40E3" w:rsidRPr="00725372" w:rsidRDefault="00FB40E3" w:rsidP="00FB40E3">
      <w:pPr>
        <w:pStyle w:val="SysReq2"/>
        <w:rPr>
          <w:lang w:val="en-GB"/>
        </w:rPr>
      </w:pPr>
      <w:r w:rsidRPr="00725372">
        <w:rPr>
          <w:lang w:val="en-GB"/>
        </w:rPr>
        <w:t>Rotating machines.</w:t>
      </w:r>
    </w:p>
    <w:p w14:paraId="3B215496" w14:textId="77777777" w:rsidR="00FB40E3" w:rsidRPr="00725372" w:rsidRDefault="00FB40E3" w:rsidP="00FB40E3">
      <w:pPr>
        <w:pStyle w:val="SysReq2"/>
        <w:rPr>
          <w:lang w:val="en-GB"/>
        </w:rPr>
      </w:pPr>
      <w:r w:rsidRPr="00725372">
        <w:rPr>
          <w:lang w:val="en-GB"/>
        </w:rPr>
        <w:t>Individual leak test of rotating machines.</w:t>
      </w:r>
    </w:p>
    <w:p w14:paraId="08B6D291" w14:textId="77777777" w:rsidR="00FB40E3" w:rsidRPr="00725372" w:rsidRDefault="00FB40E3" w:rsidP="00FB40E3">
      <w:pPr>
        <w:pStyle w:val="SysReq2"/>
        <w:rPr>
          <w:lang w:val="en-GB"/>
        </w:rPr>
      </w:pPr>
      <w:r w:rsidRPr="00725372">
        <w:rPr>
          <w:lang w:val="en-GB"/>
        </w:rPr>
        <w:t>Checking of dust removal filters.</w:t>
      </w:r>
    </w:p>
    <w:p w14:paraId="68B8B082" w14:textId="77777777" w:rsidR="00FB40E3" w:rsidRPr="00725372" w:rsidRDefault="00FB40E3" w:rsidP="00FB40E3">
      <w:pPr>
        <w:pStyle w:val="SysReq2"/>
        <w:rPr>
          <w:lang w:val="en-GB"/>
        </w:rPr>
      </w:pPr>
      <w:r w:rsidRPr="00725372">
        <w:rPr>
          <w:lang w:val="en-GB"/>
        </w:rPr>
        <w:t xml:space="preserve">Checking of the </w:t>
      </w:r>
      <w:r>
        <w:rPr>
          <w:lang w:val="en-GB"/>
        </w:rPr>
        <w:t>QPLANT</w:t>
      </w:r>
      <w:r w:rsidRPr="00725372">
        <w:rPr>
          <w:lang w:val="en-GB"/>
        </w:rPr>
        <w:t xml:space="preserve"> control system including instrumentation. </w:t>
      </w:r>
    </w:p>
    <w:p w14:paraId="10584F09" w14:textId="77777777" w:rsidR="00FB40E3" w:rsidRPr="00725372" w:rsidRDefault="00FB40E3" w:rsidP="00FB40E3">
      <w:pPr>
        <w:pStyle w:val="SysReq2"/>
        <w:rPr>
          <w:lang w:val="en-GB"/>
        </w:rPr>
      </w:pPr>
      <w:r w:rsidRPr="00725372">
        <w:rPr>
          <w:lang w:val="en-GB"/>
        </w:rPr>
        <w:t xml:space="preserve">Validation the </w:t>
      </w:r>
      <w:r>
        <w:rPr>
          <w:lang w:val="en-GB"/>
        </w:rPr>
        <w:t>QPLANT</w:t>
      </w:r>
      <w:r w:rsidRPr="00725372">
        <w:rPr>
          <w:lang w:val="en-GB"/>
        </w:rPr>
        <w:t xml:space="preserve"> control system operation including test of interfaces and test of safety functions and interlocks.</w:t>
      </w:r>
    </w:p>
    <w:p w14:paraId="26DCBDA6" w14:textId="170D14BC" w:rsidR="00FB40E3" w:rsidRPr="00725372" w:rsidRDefault="00FB40E3" w:rsidP="00FB40E3">
      <w:pPr>
        <w:pStyle w:val="SysReq1"/>
        <w:rPr>
          <w:lang w:val="en-GB"/>
        </w:rPr>
      </w:pPr>
      <w:bookmarkStart w:id="4176" w:name="_Ref192188711"/>
      <w:bookmarkStart w:id="4177" w:name="_Toc198519581"/>
      <w:r>
        <w:rPr>
          <w:lang w:val="en-GB"/>
        </w:rPr>
        <w:t>WCS</w:t>
      </w:r>
      <w:r w:rsidRPr="00725372">
        <w:rPr>
          <w:lang w:val="en-GB"/>
        </w:rPr>
        <w:t xml:space="preserve"> and </w:t>
      </w:r>
      <w:r>
        <w:rPr>
          <w:lang w:val="en-GB"/>
        </w:rPr>
        <w:t>QPLANT</w:t>
      </w:r>
      <w:r w:rsidRPr="00725372">
        <w:rPr>
          <w:lang w:val="en-GB"/>
        </w:rPr>
        <w:t xml:space="preserve"> commissioning test reports shall be provided by the </w:t>
      </w:r>
      <w:r>
        <w:rPr>
          <w:lang w:val="en-GB"/>
        </w:rPr>
        <w:t xml:space="preserve">Contractor </w:t>
      </w:r>
      <w:r w:rsidRPr="00725372">
        <w:rPr>
          <w:lang w:val="en-GB"/>
        </w:rPr>
        <w:t>(</w:t>
      </w:r>
      <w:r>
        <w:rPr>
          <w:rStyle w:val="AAReferencedChar"/>
        </w:rPr>
        <w:fldChar w:fldCharType="begin"/>
      </w:r>
      <w:r>
        <w:instrText xml:space="preserve"> REF _Ref194399846 \h </w:instrText>
      </w:r>
      <w:r>
        <w:rPr>
          <w:rStyle w:val="AAReferencedChar"/>
        </w:rPr>
        <w:instrText xml:space="preserve"> \* MERGEFORMAT </w:instrText>
      </w:r>
      <w:r>
        <w:rPr>
          <w:rStyle w:val="AAReferencedChar"/>
        </w:rPr>
      </w:r>
      <w:r>
        <w:rPr>
          <w:rStyle w:val="AAReferencedChar"/>
        </w:rPr>
        <w:fldChar w:fldCharType="separate"/>
      </w:r>
      <w:r w:rsidR="00711812">
        <w:rPr>
          <w:rStyle w:val="AAReferencedChar"/>
          <w:b/>
          <w:bCs/>
          <w:lang w:val="en-US"/>
        </w:rPr>
        <w:t>Error! Reference source not found.</w:t>
      </w:r>
      <w:r>
        <w:rPr>
          <w:rStyle w:val="AAReferencedChar"/>
        </w:rPr>
        <w:fldChar w:fldCharType="end"/>
      </w:r>
      <w:r w:rsidRPr="00725372">
        <w:rPr>
          <w:lang w:val="en-GB"/>
        </w:rPr>
        <w:t xml:space="preserve">) and </w:t>
      </w:r>
      <w:r>
        <w:rPr>
          <w:lang w:val="en-GB"/>
        </w:rPr>
        <w:t>approved</w:t>
      </w:r>
      <w:r w:rsidRPr="00725372">
        <w:rPr>
          <w:lang w:val="en-GB"/>
        </w:rPr>
        <w:t xml:space="preserve"> by SCK CEN</w:t>
      </w:r>
      <w:r>
        <w:rPr>
          <w:lang w:val="en-GB"/>
        </w:rPr>
        <w:t xml:space="preserve"> before starting acceptance capacity tests</w:t>
      </w:r>
      <w:r w:rsidRPr="00725372">
        <w:rPr>
          <w:lang w:val="en-GB"/>
        </w:rPr>
        <w:t>.</w:t>
      </w:r>
      <w:bookmarkEnd w:id="4176"/>
      <w:bookmarkEnd w:id="4177"/>
    </w:p>
    <w:p w14:paraId="0A0EB35A" w14:textId="29EA6E04" w:rsidR="00F53F45" w:rsidRDefault="00F53F45" w:rsidP="00F53F45">
      <w:pPr>
        <w:pStyle w:val="Heading2numbered"/>
      </w:pPr>
      <w:bookmarkStart w:id="4178" w:name="_Toc198518434"/>
      <w:r w:rsidRPr="00725372">
        <w:t xml:space="preserve">Site </w:t>
      </w:r>
      <w:r w:rsidR="009A243C">
        <w:t>Acceptan</w:t>
      </w:r>
      <w:r w:rsidR="006417FB">
        <w:t>ce</w:t>
      </w:r>
      <w:r w:rsidR="009A243C">
        <w:t xml:space="preserve"> t</w:t>
      </w:r>
      <w:r w:rsidRPr="00725372">
        <w:t>esting</w:t>
      </w:r>
      <w:bookmarkEnd w:id="4164"/>
      <w:bookmarkEnd w:id="4165"/>
      <w:bookmarkEnd w:id="4178"/>
    </w:p>
    <w:p w14:paraId="43079DC4" w14:textId="77777777" w:rsidR="004D5854" w:rsidRDefault="004D5854" w:rsidP="006041CD">
      <w:pPr>
        <w:rPr>
          <w:lang w:val="en-US"/>
        </w:rPr>
      </w:pPr>
    </w:p>
    <w:p w14:paraId="773CB46C" w14:textId="37C44D7D" w:rsidR="001D7813" w:rsidRPr="003E5C09" w:rsidRDefault="001D7813" w:rsidP="006041CD">
      <w:r w:rsidRPr="005D69CF">
        <w:rPr>
          <w:lang w:val="en-US"/>
        </w:rPr>
        <w:t xml:space="preserve">All tests described in </w:t>
      </w:r>
      <w:r>
        <w:rPr>
          <w:lang w:val="en-US"/>
        </w:rPr>
        <w:fldChar w:fldCharType="begin"/>
      </w:r>
      <w:r>
        <w:rPr>
          <w:lang w:val="en-US"/>
        </w:rPr>
        <w:instrText xml:space="preserve"> REF _Ref191397385 \r \h  \* MERGEFORMAT </w:instrText>
      </w:r>
      <w:r>
        <w:rPr>
          <w:lang w:val="en-US"/>
        </w:rPr>
      </w:r>
      <w:r>
        <w:rPr>
          <w:lang w:val="en-US"/>
        </w:rPr>
        <w:fldChar w:fldCharType="separate"/>
      </w:r>
      <w:r w:rsidR="00711812">
        <w:rPr>
          <w:lang w:val="en-US"/>
        </w:rPr>
        <w:t>3.8</w:t>
      </w:r>
      <w:r>
        <w:rPr>
          <w:lang w:val="en-US"/>
        </w:rPr>
        <w:fldChar w:fldCharType="end"/>
      </w:r>
      <w:r>
        <w:rPr>
          <w:lang w:val="en-US"/>
        </w:rPr>
        <w:t xml:space="preserve"> </w:t>
      </w:r>
      <w:r w:rsidRPr="005D69CF">
        <w:rPr>
          <w:lang w:val="en-US"/>
        </w:rPr>
        <w:t>shall be conducted under Contractor responsibility following the local site rules.</w:t>
      </w:r>
    </w:p>
    <w:p w14:paraId="5CC0B5D9" w14:textId="79FDFD1D" w:rsidR="00F53F45" w:rsidRPr="0085441C" w:rsidRDefault="001D7813" w:rsidP="0085441C">
      <w:pPr>
        <w:pStyle w:val="regular"/>
        <w:rPr>
          <w:lang w:val="en-US"/>
        </w:rPr>
      </w:pPr>
      <w:r w:rsidRPr="005D69CF">
        <w:rPr>
          <w:iCs/>
          <w:lang w:val="en-US"/>
        </w:rPr>
        <w:t xml:space="preserve">The tests on site consist of an incoming inspection after arrival on site, inspection after positioning of the components, verification after mechanical assembly completion, a commissioning period for the Contractor to prepare the </w:t>
      </w:r>
      <w:r w:rsidR="00A156C9">
        <w:rPr>
          <w:lang w:val="en-US"/>
        </w:rPr>
        <w:t>QPLANT</w:t>
      </w:r>
      <w:r w:rsidRPr="005D69CF">
        <w:rPr>
          <w:iCs/>
          <w:lang w:val="en-US"/>
        </w:rPr>
        <w:t xml:space="preserve"> for acceptance capacity tests. </w:t>
      </w:r>
      <w:r w:rsidRPr="005D69CF">
        <w:rPr>
          <w:lang w:val="en-US"/>
        </w:rPr>
        <w:t>The acceptance</w:t>
      </w:r>
      <w:r w:rsidRPr="005D69CF">
        <w:rPr>
          <w:iCs/>
          <w:lang w:val="en-US"/>
        </w:rPr>
        <w:t xml:space="preserve"> capacity</w:t>
      </w:r>
      <w:r w:rsidRPr="005D69CF">
        <w:rPr>
          <w:lang w:val="en-US"/>
        </w:rPr>
        <w:t xml:space="preserve"> tests aims at verifying the functional operation and capacity of the </w:t>
      </w:r>
      <w:r w:rsidR="00723DA0">
        <w:rPr>
          <w:lang w:val="en-US"/>
        </w:rPr>
        <w:t>WCS</w:t>
      </w:r>
      <w:r w:rsidRPr="005D69CF">
        <w:rPr>
          <w:lang w:val="en-US"/>
        </w:rPr>
        <w:t xml:space="preserve"> alone and then the functional operation and capacity of the complete </w:t>
      </w:r>
      <w:r w:rsidR="00A156C9">
        <w:rPr>
          <w:lang w:val="en-US"/>
        </w:rPr>
        <w:t>QPLANT</w:t>
      </w:r>
      <w:r w:rsidRPr="005D69CF">
        <w:rPr>
          <w:lang w:val="en-US"/>
        </w:rPr>
        <w:t xml:space="preserve">. </w:t>
      </w:r>
      <w:bookmarkStart w:id="4179" w:name="_Toc192762740"/>
      <w:bookmarkStart w:id="4180" w:name="_Toc192765314"/>
      <w:bookmarkStart w:id="4181" w:name="_Toc192765927"/>
      <w:bookmarkStart w:id="4182" w:name="_Toc192782479"/>
      <w:bookmarkStart w:id="4183" w:name="_Toc192783087"/>
      <w:bookmarkStart w:id="4184" w:name="_Toc192851006"/>
      <w:bookmarkStart w:id="4185" w:name="_Toc192929493"/>
      <w:bookmarkStart w:id="4186" w:name="_Toc192935181"/>
      <w:bookmarkStart w:id="4187" w:name="_Toc193016529"/>
      <w:bookmarkEnd w:id="4179"/>
      <w:bookmarkEnd w:id="4180"/>
      <w:bookmarkEnd w:id="4181"/>
      <w:bookmarkEnd w:id="4182"/>
      <w:bookmarkEnd w:id="4183"/>
      <w:bookmarkEnd w:id="4184"/>
      <w:bookmarkEnd w:id="4185"/>
      <w:bookmarkEnd w:id="4186"/>
      <w:bookmarkEnd w:id="4187"/>
    </w:p>
    <w:p w14:paraId="77A7325F" w14:textId="77777777" w:rsidR="0085441C" w:rsidRPr="0085441C" w:rsidRDefault="0085441C" w:rsidP="0085441C">
      <w:pPr>
        <w:pStyle w:val="Heading3numbered"/>
        <w:rPr>
          <w:rFonts w:eastAsia="Calibri"/>
        </w:rPr>
      </w:pPr>
      <w:bookmarkStart w:id="4188" w:name="_Ref192761723"/>
      <w:bookmarkStart w:id="4189" w:name="_Toc198518435"/>
      <w:commentRangeStart w:id="4190"/>
      <w:r>
        <w:t>Site a</w:t>
      </w:r>
      <w:r w:rsidR="00F53F45" w:rsidRPr="00725372">
        <w:t xml:space="preserve">cceptance </w:t>
      </w:r>
      <w:commentRangeStart w:id="4191"/>
      <w:r w:rsidR="00F53F45" w:rsidRPr="00725372">
        <w:t>tests</w:t>
      </w:r>
      <w:bookmarkEnd w:id="4188"/>
      <w:commentRangeEnd w:id="4190"/>
      <w:commentRangeEnd w:id="4191"/>
      <w:r w:rsidR="00D2337F">
        <w:rPr>
          <w:rStyle w:val="CommentReference"/>
          <w:rFonts w:eastAsia="Calibri"/>
          <w:color w:val="auto"/>
        </w:rPr>
        <w:commentReference w:id="4190"/>
      </w:r>
      <w:bookmarkEnd w:id="4189"/>
    </w:p>
    <w:p w14:paraId="488CD8D8" w14:textId="17533974" w:rsidR="0085441C" w:rsidRPr="0085441C" w:rsidRDefault="00BA35A9" w:rsidP="00420D10">
      <w:pPr>
        <w:pStyle w:val="SysReq1"/>
      </w:pPr>
      <w:bookmarkStart w:id="4192" w:name="_Toc198519582"/>
      <w:r>
        <w:rPr>
          <w:rStyle w:val="CommentReference"/>
        </w:rPr>
        <w:commentReference w:id="4191"/>
      </w:r>
      <w:r w:rsidR="0085441C" w:rsidRPr="0085441C">
        <w:t xml:space="preserve"> </w:t>
      </w:r>
      <w:r w:rsidR="00420D10">
        <w:t xml:space="preserve">Test shall contain the validation of the </w:t>
      </w:r>
      <w:r w:rsidR="0085441C" w:rsidRPr="0085441C">
        <w:t xml:space="preserve">position </w:t>
      </w:r>
      <w:r w:rsidR="00420D10">
        <w:t>of the interfaces (especially the one to the QLM).</w:t>
      </w:r>
      <w:bookmarkEnd w:id="4192"/>
    </w:p>
    <w:p w14:paraId="040EEBB3" w14:textId="69DE995D" w:rsidR="00386172" w:rsidRPr="00725372" w:rsidRDefault="00386172" w:rsidP="00386172">
      <w:pPr>
        <w:pStyle w:val="Heading40"/>
        <w:rPr>
          <w:lang w:val="en-GB"/>
        </w:rPr>
      </w:pPr>
      <w:bookmarkStart w:id="4193" w:name="_Toc198518436"/>
      <w:r w:rsidRPr="00725372">
        <w:rPr>
          <w:lang w:val="en-GB"/>
        </w:rPr>
        <w:t>General definition</w:t>
      </w:r>
      <w:bookmarkEnd w:id="4193"/>
    </w:p>
    <w:p w14:paraId="5FA831B3" w14:textId="4F1FB97D" w:rsidR="00386172" w:rsidRPr="00725372" w:rsidRDefault="00386172" w:rsidP="00386172">
      <w:pPr>
        <w:pStyle w:val="SysReq1"/>
        <w:rPr>
          <w:lang w:val="en-GB"/>
        </w:rPr>
      </w:pPr>
      <w:bookmarkStart w:id="4194" w:name="_Toc198519583"/>
      <w:r w:rsidRPr="00725372">
        <w:rPr>
          <w:lang w:val="en-GB"/>
        </w:rPr>
        <w:t xml:space="preserve">During acceptance capacity tests on site, the </w:t>
      </w:r>
      <w:r w:rsidR="00CB1438">
        <w:rPr>
          <w:lang w:val="en-GB"/>
        </w:rPr>
        <w:t>Contractor</w:t>
      </w:r>
      <w:r w:rsidRPr="00725372">
        <w:rPr>
          <w:lang w:val="en-GB"/>
        </w:rPr>
        <w:t xml:space="preserve"> shall demonstrate proper operation and verify the performance requirements specified in </w:t>
      </w:r>
      <w:r w:rsidRPr="00725372">
        <w:rPr>
          <w:rStyle w:val="AAReferencedChar"/>
        </w:rPr>
        <w:t>§</w:t>
      </w:r>
      <w:r w:rsidRPr="00725372">
        <w:rPr>
          <w:rStyle w:val="AAReferencedChar"/>
        </w:rPr>
        <w:fldChar w:fldCharType="begin"/>
      </w:r>
      <w:r w:rsidRPr="00725372">
        <w:rPr>
          <w:rStyle w:val="AAReferencedChar"/>
        </w:rPr>
        <w:instrText xml:space="preserve"> REF _Ref190771233 \r \h  \* MERGEFORMAT </w:instrText>
      </w:r>
      <w:r w:rsidRPr="00725372">
        <w:rPr>
          <w:rStyle w:val="AAReferencedChar"/>
        </w:rPr>
      </w:r>
      <w:r w:rsidRPr="00725372">
        <w:rPr>
          <w:rStyle w:val="AAReferencedChar"/>
        </w:rPr>
        <w:fldChar w:fldCharType="separate"/>
      </w:r>
      <w:r w:rsidR="00711812">
        <w:rPr>
          <w:rStyle w:val="AAReferencedChar"/>
        </w:rPr>
        <w:t>3.2</w:t>
      </w:r>
      <w:r w:rsidRPr="00725372">
        <w:rPr>
          <w:rStyle w:val="AAReferencedChar"/>
        </w:rPr>
        <w:fldChar w:fldCharType="end"/>
      </w:r>
      <w:r w:rsidRPr="00725372">
        <w:rPr>
          <w:lang w:val="en-GB"/>
        </w:rPr>
        <w:t xml:space="preserve"> (except cool-down and warm-up of QCELL’s which could only be performed after QCELL’s are connected. Nevertheless, operation sequences for cool-down and warm-up shall be demonstrated by the </w:t>
      </w:r>
      <w:r w:rsidR="00CB1438">
        <w:rPr>
          <w:lang w:val="en-GB"/>
        </w:rPr>
        <w:t>Contractor</w:t>
      </w:r>
      <w:r w:rsidRPr="00725372">
        <w:rPr>
          <w:lang w:val="en-GB"/>
        </w:rPr>
        <w:t>).</w:t>
      </w:r>
      <w:bookmarkEnd w:id="4194"/>
      <w:r w:rsidRPr="00725372">
        <w:rPr>
          <w:lang w:val="en-GB"/>
        </w:rPr>
        <w:t xml:space="preserve"> </w:t>
      </w:r>
    </w:p>
    <w:p w14:paraId="60098FD7" w14:textId="07BC58D2" w:rsidR="00386172" w:rsidRPr="00725372" w:rsidRDefault="00386172" w:rsidP="00386172">
      <w:pPr>
        <w:pStyle w:val="SysReq1"/>
        <w:rPr>
          <w:lang w:val="en-GB"/>
        </w:rPr>
      </w:pPr>
      <w:bookmarkStart w:id="4195" w:name="_Toc198519584"/>
      <w:r w:rsidRPr="00725372">
        <w:rPr>
          <w:lang w:val="en-GB"/>
        </w:rPr>
        <w:t>During these tests, all aspects e.g. mechanical and capacity, safety requirements and process control system shall be tested and validated.</w:t>
      </w:r>
      <w:bookmarkEnd w:id="4195"/>
    </w:p>
    <w:p w14:paraId="0587E57A" w14:textId="28457DCE" w:rsidR="00386172" w:rsidRPr="00725372" w:rsidRDefault="00386172" w:rsidP="00386172">
      <w:pPr>
        <w:pStyle w:val="SysReq1"/>
        <w:rPr>
          <w:lang w:val="en-GB"/>
        </w:rPr>
      </w:pPr>
      <w:bookmarkStart w:id="4196" w:name="_Ref192188381"/>
      <w:bookmarkStart w:id="4197" w:name="_Toc198519585"/>
      <w:commentRangeStart w:id="4198"/>
      <w:commentRangeStart w:id="4199"/>
      <w:r w:rsidRPr="00725372">
        <w:rPr>
          <w:lang w:val="en-GB"/>
        </w:rPr>
        <w:t>A draft of the test program shall be submitted prior to start manufacturing (</w:t>
      </w:r>
      <w:r w:rsidR="0081103D" w:rsidRPr="00A151DD">
        <w:rPr>
          <w:rStyle w:val="AAReferencedChar"/>
        </w:rPr>
        <w:fldChar w:fldCharType="begin"/>
      </w:r>
      <w:r w:rsidR="0081103D" w:rsidRPr="00A151DD">
        <w:rPr>
          <w:rStyle w:val="AAReferencedChar"/>
        </w:rPr>
        <w:instrText xml:space="preserve"> REF _Ref194400300 \h </w:instrText>
      </w:r>
      <w:r w:rsidR="0081103D">
        <w:rPr>
          <w:rStyle w:val="AAReferencedChar"/>
        </w:rPr>
        <w:instrText xml:space="preserve"> \* MERGEFORMAT </w:instrText>
      </w:r>
      <w:r w:rsidR="0081103D" w:rsidRPr="00A151DD">
        <w:rPr>
          <w:rStyle w:val="AAReferencedChar"/>
        </w:rPr>
      </w:r>
      <w:r w:rsidR="0081103D" w:rsidRPr="00A151DD">
        <w:rPr>
          <w:rStyle w:val="AAReferencedChar"/>
        </w:rPr>
        <w:fldChar w:fldCharType="separate"/>
      </w:r>
      <w:r w:rsidR="00711812">
        <w:rPr>
          <w:rStyle w:val="AAReferencedChar"/>
          <w:b/>
          <w:bCs/>
          <w:lang w:val="en-US"/>
        </w:rPr>
        <w:t>Error! Reference source not found.</w:t>
      </w:r>
      <w:r w:rsidR="0081103D" w:rsidRPr="00A151DD">
        <w:rPr>
          <w:rStyle w:val="AAReferencedChar"/>
        </w:rPr>
        <w:fldChar w:fldCharType="end"/>
      </w:r>
      <w:r w:rsidRPr="00725372">
        <w:rPr>
          <w:lang w:val="en-GB"/>
        </w:rPr>
        <w:t>). The final version of the acceptance capacity test program shall be submitted latest 10 working days before the envisaged start of the tests (</w:t>
      </w:r>
      <w:r w:rsidR="0081103D">
        <w:rPr>
          <w:rStyle w:val="AAReferencedChar"/>
        </w:rPr>
        <w:fldChar w:fldCharType="begin"/>
      </w:r>
      <w:r w:rsidR="0081103D">
        <w:instrText xml:space="preserve"> REF _Ref194399846 \h </w:instrText>
      </w:r>
      <w:r w:rsidR="0081103D">
        <w:rPr>
          <w:rStyle w:val="AAReferencedChar"/>
        </w:rPr>
        <w:instrText xml:space="preserve"> \* MERGEFORMAT </w:instrText>
      </w:r>
      <w:r w:rsidR="0081103D">
        <w:rPr>
          <w:rStyle w:val="AAReferencedChar"/>
        </w:rPr>
      </w:r>
      <w:r w:rsidR="0081103D">
        <w:rPr>
          <w:rStyle w:val="AAReferencedChar"/>
        </w:rPr>
        <w:fldChar w:fldCharType="separate"/>
      </w:r>
      <w:r w:rsidR="00711812">
        <w:rPr>
          <w:rStyle w:val="AAReferencedChar"/>
          <w:b/>
          <w:bCs/>
          <w:lang w:val="en-US"/>
        </w:rPr>
        <w:t>Error! Reference source not found.</w:t>
      </w:r>
      <w:r w:rsidR="0081103D">
        <w:rPr>
          <w:rStyle w:val="AAReferencedChar"/>
        </w:rPr>
        <w:fldChar w:fldCharType="end"/>
      </w:r>
      <w:r w:rsidRPr="00725372">
        <w:rPr>
          <w:lang w:val="en-GB"/>
        </w:rPr>
        <w:t>) and be approved by SCK CEN.</w:t>
      </w:r>
      <w:bookmarkEnd w:id="4196"/>
      <w:commentRangeEnd w:id="4198"/>
      <w:r w:rsidR="00EE1FFD">
        <w:rPr>
          <w:rStyle w:val="CommentReference"/>
          <w:lang w:val="en-GB"/>
        </w:rPr>
        <w:commentReference w:id="4198"/>
      </w:r>
      <w:commentRangeEnd w:id="4199"/>
      <w:r w:rsidR="006814D5">
        <w:rPr>
          <w:rStyle w:val="CommentReference"/>
          <w:lang w:val="en-GB"/>
        </w:rPr>
        <w:commentReference w:id="4199"/>
      </w:r>
      <w:bookmarkEnd w:id="4197"/>
      <w:r w:rsidRPr="00725372">
        <w:rPr>
          <w:lang w:val="en-GB"/>
        </w:rPr>
        <w:t xml:space="preserve"> </w:t>
      </w:r>
    </w:p>
    <w:p w14:paraId="04028CEE" w14:textId="041DA4B2" w:rsidR="00386172" w:rsidRPr="00725372" w:rsidRDefault="00386172" w:rsidP="00386172">
      <w:pPr>
        <w:pStyle w:val="SysReq1"/>
        <w:rPr>
          <w:lang w:val="en-GB"/>
        </w:rPr>
      </w:pPr>
      <w:bookmarkStart w:id="4200" w:name="_Toc198519586"/>
      <w:r w:rsidRPr="00725372">
        <w:rPr>
          <w:lang w:val="en-GB"/>
        </w:rPr>
        <w:t xml:space="preserve">The acceptance capacity tests shall be performed with the specified heat loads applied by heaters on the different cooling circuits to be representative of the operation with </w:t>
      </w:r>
      <w:r w:rsidR="00A156C9">
        <w:rPr>
          <w:lang w:val="en-GB"/>
        </w:rPr>
        <w:t>QPLANT</w:t>
      </w:r>
      <w:r w:rsidRPr="00725372">
        <w:rPr>
          <w:lang w:val="en-GB"/>
        </w:rPr>
        <w:t xml:space="preserve"> connected </w:t>
      </w:r>
      <w:r w:rsidR="00E2094A" w:rsidRPr="00725372">
        <w:rPr>
          <w:lang w:val="en-GB"/>
        </w:rPr>
        <w:t xml:space="preserve">to the </w:t>
      </w:r>
      <w:r w:rsidRPr="00725372">
        <w:rPr>
          <w:lang w:val="en-GB"/>
        </w:rPr>
        <w:t>accelerator. Dedicated test cryostat</w:t>
      </w:r>
      <w:r w:rsidR="00E2094A" w:rsidRPr="00725372">
        <w:rPr>
          <w:lang w:val="en-GB"/>
        </w:rPr>
        <w:t>,</w:t>
      </w:r>
      <w:r w:rsidRPr="00725372">
        <w:rPr>
          <w:lang w:val="en-GB"/>
        </w:rPr>
        <w:t xml:space="preserve"> if necessary (</w:t>
      </w:r>
      <w:r w:rsidR="00E2094A" w:rsidRPr="00725372">
        <w:rPr>
          <w:lang w:val="en-GB"/>
        </w:rPr>
        <w:t xml:space="preserve">and </w:t>
      </w:r>
      <w:r w:rsidRPr="00725372">
        <w:rPr>
          <w:lang w:val="en-GB"/>
        </w:rPr>
        <w:t xml:space="preserve">to be provided by the </w:t>
      </w:r>
      <w:r w:rsidR="00CB1438">
        <w:rPr>
          <w:lang w:val="en-GB"/>
        </w:rPr>
        <w:t>Contractor</w:t>
      </w:r>
      <w:r w:rsidRPr="00725372">
        <w:rPr>
          <w:lang w:val="en-GB"/>
        </w:rPr>
        <w:t>), could be used. Control valves in relevant circuits shall also simulate appropriate pressure drops.</w:t>
      </w:r>
      <w:bookmarkEnd w:id="4200"/>
    </w:p>
    <w:p w14:paraId="55BDD194" w14:textId="64ED063E" w:rsidR="00386172" w:rsidRPr="00725372" w:rsidRDefault="00386172" w:rsidP="00386172">
      <w:pPr>
        <w:pStyle w:val="SysReq1"/>
        <w:rPr>
          <w:lang w:val="en-GB"/>
        </w:rPr>
      </w:pPr>
      <w:bookmarkStart w:id="4201" w:name="_Ref192188559"/>
      <w:bookmarkStart w:id="4202" w:name="_Toc198519587"/>
      <w:r w:rsidRPr="00725372">
        <w:rPr>
          <w:lang w:val="en-GB"/>
        </w:rPr>
        <w:lastRenderedPageBreak/>
        <w:t xml:space="preserve">The acceptance capacity tests of the </w:t>
      </w:r>
      <w:r w:rsidR="00A156C9">
        <w:rPr>
          <w:lang w:val="en-GB"/>
        </w:rPr>
        <w:t>QPLANT</w:t>
      </w:r>
      <w:r w:rsidRPr="00725372">
        <w:rPr>
          <w:lang w:val="en-GB"/>
        </w:rPr>
        <w:t xml:space="preserve"> (including Warm Compression Station and </w:t>
      </w:r>
      <w:r w:rsidR="00A156C9">
        <w:rPr>
          <w:lang w:val="en-GB"/>
        </w:rPr>
        <w:t>QPLANT</w:t>
      </w:r>
      <w:r w:rsidRPr="00725372">
        <w:rPr>
          <w:lang w:val="en-GB"/>
        </w:rPr>
        <w:t xml:space="preserve">) shall be reported in deliverable </w:t>
      </w:r>
      <w:r w:rsidR="00257C00" w:rsidRPr="00725372">
        <w:rPr>
          <w:rStyle w:val="AAReferencedChar"/>
        </w:rPr>
        <w:fldChar w:fldCharType="begin"/>
      </w:r>
      <w:r w:rsidR="00257C00" w:rsidRPr="00725372">
        <w:rPr>
          <w:rStyle w:val="AAReferencedChar"/>
        </w:rPr>
        <w:instrText xml:space="preserve"> REF _Ref191379667 \h  \* MERGEFORMAT </w:instrText>
      </w:r>
      <w:r w:rsidR="00257C00" w:rsidRPr="00725372">
        <w:rPr>
          <w:rStyle w:val="AAReferencedChar"/>
        </w:rPr>
      </w:r>
      <w:r w:rsidR="00257C00" w:rsidRPr="00725372">
        <w:rPr>
          <w:rStyle w:val="AAReferencedChar"/>
        </w:rPr>
        <w:fldChar w:fldCharType="separate"/>
      </w:r>
      <w:r w:rsidR="00711812">
        <w:rPr>
          <w:rStyle w:val="AAReferencedChar"/>
          <w:b/>
          <w:bCs/>
          <w:lang w:val="en-US"/>
        </w:rPr>
        <w:t>Error! Reference source not found.</w:t>
      </w:r>
      <w:r w:rsidR="00257C00" w:rsidRPr="00725372">
        <w:rPr>
          <w:rStyle w:val="AAReferencedChar"/>
        </w:rPr>
        <w:fldChar w:fldCharType="end"/>
      </w:r>
      <w:r w:rsidRPr="00725372">
        <w:rPr>
          <w:lang w:val="en-GB"/>
        </w:rPr>
        <w:t>.</w:t>
      </w:r>
      <w:bookmarkEnd w:id="4201"/>
      <w:bookmarkEnd w:id="4202"/>
    </w:p>
    <w:p w14:paraId="58C39C0F" w14:textId="17742CB7" w:rsidR="00B16EEF" w:rsidRDefault="00B16EEF" w:rsidP="00386172">
      <w:pPr>
        <w:pStyle w:val="Heading40"/>
        <w:rPr>
          <w:ins w:id="4203" w:author="Bonthuys Gerkotze" w:date="2025-04-24T10:20:00Z"/>
          <w:lang w:val="en-GB"/>
        </w:rPr>
      </w:pPr>
      <w:bookmarkStart w:id="4204" w:name="_Toc198518437"/>
      <w:ins w:id="4205" w:author="Bonthuys Gerkotze" w:date="2025-04-24T10:20:00Z">
        <w:r>
          <w:rPr>
            <w:lang w:val="en-GB"/>
          </w:rPr>
          <w:t>Leak test and leak rate</w:t>
        </w:r>
        <w:bookmarkEnd w:id="4204"/>
      </w:ins>
    </w:p>
    <w:p w14:paraId="40BC2ECD" w14:textId="77777777" w:rsidR="00B16EEF" w:rsidRDefault="00B16EEF" w:rsidP="00EE5517">
      <w:pPr>
        <w:pStyle w:val="Heading40"/>
        <w:numPr>
          <w:ilvl w:val="0"/>
          <w:numId w:val="0"/>
        </w:numPr>
        <w:ind w:left="864"/>
        <w:rPr>
          <w:ins w:id="4206" w:author="Bonthuys Gerkotze" w:date="2025-04-24T10:20:00Z"/>
          <w:lang w:val="en-GB"/>
        </w:rPr>
      </w:pPr>
    </w:p>
    <w:p w14:paraId="6E1DEED5" w14:textId="269261EE" w:rsidR="00386172" w:rsidRPr="00725372" w:rsidRDefault="00723DA0" w:rsidP="00386172">
      <w:pPr>
        <w:pStyle w:val="Heading40"/>
        <w:rPr>
          <w:lang w:val="en-GB"/>
        </w:rPr>
      </w:pPr>
      <w:bookmarkStart w:id="4207" w:name="_Toc198518438"/>
      <w:r>
        <w:rPr>
          <w:lang w:val="en-GB"/>
        </w:rPr>
        <w:t>WCS</w:t>
      </w:r>
      <w:r w:rsidR="00386172" w:rsidRPr="00725372">
        <w:rPr>
          <w:lang w:val="en-GB"/>
        </w:rPr>
        <w:t xml:space="preserve"> functional tests</w:t>
      </w:r>
      <w:bookmarkEnd w:id="4207"/>
    </w:p>
    <w:p w14:paraId="0D6059F1" w14:textId="495F4086" w:rsidR="00386172" w:rsidRPr="00725372" w:rsidRDefault="00386172" w:rsidP="00386172">
      <w:pPr>
        <w:pStyle w:val="SysReq1"/>
        <w:rPr>
          <w:lang w:val="en-GB"/>
        </w:rPr>
      </w:pPr>
      <w:bookmarkStart w:id="4208" w:name="_Toc198519588"/>
      <w:r w:rsidRPr="00725372">
        <w:rPr>
          <w:lang w:val="en-GB"/>
        </w:rPr>
        <w:t xml:space="preserve">During these tests, the </w:t>
      </w:r>
      <w:r w:rsidR="00723DA0">
        <w:rPr>
          <w:lang w:val="en-GB"/>
        </w:rPr>
        <w:t>WCS</w:t>
      </w:r>
      <w:r w:rsidRPr="00725372">
        <w:rPr>
          <w:lang w:val="en-GB"/>
        </w:rPr>
        <w:t xml:space="preserve"> is not connected to the Refrigeration Cold Box. The functional tests shall consist in:</w:t>
      </w:r>
      <w:bookmarkEnd w:id="4208"/>
      <w:r w:rsidRPr="00725372">
        <w:rPr>
          <w:lang w:val="en-GB"/>
        </w:rPr>
        <w:t xml:space="preserve"> </w:t>
      </w:r>
    </w:p>
    <w:p w14:paraId="44673011" w14:textId="438A9F27" w:rsidR="00386172" w:rsidRPr="00725372" w:rsidRDefault="00386172" w:rsidP="00386172">
      <w:pPr>
        <w:pStyle w:val="SysReq2"/>
        <w:rPr>
          <w:lang w:val="en-GB"/>
        </w:rPr>
      </w:pPr>
      <w:r w:rsidRPr="00725372">
        <w:rPr>
          <w:lang w:val="en-GB"/>
        </w:rPr>
        <w:t>Checking of mechanical characteristics.</w:t>
      </w:r>
    </w:p>
    <w:p w14:paraId="45ABDAE3" w14:textId="097C0DC2" w:rsidR="00386172" w:rsidRPr="00725372" w:rsidRDefault="00386172" w:rsidP="00386172">
      <w:pPr>
        <w:pStyle w:val="SysReq2"/>
        <w:rPr>
          <w:lang w:val="en-GB"/>
        </w:rPr>
      </w:pPr>
      <w:r w:rsidRPr="00725372">
        <w:rPr>
          <w:lang w:val="en-GB"/>
        </w:rPr>
        <w:t>Measuring of vibrations, noise, oil pressures and temperatures.</w:t>
      </w:r>
    </w:p>
    <w:p w14:paraId="6CF900B7" w14:textId="1FA627A0" w:rsidR="00386172" w:rsidRPr="00725372" w:rsidRDefault="00386172" w:rsidP="00386172">
      <w:pPr>
        <w:pStyle w:val="SysReq2"/>
        <w:rPr>
          <w:lang w:val="en-GB"/>
        </w:rPr>
      </w:pPr>
      <w:r w:rsidRPr="00725372">
        <w:rPr>
          <w:lang w:val="en-GB"/>
        </w:rPr>
        <w:t>Checking of the cooling water system.</w:t>
      </w:r>
    </w:p>
    <w:p w14:paraId="279D6CE9" w14:textId="204917ED" w:rsidR="00386172" w:rsidRPr="00725372" w:rsidRDefault="00386172" w:rsidP="00386172">
      <w:pPr>
        <w:pStyle w:val="SysReq2"/>
        <w:rPr>
          <w:lang w:val="en-GB"/>
        </w:rPr>
      </w:pPr>
      <w:r w:rsidRPr="00725372">
        <w:rPr>
          <w:lang w:val="en-GB"/>
        </w:rPr>
        <w:t>Testing of control software and interlocks during operation and simulated failures.</w:t>
      </w:r>
    </w:p>
    <w:p w14:paraId="5D67E702" w14:textId="203D6C25" w:rsidR="00386172" w:rsidRPr="00725372" w:rsidRDefault="00386172" w:rsidP="00386172">
      <w:pPr>
        <w:pStyle w:val="SysReq2"/>
        <w:rPr>
          <w:lang w:val="en-GB"/>
        </w:rPr>
      </w:pPr>
      <w:r w:rsidRPr="00725372">
        <w:rPr>
          <w:lang w:val="en-GB"/>
        </w:rPr>
        <w:t>Measuring of main characteristics such as helium flow rates, pressures, temperatures.</w:t>
      </w:r>
    </w:p>
    <w:p w14:paraId="761612B0" w14:textId="0F78C94A" w:rsidR="00386172" w:rsidRPr="00725372" w:rsidRDefault="00723DA0" w:rsidP="00386172">
      <w:pPr>
        <w:pStyle w:val="Heading40"/>
        <w:rPr>
          <w:lang w:val="en-GB"/>
        </w:rPr>
      </w:pPr>
      <w:bookmarkStart w:id="4209" w:name="_Toc198518439"/>
      <w:r>
        <w:rPr>
          <w:lang w:val="en-GB"/>
        </w:rPr>
        <w:t>WCS</w:t>
      </w:r>
      <w:r w:rsidR="00386172" w:rsidRPr="00725372">
        <w:rPr>
          <w:lang w:val="en-GB"/>
        </w:rPr>
        <w:t xml:space="preserve"> capacity tests</w:t>
      </w:r>
      <w:bookmarkEnd w:id="4209"/>
    </w:p>
    <w:p w14:paraId="47D7D768" w14:textId="77777777" w:rsidR="00386172" w:rsidRPr="00725372" w:rsidRDefault="00386172" w:rsidP="00386172">
      <w:r w:rsidRPr="00725372">
        <w:t xml:space="preserve">The capacity tests of the WCS shall be undertaken after the successful completion of the functional tests. </w:t>
      </w:r>
    </w:p>
    <w:p w14:paraId="4043F8FE" w14:textId="49A7404D" w:rsidR="00386172" w:rsidRPr="00725372" w:rsidRDefault="00386172" w:rsidP="00386172">
      <w:pPr>
        <w:pStyle w:val="SysReq1"/>
        <w:rPr>
          <w:lang w:val="en-GB"/>
        </w:rPr>
      </w:pPr>
      <w:bookmarkStart w:id="4210" w:name="_Toc198519589"/>
      <w:r w:rsidRPr="00725372">
        <w:rPr>
          <w:lang w:val="en-GB"/>
        </w:rPr>
        <w:t xml:space="preserve">The capacity tests of the WCS shall consist in warm tests of the </w:t>
      </w:r>
      <w:r w:rsidR="00723DA0">
        <w:rPr>
          <w:lang w:val="en-GB"/>
        </w:rPr>
        <w:t>WCS</w:t>
      </w:r>
      <w:r w:rsidRPr="00725372">
        <w:rPr>
          <w:lang w:val="en-GB"/>
        </w:rPr>
        <w:t xml:space="preserve"> during 48 hours in steady state conditions corresponding to the maximum mass flow rate for each stage and maximum pressure ratio.</w:t>
      </w:r>
      <w:bookmarkEnd w:id="4210"/>
    </w:p>
    <w:p w14:paraId="5A536E58" w14:textId="481DF4C5" w:rsidR="00386172" w:rsidRPr="00725372" w:rsidRDefault="00386172" w:rsidP="00386172">
      <w:pPr>
        <w:pStyle w:val="SysReq1"/>
        <w:rPr>
          <w:lang w:val="en-GB"/>
        </w:rPr>
      </w:pPr>
      <w:bookmarkStart w:id="4211" w:name="_Toc198519590"/>
      <w:r w:rsidRPr="00725372">
        <w:rPr>
          <w:lang w:val="en-GB"/>
        </w:rPr>
        <w:t>The following values shall be permanently monitored during the tests:</w:t>
      </w:r>
      <w:bookmarkEnd w:id="4211"/>
    </w:p>
    <w:p w14:paraId="4DBD0580" w14:textId="6D92C021" w:rsidR="00386172" w:rsidRPr="00725372" w:rsidRDefault="00386172" w:rsidP="00386172">
      <w:pPr>
        <w:pStyle w:val="SysReq2"/>
        <w:rPr>
          <w:lang w:val="en-GB"/>
        </w:rPr>
      </w:pPr>
      <w:r w:rsidRPr="00725372">
        <w:rPr>
          <w:lang w:val="en-GB"/>
        </w:rPr>
        <w:t>Mass flow rates delivered by the compressors.</w:t>
      </w:r>
    </w:p>
    <w:p w14:paraId="6788F00A" w14:textId="0D7D76B4" w:rsidR="00386172" w:rsidRPr="00725372" w:rsidRDefault="00386172" w:rsidP="00386172">
      <w:pPr>
        <w:pStyle w:val="SysReq2"/>
        <w:rPr>
          <w:lang w:val="en-GB"/>
        </w:rPr>
      </w:pPr>
      <w:r w:rsidRPr="00725372">
        <w:rPr>
          <w:lang w:val="en-GB"/>
        </w:rPr>
        <w:t>Pressures: VLP, LP, HP.</w:t>
      </w:r>
    </w:p>
    <w:p w14:paraId="0B6DA918" w14:textId="6A42FA43" w:rsidR="00386172" w:rsidRPr="00725372" w:rsidRDefault="00386172" w:rsidP="00386172">
      <w:pPr>
        <w:pStyle w:val="SysReq2"/>
        <w:rPr>
          <w:lang w:val="en-GB"/>
        </w:rPr>
      </w:pPr>
      <w:r w:rsidRPr="00725372">
        <w:rPr>
          <w:lang w:val="en-GB"/>
        </w:rPr>
        <w:t>Helium temperatures.</w:t>
      </w:r>
    </w:p>
    <w:p w14:paraId="08FCC20F" w14:textId="00C66069" w:rsidR="00386172" w:rsidRPr="00725372" w:rsidRDefault="00386172" w:rsidP="00386172">
      <w:pPr>
        <w:pStyle w:val="SysReq2"/>
        <w:rPr>
          <w:lang w:val="en-GB"/>
        </w:rPr>
      </w:pPr>
      <w:r w:rsidRPr="00725372">
        <w:rPr>
          <w:lang w:val="en-GB"/>
        </w:rPr>
        <w:t>Cooling water temperatures.</w:t>
      </w:r>
    </w:p>
    <w:p w14:paraId="63AD5FBC" w14:textId="136A579F" w:rsidR="00386172" w:rsidRPr="00725372" w:rsidRDefault="00386172" w:rsidP="00386172">
      <w:pPr>
        <w:pStyle w:val="SysReq2"/>
        <w:rPr>
          <w:lang w:val="en-GB"/>
        </w:rPr>
      </w:pPr>
      <w:r w:rsidRPr="00725372">
        <w:rPr>
          <w:lang w:val="en-GB"/>
        </w:rPr>
        <w:t>Measuring of the capability of the oil removal system (hydrocarbons level after ORS) and capability of the dryer.</w:t>
      </w:r>
    </w:p>
    <w:p w14:paraId="0D3EA889" w14:textId="3BEA50FB" w:rsidR="00386172" w:rsidRPr="00725372" w:rsidRDefault="00386172" w:rsidP="00386172">
      <w:pPr>
        <w:pStyle w:val="SysReq2"/>
        <w:rPr>
          <w:lang w:val="en-GB"/>
        </w:rPr>
      </w:pPr>
      <w:r w:rsidRPr="00725372">
        <w:rPr>
          <w:lang w:val="en-GB"/>
        </w:rPr>
        <w:t>Individual electrical motor currents and voltages.</w:t>
      </w:r>
    </w:p>
    <w:p w14:paraId="37D43F33" w14:textId="453D5D22" w:rsidR="00386172" w:rsidRPr="00725372" w:rsidRDefault="00386172" w:rsidP="00386172">
      <w:pPr>
        <w:pStyle w:val="SysReq1"/>
        <w:rPr>
          <w:lang w:val="en-GB"/>
        </w:rPr>
      </w:pPr>
      <w:bookmarkStart w:id="4212" w:name="_Toc198519591"/>
      <w:r w:rsidRPr="00725372">
        <w:rPr>
          <w:lang w:val="en-GB"/>
        </w:rPr>
        <w:t xml:space="preserve">The </w:t>
      </w:r>
      <w:r w:rsidR="00CB1438">
        <w:rPr>
          <w:lang w:val="en-GB"/>
        </w:rPr>
        <w:t>Contractor</w:t>
      </w:r>
      <w:r w:rsidRPr="00725372">
        <w:rPr>
          <w:lang w:val="en-GB"/>
        </w:rPr>
        <w:t xml:space="preserve"> shall </w:t>
      </w:r>
      <w:r w:rsidR="005041D3">
        <w:rPr>
          <w:lang w:val="en-GB"/>
        </w:rPr>
        <w:t>estimate</w:t>
      </w:r>
      <w:r w:rsidR="005041D3" w:rsidRPr="00725372">
        <w:rPr>
          <w:lang w:val="en-GB"/>
        </w:rPr>
        <w:t xml:space="preserve"> </w:t>
      </w:r>
      <w:r w:rsidRPr="00725372">
        <w:rPr>
          <w:lang w:val="en-GB"/>
        </w:rPr>
        <w:t xml:space="preserve">uncertainties on the measurements. The </w:t>
      </w:r>
      <w:r w:rsidR="005041D3">
        <w:rPr>
          <w:lang w:val="en-GB"/>
        </w:rPr>
        <w:t xml:space="preserve">estimated </w:t>
      </w:r>
      <w:r w:rsidRPr="00725372">
        <w:rPr>
          <w:lang w:val="en-GB"/>
        </w:rPr>
        <w:t>uncertainty will be added or subtracted (depending on the measurement) to the measured values before checking the acceptance capacity criteria.</w:t>
      </w:r>
      <w:bookmarkEnd w:id="4212"/>
      <w:r w:rsidRPr="00725372">
        <w:rPr>
          <w:lang w:val="en-GB"/>
        </w:rPr>
        <w:t xml:space="preserve"> </w:t>
      </w:r>
    </w:p>
    <w:p w14:paraId="6489608A" w14:textId="7688EBF4" w:rsidR="00386172" w:rsidRPr="00725372" w:rsidRDefault="00386172" w:rsidP="00386172">
      <w:pPr>
        <w:pStyle w:val="SysReq1"/>
        <w:rPr>
          <w:lang w:val="en-GB"/>
        </w:rPr>
      </w:pPr>
      <w:bookmarkStart w:id="4213" w:name="_Toc198519592"/>
      <w:r w:rsidRPr="00725372">
        <w:rPr>
          <w:lang w:val="en-GB"/>
        </w:rPr>
        <w:t xml:space="preserve">The capacity test of the </w:t>
      </w:r>
      <w:r w:rsidR="00723DA0">
        <w:rPr>
          <w:lang w:val="en-GB"/>
        </w:rPr>
        <w:t>WCS</w:t>
      </w:r>
      <w:r w:rsidRPr="00725372">
        <w:rPr>
          <w:lang w:val="en-GB"/>
        </w:rPr>
        <w:t xml:space="preserve"> will be deemed as successful when all compressors run at full charge during the full period of the test (48 hours), without any discontinuous operation and with acceptable temperatures of cooling water according to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711812">
        <w:rPr>
          <w:rStyle w:val="AAReferencedChar"/>
        </w:rPr>
        <w:t>3.4.4</w:t>
      </w:r>
      <w:r w:rsidRPr="00725372">
        <w:rPr>
          <w:rStyle w:val="AAReferencedChar"/>
        </w:rPr>
        <w:fldChar w:fldCharType="end"/>
      </w:r>
      <w:r w:rsidRPr="00725372">
        <w:rPr>
          <w:lang w:val="en-GB"/>
        </w:rPr>
        <w:t>. The accepted stability criteria are: for the LP: ± 3 % and for the HP: ± 2 %.</w:t>
      </w:r>
      <w:bookmarkEnd w:id="4213"/>
    </w:p>
    <w:p w14:paraId="726609C0" w14:textId="77777777" w:rsidR="00386172" w:rsidRPr="00725372" w:rsidRDefault="00386172">
      <w:pPr>
        <w:spacing w:after="160" w:line="259" w:lineRule="auto"/>
        <w:jc w:val="left"/>
      </w:pPr>
      <w:r w:rsidRPr="00725372">
        <w:br w:type="page"/>
      </w:r>
    </w:p>
    <w:p w14:paraId="0549863F" w14:textId="5A11AB54" w:rsidR="00386172" w:rsidRPr="00725372" w:rsidRDefault="00A156C9" w:rsidP="00386172">
      <w:pPr>
        <w:pStyle w:val="Heading40"/>
        <w:rPr>
          <w:lang w:val="en-GB"/>
        </w:rPr>
      </w:pPr>
      <w:bookmarkStart w:id="4214" w:name="_Toc198518440"/>
      <w:r>
        <w:rPr>
          <w:lang w:val="en-GB"/>
        </w:rPr>
        <w:lastRenderedPageBreak/>
        <w:t>QPLANT</w:t>
      </w:r>
      <w:r w:rsidR="00386172" w:rsidRPr="00725372">
        <w:rPr>
          <w:lang w:val="en-GB"/>
        </w:rPr>
        <w:t xml:space="preserve"> functional tests</w:t>
      </w:r>
      <w:bookmarkEnd w:id="4214"/>
    </w:p>
    <w:p w14:paraId="70AFD8E1" w14:textId="60A08555" w:rsidR="00386172" w:rsidRPr="00725372" w:rsidRDefault="00386172" w:rsidP="00386172">
      <w:pPr>
        <w:pStyle w:val="SysReq1"/>
        <w:rPr>
          <w:lang w:val="en-GB"/>
        </w:rPr>
      </w:pPr>
      <w:bookmarkStart w:id="4215" w:name="_Toc198519593"/>
      <w:r w:rsidRPr="00725372">
        <w:rPr>
          <w:lang w:val="en-GB"/>
        </w:rPr>
        <w:t xml:space="preserve">After successful functional and capacity tests of the </w:t>
      </w:r>
      <w:r w:rsidR="00723DA0">
        <w:rPr>
          <w:lang w:val="en-GB"/>
        </w:rPr>
        <w:t>WCS</w:t>
      </w:r>
      <w:r w:rsidRPr="00725372">
        <w:rPr>
          <w:lang w:val="en-GB"/>
        </w:rPr>
        <w:t xml:space="preserve">, the functional tests of the </w:t>
      </w:r>
      <w:r w:rsidR="00A156C9">
        <w:rPr>
          <w:lang w:val="en-GB"/>
        </w:rPr>
        <w:t>QPLANT</w:t>
      </w:r>
      <w:r w:rsidRPr="00725372">
        <w:rPr>
          <w:lang w:val="en-GB"/>
        </w:rPr>
        <w:t xml:space="preserve"> (Refrigeration Cold Box) could start. The functional tests shall include at least:</w:t>
      </w:r>
      <w:bookmarkEnd w:id="4215"/>
      <w:r w:rsidRPr="00725372">
        <w:rPr>
          <w:lang w:val="en-GB"/>
        </w:rPr>
        <w:t xml:space="preserve"> </w:t>
      </w:r>
    </w:p>
    <w:p w14:paraId="25202035" w14:textId="665F44ED" w:rsidR="00386172" w:rsidRPr="00725372" w:rsidRDefault="00386172" w:rsidP="00386172">
      <w:pPr>
        <w:pStyle w:val="SysReq2"/>
        <w:rPr>
          <w:lang w:val="en-GB"/>
        </w:rPr>
      </w:pPr>
      <w:r w:rsidRPr="00725372">
        <w:rPr>
          <w:lang w:val="en-GB"/>
        </w:rPr>
        <w:t>Checking of mechanical characteristics.</w:t>
      </w:r>
    </w:p>
    <w:p w14:paraId="5C805D74" w14:textId="284A2764" w:rsidR="00386172" w:rsidRPr="00725372" w:rsidRDefault="00386172" w:rsidP="00386172">
      <w:pPr>
        <w:pStyle w:val="SysReq2"/>
        <w:rPr>
          <w:lang w:val="en-GB"/>
        </w:rPr>
      </w:pPr>
      <w:r w:rsidRPr="00725372">
        <w:rPr>
          <w:lang w:val="en-GB"/>
        </w:rPr>
        <w:t>Measuring of vibrations of the rotating machines.</w:t>
      </w:r>
    </w:p>
    <w:p w14:paraId="438E20EE" w14:textId="38763C7A" w:rsidR="00386172" w:rsidRPr="00725372" w:rsidRDefault="00386172" w:rsidP="00386172">
      <w:pPr>
        <w:pStyle w:val="SysReq2"/>
        <w:rPr>
          <w:lang w:val="en-GB"/>
        </w:rPr>
      </w:pPr>
      <w:r w:rsidRPr="00725372">
        <w:rPr>
          <w:lang w:val="en-GB"/>
        </w:rPr>
        <w:t xml:space="preserve">Checking of cold absorbers operation in the QRB with a full regeneration cycle on each of the 80 K </w:t>
      </w:r>
      <w:commentRangeStart w:id="4216"/>
      <w:r w:rsidRPr="00725372">
        <w:rPr>
          <w:lang w:val="en-GB"/>
        </w:rPr>
        <w:t>adsorbers</w:t>
      </w:r>
      <w:commentRangeEnd w:id="4216"/>
      <w:r w:rsidR="00356D2B">
        <w:rPr>
          <w:rStyle w:val="CommentReference"/>
          <w:lang w:val="en-GB"/>
        </w:rPr>
        <w:commentReference w:id="4216"/>
      </w:r>
      <w:r w:rsidRPr="00725372">
        <w:rPr>
          <w:lang w:val="en-GB"/>
        </w:rPr>
        <w:t xml:space="preserve"> and on the 20 K adsorber. </w:t>
      </w:r>
    </w:p>
    <w:p w14:paraId="3E92129E" w14:textId="1C34B8EB" w:rsidR="00386172" w:rsidRPr="00725372" w:rsidRDefault="00386172" w:rsidP="00386172">
      <w:pPr>
        <w:pStyle w:val="SysReq2"/>
        <w:rPr>
          <w:lang w:val="en-GB"/>
        </w:rPr>
      </w:pPr>
      <w:r w:rsidRPr="00725372">
        <w:rPr>
          <w:lang w:val="en-GB"/>
        </w:rPr>
        <w:t>Checking of control software and interlocks according to the functional analysis.</w:t>
      </w:r>
    </w:p>
    <w:p w14:paraId="04E10E2B" w14:textId="266F8770" w:rsidR="00386172" w:rsidRPr="00725372" w:rsidRDefault="00386172" w:rsidP="00386172">
      <w:pPr>
        <w:pStyle w:val="SysReq2"/>
        <w:rPr>
          <w:lang w:val="en-GB"/>
        </w:rPr>
      </w:pPr>
      <w:r w:rsidRPr="00725372">
        <w:rPr>
          <w:lang w:val="en-GB"/>
        </w:rPr>
        <w:t>Testing of the rotating machine (cold compressors) at the design points (Minimal and Nominal) and at full speed.</w:t>
      </w:r>
    </w:p>
    <w:p w14:paraId="3541664E" w14:textId="43206223" w:rsidR="00386172" w:rsidRPr="00725372" w:rsidRDefault="00386172" w:rsidP="00386172">
      <w:pPr>
        <w:pStyle w:val="SysReq2"/>
        <w:rPr>
          <w:lang w:val="en-GB"/>
        </w:rPr>
      </w:pPr>
      <w:r w:rsidRPr="00725372">
        <w:rPr>
          <w:lang w:val="en-GB"/>
        </w:rPr>
        <w:t xml:space="preserve">Checking of the safe shut down of the </w:t>
      </w:r>
      <w:r w:rsidR="00A156C9">
        <w:rPr>
          <w:lang w:val="en-GB"/>
        </w:rPr>
        <w:t>QPLANT</w:t>
      </w:r>
      <w:r w:rsidRPr="00725372">
        <w:rPr>
          <w:lang w:val="en-GB"/>
        </w:rPr>
        <w:t xml:space="preserve"> after the following abnormal modes simulated on the </w:t>
      </w:r>
      <w:r w:rsidR="00A156C9">
        <w:rPr>
          <w:lang w:val="en-GB"/>
        </w:rPr>
        <w:t>QPLANT</w:t>
      </w:r>
      <w:r w:rsidRPr="00725372">
        <w:rPr>
          <w:lang w:val="en-GB"/>
        </w:rPr>
        <w:t xml:space="preserve"> control system:</w:t>
      </w:r>
    </w:p>
    <w:p w14:paraId="1E88FAD0" w14:textId="5B39C130" w:rsidR="00386172" w:rsidRPr="00725372" w:rsidRDefault="00386172">
      <w:pPr>
        <w:pStyle w:val="SysReq2"/>
        <w:numPr>
          <w:ilvl w:val="4"/>
          <w:numId w:val="12"/>
        </w:numPr>
        <w:rPr>
          <w:lang w:val="en-GB"/>
        </w:rPr>
      </w:pPr>
      <w:r w:rsidRPr="00725372">
        <w:rPr>
          <w:lang w:val="en-GB"/>
        </w:rPr>
        <w:t xml:space="preserve">Failure of the </w:t>
      </w:r>
      <w:r w:rsidR="00A156C9">
        <w:rPr>
          <w:lang w:val="en-GB"/>
        </w:rPr>
        <w:t>QPLANT</w:t>
      </w:r>
      <w:r w:rsidRPr="00725372">
        <w:rPr>
          <w:lang w:val="en-GB"/>
        </w:rPr>
        <w:t xml:space="preserve"> control system.</w:t>
      </w:r>
    </w:p>
    <w:p w14:paraId="4E18617A" w14:textId="7914658E" w:rsidR="00386172" w:rsidRPr="00725372" w:rsidRDefault="00386172">
      <w:pPr>
        <w:pStyle w:val="SysReq2"/>
        <w:numPr>
          <w:ilvl w:val="4"/>
          <w:numId w:val="12"/>
        </w:numPr>
        <w:rPr>
          <w:lang w:val="en-GB"/>
        </w:rPr>
      </w:pPr>
      <w:r w:rsidRPr="00725372">
        <w:rPr>
          <w:lang w:val="en-GB"/>
        </w:rPr>
        <w:t>Loss of utilities (electrical power, cooling water, instrument air, vacuum loss, impurities in helium gas).</w:t>
      </w:r>
    </w:p>
    <w:p w14:paraId="18606E5F" w14:textId="5D32ABE8" w:rsidR="00386172" w:rsidRPr="00725372" w:rsidRDefault="00386172" w:rsidP="00386172">
      <w:pPr>
        <w:pStyle w:val="SysReq2"/>
        <w:rPr>
          <w:lang w:val="en-GB"/>
        </w:rPr>
      </w:pPr>
      <w:r w:rsidRPr="00725372">
        <w:rPr>
          <w:lang w:val="en-GB"/>
        </w:rPr>
        <w:t>Checking of the operation of all valves, instruments, heaters and rotating machines in the Refrigeration Cold Box and warm panels for all the defined operating modes.</w:t>
      </w:r>
    </w:p>
    <w:p w14:paraId="4676FF50" w14:textId="2F63AB9F" w:rsidR="00386172" w:rsidRPr="00725372" w:rsidRDefault="00A156C9" w:rsidP="00386172">
      <w:pPr>
        <w:pStyle w:val="Heading40"/>
        <w:rPr>
          <w:lang w:val="en-GB"/>
        </w:rPr>
      </w:pPr>
      <w:bookmarkStart w:id="4217" w:name="_Toc198518441"/>
      <w:r>
        <w:rPr>
          <w:lang w:val="en-GB"/>
        </w:rPr>
        <w:t>QPLANT</w:t>
      </w:r>
      <w:r w:rsidR="00386172" w:rsidRPr="00725372">
        <w:rPr>
          <w:lang w:val="en-GB"/>
        </w:rPr>
        <w:t xml:space="preserve"> capacity tests</w:t>
      </w:r>
      <w:bookmarkEnd w:id="4217"/>
    </w:p>
    <w:p w14:paraId="17CC4C9D" w14:textId="43D6B8F8" w:rsidR="00386172" w:rsidRPr="00725372" w:rsidRDefault="00386172" w:rsidP="00386172">
      <w:pPr>
        <w:pStyle w:val="SysReq1"/>
        <w:rPr>
          <w:lang w:val="en-GB"/>
        </w:rPr>
      </w:pPr>
      <w:bookmarkStart w:id="4218" w:name="_Toc198519594"/>
      <w:r w:rsidRPr="00725372">
        <w:rPr>
          <w:lang w:val="en-GB"/>
        </w:rPr>
        <w:t xml:space="preserve">The </w:t>
      </w:r>
      <w:r w:rsidR="00A156C9">
        <w:rPr>
          <w:lang w:val="en-GB"/>
        </w:rPr>
        <w:t>QPLANT</w:t>
      </w:r>
      <w:r w:rsidRPr="00725372">
        <w:rPr>
          <w:lang w:val="en-GB"/>
        </w:rPr>
        <w:t xml:space="preserve"> capacity tests shall start when all the functional tests described above have been successfully completed and all specified documents have been provided.</w:t>
      </w:r>
      <w:bookmarkEnd w:id="4218"/>
      <w:r w:rsidRPr="00725372">
        <w:rPr>
          <w:lang w:val="en-GB"/>
        </w:rPr>
        <w:t xml:space="preserve"> </w:t>
      </w:r>
    </w:p>
    <w:p w14:paraId="414CE753" w14:textId="7A0873D2" w:rsidR="00386172" w:rsidRPr="00725372" w:rsidRDefault="00386172" w:rsidP="00386172">
      <w:pPr>
        <w:pStyle w:val="SysReq1"/>
        <w:rPr>
          <w:lang w:val="en-GB"/>
        </w:rPr>
      </w:pPr>
      <w:bookmarkStart w:id="4219" w:name="_Toc198519595"/>
      <w:r w:rsidRPr="00725372">
        <w:rPr>
          <w:lang w:val="en-GB"/>
        </w:rPr>
        <w:t xml:space="preserve">The </w:t>
      </w:r>
      <w:r w:rsidR="00A156C9">
        <w:rPr>
          <w:lang w:val="en-GB"/>
        </w:rPr>
        <w:t>QPLANT</w:t>
      </w:r>
      <w:r w:rsidRPr="00725372">
        <w:rPr>
          <w:lang w:val="en-GB"/>
        </w:rPr>
        <w:t xml:space="preserve"> capacity tests shall be performed for the defined steady state modes (Cold stand-by; Thermal Shield stand-by; 2 K operation: Minimal and Nominal Design Points).</w:t>
      </w:r>
      <w:bookmarkEnd w:id="4219"/>
    </w:p>
    <w:p w14:paraId="473836EF" w14:textId="54F832EB" w:rsidR="00386172" w:rsidRPr="00725372" w:rsidRDefault="00386172" w:rsidP="00386172">
      <w:pPr>
        <w:pStyle w:val="SysReq1"/>
        <w:rPr>
          <w:lang w:val="en-GB"/>
        </w:rPr>
      </w:pPr>
      <w:bookmarkStart w:id="4220" w:name="_Toc198519596"/>
      <w:r w:rsidRPr="00725372">
        <w:rPr>
          <w:lang w:val="en-GB"/>
        </w:rPr>
        <w:t xml:space="preserve">The capacity tests of the steady state modes will be performed under the environmental conditions and utilities described in </w:t>
      </w:r>
      <w:r w:rsidR="00A31355" w:rsidRPr="00725372">
        <w:rPr>
          <w:rStyle w:val="AAReferencedChar"/>
        </w:rPr>
        <w:fldChar w:fldCharType="begin"/>
      </w:r>
      <w:r w:rsidR="00A31355" w:rsidRPr="00725372">
        <w:rPr>
          <w:rStyle w:val="AAReferencedChar"/>
        </w:rPr>
        <w:instrText xml:space="preserve"> REF _Ref190799769 \r \h  \* MERGEFORMAT </w:instrText>
      </w:r>
      <w:r w:rsidR="00A31355" w:rsidRPr="00725372">
        <w:rPr>
          <w:rStyle w:val="AAReferencedChar"/>
        </w:rPr>
      </w:r>
      <w:r w:rsidR="00A31355" w:rsidRPr="00725372">
        <w:rPr>
          <w:rStyle w:val="AAReferencedChar"/>
        </w:rPr>
        <w:fldChar w:fldCharType="separate"/>
      </w:r>
      <w:r w:rsidR="00711812">
        <w:rPr>
          <w:rStyle w:val="AAReferencedChar"/>
        </w:rPr>
        <w:t>3.4</w:t>
      </w:r>
      <w:r w:rsidR="00A31355" w:rsidRPr="00725372">
        <w:rPr>
          <w:rStyle w:val="AAReferencedChar"/>
        </w:rPr>
        <w:fldChar w:fldCharType="end"/>
      </w:r>
      <w:r w:rsidRPr="00725372">
        <w:rPr>
          <w:lang w:val="en-GB"/>
        </w:rPr>
        <w:t xml:space="preserve">. If conditions given are out of range during capacity tests, the </w:t>
      </w:r>
      <w:r w:rsidR="00CB1438">
        <w:rPr>
          <w:lang w:val="en-GB"/>
        </w:rPr>
        <w:t>Contractor</w:t>
      </w:r>
      <w:r w:rsidRPr="00725372">
        <w:rPr>
          <w:lang w:val="en-GB"/>
        </w:rPr>
        <w:t xml:space="preserve"> in agreement with SCK CEN could propose a correction for the measurements.</w:t>
      </w:r>
      <w:bookmarkEnd w:id="4220"/>
    </w:p>
    <w:p w14:paraId="346B37F8" w14:textId="5F49A17F" w:rsidR="00386172" w:rsidRPr="00725372" w:rsidRDefault="00386172" w:rsidP="00386172">
      <w:pPr>
        <w:pStyle w:val="SysReq1"/>
        <w:rPr>
          <w:lang w:val="en-GB"/>
        </w:rPr>
      </w:pPr>
      <w:bookmarkStart w:id="4221" w:name="_Ref190799950"/>
      <w:bookmarkStart w:id="4222" w:name="_Toc198519597"/>
      <w:r w:rsidRPr="00725372">
        <w:rPr>
          <w:lang w:val="en-GB"/>
        </w:rPr>
        <w:t>During capacity tests, the test heaters shall operate at least the required values defined in the heat loads table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711812" w:rsidRPr="00725372">
        <w:t xml:space="preserve">Table </w:t>
      </w:r>
      <w:r w:rsidR="00711812">
        <w:rPr>
          <w:noProof/>
        </w:rPr>
        <w:t>3</w:t>
      </w:r>
      <w:r w:rsidR="005041D3">
        <w:rPr>
          <w:rStyle w:val="AAReferencedChar"/>
        </w:rPr>
        <w:fldChar w:fldCharType="end"/>
      </w:r>
      <w:r w:rsidRPr="00725372">
        <w:rPr>
          <w:lang w:val="en-GB"/>
        </w:rPr>
        <w:t>).</w:t>
      </w:r>
      <w:bookmarkEnd w:id="4221"/>
      <w:bookmarkEnd w:id="4222"/>
    </w:p>
    <w:p w14:paraId="104F029C" w14:textId="7AB676FF" w:rsidR="00386172" w:rsidRPr="00725372" w:rsidRDefault="00386172" w:rsidP="00A31355">
      <w:pPr>
        <w:pStyle w:val="SysReq1"/>
        <w:rPr>
          <w:lang w:val="en-GB"/>
        </w:rPr>
      </w:pPr>
      <w:bookmarkStart w:id="4223" w:name="_Toc198519598"/>
      <w:r w:rsidRPr="00725372">
        <w:rPr>
          <w:lang w:val="en-GB"/>
        </w:rPr>
        <w:t>During each capacity test, the following values shall be continuously monitored:</w:t>
      </w:r>
      <w:bookmarkEnd w:id="4223"/>
    </w:p>
    <w:p w14:paraId="4223C229" w14:textId="50A149A4" w:rsidR="00386172" w:rsidRPr="00725372" w:rsidRDefault="00386172" w:rsidP="00A31355">
      <w:pPr>
        <w:pStyle w:val="SysReq2"/>
        <w:rPr>
          <w:lang w:val="en-GB"/>
        </w:rPr>
      </w:pPr>
      <w:r w:rsidRPr="00725372">
        <w:rPr>
          <w:lang w:val="en-GB"/>
        </w:rPr>
        <w:t>mass flow rates, pressures / pressure drops, temperatures at the supply and return lines of the QRB.</w:t>
      </w:r>
    </w:p>
    <w:p w14:paraId="70DC6E2A" w14:textId="135FC4AF" w:rsidR="00386172" w:rsidRPr="00725372" w:rsidRDefault="00386172" w:rsidP="00A31355">
      <w:pPr>
        <w:pStyle w:val="SysReq2"/>
        <w:rPr>
          <w:lang w:val="en-GB"/>
        </w:rPr>
      </w:pPr>
      <w:r w:rsidRPr="00725372">
        <w:rPr>
          <w:lang w:val="en-GB"/>
        </w:rPr>
        <w:t>liquid levels of LHe thermal baths.</w:t>
      </w:r>
    </w:p>
    <w:p w14:paraId="537B4834" w14:textId="7CC13B06" w:rsidR="00386172" w:rsidRPr="00725372" w:rsidRDefault="00386172" w:rsidP="00A31355">
      <w:pPr>
        <w:pStyle w:val="SysReq2"/>
        <w:rPr>
          <w:lang w:val="en-GB"/>
        </w:rPr>
      </w:pPr>
      <w:r w:rsidRPr="00725372">
        <w:rPr>
          <w:lang w:val="en-GB"/>
        </w:rPr>
        <w:t xml:space="preserve">main mass flow rates, pressures and temperatures VLP, LP HP in the </w:t>
      </w:r>
      <w:r w:rsidR="00723DA0">
        <w:rPr>
          <w:lang w:val="en-GB"/>
        </w:rPr>
        <w:t>WCS</w:t>
      </w:r>
      <w:r w:rsidRPr="00725372">
        <w:rPr>
          <w:lang w:val="en-GB"/>
        </w:rPr>
        <w:t>.</w:t>
      </w:r>
    </w:p>
    <w:p w14:paraId="3B8DD1FA" w14:textId="4C39AADD" w:rsidR="00386172" w:rsidRPr="00725372" w:rsidRDefault="00386172" w:rsidP="00A31355">
      <w:pPr>
        <w:pStyle w:val="SysReq2"/>
        <w:rPr>
          <w:lang w:val="en-GB"/>
        </w:rPr>
      </w:pPr>
      <w:r w:rsidRPr="00725372">
        <w:rPr>
          <w:lang w:val="en-GB"/>
        </w:rPr>
        <w:t>pressure in storage helium tanks.</w:t>
      </w:r>
    </w:p>
    <w:p w14:paraId="4ABD2A8D" w14:textId="35477E52" w:rsidR="00386172" w:rsidRPr="00725372" w:rsidRDefault="00386172" w:rsidP="00A31355">
      <w:pPr>
        <w:pStyle w:val="SysReq2"/>
        <w:rPr>
          <w:lang w:val="en-GB"/>
        </w:rPr>
      </w:pPr>
      <w:r w:rsidRPr="00725372">
        <w:rPr>
          <w:lang w:val="en-GB"/>
        </w:rPr>
        <w:t>cooling water temperatures and mass flow rate.</w:t>
      </w:r>
    </w:p>
    <w:p w14:paraId="56164F0B" w14:textId="2F070B0E" w:rsidR="00386172" w:rsidRPr="00725372" w:rsidRDefault="00386172" w:rsidP="00A31355">
      <w:pPr>
        <w:pStyle w:val="SysReq2"/>
        <w:rPr>
          <w:lang w:val="en-GB"/>
        </w:rPr>
      </w:pPr>
      <w:r w:rsidRPr="00725372">
        <w:rPr>
          <w:lang w:val="en-GB"/>
        </w:rPr>
        <w:t>individual electrical motor current and voltages.</w:t>
      </w:r>
    </w:p>
    <w:p w14:paraId="30E34173" w14:textId="57B144DE" w:rsidR="00386172" w:rsidRPr="00725372" w:rsidRDefault="00386172" w:rsidP="00A31355">
      <w:pPr>
        <w:pStyle w:val="SysReq2"/>
        <w:rPr>
          <w:lang w:val="en-GB"/>
        </w:rPr>
      </w:pPr>
      <w:r w:rsidRPr="00725372">
        <w:rPr>
          <w:lang w:val="en-GB"/>
        </w:rPr>
        <w:t>heat power of electrical heaters.</w:t>
      </w:r>
    </w:p>
    <w:p w14:paraId="19529433" w14:textId="68379183" w:rsidR="00386172" w:rsidRPr="00725372" w:rsidRDefault="00386172" w:rsidP="00A31355">
      <w:pPr>
        <w:pStyle w:val="SysReq1"/>
        <w:rPr>
          <w:lang w:val="en-GB"/>
        </w:rPr>
      </w:pPr>
      <w:bookmarkStart w:id="4224" w:name="_Toc198519599"/>
      <w:r w:rsidRPr="00725372">
        <w:rPr>
          <w:lang w:val="en-GB"/>
        </w:rPr>
        <w:t xml:space="preserve">The </w:t>
      </w:r>
      <w:r w:rsidR="00CB1438">
        <w:rPr>
          <w:lang w:val="en-GB"/>
        </w:rPr>
        <w:t>Contractor</w:t>
      </w:r>
      <w:r w:rsidRPr="00725372">
        <w:rPr>
          <w:lang w:val="en-GB"/>
        </w:rPr>
        <w:t xml:space="preserve"> shall </w:t>
      </w:r>
      <w:r w:rsidR="005041D3">
        <w:rPr>
          <w:lang w:val="en-GB"/>
        </w:rPr>
        <w:t>estimate</w:t>
      </w:r>
      <w:r w:rsidR="005041D3" w:rsidRPr="00725372">
        <w:rPr>
          <w:lang w:val="en-GB"/>
        </w:rPr>
        <w:t xml:space="preserve"> </w:t>
      </w:r>
      <w:r w:rsidRPr="00725372">
        <w:rPr>
          <w:lang w:val="en-GB"/>
        </w:rPr>
        <w:t xml:space="preserve">uncertainties on the measurements. The </w:t>
      </w:r>
      <w:r w:rsidR="005041D3">
        <w:rPr>
          <w:lang w:val="en-GB"/>
        </w:rPr>
        <w:t xml:space="preserve">estimated </w:t>
      </w:r>
      <w:r w:rsidRPr="00725372">
        <w:rPr>
          <w:lang w:val="en-GB"/>
        </w:rPr>
        <w:t>uncertainty will be added or subtracted (depending on the measurement) to the measured values before checking the acceptance capacity criteria.</w:t>
      </w:r>
      <w:bookmarkEnd w:id="4224"/>
    </w:p>
    <w:p w14:paraId="100C1D94" w14:textId="77777777" w:rsidR="00386172" w:rsidRPr="00725372" w:rsidRDefault="00386172" w:rsidP="00A31355">
      <w:pPr>
        <w:pStyle w:val="Heading4"/>
      </w:pPr>
      <w:bookmarkStart w:id="4225" w:name="_Toc198518442"/>
      <w:r w:rsidRPr="00725372">
        <w:lastRenderedPageBreak/>
        <w:t>Thermal Shield stand-by</w:t>
      </w:r>
      <w:bookmarkEnd w:id="4225"/>
    </w:p>
    <w:p w14:paraId="3BD78152" w14:textId="5C2618C4" w:rsidR="00386172" w:rsidRPr="00725372" w:rsidRDefault="00386172" w:rsidP="00FD1825">
      <w:pPr>
        <w:pStyle w:val="SysReq1"/>
        <w:rPr>
          <w:lang w:val="en-GB"/>
        </w:rPr>
      </w:pPr>
      <w:bookmarkStart w:id="4226" w:name="_Toc198519600"/>
      <w:r w:rsidRPr="00725372">
        <w:rPr>
          <w:lang w:val="en-GB"/>
        </w:rPr>
        <w:t>The Thermal Shield stand-by capacity test shall consist of:</w:t>
      </w:r>
      <w:bookmarkEnd w:id="4226"/>
    </w:p>
    <w:p w14:paraId="4FA12826" w14:textId="77777777" w:rsidR="00A31355" w:rsidRPr="00725372" w:rsidRDefault="00386172" w:rsidP="00386172">
      <w:pPr>
        <w:pStyle w:val="SysReq2"/>
        <w:rPr>
          <w:lang w:val="en-GB"/>
        </w:rPr>
      </w:pPr>
      <w:r w:rsidRPr="00725372">
        <w:rPr>
          <w:lang w:val="en-GB"/>
        </w:rPr>
        <w:t>Establish the mass flow rates corresponding to Thermal Shield stand-by mode using the test configuration with the necessary by-pass valves.</w:t>
      </w:r>
    </w:p>
    <w:p w14:paraId="2F2AA686" w14:textId="7D6EE7C4" w:rsidR="00A31355" w:rsidRPr="00725372" w:rsidRDefault="00386172" w:rsidP="00386172">
      <w:pPr>
        <w:pStyle w:val="SysReq2"/>
        <w:rPr>
          <w:lang w:val="en-GB"/>
        </w:rPr>
      </w:pPr>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711812">
        <w:rPr>
          <w:rStyle w:val="AAReferencedChar"/>
        </w:rPr>
        <w:t>Req # 305</w:t>
      </w:r>
      <w:r w:rsidR="005041D3">
        <w:rPr>
          <w:rStyle w:val="AAReferencedChar"/>
        </w:rPr>
        <w:fldChar w:fldCharType="end"/>
      </w:r>
      <w:r w:rsidRPr="00725372">
        <w:rPr>
          <w:lang w:val="en-GB"/>
        </w:rPr>
        <w:t>.</w:t>
      </w:r>
    </w:p>
    <w:p w14:paraId="3D4D3D43" w14:textId="56E1CAB7" w:rsidR="00386172" w:rsidRPr="00725372" w:rsidRDefault="00386172" w:rsidP="00386172">
      <w:pPr>
        <w:pStyle w:val="SysReq2"/>
        <w:rPr>
          <w:lang w:val="en-GB"/>
        </w:rPr>
      </w:pPr>
      <w:r w:rsidRPr="00725372">
        <w:rPr>
          <w:lang w:val="en-GB"/>
        </w:rPr>
        <w:t>One 24 hours Thermal Shield stand-by run without operation of the VLP compressors from the cold stand-by mode and followed by the cold stand-by mode.</w:t>
      </w:r>
    </w:p>
    <w:p w14:paraId="57341AF8" w14:textId="1289522D" w:rsidR="00386172" w:rsidRPr="00725372" w:rsidRDefault="00386172" w:rsidP="00A31355">
      <w:pPr>
        <w:pStyle w:val="SysReq1"/>
        <w:rPr>
          <w:lang w:val="en-GB"/>
        </w:rPr>
      </w:pPr>
      <w:bookmarkStart w:id="4227" w:name="_Toc198519601"/>
      <w:r w:rsidRPr="00725372">
        <w:rPr>
          <w:lang w:val="en-GB"/>
        </w:rPr>
        <w:t xml:space="preserve">The capacity tests of the </w:t>
      </w:r>
      <w:r w:rsidR="00A156C9">
        <w:rPr>
          <w:lang w:val="en-GB"/>
        </w:rPr>
        <w:t>QPLANT</w:t>
      </w:r>
      <w:r w:rsidRPr="00725372">
        <w:rPr>
          <w:lang w:val="en-GB"/>
        </w:rPr>
        <w:t xml:space="preserve"> during Thermal Shield stand-by mode are deemed as passed if during the full period of the test, without any discontinuous operation, the achieved values verify the performance requirements described in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711812" w:rsidRPr="00725372">
        <w:t xml:space="preserve">Table </w:t>
      </w:r>
      <w:r w:rsidR="00711812">
        <w:rPr>
          <w:noProof/>
        </w:rPr>
        <w:t>3</w:t>
      </w:r>
      <w:r w:rsidR="005041D3">
        <w:rPr>
          <w:rStyle w:val="AAReferencedChar"/>
        </w:rPr>
        <w:fldChar w:fldCharType="end"/>
      </w:r>
      <w:r w:rsidR="00EA56FE" w:rsidRPr="003E5C09">
        <w:rPr>
          <w:rStyle w:val="AAReferencedChar"/>
        </w:rPr>
        <w:t xml:space="preserve"> </w:t>
      </w:r>
      <w:r w:rsidR="00EA56FE">
        <w:rPr>
          <w:lang w:val="en-GB"/>
        </w:rPr>
        <w:t>a</w:t>
      </w:r>
      <w:r w:rsidRPr="00725372">
        <w:rPr>
          <w:lang w:val="en-GB"/>
        </w:rPr>
        <w:t>nd</w:t>
      </w:r>
      <w:r w:rsidRPr="003E5C09">
        <w:t xml:space="preserve"> </w:t>
      </w:r>
      <w:r w:rsidR="005041D3" w:rsidRPr="003E5C09">
        <w:fldChar w:fldCharType="begin"/>
      </w:r>
      <w:r w:rsidR="005041D3" w:rsidRPr="003E5C09">
        <w:instrText xml:space="preserve"> REF _Ref192161189 \h </w:instrText>
      </w:r>
      <w:r w:rsidR="005041D3">
        <w:instrText xml:space="preserve"> \* MERGEFORMAT </w:instrText>
      </w:r>
      <w:r w:rsidR="005041D3" w:rsidRPr="003E5C09">
        <w:fldChar w:fldCharType="separate"/>
      </w:r>
      <w:r w:rsidR="00711812" w:rsidRPr="00711812">
        <w:t>Table 4</w:t>
      </w:r>
      <w:r w:rsidR="005041D3" w:rsidRPr="003E5C09">
        <w:fldChar w:fldCharType="end"/>
      </w:r>
      <w:r w:rsidR="003E5C09">
        <w:t>.</w:t>
      </w:r>
      <w:bookmarkEnd w:id="4227"/>
      <w:r w:rsidR="003E5C09" w:rsidRPr="00725372">
        <w:rPr>
          <w:lang w:val="en-GB"/>
        </w:rPr>
        <w:t xml:space="preserve"> </w:t>
      </w:r>
    </w:p>
    <w:p w14:paraId="04FB6E98" w14:textId="77777777" w:rsidR="00386172" w:rsidRPr="00725372" w:rsidRDefault="00386172" w:rsidP="00A31355">
      <w:pPr>
        <w:pStyle w:val="Heading4"/>
      </w:pPr>
      <w:bookmarkStart w:id="4228" w:name="_Toc198518443"/>
      <w:r w:rsidRPr="00725372">
        <w:t>Cold stand-by</w:t>
      </w:r>
      <w:bookmarkEnd w:id="4228"/>
    </w:p>
    <w:p w14:paraId="3CCE702C" w14:textId="088CF180" w:rsidR="00386172" w:rsidRPr="00725372" w:rsidRDefault="00386172" w:rsidP="00A31355">
      <w:pPr>
        <w:pStyle w:val="SysReq1"/>
        <w:rPr>
          <w:lang w:val="en-GB"/>
        </w:rPr>
      </w:pPr>
      <w:bookmarkStart w:id="4229" w:name="_Toc198519602"/>
      <w:r w:rsidRPr="00725372">
        <w:rPr>
          <w:lang w:val="en-GB"/>
        </w:rPr>
        <w:t>The cold stand-by capacity test shall consist of:</w:t>
      </w:r>
      <w:bookmarkEnd w:id="4229"/>
    </w:p>
    <w:p w14:paraId="56F497E9" w14:textId="77777777" w:rsidR="00A31355" w:rsidRPr="00725372" w:rsidRDefault="00386172" w:rsidP="00386172">
      <w:pPr>
        <w:pStyle w:val="SysReq2"/>
        <w:rPr>
          <w:lang w:val="en-GB"/>
        </w:rPr>
      </w:pPr>
      <w:r w:rsidRPr="00725372">
        <w:rPr>
          <w:lang w:val="en-GB"/>
        </w:rPr>
        <w:t>Filling all the liquid helium baths to their minimal operating levels.</w:t>
      </w:r>
    </w:p>
    <w:p w14:paraId="74863630" w14:textId="77777777" w:rsidR="00A31355" w:rsidRPr="00725372" w:rsidRDefault="00386172" w:rsidP="00386172">
      <w:pPr>
        <w:pStyle w:val="SysReq2"/>
        <w:rPr>
          <w:lang w:val="en-GB"/>
        </w:rPr>
      </w:pPr>
      <w:r w:rsidRPr="00725372">
        <w:rPr>
          <w:lang w:val="en-GB"/>
        </w:rPr>
        <w:t>Establish the mass flow rates corresponding to cold stand-by mode using the test configuration with the necessary by-pass valves.</w:t>
      </w:r>
    </w:p>
    <w:p w14:paraId="2C2901E5" w14:textId="7568B0C4" w:rsidR="00A31355" w:rsidRPr="00725372" w:rsidRDefault="00386172" w:rsidP="00386172">
      <w:pPr>
        <w:pStyle w:val="SysReq2"/>
        <w:rPr>
          <w:lang w:val="en-GB"/>
        </w:rPr>
      </w:pPr>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711812">
        <w:rPr>
          <w:rStyle w:val="AAReferencedChar"/>
        </w:rPr>
        <w:t>Req # 305</w:t>
      </w:r>
      <w:r w:rsidR="005041D3">
        <w:rPr>
          <w:rStyle w:val="AAReferencedChar"/>
        </w:rPr>
        <w:fldChar w:fldCharType="end"/>
      </w:r>
      <w:r w:rsidR="005041D3" w:rsidRPr="00725372">
        <w:rPr>
          <w:lang w:val="en-GB"/>
        </w:rPr>
        <w:t>.</w:t>
      </w:r>
    </w:p>
    <w:p w14:paraId="6DC428A3" w14:textId="72F94BBF" w:rsidR="00A31355" w:rsidRPr="00725372" w:rsidRDefault="00386172" w:rsidP="00A31355">
      <w:pPr>
        <w:pStyle w:val="SysReq2"/>
        <w:rPr>
          <w:lang w:val="en-GB"/>
        </w:rPr>
      </w:pPr>
      <w:r w:rsidRPr="00725372">
        <w:rPr>
          <w:lang w:val="en-GB"/>
        </w:rPr>
        <w:t>One 48 hours cold stand-by run without any sub-atmospheric compressor followed by a transition to 2 K operation minimal design point with start of the sub-atmospheric compressors.</w:t>
      </w:r>
    </w:p>
    <w:p w14:paraId="136D2D74" w14:textId="54E53158" w:rsidR="00386172" w:rsidRPr="00725372" w:rsidRDefault="00386172" w:rsidP="00A31355">
      <w:pPr>
        <w:pStyle w:val="SysReq1"/>
        <w:rPr>
          <w:lang w:val="en-GB"/>
        </w:rPr>
      </w:pPr>
      <w:bookmarkStart w:id="4230" w:name="_Toc198519603"/>
      <w:r w:rsidRPr="00725372">
        <w:rPr>
          <w:lang w:val="en-GB"/>
        </w:rPr>
        <w:t xml:space="preserve">The capacity tests of the </w:t>
      </w:r>
      <w:r w:rsidR="00A156C9">
        <w:rPr>
          <w:lang w:val="en-GB"/>
        </w:rPr>
        <w:t>QPLANT</w:t>
      </w:r>
      <w:r w:rsidRPr="00725372">
        <w:rPr>
          <w:lang w:val="en-GB"/>
        </w:rPr>
        <w:t xml:space="preserve"> during cold stand-by mode are deemed as passed if during the full period of the test, without any discontinuous operation, the achieved values verify the performance requirements described in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711812" w:rsidRPr="00725372">
        <w:t xml:space="preserve">Table </w:t>
      </w:r>
      <w:r w:rsidR="00711812">
        <w:rPr>
          <w:noProof/>
        </w:rPr>
        <w:t>3</w:t>
      </w:r>
      <w:r w:rsidR="005041D3">
        <w:rPr>
          <w:rStyle w:val="AAReferencedChar"/>
        </w:rPr>
        <w:fldChar w:fldCharType="end"/>
      </w:r>
      <w:r w:rsidR="005041D3" w:rsidRPr="008D27DF">
        <w:rPr>
          <w:rStyle w:val="AAReferencedChar"/>
        </w:rPr>
        <w:t xml:space="preserve"> </w:t>
      </w:r>
      <w:r w:rsidR="005041D3">
        <w:rPr>
          <w:lang w:val="en-GB"/>
        </w:rPr>
        <w:t>a</w:t>
      </w:r>
      <w:r w:rsidR="005041D3" w:rsidRPr="00725372">
        <w:rPr>
          <w:lang w:val="en-GB"/>
        </w:rPr>
        <w:t>nd</w:t>
      </w:r>
      <w:r w:rsidR="005041D3" w:rsidRPr="008D27DF">
        <w:t xml:space="preserve"> </w:t>
      </w:r>
      <w:r w:rsidR="005041D3" w:rsidRPr="008D27DF">
        <w:fldChar w:fldCharType="begin"/>
      </w:r>
      <w:r w:rsidR="005041D3" w:rsidRPr="008D27DF">
        <w:instrText xml:space="preserve"> REF _Ref192161189 \h </w:instrText>
      </w:r>
      <w:r w:rsidR="005041D3">
        <w:instrText xml:space="preserve"> \* MERGEFORMAT </w:instrText>
      </w:r>
      <w:r w:rsidR="005041D3" w:rsidRPr="008D27DF">
        <w:fldChar w:fldCharType="separate"/>
      </w:r>
      <w:r w:rsidR="00711812" w:rsidRPr="00711812">
        <w:t>Table 4</w:t>
      </w:r>
      <w:r w:rsidR="005041D3" w:rsidRPr="008D27DF">
        <w:fldChar w:fldCharType="end"/>
      </w:r>
      <w:r w:rsidR="003E5C09">
        <w:t>.</w:t>
      </w:r>
      <w:bookmarkEnd w:id="4230"/>
    </w:p>
    <w:p w14:paraId="5E75688C" w14:textId="77777777" w:rsidR="00386172" w:rsidRPr="00725372" w:rsidRDefault="00386172" w:rsidP="00A31355">
      <w:pPr>
        <w:pStyle w:val="Heading4"/>
      </w:pPr>
      <w:bookmarkStart w:id="4231" w:name="_Toc198518444"/>
      <w:r w:rsidRPr="00725372">
        <w:t>2 K Operation</w:t>
      </w:r>
      <w:bookmarkEnd w:id="4231"/>
    </w:p>
    <w:p w14:paraId="59389F8B" w14:textId="17365F1B" w:rsidR="00386172" w:rsidRPr="00725372" w:rsidRDefault="00386172" w:rsidP="00A31355">
      <w:pPr>
        <w:pStyle w:val="SysReq1"/>
        <w:rPr>
          <w:lang w:val="en-GB"/>
        </w:rPr>
      </w:pPr>
      <w:bookmarkStart w:id="4232" w:name="_Toc198519604"/>
      <w:r w:rsidRPr="00725372">
        <w:rPr>
          <w:lang w:val="en-GB"/>
        </w:rPr>
        <w:t>The 2K operation capacity tests in stable conditions shall be performed for the nominal and minimal design points. It shall consist:</w:t>
      </w:r>
      <w:bookmarkEnd w:id="4232"/>
    </w:p>
    <w:p w14:paraId="6C4D8BC8" w14:textId="353C90C4" w:rsidR="00386172" w:rsidRPr="00725372" w:rsidRDefault="00386172" w:rsidP="00A31355">
      <w:pPr>
        <w:pStyle w:val="SysReq2"/>
        <w:rPr>
          <w:lang w:val="en-GB"/>
        </w:rPr>
      </w:pPr>
      <w:r w:rsidRPr="00725372">
        <w:rPr>
          <w:lang w:val="en-GB"/>
        </w:rPr>
        <w:t>Establish the mass flow rates corresponding to 2K operation (one test at nominal design point and one test minimal design point) using the test configuration with the necessary by-pass valves and heaters.</w:t>
      </w:r>
    </w:p>
    <w:p w14:paraId="75F87442" w14:textId="411CA693" w:rsidR="00386172" w:rsidRPr="00725372" w:rsidRDefault="00386172" w:rsidP="00A31355">
      <w:pPr>
        <w:pStyle w:val="SysReq2"/>
        <w:rPr>
          <w:lang w:val="en-GB"/>
        </w:rPr>
      </w:pPr>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711812">
        <w:rPr>
          <w:rStyle w:val="AAReferencedChar"/>
        </w:rPr>
        <w:t>Req # 305</w:t>
      </w:r>
      <w:r w:rsidR="005041D3">
        <w:rPr>
          <w:rStyle w:val="AAReferencedChar"/>
        </w:rPr>
        <w:fldChar w:fldCharType="end"/>
      </w:r>
      <w:r w:rsidR="005041D3" w:rsidRPr="00725372">
        <w:rPr>
          <w:lang w:val="en-GB"/>
        </w:rPr>
        <w:t>.</w:t>
      </w:r>
    </w:p>
    <w:p w14:paraId="57910AE0" w14:textId="2F727C4B" w:rsidR="00386172" w:rsidRPr="00725372" w:rsidRDefault="00386172" w:rsidP="00A31355">
      <w:pPr>
        <w:pStyle w:val="SysReq2"/>
        <w:rPr>
          <w:lang w:val="en-GB"/>
        </w:rPr>
      </w:pPr>
      <w:r w:rsidRPr="00725372">
        <w:rPr>
          <w:lang w:val="en-GB"/>
        </w:rPr>
        <w:t>One 48 hours 2K operation run at nominal design point and one 48 hours 2K operation run at minimal design point, both with VLP compressors operating in the condition defined in</w:t>
      </w:r>
      <w:r w:rsidR="005041D3" w:rsidRPr="00725372">
        <w:rPr>
          <w:lang w:val="en-GB"/>
        </w:rPr>
        <w:t xml:space="preserv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711812" w:rsidRPr="00725372">
        <w:t xml:space="preserve">Table </w:t>
      </w:r>
      <w:r w:rsidR="00711812">
        <w:rPr>
          <w:noProof/>
        </w:rPr>
        <w:t>3</w:t>
      </w:r>
      <w:r w:rsidR="005041D3">
        <w:rPr>
          <w:rStyle w:val="AAReferencedChar"/>
        </w:rPr>
        <w:fldChar w:fldCharType="end"/>
      </w:r>
      <w:r w:rsidR="005041D3">
        <w:rPr>
          <w:rStyle w:val="AAReferencedChar"/>
        </w:rPr>
        <w:t>.</w:t>
      </w:r>
      <w:r w:rsidR="005041D3" w:rsidRPr="008D27DF">
        <w:rPr>
          <w:rStyle w:val="AAReferencedChar"/>
        </w:rPr>
        <w:t xml:space="preserve"> </w:t>
      </w:r>
    </w:p>
    <w:p w14:paraId="725B19CD" w14:textId="4C8025B3" w:rsidR="00386172" w:rsidRPr="00725372" w:rsidRDefault="00386172" w:rsidP="00A31355">
      <w:pPr>
        <w:pStyle w:val="SysReq2"/>
        <w:rPr>
          <w:lang w:val="en-GB"/>
        </w:rPr>
      </w:pPr>
      <w:r w:rsidRPr="00725372">
        <w:rPr>
          <w:lang w:val="en-GB"/>
        </w:rPr>
        <w:t>During each test, the VLP bath pressure stability shall be better than +/- 0.3 mbar.</w:t>
      </w:r>
    </w:p>
    <w:p w14:paraId="2BF9B2ED" w14:textId="4EA4EABB" w:rsidR="00386172" w:rsidRPr="00725372" w:rsidRDefault="00386172" w:rsidP="00A31355">
      <w:pPr>
        <w:pStyle w:val="SysReq1"/>
        <w:rPr>
          <w:lang w:val="en-GB"/>
        </w:rPr>
      </w:pPr>
      <w:bookmarkStart w:id="4233" w:name="_Toc198519605"/>
      <w:r w:rsidRPr="00725372">
        <w:rPr>
          <w:lang w:val="en-GB"/>
        </w:rPr>
        <w:t>The 2K operation capacity tests is deemed as passed if during all 2 K operation tests, without any discontinuous operation, the achieved values verify the performance requirements described in</w:t>
      </w:r>
      <w:r w:rsidR="005041D3" w:rsidRPr="00725372">
        <w:rPr>
          <w:lang w:val="en-GB"/>
        </w:rPr>
        <w:t xml:space="preserv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711812" w:rsidRPr="00725372">
        <w:t xml:space="preserve">Table </w:t>
      </w:r>
      <w:r w:rsidR="00711812">
        <w:rPr>
          <w:noProof/>
        </w:rPr>
        <w:t>3</w:t>
      </w:r>
      <w:r w:rsidR="005041D3">
        <w:rPr>
          <w:rStyle w:val="AAReferencedChar"/>
        </w:rPr>
        <w:fldChar w:fldCharType="end"/>
      </w:r>
      <w:r w:rsidR="005041D3" w:rsidRPr="008D27DF">
        <w:rPr>
          <w:rStyle w:val="AAReferencedChar"/>
        </w:rPr>
        <w:t xml:space="preserve"> </w:t>
      </w:r>
      <w:r w:rsidR="005041D3">
        <w:rPr>
          <w:lang w:val="en-GB"/>
        </w:rPr>
        <w:t>a</w:t>
      </w:r>
      <w:r w:rsidR="005041D3" w:rsidRPr="00725372">
        <w:rPr>
          <w:lang w:val="en-GB"/>
        </w:rPr>
        <w:t>nd</w:t>
      </w:r>
      <w:r w:rsidR="005041D3" w:rsidRPr="008D27DF">
        <w:t xml:space="preserve"> </w:t>
      </w:r>
      <w:r w:rsidR="005041D3" w:rsidRPr="008D27DF">
        <w:fldChar w:fldCharType="begin"/>
      </w:r>
      <w:r w:rsidR="005041D3" w:rsidRPr="008D27DF">
        <w:instrText xml:space="preserve"> REF _Ref192161189 \h </w:instrText>
      </w:r>
      <w:r w:rsidR="005041D3">
        <w:instrText xml:space="preserve"> \* MERGEFORMAT </w:instrText>
      </w:r>
      <w:r w:rsidR="005041D3" w:rsidRPr="008D27DF">
        <w:fldChar w:fldCharType="separate"/>
      </w:r>
      <w:r w:rsidR="00711812" w:rsidRPr="00711812">
        <w:t>Table 4</w:t>
      </w:r>
      <w:r w:rsidR="005041D3" w:rsidRPr="008D27DF">
        <w:fldChar w:fldCharType="end"/>
      </w:r>
      <w:r w:rsidR="003E5C09">
        <w:t>.</w:t>
      </w:r>
      <w:bookmarkEnd w:id="4233"/>
    </w:p>
    <w:p w14:paraId="74B0DA03" w14:textId="77777777" w:rsidR="00A31355" w:rsidRPr="00725372" w:rsidRDefault="00A31355" w:rsidP="00A31355">
      <w:pPr>
        <w:pStyle w:val="SysReq1"/>
        <w:numPr>
          <w:ilvl w:val="0"/>
          <w:numId w:val="0"/>
        </w:numPr>
        <w:rPr>
          <w:lang w:val="en-GB"/>
        </w:rPr>
      </w:pPr>
    </w:p>
    <w:p w14:paraId="255205D7" w14:textId="2C1E7B8C" w:rsidR="00386172" w:rsidRPr="00725372" w:rsidRDefault="00A156C9" w:rsidP="00A31355">
      <w:pPr>
        <w:pStyle w:val="Heading4"/>
      </w:pPr>
      <w:bookmarkStart w:id="4234" w:name="_Toc198518445"/>
      <w:r>
        <w:t>QPLANT</w:t>
      </w:r>
      <w:commentRangeStart w:id="4235"/>
      <w:commentRangeStart w:id="4236"/>
      <w:r w:rsidR="00386172" w:rsidRPr="00725372">
        <w:t xml:space="preserve"> transition tests</w:t>
      </w:r>
      <w:bookmarkEnd w:id="4234"/>
    </w:p>
    <w:p w14:paraId="56B6D77B" w14:textId="77777777" w:rsidR="00386172" w:rsidRPr="00725372" w:rsidRDefault="00386172" w:rsidP="00386172">
      <w:r w:rsidRPr="00725372">
        <w:lastRenderedPageBreak/>
        <w:t>The liquefaction rate plus the static heat load on the cavities is to be tested.</w:t>
      </w:r>
    </w:p>
    <w:p w14:paraId="33A06FC1" w14:textId="64C3C08F" w:rsidR="00A31355" w:rsidRPr="00725372" w:rsidRDefault="00386172" w:rsidP="00A31355">
      <w:pPr>
        <w:pStyle w:val="SysReq1"/>
        <w:rPr>
          <w:lang w:val="en-GB"/>
        </w:rPr>
      </w:pPr>
      <w:bookmarkStart w:id="4237" w:name="_Toc198519606"/>
      <w:r w:rsidRPr="00725372">
        <w:rPr>
          <w:lang w:val="en-GB"/>
        </w:rPr>
        <w:t xml:space="preserve">Test of the liquefaction rate at the end of cool-down: the liquefaction rate shall be at least 125 Liters per hours to cope with the filling requirements. With a static heat load of 560 watts applied on helium bath (at 4.5 K), the </w:t>
      </w:r>
      <w:r w:rsidR="00CB1438">
        <w:rPr>
          <w:lang w:val="en-GB"/>
        </w:rPr>
        <w:t>Contractor</w:t>
      </w:r>
      <w:r w:rsidRPr="00725372">
        <w:rPr>
          <w:lang w:val="en-GB"/>
        </w:rPr>
        <w:t xml:space="preserve"> shall demonstrate the liquefaction rate which shall be kept for at least half an hour to validate the test.</w:t>
      </w:r>
      <w:bookmarkEnd w:id="4237"/>
    </w:p>
    <w:p w14:paraId="530FF0AF" w14:textId="7380152D" w:rsidR="00A31355" w:rsidRPr="00725372" w:rsidRDefault="00386172" w:rsidP="00A31355">
      <w:pPr>
        <w:pStyle w:val="SysReq1"/>
        <w:rPr>
          <w:lang w:val="en-GB"/>
        </w:rPr>
      </w:pPr>
      <w:bookmarkStart w:id="4238" w:name="_Toc198519607"/>
      <w:r w:rsidRPr="00725372">
        <w:rPr>
          <w:lang w:val="en-GB"/>
        </w:rPr>
        <w:t xml:space="preserve">Test of the pumping rate of the cryomodule volumes: the </w:t>
      </w:r>
      <w:r w:rsidR="00CB1438">
        <w:rPr>
          <w:lang w:val="en-GB"/>
        </w:rPr>
        <w:t>Contractor</w:t>
      </w:r>
      <w:r w:rsidRPr="00725372">
        <w:rPr>
          <w:lang w:val="en-GB"/>
        </w:rPr>
        <w:t xml:space="preserve"> shall demonstrate using the 2 K helium bath that the pumping of the 2 K helium cryomodule volumes (2900 liters) from 1.3 bars to 26 mbars could be performed in maximum 24 hours, with static heat load of 560 watts applied.</w:t>
      </w:r>
      <w:bookmarkEnd w:id="4238"/>
    </w:p>
    <w:p w14:paraId="55E6CB4D" w14:textId="03258FF2" w:rsidR="00386172" w:rsidRPr="00725372" w:rsidRDefault="00386172" w:rsidP="00A31355">
      <w:pPr>
        <w:pStyle w:val="SysReq1"/>
        <w:rPr>
          <w:lang w:val="en-GB"/>
        </w:rPr>
      </w:pPr>
      <w:bookmarkStart w:id="4239" w:name="_Toc198519608"/>
      <w:r w:rsidRPr="00725372">
        <w:rPr>
          <w:lang w:val="en-GB"/>
        </w:rPr>
        <w:t>Test of stability during transitions between the nominal and the minimal 2 K operation design points: The test of transition between the 2 K operation design points shall be performed with at least two cycles. It shall consist of:</w:t>
      </w:r>
      <w:bookmarkEnd w:id="4239"/>
    </w:p>
    <w:p w14:paraId="12123CD1" w14:textId="078E38ED" w:rsidR="00386172" w:rsidRPr="00725372" w:rsidRDefault="00386172" w:rsidP="00A31355">
      <w:pPr>
        <w:pStyle w:val="SysReq2"/>
        <w:rPr>
          <w:lang w:val="en-GB"/>
        </w:rPr>
      </w:pPr>
      <w:r w:rsidRPr="00725372">
        <w:rPr>
          <w:lang w:val="en-GB"/>
        </w:rPr>
        <w:t>Two operation cycles from minimal design point to nominal design point and being back to minimal design point, with operation stabilized for 2 hours at each level of heat loads. The transition duration from minimal to maximal heat load is lower than five seconds.</w:t>
      </w:r>
    </w:p>
    <w:p w14:paraId="60B3CA5B" w14:textId="495031CC" w:rsidR="00386172" w:rsidRPr="00725372" w:rsidRDefault="00386172" w:rsidP="00A31355">
      <w:pPr>
        <w:pStyle w:val="SysReq2"/>
        <w:rPr>
          <w:lang w:val="en-GB"/>
        </w:rPr>
      </w:pPr>
      <w:r w:rsidRPr="00725372">
        <w:rPr>
          <w:lang w:val="en-GB"/>
        </w:rPr>
        <w:t xml:space="preserve">Establish the mass flow rates and heating power corresponding to 2 K operation initially minimal design point then nominal design point using the test configuration with the necessary by-pass valves and heaters. </w:t>
      </w:r>
    </w:p>
    <w:p w14:paraId="6C66FA3E" w14:textId="61984827" w:rsidR="00386172" w:rsidRPr="00725372" w:rsidRDefault="00386172" w:rsidP="00A31355">
      <w:pPr>
        <w:pStyle w:val="SysReq2"/>
        <w:rPr>
          <w:lang w:val="en-GB"/>
        </w:rPr>
      </w:pPr>
      <w:r w:rsidRPr="00725372">
        <w:rPr>
          <w:lang w:val="en-GB"/>
        </w:rPr>
        <w:t>The VLP bath pressure shall be kept stable in a range of +/- 0.5 mbar.</w:t>
      </w:r>
    </w:p>
    <w:p w14:paraId="14DB12C4" w14:textId="4EB0BFB7" w:rsidR="00386172" w:rsidRPr="00725372" w:rsidRDefault="00386172" w:rsidP="00FD1825">
      <w:pPr>
        <w:pStyle w:val="SysReq1"/>
        <w:numPr>
          <w:ilvl w:val="0"/>
          <w:numId w:val="0"/>
        </w:numPr>
        <w:ind w:left="1080"/>
        <w:rPr>
          <w:lang w:val="en-GB"/>
        </w:rPr>
      </w:pPr>
      <w:bookmarkStart w:id="4240" w:name="_Toc198519609"/>
      <w:r w:rsidRPr="00725372">
        <w:rPr>
          <w:lang w:val="en-GB"/>
        </w:rPr>
        <w:t>The stability of the operation during the transition between the minimal and maximal 2 K operation is to be demonstrated.</w:t>
      </w:r>
      <w:commentRangeEnd w:id="4235"/>
      <w:r w:rsidR="00896797">
        <w:rPr>
          <w:rStyle w:val="CommentReference"/>
          <w:lang w:val="en-GB"/>
        </w:rPr>
        <w:commentReference w:id="4235"/>
      </w:r>
      <w:commentRangeEnd w:id="4236"/>
      <w:r w:rsidR="006814D5">
        <w:rPr>
          <w:rStyle w:val="CommentReference"/>
          <w:lang w:val="en-GB"/>
        </w:rPr>
        <w:commentReference w:id="4236"/>
      </w:r>
      <w:bookmarkEnd w:id="4240"/>
    </w:p>
    <w:p w14:paraId="3F37730C" w14:textId="60406CAE" w:rsidR="00FD1825" w:rsidRPr="00725372" w:rsidRDefault="00FD1825" w:rsidP="00FD1825">
      <w:pPr>
        <w:pStyle w:val="Heading2numbered"/>
        <w:rPr>
          <w:rFonts w:eastAsia="Calibri"/>
        </w:rPr>
      </w:pPr>
      <w:bookmarkStart w:id="4241" w:name="_Ref190800689"/>
      <w:bookmarkStart w:id="4242" w:name="_Toc198518446"/>
      <w:r w:rsidRPr="00725372">
        <w:t>Spare Parts (Option 2)</w:t>
      </w:r>
      <w:bookmarkEnd w:id="4241"/>
      <w:bookmarkEnd w:id="4242"/>
    </w:p>
    <w:p w14:paraId="56F9F637" w14:textId="77777777" w:rsidR="00FD1825" w:rsidRPr="00725372" w:rsidRDefault="00FD1825" w:rsidP="003E5C09">
      <w:pPr>
        <w:pStyle w:val="ADClause"/>
        <w:numPr>
          <w:ilvl w:val="0"/>
          <w:numId w:val="0"/>
        </w:numPr>
      </w:pPr>
      <w:r w:rsidRPr="00725372">
        <w:t xml:space="preserve">In their offer, the Applicant shall provide a detailed list of recommended maintenance and capital spare parts for </w:t>
      </w:r>
      <w:commentRangeStart w:id="4243"/>
      <w:r w:rsidRPr="00725372">
        <w:t xml:space="preserve">two years </w:t>
      </w:r>
      <w:commentRangeEnd w:id="4243"/>
      <w:r w:rsidR="006C1CB8">
        <w:rPr>
          <w:rStyle w:val="CommentReference"/>
        </w:rPr>
        <w:commentReference w:id="4243"/>
      </w:r>
      <w:r w:rsidRPr="00725372">
        <w:t>of operation. A detailed cost breakdown of each recommended spare part is required, along with all necessary recommendations for preventive maintenance and repairs.</w:t>
      </w:r>
    </w:p>
    <w:p w14:paraId="47CA3FF8" w14:textId="2DBDC77A" w:rsidR="00386172" w:rsidRPr="00725372" w:rsidRDefault="00FD1825" w:rsidP="003E5C09">
      <w:pPr>
        <w:pStyle w:val="ADClause"/>
        <w:numPr>
          <w:ilvl w:val="0"/>
          <w:numId w:val="0"/>
        </w:numPr>
      </w:pPr>
      <w:r w:rsidRPr="00725372">
        <w:t xml:space="preserve">The Applicant shall consider all necessary operational and maintenance spare parts for two years of operation, including but not limited to gaskets, filters, instrumentation, valves, safety devices, fuses, transformers, oils, and adsorbents. Special attention shall be given to critical components (to be exhaustively listed) with expected long procurement lead times, such as </w:t>
      </w:r>
      <w:commentRangeStart w:id="4244"/>
      <w:r w:rsidRPr="00725372">
        <w:t>turbines, cold compressors, and warm compressors</w:t>
      </w:r>
      <w:commentRangeEnd w:id="4244"/>
      <w:r w:rsidR="006C1CB8">
        <w:rPr>
          <w:rStyle w:val="CommentReference"/>
        </w:rPr>
        <w:commentReference w:id="4244"/>
      </w:r>
      <w:r w:rsidRPr="00725372">
        <w:t>.</w:t>
      </w:r>
    </w:p>
    <w:p w14:paraId="368F086D" w14:textId="77777777" w:rsidR="00055C44" w:rsidRDefault="00055C44">
      <w:pPr>
        <w:spacing w:after="160" w:line="259" w:lineRule="auto"/>
        <w:jc w:val="left"/>
      </w:pPr>
    </w:p>
    <w:p w14:paraId="5C6917EF" w14:textId="77777777" w:rsidR="00055C44" w:rsidRPr="00981EBE" w:rsidRDefault="00055C44" w:rsidP="00055C44">
      <w:pPr>
        <w:pStyle w:val="SysReq1"/>
        <w:ind w:left="1080" w:hanging="1080"/>
        <w:rPr>
          <w:lang w:eastAsia="en-GB"/>
        </w:rPr>
      </w:pPr>
      <w:bookmarkStart w:id="4245" w:name="_Toc198519610"/>
      <w:r>
        <w:rPr>
          <w:lang w:eastAsia="en-GB"/>
        </w:rPr>
        <w:t>In the offer, the Applicant shall provide a top level list a</w:t>
      </w:r>
      <w:r w:rsidRPr="00981EBE">
        <w:rPr>
          <w:lang w:eastAsia="en-GB"/>
        </w:rPr>
        <w:t xml:space="preserve">ll components with </w:t>
      </w:r>
      <w:r>
        <w:rPr>
          <w:lang w:eastAsia="en-GB"/>
        </w:rPr>
        <w:t xml:space="preserve">a </w:t>
      </w:r>
      <w:r w:rsidRPr="00981EBE">
        <w:rPr>
          <w:lang w:eastAsia="en-GB"/>
        </w:rPr>
        <w:t>MTBF &lt; 10 years or replacement rate &gt;3 in 40 years</w:t>
      </w:r>
      <w:r>
        <w:rPr>
          <w:lang w:eastAsia="en-GB"/>
        </w:rPr>
        <w:t>. The Contractor shall then detail this list during the Contract execution</w:t>
      </w:r>
      <w:commentRangeStart w:id="4246"/>
      <w:r>
        <w:rPr>
          <w:lang w:eastAsia="en-GB"/>
        </w:rPr>
        <w:t xml:space="preserve">. </w:t>
      </w:r>
      <w:r w:rsidRPr="00981EBE">
        <w:rPr>
          <w:lang w:eastAsia="en-GB"/>
        </w:rPr>
        <w:t xml:space="preserve"> shall have a defined spares inventory and shelf life, aligned with the RCM plan</w:t>
      </w:r>
      <w:commentRangeEnd w:id="4246"/>
      <w:r w:rsidR="00362CF1">
        <w:rPr>
          <w:rStyle w:val="CommentReference"/>
          <w:lang w:val="en-GB"/>
        </w:rPr>
        <w:commentReference w:id="4246"/>
      </w:r>
      <w:r w:rsidRPr="00981EBE">
        <w:rPr>
          <w:lang w:eastAsia="en-GB"/>
        </w:rPr>
        <w:t>.</w:t>
      </w:r>
      <w:bookmarkEnd w:id="4245"/>
    </w:p>
    <w:p w14:paraId="111A2BB0" w14:textId="061D8BF6" w:rsidR="00FD1825" w:rsidRPr="00725372" w:rsidRDefault="00FD1825">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0E3BBF7E" w14:textId="2465DE03" w:rsidR="00FD1825" w:rsidRPr="00725372" w:rsidRDefault="00F63F15" w:rsidP="00FD1825">
      <w:pPr>
        <w:pStyle w:val="Heading2numbered"/>
      </w:pPr>
      <w:bookmarkStart w:id="4247" w:name="_Toc198518447"/>
      <w:commentRangeStart w:id="4248"/>
      <w:r>
        <w:lastRenderedPageBreak/>
        <w:t>After-sales services</w:t>
      </w:r>
      <w:commentRangeEnd w:id="4248"/>
      <w:r>
        <w:rPr>
          <w:rStyle w:val="CommentReference"/>
          <w:rFonts w:ascii="Segoe UI" w:eastAsia="Calibri" w:hAnsi="Segoe UI"/>
          <w:bCs w:val="0"/>
          <w:color w:val="auto"/>
          <w:shd w:val="clear" w:color="auto" w:fill="auto"/>
        </w:rPr>
        <w:commentReference w:id="4248"/>
      </w:r>
      <w:bookmarkEnd w:id="4247"/>
    </w:p>
    <w:p w14:paraId="2FB2E670" w14:textId="6400AEB5" w:rsidR="00FD1825" w:rsidRPr="00725372" w:rsidRDefault="006C1CB8" w:rsidP="003E5C09">
      <w:pPr>
        <w:pStyle w:val="ADClause"/>
        <w:numPr>
          <w:ilvl w:val="0"/>
          <w:numId w:val="0"/>
        </w:numPr>
      </w:pPr>
      <w:r>
        <w:t>T</w:t>
      </w:r>
      <w:r w:rsidR="00A66FEE">
        <w:t>he</w:t>
      </w:r>
      <w:commentRangeStart w:id="4249"/>
      <w:r w:rsidR="00FD1825" w:rsidRPr="00725372">
        <w:t xml:space="preserve"> </w:t>
      </w:r>
      <w:r w:rsidR="00CB1438">
        <w:t>Contractor</w:t>
      </w:r>
      <w:r w:rsidR="00FD1825" w:rsidRPr="00725372">
        <w:t xml:space="preserve"> shall </w:t>
      </w:r>
      <w:commentRangeEnd w:id="4249"/>
      <w:r w:rsidR="00C70599" w:rsidRPr="00725372">
        <w:rPr>
          <w:rStyle w:val="CommentReference"/>
        </w:rPr>
        <w:commentReference w:id="4249"/>
      </w:r>
      <w:r w:rsidR="00FD1825" w:rsidRPr="00725372">
        <w:t>provide after-sales services for the full Life</w:t>
      </w:r>
      <w:r>
        <w:t>time</w:t>
      </w:r>
      <w:r w:rsidR="00FD1825" w:rsidRPr="00725372">
        <w:t xml:space="preserve"> of the </w:t>
      </w:r>
      <w:r w:rsidR="00A156C9">
        <w:t>QPLANT</w:t>
      </w:r>
      <w:r w:rsidR="00FD1825" w:rsidRPr="00725372">
        <w:t>. The after-sales service</w:t>
      </w:r>
      <w:r w:rsidR="00A66FEE">
        <w:t>s</w:t>
      </w:r>
      <w:r w:rsidR="00FD1825" w:rsidRPr="00725372">
        <w:t xml:space="preserve"> shall include at least (but not be limited to) the services stated below:</w:t>
      </w:r>
    </w:p>
    <w:p w14:paraId="3294339B" w14:textId="03D7338D" w:rsidR="00FD1825" w:rsidRPr="00725372" w:rsidRDefault="00FD1825">
      <w:pPr>
        <w:pStyle w:val="ADClause"/>
        <w:numPr>
          <w:ilvl w:val="4"/>
          <w:numId w:val="6"/>
        </w:numPr>
      </w:pPr>
      <w:r w:rsidRPr="00725372">
        <w:t xml:space="preserve">The helpdesk shall offer remote technical support on Business Days during normal working hours, from 07:00 am until 19:00 CE(S)T (via telephone, MS® Teams, or other commonly available communication tools), within 24 hours after SCK CEN notifies the </w:t>
      </w:r>
      <w:r w:rsidR="00CB1438">
        <w:t>Contractor</w:t>
      </w:r>
      <w:r w:rsidRPr="00725372">
        <w:t xml:space="preserve"> of the defect. </w:t>
      </w:r>
    </w:p>
    <w:p w14:paraId="25AB74B7" w14:textId="0E4A3612" w:rsidR="00FD1825" w:rsidRPr="00725372" w:rsidRDefault="00FD1825">
      <w:pPr>
        <w:pStyle w:val="ADClause"/>
        <w:numPr>
          <w:ilvl w:val="4"/>
          <w:numId w:val="6"/>
        </w:numPr>
      </w:pPr>
      <w:r w:rsidRPr="00725372">
        <w:t>Technical field service, available to provide technical support at the site, in case of unforeseen issues (corrective Maintenance).</w:t>
      </w:r>
    </w:p>
    <w:p w14:paraId="5CC2C9AE" w14:textId="4318984A" w:rsidR="00FD1825" w:rsidRPr="006C1CB8" w:rsidRDefault="00FD1825">
      <w:pPr>
        <w:pStyle w:val="ADClause"/>
        <w:numPr>
          <w:ilvl w:val="4"/>
          <w:numId w:val="6"/>
        </w:numPr>
        <w:rPr>
          <w:highlight w:val="yellow"/>
        </w:rPr>
      </w:pPr>
      <w:r w:rsidRPr="006C1CB8">
        <w:rPr>
          <w:highlight w:val="yellow"/>
        </w:rPr>
        <w:t xml:space="preserve">Annual maintenance service, covering predictive and preventive maintenance, for the </w:t>
      </w:r>
      <w:r w:rsidR="00A156C9">
        <w:rPr>
          <w:highlight w:val="yellow"/>
        </w:rPr>
        <w:t>QPLANT</w:t>
      </w:r>
      <w:r w:rsidRPr="006C1CB8">
        <w:rPr>
          <w:highlight w:val="yellow"/>
        </w:rPr>
        <w:t xml:space="preserve"> lifecycle. </w:t>
      </w:r>
    </w:p>
    <w:p w14:paraId="4359C01A" w14:textId="3FBCEA79" w:rsidR="00FD1825" w:rsidRPr="00725372" w:rsidRDefault="00FD1825" w:rsidP="003E5C09">
      <w:pPr>
        <w:pStyle w:val="ADClause"/>
        <w:numPr>
          <w:ilvl w:val="0"/>
          <w:numId w:val="0"/>
        </w:numPr>
      </w:pPr>
      <w:r w:rsidRPr="00725372">
        <w:t xml:space="preserve">The technical support shall provide fault identification/analysis and troubleshooting, as well as general support, for all and any aspects of the </w:t>
      </w:r>
      <w:r w:rsidR="00A156C9">
        <w:t>QPLANT</w:t>
      </w:r>
      <w:r w:rsidRPr="00725372">
        <w:t>, including but not limited to electrical, mechanical, controls, software, firmware, etc.</w:t>
      </w:r>
    </w:p>
    <w:p w14:paraId="1B821600" w14:textId="28CCEC65" w:rsidR="00FD1825" w:rsidRPr="00725372" w:rsidRDefault="00FD1825" w:rsidP="003E5C09">
      <w:pPr>
        <w:pStyle w:val="ADClause"/>
        <w:numPr>
          <w:ilvl w:val="0"/>
          <w:numId w:val="0"/>
        </w:numPr>
      </w:pPr>
      <w:r w:rsidRPr="00725372">
        <w:t xml:space="preserve">For the after-sales services, the </w:t>
      </w:r>
      <w:r w:rsidR="00CB1438">
        <w:t>Contractor</w:t>
      </w:r>
      <w:r w:rsidRPr="00725372">
        <w:t xml:space="preserve"> shall only deploy personnel which is suitably qualified and experienced in relation to (the relevant aspect of) the </w:t>
      </w:r>
      <w:r w:rsidR="00A156C9">
        <w:t>QPLANT</w:t>
      </w:r>
      <w:r w:rsidRPr="00725372">
        <w:t xml:space="preserve">. </w:t>
      </w:r>
    </w:p>
    <w:p w14:paraId="72073DA2" w14:textId="5140B507" w:rsidR="00FD1825" w:rsidRPr="00725372" w:rsidRDefault="00FD1825" w:rsidP="003E5C09">
      <w:pPr>
        <w:pStyle w:val="ADClause"/>
        <w:numPr>
          <w:ilvl w:val="0"/>
          <w:numId w:val="0"/>
        </w:numPr>
      </w:pPr>
      <w:r w:rsidRPr="00725372">
        <w:t>Following a request for support from SCK CEN, the actions and respective response times shall be</w:t>
      </w:r>
      <w:r w:rsidR="00110C3C">
        <w:t xml:space="preserve"> </w:t>
      </w:r>
      <w:r w:rsidR="00562E51">
        <w:t>a</w:t>
      </w:r>
      <w:r w:rsidR="00110C3C">
        <w:t>s follows</w:t>
      </w:r>
      <w:r w:rsidRPr="00725372">
        <w:t xml:space="preserve">: </w:t>
      </w:r>
    </w:p>
    <w:p w14:paraId="635EDBA8" w14:textId="5D857522" w:rsidR="00FD1825" w:rsidRPr="00725372" w:rsidRDefault="00FD1825" w:rsidP="001C6DC5">
      <w:pPr>
        <w:pStyle w:val="ADClause"/>
        <w:numPr>
          <w:ilvl w:val="3"/>
          <w:numId w:val="34"/>
        </w:numPr>
      </w:pPr>
      <w:r w:rsidRPr="00725372">
        <w:t>Complete the fault identification and analysis and establish the strategy to realize the solution, including a preliminary cost and time estimate</w:t>
      </w:r>
      <w:r w:rsidR="00110C3C">
        <w:t>:</w:t>
      </w:r>
      <w:r w:rsidR="00A66FEE" w:rsidRPr="00725372">
        <w:t xml:space="preserve"> </w:t>
      </w:r>
    </w:p>
    <w:p w14:paraId="03F19554" w14:textId="61E824D2" w:rsidR="00FD1825" w:rsidRPr="00725372" w:rsidRDefault="00562E51">
      <w:pPr>
        <w:pStyle w:val="ADClause"/>
        <w:numPr>
          <w:ilvl w:val="5"/>
          <w:numId w:val="6"/>
        </w:numPr>
      </w:pPr>
      <w:r>
        <w:t>within m</w:t>
      </w:r>
      <w:r w:rsidR="00FD1825" w:rsidRPr="00725372">
        <w:t xml:space="preserve">aximum 3 Business Days after SCK CEN’s request for support, in case presence at the </w:t>
      </w:r>
      <w:r w:rsidR="0087769C">
        <w:t xml:space="preserve">SCK CEN </w:t>
      </w:r>
      <w:r w:rsidR="00FD1825" w:rsidRPr="00725372">
        <w:t xml:space="preserve">by the </w:t>
      </w:r>
      <w:r w:rsidR="00CB1438">
        <w:t>Contractor</w:t>
      </w:r>
      <w:r w:rsidR="00FD1825" w:rsidRPr="00725372">
        <w:t xml:space="preserve"> is not required for fault identification / analysis</w:t>
      </w:r>
      <w:r>
        <w:t>.</w:t>
      </w:r>
    </w:p>
    <w:p w14:paraId="2FDA7D88" w14:textId="0F2B2B8A" w:rsidR="00FD1825" w:rsidRPr="00725372" w:rsidRDefault="00562E51">
      <w:pPr>
        <w:pStyle w:val="ADClause"/>
        <w:numPr>
          <w:ilvl w:val="5"/>
          <w:numId w:val="6"/>
        </w:numPr>
      </w:pPr>
      <w:r>
        <w:t>within m</w:t>
      </w:r>
      <w:r w:rsidRPr="00725372">
        <w:t xml:space="preserve">aximum </w:t>
      </w:r>
      <w:r w:rsidR="00FD1825" w:rsidRPr="00725372">
        <w:t xml:space="preserve">5 Business Days after SCK CEN’s request for support, in case presence at the </w:t>
      </w:r>
      <w:r w:rsidR="0087769C">
        <w:t>SCK CEN</w:t>
      </w:r>
      <w:r w:rsidR="00FD1825" w:rsidRPr="00725372">
        <w:t xml:space="preserve"> site by the </w:t>
      </w:r>
      <w:r w:rsidR="00CB1438">
        <w:t>Contractor</w:t>
      </w:r>
      <w:r w:rsidR="00FD1825" w:rsidRPr="00725372">
        <w:t xml:space="preserve"> is required for fault identification / analysis</w:t>
      </w:r>
      <w:r>
        <w:t>.</w:t>
      </w:r>
    </w:p>
    <w:p w14:paraId="05C058C7" w14:textId="31E4C053" w:rsidR="00FD1825" w:rsidRPr="00725372" w:rsidRDefault="00562E51">
      <w:pPr>
        <w:pStyle w:val="ADClause"/>
        <w:numPr>
          <w:ilvl w:val="5"/>
          <w:numId w:val="6"/>
        </w:numPr>
      </w:pPr>
      <w:r>
        <w:t>t</w:t>
      </w:r>
      <w:r w:rsidRPr="00725372">
        <w:t xml:space="preserve">he </w:t>
      </w:r>
      <w:r w:rsidR="00CB1438">
        <w:t>Contractor</w:t>
      </w:r>
      <w:r w:rsidR="00FD1825" w:rsidRPr="00725372">
        <w:t xml:space="preserve"> shall propose a solution which implies as little downtime as reasonably possible for the operation of the LINAC</w:t>
      </w:r>
      <w:r w:rsidR="00110C3C">
        <w:t>.</w:t>
      </w:r>
    </w:p>
    <w:p w14:paraId="5426A201" w14:textId="77777777" w:rsidR="00FD1825" w:rsidRPr="00725372" w:rsidRDefault="00FD1825">
      <w:pPr>
        <w:pStyle w:val="ADClause"/>
        <w:numPr>
          <w:ilvl w:val="3"/>
          <w:numId w:val="6"/>
        </w:numPr>
      </w:pPr>
      <w:r w:rsidRPr="00725372">
        <w:t xml:space="preserve">Submit a formal quote for the solution: </w:t>
      </w:r>
    </w:p>
    <w:p w14:paraId="7ED74026" w14:textId="5E9B4048" w:rsidR="00FD1825" w:rsidRPr="00725372" w:rsidRDefault="00562E51">
      <w:pPr>
        <w:pStyle w:val="ADClause"/>
        <w:numPr>
          <w:ilvl w:val="5"/>
          <w:numId w:val="6"/>
        </w:numPr>
      </w:pPr>
      <w:r>
        <w:t>within m</w:t>
      </w:r>
      <w:r w:rsidR="00FD1825" w:rsidRPr="00725372">
        <w:t>aximum 3 Business Days after completion of the previous step (fault identification / analysis completed</w:t>
      </w:r>
      <w:r w:rsidR="00110C3C">
        <w:t>,</w:t>
      </w:r>
      <w:r w:rsidR="00FD1825" w:rsidRPr="00725372">
        <w:t xml:space="preserve"> strategy for solution established)</w:t>
      </w:r>
      <w:r w:rsidR="00110C3C">
        <w:t>;</w:t>
      </w:r>
    </w:p>
    <w:p w14:paraId="7A77B50F" w14:textId="77777777" w:rsidR="00FD1825" w:rsidRPr="00725372" w:rsidRDefault="00FD1825">
      <w:pPr>
        <w:pStyle w:val="ADClause"/>
        <w:numPr>
          <w:ilvl w:val="5"/>
          <w:numId w:val="6"/>
        </w:numPr>
      </w:pPr>
      <w:r w:rsidRPr="00725372">
        <w:t>This quote shall clearly state</w:t>
      </w:r>
    </w:p>
    <w:p w14:paraId="77E5231D" w14:textId="77777777" w:rsidR="00FD1825" w:rsidRPr="00725372" w:rsidRDefault="00FD1825" w:rsidP="001C6DC5">
      <w:pPr>
        <w:pStyle w:val="ListParagraph"/>
        <w:numPr>
          <w:ilvl w:val="0"/>
          <w:numId w:val="15"/>
        </w:numPr>
        <w:ind w:left="1890" w:hanging="180"/>
      </w:pPr>
      <w:r w:rsidRPr="00725372">
        <w:t xml:space="preserve">technical description of the proposed solution. </w:t>
      </w:r>
    </w:p>
    <w:p w14:paraId="12079B64" w14:textId="21663336" w:rsidR="00FD1825" w:rsidRPr="00725372" w:rsidRDefault="00FD1825" w:rsidP="001C6DC5">
      <w:pPr>
        <w:pStyle w:val="ListParagraph"/>
        <w:numPr>
          <w:ilvl w:val="0"/>
          <w:numId w:val="15"/>
        </w:numPr>
        <w:ind w:left="1890" w:hanging="180"/>
      </w:pPr>
      <w:r w:rsidRPr="00725372">
        <w:t xml:space="preserve">price for the realization of the proposed solution. </w:t>
      </w:r>
    </w:p>
    <w:p w14:paraId="5635B2FD" w14:textId="774AF78C" w:rsidR="00FD1825" w:rsidRPr="00725372" w:rsidRDefault="00FD1825" w:rsidP="001C6DC5">
      <w:pPr>
        <w:pStyle w:val="ListParagraph"/>
        <w:numPr>
          <w:ilvl w:val="0"/>
          <w:numId w:val="15"/>
        </w:numPr>
        <w:ind w:left="1890" w:hanging="180"/>
      </w:pPr>
      <w:r w:rsidRPr="00725372">
        <w:t>the lead time for the realization of the proposed solution.</w:t>
      </w:r>
    </w:p>
    <w:p w14:paraId="42773129" w14:textId="1B1279D1" w:rsidR="00FD1825" w:rsidRPr="00725372" w:rsidRDefault="00FD1825" w:rsidP="003E5C09">
      <w:pPr>
        <w:pStyle w:val="ADClause"/>
      </w:pPr>
      <w:r w:rsidRPr="00725372">
        <w:t xml:space="preserve">Notwithstanding the foregoing, the </w:t>
      </w:r>
      <w:r w:rsidR="00CB1438">
        <w:t>Contractor</w:t>
      </w:r>
      <w:r w:rsidRPr="00725372">
        <w:t xml:space="preserve"> shall at all times provide the solution without undue delay. </w:t>
      </w:r>
    </w:p>
    <w:p w14:paraId="203E82BD" w14:textId="1D3172FB" w:rsidR="00FD1825" w:rsidRPr="00725372" w:rsidRDefault="00FD1825" w:rsidP="003E5C09">
      <w:pPr>
        <w:pStyle w:val="ADClause"/>
      </w:pPr>
      <w:r w:rsidRPr="00725372">
        <w:t>In the offer, the Applicant shall provide the following information regard</w:t>
      </w:r>
      <w:r w:rsidR="00562E51">
        <w:t>ing</w:t>
      </w:r>
      <w:r w:rsidRPr="00725372">
        <w:t xml:space="preserve"> the after-sales service: </w:t>
      </w:r>
    </w:p>
    <w:p w14:paraId="03F878D3" w14:textId="6F5DD629" w:rsidR="00FD1825" w:rsidRPr="00725372" w:rsidRDefault="00FD1825">
      <w:pPr>
        <w:pStyle w:val="ADClause"/>
        <w:numPr>
          <w:ilvl w:val="3"/>
          <w:numId w:val="6"/>
        </w:numPr>
      </w:pPr>
      <w:r w:rsidRPr="00725372">
        <w:t xml:space="preserve">Organization of the after-sales service – at least a concise description of the approach to handling customer requests and an overview of the available staff </w:t>
      </w:r>
      <w:r w:rsidR="00110C3C">
        <w:t>shall</w:t>
      </w:r>
      <w:r w:rsidR="00110C3C" w:rsidRPr="00725372">
        <w:t xml:space="preserve"> </w:t>
      </w:r>
      <w:r w:rsidRPr="00725372">
        <w:t>be given.</w:t>
      </w:r>
    </w:p>
    <w:p w14:paraId="2124B0E7" w14:textId="7DEDC5CC" w:rsidR="00FD1825" w:rsidRPr="00725372" w:rsidRDefault="00FD1825">
      <w:pPr>
        <w:pStyle w:val="ADClause"/>
        <w:numPr>
          <w:ilvl w:val="3"/>
          <w:numId w:val="6"/>
        </w:numPr>
      </w:pPr>
      <w:r w:rsidRPr="00725372">
        <w:t xml:space="preserve">Procedure to be followed for requesting after-sales service – at least a comprehensive description of how the helpdesk can be contacted (including all relevant information such as contact data (telephone, email or equivalent) and availability) </w:t>
      </w:r>
      <w:r w:rsidR="00110C3C">
        <w:t>shall</w:t>
      </w:r>
      <w:r w:rsidR="00110C3C" w:rsidRPr="00725372">
        <w:t xml:space="preserve"> </w:t>
      </w:r>
      <w:r w:rsidRPr="00725372">
        <w:t xml:space="preserve">be given. </w:t>
      </w:r>
    </w:p>
    <w:p w14:paraId="338D54AE" w14:textId="1FB1A23C" w:rsidR="00FD1825" w:rsidRPr="00725372" w:rsidRDefault="00FD1825">
      <w:pPr>
        <w:pStyle w:val="ADClause"/>
        <w:numPr>
          <w:ilvl w:val="3"/>
          <w:numId w:val="6"/>
        </w:numPr>
      </w:pPr>
      <w:r w:rsidRPr="00725372">
        <w:lastRenderedPageBreak/>
        <w:t xml:space="preserve">Pricing of the after-sales service – at least the labour costs (hourly rates) </w:t>
      </w:r>
      <w:r w:rsidR="00110C3C">
        <w:t>shall</w:t>
      </w:r>
      <w:r w:rsidR="00110C3C" w:rsidRPr="00725372">
        <w:t xml:space="preserve"> </w:t>
      </w:r>
      <w:r w:rsidRPr="00725372">
        <w:t>be clearly stated</w:t>
      </w:r>
      <w:r w:rsidR="00110C3C">
        <w:t>.</w:t>
      </w:r>
      <w:r w:rsidRPr="00725372">
        <w:t xml:space="preserve"> </w:t>
      </w:r>
      <w:commentRangeStart w:id="4250"/>
      <w:commentRangeStart w:id="4251"/>
      <w:r w:rsidR="00110C3C">
        <w:t>A</w:t>
      </w:r>
      <w:r w:rsidR="00110C3C" w:rsidRPr="00725372">
        <w:t xml:space="preserve">ny </w:t>
      </w:r>
      <w:r w:rsidRPr="00725372">
        <w:t xml:space="preserve">spare parts or Components needed in view of the after-sales service shall be remunerated according to the price list for spare parts requested under </w:t>
      </w:r>
      <w:r w:rsidRPr="00725372">
        <w:rPr>
          <w:rStyle w:val="AAReferencedChar"/>
        </w:rPr>
        <w:t xml:space="preserve">§ </w:t>
      </w:r>
      <w:r w:rsidRPr="00725372">
        <w:rPr>
          <w:rStyle w:val="AAReferencedChar"/>
        </w:rPr>
        <w:fldChar w:fldCharType="begin"/>
      </w:r>
      <w:r w:rsidRPr="00725372">
        <w:rPr>
          <w:rStyle w:val="AAReferencedChar"/>
        </w:rPr>
        <w:instrText xml:space="preserve"> REF _Ref190800689 \r \h  \* MERGEFORMAT </w:instrText>
      </w:r>
      <w:r w:rsidRPr="00725372">
        <w:rPr>
          <w:rStyle w:val="AAReferencedChar"/>
        </w:rPr>
      </w:r>
      <w:r w:rsidRPr="00725372">
        <w:rPr>
          <w:rStyle w:val="AAReferencedChar"/>
        </w:rPr>
        <w:fldChar w:fldCharType="separate"/>
      </w:r>
      <w:r w:rsidR="00711812">
        <w:rPr>
          <w:rStyle w:val="AAReferencedChar"/>
        </w:rPr>
        <w:t>3.10</w:t>
      </w:r>
      <w:r w:rsidRPr="00725372">
        <w:rPr>
          <w:rStyle w:val="AAReferencedChar"/>
        </w:rPr>
        <w:fldChar w:fldCharType="end"/>
      </w:r>
      <w:r w:rsidRPr="00725372">
        <w:t xml:space="preserve"> “Spare Parts Supply”.</w:t>
      </w:r>
      <w:commentRangeEnd w:id="4250"/>
      <w:r w:rsidR="00110C3C">
        <w:rPr>
          <w:rStyle w:val="CommentReference"/>
        </w:rPr>
        <w:commentReference w:id="4250"/>
      </w:r>
      <w:commentRangeEnd w:id="4251"/>
      <w:r w:rsidR="00852D3F">
        <w:rPr>
          <w:rStyle w:val="CommentReference"/>
        </w:rPr>
        <w:commentReference w:id="4251"/>
      </w:r>
    </w:p>
    <w:p w14:paraId="720D8714" w14:textId="77777777" w:rsidR="00C21268" w:rsidRPr="00725372" w:rsidRDefault="00C21268" w:rsidP="00C21268"/>
    <w:p w14:paraId="116C7C4D" w14:textId="77777777" w:rsidR="00C21268" w:rsidRPr="00725372" w:rsidRDefault="00C21268" w:rsidP="00C21268">
      <w:pPr>
        <w:pStyle w:val="Heading2numbered"/>
      </w:pPr>
      <w:bookmarkStart w:id="4252" w:name="_Toc198518448"/>
      <w:commentRangeStart w:id="4253"/>
      <w:r w:rsidRPr="00725372">
        <w:t>Documentation</w:t>
      </w:r>
      <w:commentRangeEnd w:id="4253"/>
      <w:r w:rsidR="00662840">
        <w:rPr>
          <w:rStyle w:val="CommentReference"/>
          <w:rFonts w:ascii="Segoe UI" w:eastAsia="Calibri" w:hAnsi="Segoe UI"/>
          <w:bCs w:val="0"/>
          <w:color w:val="auto"/>
          <w:shd w:val="clear" w:color="auto" w:fill="auto"/>
        </w:rPr>
        <w:commentReference w:id="4253"/>
      </w:r>
      <w:bookmarkEnd w:id="4252"/>
    </w:p>
    <w:p w14:paraId="09E95D28" w14:textId="762F4276" w:rsidR="00C21268" w:rsidRDefault="00C21268">
      <w:pPr>
        <w:pStyle w:val="SysReq1"/>
      </w:pPr>
      <w:bookmarkStart w:id="4254" w:name="_Toc198519611"/>
      <w:r w:rsidRPr="00725372">
        <w:rPr>
          <w:lang w:eastAsia="fr-FR"/>
        </w:rPr>
        <w:t xml:space="preserve">Throughout Contract performance the </w:t>
      </w:r>
      <w:r w:rsidR="00CB1438">
        <w:rPr>
          <w:lang w:eastAsia="fr-FR"/>
        </w:rPr>
        <w:t>Contractor</w:t>
      </w:r>
      <w:r w:rsidRPr="00725372">
        <w:rPr>
          <w:lang w:eastAsia="fr-FR"/>
        </w:rPr>
        <w:t xml:space="preserve"> shall, at a minimum, deliver the documentation</w:t>
      </w:r>
      <w:r w:rsidR="00C66012">
        <w:rPr>
          <w:lang w:eastAsia="fr-FR"/>
        </w:rPr>
        <w:t xml:space="preserve"> listed in </w:t>
      </w:r>
      <w:r w:rsidR="00C66012">
        <w:rPr>
          <w:lang w:eastAsia="fr-FR"/>
        </w:rPr>
        <w:fldChar w:fldCharType="begin"/>
      </w:r>
      <w:r w:rsidR="00C66012">
        <w:rPr>
          <w:lang w:eastAsia="fr-FR"/>
        </w:rPr>
        <w:instrText xml:space="preserve"> REF _Ref192660562 \h </w:instrText>
      </w:r>
      <w:r w:rsidR="00C66012">
        <w:rPr>
          <w:lang w:eastAsia="fr-FR"/>
        </w:rPr>
      </w:r>
      <w:r w:rsidR="00C66012">
        <w:rPr>
          <w:lang w:eastAsia="fr-FR"/>
        </w:rPr>
        <w:fldChar w:fldCharType="separate"/>
      </w:r>
      <w:r w:rsidR="00711812" w:rsidRPr="00725372">
        <w:rPr>
          <w:lang w:eastAsia="fr-FR"/>
        </w:rPr>
        <w:t xml:space="preserve">Table </w:t>
      </w:r>
      <w:r w:rsidR="00711812">
        <w:rPr>
          <w:noProof/>
          <w:lang w:eastAsia="fr-FR"/>
        </w:rPr>
        <w:t>14</w:t>
      </w:r>
      <w:r w:rsidR="00C66012">
        <w:rPr>
          <w:lang w:eastAsia="fr-FR"/>
        </w:rPr>
        <w:fldChar w:fldCharType="end"/>
      </w:r>
      <w:r w:rsidR="00C66012">
        <w:t>.</w:t>
      </w:r>
      <w:bookmarkEnd w:id="4254"/>
    </w:p>
    <w:p w14:paraId="4671DC18" w14:textId="58E639F7" w:rsidR="00236CF2" w:rsidRPr="001F5DEF" w:rsidRDefault="00CF7B12" w:rsidP="00236CF2">
      <w:pPr>
        <w:pStyle w:val="SysReq1"/>
        <w:rPr>
          <w:lang w:val="en-GB"/>
        </w:rPr>
      </w:pPr>
      <w:bookmarkStart w:id="4255" w:name="_Toc198519612"/>
      <w:r>
        <w:t xml:space="preserve">As part of </w:t>
      </w:r>
      <w:r w:rsidRPr="00725372">
        <w:rPr>
          <w:rStyle w:val="AAReferencedChar"/>
        </w:rPr>
        <w:t>#DD04</w:t>
      </w:r>
      <w:r>
        <w:rPr>
          <w:rStyle w:val="AAReferencedChar"/>
        </w:rPr>
        <w:t>, t</w:t>
      </w:r>
      <w:commentRangeStart w:id="4256"/>
      <w:commentRangeStart w:id="4257"/>
      <w:r w:rsidR="00236CF2" w:rsidRPr="00725372">
        <w:t xml:space="preserve">he </w:t>
      </w:r>
      <w:r w:rsidR="00236CF2">
        <w:t>Contractor</w:t>
      </w:r>
      <w:r w:rsidR="00236CF2" w:rsidRPr="00725372">
        <w:t xml:space="preserve"> shall provide the necessary technical data and design datasheets of critical components such as heat exchangers, piping, rotating machines, and valve information </w:t>
      </w:r>
      <w:r w:rsidR="00236CF2">
        <w:t xml:space="preserve">with sufficient detail to allow SCK CEN to model the </w:t>
      </w:r>
      <w:r w:rsidR="00C06174">
        <w:t>complete cryogenic</w:t>
      </w:r>
      <w:r w:rsidR="00236CF2" w:rsidRPr="00725372">
        <w:t xml:space="preserve"> system</w:t>
      </w:r>
      <w:r w:rsidR="00236CF2">
        <w:t xml:space="preserve"> including the cryogenic plant</w:t>
      </w:r>
      <w:r w:rsidR="00236CF2" w:rsidRPr="00725372">
        <w:t xml:space="preserve"> </w:t>
      </w:r>
      <w:r w:rsidR="00236CF2">
        <w:t xml:space="preserve">in </w:t>
      </w:r>
      <w:r w:rsidR="00236CF2" w:rsidRPr="00725372">
        <w:t>simulation</w:t>
      </w:r>
      <w:r w:rsidR="00236CF2">
        <w:t>s.</w:t>
      </w:r>
      <w:commentRangeEnd w:id="4256"/>
      <w:r w:rsidR="00236CF2">
        <w:rPr>
          <w:rStyle w:val="CommentReference"/>
          <w:lang w:val="en-GB"/>
        </w:rPr>
        <w:commentReference w:id="4256"/>
      </w:r>
      <w:commentRangeEnd w:id="4257"/>
      <w:r w:rsidR="00236CF2">
        <w:rPr>
          <w:rStyle w:val="CommentReference"/>
          <w:lang w:val="en-GB"/>
        </w:rPr>
        <w:commentReference w:id="4257"/>
      </w:r>
      <w:bookmarkEnd w:id="4255"/>
    </w:p>
    <w:p w14:paraId="1723293E" w14:textId="77777777" w:rsidR="001F5DEF" w:rsidRPr="006041CD" w:rsidRDefault="001F5DEF" w:rsidP="001F5DEF">
      <w:pPr>
        <w:pStyle w:val="SysReq1"/>
      </w:pPr>
      <w:bookmarkStart w:id="4258" w:name="_Toc198519613"/>
      <w:commentRangeStart w:id="4259"/>
      <w:r>
        <w:t>T</w:t>
      </w:r>
      <w:r w:rsidRPr="00725372">
        <w:t xml:space="preserve">he </w:t>
      </w:r>
      <w:r>
        <w:t>Contractor</w:t>
      </w:r>
      <w:r w:rsidRPr="00725372">
        <w:t xml:space="preserve"> shall provide all relevant information regarding materials and components including, but not limited to:</w:t>
      </w:r>
      <w:bookmarkEnd w:id="4258"/>
    </w:p>
    <w:p w14:paraId="3AF1E2A0" w14:textId="77777777" w:rsidR="001F5DEF" w:rsidRPr="00725372" w:rsidRDefault="001F5DEF" w:rsidP="001F5DEF">
      <w:pPr>
        <w:pStyle w:val="ADClause"/>
        <w:numPr>
          <w:ilvl w:val="4"/>
          <w:numId w:val="12"/>
        </w:numPr>
        <w:spacing w:before="40" w:after="20"/>
        <w:ind w:left="1871" w:hanging="289"/>
      </w:pPr>
      <w:r w:rsidRPr="00725372">
        <w:t>Material specifications.</w:t>
      </w:r>
    </w:p>
    <w:p w14:paraId="6C8FE951" w14:textId="77777777" w:rsidR="001F5DEF" w:rsidRPr="00725372" w:rsidRDefault="001F5DEF" w:rsidP="001F5DEF">
      <w:pPr>
        <w:pStyle w:val="ADClause"/>
        <w:numPr>
          <w:ilvl w:val="4"/>
          <w:numId w:val="12"/>
        </w:numPr>
        <w:spacing w:before="40" w:after="20"/>
        <w:ind w:left="1871" w:hanging="289"/>
      </w:pPr>
      <w:r w:rsidRPr="00725372">
        <w:t>Technical datasheets.</w:t>
      </w:r>
    </w:p>
    <w:p w14:paraId="67F6B66B" w14:textId="77777777" w:rsidR="001F5DEF" w:rsidRPr="006041CD" w:rsidRDefault="001F5DEF" w:rsidP="001C6DC5">
      <w:pPr>
        <w:pStyle w:val="ListParagraph"/>
        <w:numPr>
          <w:ilvl w:val="0"/>
          <w:numId w:val="30"/>
        </w:numPr>
        <w:ind w:left="1871" w:hanging="289"/>
      </w:pPr>
      <w:r>
        <w:t>M</w:t>
      </w:r>
      <w:r w:rsidRPr="00725372">
        <w:t>aterial certificates compliant with EN 10204 (especially type 3.1 and 3.2)</w:t>
      </w:r>
      <w:r>
        <w:t>, where applicable</w:t>
      </w:r>
    </w:p>
    <w:p w14:paraId="7EC11995" w14:textId="77777777" w:rsidR="001F5DEF" w:rsidRPr="006041CD" w:rsidRDefault="001F5DEF" w:rsidP="001F5DEF">
      <w:pPr>
        <w:pStyle w:val="ADClause"/>
        <w:numPr>
          <w:ilvl w:val="4"/>
          <w:numId w:val="12"/>
        </w:numPr>
        <w:spacing w:before="40" w:after="20"/>
        <w:ind w:left="1871" w:hanging="289"/>
      </w:pPr>
      <w:r>
        <w:t>C</w:t>
      </w:r>
      <w:r w:rsidRPr="00725372">
        <w:t>alibration reports</w:t>
      </w:r>
      <w:r>
        <w:t>, where applicable</w:t>
      </w:r>
      <w:r w:rsidRPr="00725372">
        <w:t>.</w:t>
      </w:r>
    </w:p>
    <w:p w14:paraId="50FF6CDA" w14:textId="77777777" w:rsidR="001F5DEF" w:rsidRPr="006041CD" w:rsidRDefault="001F5DEF" w:rsidP="001F5DEF">
      <w:pPr>
        <w:pStyle w:val="ADClause"/>
        <w:numPr>
          <w:ilvl w:val="4"/>
          <w:numId w:val="12"/>
        </w:numPr>
        <w:spacing w:before="40" w:after="20"/>
        <w:ind w:left="1871" w:hanging="289"/>
      </w:pPr>
      <w:r>
        <w:t>I</w:t>
      </w:r>
      <w:r w:rsidRPr="00725372">
        <w:t>nstallation/user/service manuals</w:t>
      </w:r>
      <w:r>
        <w:t xml:space="preserve"> where applicable</w:t>
      </w:r>
      <w:r w:rsidRPr="00725372">
        <w:t>.</w:t>
      </w:r>
      <w:commentRangeEnd w:id="4259"/>
      <w:r w:rsidR="00FE330C">
        <w:rPr>
          <w:rStyle w:val="CommentReference"/>
        </w:rPr>
        <w:commentReference w:id="4259"/>
      </w:r>
    </w:p>
    <w:p w14:paraId="7F11B287" w14:textId="77777777" w:rsidR="00810CE1" w:rsidRDefault="00810CE1" w:rsidP="00810CE1">
      <w:pPr>
        <w:pStyle w:val="SysReq1"/>
        <w:numPr>
          <w:ilvl w:val="0"/>
          <w:numId w:val="0"/>
        </w:numPr>
        <w:ind w:left="2431" w:hanging="1296"/>
        <w:rPr>
          <w:lang w:val="en-GB"/>
        </w:rPr>
      </w:pPr>
    </w:p>
    <w:p w14:paraId="7A10C92D" w14:textId="28E269CE" w:rsidR="00810CE1" w:rsidRPr="00E53D4C" w:rsidRDefault="00810CE1" w:rsidP="00FE330C">
      <w:pPr>
        <w:pStyle w:val="SysReq1"/>
      </w:pPr>
      <w:bookmarkStart w:id="4260" w:name="_Toc198519614"/>
      <w:commentRangeStart w:id="4261"/>
      <w:r w:rsidRPr="00E53D4C">
        <w:t xml:space="preserve">The Contractor </w:t>
      </w:r>
      <w:commentRangeEnd w:id="4261"/>
      <w:r>
        <w:rPr>
          <w:rStyle w:val="CommentReference"/>
          <w:lang w:val="en-GB"/>
        </w:rPr>
        <w:commentReference w:id="4261"/>
      </w:r>
      <w:r>
        <w:t>shall</w:t>
      </w:r>
      <w:r w:rsidRPr="00E53D4C">
        <w:t xml:space="preserve"> </w:t>
      </w:r>
      <w:r w:rsidR="00FE330C">
        <w:t xml:space="preserve">deliver a </w:t>
      </w:r>
      <w:r w:rsidRPr="00E53D4C">
        <w:t xml:space="preserve">maintenance </w:t>
      </w:r>
      <w:r w:rsidR="00FE330C">
        <w:t xml:space="preserve">manual </w:t>
      </w:r>
      <w:r w:rsidRPr="00E53D4C">
        <w:t>and lifecycle strategy</w:t>
      </w:r>
      <w:r w:rsidR="00FE330C">
        <w:t xml:space="preserve"> documentation</w:t>
      </w:r>
      <w:r w:rsidRPr="00E53D4C">
        <w:t>,</w:t>
      </w:r>
      <w:r w:rsidR="00FE330C">
        <w:t xml:space="preserve"> including but not</w:t>
      </w:r>
      <w:r w:rsidRPr="00E53D4C">
        <w:t xml:space="preserve"> limited</w:t>
      </w:r>
      <w:r w:rsidR="00FE330C">
        <w:t xml:space="preserve"> to:</w:t>
      </w:r>
      <w:bookmarkEnd w:id="4260"/>
    </w:p>
    <w:p w14:paraId="7102BB4E" w14:textId="77777777" w:rsidR="00810CE1" w:rsidRPr="00E53D4C" w:rsidRDefault="00810CE1" w:rsidP="001C6DC5">
      <w:pPr>
        <w:numPr>
          <w:ilvl w:val="0"/>
          <w:numId w:val="50"/>
        </w:numPr>
        <w:tabs>
          <w:tab w:val="num" w:pos="720"/>
        </w:tabs>
      </w:pPr>
      <w:r w:rsidRPr="00E53D4C">
        <w:t>Spare inventory and obsolescence plans</w:t>
      </w:r>
    </w:p>
    <w:p w14:paraId="10D89833" w14:textId="77777777" w:rsidR="00810CE1" w:rsidRPr="00E53D4C" w:rsidRDefault="00810CE1" w:rsidP="001C6DC5">
      <w:pPr>
        <w:numPr>
          <w:ilvl w:val="0"/>
          <w:numId w:val="50"/>
        </w:numPr>
        <w:tabs>
          <w:tab w:val="num" w:pos="720"/>
        </w:tabs>
      </w:pPr>
      <w:r w:rsidRPr="00E53D4C">
        <w:t>PPE, alarms, and recovery training</w:t>
      </w:r>
    </w:p>
    <w:p w14:paraId="2B9EFD77" w14:textId="77777777" w:rsidR="00FE330C" w:rsidRDefault="00810CE1" w:rsidP="001C6DC5">
      <w:pPr>
        <w:numPr>
          <w:ilvl w:val="0"/>
          <w:numId w:val="50"/>
        </w:numPr>
        <w:tabs>
          <w:tab w:val="num" w:pos="720"/>
        </w:tabs>
      </w:pPr>
      <w:r w:rsidRPr="00E53D4C">
        <w:t>Simulation-driven scenario testing</w:t>
      </w:r>
    </w:p>
    <w:p w14:paraId="60538F8D" w14:textId="28A8132D" w:rsidR="00810CE1" w:rsidRDefault="00FE330C" w:rsidP="001C6DC5">
      <w:pPr>
        <w:numPr>
          <w:ilvl w:val="0"/>
          <w:numId w:val="50"/>
        </w:numPr>
        <w:tabs>
          <w:tab w:val="num" w:pos="720"/>
        </w:tabs>
        <w:rPr>
          <w:ins w:id="4262" w:author="Dorda Ulrich" w:date="2025-04-25T08:53:00Z"/>
        </w:rPr>
      </w:pPr>
      <w:r w:rsidRPr="00E53D4C">
        <w:t>OPEX estimations</w:t>
      </w:r>
      <w:r w:rsidR="00810CE1">
        <w:t>.</w:t>
      </w:r>
    </w:p>
    <w:p w14:paraId="56B3615E" w14:textId="77777777" w:rsidR="0077713E" w:rsidRPr="00E53D4C" w:rsidRDefault="0077713E" w:rsidP="001C6DC5">
      <w:pPr>
        <w:numPr>
          <w:ilvl w:val="0"/>
          <w:numId w:val="50"/>
        </w:numPr>
        <w:rPr>
          <w:moveTo w:id="4263" w:author="Dorda Ulrich" w:date="2025-04-25T08:53:00Z"/>
        </w:rPr>
      </w:pPr>
      <w:moveToRangeStart w:id="4264" w:author="Dorda Ulrich" w:date="2025-04-25T08:53:00Z" w:name="move196463652"/>
      <w:moveTo w:id="4265" w:author="Dorda Ulrich" w:date="2025-04-25T08:53:00Z">
        <w:r w:rsidRPr="00E53D4C">
          <w:t>Maintenance checks, functional testing</w:t>
        </w:r>
      </w:moveTo>
    </w:p>
    <w:p w14:paraId="3AAB2712" w14:textId="77777777" w:rsidR="0077713E" w:rsidRPr="00E53D4C" w:rsidRDefault="0077713E" w:rsidP="001C6DC5">
      <w:pPr>
        <w:numPr>
          <w:ilvl w:val="0"/>
          <w:numId w:val="50"/>
        </w:numPr>
        <w:rPr>
          <w:moveTo w:id="4266" w:author="Dorda Ulrich" w:date="2025-04-25T08:53:00Z"/>
        </w:rPr>
      </w:pPr>
      <w:moveTo w:id="4267" w:author="Dorda Ulrich" w:date="2025-04-25T08:53:00Z">
        <w:r w:rsidRPr="00E53D4C">
          <w:t>MTBF-based planning and condition diagnostics</w:t>
        </w:r>
      </w:moveTo>
    </w:p>
    <w:moveToRangeEnd w:id="4264"/>
    <w:p w14:paraId="7956C7D6" w14:textId="77777777" w:rsidR="0077713E" w:rsidRPr="00E53D4C" w:rsidRDefault="0077713E" w:rsidP="001C6DC5">
      <w:pPr>
        <w:numPr>
          <w:ilvl w:val="0"/>
          <w:numId w:val="50"/>
        </w:numPr>
        <w:rPr>
          <w:ins w:id="4268" w:author="Dorda Ulrich" w:date="2025-04-25T08:54:00Z"/>
        </w:rPr>
      </w:pPr>
      <w:ins w:id="4269" w:author="Dorda Ulrich" w:date="2025-04-25T08:54:00Z">
        <w:r w:rsidRPr="00E53D4C">
          <w:t>Operator commissioning</w:t>
        </w:r>
        <w:r>
          <w:t xml:space="preserve"> and technician maintenance and replacement</w:t>
        </w:r>
        <w:r w:rsidRPr="00E53D4C">
          <w:t xml:space="preserve"> involvement</w:t>
        </w:r>
      </w:ins>
    </w:p>
    <w:p w14:paraId="113D47E5" w14:textId="77777777" w:rsidR="0077713E" w:rsidRDefault="0077713E" w:rsidP="001C6DC5">
      <w:pPr>
        <w:numPr>
          <w:ilvl w:val="0"/>
          <w:numId w:val="50"/>
        </w:numPr>
        <w:rPr>
          <w:ins w:id="4270" w:author="Dorda Ulrich" w:date="2025-04-25T08:54:00Z"/>
        </w:rPr>
      </w:pPr>
      <w:ins w:id="4271" w:author="Dorda Ulrich" w:date="2025-04-25T08:54:00Z">
        <w:r w:rsidRPr="00E53D4C">
          <w:t>Real-time MTBF vs prediction curve tracking</w:t>
        </w:r>
      </w:ins>
    </w:p>
    <w:p w14:paraId="68DCBC58" w14:textId="77777777" w:rsidR="0077713E" w:rsidRDefault="0077713E" w:rsidP="0077713E">
      <w:pPr>
        <w:ind w:left="2791"/>
      </w:pPr>
    </w:p>
    <w:p w14:paraId="545845CD" w14:textId="64B92AA1" w:rsidR="00810CE1" w:rsidRPr="00E53D4C" w:rsidDel="0077713E" w:rsidRDefault="00810CE1" w:rsidP="00FE330C">
      <w:pPr>
        <w:pStyle w:val="SysReq1"/>
        <w:rPr>
          <w:del w:id="4272" w:author="Dorda Ulrich" w:date="2025-04-25T08:52:00Z"/>
        </w:rPr>
      </w:pPr>
      <w:del w:id="4273" w:author="Dorda Ulrich" w:date="2025-04-25T08:52:00Z">
        <w:r w:rsidRPr="00E53D4C" w:rsidDel="0077713E">
          <w:delText>The Contractor shall deliver an RCM-ready operational transition package upon handover, including:</w:delText>
        </w:r>
      </w:del>
    </w:p>
    <w:p w14:paraId="597AACA4" w14:textId="19635680" w:rsidR="00810CE1" w:rsidRPr="00E53D4C" w:rsidDel="0077713E" w:rsidRDefault="00810CE1" w:rsidP="00810CE1">
      <w:pPr>
        <w:numPr>
          <w:ilvl w:val="0"/>
          <w:numId w:val="67"/>
        </w:numPr>
        <w:rPr>
          <w:del w:id="4274" w:author="Dorda Ulrich" w:date="2025-04-25T08:52:00Z"/>
        </w:rPr>
      </w:pPr>
      <w:del w:id="4275" w:author="Dorda Ulrich" w:date="2025-04-25T08:52:00Z">
        <w:r w:rsidRPr="00E53D4C" w:rsidDel="0077713E">
          <w:delText>Manuals, diagnostics tools, checklists</w:delText>
        </w:r>
      </w:del>
    </w:p>
    <w:p w14:paraId="523DE598" w14:textId="24F679F6" w:rsidR="00810CE1" w:rsidRPr="00E53D4C" w:rsidDel="0077713E" w:rsidRDefault="00810CE1" w:rsidP="00810CE1">
      <w:pPr>
        <w:numPr>
          <w:ilvl w:val="0"/>
          <w:numId w:val="67"/>
        </w:numPr>
        <w:rPr>
          <w:del w:id="4276" w:author="Dorda Ulrich" w:date="2025-04-25T08:52:00Z"/>
        </w:rPr>
      </w:pPr>
      <w:del w:id="4277" w:author="Dorda Ulrich" w:date="2025-04-25T08:52:00Z">
        <w:r w:rsidRPr="00E53D4C" w:rsidDel="0077713E">
          <w:delText>Simulation drills, alarm guides</w:delText>
        </w:r>
      </w:del>
    </w:p>
    <w:p w14:paraId="2B9DE624" w14:textId="20452925" w:rsidR="00810CE1" w:rsidDel="0077713E" w:rsidRDefault="00810CE1" w:rsidP="00810CE1">
      <w:pPr>
        <w:numPr>
          <w:ilvl w:val="0"/>
          <w:numId w:val="67"/>
        </w:numPr>
        <w:rPr>
          <w:del w:id="4278" w:author="Dorda Ulrich" w:date="2025-04-25T08:52:00Z"/>
        </w:rPr>
      </w:pPr>
      <w:del w:id="4279" w:author="Dorda Ulrich" w:date="2025-04-25T08:52:00Z">
        <w:r w:rsidRPr="00E53D4C" w:rsidDel="0077713E">
          <w:delText>Inventory of spare parts and software configurations</w:delText>
        </w:r>
      </w:del>
    </w:p>
    <w:p w14:paraId="7894DCE8" w14:textId="2B93F9DC" w:rsidR="00810CE1" w:rsidRPr="00E53D4C" w:rsidDel="0077713E" w:rsidRDefault="00810CE1">
      <w:pPr>
        <w:pStyle w:val="SysReq1"/>
        <w:rPr>
          <w:ins w:id="4280" w:author="Bonthuys Gerkotze" w:date="2025-04-23T14:26:00Z"/>
          <w:del w:id="4281" w:author="Dorda Ulrich" w:date="2025-04-25T08:54:00Z"/>
        </w:rPr>
        <w:pPrChange w:id="4282" w:author="Bonthuys Gerkotze" w:date="2025-04-23T14:28:00Z">
          <w:pPr/>
        </w:pPrChange>
      </w:pPr>
      <w:ins w:id="4283" w:author="Bonthuys Gerkotze" w:date="2025-04-23T14:26:00Z">
        <w:del w:id="4284" w:author="Dorda Ulrich" w:date="2025-04-25T08:54:00Z">
          <w:r w:rsidRPr="00E53D4C" w:rsidDel="0077713E">
            <w:delText>The Contractor shall define and implement an RCM-compatible operational safety and maintenance readiness program, including:</w:delText>
          </w:r>
        </w:del>
      </w:ins>
    </w:p>
    <w:p w14:paraId="01EBAA91" w14:textId="0040CD69" w:rsidR="00810CE1" w:rsidRPr="00E53D4C" w:rsidDel="0077713E" w:rsidRDefault="00810CE1" w:rsidP="00810CE1">
      <w:pPr>
        <w:numPr>
          <w:ilvl w:val="0"/>
          <w:numId w:val="68"/>
        </w:numPr>
        <w:rPr>
          <w:ins w:id="4285" w:author="Bonthuys Gerkotze" w:date="2025-04-23T14:26:00Z"/>
          <w:del w:id="4286" w:author="Dorda Ulrich" w:date="2025-04-25T08:54:00Z"/>
          <w:moveFrom w:id="4287" w:author="Dorda Ulrich" w:date="2025-04-25T08:53:00Z"/>
        </w:rPr>
      </w:pPr>
      <w:moveFromRangeStart w:id="4288" w:author="Dorda Ulrich" w:date="2025-04-25T08:53:00Z" w:name="move196463652"/>
      <w:moveFrom w:id="4289" w:author="Dorda Ulrich" w:date="2025-04-25T08:53:00Z">
        <w:ins w:id="4290" w:author="Bonthuys Gerkotze" w:date="2025-04-23T14:26:00Z">
          <w:del w:id="4291" w:author="Dorda Ulrich" w:date="2025-04-25T08:54:00Z">
            <w:r w:rsidRPr="00E53D4C" w:rsidDel="0077713E">
              <w:delText>Maintenance checks, functional testing</w:delText>
            </w:r>
          </w:del>
        </w:ins>
      </w:moveFrom>
    </w:p>
    <w:p w14:paraId="48FB40EF" w14:textId="29BCD27B" w:rsidR="00810CE1" w:rsidRPr="00E53D4C" w:rsidDel="0077713E" w:rsidRDefault="00810CE1" w:rsidP="00810CE1">
      <w:pPr>
        <w:numPr>
          <w:ilvl w:val="0"/>
          <w:numId w:val="68"/>
        </w:numPr>
        <w:rPr>
          <w:ins w:id="4292" w:author="Bonthuys Gerkotze" w:date="2025-04-23T14:26:00Z"/>
          <w:del w:id="4293" w:author="Dorda Ulrich" w:date="2025-04-25T08:54:00Z"/>
          <w:moveFrom w:id="4294" w:author="Dorda Ulrich" w:date="2025-04-25T08:53:00Z"/>
        </w:rPr>
      </w:pPr>
      <w:moveFrom w:id="4295" w:author="Dorda Ulrich" w:date="2025-04-25T08:53:00Z">
        <w:ins w:id="4296" w:author="Bonthuys Gerkotze" w:date="2025-04-23T14:26:00Z">
          <w:del w:id="4297" w:author="Dorda Ulrich" w:date="2025-04-25T08:54:00Z">
            <w:r w:rsidRPr="00E53D4C" w:rsidDel="0077713E">
              <w:delText>MTBF-based planning and condition diagnostics</w:delText>
            </w:r>
          </w:del>
        </w:ins>
      </w:moveFrom>
    </w:p>
    <w:moveFromRangeEnd w:id="4288"/>
    <w:p w14:paraId="69F6FCDF" w14:textId="61CCDD01" w:rsidR="00810CE1" w:rsidRPr="00E53D4C" w:rsidDel="0077713E" w:rsidRDefault="00810CE1" w:rsidP="00810CE1">
      <w:pPr>
        <w:numPr>
          <w:ilvl w:val="0"/>
          <w:numId w:val="68"/>
        </w:numPr>
        <w:rPr>
          <w:ins w:id="4298" w:author="Bonthuys Gerkotze" w:date="2025-04-23T14:26:00Z"/>
          <w:del w:id="4299" w:author="Dorda Ulrich" w:date="2025-04-25T08:54:00Z"/>
        </w:rPr>
      </w:pPr>
      <w:ins w:id="4300" w:author="Bonthuys Gerkotze" w:date="2025-04-23T14:26:00Z">
        <w:del w:id="4301" w:author="Dorda Ulrich" w:date="2025-04-25T08:54:00Z">
          <w:r w:rsidRPr="00E53D4C" w:rsidDel="0077713E">
            <w:delText>Operator commissioning</w:delText>
          </w:r>
        </w:del>
      </w:ins>
      <w:del w:id="4302" w:author="Dorda Ulrich" w:date="2025-04-25T08:54:00Z">
        <w:r w:rsidDel="0077713E">
          <w:delText xml:space="preserve"> and technician maintenance and replacement</w:delText>
        </w:r>
      </w:del>
      <w:ins w:id="4303" w:author="Bonthuys Gerkotze" w:date="2025-04-23T14:26:00Z">
        <w:del w:id="4304" w:author="Dorda Ulrich" w:date="2025-04-25T08:54:00Z">
          <w:r w:rsidRPr="00E53D4C" w:rsidDel="0077713E">
            <w:delText xml:space="preserve"> involvement</w:delText>
          </w:r>
        </w:del>
      </w:ins>
    </w:p>
    <w:p w14:paraId="434FE502" w14:textId="4DE0873C" w:rsidR="00810CE1" w:rsidDel="0077713E" w:rsidRDefault="00810CE1" w:rsidP="00810CE1">
      <w:pPr>
        <w:numPr>
          <w:ilvl w:val="0"/>
          <w:numId w:val="68"/>
        </w:numPr>
        <w:rPr>
          <w:del w:id="4305" w:author="Dorda Ulrich" w:date="2025-04-25T08:54:00Z"/>
        </w:rPr>
      </w:pPr>
      <w:ins w:id="4306" w:author="Bonthuys Gerkotze" w:date="2025-04-23T14:26:00Z">
        <w:del w:id="4307" w:author="Dorda Ulrich" w:date="2025-04-25T08:54:00Z">
          <w:r w:rsidRPr="00E53D4C" w:rsidDel="0077713E">
            <w:delText>Real-time MTBF vs prediction curve tracking</w:delText>
          </w:r>
        </w:del>
      </w:ins>
    </w:p>
    <w:p w14:paraId="4CB0CC19" w14:textId="77777777" w:rsidR="00D8246E" w:rsidRDefault="00D8246E" w:rsidP="00C21268"/>
    <w:p w14:paraId="7B38B907" w14:textId="00E98132" w:rsidR="00D8246E" w:rsidRPr="004D309E" w:rsidRDefault="00D8246E" w:rsidP="00D8246E">
      <w:pPr>
        <w:pStyle w:val="SysReq1"/>
        <w:rPr>
          <w:lang w:val="en-GB"/>
        </w:rPr>
      </w:pPr>
      <w:bookmarkStart w:id="4308" w:name="_Toc198519615"/>
      <w:r w:rsidRPr="004D309E">
        <w:rPr>
          <w:lang w:val="en-GB"/>
        </w:rPr>
        <w:t xml:space="preserve">The process flow diagrams, process and </w:t>
      </w:r>
      <w:commentRangeStart w:id="4309"/>
      <w:r w:rsidRPr="004D309E">
        <w:rPr>
          <w:lang w:val="en-GB"/>
        </w:rPr>
        <w:t>instrumentation</w:t>
      </w:r>
      <w:commentRangeEnd w:id="4309"/>
      <w:r>
        <w:rPr>
          <w:rStyle w:val="CommentReference"/>
          <w:lang w:val="en-GB"/>
        </w:rPr>
        <w:commentReference w:id="4309"/>
      </w:r>
      <w:r w:rsidRPr="004D309E">
        <w:rPr>
          <w:lang w:val="en-GB"/>
        </w:rPr>
        <w:t xml:space="preserve"> diagrams and temperature-entropy diagrams showing all the operation modes (including cool down) of the </w:t>
      </w:r>
      <w:r w:rsidR="00A156C9">
        <w:rPr>
          <w:lang w:val="en-GB"/>
        </w:rPr>
        <w:t>QPLANT</w:t>
      </w:r>
      <w:r w:rsidRPr="004D309E">
        <w:rPr>
          <w:lang w:val="en-GB"/>
        </w:rPr>
        <w:t xml:space="preserve"> shall be </w:t>
      </w:r>
      <w:r>
        <w:rPr>
          <w:lang w:val="en-GB"/>
        </w:rPr>
        <w:t>subject to approval by SCK CEN</w:t>
      </w:r>
      <w:r w:rsidRPr="004D309E">
        <w:rPr>
          <w:lang w:val="en-GB"/>
        </w:rPr>
        <w:t>.</w:t>
      </w:r>
      <w:bookmarkEnd w:id="4308"/>
      <w:r w:rsidRPr="004D309E">
        <w:rPr>
          <w:lang w:val="en-GB"/>
        </w:rPr>
        <w:t xml:space="preserve"> </w:t>
      </w:r>
    </w:p>
    <w:p w14:paraId="316F3C8A" w14:textId="77777777" w:rsidR="00D8246E" w:rsidRDefault="00D8246E" w:rsidP="00C21268">
      <w:pPr>
        <w:rPr>
          <w:lang w:eastAsia="fr-FR"/>
        </w:rPr>
      </w:pPr>
    </w:p>
    <w:p w14:paraId="6DD0E1AB" w14:textId="77777777" w:rsidR="0081103D" w:rsidRDefault="0081103D" w:rsidP="00C21268">
      <w:pPr>
        <w:rPr>
          <w:lang w:eastAsia="fr-FR"/>
        </w:rPr>
      </w:pPr>
    </w:p>
    <w:p w14:paraId="2F5CE86A" w14:textId="65C087C8" w:rsidR="00C21268" w:rsidRPr="00725372" w:rsidRDefault="00C21268" w:rsidP="00C21268">
      <w:pPr>
        <w:pStyle w:val="AASemiBold"/>
        <w:jc w:val="center"/>
        <w:rPr>
          <w:lang w:eastAsia="fr-FR"/>
        </w:rPr>
      </w:pPr>
      <w:bookmarkStart w:id="4310" w:name="_Ref192660562"/>
      <w:bookmarkStart w:id="4311" w:name="_Toc195865384"/>
      <w:r w:rsidRPr="00725372">
        <w:rPr>
          <w:lang w:eastAsia="fr-FR"/>
        </w:rPr>
        <w:lastRenderedPageBreak/>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711812">
        <w:rPr>
          <w:noProof/>
          <w:lang w:eastAsia="fr-FR"/>
        </w:rPr>
        <w:t>14</w:t>
      </w:r>
      <w:r w:rsidRPr="00725372">
        <w:rPr>
          <w:lang w:eastAsia="fr-FR"/>
        </w:rPr>
        <w:fldChar w:fldCharType="end"/>
      </w:r>
      <w:bookmarkEnd w:id="4310"/>
      <w:r w:rsidRPr="00725372">
        <w:rPr>
          <w:lang w:eastAsia="fr-FR"/>
        </w:rPr>
        <w:t xml:space="preserve"> </w:t>
      </w:r>
      <w:commentRangeStart w:id="4312"/>
      <w:r w:rsidRPr="00725372">
        <w:rPr>
          <w:lang w:eastAsia="fr-FR"/>
        </w:rPr>
        <w:t xml:space="preserve">Documentation </w:t>
      </w:r>
      <w:r w:rsidR="0063737F">
        <w:rPr>
          <w:lang w:eastAsia="fr-FR"/>
        </w:rPr>
        <w:t>Deliverables</w:t>
      </w:r>
      <w:commentRangeEnd w:id="4312"/>
      <w:r w:rsidR="00090AEE">
        <w:rPr>
          <w:rStyle w:val="CommentReference"/>
          <w:rFonts w:ascii="Segoe UI" w:hAnsi="Segoe UI"/>
          <w:color w:val="auto"/>
        </w:rPr>
        <w:commentReference w:id="4312"/>
      </w:r>
      <w:bookmarkEnd w:id="4311"/>
    </w:p>
    <w:p w14:paraId="34376A12" w14:textId="4C748A5F" w:rsidR="0081103D" w:rsidRDefault="0081103D" w:rsidP="0081103D">
      <w:pPr>
        <w:pStyle w:val="Caption"/>
        <w:keepNext/>
      </w:pPr>
    </w:p>
    <w:tbl>
      <w:tblPr>
        <w:tblStyle w:val="TableGrid"/>
        <w:tblW w:w="0" w:type="auto"/>
        <w:tblInd w:w="-113" w:type="dxa"/>
        <w:tblLook w:val="04A0" w:firstRow="1" w:lastRow="0" w:firstColumn="1" w:lastColumn="0" w:noHBand="0" w:noVBand="1"/>
      </w:tblPr>
      <w:tblGrid>
        <w:gridCol w:w="9457"/>
      </w:tblGrid>
      <w:tr w:rsidR="0081103D" w:rsidRPr="00D0767D" w14:paraId="1DD13C21" w14:textId="0FB2B79F" w:rsidTr="002B6EDD">
        <w:tc>
          <w:tcPr>
            <w:tcW w:w="9457" w:type="dxa"/>
            <w:shd w:val="clear" w:color="auto" w:fill="DFCAEC" w:themeFill="accent1" w:themeFillTint="33"/>
          </w:tcPr>
          <w:p w14:paraId="56E4AD17" w14:textId="78525A82" w:rsidR="0081103D" w:rsidRPr="0081103D" w:rsidRDefault="0081103D" w:rsidP="0081103D">
            <w:pPr>
              <w:pStyle w:val="AASemiBold"/>
              <w:jc w:val="left"/>
            </w:pPr>
            <w:bookmarkStart w:id="4313" w:name="_Hlk197960410"/>
          </w:p>
        </w:tc>
      </w:tr>
      <w:tr w:rsidR="00C21268" w:rsidRPr="00D0767D" w14:paraId="78F7245B" w14:textId="77777777" w:rsidTr="002B6EDD">
        <w:tc>
          <w:tcPr>
            <w:tcW w:w="9457" w:type="dxa"/>
          </w:tcPr>
          <w:p w14:paraId="63596EA9" w14:textId="77777777" w:rsidR="00C21268" w:rsidRPr="003E5C09" w:rsidRDefault="00C21268" w:rsidP="002B6EDD">
            <w:pPr>
              <w:pStyle w:val="ADClause"/>
              <w:numPr>
                <w:ilvl w:val="0"/>
                <w:numId w:val="0"/>
              </w:numPr>
              <w:spacing w:before="40" w:after="20" w:line="240" w:lineRule="auto"/>
              <w:rPr>
                <w:strike/>
              </w:rPr>
            </w:pPr>
          </w:p>
        </w:tc>
      </w:tr>
      <w:tr w:rsidR="00C21268" w:rsidRPr="00725372" w14:paraId="30C6B76B" w14:textId="77777777" w:rsidTr="002B6EDD">
        <w:tc>
          <w:tcPr>
            <w:tcW w:w="9457" w:type="dxa"/>
            <w:shd w:val="clear" w:color="auto" w:fill="DFCAEC" w:themeFill="accent1" w:themeFillTint="33"/>
          </w:tcPr>
          <w:p w14:paraId="3C3AA488" w14:textId="591FC32F" w:rsidR="00C21268" w:rsidRPr="00725372" w:rsidRDefault="00C21268" w:rsidP="002B6EDD">
            <w:pPr>
              <w:pStyle w:val="AASemiBold"/>
            </w:pPr>
          </w:p>
        </w:tc>
      </w:tr>
      <w:tr w:rsidR="00C21268" w:rsidRPr="00725372" w14:paraId="6D6E4AFA" w14:textId="77777777" w:rsidTr="002B6EDD">
        <w:tc>
          <w:tcPr>
            <w:tcW w:w="9457" w:type="dxa"/>
          </w:tcPr>
          <w:p w14:paraId="2EF44E58" w14:textId="12E77C5F" w:rsidR="00C21268" w:rsidRPr="00725372" w:rsidRDefault="00C21268" w:rsidP="003C78AC">
            <w:pPr>
              <w:pStyle w:val="ADClause"/>
              <w:numPr>
                <w:ilvl w:val="0"/>
                <w:numId w:val="0"/>
              </w:numPr>
              <w:spacing w:before="40" w:after="20" w:line="240" w:lineRule="auto"/>
            </w:pPr>
          </w:p>
        </w:tc>
      </w:tr>
      <w:tr w:rsidR="0081103D" w:rsidRPr="00725372" w14:paraId="3158C490" w14:textId="77777777" w:rsidTr="002B6EDD">
        <w:tc>
          <w:tcPr>
            <w:tcW w:w="9457" w:type="dxa"/>
            <w:shd w:val="clear" w:color="auto" w:fill="DFCAEC" w:themeFill="accent1" w:themeFillTint="33"/>
          </w:tcPr>
          <w:p w14:paraId="032EB169" w14:textId="46AE37C0" w:rsidR="0081103D" w:rsidRPr="00725372" w:rsidRDefault="0081103D" w:rsidP="0081103D">
            <w:pPr>
              <w:pStyle w:val="Caption"/>
              <w:jc w:val="left"/>
              <w:rPr>
                <w:lang w:eastAsia="fr-FR"/>
              </w:rPr>
            </w:pPr>
          </w:p>
        </w:tc>
      </w:tr>
      <w:tr w:rsidR="00C21268" w:rsidRPr="00725372" w14:paraId="0DEBDB9B" w14:textId="77777777" w:rsidTr="002B6EDD">
        <w:tc>
          <w:tcPr>
            <w:tcW w:w="9457" w:type="dxa"/>
          </w:tcPr>
          <w:p w14:paraId="48B2C993" w14:textId="1A591110" w:rsidR="00E63A57" w:rsidRPr="00E63A57" w:rsidRDefault="00E63A57" w:rsidP="006D02E2">
            <w:pPr>
              <w:spacing w:before="40" w:after="20"/>
              <w:ind w:left="720"/>
            </w:pPr>
          </w:p>
        </w:tc>
      </w:tr>
      <w:tr w:rsidR="0081103D" w:rsidRPr="00725372" w14:paraId="699EE3E1" w14:textId="77777777" w:rsidTr="002B6EDD">
        <w:tc>
          <w:tcPr>
            <w:tcW w:w="9457" w:type="dxa"/>
            <w:shd w:val="clear" w:color="auto" w:fill="DFCAEC" w:themeFill="accent1" w:themeFillTint="33"/>
          </w:tcPr>
          <w:p w14:paraId="0E583967" w14:textId="1F763067" w:rsidR="0081103D" w:rsidRPr="00725372" w:rsidRDefault="0081103D" w:rsidP="0081103D">
            <w:pPr>
              <w:pStyle w:val="Caption"/>
              <w:jc w:val="left"/>
              <w:rPr>
                <w:lang w:eastAsia="fr-FR"/>
              </w:rPr>
            </w:pPr>
          </w:p>
        </w:tc>
      </w:tr>
      <w:tr w:rsidR="00C21268" w:rsidRPr="00725372" w14:paraId="6F9B5AAC" w14:textId="77777777" w:rsidTr="002B6EDD">
        <w:tc>
          <w:tcPr>
            <w:tcW w:w="9457" w:type="dxa"/>
          </w:tcPr>
          <w:p w14:paraId="3308B1D7" w14:textId="708B567F" w:rsidR="00886B37" w:rsidRPr="003E5C09" w:rsidRDefault="00886B37">
            <w:pPr>
              <w:pStyle w:val="ADClause"/>
              <w:numPr>
                <w:ilvl w:val="4"/>
                <w:numId w:val="6"/>
              </w:numPr>
              <w:spacing w:before="40" w:after="20"/>
              <w:rPr>
                <w:sz w:val="19"/>
                <w:szCs w:val="19"/>
              </w:rPr>
            </w:pPr>
          </w:p>
        </w:tc>
      </w:tr>
      <w:tr w:rsidR="0081103D" w:rsidRPr="00725372" w14:paraId="252CB696" w14:textId="77777777" w:rsidTr="0081103D">
        <w:tc>
          <w:tcPr>
            <w:tcW w:w="9457" w:type="dxa"/>
            <w:shd w:val="clear" w:color="auto" w:fill="DFCAEC" w:themeFill="accent1" w:themeFillTint="33"/>
          </w:tcPr>
          <w:p w14:paraId="5021364B" w14:textId="1371BC93" w:rsidR="0081103D" w:rsidRDefault="0081103D" w:rsidP="0081103D">
            <w:pPr>
              <w:pStyle w:val="Caption"/>
              <w:jc w:val="left"/>
              <w:rPr>
                <w:szCs w:val="19"/>
              </w:rPr>
            </w:pPr>
          </w:p>
        </w:tc>
      </w:tr>
      <w:tr w:rsidR="00C21268" w:rsidRPr="00725372" w14:paraId="19DFFC72" w14:textId="77777777" w:rsidTr="002B6EDD">
        <w:tc>
          <w:tcPr>
            <w:tcW w:w="9457" w:type="dxa"/>
          </w:tcPr>
          <w:p w14:paraId="28EFFD95" w14:textId="4E22C73B" w:rsidR="00886B37" w:rsidRPr="00725372" w:rsidRDefault="00886B37">
            <w:pPr>
              <w:numPr>
                <w:ilvl w:val="4"/>
                <w:numId w:val="6"/>
              </w:numPr>
              <w:spacing w:before="40" w:after="20"/>
            </w:pPr>
          </w:p>
        </w:tc>
      </w:tr>
      <w:tr w:rsidR="0081103D" w:rsidRPr="00725372" w14:paraId="5F1CF3E8" w14:textId="77777777" w:rsidTr="002B6EDD">
        <w:tc>
          <w:tcPr>
            <w:tcW w:w="9457" w:type="dxa"/>
            <w:shd w:val="clear" w:color="auto" w:fill="DFCAEC" w:themeFill="accent1" w:themeFillTint="33"/>
          </w:tcPr>
          <w:p w14:paraId="72987DBF" w14:textId="2741F5C1" w:rsidR="0081103D" w:rsidRPr="00725372" w:rsidRDefault="0081103D" w:rsidP="0081103D">
            <w:pPr>
              <w:pStyle w:val="Caption"/>
              <w:jc w:val="left"/>
            </w:pPr>
          </w:p>
        </w:tc>
      </w:tr>
      <w:tr w:rsidR="00C21268" w:rsidRPr="00725372" w14:paraId="65990A61" w14:textId="77777777" w:rsidTr="002B6EDD">
        <w:tc>
          <w:tcPr>
            <w:tcW w:w="9457" w:type="dxa"/>
          </w:tcPr>
          <w:p w14:paraId="36E40B7A" w14:textId="2C14FCDF" w:rsidR="00E63A57" w:rsidRPr="00725372" w:rsidRDefault="00E63A57" w:rsidP="000009A4">
            <w:pPr>
              <w:spacing w:before="40" w:after="20"/>
              <w:ind w:left="720"/>
            </w:pPr>
          </w:p>
        </w:tc>
      </w:tr>
      <w:tr w:rsidR="0081103D" w:rsidRPr="00725372" w14:paraId="2AED94C1" w14:textId="77777777" w:rsidTr="002B6EDD">
        <w:tc>
          <w:tcPr>
            <w:tcW w:w="9457" w:type="dxa"/>
            <w:shd w:val="clear" w:color="auto" w:fill="DFCAEC" w:themeFill="accent1" w:themeFillTint="33"/>
          </w:tcPr>
          <w:p w14:paraId="5D874EF9" w14:textId="34CA3CD2" w:rsidR="0081103D" w:rsidRPr="00725372" w:rsidRDefault="0081103D" w:rsidP="0081103D">
            <w:pPr>
              <w:pStyle w:val="Caption"/>
              <w:jc w:val="left"/>
              <w:rPr>
                <w:lang w:eastAsia="fr-FR"/>
              </w:rPr>
            </w:pPr>
          </w:p>
        </w:tc>
      </w:tr>
      <w:tr w:rsidR="00C21268" w:rsidRPr="00725372" w14:paraId="174354AC" w14:textId="77777777" w:rsidTr="002B6EDD">
        <w:tc>
          <w:tcPr>
            <w:tcW w:w="9457" w:type="dxa"/>
          </w:tcPr>
          <w:p w14:paraId="739E3425" w14:textId="38CA3B68" w:rsidR="00E63A57" w:rsidRPr="00E63A57" w:rsidRDefault="00E63A57">
            <w:pPr>
              <w:numPr>
                <w:ilvl w:val="4"/>
                <w:numId w:val="6"/>
              </w:numPr>
              <w:spacing w:before="40" w:after="20"/>
            </w:pPr>
          </w:p>
        </w:tc>
      </w:tr>
      <w:tr w:rsidR="0081103D" w:rsidRPr="00725372" w14:paraId="338408F0" w14:textId="77777777" w:rsidTr="002B6EDD">
        <w:tc>
          <w:tcPr>
            <w:tcW w:w="9457" w:type="dxa"/>
            <w:shd w:val="clear" w:color="auto" w:fill="DFCAEC" w:themeFill="accent1" w:themeFillTint="33"/>
          </w:tcPr>
          <w:p w14:paraId="072F0FF6" w14:textId="4155D867" w:rsidR="0081103D" w:rsidRPr="00725372" w:rsidRDefault="0081103D" w:rsidP="0028305F">
            <w:pPr>
              <w:pStyle w:val="Caption"/>
              <w:jc w:val="left"/>
            </w:pPr>
          </w:p>
        </w:tc>
      </w:tr>
      <w:tr w:rsidR="00C21268" w:rsidRPr="00725372" w14:paraId="192AC0AC" w14:textId="77777777" w:rsidTr="002B6EDD">
        <w:tc>
          <w:tcPr>
            <w:tcW w:w="9457" w:type="dxa"/>
          </w:tcPr>
          <w:p w14:paraId="04750AC4" w14:textId="693B33F4" w:rsidR="00C21268" w:rsidRPr="00725372" w:rsidRDefault="00C21268" w:rsidP="003E5C09">
            <w:pPr>
              <w:pStyle w:val="ADClause"/>
              <w:numPr>
                <w:ilvl w:val="0"/>
                <w:numId w:val="0"/>
              </w:numPr>
              <w:spacing w:before="40" w:after="20"/>
              <w:contextualSpacing/>
            </w:pPr>
          </w:p>
        </w:tc>
      </w:tr>
      <w:bookmarkEnd w:id="4313"/>
    </w:tbl>
    <w:p w14:paraId="182E3432" w14:textId="77777777" w:rsidR="00C21268" w:rsidRPr="00725372" w:rsidRDefault="00C21268" w:rsidP="00C21268">
      <w:pPr>
        <w:rPr>
          <w:rStyle w:val="ADClauseChar"/>
          <w:bCs/>
        </w:rPr>
      </w:pPr>
    </w:p>
    <w:p w14:paraId="03D06B49" w14:textId="77777777" w:rsidR="0028305F" w:rsidRDefault="0028305F">
      <w:pPr>
        <w:spacing w:after="160" w:line="259" w:lineRule="auto"/>
        <w:jc w:val="left"/>
        <w:rPr>
          <w:rStyle w:val="ADClauseChar"/>
          <w:rFonts w:ascii="Segoe UI Semibold" w:hAnsi="Segoe UI Semibold"/>
          <w:bCs/>
          <w:color w:val="984A9C"/>
          <w:sz w:val="32"/>
          <w:szCs w:val="26"/>
          <w:shd w:val="clear" w:color="auto" w:fill="FFFFFF"/>
        </w:rPr>
      </w:pPr>
      <w:r>
        <w:rPr>
          <w:rStyle w:val="ADClauseChar"/>
          <w:rFonts w:ascii="Segoe UI Semibold" w:hAnsi="Segoe UI Semibold"/>
          <w:sz w:val="32"/>
        </w:rPr>
        <w:br w:type="page"/>
      </w:r>
    </w:p>
    <w:p w14:paraId="23143F11" w14:textId="1E179BE9" w:rsidR="00404E46" w:rsidRDefault="00404E46" w:rsidP="00C843F3">
      <w:pPr>
        <w:pStyle w:val="Heading1numbered"/>
        <w:rPr>
          <w:rStyle w:val="ADClauseChar"/>
          <w:rFonts w:ascii="Segoe UI Semibold" w:hAnsi="Segoe UI Semibold"/>
          <w:sz w:val="32"/>
        </w:rPr>
      </w:pPr>
      <w:bookmarkStart w:id="4314" w:name="_Toc196376043"/>
      <w:bookmarkStart w:id="4315" w:name="_Toc196376044"/>
      <w:bookmarkStart w:id="4316" w:name="_Toc196376045"/>
      <w:bookmarkStart w:id="4317" w:name="_Toc196376046"/>
      <w:bookmarkStart w:id="4318" w:name="_Toc196376047"/>
      <w:bookmarkStart w:id="4319" w:name="_Toc196376048"/>
      <w:bookmarkStart w:id="4320" w:name="_Toc196376049"/>
      <w:bookmarkStart w:id="4321" w:name="_Toc196376050"/>
      <w:bookmarkStart w:id="4322" w:name="_Toc196376051"/>
      <w:bookmarkStart w:id="4323" w:name="_Toc196376052"/>
      <w:bookmarkStart w:id="4324" w:name="_Toc196376053"/>
      <w:bookmarkStart w:id="4325" w:name="_Toc196376054"/>
      <w:bookmarkStart w:id="4326" w:name="_Toc196376055"/>
      <w:bookmarkStart w:id="4327" w:name="_Toc196376056"/>
      <w:bookmarkStart w:id="4328" w:name="_Toc196376057"/>
      <w:bookmarkStart w:id="4329" w:name="_Toc196376058"/>
      <w:bookmarkStart w:id="4330" w:name="_Toc196376059"/>
      <w:bookmarkStart w:id="4331" w:name="_Toc196376060"/>
      <w:bookmarkStart w:id="4332" w:name="_Toc196376061"/>
      <w:bookmarkStart w:id="4333" w:name="_Toc196376062"/>
      <w:bookmarkStart w:id="4334" w:name="_Toc196376063"/>
      <w:bookmarkStart w:id="4335" w:name="_Toc196376064"/>
      <w:bookmarkStart w:id="4336" w:name="_Toc198518449"/>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r w:rsidRPr="004110B6">
        <w:rPr>
          <w:rStyle w:val="ADClauseChar"/>
          <w:rFonts w:ascii="Segoe UI Semibold" w:hAnsi="Segoe UI Semibold"/>
          <w:sz w:val="32"/>
        </w:rPr>
        <w:lastRenderedPageBreak/>
        <w:t>Lifecycle Cost Management</w:t>
      </w:r>
      <w:r w:rsidR="00C843F3">
        <w:rPr>
          <w:rStyle w:val="ADClauseChar"/>
          <w:rFonts w:ascii="Segoe UI Semibold" w:hAnsi="Segoe UI Semibold"/>
          <w:sz w:val="32"/>
        </w:rPr>
        <w:t xml:space="preserve"> and </w:t>
      </w:r>
      <w:r w:rsidR="00C843F3" w:rsidRPr="00EE5517">
        <w:rPr>
          <w:bCs w:val="0"/>
        </w:rPr>
        <w:t>Reliability-</w:t>
      </w:r>
      <w:r w:rsidR="00C843F3" w:rsidRPr="00DF7642">
        <w:t>Centred</w:t>
      </w:r>
      <w:r w:rsidR="00C843F3" w:rsidRPr="00EE5517">
        <w:rPr>
          <w:bCs w:val="0"/>
        </w:rPr>
        <w:t xml:space="preserve"> Maintenance</w:t>
      </w:r>
      <w:bookmarkEnd w:id="4336"/>
    </w:p>
    <w:p w14:paraId="77F8E856" w14:textId="416F7290" w:rsidR="00B16EEF" w:rsidRDefault="00C06174" w:rsidP="006F2CC8">
      <w:pPr>
        <w:pStyle w:val="SysReq1"/>
      </w:pPr>
      <w:bookmarkStart w:id="4337" w:name="_Toc198519616"/>
      <w:r w:rsidRPr="00E53D4C">
        <w:t xml:space="preserve">The Contractor shall implement a comprehensive Lifecycle Cost Management (LCM) strategy </w:t>
      </w:r>
      <w:commentRangeStart w:id="4338"/>
      <w:r w:rsidRPr="00E53D4C">
        <w:t>supporting a fixed-price contractual framework</w:t>
      </w:r>
      <w:commentRangeEnd w:id="4338"/>
      <w:r w:rsidR="00362CF1">
        <w:rPr>
          <w:rStyle w:val="CommentReference"/>
          <w:lang w:val="en-GB"/>
        </w:rPr>
        <w:commentReference w:id="4338"/>
      </w:r>
      <w:r w:rsidRPr="00E53D4C">
        <w:t>.</w:t>
      </w:r>
      <w:r w:rsidR="00B16EEF">
        <w:t xml:space="preserve"> </w:t>
      </w:r>
      <w:r w:rsidR="00B16EEF">
        <w:br/>
      </w:r>
      <w:r w:rsidR="00B16EEF">
        <w:br/>
      </w:r>
      <w:r w:rsidR="00B16EEF" w:rsidRPr="00E53D4C">
        <w:t>The LCM strategy shall integrate</w:t>
      </w:r>
      <w:r w:rsidR="00B16EEF">
        <w:t xml:space="preserve"> as per </w:t>
      </w:r>
      <w:r w:rsidR="00B16EEF" w:rsidRPr="00E53D4C">
        <w:t>ISO</w:t>
      </w:r>
      <w:r w:rsidR="00B16EEF">
        <w:t xml:space="preserve"> </w:t>
      </w:r>
      <w:r w:rsidR="00B16EEF" w:rsidRPr="00E53D4C">
        <w:t>15288:202</w:t>
      </w:r>
      <w:r w:rsidR="00B16EEF">
        <w:t>3</w:t>
      </w:r>
      <w:r w:rsidR="00DF7642">
        <w:t>:</w:t>
      </w:r>
      <w:r w:rsidR="00B16EEF" w:rsidRPr="0059448F">
        <w:t xml:space="preserve"> Capital Expenditure (CAPEX), Operational Expenditure (OPEX), </w:t>
      </w:r>
      <w:r w:rsidR="00B16EEF" w:rsidRPr="00E53D4C">
        <w:t>Maintenance forecasting and spares replacement</w:t>
      </w:r>
      <w:r w:rsidR="00B16EEF">
        <w:t xml:space="preserve">, </w:t>
      </w:r>
      <w:r w:rsidR="00B16EEF" w:rsidRPr="00E53D4C">
        <w:t>Upgrade and obsolescence planning</w:t>
      </w:r>
      <w:r w:rsidR="00B16EEF">
        <w:t xml:space="preserve">, </w:t>
      </w:r>
      <w:r w:rsidR="00B16EEF" w:rsidRPr="00E53D4C">
        <w:t>End-of-life and disposal planning</w:t>
      </w:r>
      <w:bookmarkEnd w:id="4337"/>
    </w:p>
    <w:p w14:paraId="2FDF4D66" w14:textId="77777777" w:rsidR="00B16EEF" w:rsidRDefault="00B16EEF" w:rsidP="00B16EEF">
      <w:pPr>
        <w:pStyle w:val="SysReq1"/>
        <w:numPr>
          <w:ilvl w:val="0"/>
          <w:numId w:val="0"/>
        </w:numPr>
        <w:ind w:left="2431"/>
      </w:pPr>
      <w:bookmarkStart w:id="4339" w:name="_Toc198519617"/>
      <w:r w:rsidRPr="0059448F">
        <w:t xml:space="preserve">It shall comply with </w:t>
      </w:r>
      <w:r>
        <w:t xml:space="preserve">principles and methodologies of: </w:t>
      </w:r>
      <w:r w:rsidRPr="0059448F">
        <w:t>ISO 15686-5 (Lifecycle Costing), IEC 60300-3-3 (Reliability-Centered Maintenance), and ISO 55000 (Asset Management).</w:t>
      </w:r>
      <w:bookmarkEnd w:id="4339"/>
      <w:r w:rsidRPr="0059448F">
        <w:t xml:space="preserve"> </w:t>
      </w:r>
    </w:p>
    <w:p w14:paraId="327693F6" w14:textId="205D2D5D" w:rsidR="00BE13A7" w:rsidRDefault="00BE13A7" w:rsidP="0077713E">
      <w:pPr>
        <w:ind w:left="2791"/>
      </w:pPr>
    </w:p>
    <w:p w14:paraId="68A4FABF" w14:textId="35502527" w:rsidR="00B16EEF" w:rsidRPr="00E53D4C" w:rsidRDefault="00B16EEF" w:rsidP="00B16EEF">
      <w:r>
        <w:t xml:space="preserve">In the Offer, the </w:t>
      </w:r>
      <w:r w:rsidRPr="00E53D4C">
        <w:t xml:space="preserve">Applicant shall provide </w:t>
      </w:r>
      <w:r w:rsidR="0077713E">
        <w:t>the expected</w:t>
      </w:r>
      <w:r w:rsidRPr="00E53D4C">
        <w:t xml:space="preserve"> lifecycle cost </w:t>
      </w:r>
      <w:r w:rsidR="00423F6C">
        <w:t xml:space="preserve">including the main cost driving </w:t>
      </w:r>
      <w:r>
        <w:t>elements,</w:t>
      </w:r>
      <w:r w:rsidRPr="00E53D4C">
        <w:t xml:space="preserve"> including</w:t>
      </w:r>
      <w:r>
        <w:t xml:space="preserve"> but not limited to</w:t>
      </w:r>
      <w:r w:rsidRPr="00E53D4C">
        <w:t>:</w:t>
      </w:r>
    </w:p>
    <w:p w14:paraId="13399C2F" w14:textId="6F63FC15" w:rsidR="007A48E1" w:rsidRDefault="00B16EEF" w:rsidP="001C6DC5">
      <w:pPr>
        <w:pStyle w:val="ListParagraph"/>
        <w:numPr>
          <w:ilvl w:val="0"/>
          <w:numId w:val="56"/>
        </w:numPr>
      </w:pPr>
      <w:r w:rsidRPr="00E53D4C">
        <w:t xml:space="preserve">RCM strategy </w:t>
      </w:r>
      <w:r w:rsidR="007A48E1" w:rsidRPr="00E53D4C">
        <w:t>details</w:t>
      </w:r>
      <w:r w:rsidR="007A48E1">
        <w:t>.</w:t>
      </w:r>
      <w:r>
        <w:t xml:space="preserve"> </w:t>
      </w:r>
    </w:p>
    <w:p w14:paraId="025A0319" w14:textId="119BCE9C" w:rsidR="007A48E1" w:rsidRDefault="00B16EEF" w:rsidP="001C6DC5">
      <w:pPr>
        <w:pStyle w:val="ListParagraph"/>
        <w:numPr>
          <w:ilvl w:val="0"/>
          <w:numId w:val="56"/>
        </w:numPr>
      </w:pPr>
      <w:r w:rsidRPr="00E53D4C">
        <w:t xml:space="preserve">MTBF </w:t>
      </w:r>
      <w:r w:rsidR="00423F6C">
        <w:t xml:space="preserve">of main </w:t>
      </w:r>
      <w:r w:rsidRPr="00E53D4C">
        <w:t>component</w:t>
      </w:r>
      <w:r w:rsidR="00423F6C">
        <w:t xml:space="preserve">s and </w:t>
      </w:r>
      <w:r w:rsidRPr="00E53D4C">
        <w:t>system</w:t>
      </w:r>
      <w:r w:rsidR="00423F6C">
        <w:t>s</w:t>
      </w:r>
      <w:r>
        <w:t xml:space="preserve">; </w:t>
      </w:r>
    </w:p>
    <w:p w14:paraId="2F50EAB1" w14:textId="60DD830B" w:rsidR="00423F6C" w:rsidRDefault="00B16EEF" w:rsidP="001C6DC5">
      <w:pPr>
        <w:pStyle w:val="ListParagraph"/>
        <w:numPr>
          <w:ilvl w:val="0"/>
          <w:numId w:val="56"/>
        </w:numPr>
      </w:pPr>
      <w:r w:rsidRPr="00E53D4C">
        <w:t>PFD and SIL analysis</w:t>
      </w:r>
      <w:r>
        <w:t>;</w:t>
      </w:r>
    </w:p>
    <w:p w14:paraId="4F18D811" w14:textId="5944612D" w:rsidR="007A48E1" w:rsidRDefault="00B16EEF" w:rsidP="001C6DC5">
      <w:pPr>
        <w:pStyle w:val="ListParagraph"/>
        <w:numPr>
          <w:ilvl w:val="0"/>
          <w:numId w:val="56"/>
        </w:numPr>
      </w:pPr>
      <w:r w:rsidRPr="00E53D4C">
        <w:t>Spare part strategy</w:t>
      </w:r>
      <w:r>
        <w:t xml:space="preserve"> (e.g. replace, run to fail, ….); </w:t>
      </w:r>
    </w:p>
    <w:p w14:paraId="7D862747" w14:textId="344B34C9" w:rsidR="003651E7" w:rsidRDefault="003651E7" w:rsidP="001C6DC5">
      <w:pPr>
        <w:pStyle w:val="ListParagraph"/>
        <w:numPr>
          <w:ilvl w:val="0"/>
          <w:numId w:val="56"/>
        </w:numPr>
      </w:pPr>
      <w:r>
        <w:t>OPEX items like electricity, maintenance staff need</w:t>
      </w:r>
    </w:p>
    <w:p w14:paraId="73564AD0" w14:textId="2BEBE8C8" w:rsidR="00DF7642" w:rsidRDefault="00B77EDB" w:rsidP="00DF7642">
      <w:pPr>
        <w:pStyle w:val="SysReq1"/>
        <w:rPr>
          <w:lang w:val="en-GB"/>
        </w:rPr>
      </w:pPr>
      <w:bookmarkStart w:id="4340" w:name="_Toc198519618"/>
      <w:r>
        <w:rPr>
          <w:lang w:val="en-GB"/>
        </w:rPr>
        <w:t xml:space="preserve">In </w:t>
      </w:r>
      <w:r w:rsidR="00DF7642" w:rsidRPr="00DF7642">
        <w:rPr>
          <w:lang w:val="en-GB"/>
        </w:rPr>
        <w:t xml:space="preserve">the offer, the </w:t>
      </w:r>
      <w:r w:rsidR="00DF7642" w:rsidRPr="009E6114">
        <w:rPr>
          <w:lang w:val="en-GB"/>
        </w:rPr>
        <w:t>Applicant shall explicitly describe, quantify, and justify</w:t>
      </w:r>
      <w:r w:rsidR="00DF7642" w:rsidRPr="00DF7642">
        <w:rPr>
          <w:lang w:val="en-GB"/>
        </w:rPr>
        <w:t xml:space="preserve"> their proposed </w:t>
      </w:r>
      <w:r w:rsidR="00DF7642" w:rsidRPr="009E6114">
        <w:rPr>
          <w:lang w:val="en-GB"/>
        </w:rPr>
        <w:t>Reliability-</w:t>
      </w:r>
      <w:r w:rsidR="00DF7642" w:rsidRPr="00DF7642">
        <w:rPr>
          <w:lang w:val="en-GB"/>
        </w:rPr>
        <w:t>Centred</w:t>
      </w:r>
      <w:r w:rsidR="00DF7642" w:rsidRPr="009E6114">
        <w:rPr>
          <w:lang w:val="en-GB"/>
        </w:rPr>
        <w:t xml:space="preserve"> Maintenance (RCM) strategy</w:t>
      </w:r>
      <w:r w:rsidR="00DF7642" w:rsidRPr="00DF7642">
        <w:rPr>
          <w:lang w:val="en-GB"/>
        </w:rPr>
        <w:t xml:space="preserve"> for QPLANT and QPLANT:CS. </w:t>
      </w:r>
      <w:commentRangeStart w:id="4341"/>
      <w:r w:rsidR="00DF7642" w:rsidRPr="00DF7642">
        <w:rPr>
          <w:lang w:val="en-GB"/>
        </w:rPr>
        <w:t xml:space="preserve">This shall include whether a </w:t>
      </w:r>
      <w:r w:rsidR="00DF7642" w:rsidRPr="009E6114">
        <w:rPr>
          <w:lang w:val="en-GB"/>
        </w:rPr>
        <w:t>validated digital model</w:t>
      </w:r>
      <w:r w:rsidR="00DF7642" w:rsidRPr="00DF7642">
        <w:rPr>
          <w:lang w:val="en-GB"/>
        </w:rPr>
        <w:t xml:space="preserve"> (e.g., process twin, thermodynamic model, control system simulation, or AI-based reliability estimator) is used to support diagnostics, predictive maintenance, and lifecycle cost reduction</w:t>
      </w:r>
      <w:r w:rsidR="00DF7642">
        <w:rPr>
          <w:lang w:val="en-GB"/>
        </w:rPr>
        <w:t xml:space="preserve"> via virtual sensors and replacement deferrals</w:t>
      </w:r>
      <w:r w:rsidR="00DF7642" w:rsidRPr="00DF7642">
        <w:rPr>
          <w:lang w:val="en-GB"/>
        </w:rPr>
        <w:t>.</w:t>
      </w:r>
      <w:bookmarkEnd w:id="4340"/>
    </w:p>
    <w:p w14:paraId="3DE6261D" w14:textId="7621A5F9" w:rsidR="00DF7642" w:rsidRPr="009E6114" w:rsidRDefault="008B62B2" w:rsidP="009E6114">
      <w:pPr>
        <w:pStyle w:val="SysReq1"/>
        <w:numPr>
          <w:ilvl w:val="0"/>
          <w:numId w:val="0"/>
        </w:numPr>
        <w:ind w:left="2431"/>
        <w:rPr>
          <w:i/>
          <w:iCs/>
          <w:lang w:val="en-GB"/>
        </w:rPr>
      </w:pPr>
      <w:r>
        <w:rPr>
          <w:i/>
          <w:iCs/>
          <w:lang w:val="en-GB"/>
        </w:rPr>
        <w:tab/>
      </w:r>
      <w:bookmarkStart w:id="4342" w:name="_Toc198519619"/>
      <w:r w:rsidR="00DF7642" w:rsidRPr="009E6114">
        <w:rPr>
          <w:i/>
          <w:iCs/>
          <w:lang w:val="en-GB"/>
        </w:rPr>
        <w:t>If a validated model is included, the Applicant shall provide:</w:t>
      </w:r>
      <w:bookmarkEnd w:id="4342"/>
    </w:p>
    <w:p w14:paraId="4151052B" w14:textId="77777777" w:rsidR="00DF7642" w:rsidRPr="00DF7642" w:rsidRDefault="00DF7642" w:rsidP="009E6114">
      <w:pPr>
        <w:pStyle w:val="SysReq1"/>
        <w:numPr>
          <w:ilvl w:val="0"/>
          <w:numId w:val="0"/>
        </w:numPr>
        <w:ind w:left="2431"/>
        <w:rPr>
          <w:lang w:val="en-GB"/>
        </w:rPr>
      </w:pPr>
      <w:bookmarkStart w:id="4343" w:name="_Toc198519620"/>
      <w:r w:rsidRPr="00DF7642">
        <w:rPr>
          <w:lang w:val="en-GB"/>
        </w:rPr>
        <w:t>An explanation of how the model contributes to:</w:t>
      </w:r>
      <w:bookmarkEnd w:id="4343"/>
    </w:p>
    <w:p w14:paraId="5C402C45" w14:textId="77777777" w:rsidR="00DF7642" w:rsidRPr="00DF7642" w:rsidRDefault="00DF7642" w:rsidP="001C6DC5">
      <w:pPr>
        <w:pStyle w:val="ListParagraph"/>
        <w:numPr>
          <w:ilvl w:val="0"/>
          <w:numId w:val="55"/>
        </w:numPr>
      </w:pPr>
      <w:r w:rsidRPr="009E6114">
        <w:t>Reduced MTBF-driven part replacement</w:t>
      </w:r>
      <w:r w:rsidRPr="00DF7642">
        <w:t>, based on predictive or condition-based intervention,</w:t>
      </w:r>
    </w:p>
    <w:p w14:paraId="24EF3141" w14:textId="77777777" w:rsidR="00DF7642" w:rsidRPr="00DF7642" w:rsidRDefault="00DF7642" w:rsidP="001C6DC5">
      <w:pPr>
        <w:pStyle w:val="ListParagraph"/>
        <w:numPr>
          <w:ilvl w:val="0"/>
          <w:numId w:val="55"/>
        </w:numPr>
      </w:pPr>
      <w:r w:rsidRPr="009E6114">
        <w:t>Generation of virtual signals</w:t>
      </w:r>
      <w:r w:rsidRPr="00DF7642">
        <w:t xml:space="preserve"> where instrumentation is infeasible or cost-limiting,</w:t>
      </w:r>
    </w:p>
    <w:p w14:paraId="07414A75" w14:textId="77777777" w:rsidR="00DF7642" w:rsidRPr="00DF7642" w:rsidRDefault="00DF7642" w:rsidP="001C6DC5">
      <w:pPr>
        <w:pStyle w:val="ListParagraph"/>
        <w:numPr>
          <w:ilvl w:val="0"/>
          <w:numId w:val="55"/>
        </w:numPr>
      </w:pPr>
      <w:r w:rsidRPr="009E6114">
        <w:t>Reduction in functional test cycles</w:t>
      </w:r>
      <w:r w:rsidRPr="00DF7642">
        <w:t>, unplanned outages, and inventory reserves.</w:t>
      </w:r>
    </w:p>
    <w:p w14:paraId="6ED214B0" w14:textId="77777777" w:rsidR="00DF7642" w:rsidRPr="00DF7642" w:rsidRDefault="00DF7642" w:rsidP="009E6114">
      <w:pPr>
        <w:pStyle w:val="SysReq1"/>
        <w:numPr>
          <w:ilvl w:val="0"/>
          <w:numId w:val="0"/>
        </w:numPr>
        <w:ind w:left="2431"/>
        <w:rPr>
          <w:lang w:val="en-GB"/>
        </w:rPr>
      </w:pPr>
      <w:bookmarkStart w:id="4344" w:name="_Toc198519621"/>
      <w:r w:rsidRPr="00DF7642">
        <w:rPr>
          <w:lang w:val="en-GB"/>
        </w:rPr>
        <w:t xml:space="preserve">A </w:t>
      </w:r>
      <w:r w:rsidRPr="009E6114">
        <w:rPr>
          <w:lang w:val="en-GB"/>
        </w:rPr>
        <w:t>quantified cost disclosure</w:t>
      </w:r>
      <w:r w:rsidRPr="00DF7642">
        <w:rPr>
          <w:lang w:val="en-GB"/>
        </w:rPr>
        <w:t>, covering:</w:t>
      </w:r>
      <w:bookmarkEnd w:id="4344"/>
    </w:p>
    <w:p w14:paraId="0C7087E5" w14:textId="77777777" w:rsidR="00DF7642" w:rsidRPr="00DF7642" w:rsidRDefault="00DF7642" w:rsidP="001C6DC5">
      <w:pPr>
        <w:pStyle w:val="ListParagraph"/>
        <w:numPr>
          <w:ilvl w:val="0"/>
          <w:numId w:val="55"/>
        </w:numPr>
      </w:pPr>
      <w:r w:rsidRPr="009E6114">
        <w:t>Model development and integration</w:t>
      </w:r>
      <w:r w:rsidRPr="00DF7642">
        <w:t xml:space="preserve"> into the QPLANT:CS design architecture and software stack,</w:t>
      </w:r>
    </w:p>
    <w:p w14:paraId="541A1BA8" w14:textId="77777777" w:rsidR="00DF7642" w:rsidRPr="00DF7642" w:rsidRDefault="00DF7642" w:rsidP="001C6DC5">
      <w:pPr>
        <w:pStyle w:val="ListParagraph"/>
        <w:numPr>
          <w:ilvl w:val="0"/>
          <w:numId w:val="55"/>
        </w:numPr>
      </w:pPr>
      <w:r w:rsidRPr="009E6114">
        <w:t>Hardware and system-level impacts</w:t>
      </w:r>
      <w:r w:rsidRPr="00DF7642">
        <w:t xml:space="preserve"> (BoM additions or changes for real-time integration, computing load, or I/O expansion),</w:t>
      </w:r>
    </w:p>
    <w:p w14:paraId="08A3D01B" w14:textId="77777777" w:rsidR="00DF7642" w:rsidRPr="00DF7642" w:rsidRDefault="00DF7642" w:rsidP="001C6DC5">
      <w:pPr>
        <w:pStyle w:val="ListParagraph"/>
        <w:numPr>
          <w:ilvl w:val="0"/>
          <w:numId w:val="55"/>
        </w:numPr>
      </w:pPr>
      <w:r w:rsidRPr="009E6114">
        <w:t>Commissioning and acceptance testing</w:t>
      </w:r>
      <w:r w:rsidRPr="00DF7642">
        <w:t xml:space="preserve"> activities supported or replaced by the model,</w:t>
      </w:r>
    </w:p>
    <w:p w14:paraId="0F7347A5" w14:textId="34961492" w:rsidR="00DF7642" w:rsidRPr="00DF7642" w:rsidRDefault="00DF7642" w:rsidP="001C6DC5">
      <w:pPr>
        <w:pStyle w:val="ListParagraph"/>
        <w:numPr>
          <w:ilvl w:val="0"/>
          <w:numId w:val="55"/>
        </w:numPr>
      </w:pPr>
      <w:r w:rsidRPr="009E6114">
        <w:lastRenderedPageBreak/>
        <w:t>Ongoing model validation, updates, and QA/QC effort</w:t>
      </w:r>
      <w:r w:rsidRPr="00DF7642">
        <w:t xml:space="preserve"> over the operational lifecycle</w:t>
      </w:r>
    </w:p>
    <w:p w14:paraId="54904262" w14:textId="77777777" w:rsidR="00DF7642" w:rsidRPr="00DF7642" w:rsidRDefault="00DF7642" w:rsidP="001C6DC5">
      <w:pPr>
        <w:pStyle w:val="ListParagraph"/>
        <w:numPr>
          <w:ilvl w:val="0"/>
          <w:numId w:val="55"/>
        </w:numPr>
      </w:pPr>
      <w:r w:rsidRPr="00DF7642">
        <w:t xml:space="preserve">Integration of model upkeep as a line item in the </w:t>
      </w:r>
      <w:r w:rsidRPr="009E6114">
        <w:t>RCM cost structure and lifecycle maintenance forecast</w:t>
      </w:r>
      <w:r w:rsidRPr="00DF7642">
        <w:t>.</w:t>
      </w:r>
    </w:p>
    <w:p w14:paraId="3D4F8158" w14:textId="0DD10582" w:rsidR="00DF7642" w:rsidRPr="009E6114" w:rsidRDefault="008B62B2" w:rsidP="009E6114">
      <w:pPr>
        <w:pStyle w:val="SysReq1"/>
        <w:numPr>
          <w:ilvl w:val="0"/>
          <w:numId w:val="0"/>
        </w:numPr>
        <w:ind w:left="2431"/>
        <w:rPr>
          <w:i/>
          <w:iCs/>
          <w:lang w:val="en-GB"/>
        </w:rPr>
      </w:pPr>
      <w:r>
        <w:rPr>
          <w:i/>
          <w:iCs/>
          <w:lang w:val="en-GB"/>
        </w:rPr>
        <w:tab/>
      </w:r>
      <w:bookmarkStart w:id="4345" w:name="_Toc198519622"/>
      <w:r w:rsidR="00DF7642" w:rsidRPr="009E6114">
        <w:rPr>
          <w:i/>
          <w:iCs/>
          <w:lang w:val="en-GB"/>
        </w:rPr>
        <w:t>If no model is proposed, the Applicant shall:</w:t>
      </w:r>
      <w:bookmarkEnd w:id="4345"/>
    </w:p>
    <w:p w14:paraId="4BA3193B" w14:textId="77777777" w:rsidR="00DF7642" w:rsidRDefault="00DF7642" w:rsidP="001C6DC5">
      <w:pPr>
        <w:pStyle w:val="ListParagraph"/>
        <w:numPr>
          <w:ilvl w:val="0"/>
          <w:numId w:val="55"/>
        </w:numPr>
      </w:pPr>
      <w:r w:rsidRPr="00DF7642">
        <w:t>Provide a rationale for its exclusion, with a supporting cost-benefit justification,</w:t>
      </w:r>
    </w:p>
    <w:p w14:paraId="63E898A8" w14:textId="4F3B9BFB" w:rsidR="00DF7642" w:rsidRPr="00DF7642" w:rsidRDefault="00DF7642" w:rsidP="001C6DC5">
      <w:pPr>
        <w:pStyle w:val="ListParagraph"/>
        <w:numPr>
          <w:ilvl w:val="0"/>
          <w:numId w:val="55"/>
        </w:numPr>
      </w:pPr>
      <w:r>
        <w:t>D</w:t>
      </w:r>
      <w:r w:rsidRPr="00DF7642">
        <w:t>etail the alternative methods for achieving equivalent RCM outcomes (e.g., historical statistics, empirical MTBF planning, SCADA-based failure diagnostics),</w:t>
      </w:r>
    </w:p>
    <w:p w14:paraId="6D354F21" w14:textId="77777777" w:rsidR="00DF7642" w:rsidRPr="00DF7642" w:rsidRDefault="00DF7642" w:rsidP="001C6DC5">
      <w:pPr>
        <w:pStyle w:val="ListParagraph"/>
        <w:numPr>
          <w:ilvl w:val="0"/>
          <w:numId w:val="55"/>
        </w:numPr>
      </w:pPr>
      <w:r w:rsidRPr="00DF7642">
        <w:t>Describe the impact of the absence of a model on:</w:t>
      </w:r>
    </w:p>
    <w:p w14:paraId="3129869F" w14:textId="36AE2B14" w:rsidR="00DF7642" w:rsidRPr="00DF7642" w:rsidRDefault="00DF7642" w:rsidP="001C6DC5">
      <w:pPr>
        <w:pStyle w:val="ListParagraph"/>
        <w:numPr>
          <w:ilvl w:val="1"/>
          <w:numId w:val="55"/>
        </w:numPr>
      </w:pPr>
      <w:r w:rsidRPr="00DF7642">
        <w:t>Diagnostic scope and operator support,</w:t>
      </w:r>
      <w:r>
        <w:t xml:space="preserve"> and training</w:t>
      </w:r>
    </w:p>
    <w:p w14:paraId="08D6E79A" w14:textId="77777777" w:rsidR="00DF7642" w:rsidRDefault="00DF7642" w:rsidP="001C6DC5">
      <w:pPr>
        <w:pStyle w:val="ListParagraph"/>
        <w:numPr>
          <w:ilvl w:val="1"/>
          <w:numId w:val="55"/>
        </w:numPr>
      </w:pPr>
      <w:r w:rsidRPr="00DF7642">
        <w:t>Testing coverage and lifecycle cost,</w:t>
      </w:r>
    </w:p>
    <w:p w14:paraId="22D589D4" w14:textId="159ED17A" w:rsidR="00DF7642" w:rsidRPr="00DF7642" w:rsidRDefault="00DF7642" w:rsidP="001C6DC5">
      <w:pPr>
        <w:pStyle w:val="ListParagraph"/>
        <w:numPr>
          <w:ilvl w:val="1"/>
          <w:numId w:val="55"/>
        </w:numPr>
      </w:pPr>
      <w:r w:rsidRPr="00DF7642">
        <w:t>Required commissioning and redundancy in QPLANT:CS design.</w:t>
      </w:r>
      <w:commentRangeEnd w:id="4341"/>
      <w:r w:rsidR="00362CF1">
        <w:rPr>
          <w:rStyle w:val="CommentReference"/>
        </w:rPr>
        <w:commentReference w:id="4341"/>
      </w:r>
    </w:p>
    <w:p w14:paraId="1FD6F806" w14:textId="7313D185" w:rsidR="00DF7642" w:rsidRPr="009E6114" w:rsidRDefault="00DF7642" w:rsidP="00DF7642">
      <w:pPr>
        <w:pStyle w:val="SysReq1"/>
        <w:numPr>
          <w:ilvl w:val="0"/>
          <w:numId w:val="0"/>
        </w:numPr>
        <w:rPr>
          <w:lang w:val="en-GB"/>
        </w:rPr>
      </w:pPr>
      <w:bookmarkStart w:id="4346" w:name="_Toc198519623"/>
      <w:r w:rsidRPr="009E6114">
        <w:rPr>
          <w:lang w:val="en-GB"/>
        </w:rPr>
        <w:t>In the offer, the applicant shall provide</w:t>
      </w:r>
      <w:r>
        <w:rPr>
          <w:lang w:val="en-GB"/>
        </w:rPr>
        <w:t>:</w:t>
      </w:r>
      <w:bookmarkEnd w:id="4346"/>
      <w:r w:rsidRPr="009E6114">
        <w:rPr>
          <w:lang w:val="en-GB"/>
        </w:rPr>
        <w:t xml:space="preserve"> </w:t>
      </w:r>
    </w:p>
    <w:p w14:paraId="4E5FF45B" w14:textId="1541FEC1" w:rsidR="00DF7642" w:rsidRPr="00DF7642" w:rsidRDefault="00DF7642" w:rsidP="001C6DC5">
      <w:pPr>
        <w:pStyle w:val="ListParagraph"/>
        <w:numPr>
          <w:ilvl w:val="0"/>
          <w:numId w:val="56"/>
        </w:numPr>
      </w:pPr>
      <w:commentRangeStart w:id="4347"/>
      <w:r w:rsidRPr="00DF7642">
        <w:t>Fixed-price offer section including the costed RCM strategy</w:t>
      </w:r>
      <w:commentRangeEnd w:id="4347"/>
      <w:r w:rsidR="00362CF1">
        <w:rPr>
          <w:rStyle w:val="CommentReference"/>
        </w:rPr>
        <w:commentReference w:id="4347"/>
      </w:r>
      <w:r w:rsidRPr="00DF7642">
        <w:t>,</w:t>
      </w:r>
    </w:p>
    <w:p w14:paraId="522E14E9" w14:textId="77777777" w:rsidR="00DF7642" w:rsidRPr="00DF7642" w:rsidRDefault="00DF7642" w:rsidP="001C6DC5">
      <w:pPr>
        <w:pStyle w:val="ListParagraph"/>
        <w:numPr>
          <w:ilvl w:val="0"/>
          <w:numId w:val="56"/>
        </w:numPr>
      </w:pPr>
      <w:r w:rsidRPr="00DF7642">
        <w:t>Model architecture or simulation integration summary (if applicable),</w:t>
      </w:r>
    </w:p>
    <w:p w14:paraId="4CE4FDEB" w14:textId="77777777" w:rsidR="00DF7642" w:rsidRPr="00DF7642" w:rsidRDefault="00DF7642" w:rsidP="001C6DC5">
      <w:pPr>
        <w:pStyle w:val="ListParagraph"/>
        <w:numPr>
          <w:ilvl w:val="0"/>
          <w:numId w:val="56"/>
        </w:numPr>
      </w:pPr>
      <w:r w:rsidRPr="00DF7642">
        <w:t>BoM elements attributable to the model (hardware/software),</w:t>
      </w:r>
    </w:p>
    <w:p w14:paraId="3D657509" w14:textId="3B947283" w:rsidR="00404E46" w:rsidRPr="00580D67" w:rsidRDefault="00DF7642" w:rsidP="001C6DC5">
      <w:pPr>
        <w:pStyle w:val="ListParagraph"/>
        <w:numPr>
          <w:ilvl w:val="0"/>
          <w:numId w:val="56"/>
        </w:numPr>
      </w:pPr>
      <w:r w:rsidRPr="00DF7642">
        <w:t>Maintenance and diagnostic strategy for 5-year lifecycle horizon,</w:t>
      </w:r>
    </w:p>
    <w:p w14:paraId="2B331D67" w14:textId="33F536A6" w:rsidR="00C843F3" w:rsidRDefault="00AA33D8" w:rsidP="00AA33D8">
      <w:pPr>
        <w:pStyle w:val="Heading1numbered"/>
        <w:rPr>
          <w:rStyle w:val="ADClauseChar"/>
          <w:rFonts w:ascii="Segoe UI Semibold" w:hAnsi="Segoe UI Semibold"/>
          <w:sz w:val="32"/>
        </w:rPr>
      </w:pPr>
      <w:bookmarkStart w:id="4348" w:name="_Toc198518450"/>
      <w:r w:rsidRPr="00AA33D8">
        <w:rPr>
          <w:rStyle w:val="ADClauseChar"/>
          <w:rFonts w:ascii="Segoe UI Semibold" w:hAnsi="Segoe UI Semibold"/>
          <w:sz w:val="32"/>
        </w:rPr>
        <w:lastRenderedPageBreak/>
        <w:t>Safety</w:t>
      </w:r>
      <w:r>
        <w:rPr>
          <w:rStyle w:val="ADClauseChar"/>
          <w:rFonts w:ascii="Segoe UI Semibold" w:hAnsi="Segoe UI Semibold"/>
          <w:sz w:val="32"/>
        </w:rPr>
        <w:t xml:space="preserve">, </w:t>
      </w:r>
      <w:r w:rsidR="00C843F3">
        <w:rPr>
          <w:rStyle w:val="ADClauseChar"/>
          <w:rFonts w:ascii="Segoe UI Semibold" w:hAnsi="Segoe UI Semibold"/>
          <w:sz w:val="32"/>
        </w:rPr>
        <w:t>Codes and Standards</w:t>
      </w:r>
      <w:bookmarkEnd w:id="4348"/>
    </w:p>
    <w:p w14:paraId="428171F1" w14:textId="0594D73D" w:rsidR="00AA33D8" w:rsidRDefault="00AA33D8" w:rsidP="00AA33D8">
      <w:pPr>
        <w:pStyle w:val="Heading2numbered"/>
      </w:pPr>
      <w:bookmarkStart w:id="4349" w:name="_Toc198518451"/>
      <w:r>
        <w:t>Safety</w:t>
      </w:r>
      <w:bookmarkEnd w:id="4349"/>
    </w:p>
    <w:p w14:paraId="493DF1A3" w14:textId="3D2858A7" w:rsidR="00AA33D8" w:rsidRDefault="00C96CF5" w:rsidP="00AA33D8">
      <w:pPr>
        <w:pStyle w:val="SysReq1"/>
        <w:numPr>
          <w:ilvl w:val="0"/>
          <w:numId w:val="0"/>
        </w:numPr>
        <w:tabs>
          <w:tab w:val="num" w:pos="2714"/>
        </w:tabs>
        <w:rPr>
          <w:ins w:id="4350" w:author="Bonthuys Gerkotze" w:date="2025-04-24T20:55:00Z"/>
        </w:rPr>
      </w:pPr>
      <w:bookmarkStart w:id="4351" w:name="_Toc198519624"/>
      <w:r>
        <w:t xml:space="preserve">SCK CEN is responsible for the </w:t>
      </w:r>
      <w:commentRangeStart w:id="4352"/>
      <w:ins w:id="4353" w:author="Bonthuys Gerkotze" w:date="2025-04-24T20:54:00Z">
        <w:r w:rsidR="00AA33D8" w:rsidRPr="00EE5517">
          <w:t xml:space="preserve">Oxygen Displacement </w:t>
        </w:r>
      </w:ins>
      <w:commentRangeEnd w:id="4352"/>
      <w:r w:rsidR="005D5D4C">
        <w:rPr>
          <w:rStyle w:val="CommentReference"/>
          <w:lang w:val="en-GB"/>
        </w:rPr>
        <w:commentReference w:id="4352"/>
      </w:r>
      <w:ins w:id="4354" w:author="Bonthuys Gerkotze" w:date="2025-04-24T20:54:00Z">
        <w:r w:rsidR="00AA33D8" w:rsidRPr="00EE5517">
          <w:t>Risk Management</w:t>
        </w:r>
      </w:ins>
      <w:r>
        <w:t xml:space="preserve">. SCK CEN install and commission the required sensoring, alarming system, </w:t>
      </w:r>
      <w:ins w:id="4355" w:author="Bonthuys Gerkotze" w:date="2025-04-24T20:58:00Z">
        <w:r>
          <w:t>evacuation protocols</w:t>
        </w:r>
      </w:ins>
      <w:r>
        <w:t xml:space="preserve"> etc.</w:t>
      </w:r>
      <w:bookmarkEnd w:id="4351"/>
    </w:p>
    <w:p w14:paraId="39DF0C00" w14:textId="44A690F4" w:rsidR="00C96CF5" w:rsidRDefault="00AA33D8" w:rsidP="006F30F2">
      <w:pPr>
        <w:pStyle w:val="SysReq1"/>
        <w:rPr>
          <w:ins w:id="4356" w:author="Bonthuys Gerkotze" w:date="2025-04-24T20:58:00Z"/>
        </w:rPr>
      </w:pPr>
      <w:bookmarkStart w:id="4357" w:name="_Toc198519625"/>
      <w:ins w:id="4358" w:author="Bonthuys Gerkotze" w:date="2025-04-24T20:54:00Z">
        <w:r w:rsidRPr="000243B8">
          <w:t>The Contractor shall</w:t>
        </w:r>
        <w:r>
          <w:t xml:space="preserve"> </w:t>
        </w:r>
      </w:ins>
      <w:r w:rsidR="006B49D8">
        <w:t xml:space="preserve">provide all the required input to allow </w:t>
      </w:r>
      <w:r w:rsidR="00415924">
        <w:t>SCK CEN</w:t>
      </w:r>
      <w:r w:rsidR="006B49D8">
        <w:t xml:space="preserve"> to correctly implement th</w:t>
      </w:r>
      <w:r w:rsidR="00415924">
        <w:t>e</w:t>
      </w:r>
      <w:r w:rsidR="006B49D8">
        <w:t xml:space="preserve"> OD</w:t>
      </w:r>
      <w:r w:rsidR="00415924">
        <w:t>H</w:t>
      </w:r>
      <w:r w:rsidR="006B49D8">
        <w:t>-system</w:t>
      </w:r>
      <w:r w:rsidR="00415924">
        <w:t xml:space="preserve"> e.g </w:t>
      </w:r>
      <w:ins w:id="4359" w:author="Bonthuys Gerkotze" w:date="2025-04-24T20:57:00Z">
        <w:r>
          <w:t>accurate helium inventory</w:t>
        </w:r>
      </w:ins>
      <w:ins w:id="4360" w:author="Bonthuys Gerkotze" w:date="2025-04-24T20:54:00Z">
        <w:r w:rsidRPr="000243B8">
          <w:t>.</w:t>
        </w:r>
      </w:ins>
      <w:bookmarkEnd w:id="4357"/>
    </w:p>
    <w:p w14:paraId="6C822DD8" w14:textId="287723CA" w:rsidR="00AA33D8" w:rsidRPr="000243B8" w:rsidRDefault="00AA33D8" w:rsidP="00EE5517">
      <w:pPr>
        <w:pStyle w:val="SysReq2"/>
        <w:numPr>
          <w:ilvl w:val="0"/>
          <w:numId w:val="0"/>
        </w:numPr>
        <w:rPr>
          <w:ins w:id="4361" w:author="Bonthuys Gerkotze" w:date="2025-04-24T20:54:00Z"/>
        </w:rPr>
      </w:pPr>
      <w:ins w:id="4362" w:author="Bonthuys Gerkotze" w:date="2025-04-24T20:59:00Z">
        <w:r>
          <w:t xml:space="preserve">In the offer, the Applicant shall indicate </w:t>
        </w:r>
      </w:ins>
      <w:r w:rsidR="004000AD">
        <w:t>if the status of the ODH-system is a required input to the QPLANT.</w:t>
      </w:r>
    </w:p>
    <w:p w14:paraId="01CCE696" w14:textId="542C07B5" w:rsidR="00AA33D8" w:rsidRPr="001857BA" w:rsidRDefault="00AA33D8" w:rsidP="00AA33D8">
      <w:pPr>
        <w:pStyle w:val="Heading2numbered"/>
      </w:pPr>
      <w:bookmarkStart w:id="4363" w:name="_Toc198518452"/>
      <w:r>
        <w:t>Codes and Standards</w:t>
      </w:r>
      <w:bookmarkEnd w:id="4363"/>
    </w:p>
    <w:p w14:paraId="2C9CF78D" w14:textId="3BFC26C9" w:rsidR="00DC04B2" w:rsidRDefault="00DC04B2" w:rsidP="00DC04B2">
      <w:pPr>
        <w:pStyle w:val="SysReq1"/>
        <w:rPr>
          <w:lang w:val="en-GB"/>
        </w:rPr>
      </w:pPr>
      <w:bookmarkStart w:id="4364" w:name="_Toc198519626"/>
      <w:r w:rsidRPr="00725372">
        <w:rPr>
          <w:lang w:val="en-GB"/>
        </w:rPr>
        <w:t xml:space="preserve">The design of the </w:t>
      </w:r>
      <w:r w:rsidR="00A156C9">
        <w:rPr>
          <w:lang w:val="en-GB"/>
        </w:rPr>
        <w:t>QPLANT</w:t>
      </w:r>
      <w:r w:rsidRPr="00725372">
        <w:rPr>
          <w:lang w:val="en-GB"/>
        </w:rPr>
        <w:t xml:space="preserve"> shall follow the </w:t>
      </w:r>
      <w:r>
        <w:rPr>
          <w:lang w:val="en-GB"/>
        </w:rPr>
        <w:t>applicable</w:t>
      </w:r>
      <w:r w:rsidRPr="00725372">
        <w:rPr>
          <w:lang w:val="en-GB"/>
        </w:rPr>
        <w:t xml:space="preserve"> technical standards for such kind of components (typically EN 13458) in addition of the specific requirements applicable for </w:t>
      </w:r>
      <w:r w:rsidR="00E15693">
        <w:rPr>
          <w:lang w:val="en-GB"/>
        </w:rPr>
        <w:t xml:space="preserve">the </w:t>
      </w:r>
      <w:r w:rsidRPr="00725372">
        <w:rPr>
          <w:lang w:val="en-GB"/>
        </w:rPr>
        <w:t>project listed in the Applicable Documents</w:t>
      </w:r>
      <w:r w:rsidR="007F3581">
        <w:rPr>
          <w:lang w:val="en-GB"/>
        </w:rPr>
        <w:t>.</w:t>
      </w:r>
      <w:bookmarkEnd w:id="4364"/>
    </w:p>
    <w:p w14:paraId="28A00991" w14:textId="0786F96E" w:rsidR="00B8608F" w:rsidRDefault="00B8608F" w:rsidP="00B8608F">
      <w:pPr>
        <w:pStyle w:val="SysReq1"/>
        <w:rPr>
          <w:lang w:val="en-GB"/>
        </w:rPr>
      </w:pPr>
      <w:bookmarkStart w:id="4365" w:name="_Toc198519627"/>
      <w:r w:rsidRPr="00725372">
        <w:rPr>
          <w:lang w:val="en-GB"/>
        </w:rPr>
        <w:t xml:space="preserve">The </w:t>
      </w:r>
      <w:r>
        <w:rPr>
          <w:lang w:val="en-GB"/>
        </w:rPr>
        <w:t>Contractor</w:t>
      </w:r>
      <w:r w:rsidRPr="00725372">
        <w:rPr>
          <w:lang w:val="en-GB"/>
        </w:rPr>
        <w:t xml:space="preserve"> shall provide to SCK CEN the applied codes, rules and standard for the design, manufacturing and testing of the </w:t>
      </w:r>
      <w:r w:rsidR="00A156C9">
        <w:rPr>
          <w:lang w:val="en-GB"/>
        </w:rPr>
        <w:t>QPLANT</w:t>
      </w:r>
      <w:r w:rsidRPr="00725372">
        <w:rPr>
          <w:lang w:val="en-GB"/>
        </w:rPr>
        <w:t>.</w:t>
      </w:r>
      <w:bookmarkEnd w:id="4365"/>
      <w:r w:rsidRPr="00725372">
        <w:rPr>
          <w:lang w:val="en-GB"/>
        </w:rPr>
        <w:t xml:space="preserve"> </w:t>
      </w:r>
    </w:p>
    <w:p w14:paraId="1186C222" w14:textId="2812E3E9" w:rsidR="00B75500" w:rsidRDefault="00AD2BB4" w:rsidP="00F87920">
      <w:pPr>
        <w:pStyle w:val="SysReq1"/>
      </w:pPr>
      <w:bookmarkStart w:id="4366" w:name="_Toc198519628"/>
      <w:r>
        <w:t>The</w:t>
      </w:r>
      <w:r w:rsidR="00B75500">
        <w:t xml:space="preserve"> Contractor shall provide a EU declaration of conformity for the </w:t>
      </w:r>
      <w:r w:rsidR="00A156C9">
        <w:t>QPLANT</w:t>
      </w:r>
      <w:r w:rsidR="00B75500">
        <w:t xml:space="preserve"> and CE mark all</w:t>
      </w:r>
      <w:r w:rsidR="00B75500" w:rsidRPr="00725372">
        <w:t xml:space="preserve"> </w:t>
      </w:r>
      <w:r w:rsidR="00A156C9">
        <w:t>QPLANT</w:t>
      </w:r>
      <w:r w:rsidR="00B75500" w:rsidRPr="00725372">
        <w:t xml:space="preserve"> components</w:t>
      </w:r>
      <w:del w:id="4367" w:author="Dekempeneer Erik" w:date="2025-04-25T16:04:00Z">
        <w:r w:rsidR="00B75500" w:rsidRPr="00725372" w:rsidDel="00362CF1">
          <w:delText xml:space="preserve">, </w:delText>
        </w:r>
      </w:del>
      <w:ins w:id="4368" w:author="Dekempeneer Erik" w:date="2025-04-25T16:04:00Z">
        <w:r w:rsidR="00362CF1">
          <w:t>.</w:t>
        </w:r>
        <w:r w:rsidR="00362CF1" w:rsidRPr="00725372">
          <w:t xml:space="preserve"> </w:t>
        </w:r>
      </w:ins>
      <w:del w:id="4369" w:author="Dekempeneer Erik" w:date="2025-04-25T16:04:00Z">
        <w:r w:rsidR="00B75500" w:rsidRPr="00725372" w:rsidDel="00362CF1">
          <w:delText xml:space="preserve">therefore </w:delText>
        </w:r>
      </w:del>
      <w:ins w:id="4370" w:author="Dekempeneer Erik" w:date="2025-04-25T16:04:00Z">
        <w:r w:rsidR="00362CF1">
          <w:t>T</w:t>
        </w:r>
        <w:r w:rsidR="00362CF1" w:rsidRPr="00725372">
          <w:t xml:space="preserve">herefore </w:t>
        </w:r>
      </w:ins>
      <w:r w:rsidR="00B75500" w:rsidRPr="00725372">
        <w:t xml:space="preserve">the </w:t>
      </w:r>
      <w:r w:rsidR="00B75500">
        <w:t>Contractor</w:t>
      </w:r>
      <w:r w:rsidR="00B75500" w:rsidRPr="00725372">
        <w:t xml:space="preserve"> shall at least:</w:t>
      </w:r>
      <w:bookmarkEnd w:id="4366"/>
      <w:r w:rsidR="00B75500" w:rsidRPr="00725372">
        <w:t xml:space="preserve"> </w:t>
      </w:r>
    </w:p>
    <w:p w14:paraId="79D25B8E" w14:textId="0CFE3B99" w:rsidR="00B75500" w:rsidRDefault="00B75500" w:rsidP="001C6DC5">
      <w:pPr>
        <w:pStyle w:val="ADClause"/>
        <w:numPr>
          <w:ilvl w:val="4"/>
          <w:numId w:val="43"/>
        </w:numPr>
        <w:spacing w:before="40" w:after="20"/>
        <w:ind w:left="1843"/>
      </w:pPr>
      <w:r>
        <w:t xml:space="preserve">Identify all EU directives applicable to </w:t>
      </w:r>
      <w:r w:rsidRPr="00EB3A82">
        <w:t xml:space="preserve">the </w:t>
      </w:r>
      <w:r w:rsidR="00A156C9">
        <w:t>QPLANT</w:t>
      </w:r>
      <w:r>
        <w:t xml:space="preserve"> and </w:t>
      </w:r>
      <w:del w:id="4371" w:author="Dekempeneer Erik" w:date="2025-04-25T16:04:00Z">
        <w:r w:rsidDel="00362CF1">
          <w:delText xml:space="preserve">to </w:delText>
        </w:r>
      </w:del>
      <w:r>
        <w:t xml:space="preserve">ensure compliance </w:t>
      </w:r>
      <w:r w:rsidRPr="00EB3A82">
        <w:t>with</w:t>
      </w:r>
      <w:r>
        <w:t xml:space="preserve"> said </w:t>
      </w:r>
      <w:r w:rsidRPr="005E4168">
        <w:t>EU directives.</w:t>
      </w:r>
      <w:r>
        <w:t xml:space="preserve"> The directive listed below is identified by SCK CEN as a minimum requirement, but doesn’t exclude other directives from being applicable. </w:t>
      </w:r>
    </w:p>
    <w:p w14:paraId="160F4230" w14:textId="77777777" w:rsidR="00B75500" w:rsidRDefault="00B75500" w:rsidP="001C6DC5">
      <w:pPr>
        <w:pStyle w:val="SysReq2"/>
        <w:numPr>
          <w:ilvl w:val="4"/>
          <w:numId w:val="42"/>
        </w:numPr>
      </w:pPr>
      <w:r w:rsidRPr="00066309">
        <w:t>Low Voltage Directive 2014/35/EU</w:t>
      </w:r>
    </w:p>
    <w:p w14:paraId="626AD89E" w14:textId="77777777" w:rsidR="00B75500" w:rsidRDefault="00B75500" w:rsidP="001C6DC5">
      <w:pPr>
        <w:pStyle w:val="SysReq2"/>
        <w:numPr>
          <w:ilvl w:val="4"/>
          <w:numId w:val="42"/>
        </w:numPr>
      </w:pPr>
      <w:r w:rsidRPr="00066309">
        <w:t>Machinery directive 2006/42/EC</w:t>
      </w:r>
    </w:p>
    <w:p w14:paraId="3805138B" w14:textId="77777777" w:rsidR="00B75500" w:rsidRDefault="00B75500" w:rsidP="001C6DC5">
      <w:pPr>
        <w:pStyle w:val="SysReq2"/>
        <w:numPr>
          <w:ilvl w:val="4"/>
          <w:numId w:val="42"/>
        </w:numPr>
      </w:pPr>
      <w:r w:rsidRPr="00066309">
        <w:t>EMC Directive 2014/30/EU</w:t>
      </w:r>
    </w:p>
    <w:p w14:paraId="35CB95C9" w14:textId="77777777" w:rsidR="00B75500" w:rsidRDefault="00B75500" w:rsidP="001C6DC5">
      <w:pPr>
        <w:pStyle w:val="SysReq2"/>
        <w:numPr>
          <w:ilvl w:val="4"/>
          <w:numId w:val="42"/>
        </w:numPr>
      </w:pPr>
      <w:r>
        <w:t>Pressure Equipment Directive (2014/68/EU)</w:t>
      </w:r>
    </w:p>
    <w:p w14:paraId="5E3E1523" w14:textId="77777777" w:rsidR="00B75500" w:rsidRDefault="00B75500" w:rsidP="001C6DC5">
      <w:pPr>
        <w:pStyle w:val="ADClause"/>
        <w:numPr>
          <w:ilvl w:val="4"/>
          <w:numId w:val="43"/>
        </w:numPr>
        <w:spacing w:before="40" w:after="20"/>
        <w:ind w:left="1843"/>
      </w:pPr>
      <w:r w:rsidRPr="00EB3A82">
        <w:t>I</w:t>
      </w:r>
      <w:r w:rsidRPr="00066309">
        <w:t>dentify the applicable standards (harmonized or non</w:t>
      </w:r>
      <w:r w:rsidRPr="00066309">
        <w:noBreakHyphen/>
        <w:t xml:space="preserve">harmonized), and technical specifications that support compliance with the essential requirements outlined in the </w:t>
      </w:r>
      <w:r w:rsidRPr="00EB3A82">
        <w:t xml:space="preserve">EU </w:t>
      </w:r>
      <w:r w:rsidRPr="00066309">
        <w:t>directive(s).</w:t>
      </w:r>
    </w:p>
    <w:p w14:paraId="0EBDC6BF" w14:textId="3E67ED73" w:rsidR="00B75500" w:rsidRDefault="00B75500" w:rsidP="001C6DC5">
      <w:pPr>
        <w:pStyle w:val="ADClause"/>
        <w:numPr>
          <w:ilvl w:val="4"/>
          <w:numId w:val="43"/>
        </w:numPr>
        <w:spacing w:before="40" w:after="20"/>
        <w:ind w:left="1843"/>
      </w:pPr>
      <w:r>
        <w:t xml:space="preserve">Submit the technical file, at the latest before shipment to SCK CEN of </w:t>
      </w:r>
      <w:r w:rsidR="00A156C9">
        <w:t>QPLANT</w:t>
      </w:r>
      <w:r>
        <w:t xml:space="preserve"> parts, to demonstrate conformity with the directive(s)</w:t>
      </w:r>
      <w:commentRangeStart w:id="4372"/>
      <w:r>
        <w:t xml:space="preserve"> and shall be submitted by default in English, extra languages are indicated when needed</w:t>
      </w:r>
      <w:commentRangeEnd w:id="4372"/>
      <w:r w:rsidR="00E46686">
        <w:rPr>
          <w:rStyle w:val="CommentReference"/>
        </w:rPr>
        <w:commentReference w:id="4372"/>
      </w:r>
      <w:r>
        <w:t>. The technical file shall include:</w:t>
      </w:r>
    </w:p>
    <w:p w14:paraId="217E3780" w14:textId="77777777" w:rsidR="00B75500" w:rsidRDefault="00B75500" w:rsidP="001C6DC5">
      <w:pPr>
        <w:pStyle w:val="List-bulletsflat"/>
        <w:numPr>
          <w:ilvl w:val="0"/>
          <w:numId w:val="41"/>
        </w:numPr>
        <w:spacing w:before="0" w:after="0"/>
        <w:ind w:left="2410"/>
        <w:rPr>
          <w:lang w:val="en-AU"/>
        </w:rPr>
      </w:pPr>
      <w:r w:rsidRPr="00DC1691">
        <w:rPr>
          <w:lang w:val="en-AU"/>
        </w:rPr>
        <w:t>A general description of the product</w:t>
      </w:r>
      <w:r>
        <w:rPr>
          <w:lang w:val="en-AU"/>
        </w:rPr>
        <w:t>;</w:t>
      </w:r>
    </w:p>
    <w:p w14:paraId="0223E020" w14:textId="77777777" w:rsidR="00B75500" w:rsidRPr="00DC1691" w:rsidRDefault="00B75500" w:rsidP="001C6DC5">
      <w:pPr>
        <w:pStyle w:val="List-bulletsflat"/>
        <w:numPr>
          <w:ilvl w:val="0"/>
          <w:numId w:val="41"/>
        </w:numPr>
        <w:spacing w:before="0" w:after="0"/>
        <w:ind w:left="2410"/>
        <w:rPr>
          <w:lang w:val="en-AU"/>
        </w:rPr>
      </w:pPr>
      <w:r w:rsidRPr="00DC1691">
        <w:rPr>
          <w:lang w:val="en-AU"/>
        </w:rPr>
        <w:t xml:space="preserve">An overall drawing of the product, as well as other drawings to cover specific aspects of the product, such as circuit diagrams. </w:t>
      </w:r>
      <w:r>
        <w:rPr>
          <w:lang w:val="en-AU"/>
        </w:rPr>
        <w:t>The d</w:t>
      </w:r>
      <w:r w:rsidRPr="00DC1691">
        <w:rPr>
          <w:lang w:val="en-AU"/>
        </w:rPr>
        <w:t>rawings shall, whe</w:t>
      </w:r>
      <w:r>
        <w:rPr>
          <w:lang w:val="en-AU"/>
        </w:rPr>
        <w:t xml:space="preserve">re appropriate, be accompanied </w:t>
      </w:r>
      <w:r w:rsidRPr="00DC1691">
        <w:rPr>
          <w:lang w:val="en-AU"/>
        </w:rPr>
        <w:t>with descriptions and explanations to understand the product</w:t>
      </w:r>
      <w:r>
        <w:rPr>
          <w:lang w:val="en-AU"/>
        </w:rPr>
        <w:t>;</w:t>
      </w:r>
    </w:p>
    <w:p w14:paraId="4A171C00" w14:textId="77777777" w:rsidR="00B75500" w:rsidRDefault="00B75500" w:rsidP="001C6DC5">
      <w:pPr>
        <w:pStyle w:val="regular"/>
        <w:numPr>
          <w:ilvl w:val="0"/>
          <w:numId w:val="41"/>
        </w:numPr>
        <w:ind w:left="2410"/>
      </w:pPr>
      <w:r w:rsidRPr="00AA7C12">
        <w:t>The</w:t>
      </w:r>
      <w:r>
        <w:t xml:space="preserve"> HAZOP reports for</w:t>
      </w:r>
      <w:r w:rsidRPr="00AA7C12">
        <w:t>;</w:t>
      </w:r>
      <w:r>
        <w:t xml:space="preserve"> </w:t>
      </w:r>
    </w:p>
    <w:p w14:paraId="739A1A97" w14:textId="78971702" w:rsidR="00B75500" w:rsidRDefault="00B75500" w:rsidP="001C6DC5">
      <w:pPr>
        <w:pStyle w:val="SysReq2"/>
        <w:numPr>
          <w:ilvl w:val="3"/>
          <w:numId w:val="41"/>
        </w:numPr>
        <w:rPr>
          <w:lang w:val="en-GB"/>
        </w:rPr>
      </w:pPr>
      <w:r>
        <w:rPr>
          <w:lang w:val="en-GB"/>
        </w:rPr>
        <w:t xml:space="preserve">The </w:t>
      </w:r>
      <w:r w:rsidR="00A156C9">
        <w:rPr>
          <w:lang w:val="en-GB"/>
        </w:rPr>
        <w:t>QPLANT</w:t>
      </w:r>
    </w:p>
    <w:p w14:paraId="79FB16F3" w14:textId="07FB6B82" w:rsidR="00B75500" w:rsidRPr="00725372" w:rsidRDefault="00B75500" w:rsidP="001C6DC5">
      <w:pPr>
        <w:pStyle w:val="SysReq2"/>
        <w:numPr>
          <w:ilvl w:val="3"/>
          <w:numId w:val="41"/>
        </w:numPr>
        <w:rPr>
          <w:lang w:val="en-GB"/>
        </w:rPr>
      </w:pPr>
      <w:r>
        <w:rPr>
          <w:lang w:val="en-GB"/>
        </w:rPr>
        <w:t>The I</w:t>
      </w:r>
      <w:r w:rsidRPr="00725372">
        <w:rPr>
          <w:lang w:val="en-GB"/>
        </w:rPr>
        <w:t>nterfaces</w:t>
      </w:r>
      <w:r>
        <w:rPr>
          <w:lang w:val="en-GB"/>
        </w:rPr>
        <w:t xml:space="preserve"> with other </w:t>
      </w:r>
      <w:r w:rsidR="001A79E1">
        <w:rPr>
          <w:lang w:val="en-GB"/>
        </w:rPr>
        <w:t xml:space="preserve">SCK CEN </w:t>
      </w:r>
      <w:r>
        <w:rPr>
          <w:lang w:val="en-GB"/>
        </w:rPr>
        <w:t>systems</w:t>
      </w:r>
    </w:p>
    <w:p w14:paraId="30AC7179" w14:textId="499BE1CB" w:rsidR="00B75500" w:rsidRPr="00AA7C12" w:rsidRDefault="00B75500" w:rsidP="001C6DC5">
      <w:pPr>
        <w:pStyle w:val="regular"/>
        <w:numPr>
          <w:ilvl w:val="0"/>
          <w:numId w:val="41"/>
        </w:numPr>
        <w:ind w:left="2410"/>
      </w:pPr>
      <w:r w:rsidRPr="00AA7C12">
        <w:lastRenderedPageBreak/>
        <w:t xml:space="preserve">The description of the protective measures implemented to eliminate identified hazards or to reduce risks and, when appropriate, the indication of the residual risks associated with the </w:t>
      </w:r>
      <w:r w:rsidR="00A156C9">
        <w:t>QPLANT</w:t>
      </w:r>
      <w:r w:rsidRPr="00AA7C12">
        <w:t>;</w:t>
      </w:r>
    </w:p>
    <w:p w14:paraId="6289F8E9" w14:textId="2F6722C4" w:rsidR="00B75500" w:rsidRPr="00AA7C12" w:rsidRDefault="00B75500" w:rsidP="001C6DC5">
      <w:pPr>
        <w:pStyle w:val="regular"/>
        <w:numPr>
          <w:ilvl w:val="0"/>
          <w:numId w:val="41"/>
        </w:numPr>
        <w:ind w:left="2410"/>
      </w:pPr>
      <w:r w:rsidRPr="00AA7C12">
        <w:t xml:space="preserve">The </w:t>
      </w:r>
      <w:r w:rsidR="00BE5C9A">
        <w:t xml:space="preserve">list of </w:t>
      </w:r>
      <w:r w:rsidRPr="00AA7C12">
        <w:t>standards and other technical specifications used</w:t>
      </w:r>
      <w:r w:rsidR="00613965">
        <w:t xml:space="preserve"> </w:t>
      </w:r>
      <w:r w:rsidR="00BE5C9A">
        <w:t xml:space="preserve">to show </w:t>
      </w:r>
      <w:r w:rsidR="00BE5C9A" w:rsidRPr="00066309">
        <w:t>complian</w:t>
      </w:r>
      <w:r w:rsidR="00BE5C9A">
        <w:t>ce</w:t>
      </w:r>
      <w:r w:rsidR="00BE5C9A" w:rsidRPr="00066309">
        <w:t xml:space="preserve"> with the essential requirements outlined in the </w:t>
      </w:r>
      <w:r w:rsidR="00BE5C9A" w:rsidRPr="00EB3A82">
        <w:t xml:space="preserve">EU </w:t>
      </w:r>
      <w:r w:rsidR="00BE5C9A" w:rsidRPr="00066309">
        <w:t>directive(s)</w:t>
      </w:r>
      <w:r w:rsidRPr="00AA7C12">
        <w:t>;</w:t>
      </w:r>
    </w:p>
    <w:p w14:paraId="56986039" w14:textId="77777777" w:rsidR="00B75500" w:rsidRPr="00693CF6" w:rsidRDefault="00B75500" w:rsidP="001C6DC5">
      <w:pPr>
        <w:pStyle w:val="List-bulletsflat"/>
        <w:numPr>
          <w:ilvl w:val="0"/>
          <w:numId w:val="41"/>
        </w:numPr>
        <w:spacing w:before="0" w:after="0"/>
        <w:ind w:left="2410"/>
        <w:rPr>
          <w:lang w:val="en-AU"/>
        </w:rPr>
      </w:pPr>
      <w:r w:rsidRPr="00DC1691">
        <w:rPr>
          <w:lang w:val="en-AU"/>
        </w:rPr>
        <w:t>Instructions and other information for the safe use of the product covering at least, but not limited to, handling, shipping, installation, integration, operation, maintenance, de-commissioning,</w:t>
      </w:r>
      <w:r>
        <w:rPr>
          <w:lang w:val="en-AU"/>
        </w:rPr>
        <w:t xml:space="preserve"> disposal,</w:t>
      </w:r>
      <w:r w:rsidRPr="00DC1691">
        <w:rPr>
          <w:lang w:val="en-AU"/>
        </w:rPr>
        <w:t xml:space="preserve"> </w:t>
      </w:r>
      <w:r>
        <w:rPr>
          <w:lang w:val="en-AU"/>
        </w:rPr>
        <w:t xml:space="preserve">etc. </w:t>
      </w:r>
      <w:r>
        <w:t>in English, and Dutch</w:t>
      </w:r>
    </w:p>
    <w:p w14:paraId="2EB05C99" w14:textId="77777777" w:rsidR="00B75500" w:rsidRDefault="00B75500" w:rsidP="001C6DC5">
      <w:pPr>
        <w:pStyle w:val="regular"/>
        <w:numPr>
          <w:ilvl w:val="0"/>
          <w:numId w:val="41"/>
        </w:numPr>
        <w:ind w:left="2410"/>
      </w:pPr>
      <w:r w:rsidRPr="00AA7C12">
        <w:t>Where appropriate, copies of the E</w:t>
      </w:r>
      <w:r>
        <w:t>U</w:t>
      </w:r>
      <w:r w:rsidRPr="00AA7C12">
        <w:t xml:space="preserve"> declaration of conformity of </w:t>
      </w:r>
      <w:r>
        <w:t xml:space="preserve">components </w:t>
      </w:r>
      <w:r w:rsidRPr="00AA7C12">
        <w:t>incorporated into the</w:t>
      </w:r>
      <w:r>
        <w:t xml:space="preserve"> assembly</w:t>
      </w:r>
      <w:r w:rsidRPr="00AA7C12">
        <w:t>;</w:t>
      </w:r>
    </w:p>
    <w:p w14:paraId="3EDD3705" w14:textId="27BF0D77" w:rsidR="00B75500" w:rsidRDefault="00B75500" w:rsidP="001C6DC5">
      <w:pPr>
        <w:pStyle w:val="regular"/>
        <w:numPr>
          <w:ilvl w:val="0"/>
          <w:numId w:val="41"/>
        </w:numPr>
        <w:ind w:left="2410"/>
      </w:pPr>
      <w:r w:rsidRPr="00AA7C12">
        <w:t>A copy of the</w:t>
      </w:r>
      <w:r>
        <w:t xml:space="preserve"> </w:t>
      </w:r>
      <w:r w:rsidR="00A156C9">
        <w:t>QPLANT</w:t>
      </w:r>
      <w:r>
        <w:t xml:space="preserve"> </w:t>
      </w:r>
      <w:r w:rsidRPr="00AA7C12">
        <w:t>E</w:t>
      </w:r>
      <w:r>
        <w:t>U</w:t>
      </w:r>
      <w:r w:rsidRPr="00AA7C12">
        <w:t xml:space="preserve"> declaration of conformity</w:t>
      </w:r>
      <w:r>
        <w:t xml:space="preserve"> in the original language, in English, and Dutch</w:t>
      </w:r>
      <w:r w:rsidR="00BE5C9A">
        <w:t>;</w:t>
      </w:r>
    </w:p>
    <w:p w14:paraId="479481B3" w14:textId="48DA93E4" w:rsidR="00B75500" w:rsidRDefault="00B75500" w:rsidP="001C6DC5">
      <w:pPr>
        <w:pStyle w:val="regular"/>
        <w:numPr>
          <w:ilvl w:val="0"/>
          <w:numId w:val="41"/>
        </w:numPr>
        <w:ind w:left="2410"/>
      </w:pPr>
      <w:r w:rsidRPr="00AA7C12">
        <w:t xml:space="preserve">A copy of the </w:t>
      </w:r>
      <w:r>
        <w:t>nameplate(s) with CE mark</w:t>
      </w:r>
      <w:r w:rsidR="00BE5C9A">
        <w:t>;</w:t>
      </w:r>
    </w:p>
    <w:p w14:paraId="121172C9" w14:textId="5EBA9E2F" w:rsidR="00BE5C9A" w:rsidRDefault="00BE5C9A" w:rsidP="001C6DC5">
      <w:pPr>
        <w:pStyle w:val="ADClause"/>
        <w:numPr>
          <w:ilvl w:val="4"/>
          <w:numId w:val="43"/>
        </w:numPr>
        <w:spacing w:before="40" w:after="20"/>
        <w:ind w:left="1843"/>
      </w:pPr>
      <w:r>
        <w:t>Submit specific detailed parts of the technical file, when requested by SCK CEN, to demonstrate conformity with the directive(s) in English. The detailed parts of the technical file are:</w:t>
      </w:r>
    </w:p>
    <w:p w14:paraId="11672349" w14:textId="21F0B200" w:rsidR="00BE5C9A" w:rsidRDefault="00BE5C9A" w:rsidP="001C6DC5">
      <w:pPr>
        <w:pStyle w:val="List-bulletsflat"/>
        <w:numPr>
          <w:ilvl w:val="0"/>
          <w:numId w:val="41"/>
        </w:numPr>
        <w:spacing w:before="0" w:after="0"/>
        <w:ind w:left="2410"/>
      </w:pPr>
      <w:r w:rsidRPr="00AA7C12">
        <w:t>Full detailed drawings</w:t>
      </w:r>
      <w:r>
        <w:t>;</w:t>
      </w:r>
    </w:p>
    <w:p w14:paraId="2002AD9E" w14:textId="77777777" w:rsidR="00BE5C9A" w:rsidRDefault="00BE5C9A" w:rsidP="001C6DC5">
      <w:pPr>
        <w:pStyle w:val="List-bulletsflat"/>
        <w:numPr>
          <w:ilvl w:val="0"/>
          <w:numId w:val="41"/>
        </w:numPr>
        <w:spacing w:before="0" w:after="0"/>
        <w:ind w:left="2410"/>
      </w:pPr>
      <w:r>
        <w:t>C</w:t>
      </w:r>
      <w:r w:rsidRPr="00AA7C12">
        <w:t>alculation notes,</w:t>
      </w:r>
    </w:p>
    <w:p w14:paraId="1A8AA708" w14:textId="0F93877A" w:rsidR="00BE5C9A" w:rsidRPr="002823C1" w:rsidRDefault="00BE5C9A" w:rsidP="001C6DC5">
      <w:pPr>
        <w:pStyle w:val="List-bulletsflat"/>
        <w:numPr>
          <w:ilvl w:val="0"/>
          <w:numId w:val="41"/>
        </w:numPr>
        <w:spacing w:before="0" w:after="0"/>
        <w:ind w:left="2410"/>
      </w:pPr>
      <w:r>
        <w:t>T</w:t>
      </w:r>
      <w:r w:rsidRPr="00AA7C12">
        <w:t xml:space="preserve">est </w:t>
      </w:r>
      <w:r>
        <w:t>reports</w:t>
      </w:r>
      <w:r w:rsidRPr="00AA7C12">
        <w:t>, certificates, etc.</w:t>
      </w:r>
      <w:r>
        <w:t>;</w:t>
      </w:r>
    </w:p>
    <w:p w14:paraId="0DB5ED9E" w14:textId="77777777" w:rsidR="00B8608F" w:rsidRDefault="00B8608F"/>
    <w:p w14:paraId="6F73FB77" w14:textId="711ABD47" w:rsidR="00B8608F" w:rsidRPr="00725372" w:rsidRDefault="00B8608F" w:rsidP="00B8608F">
      <w:pPr>
        <w:pStyle w:val="SysReq1"/>
        <w:rPr>
          <w:lang w:val="en-GB"/>
        </w:rPr>
      </w:pPr>
      <w:bookmarkStart w:id="4373" w:name="_Toc198519629"/>
      <w:commentRangeStart w:id="4374"/>
      <w:commentRangeStart w:id="4375"/>
      <w:commentRangeStart w:id="4376"/>
      <w:commentRangeStart w:id="4377"/>
      <w:commentRangeStart w:id="4378"/>
      <w:r w:rsidRPr="00725372">
        <w:rPr>
          <w:lang w:val="en-GB"/>
        </w:rPr>
        <w:t xml:space="preserve">In case of any utility losses (electricity, compressed air, water, vacuum, etc.), the </w:t>
      </w:r>
      <w:r w:rsidR="00A156C9">
        <w:rPr>
          <w:lang w:val="en-GB"/>
        </w:rPr>
        <w:t>QPLANT</w:t>
      </w:r>
      <w:r w:rsidRPr="00725372">
        <w:rPr>
          <w:lang w:val="en-GB"/>
        </w:rPr>
        <w:t xml:space="preserve"> shall ensure the safety of the </w:t>
      </w:r>
      <w:r w:rsidR="00A156C9">
        <w:rPr>
          <w:lang w:val="en-GB"/>
        </w:rPr>
        <w:t>QPLANT</w:t>
      </w:r>
      <w:r w:rsidRPr="00725372">
        <w:rPr>
          <w:lang w:val="en-GB"/>
        </w:rPr>
        <w:t xml:space="preserve"> and people, minimizing as much as possible the loss of helium</w:t>
      </w:r>
      <w:commentRangeEnd w:id="4374"/>
      <w:r w:rsidRPr="00725372">
        <w:rPr>
          <w:rStyle w:val="CommentReference"/>
          <w:lang w:val="en-GB"/>
        </w:rPr>
        <w:commentReference w:id="4374"/>
      </w:r>
      <w:commentRangeEnd w:id="4375"/>
      <w:r>
        <w:rPr>
          <w:rStyle w:val="CommentReference"/>
          <w:lang w:val="en-GB"/>
        </w:rPr>
        <w:commentReference w:id="4375"/>
      </w:r>
      <w:commentRangeEnd w:id="4376"/>
      <w:r w:rsidR="00E46686">
        <w:rPr>
          <w:rStyle w:val="CommentReference"/>
          <w:lang w:val="en-GB"/>
        </w:rPr>
        <w:commentReference w:id="4376"/>
      </w:r>
      <w:r w:rsidRPr="00725372">
        <w:rPr>
          <w:lang w:val="en-GB"/>
        </w:rPr>
        <w:t>.</w:t>
      </w:r>
      <w:commentRangeEnd w:id="4377"/>
      <w:r w:rsidR="00E26755">
        <w:rPr>
          <w:rStyle w:val="CommentReference"/>
          <w:lang w:val="en-GB"/>
        </w:rPr>
        <w:commentReference w:id="4377"/>
      </w:r>
      <w:commentRangeEnd w:id="4378"/>
      <w:r w:rsidR="003857F7">
        <w:rPr>
          <w:rStyle w:val="CommentReference"/>
          <w:lang w:val="en-GB"/>
        </w:rPr>
        <w:commentReference w:id="4378"/>
      </w:r>
      <w:bookmarkEnd w:id="4373"/>
    </w:p>
    <w:p w14:paraId="4F82FE5D" w14:textId="77777777" w:rsidR="00B8608F" w:rsidRDefault="00B8608F" w:rsidP="00B8608F">
      <w:pPr>
        <w:pStyle w:val="SysReq1"/>
        <w:rPr>
          <w:lang w:val="en-GB"/>
        </w:rPr>
      </w:pPr>
      <w:bookmarkStart w:id="4379" w:name="_Toc198519630"/>
      <w:r w:rsidRPr="00725372">
        <w:rPr>
          <w:lang w:val="en-GB"/>
        </w:rPr>
        <w:t xml:space="preserve">A </w:t>
      </w:r>
      <w:commentRangeStart w:id="4380"/>
      <w:commentRangeStart w:id="4381"/>
      <w:commentRangeStart w:id="4382"/>
      <w:r w:rsidRPr="00725372">
        <w:rPr>
          <w:lang w:val="en-GB"/>
        </w:rPr>
        <w:t>complete safety lifecycle including specific failure mode analysis (</w:t>
      </w:r>
      <w:r>
        <w:rPr>
          <w:lang w:val="en-GB"/>
        </w:rPr>
        <w:t>FMECA</w:t>
      </w:r>
      <w:r w:rsidRPr="00725372">
        <w:rPr>
          <w:lang w:val="en-GB"/>
        </w:rPr>
        <w:t xml:space="preserve">, HAZOP or equivalent) shall be performed by the </w:t>
      </w:r>
      <w:r>
        <w:rPr>
          <w:lang w:val="en-GB"/>
        </w:rPr>
        <w:t>Contractor</w:t>
      </w:r>
      <w:r w:rsidRPr="00725372">
        <w:rPr>
          <w:lang w:val="en-GB"/>
        </w:rPr>
        <w:t xml:space="preserve"> during the design phase with the participation of SCK CEN.</w:t>
      </w:r>
      <w:commentRangeEnd w:id="4380"/>
      <w:r>
        <w:rPr>
          <w:rStyle w:val="CommentReference"/>
          <w:lang w:val="en-GB"/>
        </w:rPr>
        <w:commentReference w:id="4380"/>
      </w:r>
      <w:commentRangeEnd w:id="4381"/>
      <w:r w:rsidR="00197AEF">
        <w:rPr>
          <w:rStyle w:val="CommentReference"/>
          <w:lang w:val="en-GB"/>
        </w:rPr>
        <w:commentReference w:id="4381"/>
      </w:r>
      <w:commentRangeEnd w:id="4382"/>
      <w:r w:rsidR="00E46686">
        <w:rPr>
          <w:rStyle w:val="CommentReference"/>
          <w:lang w:val="en-GB"/>
        </w:rPr>
        <w:commentReference w:id="4382"/>
      </w:r>
      <w:bookmarkEnd w:id="4379"/>
    </w:p>
    <w:p w14:paraId="12DF31F2" w14:textId="77777777" w:rsidR="00B8608F" w:rsidRDefault="00B8608F"/>
    <w:p w14:paraId="4884ECCE" w14:textId="77777777" w:rsidR="00535285" w:rsidRDefault="00535285"/>
    <w:p w14:paraId="2904F6E6" w14:textId="77777777" w:rsidR="00535285" w:rsidRPr="00535285" w:rsidRDefault="00535285" w:rsidP="00535285">
      <w:pPr>
        <w:pStyle w:val="Heading3numbered"/>
      </w:pPr>
      <w:bookmarkStart w:id="4383" w:name="_Toc198518453"/>
      <w:r w:rsidRPr="00535285">
        <w:t>Pressure Equipment &amp; Safety</w:t>
      </w:r>
      <w:bookmarkEnd w:id="43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3425"/>
        <w:gridCol w:w="3143"/>
      </w:tblGrid>
      <w:tr w:rsidR="00535285" w:rsidRPr="00535285" w14:paraId="41BAFEBB" w14:textId="77777777" w:rsidTr="00535285">
        <w:trPr>
          <w:tblCellSpacing w:w="15" w:type="dxa"/>
        </w:trPr>
        <w:tc>
          <w:tcPr>
            <w:tcW w:w="0" w:type="auto"/>
            <w:vAlign w:val="center"/>
            <w:hideMark/>
          </w:tcPr>
          <w:p w14:paraId="3E80A8C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Ref</w:t>
            </w:r>
          </w:p>
        </w:tc>
        <w:tc>
          <w:tcPr>
            <w:tcW w:w="0" w:type="auto"/>
            <w:vAlign w:val="center"/>
            <w:hideMark/>
          </w:tcPr>
          <w:p w14:paraId="68D892BE"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Standard</w:t>
            </w:r>
          </w:p>
        </w:tc>
        <w:tc>
          <w:tcPr>
            <w:tcW w:w="0" w:type="auto"/>
            <w:vAlign w:val="center"/>
            <w:hideMark/>
          </w:tcPr>
          <w:p w14:paraId="57826DCC"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Scope</w:t>
            </w:r>
          </w:p>
        </w:tc>
      </w:tr>
      <w:tr w:rsidR="00535285" w:rsidRPr="00535285" w14:paraId="42BB4A75" w14:textId="77777777" w:rsidTr="00535285">
        <w:trPr>
          <w:tblCellSpacing w:w="15" w:type="dxa"/>
        </w:trPr>
        <w:tc>
          <w:tcPr>
            <w:tcW w:w="0" w:type="auto"/>
            <w:vAlign w:val="center"/>
            <w:hideMark/>
          </w:tcPr>
          <w:p w14:paraId="3DCB1AA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PED</w:t>
            </w:r>
          </w:p>
        </w:tc>
        <w:tc>
          <w:tcPr>
            <w:tcW w:w="0" w:type="auto"/>
            <w:vAlign w:val="center"/>
            <w:hideMark/>
          </w:tcPr>
          <w:p w14:paraId="33CB81B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2014/68/EU</w:t>
            </w:r>
          </w:p>
        </w:tc>
        <w:tc>
          <w:tcPr>
            <w:tcW w:w="0" w:type="auto"/>
            <w:vAlign w:val="center"/>
            <w:hideMark/>
          </w:tcPr>
          <w:p w14:paraId="213D2B8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EU Pressure Equipment Directive</w:t>
            </w:r>
          </w:p>
        </w:tc>
      </w:tr>
      <w:tr w:rsidR="00535285" w:rsidRPr="00535285" w14:paraId="50326807" w14:textId="77777777" w:rsidTr="00535285">
        <w:trPr>
          <w:tblCellSpacing w:w="15" w:type="dxa"/>
        </w:trPr>
        <w:tc>
          <w:tcPr>
            <w:tcW w:w="0" w:type="auto"/>
            <w:vAlign w:val="center"/>
            <w:hideMark/>
          </w:tcPr>
          <w:p w14:paraId="26244CB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ASME VIII‐1</w:t>
            </w:r>
          </w:p>
        </w:tc>
        <w:tc>
          <w:tcPr>
            <w:tcW w:w="0" w:type="auto"/>
            <w:vAlign w:val="center"/>
            <w:hideMark/>
          </w:tcPr>
          <w:p w14:paraId="59A0A72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Unfired pressure vessels</w:t>
            </w:r>
          </w:p>
        </w:tc>
        <w:tc>
          <w:tcPr>
            <w:tcW w:w="0" w:type="auto"/>
            <w:vAlign w:val="center"/>
            <w:hideMark/>
          </w:tcPr>
          <w:p w14:paraId="033981B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Design / certification</w:t>
            </w:r>
          </w:p>
        </w:tc>
      </w:tr>
      <w:tr w:rsidR="00535285" w:rsidRPr="00535285" w14:paraId="054D9473" w14:textId="77777777" w:rsidTr="00535285">
        <w:trPr>
          <w:tblCellSpacing w:w="15" w:type="dxa"/>
        </w:trPr>
        <w:tc>
          <w:tcPr>
            <w:tcW w:w="0" w:type="auto"/>
            <w:vAlign w:val="center"/>
            <w:hideMark/>
          </w:tcPr>
          <w:p w14:paraId="38CDBBD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EN 13445</w:t>
            </w:r>
          </w:p>
        </w:tc>
        <w:tc>
          <w:tcPr>
            <w:tcW w:w="0" w:type="auto"/>
            <w:vAlign w:val="center"/>
            <w:hideMark/>
          </w:tcPr>
          <w:p w14:paraId="47AD36F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Unfired pressure vessels</w:t>
            </w:r>
          </w:p>
        </w:tc>
        <w:tc>
          <w:tcPr>
            <w:tcW w:w="0" w:type="auto"/>
            <w:vAlign w:val="center"/>
            <w:hideMark/>
          </w:tcPr>
          <w:p w14:paraId="5B23BE6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EU compliance</w:t>
            </w:r>
          </w:p>
        </w:tc>
      </w:tr>
      <w:tr w:rsidR="00535285" w:rsidRPr="00535285" w14:paraId="3F87BF06" w14:textId="77777777" w:rsidTr="00535285">
        <w:trPr>
          <w:tblCellSpacing w:w="15" w:type="dxa"/>
        </w:trPr>
        <w:tc>
          <w:tcPr>
            <w:tcW w:w="0" w:type="auto"/>
            <w:vAlign w:val="center"/>
            <w:hideMark/>
          </w:tcPr>
          <w:p w14:paraId="0C44B76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API 520/521</w:t>
            </w:r>
          </w:p>
        </w:tc>
        <w:tc>
          <w:tcPr>
            <w:tcW w:w="0" w:type="auto"/>
            <w:vAlign w:val="center"/>
            <w:hideMark/>
          </w:tcPr>
          <w:p w14:paraId="433BAF2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Pressure relief sizing &amp; selection</w:t>
            </w:r>
          </w:p>
        </w:tc>
        <w:tc>
          <w:tcPr>
            <w:tcW w:w="0" w:type="auto"/>
            <w:vAlign w:val="center"/>
            <w:hideMark/>
          </w:tcPr>
          <w:p w14:paraId="63BC07E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PSVs / BD</w:t>
            </w:r>
          </w:p>
        </w:tc>
      </w:tr>
      <w:tr w:rsidR="00535285" w:rsidRPr="00535285" w14:paraId="38C21782" w14:textId="77777777" w:rsidTr="00535285">
        <w:trPr>
          <w:tblCellSpacing w:w="15" w:type="dxa"/>
        </w:trPr>
        <w:tc>
          <w:tcPr>
            <w:tcW w:w="0" w:type="auto"/>
            <w:vAlign w:val="center"/>
            <w:hideMark/>
          </w:tcPr>
          <w:p w14:paraId="55B8130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EN ISO 4126</w:t>
            </w:r>
          </w:p>
        </w:tc>
        <w:tc>
          <w:tcPr>
            <w:tcW w:w="0" w:type="auto"/>
            <w:vAlign w:val="center"/>
            <w:hideMark/>
          </w:tcPr>
          <w:p w14:paraId="11C0040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Safety valves &amp; RD devices</w:t>
            </w:r>
          </w:p>
        </w:tc>
        <w:tc>
          <w:tcPr>
            <w:tcW w:w="0" w:type="auto"/>
            <w:vAlign w:val="center"/>
            <w:hideMark/>
          </w:tcPr>
          <w:p w14:paraId="0E67A21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Proof</w:t>
            </w:r>
            <w:r w:rsidRPr="00535285">
              <w:rPr>
                <w:rFonts w:ascii="Consolas" w:eastAsia="Times New Roman" w:hAnsi="Consolas"/>
                <w:color w:val="000000" w:themeColor="text1"/>
                <w:sz w:val="18"/>
                <w:szCs w:val="18"/>
              </w:rPr>
              <w:noBreakHyphen/>
              <w:t>test ≤ 5 y</w:t>
            </w:r>
          </w:p>
        </w:tc>
      </w:tr>
      <w:tr w:rsidR="00535285" w:rsidRPr="00535285" w14:paraId="104EB733" w14:textId="77777777" w:rsidTr="00535285">
        <w:trPr>
          <w:tblCellSpacing w:w="15" w:type="dxa"/>
        </w:trPr>
        <w:tc>
          <w:tcPr>
            <w:tcW w:w="0" w:type="auto"/>
            <w:vAlign w:val="center"/>
            <w:hideMark/>
          </w:tcPr>
          <w:p w14:paraId="090CB73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21013</w:t>
            </w:r>
            <w:r w:rsidRPr="00535285">
              <w:rPr>
                <w:rFonts w:ascii="Consolas" w:eastAsia="Times New Roman" w:hAnsi="Consolas"/>
                <w:color w:val="000000" w:themeColor="text1"/>
                <w:sz w:val="18"/>
                <w:szCs w:val="18"/>
              </w:rPr>
              <w:noBreakHyphen/>
              <w:t>1/2</w:t>
            </w:r>
          </w:p>
        </w:tc>
        <w:tc>
          <w:tcPr>
            <w:tcW w:w="0" w:type="auto"/>
            <w:vAlign w:val="center"/>
            <w:hideMark/>
          </w:tcPr>
          <w:p w14:paraId="47DC619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Cryogenic safety devices</w:t>
            </w:r>
          </w:p>
        </w:tc>
        <w:tc>
          <w:tcPr>
            <w:tcW w:w="0" w:type="auto"/>
            <w:vAlign w:val="center"/>
            <w:hideMark/>
          </w:tcPr>
          <w:p w14:paraId="6C97A2D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LP &amp; HP vessels</w:t>
            </w:r>
          </w:p>
        </w:tc>
      </w:tr>
    </w:tbl>
    <w:p w14:paraId="36D6CFB5" w14:textId="2A14DCD2" w:rsidR="00535285" w:rsidRPr="00535285" w:rsidRDefault="00535285" w:rsidP="00535285">
      <w:pPr>
        <w:pStyle w:val="Heading3numbered"/>
      </w:pPr>
      <w:bookmarkStart w:id="4384" w:name="_Toc198518454"/>
      <w:r w:rsidRPr="00535285">
        <w:t>Functional Safety &amp; Control</w:t>
      </w:r>
      <w:bookmarkEnd w:id="43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6"/>
        <w:gridCol w:w="3425"/>
        <w:gridCol w:w="2253"/>
      </w:tblGrid>
      <w:tr w:rsidR="00535285" w:rsidRPr="00535285" w14:paraId="2996F548" w14:textId="77777777" w:rsidTr="00535285">
        <w:trPr>
          <w:tblCellSpacing w:w="15" w:type="dxa"/>
        </w:trPr>
        <w:tc>
          <w:tcPr>
            <w:tcW w:w="0" w:type="auto"/>
            <w:vAlign w:val="center"/>
            <w:hideMark/>
          </w:tcPr>
          <w:p w14:paraId="69EB24B9"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Ref</w:t>
            </w:r>
          </w:p>
        </w:tc>
        <w:tc>
          <w:tcPr>
            <w:tcW w:w="0" w:type="auto"/>
            <w:vAlign w:val="center"/>
            <w:hideMark/>
          </w:tcPr>
          <w:p w14:paraId="7CECC27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21ED59B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778FD0F2" w14:textId="77777777" w:rsidTr="00535285">
        <w:trPr>
          <w:tblCellSpacing w:w="15" w:type="dxa"/>
        </w:trPr>
        <w:tc>
          <w:tcPr>
            <w:tcW w:w="0" w:type="auto"/>
            <w:vAlign w:val="center"/>
            <w:hideMark/>
          </w:tcPr>
          <w:p w14:paraId="1F4C890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61508</w:t>
            </w:r>
          </w:p>
        </w:tc>
        <w:tc>
          <w:tcPr>
            <w:tcW w:w="0" w:type="auto"/>
            <w:vAlign w:val="center"/>
            <w:hideMark/>
          </w:tcPr>
          <w:p w14:paraId="56326C8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Functional safety (E/E/PE systems)</w:t>
            </w:r>
          </w:p>
        </w:tc>
        <w:tc>
          <w:tcPr>
            <w:tcW w:w="0" w:type="auto"/>
            <w:vAlign w:val="center"/>
            <w:hideMark/>
          </w:tcPr>
          <w:p w14:paraId="677B12D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SIL assignment</w:t>
            </w:r>
          </w:p>
        </w:tc>
      </w:tr>
      <w:tr w:rsidR="00535285" w:rsidRPr="00535285" w14:paraId="675A46C9" w14:textId="77777777" w:rsidTr="00535285">
        <w:trPr>
          <w:tblCellSpacing w:w="15" w:type="dxa"/>
        </w:trPr>
        <w:tc>
          <w:tcPr>
            <w:tcW w:w="0" w:type="auto"/>
            <w:vAlign w:val="center"/>
            <w:hideMark/>
          </w:tcPr>
          <w:p w14:paraId="634FCF3F"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lastRenderedPageBreak/>
              <w:t>IEC 61511</w:t>
            </w:r>
          </w:p>
        </w:tc>
        <w:tc>
          <w:tcPr>
            <w:tcW w:w="0" w:type="auto"/>
            <w:vAlign w:val="center"/>
            <w:hideMark/>
          </w:tcPr>
          <w:p w14:paraId="07CE7D2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SIS for process industry</w:t>
            </w:r>
          </w:p>
        </w:tc>
        <w:tc>
          <w:tcPr>
            <w:tcW w:w="0" w:type="auto"/>
            <w:vAlign w:val="center"/>
            <w:hideMark/>
          </w:tcPr>
          <w:p w14:paraId="17A31B4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SIS lifecycle</w:t>
            </w:r>
          </w:p>
        </w:tc>
      </w:tr>
      <w:tr w:rsidR="00535285" w:rsidRPr="00535285" w14:paraId="66206E2C" w14:textId="77777777" w:rsidTr="00535285">
        <w:trPr>
          <w:tblCellSpacing w:w="15" w:type="dxa"/>
        </w:trPr>
        <w:tc>
          <w:tcPr>
            <w:tcW w:w="0" w:type="auto"/>
            <w:vAlign w:val="center"/>
            <w:hideMark/>
          </w:tcPr>
          <w:p w14:paraId="0D5A7E9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60204</w:t>
            </w:r>
            <w:r w:rsidRPr="00535285">
              <w:rPr>
                <w:rFonts w:ascii="Consolas" w:eastAsia="Times New Roman" w:hAnsi="Consolas"/>
                <w:b/>
                <w:bCs/>
                <w:color w:val="000000" w:themeColor="text1"/>
                <w:sz w:val="18"/>
                <w:szCs w:val="18"/>
              </w:rPr>
              <w:noBreakHyphen/>
              <w:t>1 / 61439</w:t>
            </w:r>
          </w:p>
        </w:tc>
        <w:tc>
          <w:tcPr>
            <w:tcW w:w="0" w:type="auto"/>
            <w:vAlign w:val="center"/>
            <w:hideMark/>
          </w:tcPr>
          <w:p w14:paraId="63B80E9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Electrical equipment &amp; switchgear</w:t>
            </w:r>
          </w:p>
        </w:tc>
        <w:tc>
          <w:tcPr>
            <w:tcW w:w="0" w:type="auto"/>
            <w:vAlign w:val="center"/>
            <w:hideMark/>
          </w:tcPr>
          <w:p w14:paraId="2714DAF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Control cabinet</w:t>
            </w:r>
          </w:p>
        </w:tc>
      </w:tr>
      <w:tr w:rsidR="00535285" w:rsidRPr="00535285" w14:paraId="7481A213" w14:textId="77777777" w:rsidTr="00535285">
        <w:trPr>
          <w:tblCellSpacing w:w="15" w:type="dxa"/>
        </w:trPr>
        <w:tc>
          <w:tcPr>
            <w:tcW w:w="0" w:type="auto"/>
            <w:vAlign w:val="center"/>
            <w:hideMark/>
          </w:tcPr>
          <w:p w14:paraId="052F7C48"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60300</w:t>
            </w:r>
            <w:r w:rsidRPr="00535285">
              <w:rPr>
                <w:rFonts w:ascii="Consolas" w:eastAsia="Times New Roman" w:hAnsi="Consolas"/>
                <w:b/>
                <w:bCs/>
                <w:color w:val="000000" w:themeColor="text1"/>
                <w:sz w:val="18"/>
                <w:szCs w:val="18"/>
              </w:rPr>
              <w:noBreakHyphen/>
              <w:t>3</w:t>
            </w:r>
            <w:r w:rsidRPr="00535285">
              <w:rPr>
                <w:rFonts w:ascii="Consolas" w:eastAsia="Times New Roman" w:hAnsi="Consolas"/>
                <w:b/>
                <w:bCs/>
                <w:color w:val="000000" w:themeColor="text1"/>
                <w:sz w:val="18"/>
                <w:szCs w:val="18"/>
              </w:rPr>
              <w:noBreakHyphen/>
              <w:t>3</w:t>
            </w:r>
          </w:p>
        </w:tc>
        <w:tc>
          <w:tcPr>
            <w:tcW w:w="0" w:type="auto"/>
            <w:vAlign w:val="center"/>
            <w:hideMark/>
          </w:tcPr>
          <w:p w14:paraId="09BF980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RCM assessment</w:t>
            </w:r>
          </w:p>
        </w:tc>
        <w:tc>
          <w:tcPr>
            <w:tcW w:w="0" w:type="auto"/>
            <w:vAlign w:val="center"/>
            <w:hideMark/>
          </w:tcPr>
          <w:p w14:paraId="1637C4B2"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Links to DMAIC Control</w:t>
            </w:r>
          </w:p>
        </w:tc>
      </w:tr>
    </w:tbl>
    <w:p w14:paraId="2C33A2B2" w14:textId="1C48774A" w:rsidR="00535285" w:rsidRPr="00535285" w:rsidRDefault="00535285" w:rsidP="00535285">
      <w:pPr>
        <w:pStyle w:val="Heading3numbered"/>
      </w:pPr>
      <w:bookmarkStart w:id="4385" w:name="_Toc198518455"/>
      <w:r w:rsidRPr="00535285">
        <w:t>Asset &amp; Maintenance Management</w:t>
      </w:r>
      <w:bookmarkEnd w:id="43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3029"/>
        <w:gridCol w:w="2055"/>
      </w:tblGrid>
      <w:tr w:rsidR="00535285" w:rsidRPr="00535285" w14:paraId="50E126EE" w14:textId="77777777" w:rsidTr="00535285">
        <w:trPr>
          <w:tblCellSpacing w:w="15" w:type="dxa"/>
        </w:trPr>
        <w:tc>
          <w:tcPr>
            <w:tcW w:w="0" w:type="auto"/>
            <w:vAlign w:val="center"/>
            <w:hideMark/>
          </w:tcPr>
          <w:p w14:paraId="53F560C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Ref</w:t>
            </w:r>
          </w:p>
        </w:tc>
        <w:tc>
          <w:tcPr>
            <w:tcW w:w="0" w:type="auto"/>
            <w:vAlign w:val="center"/>
            <w:hideMark/>
          </w:tcPr>
          <w:p w14:paraId="078F860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281536B9"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0B979AAF" w14:textId="77777777" w:rsidTr="00535285">
        <w:trPr>
          <w:tblCellSpacing w:w="15" w:type="dxa"/>
        </w:trPr>
        <w:tc>
          <w:tcPr>
            <w:tcW w:w="0" w:type="auto"/>
            <w:vAlign w:val="center"/>
            <w:hideMark/>
          </w:tcPr>
          <w:p w14:paraId="689F5C7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55000</w:t>
            </w:r>
          </w:p>
        </w:tc>
        <w:tc>
          <w:tcPr>
            <w:tcW w:w="0" w:type="auto"/>
            <w:vAlign w:val="center"/>
            <w:hideMark/>
          </w:tcPr>
          <w:p w14:paraId="44AC140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Asset management lifecycle</w:t>
            </w:r>
          </w:p>
        </w:tc>
        <w:tc>
          <w:tcPr>
            <w:tcW w:w="0" w:type="auto"/>
            <w:vAlign w:val="center"/>
            <w:hideMark/>
          </w:tcPr>
          <w:p w14:paraId="188A457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40</w:t>
            </w:r>
            <w:r w:rsidRPr="00535285">
              <w:rPr>
                <w:rFonts w:ascii="Consolas" w:eastAsia="Times New Roman" w:hAnsi="Consolas"/>
                <w:color w:val="000000" w:themeColor="text1"/>
                <w:sz w:val="18"/>
                <w:szCs w:val="18"/>
              </w:rPr>
              <w:noBreakHyphen/>
              <w:t>y RCM plan</w:t>
            </w:r>
          </w:p>
        </w:tc>
      </w:tr>
      <w:tr w:rsidR="00535285" w:rsidRPr="00535285" w14:paraId="753B8E43" w14:textId="77777777" w:rsidTr="00535285">
        <w:trPr>
          <w:tblCellSpacing w:w="15" w:type="dxa"/>
        </w:trPr>
        <w:tc>
          <w:tcPr>
            <w:tcW w:w="0" w:type="auto"/>
            <w:vAlign w:val="center"/>
            <w:hideMark/>
          </w:tcPr>
          <w:p w14:paraId="5215E4B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14224</w:t>
            </w:r>
          </w:p>
        </w:tc>
        <w:tc>
          <w:tcPr>
            <w:tcW w:w="0" w:type="auto"/>
            <w:vAlign w:val="center"/>
            <w:hideMark/>
          </w:tcPr>
          <w:p w14:paraId="2CF53D9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Reliability &amp; maintenance data</w:t>
            </w:r>
          </w:p>
        </w:tc>
        <w:tc>
          <w:tcPr>
            <w:tcW w:w="0" w:type="auto"/>
            <w:vAlign w:val="center"/>
            <w:hideMark/>
          </w:tcPr>
          <w:p w14:paraId="5747B6C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MTBF reporting</w:t>
            </w:r>
          </w:p>
        </w:tc>
      </w:tr>
      <w:tr w:rsidR="00535285" w:rsidRPr="00535285" w14:paraId="27FE3C85" w14:textId="77777777" w:rsidTr="00535285">
        <w:trPr>
          <w:tblCellSpacing w:w="15" w:type="dxa"/>
        </w:trPr>
        <w:tc>
          <w:tcPr>
            <w:tcW w:w="0" w:type="auto"/>
            <w:vAlign w:val="center"/>
            <w:hideMark/>
          </w:tcPr>
          <w:p w14:paraId="08CD935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IEC 60300</w:t>
            </w:r>
            <w:r w:rsidRPr="00535285">
              <w:rPr>
                <w:rFonts w:ascii="Consolas" w:eastAsia="Times New Roman" w:hAnsi="Consolas"/>
                <w:color w:val="000000" w:themeColor="text1"/>
                <w:sz w:val="18"/>
                <w:szCs w:val="18"/>
              </w:rPr>
              <w:noBreakHyphen/>
              <w:t>3</w:t>
            </w:r>
            <w:r w:rsidRPr="00535285">
              <w:rPr>
                <w:rFonts w:ascii="Consolas" w:eastAsia="Times New Roman" w:hAnsi="Consolas"/>
                <w:color w:val="000000" w:themeColor="text1"/>
                <w:sz w:val="18"/>
                <w:szCs w:val="18"/>
              </w:rPr>
              <w:noBreakHyphen/>
              <w:t>12</w:t>
            </w:r>
          </w:p>
        </w:tc>
        <w:tc>
          <w:tcPr>
            <w:tcW w:w="0" w:type="auto"/>
            <w:vAlign w:val="center"/>
            <w:hideMark/>
          </w:tcPr>
          <w:p w14:paraId="519ADD0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Life</w:t>
            </w:r>
            <w:r w:rsidRPr="00535285">
              <w:rPr>
                <w:rFonts w:ascii="Consolas" w:eastAsia="Times New Roman" w:hAnsi="Consolas"/>
                <w:color w:val="000000" w:themeColor="text1"/>
                <w:sz w:val="18"/>
                <w:szCs w:val="18"/>
              </w:rPr>
              <w:noBreakHyphen/>
              <w:t>cycle costing</w:t>
            </w:r>
          </w:p>
        </w:tc>
        <w:tc>
          <w:tcPr>
            <w:tcW w:w="0" w:type="auto"/>
            <w:vAlign w:val="center"/>
            <w:hideMark/>
          </w:tcPr>
          <w:p w14:paraId="3D1D4C2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CAPEX/OPEX modelling</w:t>
            </w:r>
          </w:p>
        </w:tc>
      </w:tr>
    </w:tbl>
    <w:p w14:paraId="5F648C70" w14:textId="3E8BE207" w:rsidR="00535285" w:rsidRPr="00535285" w:rsidRDefault="00535285" w:rsidP="00535285">
      <w:pPr>
        <w:pStyle w:val="Heading3numbered"/>
      </w:pPr>
      <w:bookmarkStart w:id="4386" w:name="_Toc198518456"/>
      <w:r w:rsidRPr="00535285">
        <w:t>Cleanliness &amp; Purity</w:t>
      </w:r>
      <w:bookmarkEnd w:id="43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7"/>
        <w:gridCol w:w="3425"/>
        <w:gridCol w:w="2253"/>
      </w:tblGrid>
      <w:tr w:rsidR="00535285" w:rsidRPr="00535285" w14:paraId="2756B46D" w14:textId="77777777" w:rsidTr="00535285">
        <w:trPr>
          <w:tblCellSpacing w:w="15" w:type="dxa"/>
        </w:trPr>
        <w:tc>
          <w:tcPr>
            <w:tcW w:w="0" w:type="auto"/>
            <w:vAlign w:val="center"/>
            <w:hideMark/>
          </w:tcPr>
          <w:p w14:paraId="2F6C818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Ref</w:t>
            </w:r>
          </w:p>
        </w:tc>
        <w:tc>
          <w:tcPr>
            <w:tcW w:w="0" w:type="auto"/>
            <w:vAlign w:val="center"/>
            <w:hideMark/>
          </w:tcPr>
          <w:p w14:paraId="70B1CD8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70271B7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5FC2640D" w14:textId="77777777" w:rsidTr="00535285">
        <w:trPr>
          <w:tblCellSpacing w:w="15" w:type="dxa"/>
        </w:trPr>
        <w:tc>
          <w:tcPr>
            <w:tcW w:w="0" w:type="auto"/>
            <w:vAlign w:val="center"/>
            <w:hideMark/>
          </w:tcPr>
          <w:p w14:paraId="4454729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8573</w:t>
            </w:r>
            <w:r w:rsidRPr="00535285">
              <w:rPr>
                <w:rFonts w:ascii="Consolas" w:eastAsia="Times New Roman" w:hAnsi="Consolas"/>
                <w:color w:val="000000" w:themeColor="text1"/>
                <w:sz w:val="18"/>
                <w:szCs w:val="18"/>
              </w:rPr>
              <w:noBreakHyphen/>
              <w:t>1 Class 0</w:t>
            </w:r>
          </w:p>
        </w:tc>
        <w:tc>
          <w:tcPr>
            <w:tcW w:w="0" w:type="auto"/>
            <w:vAlign w:val="center"/>
            <w:hideMark/>
          </w:tcPr>
          <w:p w14:paraId="76BDFA0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Oil</w:t>
            </w:r>
            <w:r w:rsidRPr="00535285">
              <w:rPr>
                <w:rFonts w:ascii="Consolas" w:eastAsia="Times New Roman" w:hAnsi="Consolas"/>
                <w:color w:val="000000" w:themeColor="text1"/>
                <w:sz w:val="18"/>
                <w:szCs w:val="18"/>
              </w:rPr>
              <w:noBreakHyphen/>
              <w:t>free compressor classification</w:t>
            </w:r>
          </w:p>
        </w:tc>
        <w:tc>
          <w:tcPr>
            <w:tcW w:w="0" w:type="auto"/>
            <w:vAlign w:val="center"/>
            <w:hideMark/>
          </w:tcPr>
          <w:p w14:paraId="712CD3B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Compressors</w:t>
            </w:r>
          </w:p>
        </w:tc>
      </w:tr>
      <w:tr w:rsidR="00535285" w:rsidRPr="00535285" w14:paraId="537B20EB" w14:textId="77777777" w:rsidTr="00535285">
        <w:trPr>
          <w:tblCellSpacing w:w="15" w:type="dxa"/>
        </w:trPr>
        <w:tc>
          <w:tcPr>
            <w:tcW w:w="0" w:type="auto"/>
            <w:vAlign w:val="center"/>
            <w:hideMark/>
          </w:tcPr>
          <w:p w14:paraId="3F85217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ASTM D5464</w:t>
            </w:r>
          </w:p>
        </w:tc>
        <w:tc>
          <w:tcPr>
            <w:tcW w:w="0" w:type="auto"/>
            <w:vAlign w:val="center"/>
            <w:hideMark/>
          </w:tcPr>
          <w:p w14:paraId="7161846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Helium purity test</w:t>
            </w:r>
          </w:p>
        </w:tc>
        <w:tc>
          <w:tcPr>
            <w:tcW w:w="0" w:type="auto"/>
            <w:vAlign w:val="center"/>
            <w:hideMark/>
          </w:tcPr>
          <w:p w14:paraId="452264A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Getter skid validation</w:t>
            </w:r>
          </w:p>
        </w:tc>
      </w:tr>
    </w:tbl>
    <w:p w14:paraId="35AACC8F" w14:textId="1EA1E399" w:rsidR="00535285" w:rsidRPr="00535285" w:rsidRDefault="00535285" w:rsidP="00535285">
      <w:pPr>
        <w:pStyle w:val="Heading3numbered"/>
        <w:rPr>
          <w:color w:val="000000" w:themeColor="text1"/>
        </w:rPr>
      </w:pPr>
      <w:bookmarkStart w:id="4387" w:name="_Toc198518457"/>
      <w:r w:rsidRPr="00535285">
        <w:rPr>
          <w:color w:val="000000" w:themeColor="text1"/>
        </w:rPr>
        <w:t>Proof</w:t>
      </w:r>
      <w:r w:rsidRPr="00535285">
        <w:rPr>
          <w:color w:val="000000" w:themeColor="text1"/>
        </w:rPr>
        <w:noBreakHyphen/>
        <w:t>Test &amp; Control</w:t>
      </w:r>
      <w:r w:rsidRPr="00535285">
        <w:rPr>
          <w:color w:val="000000" w:themeColor="text1"/>
        </w:rPr>
        <w:noBreakHyphen/>
        <w:t>Phase Requirements</w:t>
      </w:r>
      <w:bookmarkEnd w:id="4387"/>
    </w:p>
    <w:p w14:paraId="74766715" w14:textId="77777777" w:rsidR="00535285" w:rsidRPr="00535285" w:rsidRDefault="00535285" w:rsidP="001C6DC5">
      <w:pPr>
        <w:numPr>
          <w:ilvl w:val="0"/>
          <w:numId w:val="65"/>
        </w:numPr>
        <w:rPr>
          <w:rFonts w:eastAsia="Times New Roman"/>
          <w:color w:val="000000" w:themeColor="text1"/>
          <w:sz w:val="22"/>
        </w:rPr>
      </w:pPr>
      <w:r w:rsidRPr="00535285">
        <w:rPr>
          <w:rFonts w:eastAsia="Times New Roman"/>
          <w:color w:val="000000" w:themeColor="text1"/>
          <w:sz w:val="22"/>
        </w:rPr>
        <w:t>Proof</w:t>
      </w:r>
      <w:r w:rsidRPr="00535285">
        <w:rPr>
          <w:rFonts w:eastAsia="Times New Roman"/>
          <w:color w:val="000000" w:themeColor="text1"/>
          <w:sz w:val="22"/>
        </w:rPr>
        <w:noBreakHyphen/>
        <w:t>test intervals: PSVs/BDs ≤ 5 years; SIL sensors ≤ 3 years; logic proof ≤ 4 years.</w:t>
      </w:r>
    </w:p>
    <w:p w14:paraId="7D5D885C" w14:textId="77777777" w:rsidR="00535285" w:rsidRPr="00535285" w:rsidRDefault="00535285" w:rsidP="001C6DC5">
      <w:pPr>
        <w:numPr>
          <w:ilvl w:val="0"/>
          <w:numId w:val="65"/>
        </w:numPr>
        <w:rPr>
          <w:rFonts w:eastAsia="Times New Roman"/>
          <w:color w:val="000000" w:themeColor="text1"/>
          <w:sz w:val="22"/>
        </w:rPr>
      </w:pPr>
      <w:r w:rsidRPr="00535285">
        <w:rPr>
          <w:rFonts w:eastAsia="Times New Roman"/>
          <w:color w:val="000000" w:themeColor="text1"/>
          <w:sz w:val="22"/>
        </w:rPr>
        <w:t>RCM linkage: Tests scheduled in RCM manual (OTC</w:t>
      </w:r>
      <w:r w:rsidRPr="00535285">
        <w:rPr>
          <w:rFonts w:eastAsia="Times New Roman"/>
          <w:color w:val="000000" w:themeColor="text1"/>
          <w:sz w:val="22"/>
        </w:rPr>
        <w:noBreakHyphen/>
        <w:t>012) per ISO 55000 / ISO 14224.</w:t>
      </w:r>
    </w:p>
    <w:p w14:paraId="07B28E63" w14:textId="2FACB27C" w:rsidR="00535285" w:rsidRDefault="00535285">
      <w:pPr>
        <w:sectPr w:rsidR="00535285" w:rsidSect="00CF5D52">
          <w:pgSz w:w="11906" w:h="16838" w:code="9"/>
          <w:pgMar w:top="1418" w:right="1134" w:bottom="990" w:left="1418" w:header="624" w:footer="147" w:gutter="0"/>
          <w:cols w:space="708"/>
          <w:formProt w:val="0"/>
          <w:docGrid w:linePitch="360"/>
        </w:sectPr>
      </w:pPr>
    </w:p>
    <w:p w14:paraId="59C04673" w14:textId="21456061" w:rsidR="00CF5D52" w:rsidRDefault="00CF5D52">
      <w:pPr>
        <w:pStyle w:val="Heading1numbered"/>
        <w:pageBreakBefore w:val="0"/>
        <w:ind w:left="431" w:hanging="431"/>
        <w:rPr>
          <w:rStyle w:val="ADClauseChar"/>
          <w:rFonts w:ascii="Segoe UI Semibold" w:hAnsi="Segoe UI Semibold"/>
          <w:sz w:val="32"/>
        </w:rPr>
      </w:pPr>
      <w:bookmarkStart w:id="4388" w:name="_Toc192762751"/>
      <w:bookmarkStart w:id="4389" w:name="_Toc192765325"/>
      <w:bookmarkStart w:id="4390" w:name="_Toc192765936"/>
      <w:bookmarkStart w:id="4391" w:name="_Toc192782488"/>
      <w:bookmarkStart w:id="4392" w:name="_Toc192783096"/>
      <w:bookmarkStart w:id="4393" w:name="_Toc192851015"/>
      <w:bookmarkStart w:id="4394" w:name="_Toc192929502"/>
      <w:bookmarkStart w:id="4395" w:name="_Toc192935190"/>
      <w:bookmarkStart w:id="4396" w:name="_Toc193016538"/>
      <w:bookmarkStart w:id="4397" w:name="_Toc192762752"/>
      <w:bookmarkStart w:id="4398" w:name="_Toc192765326"/>
      <w:bookmarkStart w:id="4399" w:name="_Toc192765937"/>
      <w:bookmarkStart w:id="4400" w:name="_Toc192782489"/>
      <w:bookmarkStart w:id="4401" w:name="_Toc192783097"/>
      <w:bookmarkStart w:id="4402" w:name="_Toc192851016"/>
      <w:bookmarkStart w:id="4403" w:name="_Toc192929503"/>
      <w:bookmarkStart w:id="4404" w:name="_Toc192935191"/>
      <w:bookmarkStart w:id="4405" w:name="_Toc193016539"/>
      <w:bookmarkStart w:id="4406" w:name="_Toc192762822"/>
      <w:bookmarkStart w:id="4407" w:name="_Toc192765396"/>
      <w:bookmarkStart w:id="4408" w:name="_Toc192766007"/>
      <w:bookmarkStart w:id="4409" w:name="_Toc192782559"/>
      <w:bookmarkStart w:id="4410" w:name="_Toc192783167"/>
      <w:bookmarkStart w:id="4411" w:name="_Toc192851086"/>
      <w:bookmarkStart w:id="4412" w:name="_Toc192929573"/>
      <w:bookmarkStart w:id="4413" w:name="_Toc192935261"/>
      <w:bookmarkStart w:id="4414" w:name="_Toc193016609"/>
      <w:bookmarkStart w:id="4415" w:name="_Toc192762823"/>
      <w:bookmarkStart w:id="4416" w:name="_Toc192765397"/>
      <w:bookmarkStart w:id="4417" w:name="_Toc192766008"/>
      <w:bookmarkStart w:id="4418" w:name="_Toc192782560"/>
      <w:bookmarkStart w:id="4419" w:name="_Toc192783168"/>
      <w:bookmarkStart w:id="4420" w:name="_Toc192851087"/>
      <w:bookmarkStart w:id="4421" w:name="_Toc192929574"/>
      <w:bookmarkStart w:id="4422" w:name="_Toc192935262"/>
      <w:bookmarkStart w:id="4423" w:name="_Toc193016610"/>
      <w:bookmarkStart w:id="4424" w:name="_Toc192762824"/>
      <w:bookmarkStart w:id="4425" w:name="_Toc192765398"/>
      <w:bookmarkStart w:id="4426" w:name="_Toc192766009"/>
      <w:bookmarkStart w:id="4427" w:name="_Toc192782561"/>
      <w:bookmarkStart w:id="4428" w:name="_Toc192783169"/>
      <w:bookmarkStart w:id="4429" w:name="_Toc192851088"/>
      <w:bookmarkStart w:id="4430" w:name="_Toc192929575"/>
      <w:bookmarkStart w:id="4431" w:name="_Toc192935263"/>
      <w:bookmarkStart w:id="4432" w:name="_Toc193016611"/>
      <w:bookmarkStart w:id="4433" w:name="_Toc198518458"/>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r w:rsidRPr="00725372">
        <w:rPr>
          <w:rStyle w:val="ADClauseChar"/>
          <w:rFonts w:ascii="Segoe UI Semibold" w:hAnsi="Segoe UI Semibold"/>
          <w:sz w:val="32"/>
        </w:rPr>
        <w:lastRenderedPageBreak/>
        <w:t>Schedule</w:t>
      </w:r>
      <w:bookmarkEnd w:id="4433"/>
    </w:p>
    <w:p w14:paraId="0343DB28" w14:textId="1209C481" w:rsidR="0059652D" w:rsidRPr="00EC42C3" w:rsidRDefault="0059652D" w:rsidP="001D7813">
      <w:r w:rsidRPr="00725372">
        <w:rPr>
          <w:rStyle w:val="ADClauseChar"/>
        </w:rPr>
        <w:t>Contractual performance shall proceed in phases</w:t>
      </w:r>
      <w:r>
        <w:rPr>
          <w:rStyle w:val="ADClauseChar"/>
        </w:rPr>
        <w:t xml:space="preserve"> (</w:t>
      </w:r>
      <w:r>
        <w:rPr>
          <w:rStyle w:val="ADClauseChar"/>
        </w:rPr>
        <w:fldChar w:fldCharType="begin"/>
      </w:r>
      <w:r>
        <w:rPr>
          <w:rStyle w:val="ADClauseChar"/>
        </w:rPr>
        <w:instrText xml:space="preserve"> REF _Ref192660712 \r \h </w:instrText>
      </w:r>
      <w:r>
        <w:rPr>
          <w:rStyle w:val="ADClauseChar"/>
        </w:rPr>
      </w:r>
      <w:r>
        <w:rPr>
          <w:rStyle w:val="ADClauseChar"/>
        </w:rPr>
        <w:fldChar w:fldCharType="separate"/>
      </w:r>
      <w:r w:rsidR="00711812">
        <w:rPr>
          <w:rStyle w:val="ADClauseChar"/>
        </w:rPr>
        <w:t>6.1</w:t>
      </w:r>
      <w:r>
        <w:rPr>
          <w:rStyle w:val="ADClauseChar"/>
        </w:rPr>
        <w:fldChar w:fldCharType="end"/>
      </w:r>
      <w:r>
        <w:rPr>
          <w:rStyle w:val="ADClauseChar"/>
        </w:rPr>
        <w:t>)</w:t>
      </w:r>
      <w:r w:rsidRPr="00725372">
        <w:rPr>
          <w:rStyle w:val="ADClauseChar"/>
        </w:rPr>
        <w:t xml:space="preserve">. These phases represent the </w:t>
      </w:r>
      <w:r>
        <w:rPr>
          <w:rStyle w:val="ADClauseChar"/>
        </w:rPr>
        <w:t>highest level</w:t>
      </w:r>
      <w:r w:rsidRPr="00725372">
        <w:rPr>
          <w:rStyle w:val="ADClauseChar"/>
        </w:rPr>
        <w:t xml:space="preserve"> </w:t>
      </w:r>
      <w:r>
        <w:rPr>
          <w:rStyle w:val="ADClauseChar"/>
        </w:rPr>
        <w:t>breakdown</w:t>
      </w:r>
      <w:r w:rsidRPr="00725372">
        <w:rPr>
          <w:rStyle w:val="ADClauseChar"/>
        </w:rPr>
        <w:t xml:space="preserve"> of work packages expected for the project.</w:t>
      </w:r>
      <w:r>
        <w:rPr>
          <w:rStyle w:val="ADClauseChar"/>
        </w:rPr>
        <w:t xml:space="preserve"> A phase will be considered as completed when all associated deliverables (</w:t>
      </w:r>
      <w:r>
        <w:rPr>
          <w:rStyle w:val="ADClauseChar"/>
        </w:rPr>
        <w:fldChar w:fldCharType="begin"/>
      </w:r>
      <w:r>
        <w:rPr>
          <w:rStyle w:val="ADClauseChar"/>
        </w:rPr>
        <w:instrText xml:space="preserve"> REF _Ref192660562 \h  \* MERGEFORMAT </w:instrText>
      </w:r>
      <w:r>
        <w:rPr>
          <w:rStyle w:val="ADClauseChar"/>
        </w:rPr>
      </w:r>
      <w:r>
        <w:rPr>
          <w:rStyle w:val="ADClauseChar"/>
        </w:rPr>
        <w:fldChar w:fldCharType="separate"/>
      </w:r>
      <w:r w:rsidR="00711812" w:rsidRPr="00725372">
        <w:rPr>
          <w:lang w:eastAsia="fr-FR"/>
        </w:rPr>
        <w:t xml:space="preserve">Table </w:t>
      </w:r>
      <w:r w:rsidR="00711812">
        <w:rPr>
          <w:noProof/>
          <w:lang w:eastAsia="fr-FR"/>
        </w:rPr>
        <w:t>14</w:t>
      </w:r>
      <w:r>
        <w:rPr>
          <w:rStyle w:val="ADClauseChar"/>
        </w:rPr>
        <w:fldChar w:fldCharType="end"/>
      </w:r>
      <w:r>
        <w:rPr>
          <w:rStyle w:val="ADClauseChar"/>
        </w:rPr>
        <w:t>) are approved by SCK CEN.</w:t>
      </w:r>
      <w:r w:rsidRPr="00725372">
        <w:rPr>
          <w:rStyle w:val="ADClauseChar"/>
        </w:rPr>
        <w:t xml:space="preserve"> In their offer, the Applicant shall develop the phases according to its own expertise and experience</w:t>
      </w:r>
      <w:r>
        <w:rPr>
          <w:rStyle w:val="ADClauseChar"/>
        </w:rPr>
        <w:t xml:space="preserve"> and propose a detailed work schedule. In doing so, the Applicant shall take into</w:t>
      </w:r>
      <w:r w:rsidRPr="00725372">
        <w:rPr>
          <w:rStyle w:val="ADClauseChar"/>
        </w:rPr>
        <w:t xml:space="preserve"> consideration the </w:t>
      </w:r>
      <w:r w:rsidR="000A5505">
        <w:rPr>
          <w:rStyle w:val="ADClauseChar"/>
        </w:rPr>
        <w:t xml:space="preserve">preliminary schedule in </w:t>
      </w:r>
      <w:r w:rsidR="000A5505">
        <w:rPr>
          <w:rStyle w:val="ADClauseChar"/>
          <w:bCs/>
          <w:smallCaps/>
        </w:rPr>
        <w:fldChar w:fldCharType="begin"/>
      </w:r>
      <w:r w:rsidR="000A5505">
        <w:rPr>
          <w:rStyle w:val="ADClauseChar"/>
          <w:bCs/>
          <w:smallCaps/>
        </w:rPr>
        <w:instrText xml:space="preserve"> REF _Ref192661306 \r \h </w:instrText>
      </w:r>
      <w:r w:rsidR="000A5505">
        <w:rPr>
          <w:rStyle w:val="ADClauseChar"/>
          <w:bCs/>
          <w:smallCaps/>
        </w:rPr>
      </w:r>
      <w:r w:rsidR="000A5505">
        <w:rPr>
          <w:rStyle w:val="ADClauseChar"/>
          <w:bCs/>
          <w:smallCaps/>
        </w:rPr>
        <w:fldChar w:fldCharType="separate"/>
      </w:r>
      <w:r w:rsidR="00711812">
        <w:rPr>
          <w:rStyle w:val="ADClauseChar"/>
          <w:bCs/>
          <w:smallCaps/>
        </w:rPr>
        <w:t>6.2</w:t>
      </w:r>
      <w:r w:rsidR="000A5505">
        <w:rPr>
          <w:rStyle w:val="ADClauseChar"/>
          <w:bCs/>
          <w:smallCaps/>
        </w:rPr>
        <w:fldChar w:fldCharType="end"/>
      </w:r>
      <w:r w:rsidR="000473AF">
        <w:t xml:space="preserve"> by</w:t>
      </w:r>
      <w:r w:rsidR="000A5505" w:rsidRPr="003E5C09">
        <w:t xml:space="preserve"> </w:t>
      </w:r>
      <w:r w:rsidR="000473AF">
        <w:t>including</w:t>
      </w:r>
      <w:r w:rsidR="000A5505">
        <w:t xml:space="preserve"> the milestone</w:t>
      </w:r>
      <w:r w:rsidR="00CD524B">
        <w:t xml:space="preserve">s and </w:t>
      </w:r>
      <w:r w:rsidR="000473AF">
        <w:t xml:space="preserve">respecting the </w:t>
      </w:r>
      <w:r w:rsidR="00CD524B">
        <w:t>milestone</w:t>
      </w:r>
      <w:r w:rsidR="000A5505">
        <w:t xml:space="preserve"> dates </w:t>
      </w:r>
      <w:r w:rsidR="00CD524B">
        <w:t xml:space="preserve">provided </w:t>
      </w:r>
      <w:r w:rsidR="000A5505" w:rsidRPr="00CD524B">
        <w:t>in</w:t>
      </w:r>
      <w:r w:rsidR="000A5505" w:rsidRPr="003E5C09">
        <w:t xml:space="preserve"> </w:t>
      </w:r>
      <w:r w:rsidR="00CD524B" w:rsidRPr="003E5C09">
        <w:fldChar w:fldCharType="begin"/>
      </w:r>
      <w:r w:rsidR="00CD524B" w:rsidRPr="003E5C09">
        <w:instrText xml:space="preserve"> REF _Ref192752742 \h </w:instrText>
      </w:r>
      <w:r w:rsidR="00CD524B">
        <w:instrText xml:space="preserve"> \* MERGEFORMAT </w:instrText>
      </w:r>
      <w:r w:rsidR="00CD524B" w:rsidRPr="003E5C09">
        <w:fldChar w:fldCharType="separate"/>
      </w:r>
      <w:r w:rsidR="00711812" w:rsidRPr="00711812">
        <w:t>Table 15</w:t>
      </w:r>
      <w:r w:rsidR="00CD524B" w:rsidRPr="003E5C09">
        <w:fldChar w:fldCharType="end"/>
      </w:r>
      <w:r w:rsidR="00CD524B">
        <w:t>.</w:t>
      </w:r>
      <w:r w:rsidR="000A5505" w:rsidRPr="003E5C09">
        <w:t xml:space="preserve"> </w:t>
      </w:r>
      <w:r w:rsidR="000A5505">
        <w:t>The Applicant may add (to a reasonable extent) additional milestones as they think appropriate.</w:t>
      </w:r>
    </w:p>
    <w:p w14:paraId="7CC454A9" w14:textId="0997C22A" w:rsidR="001524E5" w:rsidRPr="000A5505" w:rsidRDefault="00C21268" w:rsidP="00EC42C3">
      <w:pPr>
        <w:pStyle w:val="Heading2numbered"/>
        <w:rPr>
          <w:rStyle w:val="ADClauseChar"/>
          <w:smallCaps/>
        </w:rPr>
      </w:pPr>
      <w:bookmarkStart w:id="4434" w:name="_Toc191379864"/>
      <w:bookmarkStart w:id="4435" w:name="_Toc191479743"/>
      <w:bookmarkStart w:id="4436" w:name="_Toc191550707"/>
      <w:bookmarkStart w:id="4437" w:name="_Toc191554032"/>
      <w:bookmarkStart w:id="4438" w:name="_Toc191554485"/>
      <w:bookmarkStart w:id="4439" w:name="_Toc191556959"/>
      <w:bookmarkStart w:id="4440" w:name="_Toc192069541"/>
      <w:bookmarkStart w:id="4441" w:name="_Toc192069861"/>
      <w:bookmarkStart w:id="4442" w:name="_Toc192070051"/>
      <w:bookmarkStart w:id="4443" w:name="_Toc192152452"/>
      <w:bookmarkStart w:id="4444" w:name="_Toc192183315"/>
      <w:bookmarkStart w:id="4445" w:name="_Toc192183567"/>
      <w:bookmarkStart w:id="4446" w:name="_Toc192335709"/>
      <w:bookmarkStart w:id="4447" w:name="_Toc192406224"/>
      <w:bookmarkStart w:id="4448" w:name="_Toc192408629"/>
      <w:bookmarkStart w:id="4449" w:name="_Toc192409074"/>
      <w:bookmarkStart w:id="4450" w:name="_Toc192496535"/>
      <w:bookmarkStart w:id="4451" w:name="_Toc192502740"/>
      <w:bookmarkStart w:id="4452" w:name="_Toc192509629"/>
      <w:bookmarkStart w:id="4453" w:name="_Toc192510344"/>
      <w:bookmarkStart w:id="4454" w:name="_Toc192516234"/>
      <w:bookmarkStart w:id="4455" w:name="_Toc192579337"/>
      <w:bookmarkStart w:id="4456" w:name="_Toc192581279"/>
      <w:bookmarkStart w:id="4457" w:name="_Toc192581720"/>
      <w:bookmarkStart w:id="4458" w:name="_Toc192762826"/>
      <w:bookmarkStart w:id="4459" w:name="_Toc192765400"/>
      <w:bookmarkStart w:id="4460" w:name="_Toc191379865"/>
      <w:bookmarkStart w:id="4461" w:name="_Toc191479744"/>
      <w:bookmarkStart w:id="4462" w:name="_Toc191550708"/>
      <w:bookmarkStart w:id="4463" w:name="_Toc191554033"/>
      <w:bookmarkStart w:id="4464" w:name="_Toc191554486"/>
      <w:bookmarkStart w:id="4465" w:name="_Toc191556960"/>
      <w:bookmarkStart w:id="4466" w:name="_Toc192069542"/>
      <w:bookmarkStart w:id="4467" w:name="_Toc192069862"/>
      <w:bookmarkStart w:id="4468" w:name="_Toc192070052"/>
      <w:bookmarkStart w:id="4469" w:name="_Toc192152453"/>
      <w:bookmarkStart w:id="4470" w:name="_Toc192183316"/>
      <w:bookmarkStart w:id="4471" w:name="_Toc192183568"/>
      <w:bookmarkStart w:id="4472" w:name="_Toc192335710"/>
      <w:bookmarkStart w:id="4473" w:name="_Toc192406225"/>
      <w:bookmarkStart w:id="4474" w:name="_Toc192408630"/>
      <w:bookmarkStart w:id="4475" w:name="_Toc192409075"/>
      <w:bookmarkStart w:id="4476" w:name="_Toc192496536"/>
      <w:bookmarkStart w:id="4477" w:name="_Toc192502741"/>
      <w:bookmarkStart w:id="4478" w:name="_Toc192509630"/>
      <w:bookmarkStart w:id="4479" w:name="_Toc192510345"/>
      <w:bookmarkStart w:id="4480" w:name="_Toc192516235"/>
      <w:bookmarkStart w:id="4481" w:name="_Toc192579338"/>
      <w:bookmarkStart w:id="4482" w:name="_Toc192581280"/>
      <w:bookmarkStart w:id="4483" w:name="_Toc192581721"/>
      <w:bookmarkStart w:id="4484" w:name="_Toc192762827"/>
      <w:bookmarkStart w:id="4485" w:name="_Toc192765401"/>
      <w:bookmarkStart w:id="4486" w:name="_Toc191379866"/>
      <w:bookmarkStart w:id="4487" w:name="_Toc191479745"/>
      <w:bookmarkStart w:id="4488" w:name="_Toc191550709"/>
      <w:bookmarkStart w:id="4489" w:name="_Toc191554034"/>
      <w:bookmarkStart w:id="4490" w:name="_Toc191554487"/>
      <w:bookmarkStart w:id="4491" w:name="_Toc191556961"/>
      <w:bookmarkStart w:id="4492" w:name="_Toc192069543"/>
      <w:bookmarkStart w:id="4493" w:name="_Toc192069863"/>
      <w:bookmarkStart w:id="4494" w:name="_Toc192070053"/>
      <w:bookmarkStart w:id="4495" w:name="_Toc192152454"/>
      <w:bookmarkStart w:id="4496" w:name="_Toc192183317"/>
      <w:bookmarkStart w:id="4497" w:name="_Toc192183569"/>
      <w:bookmarkStart w:id="4498" w:name="_Toc192335711"/>
      <w:bookmarkStart w:id="4499" w:name="_Toc192406226"/>
      <w:bookmarkStart w:id="4500" w:name="_Toc192408631"/>
      <w:bookmarkStart w:id="4501" w:name="_Toc192409076"/>
      <w:bookmarkStart w:id="4502" w:name="_Toc192496537"/>
      <w:bookmarkStart w:id="4503" w:name="_Toc192502742"/>
      <w:bookmarkStart w:id="4504" w:name="_Toc192509631"/>
      <w:bookmarkStart w:id="4505" w:name="_Toc192510346"/>
      <w:bookmarkStart w:id="4506" w:name="_Toc192516236"/>
      <w:bookmarkStart w:id="4507" w:name="_Toc192579339"/>
      <w:bookmarkStart w:id="4508" w:name="_Toc192581281"/>
      <w:bookmarkStart w:id="4509" w:name="_Toc192581722"/>
      <w:bookmarkStart w:id="4510" w:name="_Toc192762828"/>
      <w:bookmarkStart w:id="4511" w:name="_Toc192765402"/>
      <w:bookmarkStart w:id="4512" w:name="_Toc191379867"/>
      <w:bookmarkStart w:id="4513" w:name="_Toc191479746"/>
      <w:bookmarkStart w:id="4514" w:name="_Toc191550710"/>
      <w:bookmarkStart w:id="4515" w:name="_Toc191554035"/>
      <w:bookmarkStart w:id="4516" w:name="_Toc191554488"/>
      <w:bookmarkStart w:id="4517" w:name="_Toc191556962"/>
      <w:bookmarkStart w:id="4518" w:name="_Toc192069544"/>
      <w:bookmarkStart w:id="4519" w:name="_Toc192069864"/>
      <w:bookmarkStart w:id="4520" w:name="_Toc192070054"/>
      <w:bookmarkStart w:id="4521" w:name="_Toc192152455"/>
      <w:bookmarkStart w:id="4522" w:name="_Toc192183318"/>
      <w:bookmarkStart w:id="4523" w:name="_Toc192183570"/>
      <w:bookmarkStart w:id="4524" w:name="_Toc192335712"/>
      <w:bookmarkStart w:id="4525" w:name="_Toc192406227"/>
      <w:bookmarkStart w:id="4526" w:name="_Toc192408632"/>
      <w:bookmarkStart w:id="4527" w:name="_Toc192409077"/>
      <w:bookmarkStart w:id="4528" w:name="_Toc192496538"/>
      <w:bookmarkStart w:id="4529" w:name="_Toc192502743"/>
      <w:bookmarkStart w:id="4530" w:name="_Toc192509632"/>
      <w:bookmarkStart w:id="4531" w:name="_Toc192510347"/>
      <w:bookmarkStart w:id="4532" w:name="_Toc192516237"/>
      <w:bookmarkStart w:id="4533" w:name="_Toc192579340"/>
      <w:bookmarkStart w:id="4534" w:name="_Toc192581282"/>
      <w:bookmarkStart w:id="4535" w:name="_Toc192581723"/>
      <w:bookmarkStart w:id="4536" w:name="_Toc192762829"/>
      <w:bookmarkStart w:id="4537" w:name="_Toc192765403"/>
      <w:bookmarkStart w:id="4538" w:name="_Toc191379868"/>
      <w:bookmarkStart w:id="4539" w:name="_Toc191479747"/>
      <w:bookmarkStart w:id="4540" w:name="_Toc191550711"/>
      <w:bookmarkStart w:id="4541" w:name="_Toc191554036"/>
      <w:bookmarkStart w:id="4542" w:name="_Toc191554489"/>
      <w:bookmarkStart w:id="4543" w:name="_Toc191556963"/>
      <w:bookmarkStart w:id="4544" w:name="_Toc192069545"/>
      <w:bookmarkStart w:id="4545" w:name="_Toc192069865"/>
      <w:bookmarkStart w:id="4546" w:name="_Toc192070055"/>
      <w:bookmarkStart w:id="4547" w:name="_Toc192152456"/>
      <w:bookmarkStart w:id="4548" w:name="_Toc192183319"/>
      <w:bookmarkStart w:id="4549" w:name="_Toc192183571"/>
      <w:bookmarkStart w:id="4550" w:name="_Toc192335713"/>
      <w:bookmarkStart w:id="4551" w:name="_Toc192406228"/>
      <w:bookmarkStart w:id="4552" w:name="_Toc192408633"/>
      <w:bookmarkStart w:id="4553" w:name="_Toc192409078"/>
      <w:bookmarkStart w:id="4554" w:name="_Toc192496539"/>
      <w:bookmarkStart w:id="4555" w:name="_Toc192502744"/>
      <w:bookmarkStart w:id="4556" w:name="_Toc192509633"/>
      <w:bookmarkStart w:id="4557" w:name="_Toc192510348"/>
      <w:bookmarkStart w:id="4558" w:name="_Toc192516238"/>
      <w:bookmarkStart w:id="4559" w:name="_Toc192579341"/>
      <w:bookmarkStart w:id="4560" w:name="_Toc192581283"/>
      <w:bookmarkStart w:id="4561" w:name="_Toc192581724"/>
      <w:bookmarkStart w:id="4562" w:name="_Toc192762830"/>
      <w:bookmarkStart w:id="4563" w:name="_Toc192765404"/>
      <w:bookmarkStart w:id="4564" w:name="_Toc191379869"/>
      <w:bookmarkStart w:id="4565" w:name="_Toc191479748"/>
      <w:bookmarkStart w:id="4566" w:name="_Toc191550712"/>
      <w:bookmarkStart w:id="4567" w:name="_Toc191554037"/>
      <w:bookmarkStart w:id="4568" w:name="_Toc191554490"/>
      <w:bookmarkStart w:id="4569" w:name="_Toc191556964"/>
      <w:bookmarkStart w:id="4570" w:name="_Toc192069546"/>
      <w:bookmarkStart w:id="4571" w:name="_Toc192069866"/>
      <w:bookmarkStart w:id="4572" w:name="_Toc192070056"/>
      <w:bookmarkStart w:id="4573" w:name="_Toc192152457"/>
      <w:bookmarkStart w:id="4574" w:name="_Toc192183320"/>
      <w:bookmarkStart w:id="4575" w:name="_Toc192183572"/>
      <w:bookmarkStart w:id="4576" w:name="_Toc192335714"/>
      <w:bookmarkStart w:id="4577" w:name="_Toc192406229"/>
      <w:bookmarkStart w:id="4578" w:name="_Toc192408634"/>
      <w:bookmarkStart w:id="4579" w:name="_Toc192409079"/>
      <w:bookmarkStart w:id="4580" w:name="_Toc192496540"/>
      <w:bookmarkStart w:id="4581" w:name="_Toc192502745"/>
      <w:bookmarkStart w:id="4582" w:name="_Toc192509634"/>
      <w:bookmarkStart w:id="4583" w:name="_Toc192510349"/>
      <w:bookmarkStart w:id="4584" w:name="_Toc192516239"/>
      <w:bookmarkStart w:id="4585" w:name="_Toc192579342"/>
      <w:bookmarkStart w:id="4586" w:name="_Toc192581284"/>
      <w:bookmarkStart w:id="4587" w:name="_Toc192581725"/>
      <w:bookmarkStart w:id="4588" w:name="_Toc192762831"/>
      <w:bookmarkStart w:id="4589" w:name="_Toc192765405"/>
      <w:bookmarkStart w:id="4590" w:name="_Ref192660712"/>
      <w:bookmarkStart w:id="4591" w:name="_Ref190766485"/>
      <w:bookmarkStart w:id="4592" w:name="_Toc198518459"/>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r w:rsidRPr="00725372">
        <w:t>Contractual Phases</w:t>
      </w:r>
      <w:bookmarkEnd w:id="4590"/>
      <w:bookmarkEnd w:id="4592"/>
    </w:p>
    <w:p w14:paraId="1EAF4465" w14:textId="08C9A8AD" w:rsidR="00C21268" w:rsidRPr="003E5C09" w:rsidRDefault="00C21268" w:rsidP="001D7813">
      <w:pPr>
        <w:rPr>
          <w:u w:val="single"/>
        </w:rPr>
      </w:pPr>
      <w:bookmarkStart w:id="4593" w:name="_Ref192251498"/>
      <w:r w:rsidRPr="003E5C09">
        <w:rPr>
          <w:u w:val="single"/>
        </w:rPr>
        <w:t xml:space="preserve">Phase </w:t>
      </w:r>
      <w:r w:rsidRPr="003E5C09">
        <w:rPr>
          <w:u w:val="single"/>
        </w:rPr>
        <w:fldChar w:fldCharType="begin"/>
      </w:r>
      <w:r w:rsidRPr="003E5C09">
        <w:rPr>
          <w:u w:val="single"/>
        </w:rPr>
        <w:instrText xml:space="preserve"> SEQ Phase \* ROMAN </w:instrText>
      </w:r>
      <w:r w:rsidRPr="003E5C09">
        <w:rPr>
          <w:u w:val="single"/>
        </w:rPr>
        <w:fldChar w:fldCharType="separate"/>
      </w:r>
      <w:r w:rsidR="00711812">
        <w:rPr>
          <w:noProof/>
          <w:u w:val="single"/>
        </w:rPr>
        <w:t>I</w:t>
      </w:r>
      <w:r w:rsidRPr="003E5C09">
        <w:rPr>
          <w:u w:val="single"/>
        </w:rPr>
        <w:fldChar w:fldCharType="end"/>
      </w:r>
      <w:r w:rsidRPr="003E5C09">
        <w:rPr>
          <w:u w:val="single"/>
        </w:rPr>
        <w:t xml:space="preserve"> </w:t>
      </w:r>
      <w:r w:rsidR="000A5505">
        <w:rPr>
          <w:u w:val="single"/>
        </w:rPr>
        <w:t xml:space="preserve">- </w:t>
      </w:r>
      <w:r w:rsidRPr="003E5C09">
        <w:rPr>
          <w:u w:val="single"/>
        </w:rPr>
        <w:t>Design and Development</w:t>
      </w:r>
      <w:bookmarkEnd w:id="4593"/>
    </w:p>
    <w:p w14:paraId="44DF9E19" w14:textId="77777777" w:rsidR="00C21268" w:rsidRPr="00725372" w:rsidRDefault="00C21268" w:rsidP="00C21268">
      <w:r w:rsidRPr="00725372">
        <w:t xml:space="preserve">Activities expected to be performed in this phase shall, at least, include: </w:t>
      </w:r>
    </w:p>
    <w:p w14:paraId="5FCF9283" w14:textId="6DB54FF5" w:rsidR="00B24FF8" w:rsidRPr="00B21E86" w:rsidRDefault="000473AF" w:rsidP="001C6DC5">
      <w:pPr>
        <w:pStyle w:val="ListParagraph"/>
        <w:numPr>
          <w:ilvl w:val="0"/>
          <w:numId w:val="22"/>
        </w:numPr>
        <w:rPr>
          <w:szCs w:val="20"/>
        </w:rPr>
      </w:pPr>
      <w:r>
        <w:rPr>
          <w:szCs w:val="20"/>
        </w:rPr>
        <w:t>Establishing the project management baseline (</w:t>
      </w:r>
      <w:r w:rsidR="00B24FF8" w:rsidRPr="003E5C09">
        <w:rPr>
          <w:szCs w:val="20"/>
        </w:rPr>
        <w:t xml:space="preserve">Management Dashboard </w:t>
      </w:r>
      <w:r>
        <w:rPr>
          <w:szCs w:val="20"/>
        </w:rPr>
        <w:t>&amp;</w:t>
      </w:r>
      <w:r w:rsidR="00B24FF8" w:rsidRPr="003E5C09">
        <w:rPr>
          <w:szCs w:val="20"/>
        </w:rPr>
        <w:t xml:space="preserve"> </w:t>
      </w:r>
      <w:r w:rsidR="00B21E86">
        <w:rPr>
          <w:szCs w:val="20"/>
        </w:rPr>
        <w:t>underlying</w:t>
      </w:r>
      <w:r w:rsidR="00B24FF8" w:rsidRPr="003E5C09">
        <w:rPr>
          <w:szCs w:val="20"/>
        </w:rPr>
        <w:t xml:space="preserve"> </w:t>
      </w:r>
      <w:r w:rsidR="0092118A">
        <w:rPr>
          <w:szCs w:val="20"/>
        </w:rPr>
        <w:t>processes,</w:t>
      </w:r>
      <w:r w:rsidR="00B21E86">
        <w:rPr>
          <w:szCs w:val="20"/>
        </w:rPr>
        <w:t xml:space="preserve"> Quality Assurance Program </w:t>
      </w:r>
      <w:r w:rsidR="0092118A">
        <w:rPr>
          <w:szCs w:val="20"/>
        </w:rPr>
        <w:t>and Risk Management Plan</w:t>
      </w:r>
      <w:r>
        <w:rPr>
          <w:szCs w:val="20"/>
        </w:rPr>
        <w:t>)</w:t>
      </w:r>
      <w:r w:rsidR="0092118A">
        <w:rPr>
          <w:szCs w:val="20"/>
        </w:rPr>
        <w:t xml:space="preserve"> </w:t>
      </w:r>
      <w:r w:rsidR="00B21E86">
        <w:rPr>
          <w:szCs w:val="20"/>
        </w:rPr>
        <w:t>for review and approval by SCK CEN.</w:t>
      </w:r>
    </w:p>
    <w:p w14:paraId="3B6AE429" w14:textId="7FB5BE79" w:rsidR="000A5505" w:rsidRPr="00725372" w:rsidRDefault="000A5505" w:rsidP="001C6DC5">
      <w:pPr>
        <w:pStyle w:val="ListParagraph"/>
        <w:numPr>
          <w:ilvl w:val="0"/>
          <w:numId w:val="22"/>
        </w:numPr>
      </w:pPr>
      <w:r>
        <w:t>Develop</w:t>
      </w:r>
      <w:r w:rsidR="000473AF">
        <w:t>ing</w:t>
      </w:r>
      <w:r>
        <w:t xml:space="preserve"> the conceptual design, verify</w:t>
      </w:r>
      <w:r w:rsidR="000473AF">
        <w:t>ing</w:t>
      </w:r>
      <w:r w:rsidR="00BF4DE0">
        <w:t>/</w:t>
      </w:r>
      <w:r>
        <w:t xml:space="preserve"> validat</w:t>
      </w:r>
      <w:r w:rsidR="000473AF">
        <w:t>ing</w:t>
      </w:r>
      <w:r>
        <w:t xml:space="preserve"> conformance with technical specifications, defin</w:t>
      </w:r>
      <w:r w:rsidR="000473AF">
        <w:t>ing</w:t>
      </w:r>
      <w:r>
        <w:t xml:space="preserve"> specific requirements for buildings and utilities and </w:t>
      </w:r>
      <w:r w:rsidR="000473AF">
        <w:t xml:space="preserve">preparing/ </w:t>
      </w:r>
      <w:r>
        <w:t>submit</w:t>
      </w:r>
      <w:r w:rsidR="000473AF">
        <w:t>ting</w:t>
      </w:r>
      <w:r>
        <w:t xml:space="preserve"> </w:t>
      </w:r>
      <w:r w:rsidRPr="00725372">
        <w:t>the Conceptual Design File (</w:t>
      </w:r>
      <w:ins w:id="4594" w:author="do Rego Lima Pedro" w:date="2025-04-01T11:48:00Z">
        <w:r w:rsidR="0081103D">
          <w:rPr>
            <w:rStyle w:val="AAReferencedChar"/>
          </w:rPr>
          <w:fldChar w:fldCharType="begin"/>
        </w:r>
        <w:r w:rsidR="0081103D">
          <w:instrText xml:space="preserve"> REF _Ref194400516 \h </w:instrText>
        </w:r>
      </w:ins>
      <w:r w:rsidR="0081103D">
        <w:rPr>
          <w:rStyle w:val="AAReferencedChar"/>
        </w:rPr>
      </w:r>
      <w:r w:rsidR="0081103D">
        <w:rPr>
          <w:rStyle w:val="AAReferencedChar"/>
        </w:rPr>
        <w:fldChar w:fldCharType="separate"/>
      </w:r>
      <w:r w:rsidR="00711812">
        <w:rPr>
          <w:rStyle w:val="AAReferencedChar"/>
          <w:b/>
          <w:bCs/>
          <w:lang w:val="en-US"/>
        </w:rPr>
        <w:t>Error! Reference source not found.</w:t>
      </w:r>
      <w:ins w:id="4595" w:author="do Rego Lima Pedro" w:date="2025-04-01T11:48:00Z">
        <w:r w:rsidR="0081103D">
          <w:rPr>
            <w:rStyle w:val="AAReferencedChar"/>
          </w:rPr>
          <w:fldChar w:fldCharType="end"/>
        </w:r>
      </w:ins>
      <w:del w:id="4596" w:author="do Rego Lima Pedro" w:date="2025-04-01T11:48:00Z">
        <w:r w:rsidRPr="00725372" w:rsidDel="0081103D">
          <w:rPr>
            <w:rStyle w:val="AAReferencedChar"/>
          </w:rPr>
          <w:fldChar w:fldCharType="begin"/>
        </w:r>
        <w:r w:rsidRPr="00725372" w:rsidDel="0081103D">
          <w:rPr>
            <w:rStyle w:val="AAReferencedChar"/>
          </w:rPr>
          <w:delInstrText xml:space="preserve"> REF _Ref191382257 \h  \* MERGEFORMAT </w:delInstrText>
        </w:r>
        <w:r w:rsidRPr="00725372" w:rsidDel="0081103D">
          <w:rPr>
            <w:rStyle w:val="AAReferencedChar"/>
          </w:rPr>
        </w:r>
        <w:r w:rsidRPr="00725372" w:rsidDel="0081103D">
          <w:rPr>
            <w:rStyle w:val="AAReferencedChar"/>
          </w:rPr>
          <w:fldChar w:fldCharType="separate"/>
        </w:r>
        <w:r w:rsidR="001B2DD3" w:rsidRPr="001B2DD3" w:rsidDel="0081103D">
          <w:rPr>
            <w:rStyle w:val="AAReferencedChar"/>
          </w:rPr>
          <w:delText>DD# 2</w:delText>
        </w:r>
        <w:r w:rsidRPr="00725372" w:rsidDel="0081103D">
          <w:rPr>
            <w:rStyle w:val="AAReferencedChar"/>
          </w:rPr>
          <w:fldChar w:fldCharType="end"/>
        </w:r>
      </w:del>
      <w:r w:rsidRPr="00725372">
        <w:t>)</w:t>
      </w:r>
      <w:r>
        <w:t xml:space="preserve"> for review and approval by SCK CEN. </w:t>
      </w:r>
    </w:p>
    <w:p w14:paraId="5847B7AB" w14:textId="0CFBAA5E" w:rsidR="00C21268" w:rsidRPr="00725372" w:rsidRDefault="000A5505" w:rsidP="001C6DC5">
      <w:pPr>
        <w:pStyle w:val="ListParagraph"/>
        <w:numPr>
          <w:ilvl w:val="0"/>
          <w:numId w:val="22"/>
        </w:numPr>
        <w:rPr>
          <w:rFonts w:ascii="Segoe UI Semibold" w:hAnsi="Segoe UI Semibold" w:cs="Segoe UI Semibold"/>
        </w:rPr>
      </w:pPr>
      <w:r>
        <w:t>Develop</w:t>
      </w:r>
      <w:r w:rsidR="000473AF">
        <w:t>ing</w:t>
      </w:r>
      <w:r>
        <w:t xml:space="preserve"> the detailed design, verify</w:t>
      </w:r>
      <w:r w:rsidR="000473AF">
        <w:t>ing</w:t>
      </w:r>
      <w:r w:rsidR="00BF4DE0">
        <w:t>/</w:t>
      </w:r>
      <w:r>
        <w:t xml:space="preserve"> validat</w:t>
      </w:r>
      <w:r w:rsidR="000473AF">
        <w:t>ing</w:t>
      </w:r>
      <w:r>
        <w:t xml:space="preserve"> conformance with technical specifications, defin</w:t>
      </w:r>
      <w:r w:rsidR="000473AF">
        <w:t>ing the</w:t>
      </w:r>
      <w:r>
        <w:t xml:space="preserve"> list of components (inc</w:t>
      </w:r>
      <w:r w:rsidR="000473AF">
        <w:t>l</w:t>
      </w:r>
      <w:r>
        <w:t>. procurement specifications</w:t>
      </w:r>
      <w:r w:rsidR="002D41B1">
        <w:t>, manufacturing drawings</w:t>
      </w:r>
      <w:r>
        <w:t xml:space="preserve">), </w:t>
      </w:r>
      <w:r w:rsidR="000473AF">
        <w:t>setting</w:t>
      </w:r>
      <w:r>
        <w:t xml:space="preserve"> final requirements for buildings and utilities, develop</w:t>
      </w:r>
      <w:r w:rsidR="000473AF">
        <w:t>ing</w:t>
      </w:r>
      <w:r>
        <w:t xml:space="preserve"> plans and procedures for the next phases (e.g. MIP, packaging and transportation plan, installation plan) and </w:t>
      </w:r>
      <w:r w:rsidR="000473AF">
        <w:t>preparing/ submitting</w:t>
      </w:r>
      <w:r>
        <w:t xml:space="preserve"> </w:t>
      </w:r>
      <w:r w:rsidRPr="00725372">
        <w:t xml:space="preserve">the </w:t>
      </w:r>
      <w:r>
        <w:t>Detailed</w:t>
      </w:r>
      <w:r w:rsidRPr="00725372">
        <w:t xml:space="preserve"> Design File</w:t>
      </w:r>
      <w:r>
        <w:t xml:space="preserve"> </w:t>
      </w:r>
      <w:r w:rsidRPr="00725372">
        <w:t>(</w:t>
      </w:r>
      <w:ins w:id="4597" w:author="do Rego Lima Pedro" w:date="2025-04-01T11:44:00Z">
        <w:r w:rsidR="0081103D">
          <w:fldChar w:fldCharType="begin"/>
        </w:r>
        <w:r w:rsidR="0081103D">
          <w:instrText xml:space="preserve"> REF _Ref194400300 \h </w:instrText>
        </w:r>
      </w:ins>
      <w:r w:rsidR="0081103D">
        <w:instrText xml:space="preserve"> \* MERGEFORMAT </w:instrText>
      </w:r>
      <w:r w:rsidR="0081103D">
        <w:fldChar w:fldCharType="separate"/>
      </w:r>
      <w:r w:rsidR="00711812">
        <w:rPr>
          <w:b/>
          <w:bCs/>
          <w:lang w:val="en-US"/>
        </w:rPr>
        <w:t>Error! Reference source not found.</w:t>
      </w:r>
      <w:ins w:id="4598" w:author="do Rego Lima Pedro" w:date="2025-04-01T11:44:00Z">
        <w:r w:rsidR="0081103D">
          <w:fldChar w:fldCharType="end"/>
        </w:r>
      </w:ins>
      <w:del w:id="4599" w:author="do Rego Lima Pedro" w:date="2025-04-01T11:44:00Z">
        <w:r w:rsidRPr="00725372" w:rsidDel="0081103D">
          <w:rPr>
            <w:rStyle w:val="AAReferencedChar"/>
          </w:rPr>
          <w:fldChar w:fldCharType="begin"/>
        </w:r>
        <w:r w:rsidRPr="00725372" w:rsidDel="0081103D">
          <w:rPr>
            <w:rStyle w:val="AAReferencedChar"/>
          </w:rPr>
          <w:delInstrText xml:space="preserve"> REF _Ref191382283 \h  \* MERGEFORMAT </w:delInstrText>
        </w:r>
        <w:r w:rsidRPr="00725372" w:rsidDel="0081103D">
          <w:rPr>
            <w:rStyle w:val="AAReferencedChar"/>
          </w:rPr>
        </w:r>
        <w:r w:rsidRPr="00725372" w:rsidDel="0081103D">
          <w:rPr>
            <w:rStyle w:val="AAReferencedChar"/>
          </w:rPr>
          <w:fldChar w:fldCharType="separate"/>
        </w:r>
        <w:r w:rsidR="001B2DD3" w:rsidRPr="001B2DD3" w:rsidDel="0081103D">
          <w:rPr>
            <w:rStyle w:val="AAReferencedChar"/>
          </w:rPr>
          <w:delText>DD# 3</w:delText>
        </w:r>
        <w:r w:rsidRPr="00725372" w:rsidDel="0081103D">
          <w:rPr>
            <w:rStyle w:val="AAReferencedChar"/>
          </w:rPr>
          <w:fldChar w:fldCharType="end"/>
        </w:r>
      </w:del>
      <w:r w:rsidRPr="00725372">
        <w:t>)</w:t>
      </w:r>
      <w:r>
        <w:t xml:space="preserve"> for review and approval by SCK CEN</w:t>
      </w:r>
      <w:r w:rsidRPr="00725372">
        <w:t>.</w:t>
      </w:r>
    </w:p>
    <w:p w14:paraId="50E35D38" w14:textId="00FEDBD9" w:rsidR="00C21268" w:rsidRPr="003E5C09" w:rsidRDefault="00C21268" w:rsidP="000A5505">
      <w:pPr>
        <w:rPr>
          <w:rFonts w:cs="Segoe UI"/>
          <w:szCs w:val="20"/>
          <w:u w:val="single"/>
        </w:rPr>
      </w:pPr>
      <w:bookmarkStart w:id="4600" w:name="_Ref192251503"/>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711812">
        <w:rPr>
          <w:rFonts w:cs="Segoe UI"/>
          <w:noProof/>
          <w:szCs w:val="20"/>
          <w:u w:val="single"/>
        </w:rPr>
        <w:t>II</w:t>
      </w:r>
      <w:r w:rsidRPr="003E5C09">
        <w:rPr>
          <w:rFonts w:cs="Segoe UI"/>
          <w:szCs w:val="20"/>
          <w:u w:val="single"/>
        </w:rPr>
        <w:fldChar w:fldCharType="end"/>
      </w:r>
      <w:r w:rsidRPr="003E5C09">
        <w:rPr>
          <w:rFonts w:cs="Segoe UI"/>
          <w:szCs w:val="20"/>
          <w:u w:val="single"/>
        </w:rPr>
        <w:t xml:space="preserve"> </w:t>
      </w:r>
      <w:r w:rsidR="000A5505" w:rsidRPr="003E5C09">
        <w:rPr>
          <w:rFonts w:cs="Segoe UI"/>
          <w:szCs w:val="20"/>
          <w:u w:val="single"/>
        </w:rPr>
        <w:t xml:space="preserve">– </w:t>
      </w:r>
      <w:r w:rsidR="000A5505">
        <w:rPr>
          <w:rFonts w:cs="Segoe UI"/>
          <w:szCs w:val="20"/>
          <w:u w:val="single"/>
        </w:rPr>
        <w:t xml:space="preserve">Procurement and </w:t>
      </w:r>
      <w:r w:rsidRPr="003E5C09">
        <w:rPr>
          <w:rFonts w:cs="Segoe UI"/>
          <w:szCs w:val="20"/>
          <w:u w:val="single"/>
        </w:rPr>
        <w:t>Manufacturing</w:t>
      </w:r>
      <w:bookmarkEnd w:id="4600"/>
    </w:p>
    <w:p w14:paraId="3C0439D9" w14:textId="1283A517" w:rsidR="000A5505" w:rsidRPr="000A5505" w:rsidRDefault="000A5505" w:rsidP="003E5C09">
      <w:pPr>
        <w:rPr>
          <w:rFonts w:cs="Segoe UI"/>
          <w:szCs w:val="20"/>
        </w:rPr>
      </w:pPr>
      <w:r w:rsidRPr="00725372">
        <w:t>Activities expected to be performed in this phase shall, at least, include:</w:t>
      </w:r>
    </w:p>
    <w:p w14:paraId="664BBE79" w14:textId="044BCB4B" w:rsidR="00C21268" w:rsidRPr="003E5C09" w:rsidRDefault="000A5505" w:rsidP="001C6DC5">
      <w:pPr>
        <w:pStyle w:val="ListParagraph"/>
        <w:numPr>
          <w:ilvl w:val="0"/>
          <w:numId w:val="23"/>
        </w:numPr>
        <w:rPr>
          <w:rFonts w:cs="Segoe UI"/>
          <w:i/>
          <w:iCs/>
          <w:szCs w:val="20"/>
        </w:rPr>
      </w:pPr>
      <w:r>
        <w:rPr>
          <w:rFonts w:cs="Segoe UI"/>
          <w:szCs w:val="20"/>
          <w:lang w:eastAsia="fr-FR"/>
        </w:rPr>
        <w:t>Procurement</w:t>
      </w:r>
      <w:r w:rsidR="00FB5861">
        <w:rPr>
          <w:rFonts w:cs="Segoe UI"/>
          <w:szCs w:val="20"/>
          <w:lang w:eastAsia="fr-FR"/>
        </w:rPr>
        <w:t>/</w:t>
      </w:r>
      <w:r>
        <w:rPr>
          <w:rFonts w:cs="Segoe UI"/>
          <w:szCs w:val="20"/>
          <w:lang w:eastAsia="fr-FR"/>
        </w:rPr>
        <w:t xml:space="preserve"> manufacturing of components </w:t>
      </w:r>
      <w:r w:rsidR="00C21268" w:rsidRPr="000A5505">
        <w:rPr>
          <w:rFonts w:cs="Segoe UI"/>
          <w:szCs w:val="20"/>
        </w:rPr>
        <w:t xml:space="preserve">and services necessary for </w:t>
      </w:r>
      <w:r w:rsidR="00FB5861">
        <w:rPr>
          <w:rFonts w:cs="Segoe UI"/>
          <w:szCs w:val="20"/>
        </w:rPr>
        <w:t xml:space="preserve">performing the </w:t>
      </w:r>
      <w:r w:rsidR="00C21268" w:rsidRPr="000A5505">
        <w:rPr>
          <w:rFonts w:cs="Segoe UI"/>
          <w:szCs w:val="20"/>
        </w:rPr>
        <w:t>Cont</w:t>
      </w:r>
      <w:r>
        <w:rPr>
          <w:rFonts w:cs="Segoe UI"/>
          <w:szCs w:val="20"/>
        </w:rPr>
        <w:t>r</w:t>
      </w:r>
      <w:r w:rsidR="00C21268" w:rsidRPr="000A5505">
        <w:rPr>
          <w:rFonts w:cs="Segoe UI"/>
          <w:szCs w:val="20"/>
        </w:rPr>
        <w:t>act</w:t>
      </w:r>
      <w:r>
        <w:rPr>
          <w:rFonts w:cs="Segoe UI"/>
          <w:szCs w:val="20"/>
        </w:rPr>
        <w:t xml:space="preserve">, </w:t>
      </w:r>
      <w:r w:rsidR="00FB5861">
        <w:rPr>
          <w:rFonts w:cs="Segoe UI"/>
          <w:szCs w:val="20"/>
        </w:rPr>
        <w:t>execution/ reporting</w:t>
      </w:r>
      <w:r w:rsidR="00BF4DE0">
        <w:rPr>
          <w:rFonts w:cs="Segoe UI"/>
          <w:szCs w:val="20"/>
        </w:rPr>
        <w:t xml:space="preserve"> of</w:t>
      </w:r>
      <w:r w:rsidR="00FB5861">
        <w:rPr>
          <w:rFonts w:cs="Segoe UI"/>
          <w:szCs w:val="20"/>
        </w:rPr>
        <w:t xml:space="preserve"> tests and inspections</w:t>
      </w:r>
      <w:r>
        <w:rPr>
          <w:rFonts w:cs="Segoe UI"/>
          <w:szCs w:val="20"/>
        </w:rPr>
        <w:t xml:space="preserve"> </w:t>
      </w:r>
      <w:r w:rsidR="00FB5861">
        <w:rPr>
          <w:rFonts w:cs="Segoe UI"/>
          <w:szCs w:val="20"/>
        </w:rPr>
        <w:t>(incl.</w:t>
      </w:r>
      <w:r>
        <w:rPr>
          <w:rFonts w:cs="Segoe UI"/>
          <w:szCs w:val="20"/>
        </w:rPr>
        <w:t xml:space="preserve"> FAT</w:t>
      </w:r>
      <w:r w:rsidR="00FB5861">
        <w:rPr>
          <w:rFonts w:cs="Segoe UI"/>
          <w:szCs w:val="20"/>
        </w:rPr>
        <w:t>)</w:t>
      </w:r>
      <w:r>
        <w:rPr>
          <w:rFonts w:cs="Segoe UI"/>
          <w:szCs w:val="20"/>
        </w:rPr>
        <w:t xml:space="preserve">, </w:t>
      </w:r>
      <w:r w:rsidR="00FB5861">
        <w:rPr>
          <w:rFonts w:cs="Segoe UI"/>
          <w:szCs w:val="20"/>
        </w:rPr>
        <w:t>Non-Conformity handling</w:t>
      </w:r>
      <w:r>
        <w:rPr>
          <w:rFonts w:cs="Segoe UI"/>
          <w:szCs w:val="20"/>
        </w:rPr>
        <w:t>, prepar</w:t>
      </w:r>
      <w:r w:rsidR="00FB5861">
        <w:rPr>
          <w:rFonts w:cs="Segoe UI"/>
          <w:szCs w:val="20"/>
        </w:rPr>
        <w:t>ing</w:t>
      </w:r>
      <w:r>
        <w:rPr>
          <w:rFonts w:cs="Segoe UI"/>
          <w:szCs w:val="20"/>
        </w:rPr>
        <w:t xml:space="preserve"> final plans and procedures for Phase III and IV and </w:t>
      </w:r>
      <w:r w:rsidR="00FB5861">
        <w:rPr>
          <w:rFonts w:cs="Segoe UI"/>
          <w:szCs w:val="20"/>
        </w:rPr>
        <w:t xml:space="preserve">preparing/ </w:t>
      </w:r>
      <w:r>
        <w:rPr>
          <w:rFonts w:cs="Segoe UI"/>
          <w:szCs w:val="20"/>
        </w:rPr>
        <w:t>submit</w:t>
      </w:r>
      <w:r w:rsidR="00FB5861">
        <w:rPr>
          <w:rFonts w:cs="Segoe UI"/>
          <w:szCs w:val="20"/>
        </w:rPr>
        <w:t>ting</w:t>
      </w:r>
      <w:r>
        <w:rPr>
          <w:rFonts w:cs="Segoe UI"/>
          <w:szCs w:val="20"/>
        </w:rPr>
        <w:t xml:space="preserve"> the </w:t>
      </w:r>
      <w:r w:rsidRPr="001B7EF4">
        <w:rPr>
          <w:rStyle w:val="AASemiBoldChar"/>
          <w:rFonts w:ascii="Segoe UI" w:hAnsi="Segoe UI" w:cs="Segoe UI"/>
          <w:color w:val="000000" w:themeColor="text1"/>
          <w:szCs w:val="20"/>
        </w:rPr>
        <w:t xml:space="preserve">Procurement and Manufacturing File </w:t>
      </w:r>
      <w:r w:rsidRPr="000A5505">
        <w:rPr>
          <w:rFonts w:cs="Segoe UI"/>
          <w:szCs w:val="20"/>
        </w:rPr>
        <w:t>(</w:t>
      </w:r>
      <w:r w:rsidR="0081103D" w:rsidRPr="00E26755">
        <w:rPr>
          <w:rStyle w:val="AAReferencedChar"/>
        </w:rPr>
        <w:fldChar w:fldCharType="begin"/>
      </w:r>
      <w:r w:rsidR="0081103D" w:rsidRPr="00E26755">
        <w:rPr>
          <w:rStyle w:val="AAReferencedChar"/>
        </w:rPr>
        <w:instrText xml:space="preserve"> REF _Ref194400185 \h </w:instrText>
      </w:r>
      <w:r w:rsidR="0081103D">
        <w:rPr>
          <w:rStyle w:val="AAReferencedChar"/>
        </w:rPr>
        <w:instrText xml:space="preserve"> \* MERGEFORMAT </w:instrText>
      </w:r>
      <w:r w:rsidR="0081103D" w:rsidRPr="00E26755">
        <w:rPr>
          <w:rStyle w:val="AAReferencedChar"/>
        </w:rPr>
      </w:r>
      <w:r w:rsidR="0081103D" w:rsidRPr="00E26755">
        <w:rPr>
          <w:rStyle w:val="AAReferencedChar"/>
        </w:rPr>
        <w:fldChar w:fldCharType="separate"/>
      </w:r>
      <w:r w:rsidR="00711812">
        <w:rPr>
          <w:rStyle w:val="AAReferencedChar"/>
          <w:b/>
          <w:bCs/>
          <w:lang w:val="en-US"/>
        </w:rPr>
        <w:t>Error! Reference source not found.</w:t>
      </w:r>
      <w:ins w:id="4601" w:author="do Rego Lima Pedro" w:date="2025-04-01T11:42:00Z">
        <w:r w:rsidR="0081103D" w:rsidRPr="00E26755">
          <w:rPr>
            <w:rStyle w:val="AAReferencedChar"/>
          </w:rPr>
          <w:fldChar w:fldCharType="end"/>
        </w:r>
      </w:ins>
      <w:r w:rsidRPr="000A5505">
        <w:rPr>
          <w:rFonts w:cs="Segoe UI"/>
          <w:szCs w:val="20"/>
        </w:rPr>
        <w:t>)</w:t>
      </w:r>
      <w:r>
        <w:rPr>
          <w:rFonts w:cs="Segoe UI"/>
          <w:szCs w:val="20"/>
        </w:rPr>
        <w:t xml:space="preserve"> for review and approval by SCK CEN</w:t>
      </w:r>
      <w:r w:rsidRPr="000A5505">
        <w:rPr>
          <w:rFonts w:cs="Segoe UI"/>
          <w:szCs w:val="20"/>
        </w:rPr>
        <w:t>.</w:t>
      </w:r>
      <w:r w:rsidR="00C21268" w:rsidRPr="000A5505">
        <w:rPr>
          <w:rFonts w:cs="Segoe UI"/>
          <w:szCs w:val="20"/>
        </w:rPr>
        <w:t xml:space="preserve"> </w:t>
      </w:r>
    </w:p>
    <w:p w14:paraId="0F3B8BF7" w14:textId="37C1E603" w:rsidR="00C21268" w:rsidRPr="003E5C09" w:rsidRDefault="00C21268" w:rsidP="001D7813">
      <w:pPr>
        <w:rPr>
          <w:rFonts w:cs="Segoe UI"/>
          <w:szCs w:val="20"/>
          <w:u w:val="single"/>
        </w:rPr>
      </w:pPr>
      <w:bookmarkStart w:id="4602" w:name="_Ref192251517"/>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711812">
        <w:rPr>
          <w:rFonts w:cs="Segoe UI"/>
          <w:noProof/>
          <w:szCs w:val="20"/>
          <w:u w:val="single"/>
        </w:rPr>
        <w:t>III</w:t>
      </w:r>
      <w:r w:rsidRPr="003E5C09">
        <w:rPr>
          <w:rFonts w:cs="Segoe UI"/>
          <w:szCs w:val="20"/>
          <w:u w:val="single"/>
        </w:rPr>
        <w:fldChar w:fldCharType="end"/>
      </w:r>
      <w:r w:rsidR="000A5505">
        <w:rPr>
          <w:rFonts w:cs="Segoe UI"/>
          <w:szCs w:val="20"/>
          <w:u w:val="single"/>
        </w:rPr>
        <w:t xml:space="preserve"> </w:t>
      </w:r>
      <w:r w:rsidR="002D41B1">
        <w:rPr>
          <w:rFonts w:cs="Segoe UI"/>
          <w:szCs w:val="20"/>
          <w:u w:val="single"/>
        </w:rPr>
        <w:t>–</w:t>
      </w:r>
      <w:r w:rsidRPr="003E5C09">
        <w:rPr>
          <w:rFonts w:cs="Segoe UI"/>
          <w:szCs w:val="20"/>
          <w:u w:val="single"/>
        </w:rPr>
        <w:t xml:space="preserve"> Installation</w:t>
      </w:r>
      <w:bookmarkEnd w:id="4602"/>
    </w:p>
    <w:p w14:paraId="54ED47B8" w14:textId="49C4FF33" w:rsidR="000A5505" w:rsidRPr="000A5505" w:rsidRDefault="000A5505" w:rsidP="003E5C09">
      <w:pPr>
        <w:rPr>
          <w:rFonts w:cs="Segoe UI"/>
          <w:szCs w:val="20"/>
        </w:rPr>
      </w:pPr>
      <w:r w:rsidRPr="00725372">
        <w:t>Activities expected to be performed in this phase shall, at least, include:</w:t>
      </w:r>
    </w:p>
    <w:p w14:paraId="1725B7EF" w14:textId="42496D6C" w:rsidR="00C21268" w:rsidRPr="000A5505" w:rsidRDefault="00B402A8" w:rsidP="001C6DC5">
      <w:pPr>
        <w:pStyle w:val="ListParagraph"/>
        <w:numPr>
          <w:ilvl w:val="0"/>
          <w:numId w:val="24"/>
        </w:numPr>
      </w:pPr>
      <w:r>
        <w:rPr>
          <w:rFonts w:cs="Segoe UI"/>
          <w:szCs w:val="20"/>
        </w:rPr>
        <w:t>T</w:t>
      </w:r>
      <w:r w:rsidRPr="000A5505">
        <w:rPr>
          <w:rFonts w:cs="Segoe UI"/>
          <w:szCs w:val="20"/>
        </w:rPr>
        <w:t xml:space="preserve">ransportation to </w:t>
      </w:r>
      <w:r w:rsidR="00BD2B03">
        <w:rPr>
          <w:rFonts w:cs="Segoe UI"/>
          <w:szCs w:val="20"/>
        </w:rPr>
        <w:t xml:space="preserve">SCK CEN </w:t>
      </w:r>
      <w:r>
        <w:rPr>
          <w:rFonts w:cs="Segoe UI"/>
          <w:szCs w:val="20"/>
        </w:rPr>
        <w:t>(only after</w:t>
      </w:r>
      <w:r w:rsidRPr="000A5505">
        <w:rPr>
          <w:rFonts w:cs="Segoe UI"/>
          <w:szCs w:val="20"/>
        </w:rPr>
        <w:t xml:space="preserve"> manufacturing QC and FAT shall be approved by SCK</w:t>
      </w:r>
      <w:r w:rsidR="00F13A1C">
        <w:rPr>
          <w:rFonts w:cs="Segoe UI"/>
          <w:szCs w:val="20"/>
        </w:rPr>
        <w:t> </w:t>
      </w:r>
      <w:r w:rsidRPr="000A5505">
        <w:rPr>
          <w:rFonts w:cs="Segoe UI"/>
          <w:szCs w:val="20"/>
        </w:rPr>
        <w:t xml:space="preserve"> CEN</w:t>
      </w:r>
      <w:r>
        <w:rPr>
          <w:rFonts w:cs="Segoe UI"/>
          <w:szCs w:val="20"/>
        </w:rPr>
        <w:t>), i</w:t>
      </w:r>
      <w:r w:rsidR="000A5505" w:rsidRPr="000A5505">
        <w:rPr>
          <w:rFonts w:cs="Segoe UI"/>
          <w:szCs w:val="20"/>
        </w:rPr>
        <w:t>ncoming inspections</w:t>
      </w:r>
      <w:r w:rsidR="000A5505">
        <w:rPr>
          <w:rFonts w:cs="Segoe UI"/>
          <w:szCs w:val="20"/>
        </w:rPr>
        <w:t xml:space="preserve"> </w:t>
      </w:r>
      <w:r w:rsidR="00BF4DE0">
        <w:rPr>
          <w:rFonts w:cs="Segoe UI"/>
          <w:szCs w:val="20"/>
        </w:rPr>
        <w:t>of supplies</w:t>
      </w:r>
      <w:r w:rsidR="000A5505">
        <w:rPr>
          <w:rFonts w:cs="Segoe UI"/>
          <w:szCs w:val="20"/>
        </w:rPr>
        <w:t xml:space="preserve">, </w:t>
      </w:r>
      <w:r w:rsidR="000A5505" w:rsidRPr="000A5505">
        <w:rPr>
          <w:rFonts w:cs="Segoe UI"/>
          <w:szCs w:val="20"/>
        </w:rPr>
        <w:t>i</w:t>
      </w:r>
      <w:r w:rsidR="000A5505" w:rsidRPr="000A5505">
        <w:t>nstallation</w:t>
      </w:r>
      <w:r w:rsidR="000A5505">
        <w:t xml:space="preserve"> of </w:t>
      </w:r>
      <w:r w:rsidR="00A156C9">
        <w:t>QPLANT</w:t>
      </w:r>
      <w:r w:rsidR="000A5505">
        <w:t xml:space="preserve">, </w:t>
      </w:r>
      <w:r w:rsidR="00FB5861">
        <w:t xml:space="preserve">execution/ </w:t>
      </w:r>
      <w:r w:rsidR="000A5505">
        <w:t>reporting</w:t>
      </w:r>
      <w:r w:rsidR="00F13A1C">
        <w:t xml:space="preserve"> of</w:t>
      </w:r>
      <w:r w:rsidR="000A5505">
        <w:t xml:space="preserve"> a</w:t>
      </w:r>
      <w:r w:rsidR="000A5505" w:rsidRPr="000A5505">
        <w:t>ssembly tests</w:t>
      </w:r>
      <w:r w:rsidR="000A5505">
        <w:t xml:space="preserve">, </w:t>
      </w:r>
      <w:r w:rsidR="00FB5861">
        <w:rPr>
          <w:rFonts w:cs="Segoe UI"/>
          <w:szCs w:val="20"/>
        </w:rPr>
        <w:t>Non-Conformity handling</w:t>
      </w:r>
      <w:r w:rsidR="000A5505">
        <w:t xml:space="preserve"> and </w:t>
      </w:r>
      <w:r w:rsidR="00FB5861">
        <w:t>preparing/</w:t>
      </w:r>
      <w:r w:rsidR="000A5505">
        <w:t>s</w:t>
      </w:r>
      <w:r w:rsidR="000A5505" w:rsidRPr="000A5505">
        <w:t>ubmi</w:t>
      </w:r>
      <w:r w:rsidR="00FB5861">
        <w:t>tt</w:t>
      </w:r>
      <w:r w:rsidR="000A5505" w:rsidRPr="000A5505">
        <w:t>i</w:t>
      </w:r>
      <w:r w:rsidR="00FB5861">
        <w:t>ng</w:t>
      </w:r>
      <w:r w:rsidR="000A5505" w:rsidRPr="000A5505">
        <w:t xml:space="preserve"> the </w:t>
      </w:r>
      <w:r w:rsidR="000A5505" w:rsidRPr="001B7EF4">
        <w:rPr>
          <w:rStyle w:val="AASemiBoldChar"/>
          <w:rFonts w:ascii="Segoe UI" w:hAnsi="Segoe UI" w:cs="Segoe UI"/>
          <w:color w:val="000000" w:themeColor="text1"/>
          <w:szCs w:val="20"/>
        </w:rPr>
        <w:t>Installation File</w:t>
      </w:r>
      <w:r w:rsidR="000A5505" w:rsidRPr="000A5505">
        <w:t xml:space="preserve"> (</w:t>
      </w:r>
      <w:r w:rsidR="0081103D" w:rsidRPr="0081103D">
        <w:rPr>
          <w:rStyle w:val="AAReferencedChar"/>
        </w:rPr>
        <w:fldChar w:fldCharType="begin"/>
      </w:r>
      <w:r w:rsidR="0081103D" w:rsidRPr="0081103D">
        <w:rPr>
          <w:rStyle w:val="AAReferencedChar"/>
        </w:rPr>
        <w:instrText xml:space="preserve"> REF _Ref194400009 \h  \* MERGEFORMAT </w:instrText>
      </w:r>
      <w:r w:rsidR="0081103D" w:rsidRPr="0081103D">
        <w:rPr>
          <w:rStyle w:val="AAReferencedChar"/>
        </w:rPr>
      </w:r>
      <w:r w:rsidR="0081103D" w:rsidRPr="0081103D">
        <w:rPr>
          <w:rStyle w:val="AAReferencedChar"/>
        </w:rPr>
        <w:fldChar w:fldCharType="separate"/>
      </w:r>
      <w:r w:rsidR="00711812">
        <w:rPr>
          <w:rStyle w:val="AAReferencedChar"/>
          <w:b/>
          <w:bCs/>
          <w:lang w:val="en-US"/>
        </w:rPr>
        <w:t>Error! Reference source not found.</w:t>
      </w:r>
      <w:r w:rsidR="0081103D" w:rsidRPr="0081103D">
        <w:rPr>
          <w:rStyle w:val="AAReferencedChar"/>
        </w:rPr>
        <w:fldChar w:fldCharType="end"/>
      </w:r>
      <w:del w:id="4603" w:author="do Rego Lima Pedro" w:date="2025-04-01T11:40:00Z">
        <w:r w:rsidR="0081103D" w:rsidDel="0081103D">
          <w:rPr>
            <w:rStyle w:val="AAReferencedChar"/>
          </w:rPr>
          <w:delText xml:space="preserve"> DD#5</w:delText>
        </w:r>
      </w:del>
      <w:r w:rsidR="000A5505" w:rsidRPr="000A5505">
        <w:t>)</w:t>
      </w:r>
      <w:r w:rsidR="000A5505">
        <w:t xml:space="preserve"> for review and approval by SCK CEN.</w:t>
      </w:r>
    </w:p>
    <w:p w14:paraId="1D0E17BB" w14:textId="0C427C4C" w:rsidR="00C21268" w:rsidRPr="003E5C09" w:rsidRDefault="00C21268" w:rsidP="001D7813">
      <w:pPr>
        <w:rPr>
          <w:rFonts w:cs="Segoe UI"/>
          <w:szCs w:val="20"/>
          <w:u w:val="single"/>
        </w:rPr>
      </w:pPr>
      <w:bookmarkStart w:id="4604" w:name="_Ref192251531"/>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711812">
        <w:rPr>
          <w:rFonts w:cs="Segoe UI"/>
          <w:noProof/>
          <w:szCs w:val="20"/>
          <w:u w:val="single"/>
        </w:rPr>
        <w:t>IV</w:t>
      </w:r>
      <w:r w:rsidRPr="003E5C09">
        <w:rPr>
          <w:rFonts w:cs="Segoe UI"/>
          <w:szCs w:val="20"/>
          <w:u w:val="single"/>
        </w:rPr>
        <w:fldChar w:fldCharType="end"/>
      </w:r>
      <w:r w:rsidR="000A5505" w:rsidRPr="003E5C09">
        <w:rPr>
          <w:rFonts w:cs="Segoe UI"/>
          <w:szCs w:val="20"/>
          <w:u w:val="single"/>
        </w:rPr>
        <w:t xml:space="preserve"> </w:t>
      </w:r>
      <w:r w:rsidR="002D41B1">
        <w:rPr>
          <w:rFonts w:cs="Segoe UI"/>
          <w:szCs w:val="20"/>
          <w:u w:val="single"/>
        </w:rPr>
        <w:t>–</w:t>
      </w:r>
      <w:r w:rsidRPr="003E5C09">
        <w:rPr>
          <w:rFonts w:cs="Segoe UI"/>
          <w:szCs w:val="20"/>
          <w:u w:val="single"/>
        </w:rPr>
        <w:t xml:space="preserve"> Commissioning and Acceptance</w:t>
      </w:r>
      <w:bookmarkEnd w:id="4604"/>
      <w:r w:rsidRPr="003E5C09">
        <w:rPr>
          <w:rFonts w:cs="Segoe UI"/>
          <w:szCs w:val="20"/>
          <w:u w:val="single"/>
        </w:rPr>
        <w:t xml:space="preserve"> </w:t>
      </w:r>
    </w:p>
    <w:p w14:paraId="40B1147C" w14:textId="706C453C" w:rsidR="00C21268" w:rsidRPr="000A5505" w:rsidRDefault="000A5505" w:rsidP="003E5C09">
      <w:pPr>
        <w:rPr>
          <w:rFonts w:cs="Segoe UI"/>
          <w:szCs w:val="20"/>
        </w:rPr>
      </w:pPr>
      <w:r>
        <w:rPr>
          <w:rFonts w:cs="Segoe UI"/>
          <w:szCs w:val="20"/>
        </w:rPr>
        <w:t xml:space="preserve">Commissioning and </w:t>
      </w:r>
      <w:r w:rsidR="00C21268" w:rsidRPr="000A5505">
        <w:rPr>
          <w:rFonts w:cs="Segoe UI"/>
          <w:szCs w:val="20"/>
        </w:rPr>
        <w:t xml:space="preserve">Acceptance testing may </w:t>
      </w:r>
      <w:r>
        <w:rPr>
          <w:rFonts w:cs="Segoe UI"/>
          <w:szCs w:val="20"/>
        </w:rPr>
        <w:t xml:space="preserve">not </w:t>
      </w:r>
      <w:r w:rsidR="00C21268" w:rsidRPr="000A5505">
        <w:rPr>
          <w:rFonts w:cs="Segoe UI"/>
          <w:szCs w:val="20"/>
        </w:rPr>
        <w:t>necessari</w:t>
      </w:r>
      <w:r>
        <w:rPr>
          <w:rFonts w:cs="Segoe UI"/>
          <w:szCs w:val="20"/>
        </w:rPr>
        <w:t>l</w:t>
      </w:r>
      <w:r w:rsidR="00C21268" w:rsidRPr="000A5505">
        <w:rPr>
          <w:rFonts w:cs="Segoe UI"/>
          <w:szCs w:val="20"/>
        </w:rPr>
        <w:t xml:space="preserve">y follow a strict </w:t>
      </w:r>
      <w:r>
        <w:rPr>
          <w:rFonts w:cs="Segoe UI"/>
          <w:szCs w:val="20"/>
        </w:rPr>
        <w:t>sequential</w:t>
      </w:r>
      <w:r w:rsidR="00C21268" w:rsidRPr="000A5505">
        <w:rPr>
          <w:rFonts w:cs="Segoe UI"/>
          <w:szCs w:val="20"/>
        </w:rPr>
        <w:t xml:space="preserve"> order (as a part of the system may require successful acceptance to initiate commissioning and vice versa)</w:t>
      </w:r>
      <w:r>
        <w:rPr>
          <w:rFonts w:cs="Segoe UI"/>
          <w:szCs w:val="20"/>
        </w:rPr>
        <w:t>.</w:t>
      </w:r>
      <w:r w:rsidR="00C21268" w:rsidRPr="000A5505">
        <w:rPr>
          <w:rFonts w:cs="Segoe UI"/>
          <w:szCs w:val="20"/>
        </w:rPr>
        <w:t xml:space="preserve"> </w:t>
      </w:r>
      <w:r>
        <w:rPr>
          <w:rFonts w:cs="Segoe UI"/>
          <w:szCs w:val="20"/>
        </w:rPr>
        <w:t>T</w:t>
      </w:r>
      <w:r w:rsidR="00C21268" w:rsidRPr="000A5505">
        <w:rPr>
          <w:rFonts w:cs="Segoe UI"/>
          <w:szCs w:val="20"/>
        </w:rPr>
        <w:t xml:space="preserve">he </w:t>
      </w:r>
      <w:r w:rsidR="00CB1438" w:rsidRPr="000A5505">
        <w:rPr>
          <w:rFonts w:cs="Segoe UI"/>
          <w:szCs w:val="20"/>
        </w:rPr>
        <w:t>Contractor</w:t>
      </w:r>
      <w:r w:rsidR="00C21268" w:rsidRPr="000A5505">
        <w:rPr>
          <w:rFonts w:cs="Segoe UI"/>
          <w:szCs w:val="20"/>
        </w:rPr>
        <w:t xml:space="preserve"> shall develop the phase</w:t>
      </w:r>
      <w:r w:rsidR="00C21268" w:rsidRPr="003E5C09">
        <w:rPr>
          <w:rStyle w:val="AASemiBoldChar"/>
          <w:rFonts w:ascii="Segoe UI" w:hAnsi="Segoe UI" w:cs="Segoe UI"/>
          <w:color w:val="000000" w:themeColor="text1"/>
          <w:szCs w:val="20"/>
        </w:rPr>
        <w:t xml:space="preserve"> </w:t>
      </w:r>
      <w:r w:rsidR="00C21268" w:rsidRPr="000A5505">
        <w:rPr>
          <w:rFonts w:cs="Segoe UI"/>
          <w:szCs w:val="20"/>
        </w:rPr>
        <w:t>according to its own expertise and shall at least include the following activities:</w:t>
      </w:r>
    </w:p>
    <w:p w14:paraId="646BB1AF" w14:textId="50C6B7AD" w:rsidR="00C21268" w:rsidRPr="003E5C09" w:rsidRDefault="002D41B1" w:rsidP="001C6DC5">
      <w:pPr>
        <w:pStyle w:val="ListParagraph"/>
        <w:numPr>
          <w:ilvl w:val="0"/>
          <w:numId w:val="25"/>
        </w:numPr>
        <w:rPr>
          <w:rFonts w:cs="Segoe UI"/>
          <w:szCs w:val="20"/>
        </w:rPr>
      </w:pPr>
      <w:r>
        <w:rPr>
          <w:rFonts w:cs="Segoe UI"/>
          <w:szCs w:val="20"/>
        </w:rPr>
        <w:t>Stand-alone c</w:t>
      </w:r>
      <w:r w:rsidR="00C21268" w:rsidRPr="003E5C09">
        <w:rPr>
          <w:rFonts w:cs="Segoe UI"/>
          <w:szCs w:val="20"/>
        </w:rPr>
        <w:t>ommissioning</w:t>
      </w:r>
      <w:r>
        <w:rPr>
          <w:rFonts w:cs="Segoe UI"/>
          <w:szCs w:val="20"/>
        </w:rPr>
        <w:t xml:space="preserve"> of the </w:t>
      </w:r>
      <w:r w:rsidR="00A156C9">
        <w:rPr>
          <w:rFonts w:cs="Segoe UI"/>
          <w:szCs w:val="20"/>
        </w:rPr>
        <w:t>QPLANT</w:t>
      </w:r>
      <w:r>
        <w:rPr>
          <w:rFonts w:cs="Segoe UI"/>
          <w:szCs w:val="20"/>
        </w:rPr>
        <w:t xml:space="preserve">, integrated commissioning with controls, </w:t>
      </w:r>
      <w:r w:rsidR="00F13A1C">
        <w:rPr>
          <w:rFonts w:cs="Segoe UI"/>
          <w:szCs w:val="20"/>
        </w:rPr>
        <w:t>Non-Conformity handling</w:t>
      </w:r>
      <w:r>
        <w:rPr>
          <w:rFonts w:cs="Segoe UI"/>
          <w:szCs w:val="20"/>
        </w:rPr>
        <w:t xml:space="preserve"> and </w:t>
      </w:r>
      <w:r w:rsidR="00F13A1C">
        <w:rPr>
          <w:rFonts w:cs="Segoe UI"/>
          <w:szCs w:val="20"/>
        </w:rPr>
        <w:t xml:space="preserve">preparing/ </w:t>
      </w:r>
      <w:r>
        <w:rPr>
          <w:rFonts w:cs="Segoe UI"/>
          <w:szCs w:val="20"/>
        </w:rPr>
        <w:t>submi</w:t>
      </w:r>
      <w:r w:rsidR="00F13A1C">
        <w:rPr>
          <w:rFonts w:cs="Segoe UI"/>
          <w:szCs w:val="20"/>
        </w:rPr>
        <w:t>tting</w:t>
      </w:r>
      <w:r>
        <w:rPr>
          <w:rFonts w:cs="Segoe UI"/>
          <w:szCs w:val="20"/>
        </w:rPr>
        <w:t xml:space="preserve"> the Commission</w:t>
      </w:r>
      <w:r w:rsidR="00F13A1C">
        <w:rPr>
          <w:rFonts w:cs="Segoe UI"/>
          <w:szCs w:val="20"/>
        </w:rPr>
        <w:t>in</w:t>
      </w:r>
      <w:r>
        <w:rPr>
          <w:rFonts w:cs="Segoe UI"/>
          <w:szCs w:val="20"/>
        </w:rPr>
        <w:t xml:space="preserve">g File </w:t>
      </w:r>
      <w:r w:rsidR="009B1149" w:rsidRPr="00725372">
        <w:t>(</w:t>
      </w:r>
      <w:ins w:id="4605" w:author="do Rego Lima Pedro" w:date="2025-04-01T11:37:00Z">
        <w:r w:rsidR="0081103D">
          <w:rPr>
            <w:rStyle w:val="AAReferencedChar"/>
          </w:rPr>
          <w:fldChar w:fldCharType="begin"/>
        </w:r>
        <w:r w:rsidR="0081103D">
          <w:instrText xml:space="preserve"> REF _Ref194399846 \h </w:instrText>
        </w:r>
      </w:ins>
      <w:r w:rsidR="0081103D">
        <w:rPr>
          <w:rStyle w:val="AAReferencedChar"/>
        </w:rPr>
        <w:instrText xml:space="preserve"> \* MERGEFORMAT </w:instrText>
      </w:r>
      <w:r w:rsidR="0081103D">
        <w:rPr>
          <w:rStyle w:val="AAReferencedChar"/>
        </w:rPr>
      </w:r>
      <w:r w:rsidR="0081103D">
        <w:rPr>
          <w:rStyle w:val="AAReferencedChar"/>
        </w:rPr>
        <w:fldChar w:fldCharType="separate"/>
      </w:r>
      <w:r w:rsidR="00711812">
        <w:rPr>
          <w:rStyle w:val="AAReferencedChar"/>
          <w:b/>
          <w:bCs/>
          <w:lang w:val="en-US"/>
        </w:rPr>
        <w:t>Error! Reference source not found.</w:t>
      </w:r>
      <w:ins w:id="4606" w:author="do Rego Lima Pedro" w:date="2025-04-01T11:37:00Z">
        <w:r w:rsidR="0081103D">
          <w:rPr>
            <w:rStyle w:val="AAReferencedChar"/>
          </w:rPr>
          <w:fldChar w:fldCharType="end"/>
        </w:r>
      </w:ins>
      <w:del w:id="4607" w:author="do Rego Lima Pedro" w:date="2025-04-01T11:37:00Z">
        <w:r w:rsidR="009B1149" w:rsidRPr="0081103D" w:rsidDel="0081103D">
          <w:rPr>
            <w:rStyle w:val="AAReferencedChar"/>
          </w:rPr>
          <w:fldChar w:fldCharType="begin"/>
        </w:r>
        <w:r w:rsidR="009B1149" w:rsidRPr="0081103D" w:rsidDel="0081103D">
          <w:rPr>
            <w:rStyle w:val="AAReferencedChar"/>
          </w:rPr>
          <w:delInstrText xml:space="preserve"> REF _Ref191395421 \h  \* MERGEFORMAT </w:delInstrText>
        </w:r>
        <w:r w:rsidR="009B1149" w:rsidRPr="0081103D" w:rsidDel="0081103D">
          <w:rPr>
            <w:rStyle w:val="AAReferencedChar"/>
          </w:rPr>
        </w:r>
        <w:r w:rsidR="009B1149" w:rsidRPr="0081103D" w:rsidDel="0081103D">
          <w:rPr>
            <w:rStyle w:val="AAReferencedChar"/>
          </w:rPr>
          <w:fldChar w:fldCharType="separate"/>
        </w:r>
        <w:r w:rsidR="001B2DD3" w:rsidRPr="0081103D" w:rsidDel="0081103D">
          <w:rPr>
            <w:rStyle w:val="AAReferencedChar"/>
          </w:rPr>
          <w:delText>DD# 6</w:delText>
        </w:r>
        <w:r w:rsidR="009B1149" w:rsidRPr="0081103D" w:rsidDel="0081103D">
          <w:rPr>
            <w:rStyle w:val="AAReferencedChar"/>
          </w:rPr>
          <w:fldChar w:fldCharType="end"/>
        </w:r>
      </w:del>
      <w:r w:rsidR="009B1149" w:rsidRPr="00725372">
        <w:t>)</w:t>
      </w:r>
      <w:r>
        <w:rPr>
          <w:rFonts w:cs="Segoe UI"/>
          <w:szCs w:val="20"/>
        </w:rPr>
        <w:t xml:space="preserve"> for review and approval by SCK CEN.</w:t>
      </w:r>
    </w:p>
    <w:p w14:paraId="5CD38087" w14:textId="3EC16904" w:rsidR="009B1149" w:rsidRDefault="009B1149" w:rsidP="001C6DC5">
      <w:pPr>
        <w:pStyle w:val="ListParagraph"/>
        <w:numPr>
          <w:ilvl w:val="0"/>
          <w:numId w:val="26"/>
        </w:numPr>
        <w:rPr>
          <w:rFonts w:cs="Segoe UI"/>
          <w:szCs w:val="20"/>
        </w:rPr>
      </w:pPr>
      <w:r>
        <w:rPr>
          <w:rFonts w:cs="Segoe UI"/>
          <w:szCs w:val="20"/>
        </w:rPr>
        <w:lastRenderedPageBreak/>
        <w:t>Execution</w:t>
      </w:r>
      <w:r w:rsidR="00BF4DE0">
        <w:rPr>
          <w:rFonts w:cs="Segoe UI"/>
          <w:szCs w:val="20"/>
        </w:rPr>
        <w:t>/ reporting</w:t>
      </w:r>
      <w:r>
        <w:rPr>
          <w:rFonts w:cs="Segoe UI"/>
          <w:szCs w:val="20"/>
        </w:rPr>
        <w:t xml:space="preserve"> of SAT and </w:t>
      </w:r>
      <w:r w:rsidR="00F13A1C">
        <w:rPr>
          <w:rFonts w:cs="Segoe UI"/>
          <w:szCs w:val="20"/>
        </w:rPr>
        <w:t xml:space="preserve">preparing/ </w:t>
      </w:r>
      <w:r>
        <w:rPr>
          <w:rFonts w:cs="Segoe UI"/>
          <w:szCs w:val="20"/>
        </w:rPr>
        <w:t>submi</w:t>
      </w:r>
      <w:r w:rsidR="00F13A1C">
        <w:rPr>
          <w:rFonts w:cs="Segoe UI"/>
          <w:szCs w:val="20"/>
        </w:rPr>
        <w:t>tting</w:t>
      </w:r>
      <w:r>
        <w:rPr>
          <w:rFonts w:cs="Segoe UI"/>
          <w:szCs w:val="20"/>
        </w:rPr>
        <w:t xml:space="preserve"> the Acceptance Test File </w:t>
      </w:r>
      <w:r w:rsidRPr="000A5505">
        <w:rPr>
          <w:rFonts w:cs="Segoe UI"/>
          <w:szCs w:val="20"/>
        </w:rPr>
        <w:t>(</w:t>
      </w:r>
      <w:ins w:id="4608" w:author="do Rego Lima Pedro" w:date="2025-04-01T11:32:00Z">
        <w:r w:rsidR="0081103D" w:rsidRPr="0081103D">
          <w:rPr>
            <w:rStyle w:val="AAReferencedChar"/>
          </w:rPr>
          <w:fldChar w:fldCharType="begin"/>
        </w:r>
        <w:r w:rsidR="0081103D" w:rsidRPr="00EE5517">
          <w:rPr>
            <w:rStyle w:val="AAReferencedChar"/>
          </w:rPr>
          <w:instrText xml:space="preserve"> REF _Ref194399548 \h </w:instrText>
        </w:r>
      </w:ins>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711812">
        <w:rPr>
          <w:rStyle w:val="AAReferencedChar"/>
          <w:b/>
          <w:bCs/>
          <w:lang w:val="en-US"/>
        </w:rPr>
        <w:t>Error! Reference source not found.</w:t>
      </w:r>
      <w:ins w:id="4609" w:author="do Rego Lima Pedro" w:date="2025-04-01T11:32:00Z">
        <w:r w:rsidR="0081103D" w:rsidRPr="0081103D">
          <w:rPr>
            <w:rStyle w:val="AAReferencedChar"/>
          </w:rPr>
          <w:fldChar w:fldCharType="end"/>
        </w:r>
      </w:ins>
      <w:del w:id="4610" w:author="do Rego Lima Pedro" w:date="2025-04-01T11:32:00Z">
        <w:r w:rsidR="0081103D" w:rsidRPr="0081103D" w:rsidDel="0081103D">
          <w:rPr>
            <w:rStyle w:val="AAReferencedChar"/>
          </w:rPr>
          <w:delText>DD#7</w:delText>
        </w:r>
      </w:del>
      <w:r w:rsidRPr="000A5505">
        <w:rPr>
          <w:rFonts w:cs="Segoe UI"/>
          <w:szCs w:val="20"/>
        </w:rPr>
        <w:t>)</w:t>
      </w:r>
      <w:r>
        <w:rPr>
          <w:rFonts w:cs="Segoe UI"/>
          <w:szCs w:val="20"/>
        </w:rPr>
        <w:t xml:space="preserve"> for review and approval by SCK CEN.</w:t>
      </w:r>
    </w:p>
    <w:p w14:paraId="7C781289" w14:textId="06873CCF" w:rsidR="00BF3838" w:rsidRDefault="009B1149" w:rsidP="001C6DC5">
      <w:pPr>
        <w:pStyle w:val="ListParagraph"/>
        <w:numPr>
          <w:ilvl w:val="0"/>
          <w:numId w:val="26"/>
        </w:numPr>
        <w:rPr>
          <w:rFonts w:ascii="Segoe UI Semibold" w:eastAsia="Times New Roman" w:hAnsi="Segoe UI Semibold"/>
          <w:bCs/>
          <w:color w:val="562873"/>
          <w:sz w:val="24"/>
          <w:szCs w:val="26"/>
          <w:shd w:val="clear" w:color="auto" w:fill="FFFFFF"/>
        </w:rPr>
      </w:pPr>
      <w:r>
        <w:rPr>
          <w:rFonts w:cs="Segoe UI"/>
          <w:szCs w:val="20"/>
        </w:rPr>
        <w:t xml:space="preserve">Project closure and submission of the Final Report </w:t>
      </w:r>
      <w:r w:rsidRPr="000A5505">
        <w:rPr>
          <w:rFonts w:cs="Segoe UI"/>
          <w:szCs w:val="20"/>
        </w:rPr>
        <w:t>(</w:t>
      </w:r>
      <w:r w:rsidR="0081103D" w:rsidRPr="0081103D">
        <w:rPr>
          <w:rStyle w:val="AAReferencedChar"/>
        </w:rPr>
        <w:fldChar w:fldCharType="begin"/>
      </w:r>
      <w:r w:rsidR="0081103D" w:rsidRPr="0081103D">
        <w:rPr>
          <w:rStyle w:val="AAReferencedChar"/>
        </w:rPr>
        <w:instrText xml:space="preserve"> REF _Ref194399444 \h </w:instrText>
      </w:r>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711812">
        <w:rPr>
          <w:rStyle w:val="AAReferencedChar"/>
          <w:b/>
          <w:bCs/>
          <w:lang w:val="en-US"/>
        </w:rPr>
        <w:t>Error! Reference source not found.</w:t>
      </w:r>
      <w:r w:rsidR="0081103D" w:rsidRPr="0081103D">
        <w:rPr>
          <w:rStyle w:val="AAReferencedChar"/>
        </w:rPr>
        <w:fldChar w:fldCharType="end"/>
      </w:r>
      <w:del w:id="4611" w:author="do Rego Lima Pedro" w:date="2025-04-01T11:31:00Z">
        <w:r w:rsidR="0081103D" w:rsidRPr="0081103D" w:rsidDel="0081103D">
          <w:rPr>
            <w:rStyle w:val="AAReferencedChar"/>
          </w:rPr>
          <w:delText>DD#8</w:delText>
        </w:r>
      </w:del>
      <w:r w:rsidRPr="000A5505">
        <w:rPr>
          <w:rFonts w:cs="Segoe UI"/>
          <w:szCs w:val="20"/>
        </w:rPr>
        <w:t>)</w:t>
      </w:r>
      <w:r>
        <w:rPr>
          <w:rFonts w:cs="Segoe UI"/>
          <w:szCs w:val="20"/>
        </w:rPr>
        <w:t xml:space="preserve"> for review and approval by SCK CEN.</w:t>
      </w:r>
      <w:r w:rsidR="00C21268" w:rsidRPr="003E5C09">
        <w:rPr>
          <w:rFonts w:cs="Segoe UI"/>
          <w:szCs w:val="20"/>
        </w:rPr>
        <w:t xml:space="preserve"> </w:t>
      </w:r>
    </w:p>
    <w:p w14:paraId="6052F765" w14:textId="78875FED" w:rsidR="00CF5D52" w:rsidRDefault="00CF5D52" w:rsidP="00BF3838">
      <w:pPr>
        <w:pStyle w:val="Heading2numbered"/>
        <w:spacing w:after="160" w:line="259" w:lineRule="auto"/>
        <w:jc w:val="left"/>
      </w:pPr>
      <w:bookmarkStart w:id="4612" w:name="_Ref192661306"/>
      <w:bookmarkStart w:id="4613" w:name="_Toc198518460"/>
      <w:r w:rsidRPr="00725372">
        <w:t>Preliminary Schedule</w:t>
      </w:r>
      <w:bookmarkEnd w:id="4591"/>
      <w:bookmarkEnd w:id="4612"/>
      <w:bookmarkEnd w:id="4613"/>
      <w:r w:rsidRPr="00725372">
        <w:t xml:space="preserve"> </w:t>
      </w:r>
    </w:p>
    <w:p w14:paraId="5C307563" w14:textId="41C70CDC" w:rsidR="00B24FF8" w:rsidRPr="00DB4AD4" w:rsidRDefault="00B24FF8" w:rsidP="001D7813">
      <w:pPr>
        <w:pStyle w:val="regular"/>
        <w:jc w:val="center"/>
        <w:rPr>
          <w:rFonts w:ascii="Segoe UI Semibold" w:hAnsi="Segoe UI Semibold" w:cs="Segoe UI Semibold"/>
          <w:color w:val="562873" w:themeColor="accent1"/>
        </w:rPr>
      </w:pPr>
      <w:bookmarkStart w:id="4614" w:name="_Ref192752742"/>
      <w:bookmarkStart w:id="4615" w:name="_Toc195865385"/>
      <w:r w:rsidRPr="00DB4AD4">
        <w:rPr>
          <w:rFonts w:ascii="Segoe UI Semibold" w:hAnsi="Segoe UI Semibold" w:cs="Segoe UI Semibold"/>
          <w:color w:val="562873" w:themeColor="accent1"/>
        </w:rPr>
        <w:t xml:space="preserve">Table </w:t>
      </w:r>
      <w:r w:rsidRPr="00DB4AD4">
        <w:rPr>
          <w:rFonts w:ascii="Segoe UI Semibold" w:hAnsi="Segoe UI Semibold" w:cs="Segoe UI Semibold"/>
          <w:color w:val="562873" w:themeColor="accent1"/>
        </w:rPr>
        <w:fldChar w:fldCharType="begin"/>
      </w:r>
      <w:r w:rsidRPr="00DB4AD4">
        <w:rPr>
          <w:rFonts w:ascii="Segoe UI Semibold" w:hAnsi="Segoe UI Semibold" w:cs="Segoe UI Semibold"/>
          <w:color w:val="562873" w:themeColor="accent1"/>
        </w:rPr>
        <w:instrText xml:space="preserve"> SEQ Table \* ARABIC </w:instrText>
      </w:r>
      <w:r w:rsidRPr="00DB4AD4">
        <w:rPr>
          <w:rFonts w:ascii="Segoe UI Semibold" w:hAnsi="Segoe UI Semibold" w:cs="Segoe UI Semibold"/>
          <w:color w:val="562873" w:themeColor="accent1"/>
        </w:rPr>
        <w:fldChar w:fldCharType="separate"/>
      </w:r>
      <w:r w:rsidR="00711812">
        <w:rPr>
          <w:rFonts w:ascii="Segoe UI Semibold" w:hAnsi="Segoe UI Semibold" w:cs="Segoe UI Semibold"/>
          <w:noProof/>
          <w:color w:val="562873" w:themeColor="accent1"/>
        </w:rPr>
        <w:t>15</w:t>
      </w:r>
      <w:r w:rsidRPr="00DB4AD4">
        <w:rPr>
          <w:rFonts w:ascii="Segoe UI Semibold" w:hAnsi="Segoe UI Semibold" w:cs="Segoe UI Semibold"/>
          <w:color w:val="562873" w:themeColor="accent1"/>
        </w:rPr>
        <w:fldChar w:fldCharType="end"/>
      </w:r>
      <w:bookmarkEnd w:id="4614"/>
      <w:r w:rsidRPr="00DB4AD4">
        <w:rPr>
          <w:rFonts w:ascii="Segoe UI Semibold" w:hAnsi="Segoe UI Semibold" w:cs="Segoe UI Semibold"/>
          <w:color w:val="562873" w:themeColor="accent1"/>
        </w:rPr>
        <w:t xml:space="preserve"> Preliminary Schedule and Main Milestones</w:t>
      </w:r>
      <w:bookmarkEnd w:id="4615"/>
    </w:p>
    <w:p w14:paraId="261FBB2F" w14:textId="096A5398" w:rsidR="00B24FF8" w:rsidRDefault="00B24FF8" w:rsidP="003E5C09">
      <w:pPr>
        <w:pStyle w:val="TableCaption"/>
        <w:spacing w:before="0" w:after="0"/>
        <w:rPr>
          <w:i/>
          <w:sz w:val="14"/>
          <w:szCs w:val="12"/>
        </w:rPr>
      </w:pPr>
      <w:r>
        <w:rPr>
          <w:i/>
          <w:sz w:val="14"/>
          <w:szCs w:val="12"/>
        </w:rPr>
        <w:t>“ED” = Earliest possible Date, “LD” = Latest Possible Date, “M” = months, “wks” = weeks, “BD” = Business Days, “CD”</w:t>
      </w:r>
      <w:r w:rsidR="00270DA5">
        <w:rPr>
          <w:i/>
          <w:sz w:val="14"/>
          <w:szCs w:val="12"/>
        </w:rPr>
        <w:t xml:space="preserve"> = Calendar Days</w:t>
      </w:r>
      <w:r>
        <w:rPr>
          <w:i/>
          <w:sz w:val="14"/>
          <w:szCs w:val="12"/>
        </w:rPr>
        <w:t xml:space="preserve">.  </w:t>
      </w:r>
    </w:p>
    <w:tbl>
      <w:tblPr>
        <w:tblStyle w:val="TableGrid"/>
        <w:tblW w:w="0" w:type="auto"/>
        <w:tblLayout w:type="fixed"/>
        <w:tblLook w:val="04A0" w:firstRow="1" w:lastRow="0" w:firstColumn="1" w:lastColumn="0" w:noHBand="0" w:noVBand="1"/>
      </w:tblPr>
      <w:tblGrid>
        <w:gridCol w:w="704"/>
        <w:gridCol w:w="5528"/>
        <w:gridCol w:w="1418"/>
        <w:gridCol w:w="1417"/>
      </w:tblGrid>
      <w:tr w:rsidR="00CD524B" w14:paraId="716FF4D1" w14:textId="77777777" w:rsidTr="003E5C09">
        <w:tc>
          <w:tcPr>
            <w:tcW w:w="704" w:type="dxa"/>
            <w:shd w:val="clear" w:color="auto" w:fill="EBD9ED" w:themeFill="accent2" w:themeFillTint="33"/>
          </w:tcPr>
          <w:p w14:paraId="2DB208B1" w14:textId="2C7A4CB2" w:rsidR="00B24FF8" w:rsidRPr="003E5C09" w:rsidRDefault="00B24FF8" w:rsidP="00B24FF8">
            <w:pPr>
              <w:pStyle w:val="regular"/>
              <w:jc w:val="center"/>
              <w:rPr>
                <w:b/>
                <w:bCs/>
                <w:iCs/>
              </w:rPr>
            </w:pPr>
            <w:r w:rsidRPr="003E5C09">
              <w:rPr>
                <w:b/>
                <w:bCs/>
                <w:iCs/>
              </w:rPr>
              <w:t>ID</w:t>
            </w:r>
          </w:p>
        </w:tc>
        <w:tc>
          <w:tcPr>
            <w:tcW w:w="5528" w:type="dxa"/>
            <w:shd w:val="clear" w:color="auto" w:fill="EBD9ED" w:themeFill="accent2" w:themeFillTint="33"/>
          </w:tcPr>
          <w:p w14:paraId="22042AC5" w14:textId="3093141B" w:rsidR="00B24FF8" w:rsidRPr="003E5C09" w:rsidRDefault="00B24FF8" w:rsidP="00B24FF8">
            <w:pPr>
              <w:pStyle w:val="regular"/>
              <w:jc w:val="center"/>
              <w:rPr>
                <w:b/>
                <w:bCs/>
                <w:iCs/>
              </w:rPr>
            </w:pPr>
            <w:r w:rsidRPr="003E5C09">
              <w:rPr>
                <w:b/>
                <w:bCs/>
                <w:iCs/>
              </w:rPr>
              <w:t>Description</w:t>
            </w:r>
          </w:p>
        </w:tc>
        <w:tc>
          <w:tcPr>
            <w:tcW w:w="1418" w:type="dxa"/>
            <w:shd w:val="clear" w:color="auto" w:fill="EBD9ED" w:themeFill="accent2" w:themeFillTint="33"/>
          </w:tcPr>
          <w:p w14:paraId="14E99173" w14:textId="247D4D33" w:rsidR="00B24FF8" w:rsidRPr="003E5C09" w:rsidRDefault="00B24FF8" w:rsidP="00B24FF8">
            <w:pPr>
              <w:pStyle w:val="regular"/>
              <w:jc w:val="center"/>
              <w:rPr>
                <w:b/>
                <w:bCs/>
                <w:iCs/>
              </w:rPr>
            </w:pPr>
            <w:r w:rsidRPr="003E5C09">
              <w:rPr>
                <w:b/>
                <w:bCs/>
                <w:iCs/>
              </w:rPr>
              <w:t>Responsible</w:t>
            </w:r>
          </w:p>
        </w:tc>
        <w:tc>
          <w:tcPr>
            <w:tcW w:w="1417" w:type="dxa"/>
            <w:shd w:val="clear" w:color="auto" w:fill="EBD9ED" w:themeFill="accent2" w:themeFillTint="33"/>
          </w:tcPr>
          <w:p w14:paraId="5F7D9FFF" w14:textId="39E20865" w:rsidR="00B24FF8" w:rsidRPr="003E5C09" w:rsidRDefault="00B24FF8" w:rsidP="00B24FF8">
            <w:pPr>
              <w:pStyle w:val="regular"/>
              <w:jc w:val="center"/>
              <w:rPr>
                <w:b/>
                <w:bCs/>
                <w:iCs/>
              </w:rPr>
            </w:pPr>
            <w:commentRangeStart w:id="4616"/>
            <w:r w:rsidRPr="003E5C09">
              <w:rPr>
                <w:b/>
                <w:bCs/>
                <w:iCs/>
              </w:rPr>
              <w:t>Dates</w:t>
            </w:r>
            <w:commentRangeEnd w:id="4616"/>
            <w:r w:rsidR="00CD524B">
              <w:rPr>
                <w:rStyle w:val="CommentReference"/>
              </w:rPr>
              <w:commentReference w:id="4616"/>
            </w:r>
          </w:p>
        </w:tc>
      </w:tr>
      <w:tr w:rsidR="00B24FF8" w14:paraId="03715C6A" w14:textId="77777777" w:rsidTr="003E5C09">
        <w:tc>
          <w:tcPr>
            <w:tcW w:w="704" w:type="dxa"/>
          </w:tcPr>
          <w:p w14:paraId="6F0FE771" w14:textId="39E1DBB8" w:rsidR="00B24FF8" w:rsidRPr="003E5C09" w:rsidRDefault="00B24FF8" w:rsidP="00B24FF8">
            <w:pPr>
              <w:pStyle w:val="regular"/>
              <w:jc w:val="center"/>
              <w:rPr>
                <w:rFonts w:cs="Segoe UI"/>
                <w:iCs/>
                <w:sz w:val="18"/>
                <w:szCs w:val="18"/>
              </w:rPr>
            </w:pPr>
            <w:r w:rsidRPr="003E5C09">
              <w:rPr>
                <w:rFonts w:cs="Segoe UI"/>
                <w:iCs/>
                <w:sz w:val="18"/>
                <w:szCs w:val="18"/>
              </w:rPr>
              <w:t>T</w:t>
            </w:r>
            <w:r w:rsidRPr="003E5C09">
              <w:rPr>
                <w:rFonts w:cs="Segoe UI"/>
                <w:iCs/>
                <w:sz w:val="18"/>
                <w:szCs w:val="18"/>
                <w:vertAlign w:val="subscript"/>
              </w:rPr>
              <w:t>O</w:t>
            </w:r>
          </w:p>
        </w:tc>
        <w:tc>
          <w:tcPr>
            <w:tcW w:w="5528" w:type="dxa"/>
          </w:tcPr>
          <w:p w14:paraId="502EBB15" w14:textId="3FA95907" w:rsidR="00B24FF8" w:rsidRPr="003E5C09" w:rsidRDefault="00B24FF8" w:rsidP="003E5C09">
            <w:pPr>
              <w:pStyle w:val="regular"/>
              <w:jc w:val="left"/>
              <w:rPr>
                <w:rFonts w:cs="Segoe UI"/>
                <w:iCs/>
                <w:sz w:val="18"/>
                <w:szCs w:val="18"/>
              </w:rPr>
            </w:pPr>
            <w:r>
              <w:rPr>
                <w:rFonts w:cs="Segoe UI"/>
                <w:iCs/>
                <w:sz w:val="18"/>
                <w:szCs w:val="18"/>
              </w:rPr>
              <w:t>Contract Conclusion</w:t>
            </w:r>
          </w:p>
        </w:tc>
        <w:tc>
          <w:tcPr>
            <w:tcW w:w="1418" w:type="dxa"/>
          </w:tcPr>
          <w:p w14:paraId="2BCBF729" w14:textId="47181905" w:rsidR="00B24FF8" w:rsidRPr="003E5C09" w:rsidRDefault="00B24FF8" w:rsidP="00B24FF8">
            <w:pPr>
              <w:pStyle w:val="regular"/>
              <w:jc w:val="center"/>
              <w:rPr>
                <w:rFonts w:cs="Segoe UI"/>
                <w:iCs/>
                <w:sz w:val="18"/>
                <w:szCs w:val="18"/>
              </w:rPr>
            </w:pPr>
            <w:r>
              <w:rPr>
                <w:rFonts w:cs="Segoe UI"/>
                <w:iCs/>
                <w:sz w:val="18"/>
                <w:szCs w:val="18"/>
              </w:rPr>
              <w:t>SCK CEN</w:t>
            </w:r>
          </w:p>
        </w:tc>
        <w:tc>
          <w:tcPr>
            <w:tcW w:w="1417" w:type="dxa"/>
          </w:tcPr>
          <w:p w14:paraId="4AD5B443" w14:textId="1AB3BD6A" w:rsidR="00B24FF8" w:rsidRPr="003E5C09" w:rsidRDefault="00B24FF8" w:rsidP="003E5C09">
            <w:pPr>
              <w:rPr>
                <w:rFonts w:cs="Segoe UI"/>
                <w:color w:val="000000" w:themeColor="text1"/>
                <w:sz w:val="18"/>
                <w:szCs w:val="18"/>
              </w:rPr>
            </w:pPr>
            <w:r w:rsidRPr="003E5C09">
              <w:rPr>
                <w:rFonts w:cs="Segoe UI"/>
                <w:color w:val="000000" w:themeColor="text1"/>
                <w:sz w:val="18"/>
                <w:szCs w:val="18"/>
              </w:rPr>
              <w:t>ED: Q</w:t>
            </w:r>
            <w:r w:rsidR="00E26755">
              <w:rPr>
                <w:rFonts w:cs="Segoe UI"/>
                <w:color w:val="000000" w:themeColor="text1"/>
                <w:sz w:val="18"/>
                <w:szCs w:val="18"/>
              </w:rPr>
              <w:t>4</w:t>
            </w:r>
            <w:r w:rsidRPr="003E5C09">
              <w:rPr>
                <w:rFonts w:cs="Segoe UI"/>
                <w:color w:val="000000" w:themeColor="text1"/>
                <w:sz w:val="18"/>
                <w:szCs w:val="18"/>
              </w:rPr>
              <w:t xml:space="preserve"> 2025</w:t>
            </w:r>
          </w:p>
        </w:tc>
      </w:tr>
      <w:tr w:rsidR="00CD524B" w14:paraId="5EFAEDEE" w14:textId="77777777" w:rsidTr="00CD524B">
        <w:tc>
          <w:tcPr>
            <w:tcW w:w="6232" w:type="dxa"/>
            <w:gridSpan w:val="2"/>
            <w:shd w:val="clear" w:color="auto" w:fill="EBD9ED" w:themeFill="accent2" w:themeFillTint="33"/>
          </w:tcPr>
          <w:p w14:paraId="417F3B6E" w14:textId="68C05AA6" w:rsidR="00D30E7B" w:rsidRPr="003E5C09" w:rsidRDefault="00D30E7B" w:rsidP="00B24FF8">
            <w:pPr>
              <w:pStyle w:val="regular"/>
              <w:jc w:val="left"/>
              <w:rPr>
                <w:rFonts w:cs="Segoe UI"/>
                <w:b/>
                <w:bCs/>
                <w:sz w:val="18"/>
                <w:szCs w:val="18"/>
              </w:rPr>
            </w:pPr>
            <w:r w:rsidRPr="003E5C09">
              <w:rPr>
                <w:rFonts w:cs="Segoe UI"/>
                <w:b/>
                <w:bCs/>
                <w:sz w:val="18"/>
                <w:szCs w:val="18"/>
              </w:rPr>
              <w:t>Phase I</w:t>
            </w:r>
            <w:r w:rsidR="00AE6072">
              <w:rPr>
                <w:rFonts w:cs="Segoe UI"/>
                <w:b/>
                <w:bCs/>
                <w:sz w:val="18"/>
                <w:szCs w:val="18"/>
              </w:rPr>
              <w:t xml:space="preserve"> -Design and Development</w:t>
            </w:r>
          </w:p>
        </w:tc>
        <w:tc>
          <w:tcPr>
            <w:tcW w:w="1418" w:type="dxa"/>
            <w:shd w:val="clear" w:color="auto" w:fill="EBD9ED" w:themeFill="accent2" w:themeFillTint="33"/>
            <w:vAlign w:val="center"/>
          </w:tcPr>
          <w:p w14:paraId="4917CA6B" w14:textId="77777777" w:rsidR="00D30E7B" w:rsidRPr="003E5C09" w:rsidRDefault="00D30E7B" w:rsidP="00B24FF8">
            <w:pPr>
              <w:pStyle w:val="regular"/>
              <w:jc w:val="center"/>
              <w:rPr>
                <w:b/>
                <w:bCs/>
                <w:sz w:val="18"/>
                <w:szCs w:val="18"/>
              </w:rPr>
            </w:pPr>
          </w:p>
        </w:tc>
        <w:tc>
          <w:tcPr>
            <w:tcW w:w="1417" w:type="dxa"/>
            <w:shd w:val="clear" w:color="auto" w:fill="EBD9ED" w:themeFill="accent2" w:themeFillTint="33"/>
            <w:vAlign w:val="center"/>
          </w:tcPr>
          <w:p w14:paraId="30BD5472" w14:textId="77777777" w:rsidR="00D30E7B" w:rsidRPr="00AE6072" w:rsidRDefault="00D30E7B" w:rsidP="00B24FF8">
            <w:pPr>
              <w:rPr>
                <w:rFonts w:cs="Segoe UI"/>
                <w:color w:val="000000" w:themeColor="text1"/>
                <w:sz w:val="18"/>
                <w:szCs w:val="18"/>
              </w:rPr>
            </w:pPr>
          </w:p>
        </w:tc>
      </w:tr>
      <w:tr w:rsidR="00B24FF8" w14:paraId="575C2054" w14:textId="77777777" w:rsidTr="003E5C09">
        <w:tc>
          <w:tcPr>
            <w:tcW w:w="704" w:type="dxa"/>
          </w:tcPr>
          <w:p w14:paraId="2EF2FB77" w14:textId="54F8CFB6"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Pr="003E5C09">
              <w:rPr>
                <w:rFonts w:cs="Segoe UI"/>
                <w:iCs/>
                <w:sz w:val="18"/>
                <w:szCs w:val="18"/>
              </w:rPr>
              <w:t>1</w:t>
            </w:r>
          </w:p>
        </w:tc>
        <w:tc>
          <w:tcPr>
            <w:tcW w:w="5528" w:type="dxa"/>
          </w:tcPr>
          <w:p w14:paraId="3AA5DD79" w14:textId="65547928" w:rsidR="00B24FF8" w:rsidRPr="003E5C09" w:rsidRDefault="00B24FF8" w:rsidP="003E5C09">
            <w:pPr>
              <w:pStyle w:val="regular"/>
              <w:jc w:val="left"/>
              <w:rPr>
                <w:rFonts w:cs="Segoe UI"/>
                <w:iCs/>
                <w:sz w:val="18"/>
                <w:szCs w:val="18"/>
              </w:rPr>
            </w:pPr>
            <w:r w:rsidRPr="00725372">
              <w:rPr>
                <w:rFonts w:cs="Segoe UI"/>
                <w:sz w:val="18"/>
                <w:szCs w:val="18"/>
              </w:rPr>
              <w:t>Kick-</w:t>
            </w:r>
            <w:r w:rsidR="00B46604">
              <w:rPr>
                <w:rFonts w:cs="Segoe UI"/>
                <w:sz w:val="18"/>
                <w:szCs w:val="18"/>
              </w:rPr>
              <w:t>O</w:t>
            </w:r>
            <w:r w:rsidRPr="00725372">
              <w:rPr>
                <w:rFonts w:cs="Segoe UI"/>
                <w:sz w:val="18"/>
                <w:szCs w:val="18"/>
              </w:rPr>
              <w:t>ff meeting</w:t>
            </w:r>
          </w:p>
        </w:tc>
        <w:tc>
          <w:tcPr>
            <w:tcW w:w="1418" w:type="dxa"/>
            <w:vAlign w:val="center"/>
          </w:tcPr>
          <w:p w14:paraId="082E2B40" w14:textId="3AB06C88" w:rsidR="00B24FF8" w:rsidRPr="003E5C09" w:rsidRDefault="00B24FF8" w:rsidP="00B24FF8">
            <w:pPr>
              <w:pStyle w:val="regular"/>
              <w:jc w:val="center"/>
              <w:rPr>
                <w:rFonts w:cs="Segoe UI"/>
                <w:iCs/>
                <w:sz w:val="18"/>
                <w:szCs w:val="18"/>
              </w:rPr>
            </w:pPr>
            <w:r w:rsidRPr="00725372">
              <w:rPr>
                <w:sz w:val="18"/>
                <w:szCs w:val="18"/>
              </w:rPr>
              <w:t>SCK CEN</w:t>
            </w:r>
          </w:p>
        </w:tc>
        <w:tc>
          <w:tcPr>
            <w:tcW w:w="1417" w:type="dxa"/>
            <w:vAlign w:val="center"/>
          </w:tcPr>
          <w:p w14:paraId="6E3DE3E1" w14:textId="22E86C53" w:rsidR="00B24FF8" w:rsidRPr="003E5C09" w:rsidRDefault="00B24FF8" w:rsidP="003E5C09">
            <w:pPr>
              <w:rPr>
                <w:rFonts w:cs="Segoe UI"/>
                <w:color w:val="000000" w:themeColor="text1"/>
                <w:sz w:val="18"/>
                <w:szCs w:val="18"/>
              </w:rPr>
            </w:pPr>
            <w:r w:rsidRPr="003E5C09">
              <w:rPr>
                <w:rFonts w:cs="Segoe UI"/>
                <w:color w:val="000000" w:themeColor="text1"/>
                <w:sz w:val="18"/>
                <w:szCs w:val="18"/>
              </w:rPr>
              <w:t>T</w:t>
            </w:r>
            <w:r w:rsidRPr="003E5C09">
              <w:rPr>
                <w:rFonts w:cs="Segoe UI"/>
                <w:color w:val="000000" w:themeColor="text1"/>
                <w:sz w:val="18"/>
                <w:szCs w:val="18"/>
                <w:vertAlign w:val="subscript"/>
              </w:rPr>
              <w:t>0</w:t>
            </w:r>
            <w:r w:rsidRPr="003E5C09">
              <w:rPr>
                <w:rFonts w:cs="Segoe UI"/>
                <w:b/>
                <w:bCs/>
                <w:color w:val="000000" w:themeColor="text1"/>
                <w:sz w:val="18"/>
                <w:szCs w:val="18"/>
                <w:vertAlign w:val="subscript"/>
              </w:rPr>
              <w:t xml:space="preserve"> </w:t>
            </w:r>
            <w:r w:rsidRPr="003E5C09">
              <w:rPr>
                <w:rStyle w:val="Specsvalues"/>
                <w:rFonts w:ascii="Segoe UI" w:hAnsi="Segoe UI" w:cs="Segoe UI"/>
                <w:color w:val="000000" w:themeColor="text1"/>
                <w:sz w:val="18"/>
                <w:szCs w:val="18"/>
              </w:rPr>
              <w:t>+15</w:t>
            </w:r>
            <w:r w:rsidR="00E26755">
              <w:rPr>
                <w:rStyle w:val="Specsvalues"/>
                <w:rFonts w:ascii="Segoe UI" w:hAnsi="Segoe UI" w:cs="Segoe UI"/>
                <w:color w:val="000000" w:themeColor="text1"/>
                <w:sz w:val="18"/>
                <w:szCs w:val="18"/>
              </w:rPr>
              <w:t xml:space="preserve"> BD</w:t>
            </w:r>
          </w:p>
        </w:tc>
      </w:tr>
      <w:tr w:rsidR="00B24FF8" w14:paraId="3CA15298" w14:textId="77777777" w:rsidTr="003E5C09">
        <w:tc>
          <w:tcPr>
            <w:tcW w:w="704" w:type="dxa"/>
          </w:tcPr>
          <w:p w14:paraId="7B7C806E" w14:textId="40FFD4F4" w:rsidR="00B24FF8" w:rsidRPr="00B24FF8" w:rsidRDefault="00AE6072" w:rsidP="00B24FF8">
            <w:pPr>
              <w:pStyle w:val="regular"/>
              <w:jc w:val="center"/>
              <w:rPr>
                <w:rFonts w:cs="Segoe UI"/>
                <w:iCs/>
                <w:sz w:val="18"/>
                <w:szCs w:val="18"/>
              </w:rPr>
            </w:pPr>
            <w:r>
              <w:rPr>
                <w:rFonts w:cs="Segoe UI"/>
                <w:iCs/>
                <w:sz w:val="18"/>
                <w:szCs w:val="18"/>
              </w:rPr>
              <w:t>M12</w:t>
            </w:r>
          </w:p>
        </w:tc>
        <w:tc>
          <w:tcPr>
            <w:tcW w:w="5528" w:type="dxa"/>
          </w:tcPr>
          <w:p w14:paraId="7257F425" w14:textId="6D5B1976" w:rsidR="00B24FF8" w:rsidRPr="00725372" w:rsidRDefault="008F7B64" w:rsidP="00B24FF8">
            <w:pPr>
              <w:pStyle w:val="regular"/>
              <w:jc w:val="left"/>
              <w:rPr>
                <w:rFonts w:cs="Segoe UI"/>
                <w:sz w:val="18"/>
                <w:szCs w:val="18"/>
              </w:rPr>
            </w:pPr>
            <w:r>
              <w:rPr>
                <w:rFonts w:cs="Segoe UI"/>
                <w:sz w:val="18"/>
                <w:szCs w:val="18"/>
              </w:rPr>
              <w:t>Management Dashboard &amp; QAP</w:t>
            </w:r>
            <w:r w:rsidR="00B21E86">
              <w:rPr>
                <w:rFonts w:cs="Segoe UI"/>
                <w:sz w:val="18"/>
                <w:szCs w:val="18"/>
              </w:rPr>
              <w:t xml:space="preserve"> </w:t>
            </w:r>
            <w:r>
              <w:rPr>
                <w:rFonts w:cs="Segoe UI"/>
                <w:sz w:val="18"/>
                <w:szCs w:val="18"/>
              </w:rPr>
              <w:t>submitted</w:t>
            </w:r>
            <w:r w:rsidR="00CD524B">
              <w:rPr>
                <w:rFonts w:cs="Segoe UI"/>
                <w:sz w:val="18"/>
                <w:szCs w:val="18"/>
              </w:rPr>
              <w:t xml:space="preserve"> for review/approval</w:t>
            </w:r>
          </w:p>
        </w:tc>
        <w:tc>
          <w:tcPr>
            <w:tcW w:w="1418" w:type="dxa"/>
            <w:vAlign w:val="center"/>
          </w:tcPr>
          <w:p w14:paraId="333E16C5" w14:textId="3FB9B610" w:rsidR="00B24FF8" w:rsidRPr="00725372" w:rsidRDefault="00AE6072" w:rsidP="00B24FF8">
            <w:pPr>
              <w:pStyle w:val="regular"/>
              <w:jc w:val="center"/>
              <w:rPr>
                <w:sz w:val="18"/>
                <w:szCs w:val="18"/>
              </w:rPr>
            </w:pPr>
            <w:r>
              <w:rPr>
                <w:sz w:val="18"/>
                <w:szCs w:val="18"/>
              </w:rPr>
              <w:t>Contractor</w:t>
            </w:r>
          </w:p>
        </w:tc>
        <w:tc>
          <w:tcPr>
            <w:tcW w:w="1417" w:type="dxa"/>
            <w:vAlign w:val="center"/>
          </w:tcPr>
          <w:p w14:paraId="6FFC499F" w14:textId="39A4EF59" w:rsidR="00B24FF8" w:rsidRPr="00B24FF8" w:rsidRDefault="00B24FF8" w:rsidP="00B24FF8">
            <w:pPr>
              <w:rPr>
                <w:rStyle w:val="Specsvalues"/>
                <w:rFonts w:ascii="Segoe UI" w:hAnsi="Segoe UI" w:cs="Segoe UI"/>
                <w:color w:val="000000" w:themeColor="text1"/>
                <w:sz w:val="18"/>
                <w:szCs w:val="18"/>
              </w:rPr>
            </w:pPr>
          </w:p>
        </w:tc>
      </w:tr>
      <w:tr w:rsidR="00E02080" w14:paraId="32729AAC" w14:textId="77777777" w:rsidTr="00CD524B">
        <w:tc>
          <w:tcPr>
            <w:tcW w:w="704" w:type="dxa"/>
          </w:tcPr>
          <w:p w14:paraId="09397267" w14:textId="7232F5C8" w:rsidR="00E02080" w:rsidRDefault="00E02080" w:rsidP="00B24FF8">
            <w:pPr>
              <w:pStyle w:val="regular"/>
              <w:jc w:val="center"/>
              <w:rPr>
                <w:rFonts w:cs="Segoe UI"/>
                <w:iCs/>
                <w:sz w:val="18"/>
                <w:szCs w:val="18"/>
              </w:rPr>
            </w:pPr>
            <w:r>
              <w:rPr>
                <w:rFonts w:cs="Segoe UI"/>
                <w:iCs/>
                <w:sz w:val="18"/>
                <w:szCs w:val="18"/>
              </w:rPr>
              <w:t>M13</w:t>
            </w:r>
          </w:p>
        </w:tc>
        <w:tc>
          <w:tcPr>
            <w:tcW w:w="5528" w:type="dxa"/>
          </w:tcPr>
          <w:p w14:paraId="7BE69B34" w14:textId="71B1715F" w:rsidR="00E02080" w:rsidRDefault="00E02080" w:rsidP="00B24FF8">
            <w:pPr>
              <w:pStyle w:val="regular"/>
              <w:jc w:val="left"/>
              <w:rPr>
                <w:rFonts w:cs="Segoe UI"/>
                <w:sz w:val="18"/>
                <w:szCs w:val="18"/>
              </w:rPr>
            </w:pPr>
            <w:r>
              <w:rPr>
                <w:rFonts w:cs="Segoe UI"/>
                <w:sz w:val="18"/>
                <w:szCs w:val="18"/>
              </w:rPr>
              <w:t>Risk Assessment/ Management Plan submitted for review/approval</w:t>
            </w:r>
          </w:p>
        </w:tc>
        <w:tc>
          <w:tcPr>
            <w:tcW w:w="1418" w:type="dxa"/>
            <w:vAlign w:val="center"/>
          </w:tcPr>
          <w:p w14:paraId="58DD0629" w14:textId="76FFD347" w:rsidR="00E02080" w:rsidRDefault="00E02080" w:rsidP="00B24FF8">
            <w:pPr>
              <w:pStyle w:val="regular"/>
              <w:jc w:val="center"/>
              <w:rPr>
                <w:sz w:val="18"/>
                <w:szCs w:val="18"/>
              </w:rPr>
            </w:pPr>
            <w:r>
              <w:rPr>
                <w:sz w:val="18"/>
                <w:szCs w:val="18"/>
              </w:rPr>
              <w:t>Contractor</w:t>
            </w:r>
          </w:p>
        </w:tc>
        <w:tc>
          <w:tcPr>
            <w:tcW w:w="1417" w:type="dxa"/>
            <w:vAlign w:val="center"/>
          </w:tcPr>
          <w:p w14:paraId="32423EDE" w14:textId="77777777" w:rsidR="00E02080" w:rsidRPr="00B24FF8" w:rsidRDefault="00E02080" w:rsidP="00B24FF8">
            <w:pPr>
              <w:rPr>
                <w:rStyle w:val="Specsvalues"/>
                <w:rFonts w:ascii="Segoe UI" w:hAnsi="Segoe UI" w:cs="Segoe UI"/>
                <w:color w:val="000000" w:themeColor="text1"/>
                <w:sz w:val="18"/>
                <w:szCs w:val="18"/>
              </w:rPr>
            </w:pPr>
          </w:p>
        </w:tc>
      </w:tr>
      <w:tr w:rsidR="00B24FF8" w14:paraId="63156F5C" w14:textId="77777777" w:rsidTr="003E5C09">
        <w:tc>
          <w:tcPr>
            <w:tcW w:w="704" w:type="dxa"/>
          </w:tcPr>
          <w:p w14:paraId="04511E72" w14:textId="677870EB"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4</w:t>
            </w:r>
          </w:p>
        </w:tc>
        <w:tc>
          <w:tcPr>
            <w:tcW w:w="5528" w:type="dxa"/>
          </w:tcPr>
          <w:p w14:paraId="3709AC6B" w14:textId="09D9DF11" w:rsidR="00B24FF8" w:rsidRPr="003E5C09" w:rsidRDefault="00B24FF8" w:rsidP="003E5C09">
            <w:pPr>
              <w:pStyle w:val="regular"/>
              <w:jc w:val="left"/>
              <w:rPr>
                <w:rFonts w:cs="Segoe UI"/>
                <w:iCs/>
                <w:sz w:val="18"/>
                <w:szCs w:val="18"/>
              </w:rPr>
            </w:pPr>
            <w:commentRangeStart w:id="4617"/>
            <w:commentRangeStart w:id="4618"/>
            <w:r w:rsidRPr="00725372">
              <w:rPr>
                <w:rFonts w:cs="Segoe UI"/>
                <w:sz w:val="18"/>
                <w:szCs w:val="18"/>
              </w:rPr>
              <w:t>Preliminary Information on Site</w:t>
            </w:r>
            <w:r>
              <w:rPr>
                <w:rFonts w:cs="Segoe UI"/>
                <w:sz w:val="18"/>
                <w:szCs w:val="18"/>
              </w:rPr>
              <w:t xml:space="preserve"> </w:t>
            </w:r>
            <w:r w:rsidR="00E26755" w:rsidRPr="00725372">
              <w:rPr>
                <w:rFonts w:cs="Segoe UI"/>
                <w:sz w:val="18"/>
                <w:szCs w:val="18"/>
              </w:rPr>
              <w:t xml:space="preserve">Infrastructure </w:t>
            </w:r>
            <w:r>
              <w:rPr>
                <w:rFonts w:cs="Segoe UI"/>
                <w:sz w:val="18"/>
                <w:szCs w:val="18"/>
              </w:rPr>
              <w:t>delivered</w:t>
            </w:r>
            <w:commentRangeEnd w:id="4617"/>
            <w:r w:rsidR="005F478A">
              <w:rPr>
                <w:rStyle w:val="CommentReference"/>
              </w:rPr>
              <w:commentReference w:id="4617"/>
            </w:r>
            <w:commentRangeEnd w:id="4618"/>
            <w:r w:rsidR="006814D5">
              <w:rPr>
                <w:rStyle w:val="CommentReference"/>
              </w:rPr>
              <w:commentReference w:id="4618"/>
            </w:r>
          </w:p>
        </w:tc>
        <w:tc>
          <w:tcPr>
            <w:tcW w:w="1418" w:type="dxa"/>
            <w:vAlign w:val="center"/>
          </w:tcPr>
          <w:p w14:paraId="092856C5" w14:textId="4AD59875" w:rsidR="00B24FF8" w:rsidRPr="003E5C09" w:rsidRDefault="00B24FF8" w:rsidP="00B24FF8">
            <w:pPr>
              <w:pStyle w:val="regular"/>
              <w:jc w:val="center"/>
              <w:rPr>
                <w:rFonts w:cs="Segoe UI"/>
                <w:iCs/>
                <w:sz w:val="18"/>
                <w:szCs w:val="18"/>
              </w:rPr>
            </w:pPr>
            <w:r w:rsidRPr="00725372">
              <w:rPr>
                <w:sz w:val="18"/>
                <w:szCs w:val="18"/>
              </w:rPr>
              <w:t>SCK CEN</w:t>
            </w:r>
          </w:p>
        </w:tc>
        <w:tc>
          <w:tcPr>
            <w:tcW w:w="1417" w:type="dxa"/>
            <w:vAlign w:val="center"/>
          </w:tcPr>
          <w:p w14:paraId="6B958B7F" w14:textId="2E0B4DCC" w:rsidR="00B24FF8" w:rsidRPr="003E5C09" w:rsidRDefault="008F7B64" w:rsidP="003E5C09">
            <w:pPr>
              <w:rPr>
                <w:rFonts w:cs="Segoe UI"/>
                <w:color w:val="000000" w:themeColor="text1"/>
                <w:sz w:val="18"/>
                <w:szCs w:val="18"/>
              </w:rPr>
            </w:pPr>
            <w:r>
              <w:rPr>
                <w:rStyle w:val="Specsvalues"/>
                <w:rFonts w:ascii="Segoe UI" w:hAnsi="Segoe UI" w:cs="Segoe UI"/>
                <w:color w:val="000000" w:themeColor="text1"/>
                <w:sz w:val="18"/>
                <w:szCs w:val="18"/>
              </w:rPr>
              <w:t>M11</w:t>
            </w:r>
            <w:r w:rsidR="00B24FF8" w:rsidRPr="003E5C09">
              <w:rPr>
                <w:rStyle w:val="Specsvalues"/>
                <w:rFonts w:ascii="Segoe UI" w:hAnsi="Segoe UI" w:cs="Segoe UI"/>
                <w:color w:val="000000" w:themeColor="text1"/>
                <w:sz w:val="18"/>
                <w:szCs w:val="18"/>
              </w:rPr>
              <w:t xml:space="preserve"> + 1</w:t>
            </w:r>
            <w:r w:rsidR="009D156E">
              <w:rPr>
                <w:rStyle w:val="Specsvalues"/>
                <w:rFonts w:ascii="Segoe UI" w:hAnsi="Segoe UI" w:cs="Segoe UI"/>
                <w:color w:val="000000" w:themeColor="text1"/>
                <w:sz w:val="18"/>
                <w:szCs w:val="18"/>
              </w:rPr>
              <w:t>M</w:t>
            </w:r>
          </w:p>
        </w:tc>
      </w:tr>
      <w:tr w:rsidR="008F7B64" w14:paraId="47A45820" w14:textId="77777777" w:rsidTr="003E5C09">
        <w:tc>
          <w:tcPr>
            <w:tcW w:w="704" w:type="dxa"/>
          </w:tcPr>
          <w:p w14:paraId="00F6597E" w14:textId="60B5B6C7" w:rsidR="008F7B64" w:rsidRPr="008F7B64" w:rsidRDefault="008F7B64" w:rsidP="00B24FF8">
            <w:pPr>
              <w:pStyle w:val="regular"/>
              <w:jc w:val="center"/>
              <w:rPr>
                <w:rFonts w:cs="Segoe UI"/>
                <w:iCs/>
                <w:sz w:val="18"/>
                <w:szCs w:val="18"/>
              </w:rPr>
            </w:pPr>
            <w:r>
              <w:rPr>
                <w:rFonts w:cs="Segoe UI"/>
                <w:iCs/>
                <w:sz w:val="18"/>
                <w:szCs w:val="18"/>
              </w:rPr>
              <w:t>M1</w:t>
            </w:r>
            <w:r w:rsidR="00E02080">
              <w:rPr>
                <w:rFonts w:cs="Segoe UI"/>
                <w:iCs/>
                <w:sz w:val="18"/>
                <w:szCs w:val="18"/>
              </w:rPr>
              <w:t>5</w:t>
            </w:r>
          </w:p>
        </w:tc>
        <w:tc>
          <w:tcPr>
            <w:tcW w:w="5528" w:type="dxa"/>
          </w:tcPr>
          <w:p w14:paraId="05D3E874" w14:textId="337CFDCC" w:rsidR="008F7B64" w:rsidRDefault="00E02080">
            <w:pPr>
              <w:pStyle w:val="regular"/>
              <w:jc w:val="left"/>
              <w:rPr>
                <w:rFonts w:cs="Segoe UI"/>
                <w:sz w:val="18"/>
                <w:szCs w:val="18"/>
                <w:u w:color="7030A0"/>
              </w:rPr>
            </w:pPr>
            <w:r>
              <w:rPr>
                <w:rFonts w:cs="Segoe UI"/>
                <w:sz w:val="18"/>
                <w:szCs w:val="18"/>
                <w:u w:color="7030A0"/>
              </w:rPr>
              <w:t>Deliverable</w:t>
            </w:r>
            <w:r w:rsidR="00AA3A63">
              <w:rPr>
                <w:rFonts w:cs="Segoe UI"/>
                <w:sz w:val="18"/>
                <w:szCs w:val="18"/>
                <w:u w:color="7030A0"/>
              </w:rPr>
              <w:t>s</w:t>
            </w:r>
            <w:r>
              <w:rPr>
                <w:rFonts w:cs="Segoe UI"/>
                <w:sz w:val="18"/>
                <w:szCs w:val="18"/>
                <w:u w:color="7030A0"/>
              </w:rPr>
              <w:t xml:space="preserve"> associated with M12 and M13</w:t>
            </w:r>
            <w:r w:rsidR="008F7B64">
              <w:rPr>
                <w:rFonts w:cs="Segoe UI"/>
                <w:sz w:val="18"/>
                <w:szCs w:val="18"/>
                <w:u w:color="7030A0"/>
              </w:rPr>
              <w:t xml:space="preserve"> approved</w:t>
            </w:r>
          </w:p>
        </w:tc>
        <w:tc>
          <w:tcPr>
            <w:tcW w:w="1418" w:type="dxa"/>
            <w:vAlign w:val="center"/>
          </w:tcPr>
          <w:p w14:paraId="2D896E07" w14:textId="3FD61947" w:rsidR="008F7B64" w:rsidRDefault="00584F4F" w:rsidP="00B24FF8">
            <w:pPr>
              <w:pStyle w:val="regular"/>
              <w:jc w:val="center"/>
              <w:rPr>
                <w:sz w:val="18"/>
                <w:szCs w:val="18"/>
              </w:rPr>
            </w:pPr>
            <w:r>
              <w:rPr>
                <w:sz w:val="18"/>
                <w:szCs w:val="18"/>
              </w:rPr>
              <w:t>SCK CEN</w:t>
            </w:r>
          </w:p>
        </w:tc>
        <w:tc>
          <w:tcPr>
            <w:tcW w:w="1417" w:type="dxa"/>
            <w:vAlign w:val="center"/>
          </w:tcPr>
          <w:p w14:paraId="0C4ED740" w14:textId="0B0FAD32" w:rsidR="008F7B64" w:rsidRPr="003E5C09" w:rsidRDefault="008F7B64">
            <w:pPr>
              <w:rPr>
                <w:rFonts w:cs="Segoe UI"/>
                <w:color w:val="000000" w:themeColor="text1"/>
                <w:sz w:val="18"/>
                <w:szCs w:val="18"/>
                <w:vertAlign w:val="subscript"/>
              </w:rPr>
            </w:pPr>
          </w:p>
        </w:tc>
      </w:tr>
      <w:tr w:rsidR="00B24FF8" w14:paraId="029D59DC" w14:textId="77777777" w:rsidTr="003E5C09">
        <w:tc>
          <w:tcPr>
            <w:tcW w:w="704" w:type="dxa"/>
          </w:tcPr>
          <w:p w14:paraId="485E0FBD" w14:textId="2691BB1A"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6</w:t>
            </w:r>
          </w:p>
        </w:tc>
        <w:tc>
          <w:tcPr>
            <w:tcW w:w="5528" w:type="dxa"/>
          </w:tcPr>
          <w:p w14:paraId="5B8E8E0A" w14:textId="1001198D" w:rsidR="00B24FF8" w:rsidRPr="003E5C09" w:rsidRDefault="00B24FF8" w:rsidP="003E5C09">
            <w:pPr>
              <w:pStyle w:val="regular"/>
              <w:jc w:val="left"/>
              <w:rPr>
                <w:rFonts w:cs="Segoe UI"/>
                <w:iCs/>
                <w:sz w:val="18"/>
                <w:szCs w:val="18"/>
              </w:rPr>
            </w:pPr>
            <w:r w:rsidRPr="00725372">
              <w:rPr>
                <w:rFonts w:cs="Segoe UI"/>
                <w:sz w:val="18"/>
                <w:szCs w:val="18"/>
                <w:u w:color="7030A0"/>
              </w:rPr>
              <w:t xml:space="preserve">Conceptual Design </w:t>
            </w:r>
            <w:r>
              <w:rPr>
                <w:rFonts w:cs="Segoe UI"/>
                <w:sz w:val="18"/>
                <w:szCs w:val="18"/>
                <w:u w:color="7030A0"/>
              </w:rPr>
              <w:t xml:space="preserve">File </w:t>
            </w:r>
            <w:r w:rsidR="008F7B64">
              <w:rPr>
                <w:rFonts w:cs="Segoe UI"/>
                <w:sz w:val="18"/>
                <w:szCs w:val="18"/>
                <w:u w:color="7030A0"/>
              </w:rPr>
              <w:t>submitted</w:t>
            </w:r>
            <w:r w:rsidR="00CD524B">
              <w:rPr>
                <w:rFonts w:cs="Segoe UI"/>
                <w:sz w:val="18"/>
                <w:szCs w:val="18"/>
                <w:u w:color="7030A0"/>
              </w:rPr>
              <w:t xml:space="preserve"> for review/approval </w:t>
            </w:r>
          </w:p>
        </w:tc>
        <w:tc>
          <w:tcPr>
            <w:tcW w:w="1418" w:type="dxa"/>
            <w:vAlign w:val="center"/>
          </w:tcPr>
          <w:p w14:paraId="06EC014F" w14:textId="54849DA7" w:rsidR="00B24FF8" w:rsidRPr="003E5C09" w:rsidRDefault="00B24FF8" w:rsidP="00B24FF8">
            <w:pPr>
              <w:pStyle w:val="regular"/>
              <w:jc w:val="center"/>
              <w:rPr>
                <w:rFonts w:cs="Segoe UI"/>
                <w:iCs/>
                <w:sz w:val="18"/>
                <w:szCs w:val="18"/>
              </w:rPr>
            </w:pPr>
            <w:r>
              <w:rPr>
                <w:sz w:val="18"/>
                <w:szCs w:val="18"/>
              </w:rPr>
              <w:t>Contractor</w:t>
            </w:r>
          </w:p>
        </w:tc>
        <w:tc>
          <w:tcPr>
            <w:tcW w:w="1417" w:type="dxa"/>
            <w:vAlign w:val="center"/>
          </w:tcPr>
          <w:p w14:paraId="26FAE7DA" w14:textId="617F303C" w:rsidR="00B24FF8" w:rsidRPr="003E5C09" w:rsidRDefault="00B24FF8" w:rsidP="003E5C09">
            <w:pPr>
              <w:rPr>
                <w:rFonts w:cs="Segoe UI"/>
                <w:color w:val="000000" w:themeColor="text1"/>
                <w:sz w:val="18"/>
                <w:szCs w:val="18"/>
              </w:rPr>
            </w:pPr>
          </w:p>
        </w:tc>
      </w:tr>
      <w:tr w:rsidR="00B24FF8" w14:paraId="5EB4E976" w14:textId="77777777" w:rsidTr="003E5C09">
        <w:tc>
          <w:tcPr>
            <w:tcW w:w="704" w:type="dxa"/>
          </w:tcPr>
          <w:p w14:paraId="698D0138" w14:textId="4A8E9FC9"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7</w:t>
            </w:r>
          </w:p>
        </w:tc>
        <w:tc>
          <w:tcPr>
            <w:tcW w:w="5528" w:type="dxa"/>
          </w:tcPr>
          <w:p w14:paraId="6174B94E" w14:textId="2CFAC1F8" w:rsidR="00B24FF8" w:rsidRPr="003E5C09" w:rsidRDefault="00B24FF8" w:rsidP="003E5C09">
            <w:pPr>
              <w:pStyle w:val="regular"/>
              <w:jc w:val="left"/>
              <w:rPr>
                <w:rFonts w:cs="Segoe UI"/>
                <w:iCs/>
                <w:sz w:val="18"/>
                <w:szCs w:val="18"/>
              </w:rPr>
            </w:pPr>
            <w:r w:rsidRPr="00725372">
              <w:rPr>
                <w:rFonts w:cs="Segoe UI"/>
                <w:sz w:val="18"/>
                <w:szCs w:val="18"/>
              </w:rPr>
              <w:t xml:space="preserve">Detailed Design </w:t>
            </w:r>
            <w:r>
              <w:rPr>
                <w:rFonts w:cs="Segoe UI"/>
                <w:sz w:val="18"/>
                <w:szCs w:val="18"/>
              </w:rPr>
              <w:t xml:space="preserve">File </w:t>
            </w:r>
            <w:r w:rsidR="008F7B64">
              <w:rPr>
                <w:rFonts w:cs="Segoe UI"/>
                <w:sz w:val="18"/>
                <w:szCs w:val="18"/>
              </w:rPr>
              <w:t>submitted</w:t>
            </w:r>
            <w:r w:rsidR="00CD524B">
              <w:rPr>
                <w:rFonts w:cs="Segoe UI"/>
                <w:sz w:val="18"/>
                <w:szCs w:val="18"/>
              </w:rPr>
              <w:t xml:space="preserve"> for review/approval</w:t>
            </w:r>
          </w:p>
        </w:tc>
        <w:tc>
          <w:tcPr>
            <w:tcW w:w="1418" w:type="dxa"/>
            <w:vAlign w:val="center"/>
          </w:tcPr>
          <w:p w14:paraId="55F5CEC2" w14:textId="025841CB" w:rsidR="00B24FF8" w:rsidRPr="003E5C09" w:rsidRDefault="00B24FF8" w:rsidP="00B24FF8">
            <w:pPr>
              <w:pStyle w:val="regular"/>
              <w:jc w:val="center"/>
              <w:rPr>
                <w:rFonts w:cs="Segoe UI"/>
                <w:iCs/>
                <w:sz w:val="18"/>
                <w:szCs w:val="18"/>
              </w:rPr>
            </w:pPr>
            <w:r>
              <w:rPr>
                <w:sz w:val="18"/>
                <w:szCs w:val="18"/>
              </w:rPr>
              <w:t>Contractor</w:t>
            </w:r>
          </w:p>
        </w:tc>
        <w:tc>
          <w:tcPr>
            <w:tcW w:w="1417" w:type="dxa"/>
            <w:vAlign w:val="center"/>
          </w:tcPr>
          <w:p w14:paraId="5209D81E" w14:textId="7C01A176" w:rsidR="00B24FF8" w:rsidRPr="003E5C09" w:rsidRDefault="00B24FF8" w:rsidP="003E5C09">
            <w:pPr>
              <w:rPr>
                <w:rFonts w:cs="Segoe UI"/>
                <w:color w:val="000000" w:themeColor="text1"/>
                <w:sz w:val="18"/>
                <w:szCs w:val="18"/>
              </w:rPr>
            </w:pPr>
          </w:p>
        </w:tc>
      </w:tr>
      <w:tr w:rsidR="00D30E7B" w14:paraId="25D53279" w14:textId="77777777" w:rsidTr="003E5C09">
        <w:tc>
          <w:tcPr>
            <w:tcW w:w="704" w:type="dxa"/>
          </w:tcPr>
          <w:p w14:paraId="62898908" w14:textId="7DA5E9D3" w:rsidR="00D30E7B" w:rsidRPr="00D30E7B" w:rsidRDefault="00AE6072" w:rsidP="00B24FF8">
            <w:pPr>
              <w:pStyle w:val="regular"/>
              <w:jc w:val="center"/>
              <w:rPr>
                <w:rFonts w:cs="Segoe UI"/>
                <w:iCs/>
                <w:sz w:val="18"/>
                <w:szCs w:val="18"/>
              </w:rPr>
            </w:pPr>
            <w:r>
              <w:rPr>
                <w:rFonts w:cs="Segoe UI"/>
                <w:iCs/>
                <w:sz w:val="18"/>
                <w:szCs w:val="18"/>
              </w:rPr>
              <w:t>M1</w:t>
            </w:r>
            <w:r w:rsidR="00E02080">
              <w:rPr>
                <w:rFonts w:cs="Segoe UI"/>
                <w:iCs/>
                <w:sz w:val="18"/>
                <w:szCs w:val="18"/>
              </w:rPr>
              <w:t>8</w:t>
            </w:r>
          </w:p>
        </w:tc>
        <w:tc>
          <w:tcPr>
            <w:tcW w:w="5528" w:type="dxa"/>
          </w:tcPr>
          <w:p w14:paraId="515AE5C0" w14:textId="6DBA19C3" w:rsidR="00D30E7B" w:rsidRPr="00725372" w:rsidRDefault="008F7B64" w:rsidP="00B24FF8">
            <w:pPr>
              <w:pStyle w:val="regular"/>
              <w:jc w:val="left"/>
              <w:rPr>
                <w:sz w:val="18"/>
                <w:szCs w:val="18"/>
              </w:rPr>
            </w:pPr>
            <w:r>
              <w:rPr>
                <w:sz w:val="18"/>
                <w:szCs w:val="18"/>
              </w:rPr>
              <w:t xml:space="preserve">Detailed </w:t>
            </w:r>
            <w:r w:rsidR="00511278">
              <w:rPr>
                <w:sz w:val="18"/>
                <w:szCs w:val="18"/>
              </w:rPr>
              <w:t>D</w:t>
            </w:r>
            <w:r>
              <w:rPr>
                <w:sz w:val="18"/>
                <w:szCs w:val="18"/>
              </w:rPr>
              <w:t>esign File approved</w:t>
            </w:r>
          </w:p>
        </w:tc>
        <w:tc>
          <w:tcPr>
            <w:tcW w:w="1418" w:type="dxa"/>
          </w:tcPr>
          <w:p w14:paraId="272CDB88" w14:textId="7FFEB8D1" w:rsidR="00D30E7B" w:rsidRDefault="00584F4F" w:rsidP="00B24FF8">
            <w:pPr>
              <w:pStyle w:val="regular"/>
              <w:jc w:val="center"/>
              <w:rPr>
                <w:sz w:val="18"/>
                <w:szCs w:val="18"/>
              </w:rPr>
            </w:pPr>
            <w:r>
              <w:rPr>
                <w:sz w:val="18"/>
                <w:szCs w:val="18"/>
              </w:rPr>
              <w:t>Contractor</w:t>
            </w:r>
          </w:p>
        </w:tc>
        <w:tc>
          <w:tcPr>
            <w:tcW w:w="1417" w:type="dxa"/>
          </w:tcPr>
          <w:p w14:paraId="7EEEAFA4" w14:textId="3CC5AE4B" w:rsidR="00D30E7B" w:rsidRPr="003E5C09" w:rsidRDefault="00D30E7B" w:rsidP="00B24FF8">
            <w:pPr>
              <w:rPr>
                <w:rStyle w:val="Specsvalues"/>
                <w:rFonts w:ascii="Segoe UI" w:hAnsi="Segoe UI" w:cs="Segoe UI"/>
                <w:color w:val="000000" w:themeColor="text1"/>
                <w:sz w:val="18"/>
                <w:szCs w:val="18"/>
                <w:vertAlign w:val="subscript"/>
              </w:rPr>
            </w:pPr>
          </w:p>
        </w:tc>
      </w:tr>
      <w:tr w:rsidR="00CD524B" w14:paraId="65E17680" w14:textId="77777777" w:rsidTr="00CD524B">
        <w:tc>
          <w:tcPr>
            <w:tcW w:w="6232" w:type="dxa"/>
            <w:gridSpan w:val="2"/>
            <w:shd w:val="clear" w:color="auto" w:fill="EBD9ED" w:themeFill="accent2" w:themeFillTint="33"/>
          </w:tcPr>
          <w:p w14:paraId="1D70463F" w14:textId="7ECCC758" w:rsidR="00AE6072" w:rsidRPr="003E5C09" w:rsidRDefault="00AE6072" w:rsidP="00D30E7B">
            <w:pPr>
              <w:pStyle w:val="regular"/>
              <w:jc w:val="left"/>
              <w:rPr>
                <w:b/>
                <w:bCs/>
                <w:sz w:val="18"/>
                <w:szCs w:val="18"/>
              </w:rPr>
            </w:pPr>
            <w:r w:rsidRPr="003E5C09">
              <w:rPr>
                <w:b/>
                <w:bCs/>
                <w:sz w:val="18"/>
                <w:szCs w:val="18"/>
              </w:rPr>
              <w:t>Phase II – Procurement and Manufacturing</w:t>
            </w:r>
          </w:p>
        </w:tc>
        <w:tc>
          <w:tcPr>
            <w:tcW w:w="1418" w:type="dxa"/>
            <w:shd w:val="clear" w:color="auto" w:fill="EBD9ED" w:themeFill="accent2" w:themeFillTint="33"/>
          </w:tcPr>
          <w:p w14:paraId="77439F52" w14:textId="77777777" w:rsidR="00AE6072" w:rsidRPr="003E5C09" w:rsidRDefault="00AE6072" w:rsidP="00D30E7B">
            <w:pPr>
              <w:pStyle w:val="regular"/>
              <w:jc w:val="center"/>
              <w:rPr>
                <w:b/>
                <w:bCs/>
                <w:sz w:val="18"/>
                <w:szCs w:val="18"/>
              </w:rPr>
            </w:pPr>
          </w:p>
        </w:tc>
        <w:tc>
          <w:tcPr>
            <w:tcW w:w="1417" w:type="dxa"/>
            <w:shd w:val="clear" w:color="auto" w:fill="EBD9ED" w:themeFill="accent2" w:themeFillTint="33"/>
          </w:tcPr>
          <w:p w14:paraId="78441515" w14:textId="77777777" w:rsidR="00AE6072" w:rsidRPr="003E5C09" w:rsidRDefault="00AE6072" w:rsidP="003E5C09">
            <w:pPr>
              <w:jc w:val="center"/>
              <w:rPr>
                <w:rStyle w:val="Specsvalues"/>
                <w:rFonts w:ascii="Segoe UI" w:hAnsi="Segoe UI" w:cs="Segoe UI"/>
                <w:b/>
                <w:bCs/>
                <w:color w:val="000000" w:themeColor="text1"/>
                <w:sz w:val="18"/>
                <w:szCs w:val="18"/>
              </w:rPr>
            </w:pPr>
          </w:p>
        </w:tc>
      </w:tr>
      <w:tr w:rsidR="00511278" w14:paraId="12B3A080" w14:textId="77777777" w:rsidTr="003E5C09">
        <w:tc>
          <w:tcPr>
            <w:tcW w:w="704" w:type="dxa"/>
          </w:tcPr>
          <w:p w14:paraId="13DD3E8A" w14:textId="11A939D2" w:rsidR="00511278" w:rsidRDefault="00511278" w:rsidP="00AE6072">
            <w:pPr>
              <w:pStyle w:val="regular"/>
              <w:jc w:val="center"/>
              <w:rPr>
                <w:rFonts w:cs="Segoe UI"/>
                <w:iCs/>
                <w:sz w:val="18"/>
                <w:szCs w:val="18"/>
              </w:rPr>
            </w:pPr>
            <w:r>
              <w:rPr>
                <w:rFonts w:cs="Segoe UI"/>
                <w:iCs/>
                <w:sz w:val="18"/>
                <w:szCs w:val="18"/>
              </w:rPr>
              <w:t>M21</w:t>
            </w:r>
          </w:p>
        </w:tc>
        <w:tc>
          <w:tcPr>
            <w:tcW w:w="5528" w:type="dxa"/>
          </w:tcPr>
          <w:p w14:paraId="29B4E298" w14:textId="48FB0EAF" w:rsidR="00511278" w:rsidRDefault="00511278" w:rsidP="00AE6072">
            <w:pPr>
              <w:pStyle w:val="regular"/>
              <w:jc w:val="left"/>
              <w:rPr>
                <w:sz w:val="18"/>
                <w:szCs w:val="18"/>
              </w:rPr>
            </w:pPr>
            <w:r>
              <w:rPr>
                <w:sz w:val="18"/>
                <w:szCs w:val="18"/>
              </w:rPr>
              <w:t>Manufacturing started</w:t>
            </w:r>
          </w:p>
        </w:tc>
        <w:tc>
          <w:tcPr>
            <w:tcW w:w="1418" w:type="dxa"/>
          </w:tcPr>
          <w:p w14:paraId="1B659D04" w14:textId="567B8A71" w:rsidR="00511278" w:rsidRDefault="00511278" w:rsidP="00AE6072">
            <w:pPr>
              <w:pStyle w:val="regular"/>
              <w:jc w:val="center"/>
              <w:rPr>
                <w:sz w:val="18"/>
                <w:szCs w:val="18"/>
              </w:rPr>
            </w:pPr>
            <w:r>
              <w:rPr>
                <w:sz w:val="18"/>
                <w:szCs w:val="18"/>
              </w:rPr>
              <w:t>Contractor</w:t>
            </w:r>
          </w:p>
        </w:tc>
        <w:tc>
          <w:tcPr>
            <w:tcW w:w="1417" w:type="dxa"/>
          </w:tcPr>
          <w:p w14:paraId="244553FC" w14:textId="77777777" w:rsidR="00511278" w:rsidRDefault="00511278" w:rsidP="00AE6072">
            <w:pPr>
              <w:rPr>
                <w:rFonts w:cs="Segoe UI"/>
                <w:color w:val="000000" w:themeColor="text1"/>
                <w:sz w:val="18"/>
                <w:szCs w:val="18"/>
              </w:rPr>
            </w:pPr>
          </w:p>
        </w:tc>
      </w:tr>
      <w:tr w:rsidR="008F7B64" w14:paraId="67E92B7D" w14:textId="77777777" w:rsidTr="003E5C09">
        <w:tc>
          <w:tcPr>
            <w:tcW w:w="704" w:type="dxa"/>
          </w:tcPr>
          <w:p w14:paraId="64E1FBE8" w14:textId="275EAC18" w:rsidR="008F7B64" w:rsidRDefault="008F7B64" w:rsidP="00AE6072">
            <w:pPr>
              <w:pStyle w:val="regular"/>
              <w:jc w:val="center"/>
              <w:rPr>
                <w:rFonts w:cs="Segoe UI"/>
                <w:iCs/>
                <w:sz w:val="18"/>
                <w:szCs w:val="18"/>
              </w:rPr>
            </w:pPr>
            <w:r>
              <w:rPr>
                <w:rFonts w:cs="Segoe UI"/>
                <w:iCs/>
                <w:sz w:val="18"/>
                <w:szCs w:val="18"/>
              </w:rPr>
              <w:t>M2</w:t>
            </w:r>
            <w:r w:rsidR="00511278">
              <w:rPr>
                <w:rFonts w:cs="Segoe UI"/>
                <w:iCs/>
                <w:sz w:val="18"/>
                <w:szCs w:val="18"/>
              </w:rPr>
              <w:t>2</w:t>
            </w:r>
          </w:p>
        </w:tc>
        <w:tc>
          <w:tcPr>
            <w:tcW w:w="5528" w:type="dxa"/>
          </w:tcPr>
          <w:p w14:paraId="4C89CF71" w14:textId="1C6193A7" w:rsidR="008F7B64" w:rsidRDefault="008F7B64" w:rsidP="00AE6072">
            <w:pPr>
              <w:pStyle w:val="regular"/>
              <w:jc w:val="left"/>
              <w:rPr>
                <w:sz w:val="18"/>
                <w:szCs w:val="18"/>
              </w:rPr>
            </w:pPr>
            <w:r>
              <w:rPr>
                <w:sz w:val="18"/>
                <w:szCs w:val="18"/>
              </w:rPr>
              <w:t>Installation Plan submitted</w:t>
            </w:r>
            <w:r w:rsidR="00CD524B">
              <w:rPr>
                <w:sz w:val="18"/>
                <w:szCs w:val="18"/>
              </w:rPr>
              <w:t xml:space="preserve"> for review/approval</w:t>
            </w:r>
          </w:p>
        </w:tc>
        <w:tc>
          <w:tcPr>
            <w:tcW w:w="1418" w:type="dxa"/>
          </w:tcPr>
          <w:p w14:paraId="5DE80BEC" w14:textId="11865005" w:rsidR="008F7B64" w:rsidRDefault="008F7B64" w:rsidP="00AE6072">
            <w:pPr>
              <w:pStyle w:val="regular"/>
              <w:jc w:val="center"/>
              <w:rPr>
                <w:sz w:val="18"/>
                <w:szCs w:val="18"/>
              </w:rPr>
            </w:pPr>
            <w:r>
              <w:rPr>
                <w:sz w:val="18"/>
                <w:szCs w:val="18"/>
              </w:rPr>
              <w:t>Contractor</w:t>
            </w:r>
          </w:p>
        </w:tc>
        <w:tc>
          <w:tcPr>
            <w:tcW w:w="1417" w:type="dxa"/>
          </w:tcPr>
          <w:p w14:paraId="2A1E4FD3" w14:textId="7B76D33F" w:rsidR="008F7B64" w:rsidRDefault="008F7B64" w:rsidP="00AE6072">
            <w:pPr>
              <w:rPr>
                <w:rFonts w:cs="Segoe UI"/>
                <w:color w:val="000000" w:themeColor="text1"/>
                <w:sz w:val="18"/>
                <w:szCs w:val="18"/>
              </w:rPr>
            </w:pPr>
          </w:p>
        </w:tc>
      </w:tr>
      <w:tr w:rsidR="00AE6072" w14:paraId="05543F1B" w14:textId="77777777" w:rsidTr="003E5C09">
        <w:tc>
          <w:tcPr>
            <w:tcW w:w="704" w:type="dxa"/>
          </w:tcPr>
          <w:p w14:paraId="5D6D49A7" w14:textId="3FDBEB63" w:rsidR="00AE6072" w:rsidRPr="003E5C09" w:rsidRDefault="00AE6072" w:rsidP="00AE6072">
            <w:pPr>
              <w:pStyle w:val="regular"/>
              <w:jc w:val="center"/>
              <w:rPr>
                <w:rFonts w:cs="Segoe UI"/>
                <w:iCs/>
                <w:sz w:val="18"/>
                <w:szCs w:val="18"/>
              </w:rPr>
            </w:pPr>
            <w:r w:rsidRPr="003E5C09">
              <w:rPr>
                <w:rFonts w:cs="Segoe UI"/>
                <w:iCs/>
                <w:sz w:val="18"/>
                <w:szCs w:val="18"/>
              </w:rPr>
              <w:t>M</w:t>
            </w:r>
            <w:r>
              <w:rPr>
                <w:rFonts w:cs="Segoe UI"/>
                <w:iCs/>
                <w:sz w:val="18"/>
                <w:szCs w:val="18"/>
              </w:rPr>
              <w:t>2</w:t>
            </w:r>
            <w:r w:rsidR="00B46604">
              <w:rPr>
                <w:rFonts w:cs="Segoe UI"/>
                <w:iCs/>
                <w:sz w:val="18"/>
                <w:szCs w:val="18"/>
              </w:rPr>
              <w:t>3</w:t>
            </w:r>
          </w:p>
        </w:tc>
        <w:tc>
          <w:tcPr>
            <w:tcW w:w="5528" w:type="dxa"/>
          </w:tcPr>
          <w:p w14:paraId="44AF7A30" w14:textId="7E3B3312" w:rsidR="00AE6072" w:rsidRPr="003E5C09" w:rsidRDefault="00AA3A63" w:rsidP="003E5C09">
            <w:pPr>
              <w:pStyle w:val="regular"/>
              <w:jc w:val="left"/>
              <w:rPr>
                <w:rFonts w:cs="Segoe UI"/>
                <w:iCs/>
                <w:sz w:val="18"/>
                <w:szCs w:val="18"/>
              </w:rPr>
            </w:pPr>
            <w:r>
              <w:rPr>
                <w:sz w:val="18"/>
                <w:szCs w:val="18"/>
              </w:rPr>
              <w:t>Manufacturing completed</w:t>
            </w:r>
          </w:p>
        </w:tc>
        <w:tc>
          <w:tcPr>
            <w:tcW w:w="1418" w:type="dxa"/>
          </w:tcPr>
          <w:p w14:paraId="1AEF5A35" w14:textId="4CA3DC4B" w:rsidR="00AE6072" w:rsidRPr="003E5C09" w:rsidRDefault="00AA3A63" w:rsidP="00AE6072">
            <w:pPr>
              <w:pStyle w:val="regular"/>
              <w:jc w:val="center"/>
              <w:rPr>
                <w:rFonts w:cs="Segoe UI"/>
                <w:iCs/>
                <w:sz w:val="18"/>
                <w:szCs w:val="18"/>
              </w:rPr>
            </w:pPr>
            <w:r>
              <w:rPr>
                <w:sz w:val="18"/>
                <w:szCs w:val="18"/>
              </w:rPr>
              <w:t>Contractor</w:t>
            </w:r>
          </w:p>
        </w:tc>
        <w:tc>
          <w:tcPr>
            <w:tcW w:w="1417" w:type="dxa"/>
          </w:tcPr>
          <w:p w14:paraId="6B6463C4" w14:textId="06C950D6" w:rsidR="00AE6072" w:rsidRPr="003E5C09" w:rsidRDefault="00AE6072" w:rsidP="003E5C09">
            <w:pPr>
              <w:rPr>
                <w:rFonts w:cs="Segoe UI"/>
                <w:color w:val="000000" w:themeColor="text1"/>
                <w:sz w:val="18"/>
                <w:szCs w:val="18"/>
              </w:rPr>
            </w:pPr>
          </w:p>
        </w:tc>
      </w:tr>
      <w:tr w:rsidR="00AA3A63" w14:paraId="5253103E" w14:textId="77777777" w:rsidTr="00CD524B">
        <w:tc>
          <w:tcPr>
            <w:tcW w:w="704" w:type="dxa"/>
          </w:tcPr>
          <w:p w14:paraId="059F2398" w14:textId="3F77EEEB" w:rsidR="00AA3A63" w:rsidRPr="00AA3A63" w:rsidRDefault="00AA3A63" w:rsidP="00AA3A63">
            <w:pPr>
              <w:pStyle w:val="regular"/>
              <w:jc w:val="center"/>
              <w:rPr>
                <w:rFonts w:cs="Segoe UI"/>
                <w:iCs/>
                <w:sz w:val="18"/>
                <w:szCs w:val="18"/>
              </w:rPr>
            </w:pPr>
            <w:r>
              <w:rPr>
                <w:rFonts w:cs="Segoe UI"/>
                <w:iCs/>
                <w:sz w:val="18"/>
                <w:szCs w:val="18"/>
              </w:rPr>
              <w:t>M2</w:t>
            </w:r>
            <w:r w:rsidR="00B46604">
              <w:rPr>
                <w:rFonts w:cs="Segoe UI"/>
                <w:iCs/>
                <w:sz w:val="18"/>
                <w:szCs w:val="18"/>
              </w:rPr>
              <w:t>4</w:t>
            </w:r>
          </w:p>
        </w:tc>
        <w:tc>
          <w:tcPr>
            <w:tcW w:w="5528" w:type="dxa"/>
          </w:tcPr>
          <w:p w14:paraId="45253631" w14:textId="5688C4F5" w:rsidR="00AA3A63" w:rsidRDefault="00AA3A63" w:rsidP="00AA3A63">
            <w:pPr>
              <w:pStyle w:val="regular"/>
              <w:jc w:val="left"/>
              <w:rPr>
                <w:sz w:val="18"/>
                <w:szCs w:val="18"/>
              </w:rPr>
            </w:pPr>
            <w:r>
              <w:rPr>
                <w:sz w:val="18"/>
                <w:szCs w:val="18"/>
              </w:rPr>
              <w:t>FAT approved</w:t>
            </w:r>
          </w:p>
        </w:tc>
        <w:tc>
          <w:tcPr>
            <w:tcW w:w="1418" w:type="dxa"/>
          </w:tcPr>
          <w:p w14:paraId="3F9CC394" w14:textId="4C35357A" w:rsidR="00AA3A63" w:rsidRDefault="00AA3A63" w:rsidP="00AA3A63">
            <w:pPr>
              <w:pStyle w:val="regular"/>
              <w:jc w:val="center"/>
              <w:rPr>
                <w:sz w:val="18"/>
                <w:szCs w:val="18"/>
              </w:rPr>
            </w:pPr>
            <w:r>
              <w:rPr>
                <w:sz w:val="18"/>
                <w:szCs w:val="18"/>
              </w:rPr>
              <w:t>SCK CEN</w:t>
            </w:r>
          </w:p>
        </w:tc>
        <w:tc>
          <w:tcPr>
            <w:tcW w:w="1417" w:type="dxa"/>
          </w:tcPr>
          <w:p w14:paraId="7C07CD11" w14:textId="7B0C9CBC" w:rsidR="00AA3A63" w:rsidRDefault="00AA3A63" w:rsidP="00AA3A63">
            <w:pPr>
              <w:rPr>
                <w:rStyle w:val="Specsvalues"/>
                <w:rFonts w:ascii="Segoe UI" w:hAnsi="Segoe UI" w:cs="Segoe UI"/>
                <w:color w:val="000000" w:themeColor="text1"/>
                <w:sz w:val="18"/>
                <w:szCs w:val="18"/>
              </w:rPr>
            </w:pPr>
          </w:p>
        </w:tc>
      </w:tr>
      <w:tr w:rsidR="00AA3A63" w14:paraId="466755C0" w14:textId="77777777" w:rsidTr="00CD524B">
        <w:tc>
          <w:tcPr>
            <w:tcW w:w="6232" w:type="dxa"/>
            <w:gridSpan w:val="2"/>
            <w:shd w:val="clear" w:color="auto" w:fill="EBD9ED" w:themeFill="accent2" w:themeFillTint="33"/>
          </w:tcPr>
          <w:p w14:paraId="6737FD7B" w14:textId="7BE086EC" w:rsidR="00AA3A63" w:rsidRPr="003E5C09" w:rsidRDefault="00AA3A63" w:rsidP="00AA3A63">
            <w:pPr>
              <w:pStyle w:val="regular"/>
              <w:jc w:val="left"/>
              <w:rPr>
                <w:rFonts w:cs="Segoe UI"/>
                <w:b/>
                <w:bCs/>
                <w:sz w:val="18"/>
                <w:szCs w:val="18"/>
              </w:rPr>
            </w:pPr>
            <w:r w:rsidRPr="003E5C09">
              <w:rPr>
                <w:rFonts w:cs="Segoe UI"/>
                <w:b/>
                <w:bCs/>
                <w:sz w:val="18"/>
                <w:szCs w:val="18"/>
              </w:rPr>
              <w:t>Phase III – Installation</w:t>
            </w:r>
          </w:p>
        </w:tc>
        <w:tc>
          <w:tcPr>
            <w:tcW w:w="1418" w:type="dxa"/>
            <w:shd w:val="clear" w:color="auto" w:fill="EBD9ED" w:themeFill="accent2" w:themeFillTint="33"/>
            <w:vAlign w:val="center"/>
          </w:tcPr>
          <w:p w14:paraId="6A0456FC" w14:textId="77777777" w:rsidR="00AA3A63" w:rsidRPr="003E5C09" w:rsidRDefault="00AA3A63" w:rsidP="00AA3A63">
            <w:pPr>
              <w:pStyle w:val="regular"/>
              <w:jc w:val="center"/>
              <w:rPr>
                <w:b/>
                <w:bCs/>
                <w:sz w:val="18"/>
                <w:szCs w:val="18"/>
              </w:rPr>
            </w:pPr>
          </w:p>
        </w:tc>
        <w:tc>
          <w:tcPr>
            <w:tcW w:w="1417" w:type="dxa"/>
            <w:shd w:val="clear" w:color="auto" w:fill="EBD9ED" w:themeFill="accent2" w:themeFillTint="33"/>
            <w:vAlign w:val="center"/>
          </w:tcPr>
          <w:p w14:paraId="4389F2B0" w14:textId="77777777" w:rsidR="00AA3A63" w:rsidRPr="003E5C09" w:rsidRDefault="00AA3A63" w:rsidP="00AA3A63">
            <w:pPr>
              <w:rPr>
                <w:rStyle w:val="Specsvalues"/>
                <w:rFonts w:ascii="Segoe UI" w:hAnsi="Segoe UI" w:cs="Segoe UI"/>
                <w:b/>
                <w:bCs/>
                <w:color w:val="000000" w:themeColor="text1"/>
                <w:sz w:val="18"/>
                <w:szCs w:val="18"/>
              </w:rPr>
            </w:pPr>
          </w:p>
        </w:tc>
      </w:tr>
      <w:tr w:rsidR="00584F4F" w14:paraId="6B15EC05" w14:textId="77777777" w:rsidTr="00CD524B">
        <w:tc>
          <w:tcPr>
            <w:tcW w:w="6232" w:type="dxa"/>
            <w:gridSpan w:val="2"/>
            <w:shd w:val="clear" w:color="auto" w:fill="EBD9ED" w:themeFill="accent2" w:themeFillTint="33"/>
          </w:tcPr>
          <w:p w14:paraId="46377CE9" w14:textId="3AACB710" w:rsidR="00584F4F" w:rsidRPr="003E5C09" w:rsidRDefault="00584F4F" w:rsidP="00AA3A63">
            <w:pPr>
              <w:pStyle w:val="regular"/>
              <w:jc w:val="left"/>
              <w:rPr>
                <w:rFonts w:cs="Segoe UI"/>
                <w:b/>
                <w:bCs/>
                <w:sz w:val="18"/>
                <w:szCs w:val="18"/>
              </w:rPr>
            </w:pPr>
            <w:r>
              <w:rPr>
                <w:rFonts w:cs="Segoe UI"/>
                <w:b/>
                <w:bCs/>
                <w:sz w:val="18"/>
                <w:szCs w:val="18"/>
              </w:rPr>
              <w:t>MXX Building ready for installation</w:t>
            </w:r>
          </w:p>
        </w:tc>
        <w:tc>
          <w:tcPr>
            <w:tcW w:w="1418" w:type="dxa"/>
            <w:shd w:val="clear" w:color="auto" w:fill="EBD9ED" w:themeFill="accent2" w:themeFillTint="33"/>
            <w:vAlign w:val="center"/>
          </w:tcPr>
          <w:p w14:paraId="59BFC2EC" w14:textId="6BAE6FE2" w:rsidR="00584F4F" w:rsidRPr="003E5C09" w:rsidRDefault="00584F4F" w:rsidP="00AA3A63">
            <w:pPr>
              <w:pStyle w:val="regular"/>
              <w:jc w:val="center"/>
              <w:rPr>
                <w:b/>
                <w:bCs/>
                <w:sz w:val="18"/>
                <w:szCs w:val="18"/>
              </w:rPr>
            </w:pPr>
            <w:r>
              <w:rPr>
                <w:b/>
                <w:bCs/>
                <w:sz w:val="18"/>
                <w:szCs w:val="18"/>
              </w:rPr>
              <w:t>SCK CEN</w:t>
            </w:r>
          </w:p>
        </w:tc>
        <w:tc>
          <w:tcPr>
            <w:tcW w:w="1417" w:type="dxa"/>
            <w:shd w:val="clear" w:color="auto" w:fill="EBD9ED" w:themeFill="accent2" w:themeFillTint="33"/>
            <w:vAlign w:val="center"/>
          </w:tcPr>
          <w:p w14:paraId="2CA5AE21" w14:textId="4A6C31AE" w:rsidR="00584F4F" w:rsidRPr="003E5C09" w:rsidRDefault="00584F4F" w:rsidP="00AA3A63">
            <w:pPr>
              <w:rPr>
                <w:rStyle w:val="Specsvalues"/>
                <w:rFonts w:ascii="Segoe UI" w:hAnsi="Segoe UI" w:cs="Segoe UI"/>
                <w:b/>
                <w:bCs/>
                <w:color w:val="000000" w:themeColor="text1"/>
                <w:sz w:val="18"/>
                <w:szCs w:val="18"/>
              </w:rPr>
            </w:pPr>
            <w:r>
              <w:rPr>
                <w:rStyle w:val="Specsvalues"/>
                <w:rFonts w:ascii="Segoe UI" w:hAnsi="Segoe UI" w:cs="Segoe UI"/>
                <w:b/>
                <w:bCs/>
                <w:color w:val="000000" w:themeColor="text1"/>
                <w:sz w:val="18"/>
                <w:szCs w:val="18"/>
              </w:rPr>
              <w:t>XXXX</w:t>
            </w:r>
          </w:p>
        </w:tc>
      </w:tr>
      <w:tr w:rsidR="00584F4F" w14:paraId="489EFE2D" w14:textId="77777777" w:rsidTr="00CD524B">
        <w:tc>
          <w:tcPr>
            <w:tcW w:w="6232" w:type="dxa"/>
            <w:gridSpan w:val="2"/>
            <w:shd w:val="clear" w:color="auto" w:fill="EBD9ED" w:themeFill="accent2" w:themeFillTint="33"/>
          </w:tcPr>
          <w:p w14:paraId="0F80DFA7" w14:textId="7D25CB2C" w:rsidR="00584F4F" w:rsidRDefault="006D0267" w:rsidP="00AA3A63">
            <w:pPr>
              <w:pStyle w:val="regular"/>
              <w:jc w:val="left"/>
              <w:rPr>
                <w:rFonts w:cs="Segoe UI"/>
                <w:b/>
                <w:bCs/>
                <w:sz w:val="18"/>
                <w:szCs w:val="18"/>
              </w:rPr>
            </w:pPr>
            <w:r>
              <w:rPr>
                <w:rFonts w:cs="Segoe UI"/>
                <w:b/>
                <w:bCs/>
                <w:sz w:val="18"/>
                <w:szCs w:val="18"/>
              </w:rPr>
              <w:t>Infrastructure</w:t>
            </w:r>
            <w:r w:rsidR="00584F4F">
              <w:rPr>
                <w:rFonts w:cs="Segoe UI"/>
                <w:b/>
                <w:bCs/>
                <w:sz w:val="18"/>
                <w:szCs w:val="18"/>
              </w:rPr>
              <w:t xml:space="preserve"> </w:t>
            </w:r>
            <w:r>
              <w:rPr>
                <w:rFonts w:cs="Segoe UI"/>
                <w:b/>
                <w:bCs/>
                <w:sz w:val="18"/>
                <w:szCs w:val="18"/>
              </w:rPr>
              <w:t xml:space="preserve">provided by SCK CEN </w:t>
            </w:r>
            <w:r w:rsidR="00584F4F">
              <w:rPr>
                <w:rFonts w:cs="Segoe UI"/>
                <w:b/>
                <w:bCs/>
                <w:sz w:val="18"/>
                <w:szCs w:val="18"/>
              </w:rPr>
              <w:t>ready</w:t>
            </w:r>
          </w:p>
        </w:tc>
        <w:tc>
          <w:tcPr>
            <w:tcW w:w="1418" w:type="dxa"/>
            <w:shd w:val="clear" w:color="auto" w:fill="EBD9ED" w:themeFill="accent2" w:themeFillTint="33"/>
            <w:vAlign w:val="center"/>
          </w:tcPr>
          <w:p w14:paraId="5E10BE57" w14:textId="7BA5FD5A" w:rsidR="00584F4F" w:rsidRDefault="00584F4F" w:rsidP="00AA3A63">
            <w:pPr>
              <w:pStyle w:val="regular"/>
              <w:jc w:val="center"/>
              <w:rPr>
                <w:b/>
                <w:bCs/>
                <w:sz w:val="18"/>
                <w:szCs w:val="18"/>
              </w:rPr>
            </w:pPr>
            <w:r>
              <w:rPr>
                <w:b/>
                <w:bCs/>
                <w:sz w:val="18"/>
                <w:szCs w:val="18"/>
              </w:rPr>
              <w:t>SCK CEN</w:t>
            </w:r>
          </w:p>
        </w:tc>
        <w:tc>
          <w:tcPr>
            <w:tcW w:w="1417" w:type="dxa"/>
            <w:shd w:val="clear" w:color="auto" w:fill="EBD9ED" w:themeFill="accent2" w:themeFillTint="33"/>
            <w:vAlign w:val="center"/>
          </w:tcPr>
          <w:p w14:paraId="4363040B" w14:textId="5A6C00E7" w:rsidR="00584F4F" w:rsidRDefault="00584F4F" w:rsidP="00AA3A63">
            <w:pPr>
              <w:rPr>
                <w:rStyle w:val="Specsvalues"/>
                <w:rFonts w:ascii="Segoe UI" w:hAnsi="Segoe UI" w:cs="Segoe UI"/>
                <w:b/>
                <w:bCs/>
                <w:color w:val="000000" w:themeColor="text1"/>
                <w:sz w:val="18"/>
                <w:szCs w:val="18"/>
              </w:rPr>
            </w:pPr>
            <w:r>
              <w:rPr>
                <w:rStyle w:val="Specsvalues"/>
                <w:rFonts w:ascii="Segoe UI" w:hAnsi="Segoe UI" w:cs="Segoe UI"/>
                <w:b/>
                <w:bCs/>
                <w:color w:val="000000" w:themeColor="text1"/>
                <w:sz w:val="18"/>
                <w:szCs w:val="18"/>
              </w:rPr>
              <w:t>XXXX</w:t>
            </w:r>
          </w:p>
        </w:tc>
      </w:tr>
      <w:tr w:rsidR="00AA3A63" w14:paraId="6D1B72C6" w14:textId="77777777" w:rsidTr="003E5C09">
        <w:tc>
          <w:tcPr>
            <w:tcW w:w="704" w:type="dxa"/>
          </w:tcPr>
          <w:p w14:paraId="5EC451C5" w14:textId="043D3490" w:rsidR="00AA3A63" w:rsidRDefault="00AA3A63" w:rsidP="00AA3A63">
            <w:pPr>
              <w:pStyle w:val="regular"/>
              <w:jc w:val="center"/>
              <w:rPr>
                <w:rFonts w:cs="Segoe UI"/>
                <w:iCs/>
                <w:sz w:val="18"/>
                <w:szCs w:val="18"/>
              </w:rPr>
            </w:pPr>
            <w:r>
              <w:rPr>
                <w:rFonts w:cs="Segoe UI"/>
                <w:iCs/>
                <w:sz w:val="18"/>
                <w:szCs w:val="18"/>
              </w:rPr>
              <w:t>M31</w:t>
            </w:r>
          </w:p>
        </w:tc>
        <w:tc>
          <w:tcPr>
            <w:tcW w:w="5528" w:type="dxa"/>
            <w:vAlign w:val="center"/>
          </w:tcPr>
          <w:p w14:paraId="2C81E403" w14:textId="5E7FD63F" w:rsidR="00AA3A63" w:rsidRDefault="00AA3A63" w:rsidP="00AA3A63">
            <w:pPr>
              <w:pStyle w:val="regular"/>
              <w:jc w:val="left"/>
              <w:rPr>
                <w:rFonts w:cs="Segoe UI"/>
                <w:sz w:val="18"/>
                <w:szCs w:val="18"/>
              </w:rPr>
            </w:pPr>
            <w:r>
              <w:rPr>
                <w:rFonts w:cs="Segoe UI"/>
                <w:sz w:val="18"/>
                <w:szCs w:val="18"/>
              </w:rPr>
              <w:t xml:space="preserve">Incoming Inspection Report </w:t>
            </w:r>
            <w:r>
              <w:rPr>
                <w:sz w:val="18"/>
                <w:szCs w:val="18"/>
              </w:rPr>
              <w:t>submitted for review/approval</w:t>
            </w:r>
          </w:p>
        </w:tc>
        <w:tc>
          <w:tcPr>
            <w:tcW w:w="1418" w:type="dxa"/>
            <w:vAlign w:val="center"/>
          </w:tcPr>
          <w:p w14:paraId="0E15062F" w14:textId="765B93A3" w:rsidR="00AA3A63" w:rsidRDefault="00AA3A63" w:rsidP="00AA3A63">
            <w:pPr>
              <w:pStyle w:val="regular"/>
              <w:jc w:val="center"/>
              <w:rPr>
                <w:sz w:val="18"/>
                <w:szCs w:val="18"/>
              </w:rPr>
            </w:pPr>
            <w:r>
              <w:rPr>
                <w:sz w:val="18"/>
                <w:szCs w:val="18"/>
              </w:rPr>
              <w:t>Contractor</w:t>
            </w:r>
          </w:p>
        </w:tc>
        <w:tc>
          <w:tcPr>
            <w:tcW w:w="1417" w:type="dxa"/>
            <w:vAlign w:val="center"/>
          </w:tcPr>
          <w:p w14:paraId="579AEA4D" w14:textId="63482819"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44EA0EB7" w14:textId="77777777" w:rsidTr="003E5C09">
        <w:tc>
          <w:tcPr>
            <w:tcW w:w="704" w:type="dxa"/>
          </w:tcPr>
          <w:p w14:paraId="40E207CA" w14:textId="16B7806E" w:rsidR="00AA3A63" w:rsidRPr="00AE6072" w:rsidRDefault="00AA3A63" w:rsidP="00AA3A63">
            <w:pPr>
              <w:pStyle w:val="regular"/>
              <w:jc w:val="center"/>
              <w:rPr>
                <w:rFonts w:cs="Segoe UI"/>
                <w:iCs/>
                <w:sz w:val="18"/>
                <w:szCs w:val="18"/>
              </w:rPr>
            </w:pPr>
            <w:r>
              <w:rPr>
                <w:rFonts w:cs="Segoe UI"/>
                <w:iCs/>
                <w:sz w:val="18"/>
                <w:szCs w:val="18"/>
              </w:rPr>
              <w:t>M32</w:t>
            </w:r>
          </w:p>
        </w:tc>
        <w:tc>
          <w:tcPr>
            <w:tcW w:w="5528" w:type="dxa"/>
            <w:vAlign w:val="center"/>
          </w:tcPr>
          <w:p w14:paraId="3A51B310" w14:textId="46111A12" w:rsidR="00AA3A63" w:rsidRDefault="00AA3A63" w:rsidP="00AA3A63">
            <w:pPr>
              <w:pStyle w:val="regular"/>
              <w:jc w:val="left"/>
              <w:rPr>
                <w:rFonts w:cs="Segoe UI"/>
                <w:sz w:val="18"/>
                <w:szCs w:val="18"/>
              </w:rPr>
            </w:pPr>
            <w:r>
              <w:rPr>
                <w:rFonts w:cs="Segoe UI"/>
                <w:sz w:val="18"/>
                <w:szCs w:val="18"/>
              </w:rPr>
              <w:t>Installation started</w:t>
            </w:r>
          </w:p>
        </w:tc>
        <w:tc>
          <w:tcPr>
            <w:tcW w:w="1418" w:type="dxa"/>
            <w:vAlign w:val="center"/>
          </w:tcPr>
          <w:p w14:paraId="6B4F4F1E" w14:textId="213F35C3" w:rsidR="00AA3A63" w:rsidRDefault="00AA3A63" w:rsidP="00AA3A63">
            <w:pPr>
              <w:pStyle w:val="regular"/>
              <w:jc w:val="center"/>
              <w:rPr>
                <w:sz w:val="18"/>
                <w:szCs w:val="18"/>
              </w:rPr>
            </w:pPr>
            <w:r>
              <w:rPr>
                <w:sz w:val="18"/>
                <w:szCs w:val="18"/>
              </w:rPr>
              <w:t>Contractor</w:t>
            </w:r>
          </w:p>
        </w:tc>
        <w:tc>
          <w:tcPr>
            <w:tcW w:w="1417" w:type="dxa"/>
            <w:vAlign w:val="center"/>
          </w:tcPr>
          <w:p w14:paraId="5C9B17B9" w14:textId="7B0A6BF8" w:rsidR="00AA3A63" w:rsidRPr="00AE6072" w:rsidRDefault="00AA3A63" w:rsidP="00AA3A63">
            <w:pPr>
              <w:rPr>
                <w:rStyle w:val="Specsvalues"/>
                <w:rFonts w:ascii="Segoe UI" w:hAnsi="Segoe UI" w:cs="Segoe UI"/>
                <w:color w:val="000000" w:themeColor="text1"/>
                <w:sz w:val="18"/>
                <w:szCs w:val="18"/>
              </w:rPr>
            </w:pPr>
          </w:p>
        </w:tc>
      </w:tr>
      <w:tr w:rsidR="00AA3A63" w14:paraId="6A6D7746" w14:textId="77777777" w:rsidTr="003E5C09">
        <w:tc>
          <w:tcPr>
            <w:tcW w:w="704" w:type="dxa"/>
          </w:tcPr>
          <w:p w14:paraId="7F7EB83F" w14:textId="55686619"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33</w:t>
            </w:r>
          </w:p>
        </w:tc>
        <w:tc>
          <w:tcPr>
            <w:tcW w:w="5528" w:type="dxa"/>
            <w:vAlign w:val="center"/>
          </w:tcPr>
          <w:p w14:paraId="3B6F4153" w14:textId="7CE8E83C" w:rsidR="00AA3A63" w:rsidRPr="003E5C09" w:rsidRDefault="00AA3A63" w:rsidP="003E5C09">
            <w:pPr>
              <w:pStyle w:val="regular"/>
              <w:jc w:val="left"/>
              <w:rPr>
                <w:rFonts w:cs="Segoe UI"/>
                <w:iCs/>
                <w:sz w:val="18"/>
                <w:szCs w:val="18"/>
              </w:rPr>
            </w:pPr>
            <w:r>
              <w:rPr>
                <w:rFonts w:cs="Segoe UI"/>
                <w:sz w:val="18"/>
                <w:szCs w:val="18"/>
              </w:rPr>
              <w:t>Installation completed</w:t>
            </w:r>
          </w:p>
        </w:tc>
        <w:tc>
          <w:tcPr>
            <w:tcW w:w="1418" w:type="dxa"/>
            <w:vAlign w:val="center"/>
          </w:tcPr>
          <w:p w14:paraId="3629EA70" w14:textId="4888766A"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0113AA00" w14:textId="185DD06F" w:rsidR="00AA3A63" w:rsidRPr="003E5C09" w:rsidRDefault="00AA3A63" w:rsidP="003E5C09">
            <w:pPr>
              <w:rPr>
                <w:rFonts w:cs="Segoe UI"/>
                <w:color w:val="000000" w:themeColor="text1"/>
                <w:sz w:val="18"/>
                <w:szCs w:val="18"/>
              </w:rPr>
            </w:pPr>
          </w:p>
        </w:tc>
      </w:tr>
      <w:tr w:rsidR="00AA3A63" w14:paraId="1793FB20" w14:textId="77777777" w:rsidTr="003E5C09">
        <w:tc>
          <w:tcPr>
            <w:tcW w:w="704" w:type="dxa"/>
          </w:tcPr>
          <w:p w14:paraId="1B0F0B91" w14:textId="251A0C55" w:rsidR="00AA3A63" w:rsidRPr="00A106C9" w:rsidRDefault="00AA3A63" w:rsidP="00AA3A63">
            <w:pPr>
              <w:pStyle w:val="regular"/>
              <w:jc w:val="center"/>
              <w:rPr>
                <w:rFonts w:cs="Segoe UI"/>
                <w:iCs/>
                <w:sz w:val="18"/>
                <w:szCs w:val="18"/>
              </w:rPr>
            </w:pPr>
            <w:r>
              <w:rPr>
                <w:rFonts w:cs="Segoe UI"/>
                <w:iCs/>
                <w:sz w:val="18"/>
                <w:szCs w:val="18"/>
              </w:rPr>
              <w:t>M34</w:t>
            </w:r>
          </w:p>
        </w:tc>
        <w:tc>
          <w:tcPr>
            <w:tcW w:w="5528" w:type="dxa"/>
            <w:vAlign w:val="center"/>
          </w:tcPr>
          <w:p w14:paraId="2B3B89E3" w14:textId="71D0C3EB" w:rsidR="00AA3A63" w:rsidRDefault="00AA3A63" w:rsidP="00AA3A63">
            <w:pPr>
              <w:pStyle w:val="regular"/>
              <w:jc w:val="left"/>
              <w:rPr>
                <w:rFonts w:cs="Segoe UI"/>
                <w:sz w:val="18"/>
                <w:szCs w:val="18"/>
              </w:rPr>
            </w:pPr>
            <w:r>
              <w:rPr>
                <w:rFonts w:cs="Segoe UI"/>
                <w:sz w:val="18"/>
                <w:szCs w:val="18"/>
              </w:rPr>
              <w:t>Installation &amp; Assembly Test Report submitted for review/approval</w:t>
            </w:r>
          </w:p>
        </w:tc>
        <w:tc>
          <w:tcPr>
            <w:tcW w:w="1418" w:type="dxa"/>
            <w:vAlign w:val="center"/>
          </w:tcPr>
          <w:p w14:paraId="2625A13F" w14:textId="070AC424" w:rsidR="00AA3A63" w:rsidRDefault="00AA3A63" w:rsidP="00AA3A63">
            <w:pPr>
              <w:pStyle w:val="regular"/>
              <w:jc w:val="center"/>
              <w:rPr>
                <w:sz w:val="18"/>
                <w:szCs w:val="18"/>
              </w:rPr>
            </w:pPr>
            <w:r>
              <w:rPr>
                <w:sz w:val="18"/>
                <w:szCs w:val="18"/>
              </w:rPr>
              <w:t>Contractor</w:t>
            </w:r>
          </w:p>
        </w:tc>
        <w:tc>
          <w:tcPr>
            <w:tcW w:w="1417" w:type="dxa"/>
            <w:vAlign w:val="center"/>
          </w:tcPr>
          <w:p w14:paraId="0CA7AC91" w14:textId="668B010E"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6753E0B7" w14:textId="77777777" w:rsidTr="00CD524B">
        <w:tc>
          <w:tcPr>
            <w:tcW w:w="6232" w:type="dxa"/>
            <w:gridSpan w:val="2"/>
            <w:shd w:val="clear" w:color="auto" w:fill="EBD9ED" w:themeFill="accent2" w:themeFillTint="33"/>
          </w:tcPr>
          <w:p w14:paraId="1B757573" w14:textId="1906649B" w:rsidR="00AA3A63" w:rsidRPr="003E5C09" w:rsidRDefault="00AA3A63" w:rsidP="00AA3A63">
            <w:pPr>
              <w:pStyle w:val="regular"/>
              <w:jc w:val="left"/>
              <w:rPr>
                <w:rFonts w:cs="Segoe UI"/>
                <w:b/>
                <w:bCs/>
                <w:sz w:val="18"/>
                <w:szCs w:val="18"/>
              </w:rPr>
            </w:pPr>
            <w:r w:rsidRPr="003E5C09">
              <w:rPr>
                <w:rFonts w:cs="Segoe UI"/>
                <w:b/>
                <w:bCs/>
                <w:sz w:val="18"/>
                <w:szCs w:val="18"/>
              </w:rPr>
              <w:t xml:space="preserve">Phase IV – Commissioning and Acceptance </w:t>
            </w:r>
          </w:p>
        </w:tc>
        <w:tc>
          <w:tcPr>
            <w:tcW w:w="1418" w:type="dxa"/>
            <w:shd w:val="clear" w:color="auto" w:fill="EBD9ED" w:themeFill="accent2" w:themeFillTint="33"/>
            <w:vAlign w:val="center"/>
          </w:tcPr>
          <w:p w14:paraId="04277953" w14:textId="77777777" w:rsidR="00AA3A63" w:rsidRPr="003E5C09" w:rsidRDefault="00AA3A63" w:rsidP="00AA3A63">
            <w:pPr>
              <w:pStyle w:val="regular"/>
              <w:jc w:val="center"/>
              <w:rPr>
                <w:b/>
                <w:bCs/>
                <w:sz w:val="18"/>
                <w:szCs w:val="18"/>
              </w:rPr>
            </w:pPr>
          </w:p>
        </w:tc>
        <w:tc>
          <w:tcPr>
            <w:tcW w:w="1417" w:type="dxa"/>
            <w:shd w:val="clear" w:color="auto" w:fill="EBD9ED" w:themeFill="accent2" w:themeFillTint="33"/>
            <w:vAlign w:val="center"/>
          </w:tcPr>
          <w:p w14:paraId="79660FA2" w14:textId="77777777" w:rsidR="00AA3A63" w:rsidRPr="003E5C09" w:rsidRDefault="00AA3A63" w:rsidP="00AA3A63">
            <w:pPr>
              <w:rPr>
                <w:rStyle w:val="Specsvalues"/>
                <w:rFonts w:ascii="Segoe UI" w:hAnsi="Segoe UI" w:cs="Segoe UI"/>
                <w:b/>
                <w:bCs/>
                <w:color w:val="000000" w:themeColor="text1"/>
                <w:sz w:val="18"/>
                <w:szCs w:val="18"/>
              </w:rPr>
            </w:pPr>
          </w:p>
        </w:tc>
      </w:tr>
      <w:tr w:rsidR="00AA3A63" w14:paraId="7A2211B3" w14:textId="77777777" w:rsidTr="003E5C09">
        <w:tc>
          <w:tcPr>
            <w:tcW w:w="704" w:type="dxa"/>
          </w:tcPr>
          <w:p w14:paraId="30E1115E" w14:textId="294A4307"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Pr="003E5C09">
              <w:rPr>
                <w:rFonts w:cs="Segoe UI"/>
                <w:iCs/>
                <w:sz w:val="18"/>
                <w:szCs w:val="18"/>
              </w:rPr>
              <w:t>1</w:t>
            </w:r>
          </w:p>
        </w:tc>
        <w:tc>
          <w:tcPr>
            <w:tcW w:w="5528" w:type="dxa"/>
            <w:vAlign w:val="center"/>
          </w:tcPr>
          <w:p w14:paraId="45641BF0" w14:textId="72859D18" w:rsidR="00AA3A63" w:rsidRPr="003E5C09" w:rsidRDefault="00AA3A63" w:rsidP="003E5C09">
            <w:pPr>
              <w:pStyle w:val="regular"/>
              <w:jc w:val="left"/>
              <w:rPr>
                <w:rFonts w:cs="Segoe UI"/>
                <w:iCs/>
                <w:sz w:val="18"/>
                <w:szCs w:val="18"/>
              </w:rPr>
            </w:pPr>
            <w:r w:rsidRPr="00725372">
              <w:rPr>
                <w:rFonts w:cs="Segoe UI"/>
                <w:sz w:val="18"/>
                <w:szCs w:val="18"/>
              </w:rPr>
              <w:t xml:space="preserve">Commissioning </w:t>
            </w:r>
            <w:r>
              <w:rPr>
                <w:rFonts w:cs="Segoe UI"/>
                <w:sz w:val="18"/>
                <w:szCs w:val="18"/>
              </w:rPr>
              <w:t>Test Report submitted for review/approval</w:t>
            </w:r>
          </w:p>
        </w:tc>
        <w:tc>
          <w:tcPr>
            <w:tcW w:w="1418" w:type="dxa"/>
            <w:vAlign w:val="center"/>
          </w:tcPr>
          <w:p w14:paraId="2C90A965" w14:textId="30FADD17"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44BF4E0D" w14:textId="0C6559D0" w:rsidR="00AA3A63" w:rsidRPr="003E5C09" w:rsidRDefault="00AA3A63" w:rsidP="003E5C09">
            <w:pPr>
              <w:rPr>
                <w:rFonts w:cs="Segoe UI"/>
                <w:color w:val="000000" w:themeColor="text1"/>
                <w:sz w:val="18"/>
                <w:szCs w:val="18"/>
              </w:rPr>
            </w:pPr>
          </w:p>
        </w:tc>
      </w:tr>
      <w:tr w:rsidR="00AA3A63" w14:paraId="67B15F40" w14:textId="77777777" w:rsidTr="003E5C09">
        <w:tc>
          <w:tcPr>
            <w:tcW w:w="704" w:type="dxa"/>
          </w:tcPr>
          <w:p w14:paraId="0D6E4DF8" w14:textId="59C147BD" w:rsidR="00AA3A63" w:rsidRPr="00A106C9" w:rsidRDefault="00AA3A63" w:rsidP="00AA3A63">
            <w:pPr>
              <w:pStyle w:val="regular"/>
              <w:jc w:val="center"/>
              <w:rPr>
                <w:rFonts w:cs="Segoe UI"/>
                <w:iCs/>
                <w:sz w:val="18"/>
                <w:szCs w:val="18"/>
              </w:rPr>
            </w:pPr>
            <w:r>
              <w:rPr>
                <w:rFonts w:cs="Segoe UI"/>
                <w:iCs/>
                <w:sz w:val="18"/>
                <w:szCs w:val="18"/>
              </w:rPr>
              <w:t>M42</w:t>
            </w:r>
          </w:p>
        </w:tc>
        <w:tc>
          <w:tcPr>
            <w:tcW w:w="5528" w:type="dxa"/>
            <w:vAlign w:val="center"/>
          </w:tcPr>
          <w:p w14:paraId="5BB1CBC7" w14:textId="4FEEF703" w:rsidR="00AA3A63" w:rsidRPr="00725372" w:rsidRDefault="00AA3A63" w:rsidP="00AA3A63">
            <w:pPr>
              <w:pStyle w:val="regular"/>
              <w:jc w:val="left"/>
              <w:rPr>
                <w:rFonts w:cs="Segoe UI"/>
                <w:sz w:val="18"/>
                <w:szCs w:val="18"/>
              </w:rPr>
            </w:pPr>
            <w:r>
              <w:rPr>
                <w:rFonts w:cs="Segoe UI"/>
                <w:sz w:val="18"/>
                <w:szCs w:val="18"/>
              </w:rPr>
              <w:t>Acceptance Capacity testing started</w:t>
            </w:r>
          </w:p>
        </w:tc>
        <w:tc>
          <w:tcPr>
            <w:tcW w:w="1418" w:type="dxa"/>
            <w:vAlign w:val="center"/>
          </w:tcPr>
          <w:p w14:paraId="4EE38355" w14:textId="5CE10E8F" w:rsidR="00AA3A63" w:rsidRDefault="00AA3A63" w:rsidP="00AA3A63">
            <w:pPr>
              <w:pStyle w:val="regular"/>
              <w:jc w:val="center"/>
              <w:rPr>
                <w:sz w:val="18"/>
                <w:szCs w:val="18"/>
              </w:rPr>
            </w:pPr>
            <w:r>
              <w:rPr>
                <w:sz w:val="18"/>
                <w:szCs w:val="18"/>
              </w:rPr>
              <w:t>Contractor</w:t>
            </w:r>
          </w:p>
        </w:tc>
        <w:tc>
          <w:tcPr>
            <w:tcW w:w="1417" w:type="dxa"/>
            <w:vAlign w:val="center"/>
          </w:tcPr>
          <w:p w14:paraId="09323F41" w14:textId="27332A39"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051B0C33" w14:textId="77777777" w:rsidTr="003E5C09">
        <w:tc>
          <w:tcPr>
            <w:tcW w:w="704" w:type="dxa"/>
          </w:tcPr>
          <w:p w14:paraId="0F551690" w14:textId="052200CD"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00B46604">
              <w:rPr>
                <w:rFonts w:cs="Segoe UI"/>
                <w:iCs/>
                <w:sz w:val="18"/>
                <w:szCs w:val="18"/>
              </w:rPr>
              <w:t>3</w:t>
            </w:r>
          </w:p>
        </w:tc>
        <w:tc>
          <w:tcPr>
            <w:tcW w:w="5528" w:type="dxa"/>
            <w:vAlign w:val="center"/>
          </w:tcPr>
          <w:p w14:paraId="4E4F4723" w14:textId="6D843566" w:rsidR="00AA3A63" w:rsidRPr="003E5C09" w:rsidRDefault="00AA3A63" w:rsidP="003E5C09">
            <w:pPr>
              <w:pStyle w:val="regular"/>
              <w:jc w:val="left"/>
              <w:rPr>
                <w:rFonts w:cs="Segoe UI"/>
                <w:iCs/>
                <w:sz w:val="18"/>
                <w:szCs w:val="18"/>
              </w:rPr>
            </w:pPr>
            <w:r w:rsidRPr="00725372">
              <w:rPr>
                <w:rFonts w:cs="Segoe UI"/>
                <w:sz w:val="18"/>
                <w:szCs w:val="18"/>
              </w:rPr>
              <w:t>SAT Report</w:t>
            </w:r>
            <w:r>
              <w:rPr>
                <w:rFonts w:cs="Segoe UI"/>
                <w:sz w:val="18"/>
                <w:szCs w:val="18"/>
              </w:rPr>
              <w:t xml:space="preserve"> submitted for review/approval</w:t>
            </w:r>
          </w:p>
        </w:tc>
        <w:tc>
          <w:tcPr>
            <w:tcW w:w="1418" w:type="dxa"/>
            <w:vAlign w:val="center"/>
          </w:tcPr>
          <w:p w14:paraId="5268E5BA" w14:textId="72111E9D"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1D41EC83" w14:textId="47060562" w:rsidR="00AA3A63" w:rsidRPr="003E5C09" w:rsidRDefault="00AA3A63" w:rsidP="003E5C09">
            <w:pPr>
              <w:rPr>
                <w:rFonts w:cs="Segoe UI"/>
                <w:color w:val="000000" w:themeColor="text1"/>
                <w:sz w:val="18"/>
                <w:szCs w:val="18"/>
              </w:rPr>
            </w:pPr>
          </w:p>
        </w:tc>
      </w:tr>
      <w:tr w:rsidR="00AA3A63" w14:paraId="37C44239" w14:textId="77777777" w:rsidTr="003E5C09">
        <w:tc>
          <w:tcPr>
            <w:tcW w:w="704" w:type="dxa"/>
          </w:tcPr>
          <w:p w14:paraId="4398CC6A" w14:textId="30286788"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00B46604">
              <w:rPr>
                <w:rFonts w:cs="Segoe UI"/>
                <w:iCs/>
                <w:sz w:val="18"/>
                <w:szCs w:val="18"/>
              </w:rPr>
              <w:t>4</w:t>
            </w:r>
          </w:p>
        </w:tc>
        <w:tc>
          <w:tcPr>
            <w:tcW w:w="5528" w:type="dxa"/>
            <w:vAlign w:val="center"/>
          </w:tcPr>
          <w:p w14:paraId="57E6E010" w14:textId="44382169" w:rsidR="00AA3A63" w:rsidRPr="003E5C09" w:rsidRDefault="00AA3A63" w:rsidP="003E5C09">
            <w:pPr>
              <w:pStyle w:val="regular"/>
              <w:jc w:val="left"/>
              <w:rPr>
                <w:rFonts w:cs="Segoe UI"/>
                <w:iCs/>
                <w:sz w:val="18"/>
                <w:szCs w:val="18"/>
              </w:rPr>
            </w:pPr>
            <w:r w:rsidRPr="00725372">
              <w:rPr>
                <w:rFonts w:cs="Segoe UI"/>
                <w:sz w:val="18"/>
                <w:szCs w:val="18"/>
              </w:rPr>
              <w:t xml:space="preserve">Provisional </w:t>
            </w:r>
            <w:r w:rsidRPr="00725372">
              <w:rPr>
                <w:sz w:val="18"/>
                <w:szCs w:val="18"/>
              </w:rPr>
              <w:t>Acceptance</w:t>
            </w:r>
            <w:r>
              <w:rPr>
                <w:sz w:val="18"/>
                <w:szCs w:val="18"/>
              </w:rPr>
              <w:t xml:space="preserve"> and handover</w:t>
            </w:r>
          </w:p>
        </w:tc>
        <w:tc>
          <w:tcPr>
            <w:tcW w:w="1418" w:type="dxa"/>
            <w:vAlign w:val="center"/>
          </w:tcPr>
          <w:p w14:paraId="4F2EB2AF" w14:textId="4DA5AF03" w:rsidR="00AA3A63" w:rsidRPr="003E5C09" w:rsidRDefault="00AA3A63" w:rsidP="00AA3A63">
            <w:pPr>
              <w:pStyle w:val="regular"/>
              <w:jc w:val="center"/>
              <w:rPr>
                <w:rFonts w:cs="Segoe UI"/>
                <w:iCs/>
                <w:sz w:val="18"/>
                <w:szCs w:val="18"/>
              </w:rPr>
            </w:pPr>
            <w:r w:rsidRPr="00725372">
              <w:rPr>
                <w:sz w:val="18"/>
                <w:szCs w:val="18"/>
              </w:rPr>
              <w:t>SCK CEN</w:t>
            </w:r>
          </w:p>
        </w:tc>
        <w:tc>
          <w:tcPr>
            <w:tcW w:w="1417" w:type="dxa"/>
            <w:vAlign w:val="center"/>
          </w:tcPr>
          <w:p w14:paraId="4D89BA7E" w14:textId="4438DEB4" w:rsidR="00AA3A63" w:rsidRPr="003E5C09" w:rsidRDefault="00AA3A63" w:rsidP="003E5C09">
            <w:pPr>
              <w:rPr>
                <w:rFonts w:cs="Segoe UI"/>
                <w:color w:val="000000" w:themeColor="text1"/>
                <w:sz w:val="18"/>
                <w:szCs w:val="18"/>
                <w:vertAlign w:val="subscript"/>
              </w:rPr>
            </w:pPr>
            <w:r>
              <w:rPr>
                <w:rStyle w:val="Specsvalues"/>
                <w:rFonts w:ascii="Segoe UI" w:hAnsi="Segoe UI" w:cs="Segoe UI"/>
                <w:color w:val="000000" w:themeColor="text1"/>
                <w:sz w:val="18"/>
                <w:szCs w:val="18"/>
              </w:rPr>
              <w:t>T</w:t>
            </w:r>
            <w:r>
              <w:rPr>
                <w:rStyle w:val="Specsvalues"/>
                <w:rFonts w:ascii="Segoe UI" w:hAnsi="Segoe UI" w:cs="Segoe UI"/>
                <w:color w:val="000000" w:themeColor="text1"/>
                <w:sz w:val="18"/>
                <w:szCs w:val="18"/>
                <w:vertAlign w:val="subscript"/>
              </w:rPr>
              <w:t>0</w:t>
            </w:r>
            <w:r>
              <w:rPr>
                <w:rStyle w:val="Specsvalues"/>
                <w:rFonts w:ascii="Segoe UI" w:hAnsi="Segoe UI" w:cs="Segoe UI"/>
                <w:color w:val="000000" w:themeColor="text1"/>
                <w:sz w:val="18"/>
                <w:szCs w:val="18"/>
              </w:rPr>
              <w:t xml:space="preserve"> + 34</w:t>
            </w:r>
            <w:r w:rsidR="00AE008B">
              <w:rPr>
                <w:rStyle w:val="Specsvalues"/>
                <w:rFonts w:ascii="Segoe UI" w:hAnsi="Segoe UI" w:cs="Segoe UI"/>
                <w:color w:val="000000" w:themeColor="text1"/>
                <w:sz w:val="18"/>
                <w:szCs w:val="18"/>
              </w:rPr>
              <w:t xml:space="preserve"> M</w:t>
            </w:r>
          </w:p>
        </w:tc>
      </w:tr>
    </w:tbl>
    <w:p w14:paraId="1B8C0740" w14:textId="013B3CC0" w:rsidR="00F712DA" w:rsidRPr="00725372" w:rsidRDefault="00386172" w:rsidP="00386172">
      <w:pPr>
        <w:pStyle w:val="Heading2numbered"/>
        <w:rPr>
          <w:rFonts w:eastAsia="MS Mincho" w:cs="Segoe UI Semibold"/>
          <w:smallCaps/>
          <w:sz w:val="26"/>
          <w:szCs w:val="28"/>
          <w:lang w:eastAsia="fr-FR"/>
        </w:rPr>
      </w:pPr>
      <w:bookmarkStart w:id="4619" w:name="_Toc192762835"/>
      <w:bookmarkStart w:id="4620" w:name="_Toc192765409"/>
      <w:bookmarkStart w:id="4621" w:name="_Toc192766013"/>
      <w:bookmarkStart w:id="4622" w:name="_Toc192782565"/>
      <w:bookmarkStart w:id="4623" w:name="_Toc192783173"/>
      <w:bookmarkStart w:id="4624" w:name="_Toc192851092"/>
      <w:bookmarkStart w:id="4625" w:name="_Toc192929579"/>
      <w:bookmarkStart w:id="4626" w:name="_Toc192935267"/>
      <w:bookmarkStart w:id="4627" w:name="_Toc193016615"/>
      <w:bookmarkStart w:id="4628" w:name="_Toc192762921"/>
      <w:bookmarkStart w:id="4629" w:name="_Toc192765495"/>
      <w:bookmarkStart w:id="4630" w:name="_Toc192766099"/>
      <w:bookmarkStart w:id="4631" w:name="_Toc192782651"/>
      <w:bookmarkStart w:id="4632" w:name="_Toc192783259"/>
      <w:bookmarkStart w:id="4633" w:name="_Toc192851178"/>
      <w:bookmarkStart w:id="4634" w:name="_Toc192929665"/>
      <w:bookmarkStart w:id="4635" w:name="_Toc192935353"/>
      <w:bookmarkStart w:id="4636" w:name="_Toc193016701"/>
      <w:bookmarkStart w:id="4637" w:name="_Ref190799140"/>
      <w:bookmarkStart w:id="4638" w:name="_Toc198518461"/>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r w:rsidRPr="00725372">
        <w:t>H</w:t>
      </w:r>
      <w:r w:rsidR="00F712DA" w:rsidRPr="00725372">
        <w:t>old and Witness Points</w:t>
      </w:r>
      <w:bookmarkEnd w:id="4637"/>
      <w:bookmarkEnd w:id="4638"/>
    </w:p>
    <w:p w14:paraId="039E25B8" w14:textId="77777777" w:rsidR="00F712DA" w:rsidRPr="00725372" w:rsidRDefault="00F712DA" w:rsidP="003E5C09">
      <w:pPr>
        <w:pStyle w:val="ADClause"/>
        <w:numPr>
          <w:ilvl w:val="0"/>
          <w:numId w:val="0"/>
        </w:numPr>
        <w:rPr>
          <w:lang w:eastAsia="fr-FR"/>
        </w:rPr>
      </w:pPr>
      <w:r w:rsidRPr="00725372">
        <w:rPr>
          <w:lang w:eastAsia="fr-FR"/>
        </w:rPr>
        <w:t>Throughout the performance of the Contract, at least the following review/inspection (by SCK CEN) steps shall be implemented:</w:t>
      </w:r>
    </w:p>
    <w:p w14:paraId="7634680F" w14:textId="23577EEE" w:rsidR="00F712DA" w:rsidRPr="00A106C9" w:rsidRDefault="00A106C9" w:rsidP="001C6DC5">
      <w:pPr>
        <w:pStyle w:val="ADClause"/>
        <w:numPr>
          <w:ilvl w:val="4"/>
          <w:numId w:val="16"/>
        </w:numPr>
        <w:rPr>
          <w:lang w:eastAsia="fr-FR"/>
        </w:rPr>
      </w:pPr>
      <w:r>
        <w:t>Hol</w:t>
      </w:r>
      <w:r w:rsidRPr="00A106C9">
        <w:t>d Points</w:t>
      </w:r>
    </w:p>
    <w:p w14:paraId="1E4B3888" w14:textId="2C28FE21" w:rsidR="00A106C9" w:rsidRPr="003E5C09" w:rsidRDefault="00A106C9" w:rsidP="001C6DC5">
      <w:pPr>
        <w:pStyle w:val="ADClause"/>
        <w:numPr>
          <w:ilvl w:val="5"/>
          <w:numId w:val="16"/>
        </w:numPr>
        <w:ind w:left="1083" w:hanging="289"/>
      </w:pPr>
      <w:r>
        <w:lastRenderedPageBreak/>
        <w:t>FAT approval in view of shipments</w:t>
      </w:r>
    </w:p>
    <w:p w14:paraId="043E9AA2" w14:textId="508A0448" w:rsidR="00F712DA" w:rsidRPr="00A106C9" w:rsidRDefault="00A106C9" w:rsidP="001C6DC5">
      <w:pPr>
        <w:pStyle w:val="ADClause"/>
        <w:numPr>
          <w:ilvl w:val="5"/>
          <w:numId w:val="16"/>
        </w:numPr>
        <w:rPr>
          <w:lang w:eastAsia="fr-FR"/>
        </w:rPr>
      </w:pPr>
      <w:r>
        <w:t xml:space="preserve">Approval Incoming Inspection Report in view of start installation </w:t>
      </w:r>
    </w:p>
    <w:p w14:paraId="08E30B6E" w14:textId="57E28796" w:rsidR="00F712DA" w:rsidRPr="00A106C9" w:rsidRDefault="00A106C9" w:rsidP="001C6DC5">
      <w:pPr>
        <w:pStyle w:val="ADClause"/>
        <w:numPr>
          <w:ilvl w:val="5"/>
          <w:numId w:val="16"/>
        </w:numPr>
        <w:rPr>
          <w:lang w:eastAsia="fr-FR"/>
        </w:rPr>
      </w:pPr>
      <w:r>
        <w:t xml:space="preserve">Approval </w:t>
      </w:r>
      <w:r w:rsidR="00DA5E5A">
        <w:t xml:space="preserve">Installation and </w:t>
      </w:r>
      <w:r>
        <w:t>Assembly Test Report in view of start commissioning</w:t>
      </w:r>
    </w:p>
    <w:p w14:paraId="284D3C8D" w14:textId="42C86BD9" w:rsidR="00F712DA" w:rsidRPr="00A106C9" w:rsidRDefault="00A106C9" w:rsidP="001C6DC5">
      <w:pPr>
        <w:pStyle w:val="ADClause"/>
        <w:numPr>
          <w:ilvl w:val="5"/>
          <w:numId w:val="16"/>
        </w:numPr>
        <w:rPr>
          <w:lang w:eastAsia="fr-FR"/>
        </w:rPr>
      </w:pPr>
      <w:r>
        <w:t>Approval Commissioning</w:t>
      </w:r>
      <w:r w:rsidR="00DA5E5A">
        <w:t xml:space="preserve"> Test</w:t>
      </w:r>
      <w:r>
        <w:t xml:space="preserve"> Report in view of start acceptance capacity testing</w:t>
      </w:r>
    </w:p>
    <w:p w14:paraId="42BD0EC2" w14:textId="1DDE3941" w:rsidR="00F712DA" w:rsidRPr="00A106C9" w:rsidRDefault="00A106C9" w:rsidP="001C6DC5">
      <w:pPr>
        <w:pStyle w:val="ADClause"/>
        <w:numPr>
          <w:ilvl w:val="4"/>
          <w:numId w:val="16"/>
        </w:numPr>
      </w:pPr>
      <w:r w:rsidRPr="003E5C09">
        <w:t>Witness points</w:t>
      </w:r>
    </w:p>
    <w:p w14:paraId="3446DD3E" w14:textId="714728C9" w:rsidR="00F712DA" w:rsidRPr="00A106C9" w:rsidRDefault="008D5BC5" w:rsidP="001C6DC5">
      <w:pPr>
        <w:pStyle w:val="ADClause"/>
        <w:numPr>
          <w:ilvl w:val="5"/>
          <w:numId w:val="16"/>
        </w:numPr>
        <w:ind w:left="1083" w:hanging="289"/>
      </w:pPr>
      <w:r>
        <w:t>Approval</w:t>
      </w:r>
      <w:r w:rsidR="00A106C9">
        <w:t xml:space="preserve"> of the Conceptual Design File</w:t>
      </w:r>
    </w:p>
    <w:p w14:paraId="6D89ED14" w14:textId="000B5B71" w:rsidR="00A106C9" w:rsidRDefault="008D5BC5" w:rsidP="001C6DC5">
      <w:pPr>
        <w:pStyle w:val="ADClause"/>
        <w:numPr>
          <w:ilvl w:val="5"/>
          <w:numId w:val="16"/>
        </w:numPr>
        <w:ind w:left="1083" w:hanging="289"/>
      </w:pPr>
      <w:r>
        <w:t xml:space="preserve">Approval </w:t>
      </w:r>
      <w:r w:rsidR="00A106C9">
        <w:t>of the Detailed design File</w:t>
      </w:r>
    </w:p>
    <w:p w14:paraId="03695305" w14:textId="281141F2" w:rsidR="00A106C9" w:rsidRDefault="008D5BC5" w:rsidP="001C6DC5">
      <w:pPr>
        <w:pStyle w:val="ADClause"/>
        <w:numPr>
          <w:ilvl w:val="0"/>
          <w:numId w:val="27"/>
        </w:numPr>
        <w:ind w:left="1083" w:hanging="289"/>
      </w:pPr>
      <w:r>
        <w:t>Approval</w:t>
      </w:r>
      <w:r w:rsidR="00A106C9">
        <w:t xml:space="preserve"> of the Procurement and Manufacturing File</w:t>
      </w:r>
    </w:p>
    <w:p w14:paraId="611FD9ED" w14:textId="3A6A0D0E" w:rsidR="00A106C9" w:rsidRDefault="008D5BC5" w:rsidP="001C6DC5">
      <w:pPr>
        <w:pStyle w:val="ListParagraph"/>
        <w:numPr>
          <w:ilvl w:val="0"/>
          <w:numId w:val="28"/>
        </w:numPr>
        <w:spacing w:before="120"/>
        <w:ind w:left="1083" w:hanging="289"/>
        <w:contextualSpacing w:val="0"/>
      </w:pPr>
      <w:r>
        <w:t>Approval</w:t>
      </w:r>
      <w:r w:rsidR="00A106C9">
        <w:t xml:space="preserve"> of the Installation File</w:t>
      </w:r>
    </w:p>
    <w:p w14:paraId="76394BAE" w14:textId="6D0F4841" w:rsidR="00A106C9" w:rsidRDefault="008D5BC5" w:rsidP="001C6DC5">
      <w:pPr>
        <w:pStyle w:val="ListParagraph"/>
        <w:numPr>
          <w:ilvl w:val="0"/>
          <w:numId w:val="28"/>
        </w:numPr>
        <w:spacing w:before="120"/>
        <w:ind w:left="1083" w:hanging="289"/>
        <w:contextualSpacing w:val="0"/>
      </w:pPr>
      <w:r>
        <w:t>Approval</w:t>
      </w:r>
      <w:r w:rsidR="00A106C9">
        <w:t xml:space="preserve"> of the Commissioning File</w:t>
      </w:r>
    </w:p>
    <w:p w14:paraId="266C36F8" w14:textId="6B045C19" w:rsidR="00A106C9" w:rsidRDefault="008D5BC5" w:rsidP="001C6DC5">
      <w:pPr>
        <w:pStyle w:val="ListParagraph"/>
        <w:numPr>
          <w:ilvl w:val="0"/>
          <w:numId w:val="28"/>
        </w:numPr>
        <w:spacing w:before="120"/>
        <w:ind w:left="1083" w:hanging="289"/>
        <w:contextualSpacing w:val="0"/>
      </w:pPr>
      <w:r>
        <w:t>Approval</w:t>
      </w:r>
      <w:r w:rsidR="00A106C9">
        <w:t xml:space="preserve"> of the Acceptance Test File</w:t>
      </w:r>
    </w:p>
    <w:p w14:paraId="760A441D" w14:textId="70AA4F61" w:rsidR="00A106C9" w:rsidRPr="00A106C9" w:rsidRDefault="008D5BC5" w:rsidP="001C6DC5">
      <w:pPr>
        <w:pStyle w:val="ListParagraph"/>
        <w:numPr>
          <w:ilvl w:val="0"/>
          <w:numId w:val="28"/>
        </w:numPr>
        <w:spacing w:before="120"/>
        <w:ind w:left="1083" w:hanging="289"/>
        <w:contextualSpacing w:val="0"/>
      </w:pPr>
      <w:r>
        <w:t>Approval</w:t>
      </w:r>
      <w:r w:rsidR="00A106C9">
        <w:t xml:space="preserve"> of the Final Report</w:t>
      </w:r>
    </w:p>
    <w:p w14:paraId="17661154" w14:textId="4EBFA816" w:rsidR="00F712DA" w:rsidRPr="00A106C9" w:rsidRDefault="00F712DA" w:rsidP="003E5C09">
      <w:pPr>
        <w:pStyle w:val="ADClause"/>
        <w:numPr>
          <w:ilvl w:val="0"/>
          <w:numId w:val="0"/>
        </w:numPr>
        <w:spacing w:line="240" w:lineRule="auto"/>
      </w:pPr>
      <w:r w:rsidRPr="00A106C9">
        <w:t xml:space="preserve">Upon receiving the </w:t>
      </w:r>
      <w:r w:rsidR="00CB1438" w:rsidRPr="00A106C9">
        <w:t>Contractor</w:t>
      </w:r>
      <w:r w:rsidRPr="00A106C9">
        <w:t xml:space="preserve">’s finalized </w:t>
      </w:r>
      <w:r w:rsidR="001D0A4A">
        <w:t>project schedule and Manufacturing and Inspection Plan</w:t>
      </w:r>
      <w:r w:rsidRPr="00A106C9">
        <w:t xml:space="preserve">, SCK CEN reserves the right to add or remove HP(s)/WP(s) from those currently foreseen and will duly notify the </w:t>
      </w:r>
      <w:r w:rsidR="00CB1438" w:rsidRPr="00A106C9">
        <w:t>Contractor</w:t>
      </w:r>
      <w:r w:rsidRPr="00A106C9">
        <w:t xml:space="preserve"> of such decisions.</w:t>
      </w:r>
    </w:p>
    <w:p w14:paraId="5D0B9EDB" w14:textId="29A02A03" w:rsidR="00F712DA" w:rsidRPr="00725372" w:rsidRDefault="00EF3C1D" w:rsidP="003E5C09">
      <w:pPr>
        <w:pStyle w:val="ADClause"/>
        <w:numPr>
          <w:ilvl w:val="0"/>
          <w:numId w:val="0"/>
        </w:numPr>
      </w:pPr>
      <w:r w:rsidRPr="00A106C9">
        <w:t>S</w:t>
      </w:r>
      <w:r w:rsidR="00F712DA" w:rsidRPr="00A106C9">
        <w:t>CK CEN ha</w:t>
      </w:r>
      <w:r w:rsidR="00F712DA" w:rsidRPr="00725372">
        <w:t xml:space="preserve">s at its disposal a maximum of 30 Calendar Days (60 Calendar Days when involving (an) external partner(s)) to complete all formalities) concerning approval of a certain HP. Nonetheless, SCK CEN shall always aim to give feedback to the </w:t>
      </w:r>
      <w:r w:rsidR="00CB1438">
        <w:t>Contractor</w:t>
      </w:r>
      <w:r w:rsidR="00F712DA" w:rsidRPr="00725372">
        <w:t xml:space="preserve"> concerning the HPs without undue delay. The envisaged lead time is 10 Business Days (to be determined taking into account SCK CEN’s and/or its collaboration partner’s days of closure)</w:t>
      </w:r>
    </w:p>
    <w:p w14:paraId="58E29E56" w14:textId="77777777" w:rsidR="00F712DA" w:rsidRPr="00725372" w:rsidRDefault="00F712DA">
      <w:pPr>
        <w:spacing w:after="160" w:line="259" w:lineRule="auto"/>
        <w:jc w:val="left"/>
      </w:pPr>
      <w:r w:rsidRPr="00725372">
        <w:br w:type="page"/>
      </w:r>
    </w:p>
    <w:p w14:paraId="0B43387E" w14:textId="3698AC64" w:rsidR="00F712DA" w:rsidRPr="00725372" w:rsidRDefault="00F712DA" w:rsidP="00F712DA">
      <w:pPr>
        <w:pStyle w:val="Heading1numbered"/>
      </w:pPr>
      <w:bookmarkStart w:id="4639" w:name="_Toc198518462"/>
      <w:r w:rsidRPr="00725372">
        <w:lastRenderedPageBreak/>
        <w:t>Contract Performance</w:t>
      </w:r>
      <w:bookmarkEnd w:id="4639"/>
    </w:p>
    <w:p w14:paraId="2CDAED67" w14:textId="5666A207" w:rsidR="00F712DA" w:rsidRPr="00725372" w:rsidRDefault="00F712DA" w:rsidP="00F712DA">
      <w:pPr>
        <w:pStyle w:val="Heading2numbered"/>
      </w:pPr>
      <w:bookmarkStart w:id="4640" w:name="_Toc191379878"/>
      <w:bookmarkStart w:id="4641" w:name="_Toc191479757"/>
      <w:bookmarkStart w:id="4642" w:name="_Toc191550721"/>
      <w:bookmarkStart w:id="4643" w:name="_Toc191554046"/>
      <w:bookmarkStart w:id="4644" w:name="_Toc191554499"/>
      <w:bookmarkStart w:id="4645" w:name="_Toc191556973"/>
      <w:bookmarkStart w:id="4646" w:name="_Toc192069555"/>
      <w:bookmarkStart w:id="4647" w:name="_Toc192069875"/>
      <w:bookmarkStart w:id="4648" w:name="_Toc192070065"/>
      <w:bookmarkStart w:id="4649" w:name="_Toc192152467"/>
      <w:bookmarkStart w:id="4650" w:name="_Toc192183330"/>
      <w:bookmarkStart w:id="4651" w:name="_Toc192183582"/>
      <w:bookmarkStart w:id="4652" w:name="_Toc192335723"/>
      <w:bookmarkStart w:id="4653" w:name="_Toc192406238"/>
      <w:bookmarkStart w:id="4654" w:name="_Toc192408643"/>
      <w:bookmarkStart w:id="4655" w:name="_Toc192409088"/>
      <w:bookmarkStart w:id="4656" w:name="_Toc192496549"/>
      <w:bookmarkStart w:id="4657" w:name="_Toc192502754"/>
      <w:bookmarkStart w:id="4658" w:name="_Toc192509643"/>
      <w:bookmarkStart w:id="4659" w:name="_Toc192510358"/>
      <w:bookmarkStart w:id="4660" w:name="_Toc192516248"/>
      <w:bookmarkStart w:id="4661" w:name="_Toc192579351"/>
      <w:bookmarkStart w:id="4662" w:name="_Toc192581293"/>
      <w:bookmarkStart w:id="4663" w:name="_Toc192581734"/>
      <w:bookmarkStart w:id="4664" w:name="_Toc192762924"/>
      <w:bookmarkStart w:id="4665" w:name="_Toc192765498"/>
      <w:bookmarkStart w:id="4666" w:name="_Toc192766102"/>
      <w:bookmarkStart w:id="4667" w:name="_Toc192782654"/>
      <w:bookmarkStart w:id="4668" w:name="_Toc192783262"/>
      <w:bookmarkStart w:id="4669" w:name="_Toc192851181"/>
      <w:bookmarkStart w:id="4670" w:name="_Toc192929668"/>
      <w:bookmarkStart w:id="4671" w:name="_Toc192935356"/>
      <w:bookmarkStart w:id="4672" w:name="_Toc193016704"/>
      <w:bookmarkStart w:id="4673" w:name="_Toc191379879"/>
      <w:bookmarkStart w:id="4674" w:name="_Toc191479758"/>
      <w:bookmarkStart w:id="4675" w:name="_Toc191550722"/>
      <w:bookmarkStart w:id="4676" w:name="_Toc191554047"/>
      <w:bookmarkStart w:id="4677" w:name="_Toc191554500"/>
      <w:bookmarkStart w:id="4678" w:name="_Toc191556974"/>
      <w:bookmarkStart w:id="4679" w:name="_Toc192069556"/>
      <w:bookmarkStart w:id="4680" w:name="_Toc192069876"/>
      <w:bookmarkStart w:id="4681" w:name="_Toc192070066"/>
      <w:bookmarkStart w:id="4682" w:name="_Toc192152468"/>
      <w:bookmarkStart w:id="4683" w:name="_Toc192183331"/>
      <w:bookmarkStart w:id="4684" w:name="_Toc192183583"/>
      <w:bookmarkStart w:id="4685" w:name="_Toc192335724"/>
      <w:bookmarkStart w:id="4686" w:name="_Toc192406239"/>
      <w:bookmarkStart w:id="4687" w:name="_Toc192408644"/>
      <w:bookmarkStart w:id="4688" w:name="_Toc192409089"/>
      <w:bookmarkStart w:id="4689" w:name="_Toc192496550"/>
      <w:bookmarkStart w:id="4690" w:name="_Toc192502755"/>
      <w:bookmarkStart w:id="4691" w:name="_Toc192509644"/>
      <w:bookmarkStart w:id="4692" w:name="_Toc192510359"/>
      <w:bookmarkStart w:id="4693" w:name="_Toc192516249"/>
      <w:bookmarkStart w:id="4694" w:name="_Toc192579352"/>
      <w:bookmarkStart w:id="4695" w:name="_Toc192581294"/>
      <w:bookmarkStart w:id="4696" w:name="_Toc192581735"/>
      <w:bookmarkStart w:id="4697" w:name="_Toc192762925"/>
      <w:bookmarkStart w:id="4698" w:name="_Toc192765499"/>
      <w:bookmarkStart w:id="4699" w:name="_Toc192766103"/>
      <w:bookmarkStart w:id="4700" w:name="_Toc192782655"/>
      <w:bookmarkStart w:id="4701" w:name="_Toc192783263"/>
      <w:bookmarkStart w:id="4702" w:name="_Toc192851182"/>
      <w:bookmarkStart w:id="4703" w:name="_Toc192929669"/>
      <w:bookmarkStart w:id="4704" w:name="_Toc192935357"/>
      <w:bookmarkStart w:id="4705" w:name="_Toc193016705"/>
      <w:bookmarkStart w:id="4706" w:name="_Toc191379880"/>
      <w:bookmarkStart w:id="4707" w:name="_Toc191479759"/>
      <w:bookmarkStart w:id="4708" w:name="_Toc191550723"/>
      <w:bookmarkStart w:id="4709" w:name="_Toc191554048"/>
      <w:bookmarkStart w:id="4710" w:name="_Toc191554501"/>
      <w:bookmarkStart w:id="4711" w:name="_Toc191556975"/>
      <w:bookmarkStart w:id="4712" w:name="_Toc192069557"/>
      <w:bookmarkStart w:id="4713" w:name="_Toc192069877"/>
      <w:bookmarkStart w:id="4714" w:name="_Toc192070067"/>
      <w:bookmarkStart w:id="4715" w:name="_Toc192152469"/>
      <w:bookmarkStart w:id="4716" w:name="_Toc192183332"/>
      <w:bookmarkStart w:id="4717" w:name="_Toc192183584"/>
      <w:bookmarkStart w:id="4718" w:name="_Toc192335725"/>
      <w:bookmarkStart w:id="4719" w:name="_Toc192406240"/>
      <w:bookmarkStart w:id="4720" w:name="_Toc192408645"/>
      <w:bookmarkStart w:id="4721" w:name="_Toc192409090"/>
      <w:bookmarkStart w:id="4722" w:name="_Toc192496551"/>
      <w:bookmarkStart w:id="4723" w:name="_Toc192502756"/>
      <w:bookmarkStart w:id="4724" w:name="_Toc192509645"/>
      <w:bookmarkStart w:id="4725" w:name="_Toc192510360"/>
      <w:bookmarkStart w:id="4726" w:name="_Toc192516250"/>
      <w:bookmarkStart w:id="4727" w:name="_Toc192579353"/>
      <w:bookmarkStart w:id="4728" w:name="_Toc192581295"/>
      <w:bookmarkStart w:id="4729" w:name="_Toc192581736"/>
      <w:bookmarkStart w:id="4730" w:name="_Toc192762926"/>
      <w:bookmarkStart w:id="4731" w:name="_Toc192765500"/>
      <w:bookmarkStart w:id="4732" w:name="_Toc192766104"/>
      <w:bookmarkStart w:id="4733" w:name="_Toc192782656"/>
      <w:bookmarkStart w:id="4734" w:name="_Toc192783264"/>
      <w:bookmarkStart w:id="4735" w:name="_Toc192851183"/>
      <w:bookmarkStart w:id="4736" w:name="_Toc192929670"/>
      <w:bookmarkStart w:id="4737" w:name="_Toc192935358"/>
      <w:bookmarkStart w:id="4738" w:name="_Toc193016706"/>
      <w:bookmarkStart w:id="4739" w:name="_Toc191379881"/>
      <w:bookmarkStart w:id="4740" w:name="_Toc191479760"/>
      <w:bookmarkStart w:id="4741" w:name="_Toc191550724"/>
      <w:bookmarkStart w:id="4742" w:name="_Toc191554049"/>
      <w:bookmarkStart w:id="4743" w:name="_Toc191554502"/>
      <w:bookmarkStart w:id="4744" w:name="_Toc191556976"/>
      <w:bookmarkStart w:id="4745" w:name="_Toc192069558"/>
      <w:bookmarkStart w:id="4746" w:name="_Toc192069878"/>
      <w:bookmarkStart w:id="4747" w:name="_Toc192070068"/>
      <w:bookmarkStart w:id="4748" w:name="_Toc192152470"/>
      <w:bookmarkStart w:id="4749" w:name="_Toc192183333"/>
      <w:bookmarkStart w:id="4750" w:name="_Toc192183585"/>
      <w:bookmarkStart w:id="4751" w:name="_Toc192335726"/>
      <w:bookmarkStart w:id="4752" w:name="_Toc192406241"/>
      <w:bookmarkStart w:id="4753" w:name="_Toc192408646"/>
      <w:bookmarkStart w:id="4754" w:name="_Toc192409091"/>
      <w:bookmarkStart w:id="4755" w:name="_Toc192496552"/>
      <w:bookmarkStart w:id="4756" w:name="_Toc192502757"/>
      <w:bookmarkStart w:id="4757" w:name="_Toc192509646"/>
      <w:bookmarkStart w:id="4758" w:name="_Toc192510361"/>
      <w:bookmarkStart w:id="4759" w:name="_Toc192516251"/>
      <w:bookmarkStart w:id="4760" w:name="_Toc192579354"/>
      <w:bookmarkStart w:id="4761" w:name="_Toc192581296"/>
      <w:bookmarkStart w:id="4762" w:name="_Toc192581737"/>
      <w:bookmarkStart w:id="4763" w:name="_Toc192762927"/>
      <w:bookmarkStart w:id="4764" w:name="_Toc192765501"/>
      <w:bookmarkStart w:id="4765" w:name="_Toc192766105"/>
      <w:bookmarkStart w:id="4766" w:name="_Toc192782657"/>
      <w:bookmarkStart w:id="4767" w:name="_Toc192783265"/>
      <w:bookmarkStart w:id="4768" w:name="_Toc192851184"/>
      <w:bookmarkStart w:id="4769" w:name="_Toc192929671"/>
      <w:bookmarkStart w:id="4770" w:name="_Toc192935359"/>
      <w:bookmarkStart w:id="4771" w:name="_Toc193016707"/>
      <w:bookmarkStart w:id="4772" w:name="_Toc191379882"/>
      <w:bookmarkStart w:id="4773" w:name="_Toc191479761"/>
      <w:bookmarkStart w:id="4774" w:name="_Toc191550725"/>
      <w:bookmarkStart w:id="4775" w:name="_Toc191554050"/>
      <w:bookmarkStart w:id="4776" w:name="_Toc191554503"/>
      <w:bookmarkStart w:id="4777" w:name="_Toc191556977"/>
      <w:bookmarkStart w:id="4778" w:name="_Toc192069559"/>
      <w:bookmarkStart w:id="4779" w:name="_Toc192069879"/>
      <w:bookmarkStart w:id="4780" w:name="_Toc192070069"/>
      <w:bookmarkStart w:id="4781" w:name="_Toc192152471"/>
      <w:bookmarkStart w:id="4782" w:name="_Toc192183334"/>
      <w:bookmarkStart w:id="4783" w:name="_Toc192183586"/>
      <w:bookmarkStart w:id="4784" w:name="_Toc192335727"/>
      <w:bookmarkStart w:id="4785" w:name="_Toc192406242"/>
      <w:bookmarkStart w:id="4786" w:name="_Toc192408647"/>
      <w:bookmarkStart w:id="4787" w:name="_Toc192409092"/>
      <w:bookmarkStart w:id="4788" w:name="_Toc192496553"/>
      <w:bookmarkStart w:id="4789" w:name="_Toc192502758"/>
      <w:bookmarkStart w:id="4790" w:name="_Toc192509647"/>
      <w:bookmarkStart w:id="4791" w:name="_Toc192510362"/>
      <w:bookmarkStart w:id="4792" w:name="_Toc192516252"/>
      <w:bookmarkStart w:id="4793" w:name="_Toc192579355"/>
      <w:bookmarkStart w:id="4794" w:name="_Toc192581297"/>
      <w:bookmarkStart w:id="4795" w:name="_Toc192581738"/>
      <w:bookmarkStart w:id="4796" w:name="_Toc192762928"/>
      <w:bookmarkStart w:id="4797" w:name="_Toc192765502"/>
      <w:bookmarkStart w:id="4798" w:name="_Toc192766106"/>
      <w:bookmarkStart w:id="4799" w:name="_Toc192782658"/>
      <w:bookmarkStart w:id="4800" w:name="_Toc192783266"/>
      <w:bookmarkStart w:id="4801" w:name="_Toc192851185"/>
      <w:bookmarkStart w:id="4802" w:name="_Toc192929672"/>
      <w:bookmarkStart w:id="4803" w:name="_Toc192935360"/>
      <w:bookmarkStart w:id="4804" w:name="_Toc193016708"/>
      <w:bookmarkStart w:id="4805" w:name="_Toc191379883"/>
      <w:bookmarkStart w:id="4806" w:name="_Toc191479762"/>
      <w:bookmarkStart w:id="4807" w:name="_Toc191550726"/>
      <w:bookmarkStart w:id="4808" w:name="_Toc191554051"/>
      <w:bookmarkStart w:id="4809" w:name="_Toc191554504"/>
      <w:bookmarkStart w:id="4810" w:name="_Toc191556978"/>
      <w:bookmarkStart w:id="4811" w:name="_Toc192069560"/>
      <w:bookmarkStart w:id="4812" w:name="_Toc192069880"/>
      <w:bookmarkStart w:id="4813" w:name="_Toc192070070"/>
      <w:bookmarkStart w:id="4814" w:name="_Toc192152472"/>
      <w:bookmarkStart w:id="4815" w:name="_Toc192183335"/>
      <w:bookmarkStart w:id="4816" w:name="_Toc192183587"/>
      <w:bookmarkStart w:id="4817" w:name="_Toc192335728"/>
      <w:bookmarkStart w:id="4818" w:name="_Toc192406243"/>
      <w:bookmarkStart w:id="4819" w:name="_Toc192408648"/>
      <w:bookmarkStart w:id="4820" w:name="_Toc192409093"/>
      <w:bookmarkStart w:id="4821" w:name="_Toc192496554"/>
      <w:bookmarkStart w:id="4822" w:name="_Toc192502759"/>
      <w:bookmarkStart w:id="4823" w:name="_Toc192509648"/>
      <w:bookmarkStart w:id="4824" w:name="_Toc192510363"/>
      <w:bookmarkStart w:id="4825" w:name="_Toc192516253"/>
      <w:bookmarkStart w:id="4826" w:name="_Toc192579356"/>
      <w:bookmarkStart w:id="4827" w:name="_Toc192581298"/>
      <w:bookmarkStart w:id="4828" w:name="_Toc192581739"/>
      <w:bookmarkStart w:id="4829" w:name="_Toc192762929"/>
      <w:bookmarkStart w:id="4830" w:name="_Toc192765503"/>
      <w:bookmarkStart w:id="4831" w:name="_Toc192766107"/>
      <w:bookmarkStart w:id="4832" w:name="_Toc192782659"/>
      <w:bookmarkStart w:id="4833" w:name="_Toc192783267"/>
      <w:bookmarkStart w:id="4834" w:name="_Toc192851186"/>
      <w:bookmarkStart w:id="4835" w:name="_Toc192929673"/>
      <w:bookmarkStart w:id="4836" w:name="_Toc192935361"/>
      <w:bookmarkStart w:id="4837" w:name="_Toc193016709"/>
      <w:bookmarkStart w:id="4838" w:name="_Toc191379884"/>
      <w:bookmarkStart w:id="4839" w:name="_Toc191479763"/>
      <w:bookmarkStart w:id="4840" w:name="_Toc191550727"/>
      <w:bookmarkStart w:id="4841" w:name="_Toc191554052"/>
      <w:bookmarkStart w:id="4842" w:name="_Toc191554505"/>
      <w:bookmarkStart w:id="4843" w:name="_Toc191556979"/>
      <w:bookmarkStart w:id="4844" w:name="_Toc192069561"/>
      <w:bookmarkStart w:id="4845" w:name="_Toc192069881"/>
      <w:bookmarkStart w:id="4846" w:name="_Toc192070071"/>
      <w:bookmarkStart w:id="4847" w:name="_Toc192152473"/>
      <w:bookmarkStart w:id="4848" w:name="_Toc192183336"/>
      <w:bookmarkStart w:id="4849" w:name="_Toc192183588"/>
      <w:bookmarkStart w:id="4850" w:name="_Toc192335729"/>
      <w:bookmarkStart w:id="4851" w:name="_Toc192406244"/>
      <w:bookmarkStart w:id="4852" w:name="_Toc192408649"/>
      <w:bookmarkStart w:id="4853" w:name="_Toc192409094"/>
      <w:bookmarkStart w:id="4854" w:name="_Toc192496555"/>
      <w:bookmarkStart w:id="4855" w:name="_Toc192502760"/>
      <w:bookmarkStart w:id="4856" w:name="_Toc192509649"/>
      <w:bookmarkStart w:id="4857" w:name="_Toc192510364"/>
      <w:bookmarkStart w:id="4858" w:name="_Toc192516254"/>
      <w:bookmarkStart w:id="4859" w:name="_Toc192579357"/>
      <w:bookmarkStart w:id="4860" w:name="_Toc192581299"/>
      <w:bookmarkStart w:id="4861" w:name="_Toc192581740"/>
      <w:bookmarkStart w:id="4862" w:name="_Toc192762930"/>
      <w:bookmarkStart w:id="4863" w:name="_Toc192765504"/>
      <w:bookmarkStart w:id="4864" w:name="_Toc192766108"/>
      <w:bookmarkStart w:id="4865" w:name="_Toc192782660"/>
      <w:bookmarkStart w:id="4866" w:name="_Toc192783268"/>
      <w:bookmarkStart w:id="4867" w:name="_Toc192851187"/>
      <w:bookmarkStart w:id="4868" w:name="_Toc192929674"/>
      <w:bookmarkStart w:id="4869" w:name="_Toc192935362"/>
      <w:bookmarkStart w:id="4870" w:name="_Toc193016710"/>
      <w:bookmarkStart w:id="4871" w:name="_Toc191379885"/>
      <w:bookmarkStart w:id="4872" w:name="_Toc191479764"/>
      <w:bookmarkStart w:id="4873" w:name="_Toc191550728"/>
      <w:bookmarkStart w:id="4874" w:name="_Toc191554053"/>
      <w:bookmarkStart w:id="4875" w:name="_Toc191554506"/>
      <w:bookmarkStart w:id="4876" w:name="_Toc191556980"/>
      <w:bookmarkStart w:id="4877" w:name="_Toc192069562"/>
      <w:bookmarkStart w:id="4878" w:name="_Toc192069882"/>
      <w:bookmarkStart w:id="4879" w:name="_Toc192070072"/>
      <w:bookmarkStart w:id="4880" w:name="_Toc192152474"/>
      <w:bookmarkStart w:id="4881" w:name="_Toc192183337"/>
      <w:bookmarkStart w:id="4882" w:name="_Toc192183589"/>
      <w:bookmarkStart w:id="4883" w:name="_Toc192335730"/>
      <w:bookmarkStart w:id="4884" w:name="_Toc192406245"/>
      <w:bookmarkStart w:id="4885" w:name="_Toc192408650"/>
      <w:bookmarkStart w:id="4886" w:name="_Toc192409095"/>
      <w:bookmarkStart w:id="4887" w:name="_Toc192496556"/>
      <w:bookmarkStart w:id="4888" w:name="_Toc192502761"/>
      <w:bookmarkStart w:id="4889" w:name="_Toc192509650"/>
      <w:bookmarkStart w:id="4890" w:name="_Toc192510365"/>
      <w:bookmarkStart w:id="4891" w:name="_Toc192516255"/>
      <w:bookmarkStart w:id="4892" w:name="_Toc192579358"/>
      <w:bookmarkStart w:id="4893" w:name="_Toc192581300"/>
      <w:bookmarkStart w:id="4894" w:name="_Toc192581741"/>
      <w:bookmarkStart w:id="4895" w:name="_Toc192762931"/>
      <w:bookmarkStart w:id="4896" w:name="_Toc192765505"/>
      <w:bookmarkStart w:id="4897" w:name="_Toc192766109"/>
      <w:bookmarkStart w:id="4898" w:name="_Toc192782661"/>
      <w:bookmarkStart w:id="4899" w:name="_Toc192783269"/>
      <w:bookmarkStart w:id="4900" w:name="_Toc192851188"/>
      <w:bookmarkStart w:id="4901" w:name="_Toc192929675"/>
      <w:bookmarkStart w:id="4902" w:name="_Toc192935363"/>
      <w:bookmarkStart w:id="4903" w:name="_Toc193016711"/>
      <w:bookmarkStart w:id="4904" w:name="_Toc191379886"/>
      <w:bookmarkStart w:id="4905" w:name="_Toc191479765"/>
      <w:bookmarkStart w:id="4906" w:name="_Toc191550729"/>
      <w:bookmarkStart w:id="4907" w:name="_Toc191554054"/>
      <w:bookmarkStart w:id="4908" w:name="_Toc191554507"/>
      <w:bookmarkStart w:id="4909" w:name="_Toc191556981"/>
      <w:bookmarkStart w:id="4910" w:name="_Toc192069563"/>
      <w:bookmarkStart w:id="4911" w:name="_Toc192069883"/>
      <w:bookmarkStart w:id="4912" w:name="_Toc192070073"/>
      <w:bookmarkStart w:id="4913" w:name="_Toc192152475"/>
      <w:bookmarkStart w:id="4914" w:name="_Toc192183338"/>
      <w:bookmarkStart w:id="4915" w:name="_Toc192183590"/>
      <w:bookmarkStart w:id="4916" w:name="_Toc192335731"/>
      <w:bookmarkStart w:id="4917" w:name="_Toc192406246"/>
      <w:bookmarkStart w:id="4918" w:name="_Toc192408651"/>
      <w:bookmarkStart w:id="4919" w:name="_Toc192409096"/>
      <w:bookmarkStart w:id="4920" w:name="_Toc192496557"/>
      <w:bookmarkStart w:id="4921" w:name="_Toc192502762"/>
      <w:bookmarkStart w:id="4922" w:name="_Toc192509651"/>
      <w:bookmarkStart w:id="4923" w:name="_Toc192510366"/>
      <w:bookmarkStart w:id="4924" w:name="_Toc192516256"/>
      <w:bookmarkStart w:id="4925" w:name="_Toc192579359"/>
      <w:bookmarkStart w:id="4926" w:name="_Toc192581301"/>
      <w:bookmarkStart w:id="4927" w:name="_Toc192581742"/>
      <w:bookmarkStart w:id="4928" w:name="_Toc192762932"/>
      <w:bookmarkStart w:id="4929" w:name="_Toc192765506"/>
      <w:bookmarkStart w:id="4930" w:name="_Toc192766110"/>
      <w:bookmarkStart w:id="4931" w:name="_Toc192782662"/>
      <w:bookmarkStart w:id="4932" w:name="_Toc192783270"/>
      <w:bookmarkStart w:id="4933" w:name="_Toc192851189"/>
      <w:bookmarkStart w:id="4934" w:name="_Toc192929676"/>
      <w:bookmarkStart w:id="4935" w:name="_Toc192935364"/>
      <w:bookmarkStart w:id="4936" w:name="_Toc193016712"/>
      <w:bookmarkStart w:id="4937" w:name="_Toc191379887"/>
      <w:bookmarkStart w:id="4938" w:name="_Toc191479766"/>
      <w:bookmarkStart w:id="4939" w:name="_Toc191550730"/>
      <w:bookmarkStart w:id="4940" w:name="_Toc191554055"/>
      <w:bookmarkStart w:id="4941" w:name="_Toc191554508"/>
      <w:bookmarkStart w:id="4942" w:name="_Toc191556982"/>
      <w:bookmarkStart w:id="4943" w:name="_Toc192069564"/>
      <w:bookmarkStart w:id="4944" w:name="_Toc192069884"/>
      <w:bookmarkStart w:id="4945" w:name="_Toc192070074"/>
      <w:bookmarkStart w:id="4946" w:name="_Toc192152476"/>
      <w:bookmarkStart w:id="4947" w:name="_Toc192183339"/>
      <w:bookmarkStart w:id="4948" w:name="_Toc192183591"/>
      <w:bookmarkStart w:id="4949" w:name="_Toc192335732"/>
      <w:bookmarkStart w:id="4950" w:name="_Toc192406247"/>
      <w:bookmarkStart w:id="4951" w:name="_Toc192408652"/>
      <w:bookmarkStart w:id="4952" w:name="_Toc192409097"/>
      <w:bookmarkStart w:id="4953" w:name="_Toc192496558"/>
      <w:bookmarkStart w:id="4954" w:name="_Toc192502763"/>
      <w:bookmarkStart w:id="4955" w:name="_Toc192509652"/>
      <w:bookmarkStart w:id="4956" w:name="_Toc192510367"/>
      <w:bookmarkStart w:id="4957" w:name="_Toc192516257"/>
      <w:bookmarkStart w:id="4958" w:name="_Toc192579360"/>
      <w:bookmarkStart w:id="4959" w:name="_Toc192581302"/>
      <w:bookmarkStart w:id="4960" w:name="_Toc192581743"/>
      <w:bookmarkStart w:id="4961" w:name="_Toc192762933"/>
      <w:bookmarkStart w:id="4962" w:name="_Toc192765507"/>
      <w:bookmarkStart w:id="4963" w:name="_Toc192766111"/>
      <w:bookmarkStart w:id="4964" w:name="_Toc192782663"/>
      <w:bookmarkStart w:id="4965" w:name="_Toc192783271"/>
      <w:bookmarkStart w:id="4966" w:name="_Toc192851190"/>
      <w:bookmarkStart w:id="4967" w:name="_Toc192929677"/>
      <w:bookmarkStart w:id="4968" w:name="_Toc192935365"/>
      <w:bookmarkStart w:id="4969" w:name="_Toc193016713"/>
      <w:bookmarkStart w:id="4970" w:name="_Toc191379888"/>
      <w:bookmarkStart w:id="4971" w:name="_Toc191479767"/>
      <w:bookmarkStart w:id="4972" w:name="_Toc191550731"/>
      <w:bookmarkStart w:id="4973" w:name="_Toc191554056"/>
      <w:bookmarkStart w:id="4974" w:name="_Toc191554509"/>
      <w:bookmarkStart w:id="4975" w:name="_Toc191556983"/>
      <w:bookmarkStart w:id="4976" w:name="_Toc192069565"/>
      <w:bookmarkStart w:id="4977" w:name="_Toc192069885"/>
      <w:bookmarkStart w:id="4978" w:name="_Toc192070075"/>
      <w:bookmarkStart w:id="4979" w:name="_Toc192152477"/>
      <w:bookmarkStart w:id="4980" w:name="_Toc192183340"/>
      <w:bookmarkStart w:id="4981" w:name="_Toc192183592"/>
      <w:bookmarkStart w:id="4982" w:name="_Toc192335733"/>
      <w:bookmarkStart w:id="4983" w:name="_Toc192406248"/>
      <w:bookmarkStart w:id="4984" w:name="_Toc192408653"/>
      <w:bookmarkStart w:id="4985" w:name="_Toc192409098"/>
      <w:bookmarkStart w:id="4986" w:name="_Toc192496559"/>
      <w:bookmarkStart w:id="4987" w:name="_Toc192502764"/>
      <w:bookmarkStart w:id="4988" w:name="_Toc192509653"/>
      <w:bookmarkStart w:id="4989" w:name="_Toc192510368"/>
      <w:bookmarkStart w:id="4990" w:name="_Toc192516258"/>
      <w:bookmarkStart w:id="4991" w:name="_Toc192579361"/>
      <w:bookmarkStart w:id="4992" w:name="_Toc192581303"/>
      <w:bookmarkStart w:id="4993" w:name="_Toc192581744"/>
      <w:bookmarkStart w:id="4994" w:name="_Toc192762934"/>
      <w:bookmarkStart w:id="4995" w:name="_Toc192765508"/>
      <w:bookmarkStart w:id="4996" w:name="_Toc192766112"/>
      <w:bookmarkStart w:id="4997" w:name="_Toc192782664"/>
      <w:bookmarkStart w:id="4998" w:name="_Toc192783272"/>
      <w:bookmarkStart w:id="4999" w:name="_Toc192851191"/>
      <w:bookmarkStart w:id="5000" w:name="_Toc192929678"/>
      <w:bookmarkStart w:id="5001" w:name="_Toc192935366"/>
      <w:bookmarkStart w:id="5002" w:name="_Toc193016714"/>
      <w:bookmarkStart w:id="5003" w:name="_Toc191379889"/>
      <w:bookmarkStart w:id="5004" w:name="_Toc191479768"/>
      <w:bookmarkStart w:id="5005" w:name="_Toc191550732"/>
      <w:bookmarkStart w:id="5006" w:name="_Toc191554057"/>
      <w:bookmarkStart w:id="5007" w:name="_Toc191554510"/>
      <w:bookmarkStart w:id="5008" w:name="_Toc191556984"/>
      <w:bookmarkStart w:id="5009" w:name="_Toc192069566"/>
      <w:bookmarkStart w:id="5010" w:name="_Toc192069886"/>
      <w:bookmarkStart w:id="5011" w:name="_Toc192070076"/>
      <w:bookmarkStart w:id="5012" w:name="_Toc192152478"/>
      <w:bookmarkStart w:id="5013" w:name="_Toc192183341"/>
      <w:bookmarkStart w:id="5014" w:name="_Toc192183593"/>
      <w:bookmarkStart w:id="5015" w:name="_Toc192335734"/>
      <w:bookmarkStart w:id="5016" w:name="_Toc192406249"/>
      <w:bookmarkStart w:id="5017" w:name="_Toc192408654"/>
      <w:bookmarkStart w:id="5018" w:name="_Toc192409099"/>
      <w:bookmarkStart w:id="5019" w:name="_Toc192496560"/>
      <w:bookmarkStart w:id="5020" w:name="_Toc192502765"/>
      <w:bookmarkStart w:id="5021" w:name="_Toc192509654"/>
      <w:bookmarkStart w:id="5022" w:name="_Toc192510369"/>
      <w:bookmarkStart w:id="5023" w:name="_Toc192516259"/>
      <w:bookmarkStart w:id="5024" w:name="_Toc192579362"/>
      <w:bookmarkStart w:id="5025" w:name="_Toc192581304"/>
      <w:bookmarkStart w:id="5026" w:name="_Toc192581745"/>
      <w:bookmarkStart w:id="5027" w:name="_Toc192762935"/>
      <w:bookmarkStart w:id="5028" w:name="_Toc192765509"/>
      <w:bookmarkStart w:id="5029" w:name="_Toc192766113"/>
      <w:bookmarkStart w:id="5030" w:name="_Toc192782665"/>
      <w:bookmarkStart w:id="5031" w:name="_Toc192783273"/>
      <w:bookmarkStart w:id="5032" w:name="_Toc192851192"/>
      <w:bookmarkStart w:id="5033" w:name="_Toc192929679"/>
      <w:bookmarkStart w:id="5034" w:name="_Toc192935367"/>
      <w:bookmarkStart w:id="5035" w:name="_Toc193016715"/>
      <w:bookmarkStart w:id="5036" w:name="_Toc191379890"/>
      <w:bookmarkStart w:id="5037" w:name="_Toc191479769"/>
      <w:bookmarkStart w:id="5038" w:name="_Toc191550733"/>
      <w:bookmarkStart w:id="5039" w:name="_Toc191554058"/>
      <w:bookmarkStart w:id="5040" w:name="_Toc191554511"/>
      <w:bookmarkStart w:id="5041" w:name="_Toc191556985"/>
      <w:bookmarkStart w:id="5042" w:name="_Toc192069567"/>
      <w:bookmarkStart w:id="5043" w:name="_Toc192069887"/>
      <w:bookmarkStart w:id="5044" w:name="_Toc192070077"/>
      <w:bookmarkStart w:id="5045" w:name="_Toc192152479"/>
      <w:bookmarkStart w:id="5046" w:name="_Toc192183342"/>
      <w:bookmarkStart w:id="5047" w:name="_Toc192183594"/>
      <w:bookmarkStart w:id="5048" w:name="_Toc192335735"/>
      <w:bookmarkStart w:id="5049" w:name="_Toc192406250"/>
      <w:bookmarkStart w:id="5050" w:name="_Toc192408655"/>
      <w:bookmarkStart w:id="5051" w:name="_Toc192409100"/>
      <w:bookmarkStart w:id="5052" w:name="_Toc192496561"/>
      <w:bookmarkStart w:id="5053" w:name="_Toc192502766"/>
      <w:bookmarkStart w:id="5054" w:name="_Toc192509655"/>
      <w:bookmarkStart w:id="5055" w:name="_Toc192510370"/>
      <w:bookmarkStart w:id="5056" w:name="_Toc192516260"/>
      <w:bookmarkStart w:id="5057" w:name="_Toc192579363"/>
      <w:bookmarkStart w:id="5058" w:name="_Toc192581305"/>
      <w:bookmarkStart w:id="5059" w:name="_Toc192581746"/>
      <w:bookmarkStart w:id="5060" w:name="_Toc192762936"/>
      <w:bookmarkStart w:id="5061" w:name="_Toc192765510"/>
      <w:bookmarkStart w:id="5062" w:name="_Toc192766114"/>
      <w:bookmarkStart w:id="5063" w:name="_Toc192782666"/>
      <w:bookmarkStart w:id="5064" w:name="_Toc192783274"/>
      <w:bookmarkStart w:id="5065" w:name="_Toc192851193"/>
      <w:bookmarkStart w:id="5066" w:name="_Toc192929680"/>
      <w:bookmarkStart w:id="5067" w:name="_Toc192935368"/>
      <w:bookmarkStart w:id="5068" w:name="_Toc193016716"/>
      <w:bookmarkStart w:id="5069" w:name="_Toc115680200"/>
      <w:bookmarkStart w:id="5070" w:name="_Toc191379891"/>
      <w:bookmarkStart w:id="5071" w:name="_Toc191479770"/>
      <w:bookmarkStart w:id="5072" w:name="_Toc191550734"/>
      <w:bookmarkStart w:id="5073" w:name="_Toc191554059"/>
      <w:bookmarkStart w:id="5074" w:name="_Toc191554512"/>
      <w:bookmarkStart w:id="5075" w:name="_Toc191556986"/>
      <w:bookmarkStart w:id="5076" w:name="_Toc192069568"/>
      <w:bookmarkStart w:id="5077" w:name="_Toc192069888"/>
      <w:bookmarkStart w:id="5078" w:name="_Toc192070078"/>
      <w:bookmarkStart w:id="5079" w:name="_Toc192152480"/>
      <w:bookmarkStart w:id="5080" w:name="_Toc192183343"/>
      <w:bookmarkStart w:id="5081" w:name="_Toc192183595"/>
      <w:bookmarkStart w:id="5082" w:name="_Toc192335736"/>
      <w:bookmarkStart w:id="5083" w:name="_Toc192406251"/>
      <w:bookmarkStart w:id="5084" w:name="_Toc192408656"/>
      <w:bookmarkStart w:id="5085" w:name="_Toc192409101"/>
      <w:bookmarkStart w:id="5086" w:name="_Toc192496562"/>
      <w:bookmarkStart w:id="5087" w:name="_Toc192502767"/>
      <w:bookmarkStart w:id="5088" w:name="_Toc192509656"/>
      <w:bookmarkStart w:id="5089" w:name="_Toc192510371"/>
      <w:bookmarkStart w:id="5090" w:name="_Toc192516261"/>
      <w:bookmarkStart w:id="5091" w:name="_Toc192579364"/>
      <w:bookmarkStart w:id="5092" w:name="_Toc192581306"/>
      <w:bookmarkStart w:id="5093" w:name="_Toc192581747"/>
      <w:bookmarkStart w:id="5094" w:name="_Toc192762937"/>
      <w:bookmarkStart w:id="5095" w:name="_Toc192765511"/>
      <w:bookmarkStart w:id="5096" w:name="_Toc192766115"/>
      <w:bookmarkStart w:id="5097" w:name="_Toc192782667"/>
      <w:bookmarkStart w:id="5098" w:name="_Toc192783275"/>
      <w:bookmarkStart w:id="5099" w:name="_Toc192851194"/>
      <w:bookmarkStart w:id="5100" w:name="_Toc192929681"/>
      <w:bookmarkStart w:id="5101" w:name="_Toc192935369"/>
      <w:bookmarkStart w:id="5102" w:name="_Toc193016717"/>
      <w:bookmarkStart w:id="5103" w:name="_Toc191379892"/>
      <w:bookmarkStart w:id="5104" w:name="_Toc191479771"/>
      <w:bookmarkStart w:id="5105" w:name="_Toc191550735"/>
      <w:bookmarkStart w:id="5106" w:name="_Toc191554060"/>
      <w:bookmarkStart w:id="5107" w:name="_Toc191554513"/>
      <w:bookmarkStart w:id="5108" w:name="_Toc191556987"/>
      <w:bookmarkStart w:id="5109" w:name="_Toc192069569"/>
      <w:bookmarkStart w:id="5110" w:name="_Toc192069889"/>
      <w:bookmarkStart w:id="5111" w:name="_Toc192070079"/>
      <w:bookmarkStart w:id="5112" w:name="_Toc192152481"/>
      <w:bookmarkStart w:id="5113" w:name="_Toc192183344"/>
      <w:bookmarkStart w:id="5114" w:name="_Toc192183596"/>
      <w:bookmarkStart w:id="5115" w:name="_Toc192335737"/>
      <w:bookmarkStart w:id="5116" w:name="_Toc192406252"/>
      <w:bookmarkStart w:id="5117" w:name="_Toc192408657"/>
      <w:bookmarkStart w:id="5118" w:name="_Toc192409102"/>
      <w:bookmarkStart w:id="5119" w:name="_Toc192496563"/>
      <w:bookmarkStart w:id="5120" w:name="_Toc192502768"/>
      <w:bookmarkStart w:id="5121" w:name="_Toc192509657"/>
      <w:bookmarkStart w:id="5122" w:name="_Toc192510372"/>
      <w:bookmarkStart w:id="5123" w:name="_Toc192516262"/>
      <w:bookmarkStart w:id="5124" w:name="_Toc192579365"/>
      <w:bookmarkStart w:id="5125" w:name="_Toc192581307"/>
      <w:bookmarkStart w:id="5126" w:name="_Toc192581748"/>
      <w:bookmarkStart w:id="5127" w:name="_Toc192762938"/>
      <w:bookmarkStart w:id="5128" w:name="_Toc192765512"/>
      <w:bookmarkStart w:id="5129" w:name="_Toc192766116"/>
      <w:bookmarkStart w:id="5130" w:name="_Toc192782668"/>
      <w:bookmarkStart w:id="5131" w:name="_Toc192783276"/>
      <w:bookmarkStart w:id="5132" w:name="_Toc192851195"/>
      <w:bookmarkStart w:id="5133" w:name="_Toc192929682"/>
      <w:bookmarkStart w:id="5134" w:name="_Toc192935370"/>
      <w:bookmarkStart w:id="5135" w:name="_Toc193016718"/>
      <w:bookmarkStart w:id="5136" w:name="_Toc190771521"/>
      <w:bookmarkStart w:id="5137" w:name="_Toc190932555"/>
      <w:bookmarkStart w:id="5138" w:name="_Toc191379893"/>
      <w:bookmarkStart w:id="5139" w:name="_Toc191479772"/>
      <w:bookmarkStart w:id="5140" w:name="_Toc191550736"/>
      <w:bookmarkStart w:id="5141" w:name="_Toc191554061"/>
      <w:bookmarkStart w:id="5142" w:name="_Toc191554514"/>
      <w:bookmarkStart w:id="5143" w:name="_Toc191556988"/>
      <w:bookmarkStart w:id="5144" w:name="_Toc192069570"/>
      <w:bookmarkStart w:id="5145" w:name="_Toc192069890"/>
      <w:bookmarkStart w:id="5146" w:name="_Toc192070080"/>
      <w:bookmarkStart w:id="5147" w:name="_Toc192152482"/>
      <w:bookmarkStart w:id="5148" w:name="_Toc192183345"/>
      <w:bookmarkStart w:id="5149" w:name="_Toc192183597"/>
      <w:bookmarkStart w:id="5150" w:name="_Toc192335738"/>
      <w:bookmarkStart w:id="5151" w:name="_Toc192406253"/>
      <w:bookmarkStart w:id="5152" w:name="_Toc192408658"/>
      <w:bookmarkStart w:id="5153" w:name="_Toc192409103"/>
      <w:bookmarkStart w:id="5154" w:name="_Toc192496564"/>
      <w:bookmarkStart w:id="5155" w:name="_Toc192502769"/>
      <w:bookmarkStart w:id="5156" w:name="_Toc192509658"/>
      <w:bookmarkStart w:id="5157" w:name="_Toc192510373"/>
      <w:bookmarkStart w:id="5158" w:name="_Toc192516263"/>
      <w:bookmarkStart w:id="5159" w:name="_Toc192579366"/>
      <w:bookmarkStart w:id="5160" w:name="_Toc192581308"/>
      <w:bookmarkStart w:id="5161" w:name="_Toc192581749"/>
      <w:bookmarkStart w:id="5162" w:name="_Toc192762939"/>
      <w:bookmarkStart w:id="5163" w:name="_Toc192765513"/>
      <w:bookmarkStart w:id="5164" w:name="_Toc192766117"/>
      <w:bookmarkStart w:id="5165" w:name="_Toc192782669"/>
      <w:bookmarkStart w:id="5166" w:name="_Toc192783277"/>
      <w:bookmarkStart w:id="5167" w:name="_Toc192851196"/>
      <w:bookmarkStart w:id="5168" w:name="_Toc192929683"/>
      <w:bookmarkStart w:id="5169" w:name="_Toc192935371"/>
      <w:bookmarkStart w:id="5170" w:name="_Toc193016719"/>
      <w:bookmarkStart w:id="5171" w:name="_Toc190771522"/>
      <w:bookmarkStart w:id="5172" w:name="_Toc190932556"/>
      <w:bookmarkStart w:id="5173" w:name="_Toc191379894"/>
      <w:bookmarkStart w:id="5174" w:name="_Toc191479773"/>
      <w:bookmarkStart w:id="5175" w:name="_Toc191550737"/>
      <w:bookmarkStart w:id="5176" w:name="_Toc191554062"/>
      <w:bookmarkStart w:id="5177" w:name="_Toc191554515"/>
      <w:bookmarkStart w:id="5178" w:name="_Toc191556989"/>
      <w:bookmarkStart w:id="5179" w:name="_Toc192069571"/>
      <w:bookmarkStart w:id="5180" w:name="_Toc192069891"/>
      <w:bookmarkStart w:id="5181" w:name="_Toc192070081"/>
      <w:bookmarkStart w:id="5182" w:name="_Toc192152483"/>
      <w:bookmarkStart w:id="5183" w:name="_Toc192183346"/>
      <w:bookmarkStart w:id="5184" w:name="_Toc192183598"/>
      <w:bookmarkStart w:id="5185" w:name="_Toc192335739"/>
      <w:bookmarkStart w:id="5186" w:name="_Toc192406254"/>
      <w:bookmarkStart w:id="5187" w:name="_Toc192408659"/>
      <w:bookmarkStart w:id="5188" w:name="_Toc192409104"/>
      <w:bookmarkStart w:id="5189" w:name="_Toc192496565"/>
      <w:bookmarkStart w:id="5190" w:name="_Toc192502770"/>
      <w:bookmarkStart w:id="5191" w:name="_Toc192509659"/>
      <w:bookmarkStart w:id="5192" w:name="_Toc192510374"/>
      <w:bookmarkStart w:id="5193" w:name="_Toc192516264"/>
      <w:bookmarkStart w:id="5194" w:name="_Toc192579367"/>
      <w:bookmarkStart w:id="5195" w:name="_Toc192581309"/>
      <w:bookmarkStart w:id="5196" w:name="_Toc192581750"/>
      <w:bookmarkStart w:id="5197" w:name="_Toc192762940"/>
      <w:bookmarkStart w:id="5198" w:name="_Toc192765514"/>
      <w:bookmarkStart w:id="5199" w:name="_Toc192766118"/>
      <w:bookmarkStart w:id="5200" w:name="_Toc192782670"/>
      <w:bookmarkStart w:id="5201" w:name="_Toc192783278"/>
      <w:bookmarkStart w:id="5202" w:name="_Toc192851197"/>
      <w:bookmarkStart w:id="5203" w:name="_Toc192929684"/>
      <w:bookmarkStart w:id="5204" w:name="_Toc192935372"/>
      <w:bookmarkStart w:id="5205" w:name="_Toc193016720"/>
      <w:bookmarkStart w:id="5206" w:name="_Toc190771523"/>
      <w:bookmarkStart w:id="5207" w:name="_Toc190932557"/>
      <w:bookmarkStart w:id="5208" w:name="_Toc191379895"/>
      <w:bookmarkStart w:id="5209" w:name="_Toc191479774"/>
      <w:bookmarkStart w:id="5210" w:name="_Toc191550738"/>
      <w:bookmarkStart w:id="5211" w:name="_Toc191554063"/>
      <w:bookmarkStart w:id="5212" w:name="_Toc191554516"/>
      <w:bookmarkStart w:id="5213" w:name="_Toc191556990"/>
      <w:bookmarkStart w:id="5214" w:name="_Toc192069572"/>
      <w:bookmarkStart w:id="5215" w:name="_Toc192069892"/>
      <w:bookmarkStart w:id="5216" w:name="_Toc192070082"/>
      <w:bookmarkStart w:id="5217" w:name="_Toc192152484"/>
      <w:bookmarkStart w:id="5218" w:name="_Toc192183347"/>
      <w:bookmarkStart w:id="5219" w:name="_Toc192183599"/>
      <w:bookmarkStart w:id="5220" w:name="_Toc192335740"/>
      <w:bookmarkStart w:id="5221" w:name="_Toc192406255"/>
      <w:bookmarkStart w:id="5222" w:name="_Toc192408660"/>
      <w:bookmarkStart w:id="5223" w:name="_Toc192409105"/>
      <w:bookmarkStart w:id="5224" w:name="_Toc192496566"/>
      <w:bookmarkStart w:id="5225" w:name="_Toc192502771"/>
      <w:bookmarkStart w:id="5226" w:name="_Toc192509660"/>
      <w:bookmarkStart w:id="5227" w:name="_Toc192510375"/>
      <w:bookmarkStart w:id="5228" w:name="_Toc192516265"/>
      <w:bookmarkStart w:id="5229" w:name="_Toc192579368"/>
      <w:bookmarkStart w:id="5230" w:name="_Toc192581310"/>
      <w:bookmarkStart w:id="5231" w:name="_Toc192581751"/>
      <w:bookmarkStart w:id="5232" w:name="_Toc192762941"/>
      <w:bookmarkStart w:id="5233" w:name="_Toc192765515"/>
      <w:bookmarkStart w:id="5234" w:name="_Toc192766119"/>
      <w:bookmarkStart w:id="5235" w:name="_Toc192782671"/>
      <w:bookmarkStart w:id="5236" w:name="_Toc192783279"/>
      <w:bookmarkStart w:id="5237" w:name="_Toc192851198"/>
      <w:bookmarkStart w:id="5238" w:name="_Toc192929685"/>
      <w:bookmarkStart w:id="5239" w:name="_Toc192935373"/>
      <w:bookmarkStart w:id="5240" w:name="_Toc193016721"/>
      <w:bookmarkStart w:id="5241" w:name="_Toc190771524"/>
      <w:bookmarkStart w:id="5242" w:name="_Toc190932558"/>
      <w:bookmarkStart w:id="5243" w:name="_Toc191379896"/>
      <w:bookmarkStart w:id="5244" w:name="_Toc191479775"/>
      <w:bookmarkStart w:id="5245" w:name="_Toc191550739"/>
      <w:bookmarkStart w:id="5246" w:name="_Toc191554064"/>
      <w:bookmarkStart w:id="5247" w:name="_Toc191554517"/>
      <w:bookmarkStart w:id="5248" w:name="_Toc191556991"/>
      <w:bookmarkStart w:id="5249" w:name="_Toc192069573"/>
      <w:bookmarkStart w:id="5250" w:name="_Toc192069893"/>
      <w:bookmarkStart w:id="5251" w:name="_Toc192070083"/>
      <w:bookmarkStart w:id="5252" w:name="_Toc192152485"/>
      <w:bookmarkStart w:id="5253" w:name="_Toc192183348"/>
      <w:bookmarkStart w:id="5254" w:name="_Toc192183600"/>
      <w:bookmarkStart w:id="5255" w:name="_Toc192335741"/>
      <w:bookmarkStart w:id="5256" w:name="_Toc192406256"/>
      <w:bookmarkStart w:id="5257" w:name="_Toc192408661"/>
      <w:bookmarkStart w:id="5258" w:name="_Toc192409106"/>
      <w:bookmarkStart w:id="5259" w:name="_Toc192496567"/>
      <w:bookmarkStart w:id="5260" w:name="_Toc192502772"/>
      <w:bookmarkStart w:id="5261" w:name="_Toc192509661"/>
      <w:bookmarkStart w:id="5262" w:name="_Toc192510376"/>
      <w:bookmarkStart w:id="5263" w:name="_Toc192516266"/>
      <w:bookmarkStart w:id="5264" w:name="_Toc192579369"/>
      <w:bookmarkStart w:id="5265" w:name="_Toc192581311"/>
      <w:bookmarkStart w:id="5266" w:name="_Toc192581752"/>
      <w:bookmarkStart w:id="5267" w:name="_Toc192762942"/>
      <w:bookmarkStart w:id="5268" w:name="_Toc192765516"/>
      <w:bookmarkStart w:id="5269" w:name="_Toc192766120"/>
      <w:bookmarkStart w:id="5270" w:name="_Toc192782672"/>
      <w:bookmarkStart w:id="5271" w:name="_Toc192783280"/>
      <w:bookmarkStart w:id="5272" w:name="_Toc192851199"/>
      <w:bookmarkStart w:id="5273" w:name="_Toc192929686"/>
      <w:bookmarkStart w:id="5274" w:name="_Toc192935374"/>
      <w:bookmarkStart w:id="5275" w:name="_Toc193016722"/>
      <w:bookmarkStart w:id="5276" w:name="_Toc190771525"/>
      <w:bookmarkStart w:id="5277" w:name="_Toc190932559"/>
      <w:bookmarkStart w:id="5278" w:name="_Toc191379897"/>
      <w:bookmarkStart w:id="5279" w:name="_Toc191479776"/>
      <w:bookmarkStart w:id="5280" w:name="_Toc191550740"/>
      <w:bookmarkStart w:id="5281" w:name="_Toc191554065"/>
      <w:bookmarkStart w:id="5282" w:name="_Toc191554518"/>
      <w:bookmarkStart w:id="5283" w:name="_Toc191556992"/>
      <w:bookmarkStart w:id="5284" w:name="_Toc192069574"/>
      <w:bookmarkStart w:id="5285" w:name="_Toc192069894"/>
      <w:bookmarkStart w:id="5286" w:name="_Toc192070084"/>
      <w:bookmarkStart w:id="5287" w:name="_Toc192152486"/>
      <w:bookmarkStart w:id="5288" w:name="_Toc192183349"/>
      <w:bookmarkStart w:id="5289" w:name="_Toc192183601"/>
      <w:bookmarkStart w:id="5290" w:name="_Toc192335742"/>
      <w:bookmarkStart w:id="5291" w:name="_Toc192406257"/>
      <w:bookmarkStart w:id="5292" w:name="_Toc192408662"/>
      <w:bookmarkStart w:id="5293" w:name="_Toc192409107"/>
      <w:bookmarkStart w:id="5294" w:name="_Toc192496568"/>
      <w:bookmarkStart w:id="5295" w:name="_Toc192502773"/>
      <w:bookmarkStart w:id="5296" w:name="_Toc192509662"/>
      <w:bookmarkStart w:id="5297" w:name="_Toc192510377"/>
      <w:bookmarkStart w:id="5298" w:name="_Toc192516267"/>
      <w:bookmarkStart w:id="5299" w:name="_Toc192579370"/>
      <w:bookmarkStart w:id="5300" w:name="_Toc192581312"/>
      <w:bookmarkStart w:id="5301" w:name="_Toc192581753"/>
      <w:bookmarkStart w:id="5302" w:name="_Toc192762943"/>
      <w:bookmarkStart w:id="5303" w:name="_Toc192765517"/>
      <w:bookmarkStart w:id="5304" w:name="_Toc192766121"/>
      <w:bookmarkStart w:id="5305" w:name="_Toc192782673"/>
      <w:bookmarkStart w:id="5306" w:name="_Toc192783281"/>
      <w:bookmarkStart w:id="5307" w:name="_Toc192851200"/>
      <w:bookmarkStart w:id="5308" w:name="_Toc192929687"/>
      <w:bookmarkStart w:id="5309" w:name="_Toc192935375"/>
      <w:bookmarkStart w:id="5310" w:name="_Toc193016723"/>
      <w:bookmarkStart w:id="5311" w:name="_Toc190771526"/>
      <w:bookmarkStart w:id="5312" w:name="_Toc190932560"/>
      <w:bookmarkStart w:id="5313" w:name="_Toc191379898"/>
      <w:bookmarkStart w:id="5314" w:name="_Toc191479777"/>
      <w:bookmarkStart w:id="5315" w:name="_Toc191550741"/>
      <w:bookmarkStart w:id="5316" w:name="_Toc191554066"/>
      <w:bookmarkStart w:id="5317" w:name="_Toc191554519"/>
      <w:bookmarkStart w:id="5318" w:name="_Toc191556993"/>
      <w:bookmarkStart w:id="5319" w:name="_Toc192069575"/>
      <w:bookmarkStart w:id="5320" w:name="_Toc192069895"/>
      <w:bookmarkStart w:id="5321" w:name="_Toc192070085"/>
      <w:bookmarkStart w:id="5322" w:name="_Toc192152487"/>
      <w:bookmarkStart w:id="5323" w:name="_Toc192183350"/>
      <w:bookmarkStart w:id="5324" w:name="_Toc192183602"/>
      <w:bookmarkStart w:id="5325" w:name="_Toc192335743"/>
      <w:bookmarkStart w:id="5326" w:name="_Toc192406258"/>
      <w:bookmarkStart w:id="5327" w:name="_Toc192408663"/>
      <w:bookmarkStart w:id="5328" w:name="_Toc192409108"/>
      <w:bookmarkStart w:id="5329" w:name="_Toc192496569"/>
      <w:bookmarkStart w:id="5330" w:name="_Toc192502774"/>
      <w:bookmarkStart w:id="5331" w:name="_Toc192509663"/>
      <w:bookmarkStart w:id="5332" w:name="_Toc192510378"/>
      <w:bookmarkStart w:id="5333" w:name="_Toc192516268"/>
      <w:bookmarkStart w:id="5334" w:name="_Toc192579371"/>
      <w:bookmarkStart w:id="5335" w:name="_Toc192581313"/>
      <w:bookmarkStart w:id="5336" w:name="_Toc192581754"/>
      <w:bookmarkStart w:id="5337" w:name="_Toc192762944"/>
      <w:bookmarkStart w:id="5338" w:name="_Toc192765518"/>
      <w:bookmarkStart w:id="5339" w:name="_Toc192766122"/>
      <w:bookmarkStart w:id="5340" w:name="_Toc192782674"/>
      <w:bookmarkStart w:id="5341" w:name="_Toc192783282"/>
      <w:bookmarkStart w:id="5342" w:name="_Toc192851201"/>
      <w:bookmarkStart w:id="5343" w:name="_Toc192929688"/>
      <w:bookmarkStart w:id="5344" w:name="_Toc192935376"/>
      <w:bookmarkStart w:id="5345" w:name="_Toc193016724"/>
      <w:bookmarkStart w:id="5346" w:name="_Toc190771527"/>
      <w:bookmarkStart w:id="5347" w:name="_Toc190932561"/>
      <w:bookmarkStart w:id="5348" w:name="_Toc191379899"/>
      <w:bookmarkStart w:id="5349" w:name="_Toc191479778"/>
      <w:bookmarkStart w:id="5350" w:name="_Toc191550742"/>
      <w:bookmarkStart w:id="5351" w:name="_Toc191554067"/>
      <w:bookmarkStart w:id="5352" w:name="_Toc191554520"/>
      <w:bookmarkStart w:id="5353" w:name="_Toc191556994"/>
      <w:bookmarkStart w:id="5354" w:name="_Toc192069576"/>
      <w:bookmarkStart w:id="5355" w:name="_Toc192069896"/>
      <w:bookmarkStart w:id="5356" w:name="_Toc192070086"/>
      <w:bookmarkStart w:id="5357" w:name="_Toc192152488"/>
      <w:bookmarkStart w:id="5358" w:name="_Toc192183351"/>
      <w:bookmarkStart w:id="5359" w:name="_Toc192183603"/>
      <w:bookmarkStart w:id="5360" w:name="_Toc192335744"/>
      <w:bookmarkStart w:id="5361" w:name="_Toc192406259"/>
      <w:bookmarkStart w:id="5362" w:name="_Toc192408664"/>
      <w:bookmarkStart w:id="5363" w:name="_Toc192409109"/>
      <w:bookmarkStart w:id="5364" w:name="_Toc192496570"/>
      <w:bookmarkStart w:id="5365" w:name="_Toc192502775"/>
      <w:bookmarkStart w:id="5366" w:name="_Toc192509664"/>
      <w:bookmarkStart w:id="5367" w:name="_Toc192510379"/>
      <w:bookmarkStart w:id="5368" w:name="_Toc192516269"/>
      <w:bookmarkStart w:id="5369" w:name="_Toc192579372"/>
      <w:bookmarkStart w:id="5370" w:name="_Toc192581314"/>
      <w:bookmarkStart w:id="5371" w:name="_Toc192581755"/>
      <w:bookmarkStart w:id="5372" w:name="_Toc192762945"/>
      <w:bookmarkStart w:id="5373" w:name="_Toc192765519"/>
      <w:bookmarkStart w:id="5374" w:name="_Toc192766123"/>
      <w:bookmarkStart w:id="5375" w:name="_Toc192782675"/>
      <w:bookmarkStart w:id="5376" w:name="_Toc192783283"/>
      <w:bookmarkStart w:id="5377" w:name="_Toc192851202"/>
      <w:bookmarkStart w:id="5378" w:name="_Toc192929689"/>
      <w:bookmarkStart w:id="5379" w:name="_Toc192935377"/>
      <w:bookmarkStart w:id="5380" w:name="_Toc193016725"/>
      <w:bookmarkStart w:id="5381" w:name="_Toc190771528"/>
      <w:bookmarkStart w:id="5382" w:name="_Toc190932562"/>
      <w:bookmarkStart w:id="5383" w:name="_Toc191379900"/>
      <w:bookmarkStart w:id="5384" w:name="_Toc191479779"/>
      <w:bookmarkStart w:id="5385" w:name="_Toc191550743"/>
      <w:bookmarkStart w:id="5386" w:name="_Toc191554068"/>
      <w:bookmarkStart w:id="5387" w:name="_Toc191554521"/>
      <w:bookmarkStart w:id="5388" w:name="_Toc191556995"/>
      <w:bookmarkStart w:id="5389" w:name="_Toc192069577"/>
      <w:bookmarkStart w:id="5390" w:name="_Toc192069897"/>
      <w:bookmarkStart w:id="5391" w:name="_Toc192070087"/>
      <w:bookmarkStart w:id="5392" w:name="_Toc192152489"/>
      <w:bookmarkStart w:id="5393" w:name="_Toc192183352"/>
      <w:bookmarkStart w:id="5394" w:name="_Toc192183604"/>
      <w:bookmarkStart w:id="5395" w:name="_Toc192335745"/>
      <w:bookmarkStart w:id="5396" w:name="_Toc192406260"/>
      <w:bookmarkStart w:id="5397" w:name="_Toc192408665"/>
      <w:bookmarkStart w:id="5398" w:name="_Toc192409110"/>
      <w:bookmarkStart w:id="5399" w:name="_Toc192496571"/>
      <w:bookmarkStart w:id="5400" w:name="_Toc192502776"/>
      <w:bookmarkStart w:id="5401" w:name="_Toc192509665"/>
      <w:bookmarkStart w:id="5402" w:name="_Toc192510380"/>
      <w:bookmarkStart w:id="5403" w:name="_Toc192516270"/>
      <w:bookmarkStart w:id="5404" w:name="_Toc192579373"/>
      <w:bookmarkStart w:id="5405" w:name="_Toc192581315"/>
      <w:bookmarkStart w:id="5406" w:name="_Toc192581756"/>
      <w:bookmarkStart w:id="5407" w:name="_Toc192762946"/>
      <w:bookmarkStart w:id="5408" w:name="_Toc192765520"/>
      <w:bookmarkStart w:id="5409" w:name="_Toc192766124"/>
      <w:bookmarkStart w:id="5410" w:name="_Toc192782676"/>
      <w:bookmarkStart w:id="5411" w:name="_Toc192783284"/>
      <w:bookmarkStart w:id="5412" w:name="_Toc192851203"/>
      <w:bookmarkStart w:id="5413" w:name="_Toc192929690"/>
      <w:bookmarkStart w:id="5414" w:name="_Toc192935378"/>
      <w:bookmarkStart w:id="5415" w:name="_Toc193016726"/>
      <w:bookmarkStart w:id="5416" w:name="_Toc191379901"/>
      <w:bookmarkStart w:id="5417" w:name="_Toc191479780"/>
      <w:bookmarkStart w:id="5418" w:name="_Toc191550744"/>
      <w:bookmarkStart w:id="5419" w:name="_Toc191554069"/>
      <w:bookmarkStart w:id="5420" w:name="_Toc191554522"/>
      <w:bookmarkStart w:id="5421" w:name="_Toc191556996"/>
      <w:bookmarkStart w:id="5422" w:name="_Toc192069578"/>
      <w:bookmarkStart w:id="5423" w:name="_Toc192069898"/>
      <w:bookmarkStart w:id="5424" w:name="_Toc192070088"/>
      <w:bookmarkStart w:id="5425" w:name="_Toc192152490"/>
      <w:bookmarkStart w:id="5426" w:name="_Toc192183353"/>
      <w:bookmarkStart w:id="5427" w:name="_Toc192183605"/>
      <w:bookmarkStart w:id="5428" w:name="_Toc192335746"/>
      <w:bookmarkStart w:id="5429" w:name="_Toc192406261"/>
      <w:bookmarkStart w:id="5430" w:name="_Toc192408666"/>
      <w:bookmarkStart w:id="5431" w:name="_Toc192409111"/>
      <w:bookmarkStart w:id="5432" w:name="_Toc192496572"/>
      <w:bookmarkStart w:id="5433" w:name="_Toc192502777"/>
      <w:bookmarkStart w:id="5434" w:name="_Toc192509666"/>
      <w:bookmarkStart w:id="5435" w:name="_Toc192510381"/>
      <w:bookmarkStart w:id="5436" w:name="_Toc192516271"/>
      <w:bookmarkStart w:id="5437" w:name="_Toc192579374"/>
      <w:bookmarkStart w:id="5438" w:name="_Toc192581316"/>
      <w:bookmarkStart w:id="5439" w:name="_Toc192581757"/>
      <w:bookmarkStart w:id="5440" w:name="_Toc192762947"/>
      <w:bookmarkStart w:id="5441" w:name="_Toc192765521"/>
      <w:bookmarkStart w:id="5442" w:name="_Toc192766125"/>
      <w:bookmarkStart w:id="5443" w:name="_Toc192782677"/>
      <w:bookmarkStart w:id="5444" w:name="_Toc192783285"/>
      <w:bookmarkStart w:id="5445" w:name="_Toc192851204"/>
      <w:bookmarkStart w:id="5446" w:name="_Toc192929691"/>
      <w:bookmarkStart w:id="5447" w:name="_Toc192935379"/>
      <w:bookmarkStart w:id="5448" w:name="_Toc193016727"/>
      <w:bookmarkStart w:id="5449" w:name="_Toc191379902"/>
      <w:bookmarkStart w:id="5450" w:name="_Toc191479781"/>
      <w:bookmarkStart w:id="5451" w:name="_Toc191550745"/>
      <w:bookmarkStart w:id="5452" w:name="_Toc191554070"/>
      <w:bookmarkStart w:id="5453" w:name="_Toc191554523"/>
      <w:bookmarkStart w:id="5454" w:name="_Toc191556997"/>
      <w:bookmarkStart w:id="5455" w:name="_Toc192069579"/>
      <w:bookmarkStart w:id="5456" w:name="_Toc192069899"/>
      <w:bookmarkStart w:id="5457" w:name="_Toc192070089"/>
      <w:bookmarkStart w:id="5458" w:name="_Toc192152491"/>
      <w:bookmarkStart w:id="5459" w:name="_Toc192183354"/>
      <w:bookmarkStart w:id="5460" w:name="_Toc192183606"/>
      <w:bookmarkStart w:id="5461" w:name="_Toc192335747"/>
      <w:bookmarkStart w:id="5462" w:name="_Toc192406262"/>
      <w:bookmarkStart w:id="5463" w:name="_Toc192408667"/>
      <w:bookmarkStart w:id="5464" w:name="_Toc192409112"/>
      <w:bookmarkStart w:id="5465" w:name="_Toc192496573"/>
      <w:bookmarkStart w:id="5466" w:name="_Toc192502778"/>
      <w:bookmarkStart w:id="5467" w:name="_Toc192509667"/>
      <w:bookmarkStart w:id="5468" w:name="_Toc192510382"/>
      <w:bookmarkStart w:id="5469" w:name="_Toc192516272"/>
      <w:bookmarkStart w:id="5470" w:name="_Toc192579375"/>
      <w:bookmarkStart w:id="5471" w:name="_Toc192581317"/>
      <w:bookmarkStart w:id="5472" w:name="_Toc192581758"/>
      <w:bookmarkStart w:id="5473" w:name="_Toc192762948"/>
      <w:bookmarkStart w:id="5474" w:name="_Toc192765522"/>
      <w:bookmarkStart w:id="5475" w:name="_Toc192766126"/>
      <w:bookmarkStart w:id="5476" w:name="_Toc192782678"/>
      <w:bookmarkStart w:id="5477" w:name="_Toc192783286"/>
      <w:bookmarkStart w:id="5478" w:name="_Toc192851205"/>
      <w:bookmarkStart w:id="5479" w:name="_Toc192929692"/>
      <w:bookmarkStart w:id="5480" w:name="_Toc192935380"/>
      <w:bookmarkStart w:id="5481" w:name="_Toc193016728"/>
      <w:bookmarkStart w:id="5482" w:name="_Toc191379903"/>
      <w:bookmarkStart w:id="5483" w:name="_Toc191479782"/>
      <w:bookmarkStart w:id="5484" w:name="_Toc191550746"/>
      <w:bookmarkStart w:id="5485" w:name="_Toc191554071"/>
      <w:bookmarkStart w:id="5486" w:name="_Toc191554524"/>
      <w:bookmarkStart w:id="5487" w:name="_Toc191556998"/>
      <w:bookmarkStart w:id="5488" w:name="_Toc192069580"/>
      <w:bookmarkStart w:id="5489" w:name="_Toc192069900"/>
      <w:bookmarkStart w:id="5490" w:name="_Toc192070090"/>
      <w:bookmarkStart w:id="5491" w:name="_Toc192152492"/>
      <w:bookmarkStart w:id="5492" w:name="_Toc192183355"/>
      <w:bookmarkStart w:id="5493" w:name="_Toc192183607"/>
      <w:bookmarkStart w:id="5494" w:name="_Toc192335748"/>
      <w:bookmarkStart w:id="5495" w:name="_Toc192406263"/>
      <w:bookmarkStart w:id="5496" w:name="_Toc192408668"/>
      <w:bookmarkStart w:id="5497" w:name="_Toc192409113"/>
      <w:bookmarkStart w:id="5498" w:name="_Toc192496574"/>
      <w:bookmarkStart w:id="5499" w:name="_Toc192502779"/>
      <w:bookmarkStart w:id="5500" w:name="_Toc192509668"/>
      <w:bookmarkStart w:id="5501" w:name="_Toc192510383"/>
      <w:bookmarkStart w:id="5502" w:name="_Toc192516273"/>
      <w:bookmarkStart w:id="5503" w:name="_Toc192579376"/>
      <w:bookmarkStart w:id="5504" w:name="_Toc192581318"/>
      <w:bookmarkStart w:id="5505" w:name="_Toc192581759"/>
      <w:bookmarkStart w:id="5506" w:name="_Toc192762949"/>
      <w:bookmarkStart w:id="5507" w:name="_Toc192765523"/>
      <w:bookmarkStart w:id="5508" w:name="_Toc192766127"/>
      <w:bookmarkStart w:id="5509" w:name="_Toc192782679"/>
      <w:bookmarkStart w:id="5510" w:name="_Toc192783287"/>
      <w:bookmarkStart w:id="5511" w:name="_Toc192851206"/>
      <w:bookmarkStart w:id="5512" w:name="_Toc192929693"/>
      <w:bookmarkStart w:id="5513" w:name="_Toc192935381"/>
      <w:bookmarkStart w:id="5514" w:name="_Toc193016729"/>
      <w:bookmarkStart w:id="5515" w:name="_Toc191379904"/>
      <w:bookmarkStart w:id="5516" w:name="_Toc191479783"/>
      <w:bookmarkStart w:id="5517" w:name="_Toc191550747"/>
      <w:bookmarkStart w:id="5518" w:name="_Toc191554072"/>
      <w:bookmarkStart w:id="5519" w:name="_Toc191554525"/>
      <w:bookmarkStart w:id="5520" w:name="_Toc191556999"/>
      <w:bookmarkStart w:id="5521" w:name="_Toc192069581"/>
      <w:bookmarkStart w:id="5522" w:name="_Toc192069901"/>
      <w:bookmarkStart w:id="5523" w:name="_Toc192070091"/>
      <w:bookmarkStart w:id="5524" w:name="_Toc192152493"/>
      <w:bookmarkStart w:id="5525" w:name="_Toc192183356"/>
      <w:bookmarkStart w:id="5526" w:name="_Toc192183608"/>
      <w:bookmarkStart w:id="5527" w:name="_Toc192335749"/>
      <w:bookmarkStart w:id="5528" w:name="_Toc192406264"/>
      <w:bookmarkStart w:id="5529" w:name="_Toc192408669"/>
      <w:bookmarkStart w:id="5530" w:name="_Toc192409114"/>
      <w:bookmarkStart w:id="5531" w:name="_Toc192496575"/>
      <w:bookmarkStart w:id="5532" w:name="_Toc192502780"/>
      <w:bookmarkStart w:id="5533" w:name="_Toc192509669"/>
      <w:bookmarkStart w:id="5534" w:name="_Toc192510384"/>
      <w:bookmarkStart w:id="5535" w:name="_Toc192516274"/>
      <w:bookmarkStart w:id="5536" w:name="_Toc192579377"/>
      <w:bookmarkStart w:id="5537" w:name="_Toc192581319"/>
      <w:bookmarkStart w:id="5538" w:name="_Toc192581760"/>
      <w:bookmarkStart w:id="5539" w:name="_Toc192762950"/>
      <w:bookmarkStart w:id="5540" w:name="_Toc192765524"/>
      <w:bookmarkStart w:id="5541" w:name="_Toc192766128"/>
      <w:bookmarkStart w:id="5542" w:name="_Toc192782680"/>
      <w:bookmarkStart w:id="5543" w:name="_Toc192783288"/>
      <w:bookmarkStart w:id="5544" w:name="_Toc192851207"/>
      <w:bookmarkStart w:id="5545" w:name="_Toc192929694"/>
      <w:bookmarkStart w:id="5546" w:name="_Toc192935382"/>
      <w:bookmarkStart w:id="5547" w:name="_Toc193016730"/>
      <w:bookmarkStart w:id="5548" w:name="_Toc191379905"/>
      <w:bookmarkStart w:id="5549" w:name="_Toc191479784"/>
      <w:bookmarkStart w:id="5550" w:name="_Toc191550748"/>
      <w:bookmarkStart w:id="5551" w:name="_Toc191554073"/>
      <w:bookmarkStart w:id="5552" w:name="_Toc191554526"/>
      <w:bookmarkStart w:id="5553" w:name="_Toc191557000"/>
      <w:bookmarkStart w:id="5554" w:name="_Toc192069582"/>
      <w:bookmarkStart w:id="5555" w:name="_Toc192069902"/>
      <w:bookmarkStart w:id="5556" w:name="_Toc192070092"/>
      <w:bookmarkStart w:id="5557" w:name="_Toc192152494"/>
      <w:bookmarkStart w:id="5558" w:name="_Toc192183357"/>
      <w:bookmarkStart w:id="5559" w:name="_Toc192183609"/>
      <w:bookmarkStart w:id="5560" w:name="_Toc192335750"/>
      <w:bookmarkStart w:id="5561" w:name="_Toc192406265"/>
      <w:bookmarkStart w:id="5562" w:name="_Toc192408670"/>
      <w:bookmarkStart w:id="5563" w:name="_Toc192409115"/>
      <w:bookmarkStart w:id="5564" w:name="_Toc192496576"/>
      <w:bookmarkStart w:id="5565" w:name="_Toc192502781"/>
      <w:bookmarkStart w:id="5566" w:name="_Toc192509670"/>
      <w:bookmarkStart w:id="5567" w:name="_Toc192510385"/>
      <w:bookmarkStart w:id="5568" w:name="_Toc192516275"/>
      <w:bookmarkStart w:id="5569" w:name="_Toc192579378"/>
      <w:bookmarkStart w:id="5570" w:name="_Toc192581320"/>
      <w:bookmarkStart w:id="5571" w:name="_Toc192581761"/>
      <w:bookmarkStart w:id="5572" w:name="_Toc192762951"/>
      <w:bookmarkStart w:id="5573" w:name="_Toc192765525"/>
      <w:bookmarkStart w:id="5574" w:name="_Toc192766129"/>
      <w:bookmarkStart w:id="5575" w:name="_Toc192782681"/>
      <w:bookmarkStart w:id="5576" w:name="_Toc192783289"/>
      <w:bookmarkStart w:id="5577" w:name="_Toc192851208"/>
      <w:bookmarkStart w:id="5578" w:name="_Toc192929695"/>
      <w:bookmarkStart w:id="5579" w:name="_Toc192935383"/>
      <w:bookmarkStart w:id="5580" w:name="_Toc193016731"/>
      <w:bookmarkStart w:id="5581" w:name="_Toc191379906"/>
      <w:bookmarkStart w:id="5582" w:name="_Toc191479785"/>
      <w:bookmarkStart w:id="5583" w:name="_Toc191550749"/>
      <w:bookmarkStart w:id="5584" w:name="_Toc191554074"/>
      <w:bookmarkStart w:id="5585" w:name="_Toc191554527"/>
      <w:bookmarkStart w:id="5586" w:name="_Toc191557001"/>
      <w:bookmarkStart w:id="5587" w:name="_Toc192069583"/>
      <w:bookmarkStart w:id="5588" w:name="_Toc192069903"/>
      <w:bookmarkStart w:id="5589" w:name="_Toc192070093"/>
      <w:bookmarkStart w:id="5590" w:name="_Toc192152495"/>
      <w:bookmarkStart w:id="5591" w:name="_Toc192183358"/>
      <w:bookmarkStart w:id="5592" w:name="_Toc192183610"/>
      <w:bookmarkStart w:id="5593" w:name="_Toc192335751"/>
      <w:bookmarkStart w:id="5594" w:name="_Toc192406266"/>
      <w:bookmarkStart w:id="5595" w:name="_Toc192408671"/>
      <w:bookmarkStart w:id="5596" w:name="_Toc192409116"/>
      <w:bookmarkStart w:id="5597" w:name="_Toc192496577"/>
      <w:bookmarkStart w:id="5598" w:name="_Toc192502782"/>
      <w:bookmarkStart w:id="5599" w:name="_Toc192509671"/>
      <w:bookmarkStart w:id="5600" w:name="_Toc192510386"/>
      <w:bookmarkStart w:id="5601" w:name="_Toc192516276"/>
      <w:bookmarkStart w:id="5602" w:name="_Toc192579379"/>
      <w:bookmarkStart w:id="5603" w:name="_Toc192581321"/>
      <w:bookmarkStart w:id="5604" w:name="_Toc192581762"/>
      <w:bookmarkStart w:id="5605" w:name="_Toc192762952"/>
      <w:bookmarkStart w:id="5606" w:name="_Toc192765526"/>
      <w:bookmarkStart w:id="5607" w:name="_Toc192766130"/>
      <w:bookmarkStart w:id="5608" w:name="_Toc192782682"/>
      <w:bookmarkStart w:id="5609" w:name="_Toc192783290"/>
      <w:bookmarkStart w:id="5610" w:name="_Toc192851209"/>
      <w:bookmarkStart w:id="5611" w:name="_Toc192929696"/>
      <w:bookmarkStart w:id="5612" w:name="_Toc192935384"/>
      <w:bookmarkStart w:id="5613" w:name="_Toc193016732"/>
      <w:bookmarkStart w:id="5614" w:name="_Toc191379907"/>
      <w:bookmarkStart w:id="5615" w:name="_Toc191479786"/>
      <w:bookmarkStart w:id="5616" w:name="_Toc191550750"/>
      <w:bookmarkStart w:id="5617" w:name="_Toc191554075"/>
      <w:bookmarkStart w:id="5618" w:name="_Toc191554528"/>
      <w:bookmarkStart w:id="5619" w:name="_Toc191557002"/>
      <w:bookmarkStart w:id="5620" w:name="_Toc192069584"/>
      <w:bookmarkStart w:id="5621" w:name="_Toc192069904"/>
      <w:bookmarkStart w:id="5622" w:name="_Toc192070094"/>
      <w:bookmarkStart w:id="5623" w:name="_Toc192152496"/>
      <w:bookmarkStart w:id="5624" w:name="_Toc192183359"/>
      <w:bookmarkStart w:id="5625" w:name="_Toc192183611"/>
      <w:bookmarkStart w:id="5626" w:name="_Toc192335752"/>
      <w:bookmarkStart w:id="5627" w:name="_Toc192406267"/>
      <w:bookmarkStart w:id="5628" w:name="_Toc192408672"/>
      <w:bookmarkStart w:id="5629" w:name="_Toc192409117"/>
      <w:bookmarkStart w:id="5630" w:name="_Toc192496578"/>
      <w:bookmarkStart w:id="5631" w:name="_Toc192502783"/>
      <w:bookmarkStart w:id="5632" w:name="_Toc192509672"/>
      <w:bookmarkStart w:id="5633" w:name="_Toc192510387"/>
      <w:bookmarkStart w:id="5634" w:name="_Toc192516277"/>
      <w:bookmarkStart w:id="5635" w:name="_Toc192579380"/>
      <w:bookmarkStart w:id="5636" w:name="_Toc192581322"/>
      <w:bookmarkStart w:id="5637" w:name="_Toc192581763"/>
      <w:bookmarkStart w:id="5638" w:name="_Toc192762953"/>
      <w:bookmarkStart w:id="5639" w:name="_Toc192765527"/>
      <w:bookmarkStart w:id="5640" w:name="_Toc192766131"/>
      <w:bookmarkStart w:id="5641" w:name="_Toc192782683"/>
      <w:bookmarkStart w:id="5642" w:name="_Toc192783291"/>
      <w:bookmarkStart w:id="5643" w:name="_Toc192851210"/>
      <w:bookmarkStart w:id="5644" w:name="_Toc192929697"/>
      <w:bookmarkStart w:id="5645" w:name="_Toc192935385"/>
      <w:bookmarkStart w:id="5646" w:name="_Toc193016733"/>
      <w:bookmarkStart w:id="5647" w:name="_Toc191379908"/>
      <w:bookmarkStart w:id="5648" w:name="_Toc191479787"/>
      <w:bookmarkStart w:id="5649" w:name="_Toc191550751"/>
      <w:bookmarkStart w:id="5650" w:name="_Toc191554076"/>
      <w:bookmarkStart w:id="5651" w:name="_Toc191554529"/>
      <w:bookmarkStart w:id="5652" w:name="_Toc191557003"/>
      <w:bookmarkStart w:id="5653" w:name="_Toc192069585"/>
      <w:bookmarkStart w:id="5654" w:name="_Toc192069905"/>
      <w:bookmarkStart w:id="5655" w:name="_Toc192070095"/>
      <w:bookmarkStart w:id="5656" w:name="_Toc192152497"/>
      <w:bookmarkStart w:id="5657" w:name="_Toc192183360"/>
      <w:bookmarkStart w:id="5658" w:name="_Toc192183612"/>
      <w:bookmarkStart w:id="5659" w:name="_Toc192335753"/>
      <w:bookmarkStart w:id="5660" w:name="_Toc192406268"/>
      <w:bookmarkStart w:id="5661" w:name="_Toc192408673"/>
      <w:bookmarkStart w:id="5662" w:name="_Toc192409118"/>
      <w:bookmarkStart w:id="5663" w:name="_Toc192496579"/>
      <w:bookmarkStart w:id="5664" w:name="_Toc192502784"/>
      <w:bookmarkStart w:id="5665" w:name="_Toc192509673"/>
      <w:bookmarkStart w:id="5666" w:name="_Toc192510388"/>
      <w:bookmarkStart w:id="5667" w:name="_Toc192516278"/>
      <w:bookmarkStart w:id="5668" w:name="_Toc192579381"/>
      <w:bookmarkStart w:id="5669" w:name="_Toc192581323"/>
      <w:bookmarkStart w:id="5670" w:name="_Toc192581764"/>
      <w:bookmarkStart w:id="5671" w:name="_Toc192762954"/>
      <w:bookmarkStart w:id="5672" w:name="_Toc192765528"/>
      <w:bookmarkStart w:id="5673" w:name="_Toc192766132"/>
      <w:bookmarkStart w:id="5674" w:name="_Toc192782684"/>
      <w:bookmarkStart w:id="5675" w:name="_Toc192783292"/>
      <w:bookmarkStart w:id="5676" w:name="_Toc192851211"/>
      <w:bookmarkStart w:id="5677" w:name="_Toc192929698"/>
      <w:bookmarkStart w:id="5678" w:name="_Toc192935386"/>
      <w:bookmarkStart w:id="5679" w:name="_Toc193016734"/>
      <w:bookmarkStart w:id="5680" w:name="_Toc191379909"/>
      <w:bookmarkStart w:id="5681" w:name="_Toc191479788"/>
      <w:bookmarkStart w:id="5682" w:name="_Toc191550752"/>
      <w:bookmarkStart w:id="5683" w:name="_Toc191554077"/>
      <w:bookmarkStart w:id="5684" w:name="_Toc191554530"/>
      <w:bookmarkStart w:id="5685" w:name="_Toc191557004"/>
      <w:bookmarkStart w:id="5686" w:name="_Toc192069586"/>
      <w:bookmarkStart w:id="5687" w:name="_Toc192069906"/>
      <w:bookmarkStart w:id="5688" w:name="_Toc192070096"/>
      <w:bookmarkStart w:id="5689" w:name="_Toc192152498"/>
      <w:bookmarkStart w:id="5690" w:name="_Toc192183361"/>
      <w:bookmarkStart w:id="5691" w:name="_Toc192183613"/>
      <w:bookmarkStart w:id="5692" w:name="_Toc192335754"/>
      <w:bookmarkStart w:id="5693" w:name="_Toc192406269"/>
      <w:bookmarkStart w:id="5694" w:name="_Toc192408674"/>
      <w:bookmarkStart w:id="5695" w:name="_Toc192409119"/>
      <w:bookmarkStart w:id="5696" w:name="_Toc192496580"/>
      <w:bookmarkStart w:id="5697" w:name="_Toc192502785"/>
      <w:bookmarkStart w:id="5698" w:name="_Toc192509674"/>
      <w:bookmarkStart w:id="5699" w:name="_Toc192510389"/>
      <w:bookmarkStart w:id="5700" w:name="_Toc192516279"/>
      <w:bookmarkStart w:id="5701" w:name="_Toc192579382"/>
      <w:bookmarkStart w:id="5702" w:name="_Toc192581324"/>
      <w:bookmarkStart w:id="5703" w:name="_Toc192581765"/>
      <w:bookmarkStart w:id="5704" w:name="_Toc192762955"/>
      <w:bookmarkStart w:id="5705" w:name="_Toc192765529"/>
      <w:bookmarkStart w:id="5706" w:name="_Toc192766133"/>
      <w:bookmarkStart w:id="5707" w:name="_Toc192782685"/>
      <w:bookmarkStart w:id="5708" w:name="_Toc192783293"/>
      <w:bookmarkStart w:id="5709" w:name="_Toc192851212"/>
      <w:bookmarkStart w:id="5710" w:name="_Toc192929699"/>
      <w:bookmarkStart w:id="5711" w:name="_Toc192935387"/>
      <w:bookmarkStart w:id="5712" w:name="_Toc193016735"/>
      <w:bookmarkStart w:id="5713" w:name="_Toc191379910"/>
      <w:bookmarkStart w:id="5714" w:name="_Toc191479789"/>
      <w:bookmarkStart w:id="5715" w:name="_Toc191550753"/>
      <w:bookmarkStart w:id="5716" w:name="_Toc191554078"/>
      <w:bookmarkStart w:id="5717" w:name="_Toc191554531"/>
      <w:bookmarkStart w:id="5718" w:name="_Toc191557005"/>
      <w:bookmarkStart w:id="5719" w:name="_Toc192069587"/>
      <w:bookmarkStart w:id="5720" w:name="_Toc192069907"/>
      <w:bookmarkStart w:id="5721" w:name="_Toc192070097"/>
      <w:bookmarkStart w:id="5722" w:name="_Toc192152499"/>
      <w:bookmarkStart w:id="5723" w:name="_Toc192183362"/>
      <w:bookmarkStart w:id="5724" w:name="_Toc192183614"/>
      <w:bookmarkStart w:id="5725" w:name="_Toc192335755"/>
      <w:bookmarkStart w:id="5726" w:name="_Toc192406270"/>
      <w:bookmarkStart w:id="5727" w:name="_Toc192408675"/>
      <w:bookmarkStart w:id="5728" w:name="_Toc192409120"/>
      <w:bookmarkStart w:id="5729" w:name="_Toc192496581"/>
      <w:bookmarkStart w:id="5730" w:name="_Toc192502786"/>
      <w:bookmarkStart w:id="5731" w:name="_Toc192509675"/>
      <w:bookmarkStart w:id="5732" w:name="_Toc192510390"/>
      <w:bookmarkStart w:id="5733" w:name="_Toc192516280"/>
      <w:bookmarkStart w:id="5734" w:name="_Toc192579383"/>
      <w:bookmarkStart w:id="5735" w:name="_Toc192581325"/>
      <w:bookmarkStart w:id="5736" w:name="_Toc192581766"/>
      <w:bookmarkStart w:id="5737" w:name="_Toc192762956"/>
      <w:bookmarkStart w:id="5738" w:name="_Toc192765530"/>
      <w:bookmarkStart w:id="5739" w:name="_Toc192766134"/>
      <w:bookmarkStart w:id="5740" w:name="_Toc192782686"/>
      <w:bookmarkStart w:id="5741" w:name="_Toc192783294"/>
      <w:bookmarkStart w:id="5742" w:name="_Toc192851213"/>
      <w:bookmarkStart w:id="5743" w:name="_Toc192929700"/>
      <w:bookmarkStart w:id="5744" w:name="_Toc192935388"/>
      <w:bookmarkStart w:id="5745" w:name="_Toc193016736"/>
      <w:bookmarkStart w:id="5746" w:name="_Toc191379911"/>
      <w:bookmarkStart w:id="5747" w:name="_Toc191479790"/>
      <w:bookmarkStart w:id="5748" w:name="_Toc191550754"/>
      <w:bookmarkStart w:id="5749" w:name="_Toc191554079"/>
      <w:bookmarkStart w:id="5750" w:name="_Toc191554532"/>
      <w:bookmarkStart w:id="5751" w:name="_Toc191557006"/>
      <w:bookmarkStart w:id="5752" w:name="_Toc192069588"/>
      <w:bookmarkStart w:id="5753" w:name="_Toc192069908"/>
      <w:bookmarkStart w:id="5754" w:name="_Toc192070098"/>
      <w:bookmarkStart w:id="5755" w:name="_Toc192152500"/>
      <w:bookmarkStart w:id="5756" w:name="_Toc192183363"/>
      <w:bookmarkStart w:id="5757" w:name="_Toc192183615"/>
      <w:bookmarkStart w:id="5758" w:name="_Toc192335756"/>
      <w:bookmarkStart w:id="5759" w:name="_Toc192406271"/>
      <w:bookmarkStart w:id="5760" w:name="_Toc192408676"/>
      <w:bookmarkStart w:id="5761" w:name="_Toc192409121"/>
      <w:bookmarkStart w:id="5762" w:name="_Toc192496582"/>
      <w:bookmarkStart w:id="5763" w:name="_Toc192502787"/>
      <w:bookmarkStart w:id="5764" w:name="_Toc192509676"/>
      <w:bookmarkStart w:id="5765" w:name="_Toc192510391"/>
      <w:bookmarkStart w:id="5766" w:name="_Toc192516281"/>
      <w:bookmarkStart w:id="5767" w:name="_Toc192579384"/>
      <w:bookmarkStart w:id="5768" w:name="_Toc192581326"/>
      <w:bookmarkStart w:id="5769" w:name="_Toc192581767"/>
      <w:bookmarkStart w:id="5770" w:name="_Toc192762957"/>
      <w:bookmarkStart w:id="5771" w:name="_Toc192765531"/>
      <w:bookmarkStart w:id="5772" w:name="_Toc192766135"/>
      <w:bookmarkStart w:id="5773" w:name="_Toc192782687"/>
      <w:bookmarkStart w:id="5774" w:name="_Toc192783295"/>
      <w:bookmarkStart w:id="5775" w:name="_Toc192851214"/>
      <w:bookmarkStart w:id="5776" w:name="_Toc192929701"/>
      <w:bookmarkStart w:id="5777" w:name="_Toc192935389"/>
      <w:bookmarkStart w:id="5778" w:name="_Toc193016737"/>
      <w:bookmarkStart w:id="5779" w:name="_Toc191379912"/>
      <w:bookmarkStart w:id="5780" w:name="_Toc191479791"/>
      <w:bookmarkStart w:id="5781" w:name="_Toc191550755"/>
      <w:bookmarkStart w:id="5782" w:name="_Toc191554080"/>
      <w:bookmarkStart w:id="5783" w:name="_Toc191554533"/>
      <w:bookmarkStart w:id="5784" w:name="_Toc191557007"/>
      <w:bookmarkStart w:id="5785" w:name="_Toc192069589"/>
      <w:bookmarkStart w:id="5786" w:name="_Toc192069909"/>
      <w:bookmarkStart w:id="5787" w:name="_Toc192070099"/>
      <w:bookmarkStart w:id="5788" w:name="_Toc192152501"/>
      <w:bookmarkStart w:id="5789" w:name="_Toc192183364"/>
      <w:bookmarkStart w:id="5790" w:name="_Toc192183616"/>
      <w:bookmarkStart w:id="5791" w:name="_Toc192335757"/>
      <w:bookmarkStart w:id="5792" w:name="_Toc192406272"/>
      <w:bookmarkStart w:id="5793" w:name="_Toc192408677"/>
      <w:bookmarkStart w:id="5794" w:name="_Toc192409122"/>
      <w:bookmarkStart w:id="5795" w:name="_Toc192496583"/>
      <w:bookmarkStart w:id="5796" w:name="_Toc192502788"/>
      <w:bookmarkStart w:id="5797" w:name="_Toc192509677"/>
      <w:bookmarkStart w:id="5798" w:name="_Toc192510392"/>
      <w:bookmarkStart w:id="5799" w:name="_Toc192516282"/>
      <w:bookmarkStart w:id="5800" w:name="_Toc192579385"/>
      <w:bookmarkStart w:id="5801" w:name="_Toc192581327"/>
      <w:bookmarkStart w:id="5802" w:name="_Toc192581768"/>
      <w:bookmarkStart w:id="5803" w:name="_Toc192762958"/>
      <w:bookmarkStart w:id="5804" w:name="_Toc192765532"/>
      <w:bookmarkStart w:id="5805" w:name="_Toc192766136"/>
      <w:bookmarkStart w:id="5806" w:name="_Toc192782688"/>
      <w:bookmarkStart w:id="5807" w:name="_Toc192783296"/>
      <w:bookmarkStart w:id="5808" w:name="_Toc192851215"/>
      <w:bookmarkStart w:id="5809" w:name="_Toc192929702"/>
      <w:bookmarkStart w:id="5810" w:name="_Toc192935390"/>
      <w:bookmarkStart w:id="5811" w:name="_Toc193016738"/>
      <w:bookmarkStart w:id="5812" w:name="_Toc191379913"/>
      <w:bookmarkStart w:id="5813" w:name="_Toc191479792"/>
      <w:bookmarkStart w:id="5814" w:name="_Toc191550756"/>
      <w:bookmarkStart w:id="5815" w:name="_Toc191554081"/>
      <w:bookmarkStart w:id="5816" w:name="_Toc191554534"/>
      <w:bookmarkStart w:id="5817" w:name="_Toc191557008"/>
      <w:bookmarkStart w:id="5818" w:name="_Toc192069590"/>
      <w:bookmarkStart w:id="5819" w:name="_Toc192069910"/>
      <w:bookmarkStart w:id="5820" w:name="_Toc192070100"/>
      <w:bookmarkStart w:id="5821" w:name="_Toc192152502"/>
      <w:bookmarkStart w:id="5822" w:name="_Toc192183365"/>
      <w:bookmarkStart w:id="5823" w:name="_Toc192183617"/>
      <w:bookmarkStart w:id="5824" w:name="_Toc192335758"/>
      <w:bookmarkStart w:id="5825" w:name="_Toc192406273"/>
      <w:bookmarkStart w:id="5826" w:name="_Toc192408678"/>
      <w:bookmarkStart w:id="5827" w:name="_Toc192409123"/>
      <w:bookmarkStart w:id="5828" w:name="_Toc192496584"/>
      <w:bookmarkStart w:id="5829" w:name="_Toc192502789"/>
      <w:bookmarkStart w:id="5830" w:name="_Toc192509678"/>
      <w:bookmarkStart w:id="5831" w:name="_Toc192510393"/>
      <w:bookmarkStart w:id="5832" w:name="_Toc192516283"/>
      <w:bookmarkStart w:id="5833" w:name="_Toc192579386"/>
      <w:bookmarkStart w:id="5834" w:name="_Toc192581328"/>
      <w:bookmarkStart w:id="5835" w:name="_Toc192581769"/>
      <w:bookmarkStart w:id="5836" w:name="_Toc192762959"/>
      <w:bookmarkStart w:id="5837" w:name="_Toc192765533"/>
      <w:bookmarkStart w:id="5838" w:name="_Toc192766137"/>
      <w:bookmarkStart w:id="5839" w:name="_Toc192782689"/>
      <w:bookmarkStart w:id="5840" w:name="_Toc192783297"/>
      <w:bookmarkStart w:id="5841" w:name="_Toc192851216"/>
      <w:bookmarkStart w:id="5842" w:name="_Toc192929703"/>
      <w:bookmarkStart w:id="5843" w:name="_Toc192935391"/>
      <w:bookmarkStart w:id="5844" w:name="_Toc193016739"/>
      <w:bookmarkStart w:id="5845" w:name="_Toc191379914"/>
      <w:bookmarkStart w:id="5846" w:name="_Toc191479793"/>
      <w:bookmarkStart w:id="5847" w:name="_Toc191550757"/>
      <w:bookmarkStart w:id="5848" w:name="_Toc191554082"/>
      <w:bookmarkStart w:id="5849" w:name="_Toc191554535"/>
      <w:bookmarkStart w:id="5850" w:name="_Toc191557009"/>
      <w:bookmarkStart w:id="5851" w:name="_Toc192069591"/>
      <w:bookmarkStart w:id="5852" w:name="_Toc192069911"/>
      <w:bookmarkStart w:id="5853" w:name="_Toc192070101"/>
      <w:bookmarkStart w:id="5854" w:name="_Toc192152503"/>
      <w:bookmarkStart w:id="5855" w:name="_Toc192183366"/>
      <w:bookmarkStart w:id="5856" w:name="_Toc192183618"/>
      <w:bookmarkStart w:id="5857" w:name="_Toc192335759"/>
      <w:bookmarkStart w:id="5858" w:name="_Toc192406274"/>
      <w:bookmarkStart w:id="5859" w:name="_Toc192408679"/>
      <w:bookmarkStart w:id="5860" w:name="_Toc192409124"/>
      <w:bookmarkStart w:id="5861" w:name="_Toc192496585"/>
      <w:bookmarkStart w:id="5862" w:name="_Toc192502790"/>
      <w:bookmarkStart w:id="5863" w:name="_Toc192509679"/>
      <w:bookmarkStart w:id="5864" w:name="_Toc192510394"/>
      <w:bookmarkStart w:id="5865" w:name="_Toc192516284"/>
      <w:bookmarkStart w:id="5866" w:name="_Toc192579387"/>
      <w:bookmarkStart w:id="5867" w:name="_Toc192581329"/>
      <w:bookmarkStart w:id="5868" w:name="_Toc192581770"/>
      <w:bookmarkStart w:id="5869" w:name="_Toc192762960"/>
      <w:bookmarkStart w:id="5870" w:name="_Toc192765534"/>
      <w:bookmarkStart w:id="5871" w:name="_Toc192766138"/>
      <w:bookmarkStart w:id="5872" w:name="_Toc192782690"/>
      <w:bookmarkStart w:id="5873" w:name="_Toc192783298"/>
      <w:bookmarkStart w:id="5874" w:name="_Toc192851217"/>
      <w:bookmarkStart w:id="5875" w:name="_Toc192929704"/>
      <w:bookmarkStart w:id="5876" w:name="_Toc192935392"/>
      <w:bookmarkStart w:id="5877" w:name="_Toc193016740"/>
      <w:bookmarkStart w:id="5878" w:name="_Toc191379915"/>
      <w:bookmarkStart w:id="5879" w:name="_Toc191479794"/>
      <w:bookmarkStart w:id="5880" w:name="_Toc191550758"/>
      <w:bookmarkStart w:id="5881" w:name="_Toc191554083"/>
      <w:bookmarkStart w:id="5882" w:name="_Toc191554536"/>
      <w:bookmarkStart w:id="5883" w:name="_Toc191557010"/>
      <w:bookmarkStart w:id="5884" w:name="_Toc192069592"/>
      <w:bookmarkStart w:id="5885" w:name="_Toc192069912"/>
      <w:bookmarkStart w:id="5886" w:name="_Toc192070102"/>
      <w:bookmarkStart w:id="5887" w:name="_Toc192152504"/>
      <w:bookmarkStart w:id="5888" w:name="_Toc192183367"/>
      <w:bookmarkStart w:id="5889" w:name="_Toc192183619"/>
      <w:bookmarkStart w:id="5890" w:name="_Toc192335760"/>
      <w:bookmarkStart w:id="5891" w:name="_Toc192406275"/>
      <w:bookmarkStart w:id="5892" w:name="_Toc192408680"/>
      <w:bookmarkStart w:id="5893" w:name="_Toc192409125"/>
      <w:bookmarkStart w:id="5894" w:name="_Toc192496586"/>
      <w:bookmarkStart w:id="5895" w:name="_Toc192502791"/>
      <w:bookmarkStart w:id="5896" w:name="_Toc192509680"/>
      <w:bookmarkStart w:id="5897" w:name="_Toc192510395"/>
      <w:bookmarkStart w:id="5898" w:name="_Toc192516285"/>
      <w:bookmarkStart w:id="5899" w:name="_Toc192579388"/>
      <w:bookmarkStart w:id="5900" w:name="_Toc192581330"/>
      <w:bookmarkStart w:id="5901" w:name="_Toc192581771"/>
      <w:bookmarkStart w:id="5902" w:name="_Toc192762961"/>
      <w:bookmarkStart w:id="5903" w:name="_Toc192765535"/>
      <w:bookmarkStart w:id="5904" w:name="_Toc192766139"/>
      <w:bookmarkStart w:id="5905" w:name="_Toc192782691"/>
      <w:bookmarkStart w:id="5906" w:name="_Toc192783299"/>
      <w:bookmarkStart w:id="5907" w:name="_Toc192851218"/>
      <w:bookmarkStart w:id="5908" w:name="_Toc192929705"/>
      <w:bookmarkStart w:id="5909" w:name="_Toc192935393"/>
      <w:bookmarkStart w:id="5910" w:name="_Toc193016741"/>
      <w:bookmarkStart w:id="5911" w:name="_Toc191379916"/>
      <w:bookmarkStart w:id="5912" w:name="_Toc191479795"/>
      <w:bookmarkStart w:id="5913" w:name="_Toc191550759"/>
      <w:bookmarkStart w:id="5914" w:name="_Toc191554084"/>
      <w:bookmarkStart w:id="5915" w:name="_Toc191554537"/>
      <w:bookmarkStart w:id="5916" w:name="_Toc191557011"/>
      <w:bookmarkStart w:id="5917" w:name="_Toc192069593"/>
      <w:bookmarkStart w:id="5918" w:name="_Toc192069913"/>
      <w:bookmarkStart w:id="5919" w:name="_Toc192070103"/>
      <w:bookmarkStart w:id="5920" w:name="_Toc192152505"/>
      <w:bookmarkStart w:id="5921" w:name="_Toc192183368"/>
      <w:bookmarkStart w:id="5922" w:name="_Toc192183620"/>
      <w:bookmarkStart w:id="5923" w:name="_Toc192335761"/>
      <w:bookmarkStart w:id="5924" w:name="_Toc192406276"/>
      <w:bookmarkStart w:id="5925" w:name="_Toc192408681"/>
      <w:bookmarkStart w:id="5926" w:name="_Toc192409126"/>
      <w:bookmarkStart w:id="5927" w:name="_Toc192496587"/>
      <w:bookmarkStart w:id="5928" w:name="_Toc192502792"/>
      <w:bookmarkStart w:id="5929" w:name="_Toc192509681"/>
      <w:bookmarkStart w:id="5930" w:name="_Toc192510396"/>
      <w:bookmarkStart w:id="5931" w:name="_Toc192516286"/>
      <w:bookmarkStart w:id="5932" w:name="_Toc192579389"/>
      <w:bookmarkStart w:id="5933" w:name="_Toc192581331"/>
      <w:bookmarkStart w:id="5934" w:name="_Toc192581772"/>
      <w:bookmarkStart w:id="5935" w:name="_Toc192762962"/>
      <w:bookmarkStart w:id="5936" w:name="_Toc192765536"/>
      <w:bookmarkStart w:id="5937" w:name="_Toc192766140"/>
      <w:bookmarkStart w:id="5938" w:name="_Toc192782692"/>
      <w:bookmarkStart w:id="5939" w:name="_Toc192783300"/>
      <w:bookmarkStart w:id="5940" w:name="_Toc192851219"/>
      <w:bookmarkStart w:id="5941" w:name="_Toc192929706"/>
      <w:bookmarkStart w:id="5942" w:name="_Toc192935394"/>
      <w:bookmarkStart w:id="5943" w:name="_Toc193016742"/>
      <w:bookmarkStart w:id="5944" w:name="_Toc191379917"/>
      <w:bookmarkStart w:id="5945" w:name="_Toc191479796"/>
      <w:bookmarkStart w:id="5946" w:name="_Toc191550760"/>
      <w:bookmarkStart w:id="5947" w:name="_Toc191554085"/>
      <w:bookmarkStart w:id="5948" w:name="_Toc191554538"/>
      <w:bookmarkStart w:id="5949" w:name="_Toc191557012"/>
      <w:bookmarkStart w:id="5950" w:name="_Toc192069594"/>
      <w:bookmarkStart w:id="5951" w:name="_Toc192069914"/>
      <w:bookmarkStart w:id="5952" w:name="_Toc192070104"/>
      <w:bookmarkStart w:id="5953" w:name="_Toc192152506"/>
      <w:bookmarkStart w:id="5954" w:name="_Toc192183369"/>
      <w:bookmarkStart w:id="5955" w:name="_Toc192183621"/>
      <w:bookmarkStart w:id="5956" w:name="_Toc192335762"/>
      <w:bookmarkStart w:id="5957" w:name="_Toc192406277"/>
      <w:bookmarkStart w:id="5958" w:name="_Toc192408682"/>
      <w:bookmarkStart w:id="5959" w:name="_Toc192409127"/>
      <w:bookmarkStart w:id="5960" w:name="_Toc192496588"/>
      <w:bookmarkStart w:id="5961" w:name="_Toc192502793"/>
      <w:bookmarkStart w:id="5962" w:name="_Toc192509682"/>
      <w:bookmarkStart w:id="5963" w:name="_Toc192510397"/>
      <w:bookmarkStart w:id="5964" w:name="_Toc192516287"/>
      <w:bookmarkStart w:id="5965" w:name="_Toc192579390"/>
      <w:bookmarkStart w:id="5966" w:name="_Toc192581332"/>
      <w:bookmarkStart w:id="5967" w:name="_Toc192581773"/>
      <w:bookmarkStart w:id="5968" w:name="_Toc192762963"/>
      <w:bookmarkStart w:id="5969" w:name="_Toc192765537"/>
      <w:bookmarkStart w:id="5970" w:name="_Toc192766141"/>
      <w:bookmarkStart w:id="5971" w:name="_Toc192782693"/>
      <w:bookmarkStart w:id="5972" w:name="_Toc192783301"/>
      <w:bookmarkStart w:id="5973" w:name="_Toc192851220"/>
      <w:bookmarkStart w:id="5974" w:name="_Toc192929707"/>
      <w:bookmarkStart w:id="5975" w:name="_Toc192935395"/>
      <w:bookmarkStart w:id="5976" w:name="_Toc193016743"/>
      <w:bookmarkStart w:id="5977" w:name="_Toc191379918"/>
      <w:bookmarkStart w:id="5978" w:name="_Toc191479797"/>
      <w:bookmarkStart w:id="5979" w:name="_Toc191550761"/>
      <w:bookmarkStart w:id="5980" w:name="_Toc191554086"/>
      <w:bookmarkStart w:id="5981" w:name="_Toc191554539"/>
      <w:bookmarkStart w:id="5982" w:name="_Toc191557013"/>
      <w:bookmarkStart w:id="5983" w:name="_Toc192069595"/>
      <w:bookmarkStart w:id="5984" w:name="_Toc192069915"/>
      <w:bookmarkStart w:id="5985" w:name="_Toc192070105"/>
      <w:bookmarkStart w:id="5986" w:name="_Toc192152507"/>
      <w:bookmarkStart w:id="5987" w:name="_Toc192183370"/>
      <w:bookmarkStart w:id="5988" w:name="_Toc192183622"/>
      <w:bookmarkStart w:id="5989" w:name="_Toc192335763"/>
      <w:bookmarkStart w:id="5990" w:name="_Toc192406278"/>
      <w:bookmarkStart w:id="5991" w:name="_Toc192408683"/>
      <w:bookmarkStart w:id="5992" w:name="_Toc192409128"/>
      <w:bookmarkStart w:id="5993" w:name="_Toc192496589"/>
      <w:bookmarkStart w:id="5994" w:name="_Toc192502794"/>
      <w:bookmarkStart w:id="5995" w:name="_Toc192509683"/>
      <w:bookmarkStart w:id="5996" w:name="_Toc192510398"/>
      <w:bookmarkStart w:id="5997" w:name="_Toc192516288"/>
      <w:bookmarkStart w:id="5998" w:name="_Toc192579391"/>
      <w:bookmarkStart w:id="5999" w:name="_Toc192581333"/>
      <w:bookmarkStart w:id="6000" w:name="_Toc192581774"/>
      <w:bookmarkStart w:id="6001" w:name="_Toc192762964"/>
      <w:bookmarkStart w:id="6002" w:name="_Toc192765538"/>
      <w:bookmarkStart w:id="6003" w:name="_Toc192766142"/>
      <w:bookmarkStart w:id="6004" w:name="_Toc192782694"/>
      <w:bookmarkStart w:id="6005" w:name="_Toc192783302"/>
      <w:bookmarkStart w:id="6006" w:name="_Toc192851221"/>
      <w:bookmarkStart w:id="6007" w:name="_Toc192929708"/>
      <w:bookmarkStart w:id="6008" w:name="_Toc192935396"/>
      <w:bookmarkStart w:id="6009" w:name="_Toc193016744"/>
      <w:bookmarkStart w:id="6010" w:name="_Toc198518463"/>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r w:rsidRPr="00725372">
        <w:t>General Organization</w:t>
      </w:r>
      <w:bookmarkEnd w:id="6010"/>
    </w:p>
    <w:p w14:paraId="1123593A" w14:textId="32659993" w:rsidR="00C97B4F" w:rsidRDefault="00F712DA">
      <w:pPr>
        <w:pStyle w:val="ADClause"/>
      </w:pPr>
      <w:r w:rsidRPr="00725372">
        <w:t xml:space="preserve">In accordance with </w:t>
      </w:r>
      <w:commentRangeStart w:id="6011"/>
      <w:commentRangeStart w:id="6012"/>
      <w:r w:rsidRPr="000779C1">
        <w:t xml:space="preserve">article </w:t>
      </w:r>
      <w:r w:rsidR="00404E46" w:rsidRPr="000779C1">
        <w:t>20</w:t>
      </w:r>
      <w:r w:rsidRPr="000779C1">
        <w:t>.1 of</w:t>
      </w:r>
      <w:r w:rsidRPr="00725372">
        <w:t xml:space="preserve"> Addendum I, the </w:t>
      </w:r>
      <w:r w:rsidR="00CB1438">
        <w:t>Contractor</w:t>
      </w:r>
      <w:r w:rsidRPr="00725372">
        <w:t xml:space="preserve"> shall assign</w:t>
      </w:r>
      <w:commentRangeEnd w:id="6011"/>
      <w:r w:rsidR="00EC3FE8">
        <w:rPr>
          <w:rStyle w:val="CommentReference"/>
        </w:rPr>
        <w:commentReference w:id="6011"/>
      </w:r>
      <w:commentRangeEnd w:id="6012"/>
      <w:r w:rsidR="00852D3F">
        <w:rPr>
          <w:rStyle w:val="CommentReference"/>
        </w:rPr>
        <w:commentReference w:id="6012"/>
      </w:r>
      <w:r w:rsidRPr="00725372">
        <w:t xml:space="preserve"> a member of its staff to be responsible for the follow-up of the Contract</w:t>
      </w:r>
      <w:r w:rsidR="00C97B4F">
        <w:t xml:space="preserve"> (further referred to as “Project Manager”). </w:t>
      </w:r>
      <w:r w:rsidR="00C97B4F" w:rsidRPr="00FB2EEA">
        <w:t>The Project Manager shall be responsible for planning, organizing, monitoring and controlling, and directing the performance of the Contract, to ensure that the Contract is accomplished on time, within budget, and compliant to the requirements laid down in the Contract.</w:t>
      </w:r>
      <w:r w:rsidRPr="00725372">
        <w:t xml:space="preserve"> </w:t>
      </w:r>
    </w:p>
    <w:p w14:paraId="59E4C87C" w14:textId="0D6E2D4F" w:rsidR="00CF5D52" w:rsidRPr="00725372" w:rsidRDefault="00C97B4F" w:rsidP="003E5C09">
      <w:pPr>
        <w:pStyle w:val="ADClause"/>
      </w:pPr>
      <w:r>
        <w:t>The Contractor shall notify SCK CEN in writing in case a different Project Manager is appointed. R</w:t>
      </w:r>
      <w:r w:rsidRPr="00E26F27">
        <w:t xml:space="preserve">eplacement </w:t>
      </w:r>
      <w:r>
        <w:t xml:space="preserve">of the Project Manager </w:t>
      </w:r>
      <w:r w:rsidRPr="00E26F27">
        <w:t>is subject to prior written approval by SCK CEN.</w:t>
      </w:r>
      <w:r>
        <w:t xml:space="preserve"> </w:t>
      </w:r>
      <w:r w:rsidRPr="00B92159">
        <w:t>In case of replacement, the substitute shall always have a level of education, skills and experience equivalent to or better than the original resource proposed for this role</w:t>
      </w:r>
      <w:r>
        <w:t>.</w:t>
      </w:r>
    </w:p>
    <w:p w14:paraId="03E68317" w14:textId="44EE98AE" w:rsidR="00F712DA" w:rsidRPr="00725372" w:rsidRDefault="00F712DA" w:rsidP="003E5C09">
      <w:pPr>
        <w:pStyle w:val="ADClause"/>
      </w:pPr>
      <w:r w:rsidRPr="00725372">
        <w:t xml:space="preserve">At the conclusion of the Contract, SCK CEN shall designate the Leading Officer for the Contract and inform the </w:t>
      </w:r>
      <w:r w:rsidR="00CB1438">
        <w:t>Contractor</w:t>
      </w:r>
      <w:r w:rsidRPr="00725372">
        <w:t xml:space="preserve">. The </w:t>
      </w:r>
      <w:r w:rsidR="00CB1438">
        <w:t>Contractor</w:t>
      </w:r>
      <w:r w:rsidRPr="00725372">
        <w:t xml:space="preserve"> shall be notified of any change in writing.</w:t>
      </w:r>
    </w:p>
    <w:p w14:paraId="3D3FAAC6" w14:textId="77777777" w:rsidR="00F712DA" w:rsidRPr="00725372" w:rsidRDefault="00F712DA" w:rsidP="003E5C09">
      <w:pPr>
        <w:pStyle w:val="ADClause"/>
      </w:pPr>
      <w:r w:rsidRPr="00725372">
        <w:t xml:space="preserve">With regard to the practical follow-up of the Contract, SCK CEN reserves the right to have itself represented by a third party of its choice, acting on its behalf (further referred to as “Representative(s)”). </w:t>
      </w:r>
    </w:p>
    <w:p w14:paraId="4E874838" w14:textId="4BAC29C2" w:rsidR="00F712DA" w:rsidRPr="00725372" w:rsidRDefault="00F712DA" w:rsidP="003E5C09">
      <w:pPr>
        <w:pStyle w:val="ADClause"/>
      </w:pPr>
      <w:r w:rsidRPr="00725372">
        <w:t xml:space="preserve">In this respect, SCK CEN grants to the Representative(s) the same rights as SCK CEN has accrued under the present Contract and the </w:t>
      </w:r>
      <w:r w:rsidR="00CB1438">
        <w:t>Contractor</w:t>
      </w:r>
      <w:r w:rsidRPr="00725372">
        <w:t xml:space="preserve"> shall give effect thereto. The </w:t>
      </w:r>
      <w:r w:rsidR="00CB1438">
        <w:t>Contractor</w:t>
      </w:r>
      <w:r w:rsidRPr="00725372">
        <w:t xml:space="preserve"> shall grant the Representatives the same access rights (physical access, document access, etc.) as have been contractually instated for SCK CEN. </w:t>
      </w:r>
    </w:p>
    <w:p w14:paraId="36EA6177" w14:textId="77777777" w:rsidR="00F712DA" w:rsidRPr="00725372" w:rsidRDefault="00F712DA" w:rsidP="003E5C09">
      <w:pPr>
        <w:pStyle w:val="ADClause"/>
      </w:pPr>
      <w:r w:rsidRPr="00725372">
        <w:t xml:space="preserve">Notwithstanding the foregoing, SCK CEN will remain the sole principal to the Contract and therefore: </w:t>
      </w:r>
    </w:p>
    <w:p w14:paraId="0F21A4BB" w14:textId="77777777" w:rsidR="00F712DA" w:rsidRPr="00725372" w:rsidRDefault="00F712DA" w:rsidP="001C6DC5">
      <w:pPr>
        <w:pStyle w:val="ADClause"/>
        <w:numPr>
          <w:ilvl w:val="3"/>
          <w:numId w:val="17"/>
        </w:numPr>
      </w:pPr>
      <w:r w:rsidRPr="00725372">
        <w:t xml:space="preserve">any approval/acceptance/equivalent step which has been contractually set, shall only be approved, respectively accepted, if and to the extent that SCK CEN has confirmed its approval, respectively acceptance, of such step in writing. </w:t>
      </w:r>
    </w:p>
    <w:p w14:paraId="3983F3C6" w14:textId="2F3B4061" w:rsidR="00CF5D52" w:rsidRPr="00725372" w:rsidRDefault="00F712DA" w:rsidP="001C6DC5">
      <w:pPr>
        <w:pStyle w:val="ADClause"/>
        <w:numPr>
          <w:ilvl w:val="3"/>
          <w:numId w:val="17"/>
        </w:numPr>
      </w:pPr>
      <w:r w:rsidRPr="00725372">
        <w:t>any decision to deviate from the terms and conditions as have been contractually agreed upon, may only be implemented after having obtained approval thereto from SCK CEN in writing.</w:t>
      </w:r>
    </w:p>
    <w:p w14:paraId="329EEC84" w14:textId="4573C324" w:rsidR="00F712DA" w:rsidRPr="00725372" w:rsidRDefault="00F712DA" w:rsidP="00F712DA">
      <w:pPr>
        <w:pStyle w:val="Heading2numbered"/>
      </w:pPr>
      <w:bookmarkStart w:id="6013" w:name="_Toc198518464"/>
      <w:r w:rsidRPr="00725372">
        <w:t>Communication</w:t>
      </w:r>
      <w:bookmarkEnd w:id="6013"/>
    </w:p>
    <w:p w14:paraId="2CA65307" w14:textId="77777777" w:rsidR="00F712DA" w:rsidRPr="003E5C09" w:rsidRDefault="00F712DA" w:rsidP="003E5C09">
      <w:pPr>
        <w:pStyle w:val="ADClause"/>
        <w:numPr>
          <w:ilvl w:val="0"/>
          <w:numId w:val="0"/>
        </w:numPr>
        <w:rPr>
          <w:rFonts w:cs="Segoe UI"/>
          <w:color w:val="000000" w:themeColor="text1"/>
        </w:rPr>
      </w:pPr>
      <w:r w:rsidRPr="00725372">
        <w:rPr>
          <w:rStyle w:val="AClauseChar"/>
          <w:lang w:val="en-GB"/>
        </w:rPr>
        <w:t>All communication, including - but not limited to - tender documents, offers, technical documentation, any</w:t>
      </w:r>
      <w:r w:rsidRPr="00725372">
        <w:t xml:space="preserve"> correspondence and all meetings, related to the Contract, shall be </w:t>
      </w:r>
      <w:r w:rsidRPr="003E5C09">
        <w:rPr>
          <w:rFonts w:cs="Segoe UI"/>
          <w:color w:val="000000" w:themeColor="text1"/>
        </w:rPr>
        <w:t xml:space="preserve">in </w:t>
      </w:r>
      <w:r w:rsidRPr="003E5C09">
        <w:rPr>
          <w:rStyle w:val="AASemiBoldChar"/>
          <w:rFonts w:ascii="Segoe UI" w:hAnsi="Segoe UI" w:cs="Segoe UI"/>
          <w:color w:val="000000" w:themeColor="text1"/>
        </w:rPr>
        <w:t>English</w:t>
      </w:r>
      <w:r w:rsidRPr="003E5C09">
        <w:rPr>
          <w:rFonts w:cs="Segoe UI"/>
          <w:color w:val="000000" w:themeColor="text1"/>
        </w:rPr>
        <w:t>.</w:t>
      </w:r>
    </w:p>
    <w:p w14:paraId="03CBF45C" w14:textId="77777777" w:rsidR="00F712DA" w:rsidRPr="003E5C09" w:rsidRDefault="00F712DA" w:rsidP="003E5C09">
      <w:pPr>
        <w:pStyle w:val="ADClause"/>
        <w:numPr>
          <w:ilvl w:val="0"/>
          <w:numId w:val="0"/>
        </w:numPr>
        <w:rPr>
          <w:rFonts w:cs="Segoe UI"/>
          <w:color w:val="000000" w:themeColor="text1"/>
        </w:rPr>
      </w:pPr>
      <w:r w:rsidRPr="003E5C09">
        <w:rPr>
          <w:rFonts w:cs="Segoe UI"/>
          <w:color w:val="000000" w:themeColor="text1"/>
        </w:rPr>
        <w:t>Any information that a Party considers significant enough to bring to the attention of the other Party, shall be deemed correctly communicated if exchanged in writing (e-mail suffices) between the two persons in charge of the general organization of the Contract.</w:t>
      </w:r>
    </w:p>
    <w:p w14:paraId="66F7658A" w14:textId="51A801D9" w:rsidR="00F712DA" w:rsidRPr="00725372" w:rsidRDefault="00F712DA" w:rsidP="003E5C09">
      <w:pPr>
        <w:pStyle w:val="ADClause"/>
        <w:numPr>
          <w:ilvl w:val="0"/>
          <w:numId w:val="0"/>
        </w:numPr>
      </w:pPr>
      <w:r w:rsidRPr="003E5C09">
        <w:rPr>
          <w:rFonts w:cs="Segoe UI"/>
          <w:color w:val="000000" w:themeColor="text1"/>
        </w:rPr>
        <w:t xml:space="preserve">Any contract-related request – of technical or any other nature – directed by SCK CEN to the </w:t>
      </w:r>
      <w:r w:rsidR="00CB1438" w:rsidRPr="003E5C09">
        <w:rPr>
          <w:rFonts w:cs="Segoe UI"/>
          <w:color w:val="000000" w:themeColor="text1"/>
        </w:rPr>
        <w:t>Contractor</w:t>
      </w:r>
      <w:r w:rsidRPr="003E5C09">
        <w:rPr>
          <w:rFonts w:cs="Segoe UI"/>
          <w:color w:val="000000" w:themeColor="text1"/>
        </w:rPr>
        <w:t xml:space="preserve"> shall be adequately responded to within </w:t>
      </w:r>
      <w:r w:rsidRPr="003E5C09">
        <w:rPr>
          <w:rStyle w:val="AASemiBoldChar"/>
          <w:rFonts w:ascii="Segoe UI" w:hAnsi="Segoe UI" w:cs="Segoe UI"/>
          <w:color w:val="000000" w:themeColor="text1"/>
        </w:rPr>
        <w:t>five Business Days</w:t>
      </w:r>
      <w:r w:rsidRPr="003E5C09">
        <w:rPr>
          <w:rFonts w:cs="Segoe UI"/>
          <w:color w:val="000000" w:themeColor="text1"/>
        </w:rPr>
        <w:t>. If</w:t>
      </w:r>
      <w:r w:rsidRPr="003E5C09">
        <w:rPr>
          <w:color w:val="000000" w:themeColor="text1"/>
        </w:rPr>
        <w:t xml:space="preserve"> </w:t>
      </w:r>
      <w:r w:rsidRPr="00725372">
        <w:t xml:space="preserve">such request cannot be answered within this lead time, e.g. due to a technical question requiring additional time to be answered, the </w:t>
      </w:r>
      <w:r w:rsidR="00CB1438">
        <w:t>Contractor</w:t>
      </w:r>
      <w:r w:rsidRPr="00725372">
        <w:t xml:space="preserve"> shall at least communicate (within this lead time) when SCK CEN will receive the answer.</w:t>
      </w:r>
    </w:p>
    <w:p w14:paraId="4E92F917" w14:textId="1EF5DC39" w:rsidR="00F712DA" w:rsidRPr="00725372" w:rsidRDefault="00F712DA" w:rsidP="003E5C09">
      <w:pPr>
        <w:pStyle w:val="ADClause"/>
        <w:numPr>
          <w:ilvl w:val="0"/>
          <w:numId w:val="0"/>
        </w:numPr>
        <w:rPr>
          <w:rStyle w:val="normaltextrun"/>
        </w:rPr>
      </w:pPr>
      <w:r w:rsidRPr="00725372">
        <w:rPr>
          <w:rStyle w:val="normaltextrun"/>
        </w:rPr>
        <w:t xml:space="preserve">If the </w:t>
      </w:r>
      <w:r w:rsidR="00CB1438">
        <w:rPr>
          <w:rStyle w:val="normaltextrun"/>
        </w:rPr>
        <w:t>Contractor</w:t>
      </w:r>
      <w:r w:rsidRPr="00725372">
        <w:rPr>
          <w:rStyle w:val="normaltextrun"/>
        </w:rPr>
        <w:t xml:space="preserve"> anticipates any delays or difficulties in meeting the schedule, planned deliveries or any other milestone within its offer, they must promptly notify SCK CEN.</w:t>
      </w:r>
    </w:p>
    <w:p w14:paraId="709F92B2" w14:textId="77777777" w:rsidR="00F712DA" w:rsidRPr="00725372" w:rsidRDefault="00F712DA">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719FEBD1" w14:textId="0301A18F" w:rsidR="00F712DA" w:rsidRPr="00725372" w:rsidRDefault="00F712DA" w:rsidP="00F712DA">
      <w:pPr>
        <w:pStyle w:val="Heading2numbered"/>
      </w:pPr>
      <w:bookmarkStart w:id="6014" w:name="_Toc198518465"/>
      <w:r w:rsidRPr="00725372">
        <w:lastRenderedPageBreak/>
        <w:t>Contract Management</w:t>
      </w:r>
      <w:bookmarkEnd w:id="6014"/>
      <w:r w:rsidRPr="00725372">
        <w:t xml:space="preserve"> </w:t>
      </w:r>
    </w:p>
    <w:p w14:paraId="18E29134" w14:textId="7B078FA3" w:rsidR="00F712DA" w:rsidRPr="00725372" w:rsidRDefault="00776B89" w:rsidP="00F712DA">
      <w:pPr>
        <w:pStyle w:val="Heading3numbered"/>
      </w:pPr>
      <w:bookmarkStart w:id="6015" w:name="_Toc198518466"/>
      <w:r>
        <w:t xml:space="preserve">Progress </w:t>
      </w:r>
      <w:commentRangeStart w:id="6016"/>
      <w:r w:rsidR="00F712DA" w:rsidRPr="00725372">
        <w:t>Dashboard</w:t>
      </w:r>
      <w:commentRangeEnd w:id="6016"/>
      <w:r w:rsidR="003B44E0">
        <w:rPr>
          <w:rStyle w:val="CommentReference"/>
          <w:rFonts w:eastAsia="Calibri"/>
          <w:color w:val="auto"/>
        </w:rPr>
        <w:commentReference w:id="6016"/>
      </w:r>
      <w:bookmarkEnd w:id="6015"/>
    </w:p>
    <w:p w14:paraId="729E1BDB" w14:textId="55442026" w:rsidR="00F712DA" w:rsidRPr="00725372" w:rsidRDefault="00093121" w:rsidP="003E5C09">
      <w:pPr>
        <w:pStyle w:val="ADClause"/>
      </w:pPr>
      <w:r>
        <w:t>The Contractor shall implement a</w:t>
      </w:r>
      <w:r w:rsidR="00F712DA" w:rsidRPr="00725372">
        <w:t xml:space="preserve"> digital dashboard giving SCK CEN at a glance up-to-date information on the current status and progress of the Contract. The information </w:t>
      </w:r>
      <w:r w:rsidR="00681E4E">
        <w:t>shall</w:t>
      </w:r>
      <w:r w:rsidR="00F712DA" w:rsidRPr="00725372">
        <w:t xml:space="preserve"> be continuously (at least monthly) updated with the latest information. </w:t>
      </w:r>
      <w:r w:rsidR="00F5682F" w:rsidRPr="00725372">
        <w:t xml:space="preserve">The </w:t>
      </w:r>
      <w:r w:rsidR="00F5682F">
        <w:t>Contractor</w:t>
      </w:r>
      <w:r w:rsidR="00F5682F" w:rsidRPr="00725372">
        <w:t xml:space="preserve"> shall produce and submit monthly progress reports to SCK CEN at least three Business Days prior to the monthly progress meeting</w:t>
      </w:r>
      <w:r w:rsidR="00F5682F">
        <w:t xml:space="preserve"> (</w:t>
      </w:r>
      <w:r w:rsidR="00F5682F">
        <w:fldChar w:fldCharType="begin"/>
      </w:r>
      <w:r w:rsidR="00F5682F">
        <w:instrText xml:space="preserve"> REF _Ref192687556 \r \h </w:instrText>
      </w:r>
      <w:r w:rsidR="00F5682F">
        <w:fldChar w:fldCharType="separate"/>
      </w:r>
      <w:r w:rsidR="00711812">
        <w:t>7.3.2.1</w:t>
      </w:r>
      <w:r w:rsidR="00F5682F">
        <w:fldChar w:fldCharType="end"/>
      </w:r>
      <w:r w:rsidR="00F5682F">
        <w:t>)</w:t>
      </w:r>
      <w:r w:rsidR="00F5682F" w:rsidRPr="00725372">
        <w:t xml:space="preserve">. If comments or revisions arise during the progress meeting, the </w:t>
      </w:r>
      <w:r w:rsidR="00F5682F">
        <w:t>Contractor</w:t>
      </w:r>
      <w:r w:rsidR="00F5682F" w:rsidRPr="00725372">
        <w:t xml:space="preserve"> shall issue an updated version five business days after the meeting.</w:t>
      </w:r>
      <w:r w:rsidR="00F5682F">
        <w:t xml:space="preserve"> </w:t>
      </w:r>
      <w:r w:rsidR="00F712DA" w:rsidRPr="00725372">
        <w:t xml:space="preserve">To this end, SCK CEN shall provide access for the </w:t>
      </w:r>
      <w:r w:rsidR="00CB1438">
        <w:t>Contractor</w:t>
      </w:r>
      <w:r w:rsidR="00F712DA" w:rsidRPr="00725372">
        <w:t xml:space="preserve"> to SCK CEN’s designated document management system.</w:t>
      </w:r>
    </w:p>
    <w:p w14:paraId="606297D0" w14:textId="0BE18EAB" w:rsidR="00F64917" w:rsidRPr="00725372" w:rsidRDefault="00F712DA" w:rsidP="003B44E0">
      <w:pPr>
        <w:pStyle w:val="ADClause"/>
      </w:pPr>
      <w:r w:rsidRPr="00725372">
        <w:t xml:space="preserve">After consultation with the </w:t>
      </w:r>
      <w:r w:rsidR="00CB1438">
        <w:t>Contractor</w:t>
      </w:r>
      <w:r w:rsidRPr="00725372">
        <w:t xml:space="preserve">, the key indicators to be included, the format, and the update frequency of the dashboard shall be communicated by SCK CEN to the </w:t>
      </w:r>
      <w:r w:rsidR="00CB1438">
        <w:t>Contractor</w:t>
      </w:r>
      <w:r w:rsidRPr="00725372">
        <w:t>. Said indicators shall</w:t>
      </w:r>
      <w:r w:rsidR="00C97B4F">
        <w:t>, as a minimum,</w:t>
      </w:r>
      <w:r w:rsidRPr="00725372">
        <w:t xml:space="preserve"> include the following:</w:t>
      </w:r>
      <w:r w:rsidR="003B44E0" w:rsidRPr="00725372">
        <w:t xml:space="preserve"> </w:t>
      </w:r>
    </w:p>
    <w:p w14:paraId="0033D214" w14:textId="6661B83B" w:rsidR="00436CDF" w:rsidRDefault="00436CDF" w:rsidP="003B44E0">
      <w:pPr>
        <w:pStyle w:val="ListParagraph"/>
        <w:numPr>
          <w:ilvl w:val="3"/>
          <w:numId w:val="6"/>
        </w:numPr>
      </w:pPr>
      <w:r>
        <w:t xml:space="preserve">A </w:t>
      </w:r>
      <w:r w:rsidR="002E54C8">
        <w:t>concise</w:t>
      </w:r>
      <w:r>
        <w:t xml:space="preserve"> summary of the Contract </w:t>
      </w:r>
      <w:r w:rsidR="00650FD2">
        <w:t>progress</w:t>
      </w:r>
    </w:p>
    <w:p w14:paraId="38FCA890" w14:textId="271402C0" w:rsidR="00134A2C" w:rsidRDefault="00134A2C" w:rsidP="00134A2C">
      <w:pPr>
        <w:pStyle w:val="ListParagraph"/>
        <w:numPr>
          <w:ilvl w:val="3"/>
          <w:numId w:val="6"/>
        </w:numPr>
      </w:pPr>
      <w:r>
        <w:t>Updated open-action-</w:t>
      </w:r>
      <w:r w:rsidR="00E03C48">
        <w:t>register</w:t>
      </w:r>
      <w:r w:rsidRPr="00134A2C">
        <w:t>.</w:t>
      </w:r>
    </w:p>
    <w:p w14:paraId="3C93C993" w14:textId="36B5A394" w:rsidR="003B44E0" w:rsidRPr="003B44E0" w:rsidRDefault="003B44E0" w:rsidP="00C92FD7">
      <w:pPr>
        <w:pStyle w:val="ListParagraph"/>
        <w:numPr>
          <w:ilvl w:val="3"/>
          <w:numId w:val="6"/>
        </w:numPr>
      </w:pPr>
      <w:r w:rsidRPr="003B44E0">
        <w:t>Work completed for the last period</w:t>
      </w:r>
      <w:r w:rsidR="00C92FD7">
        <w:t xml:space="preserve"> including </w:t>
      </w:r>
      <w:r w:rsidR="00C92FD7" w:rsidRPr="00C92FD7">
        <w:t>encountered</w:t>
      </w:r>
      <w:r w:rsidR="00C92FD7">
        <w:t xml:space="preserve"> d</w:t>
      </w:r>
      <w:r w:rsidR="00C92FD7" w:rsidRPr="00C92FD7">
        <w:t xml:space="preserve">ifficulties </w:t>
      </w:r>
      <w:r w:rsidR="00C92FD7">
        <w:t>and</w:t>
      </w:r>
      <w:r w:rsidR="00C92FD7" w:rsidRPr="00C92FD7">
        <w:t xml:space="preserve"> improvement proposal.</w:t>
      </w:r>
    </w:p>
    <w:p w14:paraId="14175954" w14:textId="72EC4DFC" w:rsidR="00F64917" w:rsidRDefault="003B44E0">
      <w:pPr>
        <w:pStyle w:val="ADClause"/>
        <w:numPr>
          <w:ilvl w:val="3"/>
          <w:numId w:val="6"/>
        </w:numPr>
      </w:pPr>
      <w:r w:rsidRPr="00725372">
        <w:t>Work scheduled for the next period</w:t>
      </w:r>
    </w:p>
    <w:p w14:paraId="7562596E" w14:textId="211DECEF" w:rsidR="00F712DA" w:rsidRPr="00725372" w:rsidRDefault="00C97B4F">
      <w:pPr>
        <w:pStyle w:val="ADClause"/>
        <w:numPr>
          <w:ilvl w:val="3"/>
          <w:numId w:val="6"/>
        </w:numPr>
      </w:pPr>
      <w:r>
        <w:t>Monitoring of the schedule</w:t>
      </w:r>
      <w:r w:rsidR="00F712DA" w:rsidRPr="00725372">
        <w:t xml:space="preserve"> </w:t>
      </w:r>
      <w:r>
        <w:t>(delays, impact on milestones, etc.)</w:t>
      </w:r>
      <w:r w:rsidR="00E02080">
        <w:t>, containing:</w:t>
      </w:r>
      <w:r w:rsidR="00F712DA" w:rsidRPr="00725372">
        <w:t xml:space="preserve"> </w:t>
      </w:r>
    </w:p>
    <w:p w14:paraId="3F7C1A3D" w14:textId="36B57DCD" w:rsidR="00E02080" w:rsidRPr="00E02080" w:rsidRDefault="00E02080" w:rsidP="001C6DC5">
      <w:pPr>
        <w:pStyle w:val="ListParagraph"/>
        <w:numPr>
          <w:ilvl w:val="0"/>
          <w:numId w:val="32"/>
        </w:numPr>
        <w:ind w:left="1083" w:hanging="289"/>
      </w:pPr>
      <w:r w:rsidRPr="00725372">
        <w:t>An updated schedule of the project.</w:t>
      </w:r>
    </w:p>
    <w:p w14:paraId="0DDC2A10" w14:textId="10E8FB2F" w:rsidR="00F712DA" w:rsidRPr="00725372" w:rsidRDefault="00F712DA">
      <w:pPr>
        <w:pStyle w:val="ADClause"/>
        <w:numPr>
          <w:ilvl w:val="5"/>
          <w:numId w:val="6"/>
        </w:numPr>
        <w:ind w:left="1083" w:hanging="289"/>
      </w:pPr>
      <w:r w:rsidRPr="00725372">
        <w:t>A physical progress curve based on significant milestones to show the global physical progression on the project.</w:t>
      </w:r>
    </w:p>
    <w:p w14:paraId="5EDB29EE" w14:textId="7021D7E9" w:rsidR="00F712DA" w:rsidRPr="00725372" w:rsidRDefault="001028E0" w:rsidP="001028E0">
      <w:pPr>
        <w:pStyle w:val="ADClause"/>
        <w:numPr>
          <w:ilvl w:val="3"/>
          <w:numId w:val="6"/>
        </w:numPr>
      </w:pPr>
      <w:r>
        <w:t>Updated</w:t>
      </w:r>
      <w:r w:rsidR="008D5BC5">
        <w:t xml:space="preserve"> issue register</w:t>
      </w:r>
      <w:r w:rsidR="00C97B4F" w:rsidRPr="00725372">
        <w:t>, and any other points-of-attention identified during the performance of the Contract</w:t>
      </w:r>
      <w:r w:rsidR="00C97B4F" w:rsidRPr="00725372" w:rsidDel="00C97B4F">
        <w:t xml:space="preserve"> </w:t>
      </w:r>
    </w:p>
    <w:p w14:paraId="18E46BB3" w14:textId="3E50D856" w:rsidR="00F712DA" w:rsidRPr="00725372" w:rsidRDefault="00834F14">
      <w:pPr>
        <w:pStyle w:val="ADClause"/>
        <w:numPr>
          <w:ilvl w:val="3"/>
          <w:numId w:val="6"/>
        </w:numPr>
      </w:pPr>
      <w:r>
        <w:t>Updated</w:t>
      </w:r>
      <w:r w:rsidR="008D5BC5">
        <w:t xml:space="preserve"> </w:t>
      </w:r>
      <w:r w:rsidR="0025525C">
        <w:t>C</w:t>
      </w:r>
      <w:r w:rsidR="008D5BC5">
        <w:t>hange</w:t>
      </w:r>
      <w:r w:rsidR="00C97B4F">
        <w:t xml:space="preserve"> register</w:t>
      </w:r>
    </w:p>
    <w:p w14:paraId="0E047C82" w14:textId="4ABA7737" w:rsidR="00F712DA" w:rsidRPr="00725372" w:rsidRDefault="007624D9">
      <w:pPr>
        <w:pStyle w:val="ADClause"/>
        <w:numPr>
          <w:ilvl w:val="3"/>
          <w:numId w:val="6"/>
        </w:numPr>
      </w:pPr>
      <w:r>
        <w:t>Updated</w:t>
      </w:r>
      <w:r w:rsidR="00C97B4F">
        <w:t xml:space="preserve"> </w:t>
      </w:r>
      <w:r w:rsidR="0025525C">
        <w:t>N</w:t>
      </w:r>
      <w:r w:rsidR="00C97B4F" w:rsidRPr="00725372">
        <w:t>on</w:t>
      </w:r>
      <w:r w:rsidR="00F712DA" w:rsidRPr="00725372">
        <w:t>-</w:t>
      </w:r>
      <w:r w:rsidR="0025525C">
        <w:t>C</w:t>
      </w:r>
      <w:r w:rsidR="00C97B4F" w:rsidRPr="00725372">
        <w:t>onform</w:t>
      </w:r>
      <w:r w:rsidR="00FE5881">
        <w:t>ity</w:t>
      </w:r>
      <w:r w:rsidR="00C97B4F" w:rsidRPr="00725372">
        <w:t xml:space="preserve"> </w:t>
      </w:r>
      <w:r w:rsidR="00C97B4F">
        <w:t>r</w:t>
      </w:r>
      <w:r w:rsidR="00C97B4F" w:rsidRPr="00725372">
        <w:t>egister</w:t>
      </w:r>
    </w:p>
    <w:p w14:paraId="14E87898" w14:textId="7BE2B8A2" w:rsidR="00F712DA" w:rsidRDefault="007624D9">
      <w:pPr>
        <w:pStyle w:val="ADClause"/>
        <w:numPr>
          <w:ilvl w:val="3"/>
          <w:numId w:val="6"/>
        </w:numPr>
      </w:pPr>
      <w:r>
        <w:t>Updated</w:t>
      </w:r>
      <w:r w:rsidR="00C97B4F">
        <w:t xml:space="preserve"> </w:t>
      </w:r>
      <w:r w:rsidR="00E02080">
        <w:t>R</w:t>
      </w:r>
      <w:r w:rsidR="00C97B4F" w:rsidRPr="00725372">
        <w:t xml:space="preserve">isk </w:t>
      </w:r>
      <w:r w:rsidR="00C97B4F">
        <w:t>r</w:t>
      </w:r>
      <w:r w:rsidR="00C97B4F" w:rsidRPr="00725372">
        <w:t>egister</w:t>
      </w:r>
    </w:p>
    <w:p w14:paraId="0A6E354D" w14:textId="77777777" w:rsidR="006C3023" w:rsidRDefault="006C3023" w:rsidP="006C3023"/>
    <w:p w14:paraId="16067685" w14:textId="4E18863D" w:rsidR="00C97B4F" w:rsidRDefault="00C97B4F" w:rsidP="003E5C09">
      <w:pPr>
        <w:pStyle w:val="ADClause"/>
      </w:pPr>
      <w:r>
        <w:t xml:space="preserve">In the offer, the Applicant </w:t>
      </w:r>
      <w:r w:rsidR="004E306E">
        <w:t>shall</w:t>
      </w:r>
      <w:r>
        <w:t xml:space="preserve"> include a concise description of the dashboard </w:t>
      </w:r>
      <w:r w:rsidR="004E306E">
        <w:t>as well as the underlying management processes</w:t>
      </w:r>
      <w:r>
        <w:t>. This description must include sufficient detail to demonstrate compliance with the aforementioned requirements.</w:t>
      </w:r>
    </w:p>
    <w:p w14:paraId="01F9DF3C" w14:textId="02ED1CBC" w:rsidR="008D5BC5" w:rsidRDefault="008D5BC5" w:rsidP="00F712DA">
      <w:pPr>
        <w:pStyle w:val="Heading3numbered"/>
      </w:pPr>
      <w:bookmarkStart w:id="6017" w:name="_Toc198518467"/>
      <w:r>
        <w:t>Meetings</w:t>
      </w:r>
      <w:bookmarkEnd w:id="6017"/>
    </w:p>
    <w:p w14:paraId="5351D724" w14:textId="7A307012" w:rsidR="008D5BC5" w:rsidRPr="00725372" w:rsidRDefault="008D5BC5" w:rsidP="003E5C09">
      <w:r>
        <w:t>M</w:t>
      </w:r>
      <w:r w:rsidRPr="00725372">
        <w:t xml:space="preserve">eetings will take place at either of below locations: </w:t>
      </w:r>
    </w:p>
    <w:p w14:paraId="05B769CE" w14:textId="77777777" w:rsidR="008D5BC5" w:rsidRPr="00725372" w:rsidRDefault="008D5BC5" w:rsidP="001C6DC5">
      <w:pPr>
        <w:pStyle w:val="ListParagraph"/>
        <w:numPr>
          <w:ilvl w:val="0"/>
          <w:numId w:val="29"/>
        </w:numPr>
      </w:pPr>
      <w:r w:rsidRPr="00725372">
        <w:t xml:space="preserve">The </w:t>
      </w:r>
      <w:r>
        <w:t>Contractor</w:t>
      </w:r>
      <w:r w:rsidRPr="00725372">
        <w:t>’s premises;</w:t>
      </w:r>
    </w:p>
    <w:p w14:paraId="6862C2A0" w14:textId="77777777" w:rsidR="008D5BC5" w:rsidRPr="00725372" w:rsidRDefault="008D5BC5" w:rsidP="001C6DC5">
      <w:pPr>
        <w:pStyle w:val="ListParagraph"/>
        <w:numPr>
          <w:ilvl w:val="0"/>
          <w:numId w:val="29"/>
        </w:numPr>
      </w:pPr>
      <w:r w:rsidRPr="00725372">
        <w:t>SCK CEN: Boeretang 200, 2400 Mol, Belgium or Avenue Hermann-Debroux 40, 1160 Brussels, Belgium;</w:t>
      </w:r>
    </w:p>
    <w:p w14:paraId="2FD15635" w14:textId="77777777" w:rsidR="008D5BC5" w:rsidRPr="00725372" w:rsidRDefault="008D5BC5" w:rsidP="001C6DC5">
      <w:pPr>
        <w:pStyle w:val="ListParagraph"/>
        <w:numPr>
          <w:ilvl w:val="0"/>
          <w:numId w:val="29"/>
        </w:numPr>
      </w:pPr>
      <w:r w:rsidRPr="00725372">
        <w:t xml:space="preserve">Any other location mutually agreed upon by the </w:t>
      </w:r>
      <w:r>
        <w:t>Contractor</w:t>
      </w:r>
      <w:r w:rsidRPr="00725372">
        <w:t xml:space="preserve"> and SCK CEN, such as the premises of the deliverables component suppliers;</w:t>
      </w:r>
    </w:p>
    <w:p w14:paraId="369AF43D" w14:textId="60FF581D" w:rsidR="008D5BC5" w:rsidRDefault="008D5BC5" w:rsidP="001C6DC5">
      <w:pPr>
        <w:pStyle w:val="ListParagraph"/>
        <w:numPr>
          <w:ilvl w:val="0"/>
          <w:numId w:val="29"/>
        </w:numPr>
      </w:pPr>
      <w:r w:rsidRPr="00725372">
        <w:t>In audio or video conferencing.</w:t>
      </w:r>
    </w:p>
    <w:p w14:paraId="12B28F75" w14:textId="2CD84FB0" w:rsidR="008D5BC5" w:rsidRDefault="008D5BC5" w:rsidP="003E5C09">
      <w:pPr>
        <w:pStyle w:val="ADClause"/>
        <w:numPr>
          <w:ilvl w:val="0"/>
          <w:numId w:val="0"/>
        </w:numPr>
      </w:pPr>
      <w:r>
        <w:t>T</w:t>
      </w:r>
      <w:r w:rsidRPr="00725372">
        <w:t xml:space="preserve">he </w:t>
      </w:r>
      <w:r>
        <w:t>Contractor</w:t>
      </w:r>
      <w:r w:rsidRPr="00725372">
        <w:t xml:space="preserve"> shall ensure that all relevant information for the</w:t>
      </w:r>
      <w:r>
        <w:t>se</w:t>
      </w:r>
      <w:r w:rsidRPr="00725372">
        <w:t xml:space="preserve"> meeting is made available to SCK CEN at least three Business Days in advance including</w:t>
      </w:r>
      <w:r w:rsidR="00B46604">
        <w:t>,</w:t>
      </w:r>
      <w:r w:rsidRPr="00725372">
        <w:t xml:space="preserve"> but not limited to</w:t>
      </w:r>
      <w:r w:rsidR="00B46604">
        <w:t>,</w:t>
      </w:r>
      <w:r>
        <w:t xml:space="preserve"> meeting agenda, reports and </w:t>
      </w:r>
      <w:r>
        <w:lastRenderedPageBreak/>
        <w:t>presentations.</w:t>
      </w:r>
      <w:r w:rsidRPr="00725372" w:rsidDel="008D5BC5">
        <w:t xml:space="preserve"> </w:t>
      </w:r>
      <w:r>
        <w:t>The Contractor shall draft the minutes of these meetings and submit them to SCK CEN for review and approval within 5 Business Days following the meeting.</w:t>
      </w:r>
    </w:p>
    <w:p w14:paraId="69AB5741" w14:textId="67363C64" w:rsidR="008D5BC5" w:rsidRDefault="008D5BC5" w:rsidP="003E5C09">
      <w:r w:rsidRPr="00725372">
        <w:t>Travel expenses are paid by the party who travels.</w:t>
      </w:r>
    </w:p>
    <w:p w14:paraId="4E584AB9" w14:textId="5EF14259" w:rsidR="00F712DA" w:rsidRPr="00725372" w:rsidRDefault="00C97B4F" w:rsidP="003E5C09">
      <w:pPr>
        <w:pStyle w:val="Heading40"/>
      </w:pPr>
      <w:bookmarkStart w:id="6018" w:name="_Ref192687556"/>
      <w:bookmarkStart w:id="6019" w:name="_Toc198518468"/>
      <w:r>
        <w:t>Progress</w:t>
      </w:r>
      <w:r w:rsidR="00F712DA" w:rsidRPr="00725372">
        <w:t xml:space="preserve"> Meetings</w:t>
      </w:r>
      <w:bookmarkEnd w:id="6018"/>
      <w:bookmarkEnd w:id="6019"/>
    </w:p>
    <w:p w14:paraId="42E3F173" w14:textId="24DB26CE" w:rsidR="00F712DA" w:rsidRPr="00725372" w:rsidRDefault="00BB5898" w:rsidP="003E5C09">
      <w:pPr>
        <w:pStyle w:val="ADClause"/>
        <w:rPr>
          <w:rFonts w:eastAsia="Times New Roman" w:cs="Segoe UI"/>
          <w:color w:val="562873" w:themeColor="accent1"/>
          <w:szCs w:val="20"/>
          <w:shd w:val="clear" w:color="auto" w:fill="FFFFFF"/>
        </w:rPr>
      </w:pPr>
      <w:r>
        <w:t xml:space="preserve">The Contractor shall organize </w:t>
      </w:r>
      <w:r w:rsidR="00C97B4F" w:rsidRPr="00725372">
        <w:t xml:space="preserve">Progress meetings between the </w:t>
      </w:r>
      <w:r w:rsidR="00C97B4F">
        <w:t>Contractor</w:t>
      </w:r>
      <w:r w:rsidR="00C97B4F" w:rsidRPr="00725372">
        <w:t xml:space="preserve"> and SCK CEN at least on a monthly basis.</w:t>
      </w:r>
    </w:p>
    <w:p w14:paraId="7EA50308" w14:textId="26DE8D6A" w:rsidR="00F712DA" w:rsidRPr="00725372" w:rsidRDefault="00F712DA" w:rsidP="00F712DA">
      <w:pPr>
        <w:pStyle w:val="Heading40"/>
        <w:rPr>
          <w:lang w:val="en-GB"/>
        </w:rPr>
      </w:pPr>
      <w:bookmarkStart w:id="6020" w:name="_Toc198518469"/>
      <w:r w:rsidRPr="00725372">
        <w:rPr>
          <w:lang w:val="en-GB"/>
        </w:rPr>
        <w:t>Milestone Meetings</w:t>
      </w:r>
      <w:bookmarkEnd w:id="6020"/>
    </w:p>
    <w:p w14:paraId="64717044" w14:textId="6E26E754" w:rsidR="00F712DA" w:rsidRPr="00725372" w:rsidRDefault="00F712DA" w:rsidP="003E5C09">
      <w:pPr>
        <w:pStyle w:val="ADClause"/>
      </w:pPr>
      <w:r w:rsidRPr="00725372">
        <w:t xml:space="preserve">Milestone Meetings shall be held </w:t>
      </w:r>
      <w:r w:rsidR="008D5BC5">
        <w:t xml:space="preserve">at least for the following milestones, organized at the initiative of </w:t>
      </w:r>
      <w:r w:rsidR="000E623E">
        <w:t>the Contractor</w:t>
      </w:r>
      <w:r w:rsidRPr="00725372">
        <w:t xml:space="preserve">: </w:t>
      </w:r>
    </w:p>
    <w:p w14:paraId="6EECC242" w14:textId="17FD56DC" w:rsidR="00F712DA" w:rsidRPr="00725372" w:rsidRDefault="00F712DA" w:rsidP="001C6DC5">
      <w:pPr>
        <w:pStyle w:val="ADClause"/>
        <w:numPr>
          <w:ilvl w:val="3"/>
          <w:numId w:val="18"/>
        </w:numPr>
      </w:pPr>
      <w:r w:rsidRPr="00725372">
        <w:t>Kick-</w:t>
      </w:r>
      <w:r w:rsidR="00B46604">
        <w:t>O</w:t>
      </w:r>
      <w:r w:rsidR="00B46604" w:rsidRPr="00725372">
        <w:t xml:space="preserve">ff </w:t>
      </w:r>
      <w:r w:rsidRPr="00725372">
        <w:t>meeting</w:t>
      </w:r>
      <w:r w:rsidR="008D5BC5">
        <w:t xml:space="preserve"> (M11)</w:t>
      </w:r>
    </w:p>
    <w:p w14:paraId="0BE54ADA" w14:textId="0C03EC8D" w:rsidR="00F712DA" w:rsidRPr="00725372" w:rsidRDefault="00F712DA" w:rsidP="001C6DC5">
      <w:pPr>
        <w:pStyle w:val="ADClause"/>
        <w:numPr>
          <w:ilvl w:val="6"/>
          <w:numId w:val="18"/>
        </w:numPr>
        <w:spacing w:before="40" w:after="20" w:line="240" w:lineRule="auto"/>
      </w:pPr>
      <w:r w:rsidRPr="00725372">
        <w:t xml:space="preserve">This meeting is a “face-to-face” meeting to be held </w:t>
      </w:r>
      <w:r w:rsidR="00E04563">
        <w:t>SCK CEN.</w:t>
      </w:r>
      <w:r w:rsidRPr="00725372">
        <w:rPr>
          <w:rStyle w:val="ReqOKChar"/>
        </w:rPr>
        <w:t xml:space="preserve"> </w:t>
      </w:r>
    </w:p>
    <w:p w14:paraId="0AD19D13" w14:textId="2AEA823F" w:rsidR="00F712DA" w:rsidRPr="00725372" w:rsidRDefault="008D5BC5" w:rsidP="001C6DC5">
      <w:pPr>
        <w:pStyle w:val="ADClause"/>
        <w:numPr>
          <w:ilvl w:val="3"/>
          <w:numId w:val="18"/>
        </w:numPr>
      </w:pPr>
      <w:r>
        <w:t>Conceptual Design</w:t>
      </w:r>
      <w:r w:rsidR="00F712DA" w:rsidRPr="00725372">
        <w:t xml:space="preserve"> </w:t>
      </w:r>
      <w:r>
        <w:t>R</w:t>
      </w:r>
      <w:r w:rsidRPr="00725372">
        <w:t xml:space="preserve">eview </w:t>
      </w:r>
      <w:r w:rsidR="00F712DA" w:rsidRPr="00725372">
        <w:t>meeting</w:t>
      </w:r>
    </w:p>
    <w:p w14:paraId="26839814" w14:textId="6369FE2D" w:rsidR="00F712DA" w:rsidRPr="00725372" w:rsidRDefault="008D5BC5" w:rsidP="001C6DC5">
      <w:pPr>
        <w:pStyle w:val="ADClause"/>
        <w:numPr>
          <w:ilvl w:val="3"/>
          <w:numId w:val="18"/>
        </w:numPr>
        <w:rPr>
          <w:rStyle w:val="AASemiBoldChar"/>
          <w:color w:val="auto"/>
        </w:rPr>
      </w:pPr>
      <w:r>
        <w:t>Detailed</w:t>
      </w:r>
      <w:r w:rsidRPr="00725372">
        <w:t xml:space="preserve"> </w:t>
      </w:r>
      <w:r w:rsidR="00F712DA" w:rsidRPr="00725372">
        <w:t xml:space="preserve">Design </w:t>
      </w:r>
      <w:r>
        <w:t>R</w:t>
      </w:r>
      <w:r w:rsidRPr="00725372">
        <w:t xml:space="preserve">eview </w:t>
      </w:r>
      <w:r w:rsidR="00F712DA" w:rsidRPr="00725372">
        <w:t>meeting</w:t>
      </w:r>
    </w:p>
    <w:p w14:paraId="216DF742" w14:textId="2A78E8B1" w:rsidR="00F712DA" w:rsidRPr="00725372" w:rsidRDefault="00F712DA" w:rsidP="001C6DC5">
      <w:pPr>
        <w:pStyle w:val="ADClause"/>
        <w:numPr>
          <w:ilvl w:val="3"/>
          <w:numId w:val="18"/>
        </w:numPr>
      </w:pPr>
      <w:r w:rsidRPr="00725372">
        <w:rPr>
          <w:u w:color="7030A0"/>
        </w:rPr>
        <w:t xml:space="preserve">Installation review </w:t>
      </w:r>
      <w:r w:rsidR="00CD524B">
        <w:rPr>
          <w:u w:color="7030A0"/>
        </w:rPr>
        <w:t>meeting in preparation for commissioning</w:t>
      </w:r>
    </w:p>
    <w:p w14:paraId="7E2FE46F" w14:textId="4B028D5A" w:rsidR="00F712DA" w:rsidRPr="00725372" w:rsidRDefault="00F712DA" w:rsidP="001C6DC5">
      <w:pPr>
        <w:pStyle w:val="ADClause"/>
        <w:numPr>
          <w:ilvl w:val="3"/>
          <w:numId w:val="18"/>
        </w:numPr>
      </w:pPr>
      <w:r w:rsidRPr="00725372">
        <w:rPr>
          <w:u w:color="7030A0"/>
        </w:rPr>
        <w:t xml:space="preserve">Provisional Acceptance Meeting/Contract Performance Closure </w:t>
      </w:r>
      <w:r w:rsidRPr="00725372">
        <w:t>meeting</w:t>
      </w:r>
    </w:p>
    <w:p w14:paraId="334FBBC1" w14:textId="1140ABC4" w:rsidR="00EF3C1D" w:rsidRPr="00725372" w:rsidRDefault="007B7D33">
      <w:pPr>
        <w:pStyle w:val="ADClause"/>
        <w:numPr>
          <w:ilvl w:val="6"/>
          <w:numId w:val="6"/>
        </w:numPr>
        <w:spacing w:before="40" w:after="20" w:line="240" w:lineRule="auto"/>
      </w:pPr>
      <w:r w:rsidRPr="00725372">
        <w:t xml:space="preserve">This meeting is a “face-to-face” meeting to be held </w:t>
      </w:r>
      <w:r w:rsidR="00F712DA" w:rsidRPr="00725372">
        <w:t xml:space="preserve">at </w:t>
      </w:r>
      <w:r w:rsidR="00BD2B03">
        <w:t>SCK CEN</w:t>
      </w:r>
      <w:r w:rsidR="00F712DA" w:rsidRPr="00725372">
        <w:t>.</w:t>
      </w:r>
    </w:p>
    <w:p w14:paraId="3EA437CD" w14:textId="7598C31E" w:rsidR="00F712DA" w:rsidRPr="00725372" w:rsidRDefault="00F712DA" w:rsidP="00F712DA">
      <w:pPr>
        <w:pStyle w:val="Heading40"/>
        <w:rPr>
          <w:lang w:val="en-GB"/>
        </w:rPr>
      </w:pPr>
      <w:bookmarkStart w:id="6021" w:name="_Toc198518470"/>
      <w:commentRangeStart w:id="6022"/>
      <w:commentRangeStart w:id="6023"/>
      <w:r w:rsidRPr="00725372">
        <w:rPr>
          <w:lang w:val="en-GB"/>
        </w:rPr>
        <w:t>Technical Review Meetings</w:t>
      </w:r>
      <w:commentRangeEnd w:id="6022"/>
      <w:r w:rsidR="00EE0CB7">
        <w:rPr>
          <w:rStyle w:val="CommentReference"/>
          <w:rFonts w:eastAsia="Calibri" w:cs="Times New Roman"/>
          <w:color w:val="auto"/>
          <w:shd w:val="clear" w:color="auto" w:fill="auto"/>
          <w:lang w:val="en-GB"/>
        </w:rPr>
        <w:commentReference w:id="6022"/>
      </w:r>
      <w:commentRangeEnd w:id="6023"/>
      <w:r w:rsidR="006814D5">
        <w:rPr>
          <w:rStyle w:val="CommentReference"/>
          <w:rFonts w:eastAsia="Calibri" w:cs="Times New Roman"/>
          <w:color w:val="auto"/>
          <w:shd w:val="clear" w:color="auto" w:fill="auto"/>
          <w:lang w:val="en-GB"/>
        </w:rPr>
        <w:commentReference w:id="6023"/>
      </w:r>
      <w:bookmarkEnd w:id="6021"/>
    </w:p>
    <w:p w14:paraId="1ED8BE8D" w14:textId="6250CD70" w:rsidR="00F712DA" w:rsidRPr="00725372" w:rsidRDefault="00F712DA" w:rsidP="003E5C09">
      <w:pPr>
        <w:pStyle w:val="ADClause"/>
      </w:pPr>
      <w:r w:rsidRPr="00725372">
        <w:t xml:space="preserve">Additionally, TRMs with the necessary stakeholders shall be held to define the technical baseline and identify any evolutions between </w:t>
      </w:r>
      <w:commentRangeStart w:id="6024"/>
      <w:r w:rsidRPr="00725372">
        <w:t>reviews</w:t>
      </w:r>
      <w:commentRangeEnd w:id="6024"/>
      <w:r w:rsidR="001D5752">
        <w:rPr>
          <w:rStyle w:val="CommentReference"/>
        </w:rPr>
        <w:commentReference w:id="6024"/>
      </w:r>
      <w:r w:rsidRPr="00725372">
        <w:t xml:space="preserve">. </w:t>
      </w:r>
    </w:p>
    <w:p w14:paraId="7904781A" w14:textId="4FC75ACE" w:rsidR="00E02080" w:rsidRDefault="00E02080" w:rsidP="00E02080">
      <w:pPr>
        <w:pStyle w:val="Heading2numbered"/>
      </w:pPr>
      <w:bookmarkStart w:id="6025" w:name="_Toc198518471"/>
      <w:r>
        <w:t>Risk Assessment and Risk Management Plan</w:t>
      </w:r>
      <w:bookmarkEnd w:id="6025"/>
    </w:p>
    <w:p w14:paraId="7DEE4371" w14:textId="77777777" w:rsidR="00E02080" w:rsidRPr="00E02080" w:rsidRDefault="00E02080" w:rsidP="003E5C09">
      <w:pPr>
        <w:rPr>
          <w:rFonts w:cs="Segoe UI"/>
        </w:rPr>
      </w:pPr>
      <w:r w:rsidRPr="00E02080">
        <w:rPr>
          <w:rFonts w:cs="Segoe UI"/>
        </w:rPr>
        <w:t xml:space="preserve">The Applicant shall submit a preliminary Risk Assessment as part of their offer. It shall contain all risks with a severity that are bound to </w:t>
      </w:r>
      <w:r w:rsidRPr="00E02080">
        <w:rPr>
          <w:rStyle w:val="03SemiBoldChar"/>
          <w:rFonts w:ascii="Segoe UI" w:hAnsi="Segoe UI" w:cs="Segoe UI"/>
          <w:color w:val="auto"/>
        </w:rPr>
        <w:t>compromise the successful completion of the Contract either in terms of schedule, budget or technical requirements</w:t>
      </w:r>
      <w:r w:rsidRPr="00E02080">
        <w:rPr>
          <w:rFonts w:cs="Segoe UI"/>
        </w:rPr>
        <w:t xml:space="preserve">, irrespective of probability. </w:t>
      </w:r>
    </w:p>
    <w:p w14:paraId="389E43B5" w14:textId="77777777" w:rsidR="00E02080" w:rsidRPr="00E02080" w:rsidRDefault="00E02080" w:rsidP="003E5C09">
      <w:pPr>
        <w:rPr>
          <w:rFonts w:cs="Segoe UI"/>
        </w:rPr>
      </w:pPr>
      <w:r w:rsidRPr="00E02080">
        <w:rPr>
          <w:rFonts w:cs="Segoe UI"/>
        </w:rPr>
        <w:t>Based on the preliminary Risk Assessment, the Applicant shall submit a preliminary Risk Management Plan as part of their offer. It shall present a top</w:t>
      </w:r>
      <w:r w:rsidRPr="00E02080">
        <w:rPr>
          <w:rFonts w:cs="Segoe UI"/>
        </w:rPr>
        <w:noBreakHyphen/>
        <w:t>level view of the mitigation strategy that the Applicant shall implement during contract execution, for all the risks that have been identified as unacceptable.</w:t>
      </w:r>
    </w:p>
    <w:p w14:paraId="4B43DB3F" w14:textId="2A9841C2" w:rsidR="00E02080" w:rsidRPr="00E02080" w:rsidRDefault="00E02080" w:rsidP="003E5C09">
      <w:pPr>
        <w:rPr>
          <w:rFonts w:cs="Segoe UI"/>
        </w:rPr>
      </w:pPr>
      <w:r w:rsidRPr="00E02080">
        <w:rPr>
          <w:rFonts w:cs="Segoe UI"/>
        </w:rPr>
        <w:t>During contract execution, the Contractor shall detail, complete and continuously maintain the Risk Assessment and update the Risk Management Plan accordingly.  The Contractor shall continuously monitor, identify and document any new risks that might threaten the successful completion of the Contract in any way. The Contractor shall duly implement the mitigation strategy in accordance with the Risk Management Plan.</w:t>
      </w:r>
    </w:p>
    <w:p w14:paraId="13F24C8A" w14:textId="6DE967E7" w:rsidR="00F712DA" w:rsidRPr="00725372" w:rsidRDefault="00F712DA" w:rsidP="00F712DA">
      <w:pPr>
        <w:pStyle w:val="Heading2numbered"/>
      </w:pPr>
      <w:bookmarkStart w:id="6026" w:name="_Toc198518472"/>
      <w:r w:rsidRPr="00725372">
        <w:t>Factory Access</w:t>
      </w:r>
      <w:bookmarkEnd w:id="6026"/>
    </w:p>
    <w:p w14:paraId="73E30506" w14:textId="3295E23D" w:rsidR="00F712DA" w:rsidRPr="00EA56FE" w:rsidRDefault="00F712DA" w:rsidP="003E5C09">
      <w:pPr>
        <w:pStyle w:val="ADClause"/>
      </w:pPr>
      <w:r w:rsidRPr="00725372">
        <w:t>During the performance of the Contract, SCK CEN shall have access</w:t>
      </w:r>
      <w:r w:rsidR="00B46604">
        <w:t xml:space="preserve"> </w:t>
      </w:r>
      <w:r w:rsidR="00B46604" w:rsidRPr="00EA56FE">
        <w:t>during normal working hours</w:t>
      </w:r>
      <w:r w:rsidRPr="00725372">
        <w:t xml:space="preserve"> to </w:t>
      </w:r>
      <w:r w:rsidR="00B46604">
        <w:t>(</w:t>
      </w:r>
      <w:r w:rsidRPr="00725372">
        <w:t>all</w:t>
      </w:r>
      <w:r w:rsidR="00B46604">
        <w:t>)</w:t>
      </w:r>
      <w:r w:rsidRPr="00725372">
        <w:t xml:space="preserve"> </w:t>
      </w:r>
      <w:r w:rsidR="00B46604">
        <w:t xml:space="preserve">the </w:t>
      </w:r>
      <w:r w:rsidRPr="00725372">
        <w:t>location</w:t>
      </w:r>
      <w:r w:rsidR="00B46604">
        <w:t>(</w:t>
      </w:r>
      <w:r w:rsidRPr="00725372">
        <w:t>s</w:t>
      </w:r>
      <w:r w:rsidR="00B46604">
        <w:t>)</w:t>
      </w:r>
      <w:r w:rsidRPr="00725372">
        <w:t xml:space="preserve"> where </w:t>
      </w:r>
      <w:r w:rsidR="00B46604">
        <w:t xml:space="preserve">(part of) </w:t>
      </w:r>
      <w:r w:rsidRPr="00725372">
        <w:t xml:space="preserve">the </w:t>
      </w:r>
      <w:r w:rsidR="00B46604">
        <w:t>Contract is being performed</w:t>
      </w:r>
      <w:r w:rsidRPr="00725372">
        <w:t xml:space="preserve"> </w:t>
      </w:r>
      <w:r w:rsidR="00B46604">
        <w:t>(</w:t>
      </w:r>
      <w:r w:rsidRPr="00725372">
        <w:t xml:space="preserve">including </w:t>
      </w:r>
      <w:r w:rsidR="00B46604">
        <w:t xml:space="preserve">Contractor’s and </w:t>
      </w:r>
      <w:r w:rsidR="00C04E8C" w:rsidRPr="003E5C09">
        <w:t>Subcontractor</w:t>
      </w:r>
      <w:r w:rsidRPr="00EA56FE">
        <w:t xml:space="preserve">s' </w:t>
      </w:r>
      <w:r w:rsidR="00B46604">
        <w:t>premises)</w:t>
      </w:r>
      <w:r w:rsidRPr="00EA56FE">
        <w:t xml:space="preserve">. The </w:t>
      </w:r>
      <w:r w:rsidR="00CB1438" w:rsidRPr="00EA56FE">
        <w:t>Contractor</w:t>
      </w:r>
      <w:r w:rsidRPr="00EA56FE">
        <w:t xml:space="preserve"> shall be notified of any site visit at least five Business Days in advance. Any changes to the specified location(s) shall require prior written approval from SCK CEN.</w:t>
      </w:r>
      <w:r w:rsidRPr="00EA56FE">
        <w:rPr>
          <w:rStyle w:val="ReqOKChar"/>
        </w:rPr>
        <w:t xml:space="preserve"> </w:t>
      </w:r>
    </w:p>
    <w:p w14:paraId="6744BF06" w14:textId="4676642D" w:rsidR="00F712DA" w:rsidRPr="00725372" w:rsidRDefault="00F712DA" w:rsidP="003E5C09">
      <w:pPr>
        <w:pStyle w:val="ADClause"/>
      </w:pPr>
    </w:p>
    <w:p w14:paraId="06B65DCE" w14:textId="53B6EC67" w:rsidR="00F712DA" w:rsidRPr="00725372" w:rsidRDefault="006B0945" w:rsidP="006B0945">
      <w:pPr>
        <w:pStyle w:val="Heading1numbered"/>
      </w:pPr>
      <w:bookmarkStart w:id="6027" w:name="_Ref190802856"/>
      <w:bookmarkStart w:id="6028" w:name="_Toc198518473"/>
      <w:r w:rsidRPr="00725372">
        <w:lastRenderedPageBreak/>
        <w:t>Quality Assurance and Control</w:t>
      </w:r>
      <w:bookmarkEnd w:id="6027"/>
      <w:bookmarkEnd w:id="6028"/>
    </w:p>
    <w:p w14:paraId="3003968B" w14:textId="39945D18" w:rsidR="006B0945" w:rsidRPr="00725372" w:rsidRDefault="006B0945" w:rsidP="006B0945">
      <w:pPr>
        <w:pStyle w:val="Heading2numbered"/>
      </w:pPr>
      <w:bookmarkStart w:id="6029" w:name="_Toc198518474"/>
      <w:r w:rsidRPr="00725372">
        <w:t>Quality Assurance</w:t>
      </w:r>
      <w:bookmarkEnd w:id="6029"/>
    </w:p>
    <w:p w14:paraId="12ACD83F" w14:textId="1AC406C5" w:rsidR="006B0945" w:rsidRPr="00725372" w:rsidRDefault="006B0945" w:rsidP="006B0945">
      <w:pPr>
        <w:pStyle w:val="Heading3numbered"/>
      </w:pPr>
      <w:bookmarkStart w:id="6030" w:name="_Toc198518475"/>
      <w:r w:rsidRPr="00725372">
        <w:t>General requirements</w:t>
      </w:r>
      <w:bookmarkEnd w:id="6030"/>
    </w:p>
    <w:p w14:paraId="7F1707D7" w14:textId="0487FD3B" w:rsidR="006B0945" w:rsidRPr="00725372" w:rsidRDefault="006B0945" w:rsidP="003E5C09">
      <w:pPr>
        <w:pStyle w:val="ADClause"/>
        <w:numPr>
          <w:ilvl w:val="0"/>
          <w:numId w:val="0"/>
        </w:numPr>
      </w:pPr>
      <w:r w:rsidRPr="00725372">
        <w:t xml:space="preserve">The </w:t>
      </w:r>
      <w:r w:rsidR="00CB1438">
        <w:t>Contractor</w:t>
      </w:r>
      <w:r w:rsidRPr="00725372">
        <w:t xml:space="preserve"> shall ensure status identification of each deliverable and all of its components throughout all stages of manufacturing, assembly, packaging and transportation, installation, and commissioning to ensure that only items that have passed all required quality inspections and tests are used and/or supplied. The </w:t>
      </w:r>
      <w:r w:rsidR="00CB1438">
        <w:t>Contractor</w:t>
      </w:r>
      <w:r w:rsidRPr="00725372">
        <w:t xml:space="preserve"> shall ensure traceability to the required level in accordance with Good Industry Practices. </w:t>
      </w:r>
    </w:p>
    <w:p w14:paraId="28F35898" w14:textId="5A7B156C" w:rsidR="006B0945" w:rsidRPr="00725372" w:rsidRDefault="006B0945" w:rsidP="003E5C09">
      <w:pPr>
        <w:pStyle w:val="ADClause"/>
        <w:numPr>
          <w:ilvl w:val="0"/>
          <w:numId w:val="0"/>
        </w:numPr>
      </w:pPr>
      <w:r w:rsidRPr="00725372">
        <w:t>A</w:t>
      </w:r>
      <w:r w:rsidR="004A4BC2" w:rsidRPr="00725372">
        <w:t xml:space="preserve"> </w:t>
      </w:r>
      <w:r w:rsidRPr="00725372">
        <w:t xml:space="preserve">review and/or approval by SCK CEN shall never entail (provisional) acceptance or a release of responsibility vis-à-vis the </w:t>
      </w:r>
      <w:r w:rsidR="00CB1438">
        <w:t>Contractor</w:t>
      </w:r>
      <w:r w:rsidRPr="00725372">
        <w:t xml:space="preserve"> in any way.</w:t>
      </w:r>
    </w:p>
    <w:p w14:paraId="1A9A815D" w14:textId="61E8FD3A" w:rsidR="006B0945" w:rsidRPr="00725372" w:rsidRDefault="006B0945" w:rsidP="006B0945">
      <w:pPr>
        <w:pStyle w:val="Heading3numbered"/>
      </w:pPr>
      <w:bookmarkStart w:id="6031" w:name="_Toc198518476"/>
      <w:r w:rsidRPr="00725372">
        <w:t>Quality Management System</w:t>
      </w:r>
      <w:bookmarkEnd w:id="6031"/>
    </w:p>
    <w:p w14:paraId="2A6A86E5" w14:textId="2F150FEC" w:rsidR="006B0945" w:rsidRPr="00725372" w:rsidRDefault="00CB1438" w:rsidP="005C1AC7">
      <w:pPr>
        <w:pStyle w:val="ADClause"/>
        <w:numPr>
          <w:ilvl w:val="0"/>
          <w:numId w:val="0"/>
        </w:numPr>
      </w:pPr>
      <w:r>
        <w:t>Contractor</w:t>
      </w:r>
      <w:r w:rsidR="006B0945" w:rsidRPr="00725372">
        <w:t xml:space="preserve">s who subcontract work to a </w:t>
      </w:r>
      <w:r w:rsidR="00C04E8C" w:rsidRPr="003E5C09">
        <w:t>Subcontractor</w:t>
      </w:r>
      <w:r w:rsidR="006B0945" w:rsidRPr="00EA56FE">
        <w:t xml:space="preserve"> </w:t>
      </w:r>
      <w:r w:rsidR="006B0945" w:rsidRPr="00725372">
        <w:t xml:space="preserve">shall ensure that the </w:t>
      </w:r>
      <w:r w:rsidR="00C04E8C" w:rsidRPr="003E5C09">
        <w:t>Subcontractor</w:t>
      </w:r>
      <w:r w:rsidR="006B0945" w:rsidRPr="00EA56FE">
        <w:t>’s</w:t>
      </w:r>
      <w:r w:rsidR="006B0945" w:rsidRPr="00725372">
        <w:t xml:space="preserve"> quality management system is in accordance with ISO 9001, certified by a nationally accredited body and applicable to the scope of work defined in the </w:t>
      </w:r>
      <w:r w:rsidR="006F4F6D">
        <w:t>Contract</w:t>
      </w:r>
      <w:r w:rsidR="006B0945" w:rsidRPr="00725372">
        <w:t xml:space="preserve">. </w:t>
      </w:r>
    </w:p>
    <w:p w14:paraId="2D194C62" w14:textId="50C09DAE" w:rsidR="006B0945" w:rsidRPr="00725372" w:rsidRDefault="006B0945" w:rsidP="005C1AC7">
      <w:pPr>
        <w:pStyle w:val="ADClause"/>
        <w:numPr>
          <w:ilvl w:val="0"/>
          <w:numId w:val="0"/>
        </w:numPr>
      </w:pPr>
      <w:r w:rsidRPr="00725372">
        <w:t xml:space="preserve">In absence of an ISO 9001 certified QMS, an equivalent system may be accepted after written approval from SCK CEN. If deemed necessary, SCK CEN may request an audit as foreseen in section </w:t>
      </w:r>
      <w:r w:rsidRPr="00725372">
        <w:rPr>
          <w:rStyle w:val="AAReferencedChar"/>
        </w:rPr>
        <w:t>§</w:t>
      </w:r>
      <w:r w:rsidR="005C1AC7" w:rsidRPr="00725372">
        <w:rPr>
          <w:rStyle w:val="AAReferencedChar"/>
        </w:rPr>
        <w:fldChar w:fldCharType="begin"/>
      </w:r>
      <w:r w:rsidR="005C1AC7" w:rsidRPr="00725372">
        <w:rPr>
          <w:rStyle w:val="AAReferencedChar"/>
        </w:rPr>
        <w:instrText xml:space="preserve"> REF _Ref191396737 \r \h </w:instrText>
      </w:r>
      <w:r w:rsidR="005C1AC7" w:rsidRPr="00725372">
        <w:rPr>
          <w:rStyle w:val="AAReferencedChar"/>
        </w:rPr>
      </w:r>
      <w:r w:rsidR="005C1AC7" w:rsidRPr="00725372">
        <w:rPr>
          <w:rStyle w:val="AAReferencedChar"/>
        </w:rPr>
        <w:fldChar w:fldCharType="separate"/>
      </w:r>
      <w:r w:rsidR="00711812">
        <w:rPr>
          <w:rStyle w:val="AAReferencedChar"/>
        </w:rPr>
        <w:t>8.1.8</w:t>
      </w:r>
      <w:r w:rsidR="005C1AC7" w:rsidRPr="00725372">
        <w:rPr>
          <w:rStyle w:val="AAReferencedChar"/>
        </w:rPr>
        <w:fldChar w:fldCharType="end"/>
      </w:r>
      <w:r w:rsidRPr="00725372">
        <w:t>.</w:t>
      </w:r>
    </w:p>
    <w:p w14:paraId="4E21528D" w14:textId="56F764B2" w:rsidR="006B0945" w:rsidRPr="00725372" w:rsidRDefault="00273115" w:rsidP="005C1AC7">
      <w:pPr>
        <w:pStyle w:val="ADClause"/>
        <w:numPr>
          <w:ilvl w:val="0"/>
          <w:numId w:val="0"/>
        </w:numPr>
      </w:pPr>
      <w:r>
        <w:t xml:space="preserve">The Contractor </w:t>
      </w:r>
      <w:r w:rsidR="006B0945" w:rsidRPr="00725372">
        <w:t>shall inform SCK CEN of any change in certification during performance of the Contact.</w:t>
      </w:r>
    </w:p>
    <w:p w14:paraId="6F68BA92" w14:textId="4EE3F06B" w:rsidR="006B0945" w:rsidRPr="00725372" w:rsidRDefault="006B0945" w:rsidP="006B0945">
      <w:pPr>
        <w:pStyle w:val="Heading3numbered"/>
      </w:pPr>
      <w:bookmarkStart w:id="6032" w:name="_Toc198518477"/>
      <w:r w:rsidRPr="00725372">
        <w:t>Quality Assurance Program</w:t>
      </w:r>
      <w:bookmarkEnd w:id="6032"/>
      <w:r w:rsidRPr="00725372">
        <w:t xml:space="preserve"> </w:t>
      </w:r>
    </w:p>
    <w:p w14:paraId="075371A5" w14:textId="35C4E39B" w:rsidR="006B0945" w:rsidRPr="00725372" w:rsidRDefault="006B0945" w:rsidP="003E5C09">
      <w:pPr>
        <w:pStyle w:val="ADClause"/>
        <w:numPr>
          <w:ilvl w:val="0"/>
          <w:numId w:val="0"/>
        </w:numPr>
      </w:pPr>
      <w:r w:rsidRPr="00725372">
        <w:t xml:space="preserve">Prior to beginning its work, the </w:t>
      </w:r>
      <w:r w:rsidR="00CB1438">
        <w:t>Contractor</w:t>
      </w:r>
      <w:r w:rsidRPr="00725372">
        <w:t xml:space="preserve"> shall submit a detailed Quality Assurance Program, QAP, for review and approval by SCK CEN demonstrating compliance with the requirements set out in </w:t>
      </w:r>
      <w:r w:rsidR="001054BF" w:rsidRPr="00725372">
        <w:t>th</w:t>
      </w:r>
      <w:r w:rsidR="001054BF">
        <w:t>e</w:t>
      </w:r>
      <w:r w:rsidR="001054BF" w:rsidRPr="00725372">
        <w:t xml:space="preserve"> </w:t>
      </w:r>
      <w:r w:rsidR="001054BF">
        <w:t>Contract</w:t>
      </w:r>
      <w:r w:rsidRPr="00725372">
        <w:t xml:space="preserve">. </w:t>
      </w:r>
      <w:r w:rsidR="001054BF">
        <w:t>In the offer, the Applicant shall include a preliminary version of this QAP.</w:t>
      </w:r>
      <w:r w:rsidR="00584A1B">
        <w:t xml:space="preserve"> </w:t>
      </w:r>
    </w:p>
    <w:p w14:paraId="3E45A4B5" w14:textId="26450342" w:rsidR="006B0945" w:rsidRPr="00725372" w:rsidRDefault="006B0945" w:rsidP="003E5C09">
      <w:pPr>
        <w:pStyle w:val="ADClause"/>
        <w:numPr>
          <w:ilvl w:val="0"/>
          <w:numId w:val="0"/>
        </w:numPr>
      </w:pPr>
      <w:r w:rsidRPr="00725372">
        <w:t xml:space="preserve">The </w:t>
      </w:r>
      <w:r w:rsidR="00CB1438">
        <w:t>Contractor</w:t>
      </w:r>
      <w:r w:rsidRPr="00725372">
        <w:t xml:space="preserve"> shall adhere to the QAP and shall apply the mandatory QA/QC measures to each deliverable. In case a deviation is required from one or another condition set out in this </w:t>
      </w:r>
      <w:r w:rsidR="00594F4D">
        <w:t>Contract</w:t>
      </w:r>
      <w:r w:rsidRPr="00725372">
        <w:t xml:space="preserve">, such request shall be clearly stated in the QAP. </w:t>
      </w:r>
    </w:p>
    <w:p w14:paraId="791A7D24" w14:textId="4161A458" w:rsidR="006B0945" w:rsidRPr="00725372" w:rsidRDefault="00CB1438" w:rsidP="003E5C09">
      <w:pPr>
        <w:pStyle w:val="ADClause"/>
        <w:numPr>
          <w:ilvl w:val="0"/>
          <w:numId w:val="0"/>
        </w:numPr>
        <w:rPr>
          <w:rFonts w:eastAsia="Times New Roman"/>
          <w:color w:val="984A9C"/>
          <w:sz w:val="22"/>
        </w:rPr>
      </w:pPr>
      <w:r>
        <w:t>Contractor</w:t>
      </w:r>
      <w:r w:rsidR="006B0945" w:rsidRPr="00725372">
        <w:t xml:space="preserve">s who subcontract work to a </w:t>
      </w:r>
      <w:r w:rsidR="00C04E8C" w:rsidRPr="003E5C09">
        <w:t>Subcontractor</w:t>
      </w:r>
      <w:r w:rsidR="006B0945" w:rsidRPr="00725372">
        <w:t xml:space="preserve"> must take appropriate measures to ensure that the </w:t>
      </w:r>
      <w:r w:rsidR="00C04E8C" w:rsidRPr="003E5C09">
        <w:t>Subcontractor</w:t>
      </w:r>
      <w:r w:rsidR="006B0945" w:rsidRPr="00EA56FE">
        <w:t xml:space="preserve"> complies</w:t>
      </w:r>
      <w:r w:rsidR="006B0945" w:rsidRPr="00725372">
        <w:t xml:space="preserve"> with the QAP. </w:t>
      </w:r>
    </w:p>
    <w:p w14:paraId="619E2E52" w14:textId="52B80812" w:rsidR="006B0945" w:rsidRPr="00725372" w:rsidRDefault="006B0945" w:rsidP="006B0945">
      <w:pPr>
        <w:pStyle w:val="Heading3numbered"/>
      </w:pPr>
      <w:bookmarkStart w:id="6033" w:name="_Toc198518478"/>
      <w:r w:rsidRPr="00725372">
        <w:t>Qualification of personnel</w:t>
      </w:r>
      <w:bookmarkEnd w:id="6033"/>
    </w:p>
    <w:p w14:paraId="7F6E0419" w14:textId="344D76B8"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personnel involved in the performance of the Contract is qualified and well trained to deliver results complying with SCK CEN requirements and specifications. Special training and qualifications are specifically required for personnel responsible for: </w:t>
      </w:r>
    </w:p>
    <w:p w14:paraId="6237545B" w14:textId="77777777" w:rsidR="006B0945" w:rsidRPr="00725372" w:rsidRDefault="006B0945">
      <w:pPr>
        <w:pStyle w:val="ADClause"/>
        <w:numPr>
          <w:ilvl w:val="4"/>
          <w:numId w:val="6"/>
        </w:numPr>
        <w:spacing w:before="60" w:after="40" w:line="240" w:lineRule="auto"/>
        <w:ind w:left="1440"/>
      </w:pPr>
      <w:r w:rsidRPr="00725372">
        <w:t>Welding</w:t>
      </w:r>
    </w:p>
    <w:p w14:paraId="2302293F" w14:textId="77777777" w:rsidR="006B0945" w:rsidRPr="00725372" w:rsidRDefault="006B0945">
      <w:pPr>
        <w:pStyle w:val="ADClause"/>
        <w:numPr>
          <w:ilvl w:val="4"/>
          <w:numId w:val="6"/>
        </w:numPr>
        <w:spacing w:before="60" w:after="40" w:line="240" w:lineRule="auto"/>
        <w:ind w:left="1440"/>
      </w:pPr>
      <w:r w:rsidRPr="00725372">
        <w:t>Pressure tests</w:t>
      </w:r>
    </w:p>
    <w:p w14:paraId="029BB6EE" w14:textId="77777777" w:rsidR="006B0945" w:rsidRPr="00725372" w:rsidRDefault="006B0945">
      <w:pPr>
        <w:pStyle w:val="ADClause"/>
        <w:numPr>
          <w:ilvl w:val="4"/>
          <w:numId w:val="6"/>
        </w:numPr>
        <w:spacing w:before="60" w:after="40" w:line="240" w:lineRule="auto"/>
        <w:ind w:left="1440"/>
      </w:pPr>
      <w:r w:rsidRPr="00725372">
        <w:t>Leak tests</w:t>
      </w:r>
    </w:p>
    <w:p w14:paraId="6FEB3C68" w14:textId="6FAAB2D6" w:rsidR="006B0945" w:rsidRPr="00725372" w:rsidRDefault="006B0945">
      <w:pPr>
        <w:pStyle w:val="ADClause"/>
        <w:numPr>
          <w:ilvl w:val="4"/>
          <w:numId w:val="6"/>
        </w:numPr>
        <w:spacing w:before="60" w:after="40" w:line="240" w:lineRule="auto"/>
        <w:ind w:left="1440"/>
      </w:pPr>
      <w:r w:rsidRPr="00725372">
        <w:t>Electrical tests</w:t>
      </w:r>
    </w:p>
    <w:p w14:paraId="6172DD53" w14:textId="437D70DE" w:rsidR="006B0945" w:rsidRPr="00725372" w:rsidRDefault="006B0945" w:rsidP="003E5C09">
      <w:pPr>
        <w:pStyle w:val="ADClause"/>
        <w:numPr>
          <w:ilvl w:val="0"/>
          <w:numId w:val="0"/>
        </w:numPr>
      </w:pPr>
      <w:r w:rsidRPr="00725372">
        <w:t xml:space="preserve">The </w:t>
      </w:r>
      <w:r w:rsidR="00CB1438">
        <w:t>Contractor</w:t>
      </w:r>
      <w:r w:rsidRPr="00725372">
        <w:t xml:space="preserve"> shall maintain records of personnel qualification and make them available to SCK CEN free of charge upon simple request. </w:t>
      </w:r>
    </w:p>
    <w:p w14:paraId="20D4B95C" w14:textId="7C7BA356" w:rsidR="006B0945" w:rsidRPr="00725372" w:rsidRDefault="006B0945" w:rsidP="003E5C09">
      <w:pPr>
        <w:pStyle w:val="ADClause"/>
        <w:numPr>
          <w:ilvl w:val="0"/>
          <w:numId w:val="0"/>
        </w:numPr>
      </w:pPr>
      <w:r w:rsidRPr="00725372">
        <w:lastRenderedPageBreak/>
        <w:t xml:space="preserve">The </w:t>
      </w:r>
      <w:r w:rsidR="00CB1438">
        <w:t>Contractor</w:t>
      </w:r>
      <w:r w:rsidRPr="00725372">
        <w:t xml:space="preserve"> shall ensure that all personnel who have direct contact with SCK CEN can understand as well as express themselves fluently in English, both orally and in writing.</w:t>
      </w:r>
    </w:p>
    <w:p w14:paraId="740FF991" w14:textId="73F49CCD" w:rsidR="006B0945" w:rsidRPr="00725372" w:rsidRDefault="006B0945" w:rsidP="006B0945">
      <w:pPr>
        <w:pStyle w:val="Heading3numbered"/>
      </w:pPr>
      <w:bookmarkStart w:id="6034" w:name="_Toc198518479"/>
      <w:r w:rsidRPr="00725372">
        <w:t>Document management</w:t>
      </w:r>
      <w:bookmarkEnd w:id="6034"/>
    </w:p>
    <w:p w14:paraId="0C14F1AF" w14:textId="39A81433" w:rsidR="006B0945" w:rsidRPr="00725372" w:rsidRDefault="006B0945" w:rsidP="001C6DC5">
      <w:pPr>
        <w:pStyle w:val="ADClause"/>
        <w:numPr>
          <w:ilvl w:val="0"/>
          <w:numId w:val="19"/>
        </w:numPr>
      </w:pPr>
      <w:r w:rsidRPr="00725372">
        <w:t xml:space="preserve">A minimum retention period of ten years (or the period required by the applicable law, whichever is longer) for all documents created under the Contract shall be observed. </w:t>
      </w:r>
    </w:p>
    <w:p w14:paraId="4AB65170" w14:textId="6DCC4BB5" w:rsidR="006B0945" w:rsidRPr="00725372" w:rsidRDefault="006B0945" w:rsidP="006B0945">
      <w:pPr>
        <w:pStyle w:val="B4HeadingN4numbered"/>
        <w:rPr>
          <w:noProof w:val="0"/>
          <w:u w:val="single"/>
          <w:lang w:val="en-GB"/>
        </w:rPr>
      </w:pPr>
      <w:bookmarkStart w:id="6035" w:name="_Toc198518480"/>
      <w:r w:rsidRPr="00725372">
        <w:rPr>
          <w:noProof w:val="0"/>
          <w:u w:val="single"/>
          <w:lang w:val="en-GB"/>
        </w:rPr>
        <w:t xml:space="preserve">Documents provided by the </w:t>
      </w:r>
      <w:r w:rsidR="00CB1438">
        <w:rPr>
          <w:noProof w:val="0"/>
          <w:u w:val="single"/>
          <w:lang w:val="en-GB"/>
        </w:rPr>
        <w:t>Contractor</w:t>
      </w:r>
      <w:r w:rsidRPr="00725372">
        <w:rPr>
          <w:noProof w:val="0"/>
          <w:u w:val="single"/>
          <w:lang w:val="en-GB"/>
        </w:rPr>
        <w:t xml:space="preserve"> to SCK CEN:</w:t>
      </w:r>
      <w:bookmarkEnd w:id="6035"/>
      <w:r w:rsidRPr="00725372">
        <w:rPr>
          <w:noProof w:val="0"/>
          <w:u w:val="single"/>
          <w:lang w:val="en-GB"/>
        </w:rPr>
        <w:t xml:space="preserve"> </w:t>
      </w:r>
    </w:p>
    <w:p w14:paraId="7B909890" w14:textId="3A26B29B" w:rsidR="006B0945" w:rsidRPr="00725372" w:rsidRDefault="006B0945">
      <w:pPr>
        <w:pStyle w:val="ADClause"/>
        <w:numPr>
          <w:ilvl w:val="3"/>
          <w:numId w:val="6"/>
        </w:numPr>
        <w:rPr>
          <w:color w:val="562873" w:themeColor="accent1"/>
        </w:rPr>
      </w:pPr>
      <w:r w:rsidRPr="00725372">
        <w:t>Shall be uploaded to SCK CEN’s designated document management system.</w:t>
      </w:r>
    </w:p>
    <w:p w14:paraId="681CF9F8" w14:textId="77777777" w:rsidR="00517663" w:rsidRPr="00725372" w:rsidRDefault="006B0945">
      <w:pPr>
        <w:pStyle w:val="ADClause"/>
        <w:numPr>
          <w:ilvl w:val="3"/>
          <w:numId w:val="6"/>
        </w:numPr>
      </w:pPr>
      <w:r w:rsidRPr="00725372">
        <w:t xml:space="preserve">When applicable shall include the unique identifier of the parts. </w:t>
      </w:r>
    </w:p>
    <w:p w14:paraId="11D296BC" w14:textId="4E53807E" w:rsidR="006B0945" w:rsidRPr="00725372" w:rsidRDefault="00517663">
      <w:pPr>
        <w:pStyle w:val="ADClause"/>
        <w:numPr>
          <w:ilvl w:val="3"/>
          <w:numId w:val="6"/>
        </w:numPr>
      </w:pPr>
      <w:r w:rsidRPr="00725372">
        <w:t xml:space="preserve">Shall </w:t>
      </w:r>
      <w:r w:rsidR="006B0945" w:rsidRPr="00725372">
        <w:t xml:space="preserve">be written in English. </w:t>
      </w:r>
    </w:p>
    <w:p w14:paraId="199B6532" w14:textId="77777777" w:rsidR="006B0945" w:rsidRPr="00725372" w:rsidRDefault="006B0945">
      <w:pPr>
        <w:pStyle w:val="ADClause"/>
        <w:numPr>
          <w:ilvl w:val="3"/>
          <w:numId w:val="6"/>
        </w:numPr>
      </w:pPr>
      <w:r w:rsidRPr="00725372">
        <w:t>Shall be reviewed and approved by competent and authorized individuals, prior to submission to SCK CEN.</w:t>
      </w:r>
    </w:p>
    <w:p w14:paraId="680F635A" w14:textId="77777777" w:rsidR="006B0945" w:rsidRPr="00725372" w:rsidRDefault="006B0945">
      <w:pPr>
        <w:pStyle w:val="ADClause"/>
        <w:numPr>
          <w:ilvl w:val="3"/>
          <w:numId w:val="6"/>
        </w:numPr>
      </w:pPr>
      <w:r w:rsidRPr="00725372">
        <w:t>Shall include author, reviewer, approver names and functions, their signatures and date of signature.</w:t>
      </w:r>
    </w:p>
    <w:p w14:paraId="6E23AB5C" w14:textId="253959AE" w:rsidR="006B0945" w:rsidRPr="00725372" w:rsidRDefault="009E2F62">
      <w:pPr>
        <w:pStyle w:val="ADClause"/>
        <w:numPr>
          <w:ilvl w:val="3"/>
          <w:numId w:val="6"/>
        </w:numPr>
      </w:pPr>
      <w:r>
        <w:t xml:space="preserve">Shall </w:t>
      </w:r>
      <w:r w:rsidR="006B0945" w:rsidRPr="00725372">
        <w:t>be identified through a unique document code, version and document title.</w:t>
      </w:r>
    </w:p>
    <w:p w14:paraId="32BE296C" w14:textId="77777777" w:rsidR="006B0945" w:rsidRPr="00725372" w:rsidRDefault="006B0945">
      <w:pPr>
        <w:pStyle w:val="ADClause"/>
        <w:numPr>
          <w:ilvl w:val="3"/>
          <w:numId w:val="6"/>
        </w:numPr>
      </w:pPr>
      <w:r w:rsidRPr="00725372">
        <w:t>Shall include reference to the Contract (not applicable for documents that were created outside the context of the Contract).</w:t>
      </w:r>
    </w:p>
    <w:p w14:paraId="14132113" w14:textId="77777777" w:rsidR="006B0945" w:rsidRPr="00725372" w:rsidRDefault="006B0945">
      <w:pPr>
        <w:pStyle w:val="ADClause"/>
        <w:numPr>
          <w:ilvl w:val="3"/>
          <w:numId w:val="6"/>
        </w:numPr>
      </w:pPr>
      <w:r w:rsidRPr="00725372">
        <w:t xml:space="preserve">Shall be version controlled and include a change log. For each new revision, the change log shall be updated with relevant listing of the applied changes. Each new revision shall be reviewed and approved by competent and authorized individuals, prior to submission to SCK CEN. </w:t>
      </w:r>
    </w:p>
    <w:p w14:paraId="066DBE61" w14:textId="3A89C348" w:rsidR="006B0945" w:rsidRPr="00725372" w:rsidRDefault="006B0945" w:rsidP="00B34580">
      <w:pPr>
        <w:pStyle w:val="ADClause"/>
        <w:numPr>
          <w:ilvl w:val="3"/>
          <w:numId w:val="6"/>
        </w:numPr>
      </w:pPr>
      <w:r w:rsidRPr="00725372">
        <w:t xml:space="preserve">Shall be provided in digital format, suitable for reading and editing using commonly available application software for Microsoft Windows OS and transmittable via internet. If such forms of exchange are considered inconvenient or impossible, the </w:t>
      </w:r>
      <w:r w:rsidR="00CB1438">
        <w:t>Contractor</w:t>
      </w:r>
      <w:r w:rsidRPr="00725372">
        <w:t xml:space="preserve"> shall propose alternative methods to SCK CEN for review and approval. </w:t>
      </w:r>
    </w:p>
    <w:p w14:paraId="1612C35B" w14:textId="65B614A0" w:rsidR="006B0945" w:rsidRPr="00725372" w:rsidRDefault="006B0945">
      <w:pPr>
        <w:pStyle w:val="ADClause"/>
        <w:numPr>
          <w:ilvl w:val="3"/>
          <w:numId w:val="6"/>
        </w:numPr>
      </w:pPr>
      <w:commentRangeStart w:id="6036"/>
      <w:r w:rsidRPr="00725372">
        <w:t xml:space="preserve">COTS: any documentation that the </w:t>
      </w:r>
      <w:r w:rsidR="00CB1438">
        <w:t>Contractor</w:t>
      </w:r>
      <w:r w:rsidRPr="00725372">
        <w:t xml:space="preserve"> receives from the original manufacturer shall be stored and shared with SCK CEN (as is, and including translation to English if original is in different language).</w:t>
      </w:r>
      <w:commentRangeEnd w:id="6036"/>
      <w:r w:rsidR="005C4E99">
        <w:rPr>
          <w:rStyle w:val="CommentReference"/>
        </w:rPr>
        <w:commentReference w:id="6036"/>
      </w:r>
    </w:p>
    <w:p w14:paraId="52D4DBD0" w14:textId="1533A842" w:rsidR="006B0945" w:rsidRPr="00725372" w:rsidRDefault="006B0945" w:rsidP="006B0945">
      <w:pPr>
        <w:pStyle w:val="B4HeadingN4numbered"/>
        <w:rPr>
          <w:noProof w:val="0"/>
          <w:u w:val="single"/>
          <w:lang w:val="en-GB"/>
        </w:rPr>
      </w:pPr>
      <w:bookmarkStart w:id="6037" w:name="_Toc198518481"/>
      <w:r w:rsidRPr="00725372">
        <w:rPr>
          <w:noProof w:val="0"/>
          <w:u w:val="single"/>
          <w:lang w:val="en-GB"/>
        </w:rPr>
        <w:t xml:space="preserve">Documents provided by SCK CEN to the </w:t>
      </w:r>
      <w:r w:rsidR="00CB1438">
        <w:rPr>
          <w:noProof w:val="0"/>
          <w:u w:val="single"/>
          <w:lang w:val="en-GB"/>
        </w:rPr>
        <w:t>Contractor</w:t>
      </w:r>
      <w:r w:rsidRPr="00725372">
        <w:rPr>
          <w:noProof w:val="0"/>
          <w:u w:val="single"/>
          <w:lang w:val="en-GB"/>
        </w:rPr>
        <w:t>:</w:t>
      </w:r>
      <w:bookmarkEnd w:id="6037"/>
    </w:p>
    <w:p w14:paraId="6BAD4FFE" w14:textId="6DDDF09A" w:rsidR="006B0945" w:rsidRPr="00725372" w:rsidRDefault="006B0945">
      <w:pPr>
        <w:pStyle w:val="ADClause"/>
        <w:numPr>
          <w:ilvl w:val="3"/>
          <w:numId w:val="6"/>
        </w:numPr>
      </w:pPr>
      <w:r w:rsidRPr="00725372">
        <w:t xml:space="preserve">The </w:t>
      </w:r>
      <w:r w:rsidR="00CB1438">
        <w:t>Contractor</w:t>
      </w:r>
      <w:r w:rsidRPr="00725372">
        <w:t xml:space="preserve"> shall version-control the documents received from SCK CEN. When a new version of a document is received, the old version shall be removed from circulation as soon as reasonably possible.</w:t>
      </w:r>
    </w:p>
    <w:p w14:paraId="0E9F72F4" w14:textId="5651EFE5" w:rsidR="006B0945" w:rsidRPr="00725372" w:rsidRDefault="006B0945">
      <w:pPr>
        <w:pStyle w:val="ADClause"/>
        <w:numPr>
          <w:ilvl w:val="3"/>
          <w:numId w:val="6"/>
        </w:numPr>
      </w:pPr>
      <w:r w:rsidRPr="00725372">
        <w:t xml:space="preserve">These documents shall be made accessible to the </w:t>
      </w:r>
      <w:r w:rsidR="00CB1438">
        <w:t>Contractor</w:t>
      </w:r>
      <w:r w:rsidRPr="00725372">
        <w:t xml:space="preserve">’s employees / </w:t>
      </w:r>
      <w:r w:rsidR="00C04E8C" w:rsidRPr="003E5C09">
        <w:t>Subcontractor</w:t>
      </w:r>
      <w:r w:rsidRPr="00EA56FE">
        <w:t>s</w:t>
      </w:r>
      <w:r w:rsidRPr="00725372">
        <w:t xml:space="preserve"> only on a need-to-know basis, for the purpose of the Contract, for a limited time, for as long as the documents are needed.</w:t>
      </w:r>
    </w:p>
    <w:p w14:paraId="7172736A" w14:textId="4DBBE49F" w:rsidR="006B0945" w:rsidRPr="00725372" w:rsidRDefault="006B0945" w:rsidP="006B0945">
      <w:pPr>
        <w:pStyle w:val="Heading3numbered"/>
      </w:pPr>
      <w:bookmarkStart w:id="6038" w:name="_Toc198518482"/>
      <w:r w:rsidRPr="00725372">
        <w:t>Change Management</w:t>
      </w:r>
      <w:bookmarkEnd w:id="6038"/>
    </w:p>
    <w:p w14:paraId="17CCBB8A" w14:textId="176A4EBF" w:rsidR="006B0945" w:rsidRPr="00725372" w:rsidRDefault="006B0945" w:rsidP="003E5C09">
      <w:pPr>
        <w:pStyle w:val="ADClause"/>
        <w:numPr>
          <w:ilvl w:val="0"/>
          <w:numId w:val="0"/>
        </w:numPr>
      </w:pPr>
      <w:r w:rsidRPr="00725372">
        <w:lastRenderedPageBreak/>
        <w:t xml:space="preserve">Proposals for change to the project, its scope of work and/or previously approved deliverables, either initiated by the </w:t>
      </w:r>
      <w:r w:rsidR="00CB1438">
        <w:t>Contractor</w:t>
      </w:r>
      <w:r w:rsidRPr="00725372">
        <w:t xml:space="preserve"> or by SCK CEN, shall be </w:t>
      </w:r>
      <w:r w:rsidR="00E951CE" w:rsidRPr="00725372">
        <w:t>analysed</w:t>
      </w:r>
      <w:r w:rsidRPr="00725372">
        <w:t xml:space="preserve"> and documented (in a “</w:t>
      </w:r>
      <w:r w:rsidR="006F4F6D">
        <w:t>C</w:t>
      </w:r>
      <w:r w:rsidR="006F4F6D" w:rsidRPr="00725372">
        <w:t xml:space="preserve">hange </w:t>
      </w:r>
      <w:r w:rsidR="006F4F6D">
        <w:t>R</w:t>
      </w:r>
      <w:r w:rsidR="006F4F6D" w:rsidRPr="00725372">
        <w:t>equest</w:t>
      </w:r>
      <w:r w:rsidRPr="00725372">
        <w:t xml:space="preserve">”) by the </w:t>
      </w:r>
      <w:r w:rsidR="00CB1438">
        <w:t>Contractor</w:t>
      </w:r>
      <w:r w:rsidRPr="00725372">
        <w:t xml:space="preserve"> and submitted for approval to SCK CEN.</w:t>
      </w:r>
    </w:p>
    <w:p w14:paraId="4DF1FD04" w14:textId="3A2D4FC6" w:rsidR="004C79D2" w:rsidRDefault="006B0945" w:rsidP="006F4F6D">
      <w:r w:rsidRPr="00725372">
        <w:t xml:space="preserve">A </w:t>
      </w:r>
      <w:r w:rsidR="006F4F6D">
        <w:t>C</w:t>
      </w:r>
      <w:r w:rsidR="006F4F6D" w:rsidRPr="00725372">
        <w:t xml:space="preserve">hange </w:t>
      </w:r>
      <w:r w:rsidR="006F4F6D">
        <w:t>R</w:t>
      </w:r>
      <w:r w:rsidR="006F4F6D" w:rsidRPr="00725372">
        <w:t xml:space="preserve">equest </w:t>
      </w:r>
      <w:r w:rsidRPr="00725372">
        <w:t xml:space="preserve">shall at least contain following information: the initiator of the change, the justification for the change, the impact of the change (on product and/or (related) service(s), safety, risks, contract price and schedule), the description of the change and </w:t>
      </w:r>
      <w:r w:rsidR="006F4F6D">
        <w:t>the plan of</w:t>
      </w:r>
      <w:r w:rsidR="006F4F6D" w:rsidRPr="00725372">
        <w:t xml:space="preserve"> </w:t>
      </w:r>
      <w:r w:rsidRPr="00725372">
        <w:t>implementation.</w:t>
      </w:r>
    </w:p>
    <w:p w14:paraId="4540C266" w14:textId="36A79447" w:rsidR="006F4F6D" w:rsidRPr="004C79D2" w:rsidRDefault="004C79D2" w:rsidP="003E5C09">
      <w:r w:rsidRPr="00725372">
        <w:t xml:space="preserve">The </w:t>
      </w:r>
      <w:r>
        <w:t>Contractor</w:t>
      </w:r>
      <w:r w:rsidRPr="00725372">
        <w:t xml:space="preserve"> shall include the </w:t>
      </w:r>
      <w:r>
        <w:t>Change Request</w:t>
      </w:r>
      <w:r w:rsidRPr="00725372">
        <w:t xml:space="preserve"> template in annex to the QAP.</w:t>
      </w:r>
    </w:p>
    <w:p w14:paraId="5C697A74" w14:textId="39ADC545" w:rsidR="006F4F6D" w:rsidRDefault="006F4F6D">
      <w:pPr>
        <w:pStyle w:val="ADClause"/>
        <w:numPr>
          <w:ilvl w:val="0"/>
          <w:numId w:val="0"/>
        </w:numPr>
      </w:pPr>
      <w:r w:rsidRPr="00725372">
        <w:t xml:space="preserve">Only </w:t>
      </w:r>
      <w:r>
        <w:t>C</w:t>
      </w:r>
      <w:r w:rsidRPr="00725372">
        <w:t xml:space="preserve">hange </w:t>
      </w:r>
      <w:r>
        <w:t>R</w:t>
      </w:r>
      <w:r w:rsidRPr="00725372">
        <w:t xml:space="preserve">equests </w:t>
      </w:r>
      <w:r>
        <w:t xml:space="preserve">approved by SCK CEN </w:t>
      </w:r>
      <w:r w:rsidRPr="00725372">
        <w:t>may and shall be implemented.</w:t>
      </w:r>
    </w:p>
    <w:p w14:paraId="44924CB1" w14:textId="2A6966B3" w:rsidR="006B0945" w:rsidRPr="00725372" w:rsidRDefault="006B0945" w:rsidP="003E5C09">
      <w:pPr>
        <w:pStyle w:val="ADClause"/>
        <w:numPr>
          <w:ilvl w:val="0"/>
          <w:numId w:val="0"/>
        </w:numPr>
      </w:pPr>
      <w:commentRangeStart w:id="6039"/>
      <w:r w:rsidRPr="00725372">
        <w:t xml:space="preserve">A </w:t>
      </w:r>
      <w:r w:rsidR="006F4F6D">
        <w:t>C</w:t>
      </w:r>
      <w:r w:rsidR="006F4F6D" w:rsidRPr="00725372">
        <w:t xml:space="preserve">hange </w:t>
      </w:r>
      <w:r w:rsidR="006F4F6D">
        <w:t>R</w:t>
      </w:r>
      <w:r w:rsidR="006F4F6D" w:rsidRPr="00725372">
        <w:t xml:space="preserve">equest </w:t>
      </w:r>
      <w:r w:rsidRPr="00725372">
        <w:t xml:space="preserve">having a financial impact </w:t>
      </w:r>
      <w:r w:rsidR="006F4F6D">
        <w:t>on</w:t>
      </w:r>
      <w:r w:rsidRPr="00725372">
        <w:t xml:space="preserve"> the </w:t>
      </w:r>
      <w:r w:rsidR="00CB1438">
        <w:t>Contractor</w:t>
      </w:r>
      <w:r w:rsidRPr="00725372">
        <w:t xml:space="preserve"> shall form the basis for a </w:t>
      </w:r>
      <w:r w:rsidR="006F4F6D">
        <w:t>V</w:t>
      </w:r>
      <w:r w:rsidR="006F4F6D" w:rsidRPr="00725372">
        <w:t xml:space="preserve">ariation </w:t>
      </w:r>
      <w:r w:rsidR="006F4F6D">
        <w:t>O</w:t>
      </w:r>
      <w:r w:rsidR="006F4F6D" w:rsidRPr="00725372">
        <w:t>rder</w:t>
      </w:r>
      <w:r w:rsidRPr="00725372">
        <w:t xml:space="preserve">. In such event, the </w:t>
      </w:r>
      <w:r w:rsidR="006F4F6D">
        <w:t>C</w:t>
      </w:r>
      <w:r w:rsidR="006F4F6D" w:rsidRPr="00725372">
        <w:t xml:space="preserve">hange </w:t>
      </w:r>
      <w:r w:rsidR="006F4F6D">
        <w:t>R</w:t>
      </w:r>
      <w:r w:rsidR="006F4F6D" w:rsidRPr="00725372">
        <w:t xml:space="preserve">equest </w:t>
      </w:r>
      <w:r w:rsidRPr="00725372">
        <w:t xml:space="preserve">shall be considered as approved when the </w:t>
      </w:r>
      <w:r w:rsidR="006F4F6D">
        <w:t>V</w:t>
      </w:r>
      <w:r w:rsidR="006F4F6D" w:rsidRPr="00725372">
        <w:t xml:space="preserve">ariation </w:t>
      </w:r>
      <w:r w:rsidR="006F4F6D">
        <w:t>O</w:t>
      </w:r>
      <w:r w:rsidR="006F4F6D" w:rsidRPr="00725372">
        <w:t xml:space="preserve">rder </w:t>
      </w:r>
      <w:r w:rsidRPr="00725372">
        <w:t xml:space="preserve">is </w:t>
      </w:r>
      <w:r w:rsidR="006F4F6D">
        <w:t>issued</w:t>
      </w:r>
      <w:r w:rsidR="006F4F6D" w:rsidRPr="00725372">
        <w:t xml:space="preserve"> </w:t>
      </w:r>
      <w:r w:rsidRPr="00725372">
        <w:t>by SCK</w:t>
      </w:r>
      <w:r w:rsidR="006F4F6D">
        <w:t> </w:t>
      </w:r>
      <w:r w:rsidRPr="00725372">
        <w:t>CEN.</w:t>
      </w:r>
      <w:commentRangeEnd w:id="6039"/>
      <w:r w:rsidR="00FC4D80">
        <w:rPr>
          <w:rStyle w:val="CommentReference"/>
        </w:rPr>
        <w:commentReference w:id="6039"/>
      </w:r>
    </w:p>
    <w:p w14:paraId="5B329E6D" w14:textId="3DD71E25" w:rsidR="006B0945" w:rsidRPr="00725372" w:rsidRDefault="006B0945" w:rsidP="003E5C09">
      <w:pPr>
        <w:pStyle w:val="ADClause"/>
        <w:numPr>
          <w:ilvl w:val="0"/>
          <w:numId w:val="0"/>
        </w:numPr>
        <w:rPr>
          <w:rStyle w:val="ReqOKChar"/>
        </w:rPr>
      </w:pPr>
      <w:r w:rsidRPr="00725372">
        <w:t xml:space="preserve">The </w:t>
      </w:r>
      <w:r w:rsidR="00CB1438">
        <w:t>Contractor</w:t>
      </w:r>
      <w:r w:rsidRPr="00725372">
        <w:t xml:space="preserve"> shall create and maintain a Change Register</w:t>
      </w:r>
      <w:r w:rsidR="006F4F6D">
        <w:t>, accessible to SCK CEN,</w:t>
      </w:r>
      <w:r w:rsidRPr="00725372">
        <w:t xml:space="preserve"> in which all </w:t>
      </w:r>
      <w:r w:rsidR="006F4F6D">
        <w:t>C</w:t>
      </w:r>
      <w:r w:rsidR="006F4F6D" w:rsidRPr="00725372">
        <w:t xml:space="preserve">hange </w:t>
      </w:r>
      <w:r w:rsidR="006F4F6D">
        <w:t>R</w:t>
      </w:r>
      <w:r w:rsidR="006F4F6D" w:rsidRPr="00725372">
        <w:t xml:space="preserve">equests </w:t>
      </w:r>
      <w:r w:rsidRPr="00725372">
        <w:t xml:space="preserve">shall be logged, including at least </w:t>
      </w:r>
      <w:r w:rsidR="006F4F6D">
        <w:t xml:space="preserve"> (</w:t>
      </w:r>
      <w:r w:rsidR="006F4F6D" w:rsidRPr="00162A4B">
        <w:rPr>
          <w:i/>
          <w:iCs/>
        </w:rPr>
        <w:t>i</w:t>
      </w:r>
      <w:r w:rsidR="006F4F6D">
        <w:t>)</w:t>
      </w:r>
      <w:r w:rsidR="006F4F6D" w:rsidRPr="003610F1">
        <w:t xml:space="preserve"> a </w:t>
      </w:r>
      <w:r w:rsidR="006F4F6D" w:rsidRPr="00162A4B">
        <w:t>unique</w:t>
      </w:r>
      <w:r w:rsidR="006F4F6D" w:rsidRPr="003610F1">
        <w:t xml:space="preserve"> identifier,</w:t>
      </w:r>
      <w:r w:rsidR="006F4F6D">
        <w:t xml:space="preserve"> (</w:t>
      </w:r>
      <w:r w:rsidR="006F4F6D">
        <w:rPr>
          <w:i/>
          <w:iCs/>
        </w:rPr>
        <w:t>ii</w:t>
      </w:r>
      <w:r w:rsidR="006F4F6D">
        <w:t>)</w:t>
      </w:r>
      <w:r w:rsidR="006F4F6D" w:rsidRPr="003610F1">
        <w:t xml:space="preserve"> title</w:t>
      </w:r>
      <w:r w:rsidR="006F4F6D">
        <w:t>, (</w:t>
      </w:r>
      <w:r w:rsidR="006F4F6D">
        <w:rPr>
          <w:i/>
          <w:iCs/>
        </w:rPr>
        <w:t>iii</w:t>
      </w:r>
      <w:r w:rsidR="006F4F6D">
        <w:t>) date of issuance, (</w:t>
      </w:r>
      <w:r w:rsidR="006F4F6D">
        <w:rPr>
          <w:i/>
          <w:iCs/>
        </w:rPr>
        <w:t>iv</w:t>
      </w:r>
      <w:r w:rsidR="006F4F6D">
        <w:t>) financial impact, (</w:t>
      </w:r>
      <w:r w:rsidR="006F4F6D">
        <w:rPr>
          <w:i/>
          <w:iCs/>
        </w:rPr>
        <w:t>v</w:t>
      </w:r>
      <w:r w:rsidR="006F4F6D">
        <w:t>) impact on the Contract schedule,</w:t>
      </w:r>
      <w:r w:rsidR="006F4F6D" w:rsidRPr="003610F1">
        <w:t xml:space="preserve"> and information about the status of</w:t>
      </w:r>
      <w:r w:rsidR="006F4F6D">
        <w:t xml:space="preserve"> (</w:t>
      </w:r>
      <w:r w:rsidR="006F4F6D">
        <w:rPr>
          <w:i/>
          <w:iCs/>
        </w:rPr>
        <w:t>vi</w:t>
      </w:r>
      <w:r w:rsidR="006F4F6D">
        <w:t>)</w:t>
      </w:r>
      <w:r w:rsidR="006F4F6D" w:rsidRPr="003610F1">
        <w:t xml:space="preserve"> the decision</w:t>
      </w:r>
      <w:r w:rsidR="006F4F6D">
        <w:t xml:space="preserve"> (</w:t>
      </w:r>
      <w:r w:rsidR="006F4F6D" w:rsidRPr="00162A4B">
        <w:t>potential, pending, approved, withdrawn or disputed</w:t>
      </w:r>
      <w:r w:rsidR="006F4F6D">
        <w:t>)</w:t>
      </w:r>
      <w:r w:rsidR="006F4F6D" w:rsidRPr="003610F1">
        <w:t xml:space="preserve"> and </w:t>
      </w:r>
      <w:r w:rsidR="006F4F6D">
        <w:t>(</w:t>
      </w:r>
      <w:r w:rsidR="006F4F6D">
        <w:rPr>
          <w:i/>
          <w:iCs/>
        </w:rPr>
        <w:t>vii</w:t>
      </w:r>
      <w:r w:rsidR="006F4F6D">
        <w:t xml:space="preserve">) </w:t>
      </w:r>
      <w:r w:rsidR="006F4F6D" w:rsidRPr="003610F1">
        <w:t>the implementation</w:t>
      </w:r>
      <w:r w:rsidR="006F4F6D" w:rsidRPr="00725372" w:rsidDel="006F4F6D">
        <w:t xml:space="preserve"> </w:t>
      </w:r>
      <w:r w:rsidRPr="00725372">
        <w:rPr>
          <w:sz w:val="18"/>
          <w:szCs w:val="20"/>
        </w:rPr>
        <w:t xml:space="preserve">. </w:t>
      </w:r>
    </w:p>
    <w:p w14:paraId="3FF4948A" w14:textId="77777777" w:rsidR="006B0945" w:rsidRPr="00725372" w:rsidRDefault="006B0945" w:rsidP="003E5C09">
      <w:pPr>
        <w:pStyle w:val="ADClause"/>
        <w:numPr>
          <w:ilvl w:val="0"/>
          <w:numId w:val="0"/>
        </w:numPr>
      </w:pPr>
      <w:r w:rsidRPr="00725372">
        <w:t>Deviations from the specifications defined in the Contract, that were not explicitly authorized by SCK CEN in advance in writing, shall be treated as Non-Conformities.</w:t>
      </w:r>
    </w:p>
    <w:p w14:paraId="570FB051" w14:textId="7F8B32A7" w:rsidR="006B0945" w:rsidRPr="00725372" w:rsidRDefault="006B0945" w:rsidP="006B0945">
      <w:pPr>
        <w:pStyle w:val="Heading3numbered"/>
      </w:pPr>
      <w:bookmarkStart w:id="6040" w:name="_Ref190802525"/>
      <w:bookmarkStart w:id="6041" w:name="_Toc198518483"/>
      <w:r w:rsidRPr="00725372">
        <w:t>Non-Conformity Management</w:t>
      </w:r>
      <w:bookmarkEnd w:id="6040"/>
      <w:bookmarkEnd w:id="6041"/>
    </w:p>
    <w:p w14:paraId="4EF7E245" w14:textId="624401DA" w:rsidR="00273115" w:rsidRDefault="00273115">
      <w:pPr>
        <w:pStyle w:val="ADClause"/>
        <w:numPr>
          <w:ilvl w:val="0"/>
          <w:numId w:val="0"/>
        </w:numPr>
        <w:rPr>
          <w:rStyle w:val="AclauseChar0"/>
          <w:lang w:val="en-GB"/>
        </w:rPr>
      </w:pPr>
      <w:r>
        <w:t xml:space="preserve">A Non-Conformity is defined as any non-compliance with, </w:t>
      </w:r>
      <w:r w:rsidRPr="004943CD">
        <w:t>or deviation from</w:t>
      </w:r>
      <w:r>
        <w:t>,</w:t>
      </w:r>
      <w:r w:rsidRPr="004943CD">
        <w:t xml:space="preserve"> </w:t>
      </w:r>
      <w:r>
        <w:t xml:space="preserve">any of the </w:t>
      </w:r>
      <w:r w:rsidRPr="004943CD">
        <w:t>requirements and/or conformity criteria</w:t>
      </w:r>
      <w:r>
        <w:t xml:space="preserve"> set forth in the Contract</w:t>
      </w:r>
      <w:r w:rsidR="003F5D14">
        <w:t xml:space="preserve"> or approved Change Requests</w:t>
      </w:r>
      <w:r w:rsidRPr="004943CD">
        <w:t>.</w:t>
      </w:r>
    </w:p>
    <w:p w14:paraId="2A47328F" w14:textId="6AA613C9" w:rsidR="006B0945" w:rsidRDefault="006B0945">
      <w:pPr>
        <w:pStyle w:val="ADClause"/>
        <w:numPr>
          <w:ilvl w:val="0"/>
          <w:numId w:val="0"/>
        </w:numPr>
      </w:pPr>
      <w:r w:rsidRPr="00725372">
        <w:rPr>
          <w:rStyle w:val="AclauseChar0"/>
          <w:lang w:val="en-GB"/>
        </w:rPr>
        <w:t xml:space="preserve">The </w:t>
      </w:r>
      <w:r w:rsidR="00CB1438">
        <w:rPr>
          <w:rStyle w:val="AclauseChar0"/>
          <w:lang w:val="en-GB"/>
        </w:rPr>
        <w:t>Contractor</w:t>
      </w:r>
      <w:r w:rsidRPr="00725372">
        <w:rPr>
          <w:rStyle w:val="AclauseChar0"/>
          <w:lang w:val="en-GB"/>
        </w:rPr>
        <w:t xml:space="preserve"> shall have a process in place for managing Non-Conformities that arise during the</w:t>
      </w:r>
      <w:r w:rsidRPr="00725372">
        <w:t xml:space="preserve"> performance of the Contract, including receiving and processing notifications of Non-Conformities from</w:t>
      </w:r>
      <w:r w:rsidR="00273115">
        <w:t xml:space="preserve"> SCK CEN and/or</w:t>
      </w:r>
      <w:r w:rsidRPr="00725372">
        <w:t xml:space="preserve"> third parties (such as its </w:t>
      </w:r>
      <w:r w:rsidRPr="00EA56FE">
        <w:t>suppliers</w:t>
      </w:r>
      <w:r w:rsidR="006F4F6D">
        <w:t xml:space="preserve"> or</w:t>
      </w:r>
      <w:r w:rsidR="006F4F6D" w:rsidRPr="00EA56FE">
        <w:t xml:space="preserve"> </w:t>
      </w:r>
      <w:r w:rsidR="00C04E8C" w:rsidRPr="003E5C09">
        <w:t>Subcontractor</w:t>
      </w:r>
      <w:r w:rsidRPr="00EA56FE">
        <w:t>s</w:t>
      </w:r>
      <w:r w:rsidRPr="00725372">
        <w:t>).</w:t>
      </w:r>
    </w:p>
    <w:p w14:paraId="306C8374" w14:textId="51202B55" w:rsidR="006F4F6D" w:rsidRPr="004C79D2" w:rsidRDefault="006F4F6D" w:rsidP="003E5C09">
      <w:r>
        <w:t>In case of a Non-Conformity, t</w:t>
      </w:r>
      <w:r w:rsidRPr="0044114A">
        <w:t>he Contractor may not ship, or shall recall</w:t>
      </w:r>
      <w:r>
        <w:t xml:space="preserve"> at its own risk and expense</w:t>
      </w:r>
      <w:r w:rsidRPr="0044114A">
        <w:t>, the impacted supply.</w:t>
      </w:r>
      <w:r>
        <w:t xml:space="preserve"> Any steps of the Contract execution, which are (potentially) affected by the Non</w:t>
      </w:r>
      <w:r>
        <w:noBreakHyphen/>
        <w:t>Conformity, shall be put on hold.</w:t>
      </w:r>
    </w:p>
    <w:p w14:paraId="086B5F96" w14:textId="3C4B6FC6" w:rsidR="006B0945" w:rsidRDefault="006B0945">
      <w:pPr>
        <w:pStyle w:val="ADClause"/>
        <w:numPr>
          <w:ilvl w:val="0"/>
          <w:numId w:val="0"/>
        </w:numPr>
      </w:pPr>
      <w:r w:rsidRPr="00725372">
        <w:t xml:space="preserve">The </w:t>
      </w:r>
      <w:r w:rsidR="00CB1438">
        <w:t>Contractor</w:t>
      </w:r>
      <w:r w:rsidRPr="00725372">
        <w:t xml:space="preserve"> shall notify SCK CEN in writing of any such Non-Conformities by means of a Non-Conformity Report (NCR). A NCR </w:t>
      </w:r>
      <w:r w:rsidR="004C79D2">
        <w:t>s</w:t>
      </w:r>
      <w:r w:rsidRPr="00725372">
        <w:t>hall be submitted to SCK CEN as soon as reasonably possible after a Non-Conformity is identified.</w:t>
      </w:r>
    </w:p>
    <w:p w14:paraId="0C416F28" w14:textId="77777777" w:rsidR="004C79D2" w:rsidRDefault="004C79D2" w:rsidP="004C79D2">
      <w:pPr>
        <w:keepNext/>
      </w:pPr>
      <w:r>
        <w:t xml:space="preserve">The NCR shall cover at least the following aspects:  </w:t>
      </w:r>
    </w:p>
    <w:p w14:paraId="45520D06" w14:textId="77777777" w:rsidR="004C79D2" w:rsidRDefault="004C79D2" w:rsidP="001C6DC5">
      <w:pPr>
        <w:pStyle w:val="0AClause"/>
        <w:keepNext/>
        <w:numPr>
          <w:ilvl w:val="1"/>
          <w:numId w:val="38"/>
        </w:numPr>
        <w:tabs>
          <w:tab w:val="left" w:pos="360"/>
        </w:tabs>
      </w:pPr>
      <w:r>
        <w:t>Detailed description of the Non-Conformity;</w:t>
      </w:r>
    </w:p>
    <w:p w14:paraId="77CA818F" w14:textId="270CD8F4" w:rsidR="004C79D2" w:rsidRDefault="004C79D2" w:rsidP="001C6DC5">
      <w:pPr>
        <w:pStyle w:val="0AClause"/>
        <w:numPr>
          <w:ilvl w:val="1"/>
          <w:numId w:val="38"/>
        </w:numPr>
        <w:tabs>
          <w:tab w:val="left" w:pos="360"/>
        </w:tabs>
      </w:pPr>
      <w:r>
        <w:t>Identification of all potentially affected deliverables;</w:t>
      </w:r>
    </w:p>
    <w:p w14:paraId="2ED937BF" w14:textId="77777777" w:rsidR="004C79D2" w:rsidRDefault="004C79D2" w:rsidP="001C6DC5">
      <w:pPr>
        <w:pStyle w:val="0AClause"/>
        <w:numPr>
          <w:ilvl w:val="1"/>
          <w:numId w:val="38"/>
        </w:numPr>
        <w:tabs>
          <w:tab w:val="left" w:pos="360"/>
        </w:tabs>
      </w:pPr>
      <w:r>
        <w:t>Identified (root) cause(s) including verification thereof;</w:t>
      </w:r>
    </w:p>
    <w:p w14:paraId="64FA316D" w14:textId="77777777" w:rsidR="004C79D2" w:rsidRDefault="004C79D2" w:rsidP="001C6DC5">
      <w:pPr>
        <w:pStyle w:val="0AClause"/>
        <w:numPr>
          <w:ilvl w:val="1"/>
          <w:numId w:val="38"/>
        </w:numPr>
        <w:tabs>
          <w:tab w:val="left" w:pos="360"/>
        </w:tabs>
      </w:pPr>
      <w:r>
        <w:t>Proposed corrective actions including their anticipated effectiveness;</w:t>
      </w:r>
    </w:p>
    <w:p w14:paraId="249CF3F6" w14:textId="79B9B8F9" w:rsidR="004C79D2" w:rsidRPr="004C79D2" w:rsidRDefault="004C79D2" w:rsidP="001C6DC5">
      <w:pPr>
        <w:pStyle w:val="0AClause"/>
        <w:numPr>
          <w:ilvl w:val="1"/>
          <w:numId w:val="38"/>
        </w:numPr>
        <w:tabs>
          <w:tab w:val="left" w:pos="360"/>
        </w:tabs>
      </w:pPr>
      <w:r>
        <w:t>Proposed reoccurrence prevention plan (if applicable).</w:t>
      </w:r>
    </w:p>
    <w:p w14:paraId="1A3EA37C" w14:textId="407204F5" w:rsidR="006B0945" w:rsidRPr="00725372" w:rsidRDefault="006B0945" w:rsidP="003E5C09">
      <w:pPr>
        <w:pStyle w:val="ADClause"/>
        <w:numPr>
          <w:ilvl w:val="0"/>
          <w:numId w:val="0"/>
        </w:numPr>
      </w:pPr>
      <w:r w:rsidRPr="00725372">
        <w:t xml:space="preserve">The </w:t>
      </w:r>
      <w:r w:rsidR="00CB1438">
        <w:t>Contractor</w:t>
      </w:r>
      <w:r w:rsidRPr="00725372">
        <w:t xml:space="preserve"> shall include the NCR template in annex to the QAP.</w:t>
      </w:r>
    </w:p>
    <w:p w14:paraId="113A2347" w14:textId="7C04F53D" w:rsidR="006B0945" w:rsidRDefault="004C79D2">
      <w:pPr>
        <w:pStyle w:val="ADClause"/>
        <w:numPr>
          <w:ilvl w:val="0"/>
          <w:numId w:val="0"/>
        </w:numPr>
      </w:pPr>
      <w:r w:rsidRPr="00DB2335">
        <w:t xml:space="preserve">The NCR shall be submitted to SCK CEN for approval. </w:t>
      </w:r>
      <w:r w:rsidRPr="00383763">
        <w:t>SCK CEN shall be entitled to reject the solution</w:t>
      </w:r>
      <w:r>
        <w:t>(</w:t>
      </w:r>
      <w:r w:rsidRPr="00383763">
        <w:t>s</w:t>
      </w:r>
      <w:r>
        <w:t>)</w:t>
      </w:r>
      <w:r w:rsidRPr="00383763">
        <w:t xml:space="preserve"> proposed by the Contractor in case SCK CEN deems the solution not useable given the circumstances</w:t>
      </w:r>
      <w:r w:rsidR="006B0945" w:rsidRPr="00725372">
        <w:t>.</w:t>
      </w:r>
    </w:p>
    <w:p w14:paraId="7C7343D3" w14:textId="73409D89" w:rsidR="004C79D2" w:rsidRDefault="004C79D2" w:rsidP="004C79D2">
      <w:r>
        <w:lastRenderedPageBreak/>
        <w:t xml:space="preserve">The Contractor shall perform the necessary actions to correct the Non-Conformity (in accordance with the SCK CEN approved NCR) at its own risk and expense. Said necessary actions shall not only concern redoing (parts of) the manufacturing and/or its related processes (assembly, packaging, delivery, …), but shall also entail redoing all QA/QC activities associated therewith. </w:t>
      </w:r>
      <w:commentRangeStart w:id="6042"/>
      <w:r>
        <w:t xml:space="preserve">Next to that, if so requested by SCK CEN, the Contractor shall moreover reimburse SCK CEN for the costs incurred by SCK CEN to have the FAT/SAT of the impacted items redone.  </w:t>
      </w:r>
      <w:commentRangeEnd w:id="6042"/>
      <w:r w:rsidR="00FF54D0">
        <w:rPr>
          <w:rStyle w:val="CommentReference"/>
        </w:rPr>
        <w:commentReference w:id="6042"/>
      </w:r>
    </w:p>
    <w:p w14:paraId="1F6F0E27" w14:textId="6CFDFA59" w:rsidR="004C79D2" w:rsidRPr="004C79D2" w:rsidRDefault="004C79D2" w:rsidP="003E5C09">
      <w:r w:rsidRPr="00932912">
        <w:t xml:space="preserve">The Contractor shall keep </w:t>
      </w:r>
      <w:r>
        <w:t>SCK CEN</w:t>
      </w:r>
      <w:r w:rsidRPr="00932912">
        <w:t xml:space="preserve"> </w:t>
      </w:r>
      <w:r>
        <w:t>du</w:t>
      </w:r>
      <w:r w:rsidRPr="00932912">
        <w:t xml:space="preserve">ly informed about the </w:t>
      </w:r>
      <w:r>
        <w:t xml:space="preserve">progress of the implementation of the </w:t>
      </w:r>
      <w:r w:rsidRPr="00932912">
        <w:t xml:space="preserve">actions </w:t>
      </w:r>
      <w:r>
        <w:t xml:space="preserve">identified in the NCR </w:t>
      </w:r>
      <w:r w:rsidRPr="00932912">
        <w:t xml:space="preserve">and, if </w:t>
      </w:r>
      <w:r>
        <w:t>applicable</w:t>
      </w:r>
      <w:r w:rsidRPr="00932912">
        <w:t xml:space="preserve">, </w:t>
      </w:r>
      <w:r>
        <w:t xml:space="preserve">shall </w:t>
      </w:r>
      <w:r w:rsidRPr="00932912">
        <w:t xml:space="preserve">provide a revised </w:t>
      </w:r>
      <w:r>
        <w:t>s</w:t>
      </w:r>
      <w:r w:rsidRPr="00932912">
        <w:t xml:space="preserve">chedule identifying the time impact of </w:t>
      </w:r>
      <w:r>
        <w:t xml:space="preserve">the implementation of said actions; the Contractor shall </w:t>
      </w:r>
      <w:r w:rsidRPr="00D52139">
        <w:t xml:space="preserve">minimize the consequences </w:t>
      </w:r>
      <w:r>
        <w:t>on the schedule in any case</w:t>
      </w:r>
      <w:r w:rsidRPr="00932912">
        <w:t>.</w:t>
      </w:r>
    </w:p>
    <w:p w14:paraId="7E680C04" w14:textId="7D065EC3" w:rsidR="006B0945" w:rsidRPr="00725372" w:rsidRDefault="006B0945" w:rsidP="003E5C09">
      <w:pPr>
        <w:pStyle w:val="ADClause"/>
        <w:numPr>
          <w:ilvl w:val="0"/>
          <w:numId w:val="0"/>
        </w:numPr>
      </w:pPr>
      <w:r w:rsidRPr="00725372">
        <w:t xml:space="preserve">At the specific request of SCK CEN, in order to avoid repetition of possible recurring Non-Conformities during the execution of the Contract, or when imposed by the </w:t>
      </w:r>
      <w:r w:rsidR="00CB1438">
        <w:t>Contractor</w:t>
      </w:r>
      <w:r w:rsidRPr="00725372">
        <w:t xml:space="preserve">'s quality management system or the QAP, the </w:t>
      </w:r>
      <w:r w:rsidR="00CB1438">
        <w:t>Contractor</w:t>
      </w:r>
      <w:r w:rsidRPr="00725372">
        <w:t xml:space="preserve"> shall carry out a root cause analysis of the Non-Conformity. Such an analysis shall:</w:t>
      </w:r>
    </w:p>
    <w:p w14:paraId="78A2029D" w14:textId="77777777" w:rsidR="006B0945" w:rsidRPr="00725372" w:rsidRDefault="006B0945">
      <w:pPr>
        <w:pStyle w:val="ADClause"/>
        <w:numPr>
          <w:ilvl w:val="5"/>
          <w:numId w:val="6"/>
        </w:numPr>
      </w:pPr>
      <w:r w:rsidRPr="00725372">
        <w:t xml:space="preserve">be documented and submitted for approval to SCK CEN. </w:t>
      </w:r>
    </w:p>
    <w:p w14:paraId="7A4B4954" w14:textId="77777777" w:rsidR="006B0945" w:rsidRPr="00725372" w:rsidRDefault="006B0945">
      <w:pPr>
        <w:pStyle w:val="ADClause"/>
        <w:numPr>
          <w:ilvl w:val="5"/>
          <w:numId w:val="6"/>
        </w:numPr>
      </w:pPr>
      <w:r w:rsidRPr="00725372">
        <w:t>include the identified Non-Conformity cause(s).</w:t>
      </w:r>
    </w:p>
    <w:p w14:paraId="354904F1" w14:textId="77777777" w:rsidR="006B0945" w:rsidRPr="00725372" w:rsidRDefault="006B0945">
      <w:pPr>
        <w:pStyle w:val="ADClause"/>
        <w:numPr>
          <w:ilvl w:val="5"/>
          <w:numId w:val="6"/>
        </w:numPr>
      </w:pPr>
      <w:r w:rsidRPr="00725372">
        <w:t>propose an action plan to minimize the probability of a recurrence.</w:t>
      </w:r>
    </w:p>
    <w:p w14:paraId="4D4F5AE8" w14:textId="39E2A18B" w:rsidR="006B0945" w:rsidRPr="00725372" w:rsidRDefault="006B0945" w:rsidP="003E5C09">
      <w:pPr>
        <w:pStyle w:val="ADClause"/>
        <w:numPr>
          <w:ilvl w:val="0"/>
          <w:numId w:val="0"/>
        </w:numPr>
      </w:pPr>
      <w:bookmarkStart w:id="6043" w:name="_Hlk159856120"/>
      <w:r w:rsidRPr="00725372">
        <w:t xml:space="preserve">For actions taking more than 1 month, the </w:t>
      </w:r>
      <w:r w:rsidR="00CB1438">
        <w:t>Contractor</w:t>
      </w:r>
      <w:r w:rsidRPr="00725372">
        <w:t xml:space="preserve"> shall provide a regular status report describing the result of implementation according to the due dates in the action plan. </w:t>
      </w:r>
    </w:p>
    <w:p w14:paraId="785F4973" w14:textId="5581FBBF" w:rsidR="006B0945" w:rsidRPr="00725372" w:rsidRDefault="006B0945" w:rsidP="003E5C09">
      <w:pPr>
        <w:pStyle w:val="ADClause"/>
        <w:numPr>
          <w:ilvl w:val="0"/>
          <w:numId w:val="0"/>
        </w:numPr>
      </w:pPr>
      <w:r w:rsidRPr="00725372">
        <w:t xml:space="preserve">Performing the root cause analysis and implementing any preventive/corrective actions arising therefrom, shall not give rise to any additional compensation for the </w:t>
      </w:r>
      <w:r w:rsidR="00CB1438">
        <w:t>Contractor</w:t>
      </w:r>
      <w:r w:rsidRPr="00725372">
        <w:t>.</w:t>
      </w:r>
      <w:bookmarkEnd w:id="6043"/>
    </w:p>
    <w:p w14:paraId="283EFE9B" w14:textId="77777777" w:rsidR="004C79D2" w:rsidRDefault="004C79D2" w:rsidP="004C79D2">
      <w:r w:rsidRPr="003610F1">
        <w:t xml:space="preserve">Any </w:t>
      </w:r>
      <w:r>
        <w:t xml:space="preserve">Non-Conformities identified and reported by SCK CEN to the Contractor, as well as any other </w:t>
      </w:r>
      <w:r w:rsidRPr="003610F1">
        <w:t>complaints received</w:t>
      </w:r>
      <w:r>
        <w:t xml:space="preserve"> by the Contractor</w:t>
      </w:r>
      <w:r w:rsidRPr="003610F1">
        <w:t xml:space="preserve"> from SCK CEN</w:t>
      </w:r>
      <w:r>
        <w:t>,</w:t>
      </w:r>
      <w:r w:rsidRPr="003610F1">
        <w:t xml:space="preserve"> shall be treated as </w:t>
      </w:r>
      <w:r>
        <w:t>Non-Conformities</w:t>
      </w:r>
      <w:r w:rsidRPr="003610F1">
        <w:t xml:space="preserve"> and duly documented, investigated and resolved according to the stipulations under</w:t>
      </w:r>
      <w:r>
        <w:t xml:space="preserve"> this clause</w:t>
      </w:r>
      <w:r>
        <w:rPr>
          <w:i/>
          <w:iCs/>
        </w:rPr>
        <w:t>.</w:t>
      </w:r>
    </w:p>
    <w:p w14:paraId="7A91B271" w14:textId="0EFB613B" w:rsidR="006B0945" w:rsidRPr="00725372" w:rsidRDefault="004C79D2" w:rsidP="003E5C09">
      <w:pPr>
        <w:pStyle w:val="ADClause"/>
        <w:numPr>
          <w:ilvl w:val="0"/>
          <w:numId w:val="0"/>
        </w:numPr>
      </w:pPr>
      <w:r>
        <w:t>Neither the implementation of the aforementioned procedure on</w:t>
      </w:r>
      <w:r w:rsidRPr="00372D0D">
        <w:t xml:space="preserve"> Non-Conformity management</w:t>
      </w:r>
      <w:r>
        <w:t>, nor the</w:t>
      </w:r>
      <w:r w:rsidRPr="009D3343">
        <w:t xml:space="preserve"> approval by SCK</w:t>
      </w:r>
      <w:r>
        <w:t> </w:t>
      </w:r>
      <w:r w:rsidRPr="009D3343">
        <w:t>CEN of a Non-Conformity Report</w:t>
      </w:r>
      <w:r>
        <w:t>,</w:t>
      </w:r>
      <w:r w:rsidRPr="009D3343">
        <w:t xml:space="preserve"> shall waive or reduce the Contractor’s responsibility</w:t>
      </w:r>
      <w:r>
        <w:t>, according to the relevant stipulations of the Contract,</w:t>
      </w:r>
      <w:r w:rsidRPr="009D3343">
        <w:t xml:space="preserve"> to indemnify and hold SCK CEN harmless against all losses, damages, and costs</w:t>
      </w:r>
      <w:r>
        <w:t xml:space="preserve"> (e.g. due to delay on the schedule)</w:t>
      </w:r>
      <w:r w:rsidRPr="009D3343">
        <w:t xml:space="preserve"> arising from such Non-Conformity.</w:t>
      </w:r>
      <w:bookmarkStart w:id="6044" w:name="_Toc160432906"/>
      <w:bookmarkStart w:id="6045" w:name="_Toc160538027"/>
      <w:bookmarkStart w:id="6046" w:name="_Toc160538123"/>
      <w:bookmarkStart w:id="6047" w:name="_Toc160538219"/>
      <w:bookmarkEnd w:id="6044"/>
      <w:bookmarkEnd w:id="6045"/>
      <w:bookmarkEnd w:id="6046"/>
      <w:bookmarkEnd w:id="6047"/>
    </w:p>
    <w:p w14:paraId="054A7819" w14:textId="342D0E5E" w:rsidR="006B0945" w:rsidRPr="00725372" w:rsidRDefault="006B0945" w:rsidP="006B0945">
      <w:pPr>
        <w:pStyle w:val="Heading3numbered"/>
      </w:pPr>
      <w:bookmarkStart w:id="6048" w:name="_Ref191396737"/>
      <w:bookmarkStart w:id="6049" w:name="_Toc198518484"/>
      <w:r w:rsidRPr="00725372">
        <w:t>Audits</w:t>
      </w:r>
      <w:bookmarkEnd w:id="6048"/>
      <w:bookmarkEnd w:id="6049"/>
    </w:p>
    <w:p w14:paraId="3A9057E2" w14:textId="5CCDE0B6" w:rsidR="006B0945" w:rsidRPr="00725372" w:rsidRDefault="006B0945" w:rsidP="003E5C09">
      <w:pPr>
        <w:pStyle w:val="ADClause"/>
        <w:numPr>
          <w:ilvl w:val="0"/>
          <w:numId w:val="0"/>
        </w:numPr>
      </w:pPr>
      <w:bookmarkStart w:id="6050" w:name="_Ref163466176"/>
      <w:r w:rsidRPr="00725372">
        <w:t>SCK CEN shall be entitled to carry out</w:t>
      </w:r>
      <w:r w:rsidRPr="00EA56FE">
        <w:t xml:space="preserve">, or to have carried out by a third party on its behalf (procured at </w:t>
      </w:r>
      <w:r w:rsidR="00C44363" w:rsidRPr="00EA56FE">
        <w:t>SCK</w:t>
      </w:r>
      <w:r w:rsidR="00C44363">
        <w:t> </w:t>
      </w:r>
      <w:r w:rsidRPr="00EA56FE">
        <w:t xml:space="preserve">CEN’s own cost), an audit of </w:t>
      </w:r>
      <w:r w:rsidR="00CB1438" w:rsidRPr="00EA56FE">
        <w:t>Contractor</w:t>
      </w:r>
      <w:r w:rsidRPr="00EA56FE">
        <w:t xml:space="preserve">/its </w:t>
      </w:r>
      <w:r w:rsidR="00C04E8C" w:rsidRPr="003E5C09">
        <w:t>Subcontractor</w:t>
      </w:r>
      <w:r w:rsidRPr="00EA56FE">
        <w:t>’s</w:t>
      </w:r>
      <w:r w:rsidRPr="00725372">
        <w:t xml:space="preserve"> premises, equipment, procedures to assess the ability of </w:t>
      </w:r>
      <w:r w:rsidR="00CB1438">
        <w:t>Contractor</w:t>
      </w:r>
      <w:r w:rsidRPr="00725372">
        <w:t>/</w:t>
      </w:r>
      <w:r w:rsidR="00C04E8C" w:rsidRPr="003E5C09">
        <w:t>Subcontractor</w:t>
      </w:r>
      <w:r w:rsidRPr="00EA56FE">
        <w:t xml:space="preserve"> to comply</w:t>
      </w:r>
      <w:r w:rsidRPr="00725372">
        <w:t xml:space="preserve"> with the requirements of this document and the Contract</w:t>
      </w:r>
      <w:bookmarkEnd w:id="6050"/>
      <w:r w:rsidRPr="00725372">
        <w:t>.</w:t>
      </w:r>
    </w:p>
    <w:p w14:paraId="4E8854E3" w14:textId="77777777" w:rsidR="006B0945" w:rsidRPr="00725372" w:rsidRDefault="006B0945" w:rsidP="003E5C09">
      <w:pPr>
        <w:pStyle w:val="ADClause"/>
      </w:pPr>
      <w:r w:rsidRPr="00725372">
        <w:t>SCK CEN may request such audit when at least one of the following conditions is met:</w:t>
      </w:r>
    </w:p>
    <w:p w14:paraId="5F2D75DC" w14:textId="2FBC3F11" w:rsidR="006B0945" w:rsidRPr="00725372" w:rsidRDefault="006B0945">
      <w:pPr>
        <w:pStyle w:val="ADClause"/>
        <w:numPr>
          <w:ilvl w:val="3"/>
          <w:numId w:val="6"/>
        </w:numPr>
        <w:spacing w:line="240" w:lineRule="auto"/>
      </w:pPr>
      <w:r w:rsidRPr="00725372">
        <w:t xml:space="preserve">to qualify a </w:t>
      </w:r>
      <w:r w:rsidR="00CB1438" w:rsidRPr="00EA56FE">
        <w:t>Contractor</w:t>
      </w:r>
      <w:r w:rsidRPr="00EA56FE">
        <w:t>/</w:t>
      </w:r>
      <w:r w:rsidR="00C04E8C" w:rsidRPr="003E5C09">
        <w:t>Subcontractor</w:t>
      </w:r>
      <w:r w:rsidRPr="00725372">
        <w:t xml:space="preserve"> which is not ISO 9001 certified.</w:t>
      </w:r>
    </w:p>
    <w:p w14:paraId="6E0F5A40" w14:textId="77777777" w:rsidR="006B0945" w:rsidRPr="00725372" w:rsidRDefault="006B0945">
      <w:pPr>
        <w:pStyle w:val="ADClause"/>
        <w:numPr>
          <w:ilvl w:val="3"/>
          <w:numId w:val="6"/>
        </w:numPr>
        <w:spacing w:line="240" w:lineRule="auto"/>
      </w:pPr>
      <w:r w:rsidRPr="00725372">
        <w:t>to address performance issues.</w:t>
      </w:r>
    </w:p>
    <w:p w14:paraId="5FDC29E3" w14:textId="7CF1B637" w:rsidR="006B0945" w:rsidRPr="00FF54D0" w:rsidRDefault="006B0945" w:rsidP="00FF54D0">
      <w:pPr>
        <w:pStyle w:val="ADClause"/>
        <w:numPr>
          <w:ilvl w:val="0"/>
          <w:numId w:val="0"/>
        </w:numPr>
      </w:pPr>
      <w:r w:rsidRPr="00725372">
        <w:t xml:space="preserve">SCK CEN shall inform the </w:t>
      </w:r>
      <w:r w:rsidR="00CB1438">
        <w:t>Contractor</w:t>
      </w:r>
      <w:r w:rsidRPr="00725372">
        <w:t xml:space="preserve"> in advance of the audit and shall take all necessary steps not to unduly interfere with the performance of </w:t>
      </w:r>
      <w:r w:rsidR="00CB1438">
        <w:t>Contractor</w:t>
      </w:r>
      <w:r w:rsidRPr="00725372">
        <w:t xml:space="preserve">’s business operations. SCK CEN shall provide an audit report within two weeks of completing the audit. The </w:t>
      </w:r>
      <w:r w:rsidR="00CB1438">
        <w:t>Contractor</w:t>
      </w:r>
      <w:r w:rsidRPr="00725372">
        <w:t xml:space="preserve"> shall respond within two weeks with an action plan to address the identified Non-Conformities. </w:t>
      </w:r>
    </w:p>
    <w:p w14:paraId="168B11E5" w14:textId="30F5C6E6" w:rsidR="006B0945" w:rsidRPr="00725372" w:rsidRDefault="006B0945" w:rsidP="006B0945">
      <w:pPr>
        <w:pStyle w:val="Heading2numbered"/>
      </w:pPr>
      <w:bookmarkStart w:id="6051" w:name="_Toc198518485"/>
      <w:r w:rsidRPr="00725372">
        <w:t>Quality Control</w:t>
      </w:r>
      <w:bookmarkEnd w:id="6051"/>
    </w:p>
    <w:p w14:paraId="6126F570" w14:textId="26C03E09" w:rsidR="006B0945" w:rsidRPr="00725372" w:rsidRDefault="006B0945" w:rsidP="006B0945">
      <w:pPr>
        <w:pStyle w:val="Heading3numbered"/>
      </w:pPr>
      <w:bookmarkStart w:id="6052" w:name="_Toc198518486"/>
      <w:r w:rsidRPr="00725372">
        <w:lastRenderedPageBreak/>
        <w:t>General requirements</w:t>
      </w:r>
      <w:bookmarkEnd w:id="6052"/>
    </w:p>
    <w:p w14:paraId="52FCC5CA" w14:textId="0E4A4BF6" w:rsidR="006B0945" w:rsidRPr="00725372" w:rsidRDefault="006B0945" w:rsidP="003E5C09">
      <w:pPr>
        <w:pStyle w:val="ADClause"/>
        <w:numPr>
          <w:ilvl w:val="0"/>
          <w:numId w:val="0"/>
        </w:numPr>
      </w:pPr>
      <w:r w:rsidRPr="00725372">
        <w:t xml:space="preserve">The </w:t>
      </w:r>
      <w:r w:rsidR="00CB1438">
        <w:t>Contractor</w:t>
      </w:r>
      <w:r w:rsidRPr="00725372">
        <w:t xml:space="preserve"> shall be fully responsible for the quality of the deliverables, including the quality of all components, materials, and services procured by the </w:t>
      </w:r>
      <w:r w:rsidR="00CB1438">
        <w:t>Contractor</w:t>
      </w:r>
      <w:r w:rsidRPr="00725372">
        <w:t>.</w:t>
      </w:r>
    </w:p>
    <w:p w14:paraId="1356ED4B" w14:textId="5F70358F"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the Contract is performed in accordance with all applicable regional, national and international laws, regulations and industrial codes and standards and Good Industry Practices. </w:t>
      </w:r>
    </w:p>
    <w:p w14:paraId="1323D0C5" w14:textId="68DF719F" w:rsidR="006B0945" w:rsidRPr="00725372" w:rsidRDefault="006B0945" w:rsidP="003E5C09">
      <w:pPr>
        <w:pStyle w:val="ADClause"/>
        <w:numPr>
          <w:ilvl w:val="0"/>
          <w:numId w:val="0"/>
        </w:numPr>
      </w:pPr>
      <w:r w:rsidRPr="00725372">
        <w:t>Additionally, to ensure compliance with the requirements outlined in this document, the QAP shall include at least the qualification and validation requirements specified in</w:t>
      </w:r>
      <w:r w:rsidR="005C1AC7" w:rsidRPr="00725372">
        <w:t xml:space="preserve"> this document</w:t>
      </w:r>
      <w:r w:rsidRPr="00725372">
        <w:t>.</w:t>
      </w:r>
    </w:p>
    <w:p w14:paraId="67F9AC3D" w14:textId="706F1F40"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components, materials, equipment and/or tools used at the performance of the Contract are appropriately designed, constructed, installed, calibrated, and operated. The </w:t>
      </w:r>
      <w:r w:rsidR="00CB1438">
        <w:t>Contractor</w:t>
      </w:r>
      <w:r w:rsidRPr="00725372">
        <w:t xml:space="preserve"> shall develop, maintain, and comply with appropriate schedules for adjustment, cleaning, calibration, or any other required maintenance. The </w:t>
      </w:r>
      <w:r w:rsidR="00CB1438">
        <w:t>Contractor</w:t>
      </w:r>
      <w:r w:rsidRPr="00725372">
        <w:t xml:space="preserve"> shall maintain records of these activities and make them available to SCK CEN upon simple request and without any right for further compensation or payment. </w:t>
      </w:r>
    </w:p>
    <w:p w14:paraId="49E528C5" w14:textId="77777777" w:rsidR="006B0945" w:rsidRPr="00725372" w:rsidRDefault="006B0945" w:rsidP="003E5C09">
      <w:pPr>
        <w:pStyle w:val="ADClause"/>
        <w:numPr>
          <w:ilvl w:val="0"/>
          <w:numId w:val="0"/>
        </w:numPr>
      </w:pPr>
      <w:r w:rsidRPr="00725372">
        <w:t xml:space="preserve">All measurement and testing instrumentation used at the performance of the Contract shall have the appropriate qualifications and shall be regularly calibrated to ensure appropriate accuracy and precision for the measurement at hand. SCK CEN reserves the right to request a measurement </w:t>
      </w:r>
      <w:r w:rsidRPr="003E5C09">
        <w:rPr>
          <w:color w:val="000000" w:themeColor="text1"/>
        </w:rPr>
        <w:t xml:space="preserve">system </w:t>
      </w:r>
      <w:r w:rsidRPr="00725372">
        <w:t xml:space="preserve">analysis and/or proof of calibration in case of any doubt of appropriateness. </w:t>
      </w:r>
    </w:p>
    <w:p w14:paraId="11788D23" w14:textId="679A96F8" w:rsidR="006B0945" w:rsidRPr="00725372" w:rsidRDefault="006B0945" w:rsidP="003E5C09">
      <w:pPr>
        <w:pStyle w:val="ADClause"/>
        <w:numPr>
          <w:ilvl w:val="0"/>
          <w:numId w:val="0"/>
        </w:numPr>
      </w:pPr>
      <w:r w:rsidRPr="00725372">
        <w:t xml:space="preserve">The </w:t>
      </w:r>
      <w:r w:rsidR="00CB1438">
        <w:t>Contractor</w:t>
      </w:r>
      <w:r w:rsidRPr="00725372">
        <w:t xml:space="preserve"> shall provide all equipment necessary to perform and to evaluate the tests on site. Additional test cryostats, valves and instrumentation for acceptance tests shall be delivered by the </w:t>
      </w:r>
      <w:r w:rsidR="00CB1438">
        <w:t>Contractor</w:t>
      </w:r>
      <w:r w:rsidRPr="00725372">
        <w:t xml:space="preserve">. </w:t>
      </w:r>
    </w:p>
    <w:p w14:paraId="078DE4E9" w14:textId="5F16DE44" w:rsidR="006B0945" w:rsidRPr="00725372" w:rsidRDefault="006B0945" w:rsidP="003E5C09">
      <w:pPr>
        <w:pStyle w:val="ADClause"/>
        <w:numPr>
          <w:ilvl w:val="0"/>
          <w:numId w:val="0"/>
        </w:numPr>
      </w:pPr>
      <w:r w:rsidRPr="00725372">
        <w:t xml:space="preserve">Additionally, the </w:t>
      </w:r>
      <w:r w:rsidR="00CB1438">
        <w:t>Contractor</w:t>
      </w:r>
      <w:r w:rsidRPr="00725372">
        <w:t xml:space="preserve"> shall describe special test facilities that will be used in the course of the contract.</w:t>
      </w:r>
    </w:p>
    <w:p w14:paraId="373A550F" w14:textId="0C43A5BF" w:rsidR="006B0945" w:rsidRDefault="006B0945">
      <w:pPr>
        <w:pStyle w:val="ADClause"/>
        <w:numPr>
          <w:ilvl w:val="0"/>
          <w:numId w:val="0"/>
        </w:numPr>
      </w:pPr>
      <w:r w:rsidRPr="00725372">
        <w:t xml:space="preserve">The inspections, measurements, and testing activities described in </w:t>
      </w:r>
      <w:r w:rsidR="001054BF" w:rsidRPr="00725372">
        <w:t>th</w:t>
      </w:r>
      <w:r w:rsidR="001054BF">
        <w:t>e</w:t>
      </w:r>
      <w:r w:rsidR="001054BF" w:rsidRPr="00725372">
        <w:t xml:space="preserve"> </w:t>
      </w:r>
      <w:r w:rsidR="001054BF">
        <w:t>Contract</w:t>
      </w:r>
      <w:r w:rsidRPr="00725372">
        <w:t xml:space="preserve"> are mandatory but comprise only the minimum required. These activities are not intended to supplant any control, measurement, examination, inspection or test usually performed by the </w:t>
      </w:r>
      <w:r w:rsidR="00CB1438">
        <w:t>Contractor</w:t>
      </w:r>
      <w:r w:rsidRPr="00725372">
        <w:t xml:space="preserve"> to ensure the quality of the product. The </w:t>
      </w:r>
      <w:r w:rsidR="00CB1438">
        <w:t>Contractor</w:t>
      </w:r>
      <w:r w:rsidRPr="00725372">
        <w:t xml:space="preserve"> shall perform the quality control according to best practices, as generally recognized, as well as, as assessed based on his internal know-how and prior experience.</w:t>
      </w:r>
    </w:p>
    <w:p w14:paraId="701B950C" w14:textId="77777777" w:rsidR="006041CD" w:rsidRPr="005A3685" w:rsidRDefault="006041CD" w:rsidP="006041CD">
      <w:r>
        <w:t>In the offer, the Applicant shall outline the quality control process that shall be implemented during Contract execution.</w:t>
      </w:r>
    </w:p>
    <w:p w14:paraId="5B8C5C56" w14:textId="3236143B" w:rsidR="006041CD" w:rsidRDefault="006041CD" w:rsidP="003E5C09">
      <w:pPr>
        <w:pStyle w:val="Heading3numbered"/>
      </w:pPr>
      <w:bookmarkStart w:id="6053" w:name="_Toc198518487"/>
      <w:commentRangeStart w:id="6054"/>
      <w:r>
        <w:t>Manufacturing and Inspection Plan</w:t>
      </w:r>
      <w:commentRangeEnd w:id="6054"/>
      <w:r>
        <w:rPr>
          <w:rStyle w:val="CommentReference"/>
          <w:rFonts w:eastAsia="Calibri"/>
          <w:color w:val="auto"/>
        </w:rPr>
        <w:commentReference w:id="6054"/>
      </w:r>
      <w:bookmarkEnd w:id="6053"/>
      <w:r>
        <w:t xml:space="preserve"> </w:t>
      </w:r>
    </w:p>
    <w:p w14:paraId="0BDEFC71" w14:textId="07134C3F" w:rsidR="001054BF" w:rsidRDefault="001054BF">
      <w:r>
        <w:t xml:space="preserve">The Contractor shall prepare a Manufacturing and Inspection Plan (MIP) covering </w:t>
      </w:r>
      <w:r w:rsidR="007F5052">
        <w:t>all tests and inspections from start of manufacturing to provisional acceptance. It shall, as a minimum, include test</w:t>
      </w:r>
      <w:r w:rsidR="00B521E2">
        <w:t xml:space="preserve"> and inspection</w:t>
      </w:r>
      <w:r w:rsidR="007F5052">
        <w:t xml:space="preserve"> plans</w:t>
      </w:r>
      <w:r w:rsidR="00B521E2">
        <w:t xml:space="preserve"> &amp;</w:t>
      </w:r>
      <w:r w:rsidR="007F5052">
        <w:t xml:space="preserve"> procedures and</w:t>
      </w:r>
      <w:r>
        <w:t xml:space="preserve"> </w:t>
      </w:r>
      <w:r w:rsidR="00B521E2">
        <w:t xml:space="preserve">(if on-site at SCK CEN) </w:t>
      </w:r>
      <w:r>
        <w:t xml:space="preserve">utilities </w:t>
      </w:r>
      <w:r w:rsidR="007F5052">
        <w:t>necessary for executing the tests</w:t>
      </w:r>
      <w:r>
        <w:t xml:space="preserve">. It shall </w:t>
      </w:r>
      <w:r w:rsidR="007F5052">
        <w:t>indicate</w:t>
      </w:r>
      <w:r>
        <w:t xml:space="preserve"> the Hold Points and Witness Points defined in the Contract as well as any other HP/WP defined by SCK CEN during </w:t>
      </w:r>
      <w:r w:rsidR="007F5052">
        <w:t>execution of the C</w:t>
      </w:r>
      <w:r>
        <w:t>ontract.</w:t>
      </w:r>
    </w:p>
    <w:p w14:paraId="3B861600" w14:textId="05D1A79C" w:rsidR="005F5F61" w:rsidRDefault="005F5F61">
      <w:r>
        <w:t xml:space="preserve">The MIP shall serve </w:t>
      </w:r>
      <w:r w:rsidR="00B521E2">
        <w:t>to verify</w:t>
      </w:r>
      <w:r>
        <w:t xml:space="preserve"> </w:t>
      </w:r>
      <w:r w:rsidR="00B521E2">
        <w:t>that</w:t>
      </w:r>
      <w:r>
        <w:t xml:space="preserve"> all tests and inspections </w:t>
      </w:r>
      <w:r w:rsidR="003751AC">
        <w:t>a</w:t>
      </w:r>
      <w:r>
        <w:t xml:space="preserve">re executed </w:t>
      </w:r>
      <w:r w:rsidR="00B521E2">
        <w:t>as planned and in compliance with</w:t>
      </w:r>
      <w:r>
        <w:t xml:space="preserve"> the agreed HP/WP.</w:t>
      </w:r>
    </w:p>
    <w:p w14:paraId="6E7B489E" w14:textId="6A4826EE" w:rsidR="006041CD" w:rsidRDefault="006041CD">
      <w:pPr>
        <w:rPr>
          <w:rStyle w:val="AAReferencedChar"/>
        </w:rPr>
      </w:pPr>
      <w:r>
        <w:t xml:space="preserve">A preliminary version of the MIP shall be provided as part of deliverable </w:t>
      </w:r>
      <w:r w:rsidR="0081103D">
        <w:fldChar w:fldCharType="begin"/>
      </w:r>
      <w:r w:rsidR="0081103D">
        <w:instrText xml:space="preserve"> REF _Ref194400300 \h  \* MERGEFORMAT </w:instrText>
      </w:r>
      <w:r w:rsidR="0081103D">
        <w:fldChar w:fldCharType="separate"/>
      </w:r>
      <w:r w:rsidR="00711812">
        <w:rPr>
          <w:b/>
          <w:bCs/>
          <w:lang w:val="en-US"/>
        </w:rPr>
        <w:t>Error! Reference source not found.</w:t>
      </w:r>
      <w:r w:rsidR="0081103D">
        <w:fldChar w:fldCharType="end"/>
      </w:r>
      <w:r>
        <w:rPr>
          <w:rStyle w:val="AAReferencedChar"/>
        </w:rPr>
        <w:t>.</w:t>
      </w:r>
      <w:r w:rsidRPr="003E5C09">
        <w:t xml:space="preserve"> The final version</w:t>
      </w:r>
      <w:r>
        <w:t xml:space="preserve"> shall be provided as part of deliverable </w:t>
      </w:r>
      <w:r w:rsidRPr="00725372">
        <w:rPr>
          <w:rStyle w:val="AAReferencedChar"/>
        </w:rPr>
        <w:fldChar w:fldCharType="begin"/>
      </w:r>
      <w:r w:rsidRPr="00725372">
        <w:rPr>
          <w:rStyle w:val="AAReferencedChar"/>
        </w:rPr>
        <w:instrText xml:space="preserve"> REF _Ref191381281 \h  \* MERGEFORMAT </w:instrText>
      </w:r>
      <w:r w:rsidRPr="00725372">
        <w:rPr>
          <w:rStyle w:val="AAReferencedChar"/>
        </w:rPr>
      </w:r>
      <w:r w:rsidRPr="00725372">
        <w:rPr>
          <w:rStyle w:val="AAReferencedChar"/>
        </w:rPr>
        <w:fldChar w:fldCharType="separate"/>
      </w:r>
      <w:r w:rsidR="00711812">
        <w:rPr>
          <w:rStyle w:val="AAReferencedChar"/>
          <w:b/>
          <w:bCs/>
          <w:lang w:val="en-US"/>
        </w:rPr>
        <w:t>Error! Reference source not found.</w:t>
      </w:r>
      <w:r w:rsidRPr="00725372">
        <w:rPr>
          <w:rStyle w:val="AAReferencedChar"/>
        </w:rPr>
        <w:fldChar w:fldCharType="end"/>
      </w:r>
      <w:r>
        <w:rPr>
          <w:rStyle w:val="AAReferencedChar"/>
        </w:rPr>
        <w:t>.</w:t>
      </w:r>
    </w:p>
    <w:p w14:paraId="7039E9B2" w14:textId="18E467BE" w:rsidR="005F5F61" w:rsidRPr="003E5C09" w:rsidRDefault="005F5F61" w:rsidP="003E5C09">
      <w:pPr>
        <w:rPr>
          <w:color w:val="000000" w:themeColor="text1"/>
        </w:rPr>
      </w:pPr>
      <w:r w:rsidRPr="003E5C09">
        <w:rPr>
          <w:rStyle w:val="AAReferencedChar"/>
          <w:i w:val="0"/>
          <w:iCs w:val="0"/>
          <w:color w:val="000000" w:themeColor="text1"/>
        </w:rPr>
        <w:t>In the offer, the Applicant shall</w:t>
      </w:r>
      <w:r>
        <w:rPr>
          <w:rStyle w:val="AAReferencedChar"/>
          <w:i w:val="0"/>
          <w:iCs w:val="0"/>
          <w:color w:val="000000" w:themeColor="text1"/>
        </w:rPr>
        <w:t xml:space="preserve"> explain </w:t>
      </w:r>
      <w:r w:rsidR="00B521E2">
        <w:rPr>
          <w:rStyle w:val="AAReferencedChar"/>
          <w:i w:val="0"/>
          <w:iCs w:val="0"/>
          <w:color w:val="000000" w:themeColor="text1"/>
        </w:rPr>
        <w:t>the approach to implementing the above</w:t>
      </w:r>
      <w:r>
        <w:rPr>
          <w:rStyle w:val="AAReferencedChar"/>
          <w:i w:val="0"/>
          <w:iCs w:val="0"/>
          <w:color w:val="000000" w:themeColor="text1"/>
        </w:rPr>
        <w:t xml:space="preserve"> </w:t>
      </w:r>
      <w:r w:rsidR="00B521E2">
        <w:rPr>
          <w:rStyle w:val="AAReferencedChar"/>
          <w:i w:val="0"/>
          <w:iCs w:val="0"/>
          <w:color w:val="000000" w:themeColor="text1"/>
        </w:rPr>
        <w:t xml:space="preserve">MIP </w:t>
      </w:r>
      <w:r>
        <w:rPr>
          <w:rStyle w:val="AAReferencedChar"/>
          <w:i w:val="0"/>
          <w:iCs w:val="0"/>
          <w:color w:val="000000" w:themeColor="text1"/>
        </w:rPr>
        <w:t>requirements.</w:t>
      </w:r>
    </w:p>
    <w:p w14:paraId="16403C07" w14:textId="78F8B16F" w:rsidR="006B0945" w:rsidRPr="00725372" w:rsidRDefault="006B0945" w:rsidP="006B0945">
      <w:pPr>
        <w:pStyle w:val="Heading3numbered"/>
      </w:pPr>
      <w:bookmarkStart w:id="6055" w:name="_Toc192782715"/>
      <w:bookmarkStart w:id="6056" w:name="_Toc192783323"/>
      <w:bookmarkStart w:id="6057" w:name="_Toc192851243"/>
      <w:bookmarkStart w:id="6058" w:name="_Toc192929730"/>
      <w:bookmarkStart w:id="6059" w:name="_Toc192935418"/>
      <w:bookmarkStart w:id="6060" w:name="_Toc193016766"/>
      <w:bookmarkStart w:id="6061" w:name="_Toc192782716"/>
      <w:bookmarkStart w:id="6062" w:name="_Toc192783324"/>
      <w:bookmarkStart w:id="6063" w:name="_Toc192851244"/>
      <w:bookmarkStart w:id="6064" w:name="_Toc192929731"/>
      <w:bookmarkStart w:id="6065" w:name="_Toc192935419"/>
      <w:bookmarkStart w:id="6066" w:name="_Toc193016767"/>
      <w:bookmarkStart w:id="6067" w:name="_Toc169612653"/>
      <w:bookmarkStart w:id="6068" w:name="_Toc169612750"/>
      <w:bookmarkStart w:id="6069" w:name="_Toc169612848"/>
      <w:bookmarkStart w:id="6070" w:name="_Toc169614232"/>
      <w:bookmarkStart w:id="6071" w:name="_Toc177587802"/>
      <w:bookmarkStart w:id="6072" w:name="_Toc177644574"/>
      <w:bookmarkStart w:id="6073" w:name="_Toc177657981"/>
      <w:bookmarkStart w:id="6074" w:name="_Toc178013395"/>
      <w:bookmarkStart w:id="6075" w:name="_Toc178107876"/>
      <w:bookmarkStart w:id="6076" w:name="_Toc178251697"/>
      <w:bookmarkStart w:id="6077" w:name="_Toc178251871"/>
      <w:bookmarkStart w:id="6078" w:name="_Toc178252029"/>
      <w:bookmarkStart w:id="6079" w:name="_Toc178252186"/>
      <w:bookmarkStart w:id="6080" w:name="_Toc178252343"/>
      <w:bookmarkStart w:id="6081" w:name="_Toc178252500"/>
      <w:bookmarkStart w:id="6082" w:name="_Toc178252657"/>
      <w:bookmarkStart w:id="6083" w:name="_Toc178252819"/>
      <w:bookmarkStart w:id="6084" w:name="_Toc178326008"/>
      <w:bookmarkStart w:id="6085" w:name="_Toc178326452"/>
      <w:bookmarkStart w:id="6086" w:name="_Toc178579145"/>
      <w:bookmarkStart w:id="6087" w:name="_Toc178595199"/>
      <w:bookmarkStart w:id="6088" w:name="_Toc178600008"/>
      <w:bookmarkStart w:id="6089" w:name="_Toc178611909"/>
      <w:bookmarkStart w:id="6090" w:name="_Toc178853300"/>
      <w:bookmarkStart w:id="6091" w:name="_Toc177587804"/>
      <w:bookmarkStart w:id="6092" w:name="_Toc177644576"/>
      <w:bookmarkStart w:id="6093" w:name="_Toc177657983"/>
      <w:bookmarkStart w:id="6094" w:name="_Toc178013397"/>
      <w:bookmarkStart w:id="6095" w:name="_Toc178107878"/>
      <w:bookmarkStart w:id="6096" w:name="_Toc178251699"/>
      <w:bookmarkStart w:id="6097" w:name="_Toc178251873"/>
      <w:bookmarkStart w:id="6098" w:name="_Toc178252031"/>
      <w:bookmarkStart w:id="6099" w:name="_Toc178252188"/>
      <w:bookmarkStart w:id="6100" w:name="_Toc178252345"/>
      <w:bookmarkStart w:id="6101" w:name="_Toc178252502"/>
      <w:bookmarkStart w:id="6102" w:name="_Toc178252659"/>
      <w:bookmarkStart w:id="6103" w:name="_Toc178252821"/>
      <w:bookmarkStart w:id="6104" w:name="_Toc178326010"/>
      <w:bookmarkStart w:id="6105" w:name="_Toc178326454"/>
      <w:bookmarkStart w:id="6106" w:name="_Toc178579147"/>
      <w:bookmarkStart w:id="6107" w:name="_Toc178595201"/>
      <w:bookmarkStart w:id="6108" w:name="_Toc178600010"/>
      <w:bookmarkStart w:id="6109" w:name="_Toc178611911"/>
      <w:bookmarkStart w:id="6110" w:name="_Toc177587805"/>
      <w:bookmarkStart w:id="6111" w:name="_Toc177644577"/>
      <w:bookmarkStart w:id="6112" w:name="_Toc177657984"/>
      <w:bookmarkStart w:id="6113" w:name="_Toc178013398"/>
      <w:bookmarkStart w:id="6114" w:name="_Toc178107879"/>
      <w:bookmarkStart w:id="6115" w:name="_Toc178251700"/>
      <w:bookmarkStart w:id="6116" w:name="_Toc178251874"/>
      <w:bookmarkStart w:id="6117" w:name="_Toc178252032"/>
      <w:bookmarkStart w:id="6118" w:name="_Toc178252189"/>
      <w:bookmarkStart w:id="6119" w:name="_Toc178252346"/>
      <w:bookmarkStart w:id="6120" w:name="_Toc178252503"/>
      <w:bookmarkStart w:id="6121" w:name="_Toc178252660"/>
      <w:bookmarkStart w:id="6122" w:name="_Toc178252822"/>
      <w:bookmarkStart w:id="6123" w:name="_Toc178326011"/>
      <w:bookmarkStart w:id="6124" w:name="_Toc178326455"/>
      <w:bookmarkStart w:id="6125" w:name="_Toc178579148"/>
      <w:bookmarkStart w:id="6126" w:name="_Toc178595202"/>
      <w:bookmarkStart w:id="6127" w:name="_Toc178600011"/>
      <w:bookmarkStart w:id="6128" w:name="_Toc178611912"/>
      <w:bookmarkStart w:id="6129" w:name="_Toc177587806"/>
      <w:bookmarkStart w:id="6130" w:name="_Toc177644578"/>
      <w:bookmarkStart w:id="6131" w:name="_Toc177657985"/>
      <w:bookmarkStart w:id="6132" w:name="_Toc178013399"/>
      <w:bookmarkStart w:id="6133" w:name="_Toc178107880"/>
      <w:bookmarkStart w:id="6134" w:name="_Toc178251701"/>
      <w:bookmarkStart w:id="6135" w:name="_Toc178251875"/>
      <w:bookmarkStart w:id="6136" w:name="_Toc178252033"/>
      <w:bookmarkStart w:id="6137" w:name="_Toc178252190"/>
      <w:bookmarkStart w:id="6138" w:name="_Toc178252347"/>
      <w:bookmarkStart w:id="6139" w:name="_Toc178252504"/>
      <w:bookmarkStart w:id="6140" w:name="_Toc178252661"/>
      <w:bookmarkStart w:id="6141" w:name="_Toc178252823"/>
      <w:bookmarkStart w:id="6142" w:name="_Toc178326012"/>
      <w:bookmarkStart w:id="6143" w:name="_Toc178326456"/>
      <w:bookmarkStart w:id="6144" w:name="_Toc178579149"/>
      <w:bookmarkStart w:id="6145" w:name="_Toc178595203"/>
      <w:bookmarkStart w:id="6146" w:name="_Toc178600012"/>
      <w:bookmarkStart w:id="6147" w:name="_Toc178611913"/>
      <w:bookmarkStart w:id="6148" w:name="_Toc177587807"/>
      <w:bookmarkStart w:id="6149" w:name="_Toc177644579"/>
      <w:bookmarkStart w:id="6150" w:name="_Toc177657986"/>
      <w:bookmarkStart w:id="6151" w:name="_Toc178013400"/>
      <w:bookmarkStart w:id="6152" w:name="_Toc178107881"/>
      <w:bookmarkStart w:id="6153" w:name="_Toc178251702"/>
      <w:bookmarkStart w:id="6154" w:name="_Toc178251876"/>
      <w:bookmarkStart w:id="6155" w:name="_Toc178252034"/>
      <w:bookmarkStart w:id="6156" w:name="_Toc178252191"/>
      <w:bookmarkStart w:id="6157" w:name="_Toc178252348"/>
      <w:bookmarkStart w:id="6158" w:name="_Toc178252505"/>
      <w:bookmarkStart w:id="6159" w:name="_Toc178252662"/>
      <w:bookmarkStart w:id="6160" w:name="_Toc178252824"/>
      <w:bookmarkStart w:id="6161" w:name="_Toc178326013"/>
      <w:bookmarkStart w:id="6162" w:name="_Toc178326457"/>
      <w:bookmarkStart w:id="6163" w:name="_Toc178579150"/>
      <w:bookmarkStart w:id="6164" w:name="_Toc178595204"/>
      <w:bookmarkStart w:id="6165" w:name="_Toc178600013"/>
      <w:bookmarkStart w:id="6166" w:name="_Toc178611914"/>
      <w:bookmarkStart w:id="6167" w:name="_Toc177587808"/>
      <w:bookmarkStart w:id="6168" w:name="_Toc177644580"/>
      <w:bookmarkStart w:id="6169" w:name="_Toc177657987"/>
      <w:bookmarkStart w:id="6170" w:name="_Toc178013401"/>
      <w:bookmarkStart w:id="6171" w:name="_Toc178107882"/>
      <w:bookmarkStart w:id="6172" w:name="_Toc178251703"/>
      <w:bookmarkStart w:id="6173" w:name="_Toc178251877"/>
      <w:bookmarkStart w:id="6174" w:name="_Toc178252035"/>
      <w:bookmarkStart w:id="6175" w:name="_Toc178252192"/>
      <w:bookmarkStart w:id="6176" w:name="_Toc178252349"/>
      <w:bookmarkStart w:id="6177" w:name="_Toc178252506"/>
      <w:bookmarkStart w:id="6178" w:name="_Toc178252663"/>
      <w:bookmarkStart w:id="6179" w:name="_Toc178252825"/>
      <w:bookmarkStart w:id="6180" w:name="_Toc178326014"/>
      <w:bookmarkStart w:id="6181" w:name="_Toc178326458"/>
      <w:bookmarkStart w:id="6182" w:name="_Toc178579151"/>
      <w:bookmarkStart w:id="6183" w:name="_Toc178595205"/>
      <w:bookmarkStart w:id="6184" w:name="_Toc178600014"/>
      <w:bookmarkStart w:id="6185" w:name="_Toc178611915"/>
      <w:bookmarkStart w:id="6186" w:name="_Toc162509122"/>
      <w:bookmarkStart w:id="6187" w:name="_Toc162509123"/>
      <w:bookmarkStart w:id="6188" w:name="_Toc162509124"/>
      <w:bookmarkStart w:id="6189" w:name="_Toc162509125"/>
      <w:bookmarkStart w:id="6190" w:name="_Toc162509126"/>
      <w:bookmarkStart w:id="6191" w:name="_Toc162509127"/>
      <w:bookmarkStart w:id="6192" w:name="_Toc162509128"/>
      <w:bookmarkStart w:id="6193" w:name="_Toc162509129"/>
      <w:bookmarkStart w:id="6194" w:name="_Toc162509130"/>
      <w:bookmarkStart w:id="6195" w:name="_Toc162509131"/>
      <w:bookmarkStart w:id="6196" w:name="_Toc162509132"/>
      <w:bookmarkStart w:id="6197" w:name="_Toc162509133"/>
      <w:bookmarkStart w:id="6198" w:name="_Toc162509134"/>
      <w:bookmarkStart w:id="6199" w:name="_Toc162509135"/>
      <w:bookmarkStart w:id="6200" w:name="_Toc162509136"/>
      <w:bookmarkStart w:id="6201" w:name="_Toc162509137"/>
      <w:bookmarkStart w:id="6202" w:name="_Toc162509138"/>
      <w:bookmarkStart w:id="6203" w:name="_Toc162509139"/>
      <w:bookmarkStart w:id="6204" w:name="_Toc162509140"/>
      <w:bookmarkStart w:id="6205" w:name="_Toc162509141"/>
      <w:bookmarkStart w:id="6206" w:name="_Toc162509142"/>
      <w:bookmarkStart w:id="6207" w:name="_Toc162509143"/>
      <w:bookmarkStart w:id="6208" w:name="_Toc162509144"/>
      <w:bookmarkStart w:id="6209" w:name="_Toc162509145"/>
      <w:bookmarkStart w:id="6210" w:name="_Toc162509146"/>
      <w:bookmarkStart w:id="6211" w:name="_Toc162509147"/>
      <w:bookmarkStart w:id="6212" w:name="_Toc162509148"/>
      <w:bookmarkStart w:id="6213" w:name="_Toc162509149"/>
      <w:bookmarkStart w:id="6214" w:name="_Toc162509150"/>
      <w:bookmarkStart w:id="6215" w:name="_Toc162509151"/>
      <w:bookmarkStart w:id="6216" w:name="_Toc162509152"/>
      <w:bookmarkStart w:id="6217" w:name="_Toc162509153"/>
      <w:bookmarkStart w:id="6218" w:name="_Toc162509154"/>
      <w:bookmarkStart w:id="6219" w:name="_Toc162509169"/>
      <w:bookmarkStart w:id="6220" w:name="_Toc162509170"/>
      <w:bookmarkStart w:id="6221" w:name="_Toc162509171"/>
      <w:bookmarkStart w:id="6222" w:name="_Toc162509172"/>
      <w:bookmarkStart w:id="6223" w:name="_Toc162509173"/>
      <w:bookmarkStart w:id="6224" w:name="_Toc162509174"/>
      <w:bookmarkStart w:id="6225" w:name="_Toc162509175"/>
      <w:bookmarkStart w:id="6226" w:name="_Toc192782717"/>
      <w:bookmarkStart w:id="6227" w:name="_Toc192783325"/>
      <w:bookmarkStart w:id="6228" w:name="_Toc192851245"/>
      <w:bookmarkStart w:id="6229" w:name="_Toc192929732"/>
      <w:bookmarkStart w:id="6230" w:name="_Toc192935420"/>
      <w:bookmarkStart w:id="6231" w:name="_Toc193016768"/>
      <w:bookmarkStart w:id="6232" w:name="_Toc192782718"/>
      <w:bookmarkStart w:id="6233" w:name="_Toc192783326"/>
      <w:bookmarkStart w:id="6234" w:name="_Toc192851246"/>
      <w:bookmarkStart w:id="6235" w:name="_Toc192929733"/>
      <w:bookmarkStart w:id="6236" w:name="_Toc192935421"/>
      <w:bookmarkStart w:id="6237" w:name="_Toc193016769"/>
      <w:bookmarkStart w:id="6238" w:name="_Toc198518488"/>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r w:rsidRPr="00725372">
        <w:t>Declaration of conformity</w:t>
      </w:r>
      <w:r w:rsidR="004563D4">
        <w:t xml:space="preserve"> with all requirements</w:t>
      </w:r>
      <w:bookmarkEnd w:id="6238"/>
    </w:p>
    <w:p w14:paraId="0CBBFC35" w14:textId="1D59CB99" w:rsidR="006B0945" w:rsidRPr="00725372" w:rsidRDefault="006B0945" w:rsidP="003E5C09">
      <w:pPr>
        <w:pStyle w:val="ADClause"/>
      </w:pPr>
      <w:r w:rsidRPr="00725372">
        <w:rPr>
          <w:rFonts w:eastAsiaTheme="minorHAnsi" w:cs="Segoe UI"/>
          <w:szCs w:val="20"/>
        </w:rPr>
        <w:lastRenderedPageBreak/>
        <w:t>Together</w:t>
      </w:r>
      <w:r w:rsidRPr="00725372">
        <w:t xml:space="preserve"> with the delivery, the </w:t>
      </w:r>
      <w:r w:rsidR="00CB1438">
        <w:t>Contractor</w:t>
      </w:r>
      <w:r w:rsidRPr="00725372">
        <w:t xml:space="preserve"> shall submit to SCK CEN a Declaration of Conformity certifying that all the requirements have been met. Such declaration shall include at least the following information:</w:t>
      </w:r>
    </w:p>
    <w:p w14:paraId="22C7390C" w14:textId="77777777" w:rsidR="006B0945" w:rsidRPr="00725372" w:rsidRDefault="006B0945">
      <w:pPr>
        <w:pStyle w:val="ADClause"/>
        <w:numPr>
          <w:ilvl w:val="3"/>
          <w:numId w:val="6"/>
        </w:numPr>
      </w:pPr>
      <w:r w:rsidRPr="00725372">
        <w:t>Identification of the deliverable, including the purchase order reference no. and Contract reference.</w:t>
      </w:r>
    </w:p>
    <w:p w14:paraId="4FE45940" w14:textId="77777777" w:rsidR="006B0945" w:rsidRPr="00725372" w:rsidRDefault="006B0945">
      <w:pPr>
        <w:pStyle w:val="ADClause"/>
        <w:numPr>
          <w:ilvl w:val="3"/>
          <w:numId w:val="6"/>
        </w:numPr>
      </w:pPr>
      <w:r w:rsidRPr="00725372">
        <w:t>A list of approved changes, waivers, or deviations from the aforementioned specifications.</w:t>
      </w:r>
    </w:p>
    <w:p w14:paraId="5569350C" w14:textId="45E11C61" w:rsidR="006B0945" w:rsidRPr="00725372" w:rsidRDefault="006B0945" w:rsidP="003E5C09">
      <w:pPr>
        <w:pStyle w:val="ADClause"/>
        <w:numPr>
          <w:ilvl w:val="0"/>
          <w:numId w:val="0"/>
        </w:numPr>
      </w:pPr>
      <w:r w:rsidRPr="00725372">
        <w:t xml:space="preserve">Such declaration shall be dated and signed by a duly authorized representative of the </w:t>
      </w:r>
      <w:r w:rsidR="00CB1438">
        <w:t>Contractor</w:t>
      </w:r>
      <w:r w:rsidRPr="00725372">
        <w:t xml:space="preserve"> responsible for quality assurance as indicated in the approved QAP.</w:t>
      </w:r>
    </w:p>
    <w:p w14:paraId="1E25A541" w14:textId="22706AB9" w:rsidR="006B0945" w:rsidRPr="00725372" w:rsidRDefault="006B0945" w:rsidP="006B0945">
      <w:pPr>
        <w:pStyle w:val="Heading2numbered"/>
      </w:pPr>
      <w:bookmarkStart w:id="6239" w:name="_Toc198518489"/>
      <w:r w:rsidRPr="00725372">
        <w:t>Acceptance Tests</w:t>
      </w:r>
      <w:bookmarkEnd w:id="6239"/>
    </w:p>
    <w:p w14:paraId="6A11FA7C" w14:textId="0D921C9F" w:rsidR="006B0945" w:rsidRPr="00725372" w:rsidRDefault="006B0945" w:rsidP="006B0945">
      <w:pPr>
        <w:pStyle w:val="Heading3numbered"/>
      </w:pPr>
      <w:bookmarkStart w:id="6240" w:name="_Toc192762987"/>
      <w:bookmarkStart w:id="6241" w:name="_Toc192765561"/>
      <w:bookmarkStart w:id="6242" w:name="_Toc192766165"/>
      <w:bookmarkStart w:id="6243" w:name="_Toc192782721"/>
      <w:bookmarkStart w:id="6244" w:name="_Toc192783329"/>
      <w:bookmarkStart w:id="6245" w:name="_Toc192851249"/>
      <w:bookmarkStart w:id="6246" w:name="_Toc192929736"/>
      <w:bookmarkStart w:id="6247" w:name="_Toc192935424"/>
      <w:bookmarkStart w:id="6248" w:name="_Toc193016772"/>
      <w:bookmarkStart w:id="6249" w:name="_Toc198518490"/>
      <w:bookmarkEnd w:id="6240"/>
      <w:bookmarkEnd w:id="6241"/>
      <w:bookmarkEnd w:id="6242"/>
      <w:bookmarkEnd w:id="6243"/>
      <w:bookmarkEnd w:id="6244"/>
      <w:bookmarkEnd w:id="6245"/>
      <w:bookmarkEnd w:id="6246"/>
      <w:bookmarkEnd w:id="6247"/>
      <w:bookmarkEnd w:id="6248"/>
      <w:r w:rsidRPr="00725372">
        <w:t>General Requirements</w:t>
      </w:r>
      <w:bookmarkEnd w:id="6249"/>
    </w:p>
    <w:p w14:paraId="16F59EE9" w14:textId="16049ABE" w:rsidR="006B0945" w:rsidRPr="00725372" w:rsidRDefault="006B0945" w:rsidP="003E5C09">
      <w:pPr>
        <w:pStyle w:val="ADClause"/>
        <w:numPr>
          <w:ilvl w:val="0"/>
          <w:numId w:val="0"/>
        </w:numPr>
      </w:pPr>
      <w:r w:rsidRPr="00725372">
        <w:t xml:space="preserve">The acceptance tests shall be performed according to a duly reviewed and SCK CEN approved Acceptance Test Program (FAT/SAT). The test program shall be prepared and submitted by the </w:t>
      </w:r>
      <w:r w:rsidR="00CB1438">
        <w:t>Contractor</w:t>
      </w:r>
      <w:r w:rsidRPr="00725372">
        <w:t xml:space="preserve"> to SCK CEN for review and approval at least 3 months prior to the date scheduled for the tests, unless otherwise specified.</w:t>
      </w:r>
    </w:p>
    <w:p w14:paraId="7DF0F2C4" w14:textId="77777777" w:rsidR="006B0945" w:rsidRPr="00725372" w:rsidRDefault="006B0945" w:rsidP="003E5C09">
      <w:pPr>
        <w:pStyle w:val="ADClause"/>
        <w:numPr>
          <w:ilvl w:val="0"/>
          <w:numId w:val="0"/>
        </w:numPr>
      </w:pPr>
      <w:r w:rsidRPr="00725372">
        <w:t>The Acceptance Test(s) Program(s) shall describe:</w:t>
      </w:r>
    </w:p>
    <w:p w14:paraId="21CB4B36" w14:textId="77777777" w:rsidR="006B0945" w:rsidRPr="00725372" w:rsidRDefault="006B0945">
      <w:pPr>
        <w:pStyle w:val="ADClause"/>
        <w:numPr>
          <w:ilvl w:val="4"/>
          <w:numId w:val="6"/>
        </w:numPr>
      </w:pPr>
      <w:r w:rsidRPr="00725372">
        <w:rPr>
          <w:rStyle w:val="AASemiBoldChar"/>
        </w:rPr>
        <w:t>General overview</w:t>
      </w:r>
      <w:r w:rsidRPr="00725372">
        <w:t>: the purpose of the tests, a comprehensive list of the tests to be performed, the participants to be present on site during the test, and a description of the communication strategy and logistical organization for conducting the tests.</w:t>
      </w:r>
    </w:p>
    <w:p w14:paraId="5ADD6F67" w14:textId="77777777" w:rsidR="006B0945" w:rsidRPr="00725372" w:rsidRDefault="006B0945">
      <w:pPr>
        <w:pStyle w:val="ADClause"/>
        <w:numPr>
          <w:ilvl w:val="4"/>
          <w:numId w:val="6"/>
        </w:numPr>
      </w:pPr>
      <w:r w:rsidRPr="00725372">
        <w:rPr>
          <w:rStyle w:val="AASemiBoldChar"/>
        </w:rPr>
        <w:t>General requirements</w:t>
      </w:r>
      <w:r w:rsidRPr="00725372">
        <w:t>: tools, instrumentation, and computing devices to be used; environmental conditions that must be in place; required consumables and utilities (e.g.: process gas, electricity, cooling water); qualifications of the personnel to conduct the testing.</w:t>
      </w:r>
    </w:p>
    <w:p w14:paraId="2D28A9FD" w14:textId="77777777" w:rsidR="006B0945" w:rsidRPr="00725372" w:rsidRDefault="006B0945">
      <w:pPr>
        <w:pStyle w:val="ADClause"/>
        <w:numPr>
          <w:ilvl w:val="4"/>
          <w:numId w:val="6"/>
        </w:numPr>
      </w:pPr>
      <w:r w:rsidRPr="00725372">
        <w:rPr>
          <w:rStyle w:val="AASemiBoldChar"/>
        </w:rPr>
        <w:t>Safety requirements</w:t>
      </w:r>
      <w:r w:rsidRPr="00725372">
        <w:t xml:space="preserve"> which have to be respected during the testing.</w:t>
      </w:r>
    </w:p>
    <w:p w14:paraId="2F2F9736" w14:textId="437A4D47" w:rsidR="006B0945" w:rsidRPr="00725372" w:rsidRDefault="009F2847">
      <w:pPr>
        <w:pStyle w:val="ADClause"/>
        <w:numPr>
          <w:ilvl w:val="4"/>
          <w:numId w:val="6"/>
        </w:numPr>
      </w:pPr>
      <w:r w:rsidRPr="00725372">
        <w:rPr>
          <w:rStyle w:val="AASemiBoldChar"/>
        </w:rPr>
        <w:t xml:space="preserve">Parameters </w:t>
      </w:r>
      <w:r w:rsidR="006B0945" w:rsidRPr="00725372">
        <w:t>to be measured and their measurement accuracy, noting the target values, range of acceptability, on which test stage which parameters are measured, the measurement instruments used to perform the measurements, the measurement methodology, the calculation formulas (if no direct measurement is possible), etc.</w:t>
      </w:r>
    </w:p>
    <w:p w14:paraId="6ABF088E" w14:textId="77777777" w:rsidR="006B0945" w:rsidRPr="00725372" w:rsidRDefault="006B0945">
      <w:pPr>
        <w:pStyle w:val="ADClause"/>
        <w:numPr>
          <w:ilvl w:val="4"/>
          <w:numId w:val="6"/>
        </w:numPr>
      </w:pPr>
      <w:r w:rsidRPr="003E5C09">
        <w:rPr>
          <w:rStyle w:val="AASemiBoldChar"/>
        </w:rPr>
        <w:t>Test setups and methods</w:t>
      </w:r>
      <w:r w:rsidRPr="00725372">
        <w:t>, including a description of each test setup and the method used to establish an accurate measurement.</w:t>
      </w:r>
    </w:p>
    <w:p w14:paraId="3AC1445F" w14:textId="52AFC8E3" w:rsidR="006B0945" w:rsidRPr="00725372" w:rsidRDefault="006B0945">
      <w:pPr>
        <w:pStyle w:val="ADClause"/>
        <w:numPr>
          <w:ilvl w:val="4"/>
          <w:numId w:val="6"/>
        </w:numPr>
      </w:pPr>
      <w:r w:rsidRPr="003E5C09">
        <w:rPr>
          <w:rStyle w:val="AASemiBoldChar"/>
        </w:rPr>
        <w:t>Reporting</w:t>
      </w:r>
      <w:r w:rsidRPr="00725372">
        <w:t xml:space="preserve">, including a description of how the acceptance </w:t>
      </w:r>
      <w:r w:rsidR="004B4CD4" w:rsidRPr="00725372">
        <w:t>test</w:t>
      </w:r>
      <w:r w:rsidR="004B4CD4">
        <w:t>s</w:t>
      </w:r>
      <w:r w:rsidR="004B4CD4" w:rsidRPr="00725372">
        <w:t xml:space="preserve"> </w:t>
      </w:r>
      <w:r w:rsidRPr="00725372">
        <w:t xml:space="preserve">shall be documented, what the documents shall contain and to what organizations these documents shall be transmitted. </w:t>
      </w:r>
    </w:p>
    <w:p w14:paraId="5E9BDBB2" w14:textId="4C11C50B" w:rsidR="006B0945" w:rsidRDefault="006B0945">
      <w:pPr>
        <w:pStyle w:val="ADClause"/>
        <w:numPr>
          <w:ilvl w:val="0"/>
          <w:numId w:val="0"/>
        </w:numPr>
      </w:pPr>
      <w:r w:rsidRPr="00725372">
        <w:t xml:space="preserve">The </w:t>
      </w:r>
      <w:r w:rsidR="004B4CD4">
        <w:t>A</w:t>
      </w:r>
      <w:r w:rsidR="004B4CD4" w:rsidRPr="00725372">
        <w:t xml:space="preserve">cceptance </w:t>
      </w:r>
      <w:r w:rsidR="004B4CD4">
        <w:t>T</w:t>
      </w:r>
      <w:r w:rsidR="004B4CD4" w:rsidRPr="00725372">
        <w:t>est</w:t>
      </w:r>
      <w:r w:rsidR="004B4CD4">
        <w:t>(s)</w:t>
      </w:r>
      <w:r w:rsidR="004B4CD4" w:rsidRPr="00725372">
        <w:t xml:space="preserve"> </w:t>
      </w:r>
      <w:r w:rsidRPr="00725372">
        <w:t xml:space="preserve">shall be documented in </w:t>
      </w:r>
      <w:r w:rsidR="0034220E">
        <w:t>FAT/SAT</w:t>
      </w:r>
      <w:r w:rsidRPr="00725372">
        <w:t xml:space="preserve"> report</w:t>
      </w:r>
      <w:r w:rsidR="004B4CD4">
        <w:t>s</w:t>
      </w:r>
      <w:r w:rsidRPr="00725372">
        <w:t>, clearly documenting the results of each individual test and whether the deliverable has passed or failed the acceptance test</w:t>
      </w:r>
      <w:r w:rsidR="004B4CD4">
        <w:t xml:space="preserve"> (incl. applicable </w:t>
      </w:r>
      <w:r w:rsidR="0034220E">
        <w:t>N</w:t>
      </w:r>
      <w:r w:rsidR="004B4CD4">
        <w:t>on-</w:t>
      </w:r>
      <w:r w:rsidR="0034220E">
        <w:t>C</w:t>
      </w:r>
      <w:r w:rsidR="004B4CD4">
        <w:t>onformity reports)</w:t>
      </w:r>
      <w:r w:rsidRPr="00725372">
        <w:t>.</w:t>
      </w:r>
      <w:r w:rsidR="004B4CD4">
        <w:t xml:space="preserve"> </w:t>
      </w:r>
    </w:p>
    <w:p w14:paraId="5751D79E" w14:textId="5A62E461" w:rsidR="00F25249" w:rsidRDefault="00F25249" w:rsidP="00F25249">
      <w:pPr>
        <w:pStyle w:val="Heading3numbered"/>
      </w:pPr>
      <w:bookmarkStart w:id="6250" w:name="_Ref195080116"/>
      <w:bookmarkStart w:id="6251" w:name="_Toc198518491"/>
      <w:r>
        <w:t>Factory Acceptance Test</w:t>
      </w:r>
      <w:bookmarkEnd w:id="6250"/>
      <w:r w:rsidR="006E498C">
        <w:t xml:space="preserve"> (FAT)</w:t>
      </w:r>
      <w:bookmarkEnd w:id="6251"/>
    </w:p>
    <w:p w14:paraId="4581B685" w14:textId="45BB43D1" w:rsidR="00D81867" w:rsidRPr="003E5C09" w:rsidRDefault="00D81867" w:rsidP="001D7813">
      <w:r>
        <w:t xml:space="preserve">The FAT program shall take into account, as a minimum, the requirements outlined in </w:t>
      </w:r>
      <w:r>
        <w:fldChar w:fldCharType="begin"/>
      </w:r>
      <w:r>
        <w:instrText xml:space="preserve"> REF _Ref192757333 \r \h </w:instrText>
      </w:r>
      <w:r>
        <w:fldChar w:fldCharType="separate"/>
      </w:r>
      <w:r w:rsidR="00711812">
        <w:t>3.7.1</w:t>
      </w:r>
      <w:r>
        <w:fldChar w:fldCharType="end"/>
      </w:r>
      <w:r>
        <w:t xml:space="preserve">. </w:t>
      </w:r>
      <w:bookmarkStart w:id="6252" w:name="_Toc158823473"/>
    </w:p>
    <w:p w14:paraId="543A1746" w14:textId="08960A74" w:rsidR="00D81867" w:rsidRPr="005D69CF" w:rsidRDefault="00D81867" w:rsidP="00D81867">
      <w:pPr>
        <w:rPr>
          <w:lang w:val="en-US"/>
        </w:rPr>
      </w:pPr>
      <w:r w:rsidRPr="005D69CF">
        <w:rPr>
          <w:lang w:val="en-US"/>
        </w:rPr>
        <w:t xml:space="preserve">SCK CEN </w:t>
      </w:r>
      <w:r w:rsidR="001D7813">
        <w:rPr>
          <w:lang w:val="en-US"/>
        </w:rPr>
        <w:t xml:space="preserve">and its representatives </w:t>
      </w:r>
      <w:r w:rsidR="00841EB6">
        <w:rPr>
          <w:lang w:val="en-US"/>
        </w:rPr>
        <w:t>may</w:t>
      </w:r>
      <w:r w:rsidR="001D7813">
        <w:rPr>
          <w:lang w:val="en-US"/>
        </w:rPr>
        <w:t xml:space="preserve"> </w:t>
      </w:r>
      <w:r w:rsidR="006E498C">
        <w:rPr>
          <w:lang w:val="en-US"/>
        </w:rPr>
        <w:t>witness</w:t>
      </w:r>
      <w:r w:rsidR="001D7813">
        <w:rPr>
          <w:lang w:val="en-US"/>
        </w:rPr>
        <w:t xml:space="preserve"> the</w:t>
      </w:r>
      <w:r w:rsidR="00463606">
        <w:rPr>
          <w:lang w:val="en-US"/>
        </w:rPr>
        <w:t>se</w:t>
      </w:r>
      <w:r w:rsidR="001D7813">
        <w:rPr>
          <w:lang w:val="en-US"/>
        </w:rPr>
        <w:t xml:space="preserve"> tests at</w:t>
      </w:r>
      <w:r w:rsidRPr="005D69CF">
        <w:rPr>
          <w:lang w:val="en-US"/>
        </w:rPr>
        <w:t xml:space="preserve"> the Contractor and his Subcontractor's </w:t>
      </w:r>
      <w:r w:rsidR="006E498C">
        <w:rPr>
          <w:lang w:val="en-US"/>
        </w:rPr>
        <w:t>sites</w:t>
      </w:r>
      <w:r w:rsidRPr="005D69CF">
        <w:rPr>
          <w:lang w:val="en-US"/>
        </w:rPr>
        <w:t>.</w:t>
      </w:r>
      <w:bookmarkEnd w:id="6252"/>
    </w:p>
    <w:p w14:paraId="28F45E97" w14:textId="740DD962" w:rsidR="00FC186B" w:rsidRDefault="00D81867">
      <w:pPr>
        <w:rPr>
          <w:lang w:val="en-US"/>
        </w:rPr>
      </w:pPr>
      <w:bookmarkStart w:id="6253" w:name="_Toc158823475"/>
      <w:r w:rsidRPr="005D69CF">
        <w:rPr>
          <w:lang w:val="en-US"/>
        </w:rPr>
        <w:t>Before transportation to SCK CEN, results of the tests at the manufacturer workshops shall be approved by SCK CEN</w:t>
      </w:r>
      <w:r w:rsidR="00FC186B">
        <w:rPr>
          <w:lang w:val="en-US"/>
        </w:rPr>
        <w:t>.</w:t>
      </w:r>
    </w:p>
    <w:p w14:paraId="2B8FB744" w14:textId="2BE6F9AB" w:rsidR="006B0945" w:rsidRPr="00725372" w:rsidRDefault="006B0945" w:rsidP="006B0945">
      <w:pPr>
        <w:pStyle w:val="Heading3numbered"/>
      </w:pPr>
      <w:bookmarkStart w:id="6254" w:name="_Toc198518492"/>
      <w:bookmarkEnd w:id="6253"/>
      <w:r w:rsidRPr="00725372">
        <w:lastRenderedPageBreak/>
        <w:t>Site Acceptance Tests</w:t>
      </w:r>
      <w:bookmarkEnd w:id="6254"/>
    </w:p>
    <w:p w14:paraId="3707B6E7" w14:textId="07E25630" w:rsidR="005D27C3" w:rsidRDefault="005D27C3" w:rsidP="009F2847">
      <w:pPr>
        <w:pStyle w:val="ADClause"/>
        <w:numPr>
          <w:ilvl w:val="0"/>
          <w:numId w:val="0"/>
        </w:numPr>
      </w:pPr>
      <w:r>
        <w:t xml:space="preserve">The SAT program shall take into account, as a minimum, the requirements outlined in </w:t>
      </w:r>
      <w:r>
        <w:fldChar w:fldCharType="begin"/>
      </w:r>
      <w:r>
        <w:instrText xml:space="preserve"> REF _Ref192761723 \r \h </w:instrText>
      </w:r>
      <w:r>
        <w:fldChar w:fldCharType="separate"/>
      </w:r>
      <w:r w:rsidR="00711812">
        <w:t>3.9.1</w:t>
      </w:r>
      <w:r>
        <w:fldChar w:fldCharType="end"/>
      </w:r>
      <w:r>
        <w:t>.</w:t>
      </w:r>
    </w:p>
    <w:p w14:paraId="56137F2C" w14:textId="65CC6660" w:rsidR="001D7813" w:rsidRDefault="001D7813">
      <w:pPr>
        <w:rPr>
          <w:lang w:val="en-US"/>
        </w:rPr>
      </w:pPr>
      <w:r w:rsidRPr="005D69CF">
        <w:rPr>
          <w:lang w:val="en-US"/>
        </w:rPr>
        <w:t>SCK CEN and its representatives shall have access to participate to the tests on site.</w:t>
      </w:r>
    </w:p>
    <w:p w14:paraId="28678766" w14:textId="7D3FC57C" w:rsidR="0034220E" w:rsidRDefault="0034220E" w:rsidP="003E5C09">
      <w:pPr>
        <w:rPr>
          <w:rStyle w:val="AAReferencedChar"/>
        </w:rPr>
      </w:pPr>
      <w:r>
        <w:rPr>
          <w:lang w:val="en-US"/>
        </w:rPr>
        <w:t xml:space="preserve">The SAT report shall be included in </w:t>
      </w:r>
      <w:r w:rsidR="0081103D" w:rsidRPr="0081103D">
        <w:rPr>
          <w:rStyle w:val="AAReferencedChar"/>
        </w:rPr>
        <w:fldChar w:fldCharType="begin"/>
      </w:r>
      <w:r w:rsidR="0081103D" w:rsidRPr="00A151DD">
        <w:rPr>
          <w:rStyle w:val="AAReferencedChar"/>
        </w:rPr>
        <w:instrText xml:space="preserve"> REF _Ref194399548 \h </w:instrText>
      </w:r>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711812">
        <w:rPr>
          <w:rStyle w:val="AAReferencedChar"/>
          <w:b/>
          <w:bCs/>
          <w:lang w:val="en-US"/>
        </w:rPr>
        <w:t>Error! Reference source not found.</w:t>
      </w:r>
      <w:r w:rsidR="0081103D" w:rsidRPr="0081103D">
        <w:rPr>
          <w:rStyle w:val="AAReferencedChar"/>
        </w:rPr>
        <w:fldChar w:fldCharType="end"/>
      </w:r>
      <w:r>
        <w:rPr>
          <w:rStyle w:val="AAReferencedChar"/>
        </w:rPr>
        <w:t>.</w:t>
      </w:r>
    </w:p>
    <w:p w14:paraId="76ADBA57" w14:textId="77777777" w:rsidR="00C1127C" w:rsidRPr="001D7813" w:rsidRDefault="00C1127C" w:rsidP="003E5C09"/>
    <w:p w14:paraId="1BE36F16" w14:textId="7094330C" w:rsidR="00065B89" w:rsidRPr="00725372" w:rsidRDefault="00065B89" w:rsidP="00065B89">
      <w:pPr>
        <w:pStyle w:val="Heading1numbered"/>
      </w:pPr>
      <w:bookmarkStart w:id="6255" w:name="_Toc192765565"/>
      <w:bookmarkStart w:id="6256" w:name="_Toc192766169"/>
      <w:bookmarkStart w:id="6257" w:name="_Toc192782725"/>
      <w:bookmarkStart w:id="6258" w:name="_Toc192783333"/>
      <w:bookmarkStart w:id="6259" w:name="_Toc192851253"/>
      <w:bookmarkStart w:id="6260" w:name="_Toc192929740"/>
      <w:bookmarkStart w:id="6261" w:name="_Toc192935428"/>
      <w:bookmarkStart w:id="6262" w:name="_Toc193016776"/>
      <w:bookmarkStart w:id="6263" w:name="_Toc192765566"/>
      <w:bookmarkStart w:id="6264" w:name="_Toc192766170"/>
      <w:bookmarkStart w:id="6265" w:name="_Toc192782726"/>
      <w:bookmarkStart w:id="6266" w:name="_Toc192783334"/>
      <w:bookmarkStart w:id="6267" w:name="_Toc192851254"/>
      <w:bookmarkStart w:id="6268" w:name="_Toc192929741"/>
      <w:bookmarkStart w:id="6269" w:name="_Toc192935429"/>
      <w:bookmarkStart w:id="6270" w:name="_Toc193016777"/>
      <w:bookmarkStart w:id="6271" w:name="_Toc192765567"/>
      <w:bookmarkStart w:id="6272" w:name="_Toc192766171"/>
      <w:bookmarkStart w:id="6273" w:name="_Toc192782727"/>
      <w:bookmarkStart w:id="6274" w:name="_Toc192783335"/>
      <w:bookmarkStart w:id="6275" w:name="_Toc192851255"/>
      <w:bookmarkStart w:id="6276" w:name="_Toc192929742"/>
      <w:bookmarkStart w:id="6277" w:name="_Toc192935430"/>
      <w:bookmarkStart w:id="6278" w:name="_Toc193016778"/>
      <w:bookmarkStart w:id="6279" w:name="_Toc192765568"/>
      <w:bookmarkStart w:id="6280" w:name="_Toc192766172"/>
      <w:bookmarkStart w:id="6281" w:name="_Toc192782728"/>
      <w:bookmarkStart w:id="6282" w:name="_Toc192783336"/>
      <w:bookmarkStart w:id="6283" w:name="_Toc192851256"/>
      <w:bookmarkStart w:id="6284" w:name="_Toc192929743"/>
      <w:bookmarkStart w:id="6285" w:name="_Toc192935431"/>
      <w:bookmarkStart w:id="6286" w:name="_Toc193016779"/>
      <w:bookmarkStart w:id="6287" w:name="_Toc192765569"/>
      <w:bookmarkStart w:id="6288" w:name="_Toc192766173"/>
      <w:bookmarkStart w:id="6289" w:name="_Toc192782729"/>
      <w:bookmarkStart w:id="6290" w:name="_Toc192783337"/>
      <w:bookmarkStart w:id="6291" w:name="_Toc192851257"/>
      <w:bookmarkStart w:id="6292" w:name="_Toc192929744"/>
      <w:bookmarkStart w:id="6293" w:name="_Toc192935432"/>
      <w:bookmarkStart w:id="6294" w:name="_Toc193016780"/>
      <w:bookmarkStart w:id="6295" w:name="_Toc192765570"/>
      <w:bookmarkStart w:id="6296" w:name="_Toc192766174"/>
      <w:bookmarkStart w:id="6297" w:name="_Toc192782730"/>
      <w:bookmarkStart w:id="6298" w:name="_Toc192783338"/>
      <w:bookmarkStart w:id="6299" w:name="_Toc192851258"/>
      <w:bookmarkStart w:id="6300" w:name="_Toc192929745"/>
      <w:bookmarkStart w:id="6301" w:name="_Toc192935433"/>
      <w:bookmarkStart w:id="6302" w:name="_Toc193016781"/>
      <w:bookmarkStart w:id="6303" w:name="_Toc192765571"/>
      <w:bookmarkStart w:id="6304" w:name="_Toc192766175"/>
      <w:bookmarkStart w:id="6305" w:name="_Toc192782731"/>
      <w:bookmarkStart w:id="6306" w:name="_Toc192783339"/>
      <w:bookmarkStart w:id="6307" w:name="_Toc192851259"/>
      <w:bookmarkStart w:id="6308" w:name="_Toc192929746"/>
      <w:bookmarkStart w:id="6309" w:name="_Toc192935434"/>
      <w:bookmarkStart w:id="6310" w:name="_Toc193016782"/>
      <w:bookmarkStart w:id="6311" w:name="_Toc192765572"/>
      <w:bookmarkStart w:id="6312" w:name="_Toc192766176"/>
      <w:bookmarkStart w:id="6313" w:name="_Toc192782732"/>
      <w:bookmarkStart w:id="6314" w:name="_Toc192783340"/>
      <w:bookmarkStart w:id="6315" w:name="_Toc192851260"/>
      <w:bookmarkStart w:id="6316" w:name="_Toc192929747"/>
      <w:bookmarkStart w:id="6317" w:name="_Toc192935435"/>
      <w:bookmarkStart w:id="6318" w:name="_Toc193016783"/>
      <w:bookmarkStart w:id="6319" w:name="_Toc192765573"/>
      <w:bookmarkStart w:id="6320" w:name="_Toc192766177"/>
      <w:bookmarkStart w:id="6321" w:name="_Toc192782733"/>
      <w:bookmarkStart w:id="6322" w:name="_Toc192783341"/>
      <w:bookmarkStart w:id="6323" w:name="_Toc192851261"/>
      <w:bookmarkStart w:id="6324" w:name="_Toc192929748"/>
      <w:bookmarkStart w:id="6325" w:name="_Toc192935436"/>
      <w:bookmarkStart w:id="6326" w:name="_Toc193016784"/>
      <w:bookmarkStart w:id="6327" w:name="_Toc192765574"/>
      <w:bookmarkStart w:id="6328" w:name="_Toc192766178"/>
      <w:bookmarkStart w:id="6329" w:name="_Toc192782734"/>
      <w:bookmarkStart w:id="6330" w:name="_Toc192783342"/>
      <w:bookmarkStart w:id="6331" w:name="_Toc192851262"/>
      <w:bookmarkStart w:id="6332" w:name="_Toc192929749"/>
      <w:bookmarkStart w:id="6333" w:name="_Toc192935437"/>
      <w:bookmarkStart w:id="6334" w:name="_Toc193016785"/>
      <w:bookmarkStart w:id="6335" w:name="_Toc192765575"/>
      <w:bookmarkStart w:id="6336" w:name="_Toc192766179"/>
      <w:bookmarkStart w:id="6337" w:name="_Toc192782735"/>
      <w:bookmarkStart w:id="6338" w:name="_Toc192783343"/>
      <w:bookmarkStart w:id="6339" w:name="_Toc192851263"/>
      <w:bookmarkStart w:id="6340" w:name="_Toc192929750"/>
      <w:bookmarkStart w:id="6341" w:name="_Toc192935438"/>
      <w:bookmarkStart w:id="6342" w:name="_Toc193016786"/>
      <w:bookmarkStart w:id="6343" w:name="_Toc198518493"/>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r w:rsidRPr="00725372">
        <w:lastRenderedPageBreak/>
        <w:t>Acceptance and Warranty</w:t>
      </w:r>
      <w:bookmarkEnd w:id="6343"/>
    </w:p>
    <w:p w14:paraId="02123C6B" w14:textId="5B9216F6" w:rsidR="00065B89" w:rsidRPr="00725372" w:rsidRDefault="00065B89" w:rsidP="00065B89">
      <w:pPr>
        <w:pStyle w:val="Heading2numbered"/>
      </w:pPr>
      <w:bookmarkStart w:id="6344" w:name="_Toc198518494"/>
      <w:r w:rsidRPr="00725372">
        <w:t>Provisional Acceptance</w:t>
      </w:r>
      <w:bookmarkEnd w:id="6344"/>
    </w:p>
    <w:p w14:paraId="268523C0" w14:textId="35AF640F" w:rsidR="00065B89" w:rsidRPr="00725372" w:rsidRDefault="00065B89" w:rsidP="003E5C09">
      <w:pPr>
        <w:pStyle w:val="ADClause"/>
        <w:numPr>
          <w:ilvl w:val="0"/>
          <w:numId w:val="0"/>
        </w:numPr>
      </w:pPr>
      <w:r w:rsidRPr="00725372">
        <w:t xml:space="preserve">A </w:t>
      </w:r>
      <w:r w:rsidR="00953599">
        <w:t>P</w:t>
      </w:r>
      <w:r w:rsidRPr="00725372">
        <w:t xml:space="preserve">rovisional </w:t>
      </w:r>
      <w:r w:rsidR="00953599">
        <w:t>A</w:t>
      </w:r>
      <w:r w:rsidR="00953599" w:rsidRPr="00725372">
        <w:t>cceptance</w:t>
      </w:r>
      <w:r w:rsidR="00953599">
        <w:t xml:space="preserve"> Certificate</w:t>
      </w:r>
      <w:r w:rsidR="00953599" w:rsidRPr="00725372">
        <w:t xml:space="preserve"> </w:t>
      </w:r>
      <w:r w:rsidR="00953599">
        <w:t>shall</w:t>
      </w:r>
      <w:r w:rsidR="00953599" w:rsidRPr="00725372">
        <w:t xml:space="preserve"> </w:t>
      </w:r>
      <w:r w:rsidRPr="00725372">
        <w:t>be issued by SCK CEN for each deliverable (together with the required documentation), provided that no shortcomings are identified</w:t>
      </w:r>
      <w:r w:rsidR="00953599">
        <w:t xml:space="preserve"> during the provisional acceptance</w:t>
      </w:r>
      <w:r w:rsidRPr="00725372">
        <w:t xml:space="preserve">. </w:t>
      </w:r>
    </w:p>
    <w:p w14:paraId="5CB93309" w14:textId="40843409" w:rsidR="00065B89" w:rsidRPr="00725372" w:rsidRDefault="00F373CC" w:rsidP="003E5C09">
      <w:pPr>
        <w:pStyle w:val="ADClause"/>
        <w:numPr>
          <w:ilvl w:val="0"/>
          <w:numId w:val="0"/>
        </w:numPr>
      </w:pPr>
      <w:r>
        <w:t>The provisional acceptance shall be subject to (</w:t>
      </w:r>
      <w:r>
        <w:rPr>
          <w:i/>
          <w:iCs/>
        </w:rPr>
        <w:t>i</w:t>
      </w:r>
      <w:r>
        <w:t xml:space="preserve">) the successful completion of the SAT </w:t>
      </w:r>
      <w:r>
        <w:rPr>
          <w:b/>
          <w:bCs/>
          <w:u w:val="single"/>
        </w:rPr>
        <w:t>and</w:t>
      </w:r>
      <w:r>
        <w:t xml:space="preserve"> (</w:t>
      </w:r>
      <w:r>
        <w:rPr>
          <w:i/>
          <w:iCs/>
        </w:rPr>
        <w:t>ii</w:t>
      </w:r>
      <w:r>
        <w:t>) all identified Non-Conformities (e.g. documentation lacking) having been duly corrected by the Contractor</w:t>
      </w:r>
      <w:r w:rsidRPr="00330F03">
        <w:t>.</w:t>
      </w:r>
    </w:p>
    <w:p w14:paraId="6B230FA7" w14:textId="1BA8E8E7" w:rsidR="006B0945" w:rsidRPr="00725372" w:rsidRDefault="00065B89" w:rsidP="00065B89">
      <w:pPr>
        <w:pStyle w:val="Heading2numbered"/>
      </w:pPr>
      <w:bookmarkStart w:id="6345" w:name="_Toc198518495"/>
      <w:r w:rsidRPr="00725372">
        <w:t>Warranty Period</w:t>
      </w:r>
      <w:bookmarkEnd w:id="6345"/>
    </w:p>
    <w:p w14:paraId="295B3D18" w14:textId="77777777" w:rsidR="00065B89" w:rsidRPr="00725372" w:rsidRDefault="00065B89" w:rsidP="003E5C09">
      <w:pPr>
        <w:pStyle w:val="ADClause"/>
        <w:numPr>
          <w:ilvl w:val="0"/>
          <w:numId w:val="0"/>
        </w:numPr>
      </w:pPr>
      <w:r w:rsidRPr="00725372">
        <w:t xml:space="preserve">SCK CEN imposes a warranty period of at least </w:t>
      </w:r>
      <w:r w:rsidRPr="003E5C09">
        <w:rPr>
          <w:rStyle w:val="AASemiBoldChar"/>
        </w:rPr>
        <w:t>2 years</w:t>
      </w:r>
      <w:r w:rsidRPr="00725372">
        <w:t xml:space="preserve"> following the provisional acceptance.</w:t>
      </w:r>
    </w:p>
    <w:p w14:paraId="793488B8" w14:textId="59BDE5F9" w:rsidR="00065B89" w:rsidRPr="00725372" w:rsidRDefault="00065B89" w:rsidP="003E5C09">
      <w:pPr>
        <w:pStyle w:val="ADClause"/>
        <w:numPr>
          <w:ilvl w:val="0"/>
          <w:numId w:val="0"/>
        </w:numPr>
      </w:pPr>
      <w:r w:rsidRPr="00725372">
        <w:t xml:space="preserve">The actual warranty period shall start on the day of the issuance by SCK CEN of the </w:t>
      </w:r>
      <w:r w:rsidR="00F373CC">
        <w:t>P</w:t>
      </w:r>
      <w:r w:rsidR="00F373CC" w:rsidRPr="00725372">
        <w:t xml:space="preserve">rovisional </w:t>
      </w:r>
      <w:r w:rsidR="00F373CC">
        <w:t>A</w:t>
      </w:r>
      <w:r w:rsidR="00F373CC" w:rsidRPr="00725372">
        <w:t xml:space="preserve">cceptance </w:t>
      </w:r>
      <w:r w:rsidR="00F373CC">
        <w:t>C</w:t>
      </w:r>
      <w:r w:rsidR="00F373CC" w:rsidRPr="00725372">
        <w:t xml:space="preserve">ertificate </w:t>
      </w:r>
      <w:commentRangeStart w:id="6346"/>
      <w:commentRangeStart w:id="6347"/>
      <w:r w:rsidRPr="00725372">
        <w:t>for the duration indicated in the applicant's offer</w:t>
      </w:r>
      <w:commentRangeEnd w:id="6346"/>
      <w:r w:rsidR="00F373CC">
        <w:rPr>
          <w:rStyle w:val="CommentReference"/>
        </w:rPr>
        <w:commentReference w:id="6346"/>
      </w:r>
      <w:commentRangeEnd w:id="6347"/>
      <w:r w:rsidR="00852D3F">
        <w:rPr>
          <w:rStyle w:val="CommentReference"/>
        </w:rPr>
        <w:commentReference w:id="6347"/>
      </w:r>
      <w:r w:rsidRPr="00725372">
        <w:t>.</w:t>
      </w:r>
    </w:p>
    <w:p w14:paraId="7B778D85" w14:textId="52406D95" w:rsidR="00065B89" w:rsidRPr="00725372" w:rsidRDefault="00065B89" w:rsidP="00065B89">
      <w:pPr>
        <w:pStyle w:val="Heading2numbered"/>
      </w:pPr>
      <w:bookmarkStart w:id="6348" w:name="_Toc198518496"/>
      <w:r w:rsidRPr="00725372">
        <w:t>Warranty Conditions</w:t>
      </w:r>
      <w:bookmarkEnd w:id="6348"/>
    </w:p>
    <w:p w14:paraId="05A352AE" w14:textId="62B10882" w:rsidR="00065B89" w:rsidRPr="00725372" w:rsidRDefault="00065B89" w:rsidP="003E5C09">
      <w:pPr>
        <w:pStyle w:val="ADClause"/>
      </w:pPr>
      <w:r w:rsidRPr="00725372">
        <w:t xml:space="preserve">During the warranty period, the </w:t>
      </w:r>
      <w:r w:rsidR="00CB1438">
        <w:t>Contractor</w:t>
      </w:r>
      <w:r w:rsidRPr="00725372">
        <w:t xml:space="preserve"> shall at its own risk and expense remedy any outstanding issues, as well as any shortcomings and defects that were not visible during the acceptance tests. </w:t>
      </w:r>
    </w:p>
    <w:p w14:paraId="65A7A092" w14:textId="652C58E5" w:rsidR="00065B89" w:rsidRPr="00725372" w:rsidRDefault="00065B89" w:rsidP="003E5C09">
      <w:pPr>
        <w:pStyle w:val="ADClause"/>
      </w:pPr>
      <w:r w:rsidRPr="00725372">
        <w:t xml:space="preserve">The </w:t>
      </w:r>
      <w:r w:rsidR="00CB1438">
        <w:t>Contractor</w:t>
      </w:r>
      <w:r w:rsidRPr="00725372">
        <w:t xml:space="preserve">’s methods of solving a warranty issue shall always need to be approved in advance by </w:t>
      </w:r>
      <w:r w:rsidR="00FC186B" w:rsidRPr="00725372">
        <w:t>SCK</w:t>
      </w:r>
      <w:r w:rsidR="00FC186B">
        <w:t> </w:t>
      </w:r>
      <w:r w:rsidRPr="00725372">
        <w:t xml:space="preserve">CEN. SCK CEN reserves the right, at its sole discretion, to not allow for repair and to demand replacement of a defective item. </w:t>
      </w:r>
    </w:p>
    <w:p w14:paraId="6AC7E631" w14:textId="1AF9BD99" w:rsidR="00065B89" w:rsidRPr="00725372" w:rsidRDefault="00065B89" w:rsidP="003E5C09">
      <w:pPr>
        <w:pStyle w:val="ADClause"/>
      </w:pPr>
      <w:r w:rsidRPr="00725372">
        <w:t xml:space="preserve">In case the warranty work needs to be performed at </w:t>
      </w:r>
      <w:r w:rsidR="0067151D">
        <w:t>SCK CEN</w:t>
      </w:r>
      <w:r w:rsidRPr="00725372">
        <w:t xml:space="preserve">, the </w:t>
      </w:r>
      <w:r w:rsidR="00CB1438">
        <w:t>Contractor</w:t>
      </w:r>
      <w:r w:rsidRPr="00725372">
        <w:t xml:space="preserve"> shall take into account and comply with SCK CEN’s instructions relating to working hours, access, etc., without being entitled to any additional compensation. </w:t>
      </w:r>
    </w:p>
    <w:p w14:paraId="11D6C7E3" w14:textId="4A57DCCE" w:rsidR="00065B89" w:rsidRPr="00725372" w:rsidRDefault="00065B89" w:rsidP="003E5C09">
      <w:pPr>
        <w:pStyle w:val="ADClause"/>
      </w:pPr>
      <w:r w:rsidRPr="00725372">
        <w:t xml:space="preserve">The </w:t>
      </w:r>
      <w:r w:rsidR="00CB1438">
        <w:t>Contractor</w:t>
      </w:r>
      <w:r w:rsidRPr="00725372">
        <w:t xml:space="preserve">’s warranty obligation shall not apply: </w:t>
      </w:r>
    </w:p>
    <w:p w14:paraId="77BEFA19" w14:textId="104827F4" w:rsidR="00065B89" w:rsidRPr="00725372" w:rsidRDefault="00065B89">
      <w:pPr>
        <w:pStyle w:val="ADClause"/>
        <w:numPr>
          <w:ilvl w:val="3"/>
          <w:numId w:val="6"/>
        </w:numPr>
      </w:pPr>
      <w:r w:rsidRPr="00725372">
        <w:t xml:space="preserve">to normal wear and tear of the </w:t>
      </w:r>
      <w:r w:rsidR="00A156C9">
        <w:t>QPLANT</w:t>
      </w:r>
      <w:r w:rsidRPr="00725372">
        <w:t xml:space="preserve">, as well as any associated consumables. </w:t>
      </w:r>
    </w:p>
    <w:p w14:paraId="748D787B" w14:textId="576CF645" w:rsidR="00065B89" w:rsidRPr="00725372" w:rsidRDefault="00065B89">
      <w:pPr>
        <w:pStyle w:val="ADClause"/>
        <w:numPr>
          <w:ilvl w:val="3"/>
          <w:numId w:val="6"/>
        </w:numPr>
      </w:pPr>
      <w:r w:rsidRPr="00725372">
        <w:t xml:space="preserve">to defects of which the </w:t>
      </w:r>
      <w:r w:rsidR="00CB1438">
        <w:t>Contractor</w:t>
      </w:r>
      <w:r w:rsidRPr="00725372">
        <w:t xml:space="preserve"> is notified after the Warranty period, unless SCK CEN can demonstrate that such defect has arisen before the end of the Warranty period in which case such defect shall fall under the warranty obligation. </w:t>
      </w:r>
    </w:p>
    <w:p w14:paraId="7253F9FF" w14:textId="606262F9" w:rsidR="00065B89" w:rsidRPr="00725372" w:rsidRDefault="00065B89">
      <w:pPr>
        <w:pStyle w:val="ADClause"/>
        <w:numPr>
          <w:ilvl w:val="3"/>
          <w:numId w:val="6"/>
        </w:numPr>
      </w:pPr>
      <w:r w:rsidRPr="00725372">
        <w:t xml:space="preserve">to failures or defects which the </w:t>
      </w:r>
      <w:r w:rsidR="00CB1438">
        <w:t>Contractor</w:t>
      </w:r>
      <w:r w:rsidRPr="00725372">
        <w:t xml:space="preserve"> can substantiate are due to alteration, misapplication, inappropriate use in view of the conditions of use as outlined by the </w:t>
      </w:r>
      <w:r w:rsidR="00CB1438">
        <w:t>Contractor</w:t>
      </w:r>
      <w:r w:rsidRPr="00725372">
        <w:t xml:space="preserve"> (if any are provided), and/or maintenance not carried out according to the </w:t>
      </w:r>
      <w:r w:rsidR="00CB1438">
        <w:t>Contractor</w:t>
      </w:r>
      <w:r w:rsidRPr="00725372">
        <w:t xml:space="preserve">’s nominal conditions as set forth by the </w:t>
      </w:r>
      <w:r w:rsidR="00CB1438">
        <w:t>Contractor</w:t>
      </w:r>
      <w:r w:rsidRPr="00725372">
        <w:t xml:space="preserve">, lack of trained maintenance personnel (other than the </w:t>
      </w:r>
      <w:r w:rsidR="00CB1438">
        <w:t>Contractor</w:t>
      </w:r>
      <w:r w:rsidRPr="00725372">
        <w:t xml:space="preserve">’s personnel), operation above rated capacities either intentional or otherwise, or physical damage caused by persons other than the </w:t>
      </w:r>
      <w:r w:rsidR="00CB1438">
        <w:t>Contractor</w:t>
      </w:r>
      <w:r w:rsidRPr="00725372">
        <w:t xml:space="preserve">’s personnel. </w:t>
      </w:r>
    </w:p>
    <w:p w14:paraId="1AAA9A75" w14:textId="6734EF76" w:rsidR="00065B89" w:rsidRPr="00725372" w:rsidRDefault="00065B89" w:rsidP="003E5C09">
      <w:pPr>
        <w:pStyle w:val="ADClause"/>
      </w:pPr>
      <w:r w:rsidRPr="00725372">
        <w:rPr>
          <w:rStyle w:val="AClauseChar"/>
          <w:lang w:val="en-GB"/>
        </w:rPr>
        <w:t xml:space="preserve">During the warranty period, the </w:t>
      </w:r>
      <w:r w:rsidR="00CB1438">
        <w:rPr>
          <w:rStyle w:val="AClauseChar"/>
          <w:lang w:val="en-GB"/>
        </w:rPr>
        <w:t>Contractor</w:t>
      </w:r>
      <w:r w:rsidRPr="00725372">
        <w:rPr>
          <w:rStyle w:val="AClauseChar"/>
          <w:lang w:val="en-GB"/>
        </w:rPr>
        <w:t xml:space="preserve"> shall execute repairs and/or replacements without undue delay at the </w:t>
      </w:r>
      <w:r w:rsidR="00CB1438">
        <w:rPr>
          <w:rStyle w:val="AClauseChar"/>
          <w:lang w:val="en-GB"/>
        </w:rPr>
        <w:t>Contractor</w:t>
      </w:r>
      <w:r w:rsidRPr="00725372">
        <w:rPr>
          <w:rStyle w:val="AClauseChar"/>
          <w:lang w:val="en-GB"/>
        </w:rPr>
        <w:t>’s risk and expense. SCK CEN may request warranty service during non-normal working hours or for services excluded from the warranty coverage as defined herein, provided that</w:t>
      </w:r>
      <w:r w:rsidRPr="00725372">
        <w:t xml:space="preserve"> SCK CEN shall pay the reasonable overtime premium portion of the non-normal hours worked or the normal service charge respectively. </w:t>
      </w:r>
    </w:p>
    <w:p w14:paraId="1DF446DC" w14:textId="3C331412" w:rsidR="00065B89" w:rsidRPr="00725372" w:rsidRDefault="00065B89" w:rsidP="003E5C09">
      <w:pPr>
        <w:pStyle w:val="ADClause"/>
      </w:pPr>
      <w:r w:rsidRPr="00725372">
        <w:lastRenderedPageBreak/>
        <w:t xml:space="preserve">In-warranty repairs and/or replacement parts shall be warranted for at least one year after execution, or for the unexpired portion of the original warranty period of the deliverable, whichever is longest. Notwithstanding the foregoing, the warranty period is suspended for the duration between formal notice by SCK CEN to the </w:t>
      </w:r>
      <w:r w:rsidR="00CB1438">
        <w:t>Contractor</w:t>
      </w:r>
      <w:r w:rsidRPr="00725372">
        <w:t xml:space="preserve"> on the defect and resolving of said defect by the </w:t>
      </w:r>
      <w:r w:rsidR="00CB1438">
        <w:t>Contractor</w:t>
      </w:r>
      <w:r w:rsidRPr="00725372">
        <w:t xml:space="preserve">. </w:t>
      </w:r>
    </w:p>
    <w:p w14:paraId="3F4F1CEB" w14:textId="3703E8FB" w:rsidR="00065B89" w:rsidRPr="00725372" w:rsidRDefault="00065B89" w:rsidP="003E5C09">
      <w:pPr>
        <w:pStyle w:val="ADClause"/>
      </w:pPr>
      <w:r w:rsidRPr="00725372">
        <w:t xml:space="preserve">If the </w:t>
      </w:r>
      <w:r w:rsidR="00CB1438">
        <w:t>Contractor</w:t>
      </w:r>
      <w:r w:rsidRPr="00725372">
        <w:t xml:space="preserve"> fails to fulfil its obligations under the warranty, so that final acceptance cannot take place at the scheduled time, the warranty period shall be automatically extended, without any right to compensation and/or remuneration for the </w:t>
      </w:r>
      <w:r w:rsidR="00CB1438">
        <w:t>Contractor</w:t>
      </w:r>
      <w:r w:rsidRPr="00725372">
        <w:t xml:space="preserve">, until final acceptance takes place. </w:t>
      </w:r>
    </w:p>
    <w:p w14:paraId="591549A6" w14:textId="1A2A733D" w:rsidR="00065B89" w:rsidRPr="00725372" w:rsidRDefault="00065B89" w:rsidP="003E5C09">
      <w:pPr>
        <w:pStyle w:val="ADClause"/>
        <w:rPr>
          <w:color w:val="000000"/>
        </w:rPr>
      </w:pPr>
      <w:r w:rsidRPr="00725372">
        <w:t xml:space="preserve">The </w:t>
      </w:r>
      <w:r w:rsidR="00CB1438">
        <w:t>Contractor</w:t>
      </w:r>
      <w:r w:rsidRPr="00725372">
        <w:t xml:space="preserve"> shall keep a register of all interventions that the </w:t>
      </w:r>
      <w:r w:rsidR="00CB1438">
        <w:t>Contractor</w:t>
      </w:r>
      <w:r w:rsidRPr="00725372">
        <w:t xml:space="preserve"> performs during the warranty period which can be consulted by SCK CEN at all times. In the event that SCK CEN can demonstrate a trend of failure occurring during the warranty period, which is not attributable to any inappropriate use of the equipment, this will be considered as a deficiency and the </w:t>
      </w:r>
      <w:r w:rsidR="00CB1438">
        <w:t>Contractor</w:t>
      </w:r>
      <w:r w:rsidRPr="00725372">
        <w:t xml:space="preserve"> shall be liable to replace at his own risk and expense the affected item. I.c. “trend” is defined as a similar occurrence, which is found at least 3 times. </w:t>
      </w:r>
    </w:p>
    <w:p w14:paraId="20B73CD3" w14:textId="617B6AE4" w:rsidR="00065B89" w:rsidRPr="00725372" w:rsidRDefault="00065B89" w:rsidP="003E5C09">
      <w:pPr>
        <w:pStyle w:val="ADClause"/>
      </w:pPr>
      <w:r w:rsidRPr="00725372">
        <w:t xml:space="preserve">In addition to the above rights, SCK CEN shall be entitled to full compensation for all damages incurred in view of these outstanding issues, shortcomings and/or defects during the warranty period for which the </w:t>
      </w:r>
      <w:r w:rsidR="00CB1438">
        <w:t>Contractor</w:t>
      </w:r>
      <w:r w:rsidRPr="00725372">
        <w:t xml:space="preserve"> is responsible. </w:t>
      </w:r>
    </w:p>
    <w:p w14:paraId="2CD773D9" w14:textId="1FBE8141" w:rsidR="00065B89" w:rsidRPr="00725372" w:rsidRDefault="002C2DBA" w:rsidP="00065B89">
      <w:pPr>
        <w:pStyle w:val="regular"/>
      </w:pPr>
      <w:r w:rsidRPr="002C2DBA">
        <w:t>The warranty as described in this section shall in no way constitute a restriction on the applicable Belgian statutory regulations on hidden defects.</w:t>
      </w:r>
    </w:p>
    <w:p w14:paraId="5B228C63" w14:textId="48298246" w:rsidR="00065B89" w:rsidRPr="00725372" w:rsidRDefault="00065B89" w:rsidP="00065B89">
      <w:pPr>
        <w:pStyle w:val="Heading2numbered"/>
      </w:pPr>
      <w:bookmarkStart w:id="6349" w:name="_Toc198518497"/>
      <w:r w:rsidRPr="00725372">
        <w:t>Final Acceptance</w:t>
      </w:r>
      <w:bookmarkEnd w:id="6349"/>
    </w:p>
    <w:p w14:paraId="503869AE" w14:textId="7515C5D3" w:rsidR="00065B89" w:rsidRPr="00725372" w:rsidRDefault="00065B89" w:rsidP="00D80B1F">
      <w:pPr>
        <w:pStyle w:val="ADClause"/>
      </w:pPr>
      <w:r w:rsidRPr="00725372">
        <w:t xml:space="preserve">At the end of the warranty period, if the </w:t>
      </w:r>
      <w:r w:rsidR="00A156C9">
        <w:t>QPLANT</w:t>
      </w:r>
      <w:r w:rsidRPr="00725372">
        <w:t xml:space="preserve"> has not given rise to complaints during that period, </w:t>
      </w:r>
      <w:r w:rsidR="00FC186B" w:rsidRPr="00725372">
        <w:t>SCK</w:t>
      </w:r>
      <w:r w:rsidR="00FC186B">
        <w:t> </w:t>
      </w:r>
      <w:r w:rsidRPr="00725372">
        <w:t xml:space="preserve">CEN will formally notify the </w:t>
      </w:r>
      <w:r w:rsidR="00CB1438">
        <w:t>Contractor</w:t>
      </w:r>
      <w:r w:rsidRPr="00725372">
        <w:t xml:space="preserve"> of SCK CEN’s final acceptance by issuing </w:t>
      </w:r>
      <w:r w:rsidR="00FC186B">
        <w:t>a</w:t>
      </w:r>
      <w:r w:rsidR="00FC186B" w:rsidRPr="00725372">
        <w:t xml:space="preserve">n </w:t>
      </w:r>
      <w:r w:rsidRPr="00725372">
        <w:t xml:space="preserve">official certificate of final acceptance within fifteen days </w:t>
      </w:r>
      <w:commentRangeStart w:id="6350"/>
      <w:commentRangeStart w:id="6351"/>
      <w:r w:rsidRPr="00725372">
        <w:t>before</w:t>
      </w:r>
      <w:commentRangeEnd w:id="6350"/>
      <w:r w:rsidR="00FC186B">
        <w:rPr>
          <w:rStyle w:val="CommentReference"/>
        </w:rPr>
        <w:commentReference w:id="6350"/>
      </w:r>
      <w:commentRangeEnd w:id="6351"/>
      <w:r w:rsidR="00852D3F">
        <w:rPr>
          <w:rStyle w:val="CommentReference"/>
        </w:rPr>
        <w:commentReference w:id="6351"/>
      </w:r>
      <w:r w:rsidRPr="00725372">
        <w:t xml:space="preserve"> the end of the warranty period.</w:t>
      </w:r>
      <w:r w:rsidRPr="00725372">
        <w:tab/>
      </w:r>
    </w:p>
    <w:p w14:paraId="7BCB1C17" w14:textId="5D812BF3" w:rsidR="001E12D3" w:rsidRDefault="001E12D3" w:rsidP="00342AD4">
      <w:pPr>
        <w:pStyle w:val="Heading1numbered"/>
      </w:pPr>
      <w:bookmarkStart w:id="6352" w:name="_Toc198518498"/>
      <w:r>
        <w:lastRenderedPageBreak/>
        <w:t>Appendix</w:t>
      </w:r>
      <w:bookmarkEnd w:id="6352"/>
    </w:p>
    <w:p w14:paraId="74637F3B" w14:textId="78B455B0" w:rsidR="001E12D3" w:rsidRPr="00725372" w:rsidRDefault="001E12D3" w:rsidP="001E12D3">
      <w:pPr>
        <w:pStyle w:val="Heading2numbered"/>
      </w:pPr>
      <w:bookmarkStart w:id="6353" w:name="_Ref190769672"/>
      <w:bookmarkStart w:id="6354" w:name="_Toc198518499"/>
      <w:r w:rsidRPr="00725372">
        <w:t>Cooling Power for Cool-down</w:t>
      </w:r>
      <w:bookmarkEnd w:id="6353"/>
      <w:bookmarkEnd w:id="6354"/>
      <w:r w:rsidRPr="00725372">
        <w:t xml:space="preserve"> </w:t>
      </w:r>
    </w:p>
    <w:p w14:paraId="7E3844BE" w14:textId="7B555A2D" w:rsidR="001E12D3" w:rsidRPr="00725372" w:rsidRDefault="001E12D3" w:rsidP="001E12D3">
      <w:pPr>
        <w:pStyle w:val="ListParagraph"/>
        <w:spacing w:before="120"/>
        <w:ind w:left="1260" w:hanging="540"/>
        <w:contextualSpacing w:val="0"/>
        <w:rPr>
          <w:rFonts w:cs="Segoe UI"/>
        </w:rPr>
      </w:pPr>
      <w:bookmarkStart w:id="6355" w:name="_Hlk190768108"/>
      <w:r w:rsidRPr="00725372">
        <w:rPr>
          <w:rStyle w:val="AASemiBoldChar"/>
        </w:rPr>
        <w:t>Heat loads</w:t>
      </w:r>
      <w:r w:rsidRPr="00725372">
        <w:rPr>
          <w:rFonts w:cs="Segoe UI"/>
        </w:rPr>
        <w:t xml:space="preserve"> (W) </w:t>
      </w:r>
      <w:r w:rsidR="001B74F4">
        <w:rPr>
          <w:rFonts w:cs="Segoe UI"/>
        </w:rPr>
        <w:t>refers to</w:t>
      </w:r>
      <w:r w:rsidRPr="00725372">
        <w:rPr>
          <w:rFonts w:cs="Segoe UI"/>
        </w:rPr>
        <w:t xml:space="preserve"> the heat </w:t>
      </w:r>
      <w:r w:rsidR="001B74F4">
        <w:rPr>
          <w:rFonts w:cs="Segoe UI"/>
        </w:rPr>
        <w:t>power to be removed from the user systems</w:t>
      </w:r>
      <w:r w:rsidRPr="00725372">
        <w:rPr>
          <w:rFonts w:cs="Segoe UI"/>
        </w:rPr>
        <w:t>.</w:t>
      </w:r>
    </w:p>
    <w:p w14:paraId="4FB2286E" w14:textId="77777777" w:rsidR="001E12D3" w:rsidRPr="00725372" w:rsidRDefault="001E12D3" w:rsidP="001E12D3">
      <w:pPr>
        <w:pStyle w:val="ListParagraph"/>
        <w:spacing w:before="120"/>
        <w:ind w:left="1710" w:hanging="990"/>
        <w:contextualSpacing w:val="0"/>
        <w:rPr>
          <w:rFonts w:cs="Segoe UI"/>
        </w:rPr>
      </w:pPr>
      <w:r w:rsidRPr="00725372">
        <w:rPr>
          <w:rStyle w:val="AASemiBoldChar"/>
        </w:rPr>
        <w:t>Heat capacity</w:t>
      </w:r>
      <w:r w:rsidRPr="00725372">
        <w:rPr>
          <w:rFonts w:cs="Segoe UI"/>
          <w:b/>
        </w:rPr>
        <w:t xml:space="preserve"> </w:t>
      </w:r>
      <w:r w:rsidRPr="00725372">
        <w:rPr>
          <w:rFonts w:cs="Segoe UI"/>
        </w:rPr>
        <w:t>(W) corresponds to the power to be extracted from materials of mass M to allow its cool-down at the defined cool-down speed.</w:t>
      </w:r>
      <w:r w:rsidRPr="00725372">
        <w:rPr>
          <w:rFonts w:cs="Segoe UI"/>
          <w:b/>
        </w:rPr>
        <w:t xml:space="preserve"> P ≈ MCdT/dt </w:t>
      </w:r>
      <w:r w:rsidRPr="00725372">
        <w:rPr>
          <w:rFonts w:cs="Segoe UI"/>
        </w:rPr>
        <w:t>(dT/dt being the cool-down speed and C the specific heat capacity).</w:t>
      </w:r>
    </w:p>
    <w:p w14:paraId="00C5E419" w14:textId="77777777" w:rsidR="001E12D3" w:rsidRDefault="001E12D3" w:rsidP="001E12D3">
      <w:pPr>
        <w:pStyle w:val="ListParagraph"/>
        <w:spacing w:before="120"/>
        <w:ind w:left="1710" w:hanging="990"/>
        <w:contextualSpacing w:val="0"/>
        <w:rPr>
          <w:rFonts w:cs="Segoe UI"/>
        </w:rPr>
      </w:pPr>
      <w:r w:rsidRPr="00725372">
        <w:rPr>
          <w:rStyle w:val="AASemiBoldChar"/>
        </w:rPr>
        <w:t>Cool-down power</w:t>
      </w:r>
      <w:r w:rsidRPr="00725372">
        <w:rPr>
          <w:rFonts w:cs="Segoe UI"/>
        </w:rPr>
        <w:t xml:space="preserve"> (W) is the required cooling power for cool-down = sum of the two heat contributions.</w:t>
      </w:r>
    </w:p>
    <w:p w14:paraId="4A884D4F" w14:textId="37972977" w:rsidR="00D62921" w:rsidRPr="00725372" w:rsidRDefault="00D62921" w:rsidP="00D62921">
      <w:pPr>
        <w:pStyle w:val="C5Headings"/>
        <w:spacing w:after="0"/>
        <w:ind w:left="369" w:firstLine="709"/>
        <w:rPr>
          <w:rStyle w:val="AASemiBoldChar"/>
          <w:rFonts w:ascii="Segoe UI" w:hAnsi="Segoe UI" w:cs="Segoe UI"/>
          <w:i w:val="0"/>
          <w:color w:val="034694" w:themeColor="accent4"/>
        </w:rPr>
      </w:pPr>
      <w:bookmarkStart w:id="6356" w:name="_Toc198518500"/>
      <w:r w:rsidRPr="00725372">
        <w:rPr>
          <w:rStyle w:val="AASemiBoldChar"/>
          <w:rFonts w:ascii="Segoe UI" w:hAnsi="Segoe UI" w:cs="Segoe UI"/>
          <w:color w:val="034694" w:themeColor="accent4"/>
        </w:rPr>
        <w:t xml:space="preserve">Cooldown to </w:t>
      </w:r>
      <w:r>
        <w:rPr>
          <w:rStyle w:val="AASemiBoldChar"/>
          <w:rFonts w:ascii="Segoe UI" w:hAnsi="Segoe UI" w:cs="Segoe UI"/>
          <w:color w:val="034694" w:themeColor="accent4"/>
        </w:rPr>
        <w:t>50</w:t>
      </w:r>
      <w:r w:rsidRPr="00725372">
        <w:rPr>
          <w:rStyle w:val="AASemiBoldChar"/>
          <w:rFonts w:ascii="Segoe UI" w:hAnsi="Segoe UI" w:cs="Segoe UI"/>
          <w:color w:val="034694" w:themeColor="accent4"/>
        </w:rPr>
        <w:t xml:space="preserve"> K</w:t>
      </w:r>
      <w:bookmarkEnd w:id="6356"/>
    </w:p>
    <w:p w14:paraId="77A9B3AB" w14:textId="77777777" w:rsidR="001E12D3" w:rsidRPr="00725372" w:rsidRDefault="001E12D3" w:rsidP="00B5632C">
      <w:pPr>
        <w:spacing w:before="120"/>
        <w:rPr>
          <w:rStyle w:val="AASemiBoldChar"/>
        </w:rPr>
      </w:pPr>
    </w:p>
    <w:p w14:paraId="06C950D6" w14:textId="77777777" w:rsidR="001E12D3" w:rsidRPr="00725372" w:rsidRDefault="001E12D3" w:rsidP="001E12D3">
      <w:pPr>
        <w:pStyle w:val="Caption"/>
      </w:pPr>
      <w:r w:rsidRPr="00725372">
        <w:rPr>
          <w:noProof/>
          <w:lang w:val="en-US"/>
        </w:rPr>
        <w:drawing>
          <wp:inline distT="0" distB="0" distL="0" distR="0" wp14:anchorId="44389DE7" wp14:editId="7A069A56">
            <wp:extent cx="4838330" cy="2957414"/>
            <wp:effectExtent l="0" t="0" r="635" b="0"/>
            <wp:docPr id="11770086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438"/>
                    <a:stretch/>
                  </pic:blipFill>
                  <pic:spPr bwMode="auto">
                    <a:xfrm>
                      <a:off x="0" y="0"/>
                      <a:ext cx="4861803" cy="2971762"/>
                    </a:xfrm>
                    <a:prstGeom prst="rect">
                      <a:avLst/>
                    </a:prstGeom>
                    <a:noFill/>
                    <a:ln>
                      <a:noFill/>
                    </a:ln>
                    <a:extLst>
                      <a:ext uri="{53640926-AAD7-44D8-BBD7-CCE9431645EC}">
                        <a14:shadowObscured xmlns:a14="http://schemas.microsoft.com/office/drawing/2010/main"/>
                      </a:ext>
                    </a:extLst>
                  </pic:spPr>
                </pic:pic>
              </a:graphicData>
            </a:graphic>
          </wp:inline>
        </w:drawing>
      </w:r>
    </w:p>
    <w:p w14:paraId="742ECA80" w14:textId="7F25C455" w:rsidR="001E12D3" w:rsidRPr="00725372" w:rsidRDefault="001E12D3" w:rsidP="001E12D3">
      <w:pPr>
        <w:pStyle w:val="Caption"/>
        <w:rPr>
          <w:rStyle w:val="AASemiBoldChar"/>
        </w:rPr>
      </w:pPr>
      <w:bookmarkStart w:id="6357" w:name="_Toc190680905"/>
      <w:bookmarkStart w:id="6358" w:name="_Toc195865368"/>
      <w:r w:rsidRPr="00725372">
        <w:t xml:space="preserve">Figure </w:t>
      </w:r>
      <w:r w:rsidR="00B619DE">
        <w:fldChar w:fldCharType="begin"/>
      </w:r>
      <w:r w:rsidR="00B619DE">
        <w:instrText xml:space="preserve"> SEQ Figure \* ARABIC </w:instrText>
      </w:r>
      <w:r w:rsidR="00B619DE">
        <w:fldChar w:fldCharType="separate"/>
      </w:r>
      <w:r w:rsidR="00711812">
        <w:rPr>
          <w:noProof/>
        </w:rPr>
        <w:t>12</w:t>
      </w:r>
      <w:r w:rsidR="00B619DE">
        <w:fldChar w:fldCharType="end"/>
      </w:r>
      <w:r w:rsidRPr="00725372">
        <w:t xml:space="preserve"> Cool-down power for Thermal Shields (based on cool-down speed of 4 K/h ~ 72 hours)</w:t>
      </w:r>
      <w:bookmarkEnd w:id="6357"/>
      <w:bookmarkEnd w:id="6358"/>
    </w:p>
    <w:p w14:paraId="421B8982" w14:textId="77777777" w:rsidR="001E12D3" w:rsidRPr="00725372" w:rsidRDefault="001E12D3" w:rsidP="001E12D3">
      <w:pPr>
        <w:pStyle w:val="ListParagraph"/>
        <w:spacing w:before="120"/>
        <w:ind w:left="1260" w:hanging="540"/>
        <w:contextualSpacing w:val="0"/>
        <w:rPr>
          <w:rStyle w:val="AASemiBoldChar"/>
        </w:rPr>
      </w:pPr>
    </w:p>
    <w:p w14:paraId="07896A6F" w14:textId="77777777" w:rsidR="001E12D3" w:rsidRPr="00725372" w:rsidRDefault="001E12D3" w:rsidP="001E12D3"/>
    <w:bookmarkEnd w:id="6355"/>
    <w:p w14:paraId="1E126762" w14:textId="77777777" w:rsidR="001E12D3" w:rsidRDefault="001E12D3" w:rsidP="001E12D3">
      <w:pPr>
        <w:pStyle w:val="SysReq1"/>
        <w:numPr>
          <w:ilvl w:val="0"/>
          <w:numId w:val="0"/>
        </w:numPr>
        <w:spacing w:before="0"/>
        <w:ind w:left="1077"/>
        <w:rPr>
          <w:i/>
          <w:iCs/>
          <w:color w:val="562873" w:themeColor="accent1"/>
          <w:lang w:val="en-GB"/>
        </w:rPr>
      </w:pPr>
    </w:p>
    <w:p w14:paraId="4314DEDD" w14:textId="77777777" w:rsidR="001E12D3" w:rsidRPr="00725372" w:rsidRDefault="001E12D3" w:rsidP="001E12D3">
      <w:pPr>
        <w:keepNext/>
        <w:jc w:val="center"/>
      </w:pPr>
      <w:r w:rsidRPr="00725372">
        <w:rPr>
          <w:noProof/>
          <w:lang w:val="en-US"/>
        </w:rPr>
        <w:lastRenderedPageBreak/>
        <w:drawing>
          <wp:inline distT="0" distB="0" distL="0" distR="0" wp14:anchorId="2807757C" wp14:editId="1A318D4E">
            <wp:extent cx="4776186" cy="2774449"/>
            <wp:effectExtent l="0" t="0" r="5715" b="6985"/>
            <wp:docPr id="181180605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007"/>
                    <a:stretch/>
                  </pic:blipFill>
                  <pic:spPr bwMode="auto">
                    <a:xfrm>
                      <a:off x="0" y="0"/>
                      <a:ext cx="4791987" cy="2783628"/>
                    </a:xfrm>
                    <a:prstGeom prst="rect">
                      <a:avLst/>
                    </a:prstGeom>
                    <a:noFill/>
                    <a:ln>
                      <a:noFill/>
                    </a:ln>
                    <a:extLst>
                      <a:ext uri="{53640926-AAD7-44D8-BBD7-CCE9431645EC}">
                        <a14:shadowObscured xmlns:a14="http://schemas.microsoft.com/office/drawing/2010/main"/>
                      </a:ext>
                    </a:extLst>
                  </pic:spPr>
                </pic:pic>
              </a:graphicData>
            </a:graphic>
          </wp:inline>
        </w:drawing>
      </w:r>
    </w:p>
    <w:p w14:paraId="12B689F9" w14:textId="046B4AC0" w:rsidR="001E12D3" w:rsidRDefault="001E12D3" w:rsidP="001E12D3">
      <w:pPr>
        <w:pStyle w:val="SysReq1"/>
        <w:numPr>
          <w:ilvl w:val="0"/>
          <w:numId w:val="0"/>
        </w:numPr>
        <w:spacing w:before="0"/>
        <w:ind w:left="1077"/>
        <w:rPr>
          <w:i/>
          <w:iCs/>
          <w:color w:val="562873" w:themeColor="accent1"/>
          <w:lang w:val="en-GB"/>
        </w:rPr>
      </w:pPr>
      <w:bookmarkStart w:id="6359" w:name="_Toc195865369"/>
      <w:bookmarkStart w:id="6360" w:name="_Toc198519631"/>
      <w:r w:rsidRPr="00725372">
        <w:t xml:space="preserve">Figure </w:t>
      </w:r>
      <w:r w:rsidR="00B619DE">
        <w:fldChar w:fldCharType="begin"/>
      </w:r>
      <w:r w:rsidR="00B619DE">
        <w:instrText xml:space="preserve"> SEQ Figure \* ARABIC </w:instrText>
      </w:r>
      <w:r w:rsidR="00B619DE">
        <w:fldChar w:fldCharType="separate"/>
      </w:r>
      <w:r w:rsidR="00711812">
        <w:rPr>
          <w:noProof/>
        </w:rPr>
        <w:t>13</w:t>
      </w:r>
      <w:r w:rsidR="00B619DE">
        <w:fldChar w:fldCharType="end"/>
      </w:r>
      <w:r w:rsidRPr="00725372">
        <w:t xml:space="preserve"> Cool-down power for cold masses &lt; 5 K (based on </w:t>
      </w:r>
      <w:r>
        <w:t xml:space="preserve">constant </w:t>
      </w:r>
      <w:r w:rsidRPr="00725372">
        <w:t>cool-down speed of 4 K/h ~ 72 hours).</w:t>
      </w:r>
      <w:bookmarkEnd w:id="6359"/>
      <w:bookmarkEnd w:id="6360"/>
    </w:p>
    <w:p w14:paraId="7FD7C615" w14:textId="77777777" w:rsidR="001E12D3" w:rsidRPr="00DE34FF" w:rsidRDefault="001E12D3" w:rsidP="001E12D3">
      <w:pPr>
        <w:pStyle w:val="SysReq1"/>
        <w:numPr>
          <w:ilvl w:val="0"/>
          <w:numId w:val="0"/>
        </w:numPr>
        <w:spacing w:before="0"/>
        <w:ind w:left="1077"/>
        <w:rPr>
          <w:i/>
          <w:iCs/>
          <w:color w:val="562873" w:themeColor="accent1"/>
          <w:lang w:val="en-GB"/>
        </w:rPr>
      </w:pPr>
    </w:p>
    <w:p w14:paraId="13D70F6A" w14:textId="41BCD148" w:rsidR="001E12D3" w:rsidRPr="00725372" w:rsidRDefault="001E12D3" w:rsidP="001E12D3">
      <w:pPr>
        <w:pStyle w:val="Caption"/>
        <w:ind w:left="990"/>
        <w:rPr>
          <w:lang w:eastAsia="fr-FR"/>
        </w:rPr>
      </w:pPr>
      <w:bookmarkStart w:id="6361" w:name="_Ref191379244"/>
      <w:bookmarkStart w:id="6362" w:name="_Ref192161629"/>
      <w:bookmarkStart w:id="6363" w:name="_Toc195865386"/>
      <w:bookmarkStart w:id="6364" w:name="_Hlk190767872"/>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711812">
        <w:rPr>
          <w:noProof/>
          <w:lang w:eastAsia="fr-FR"/>
        </w:rPr>
        <w:t>16</w:t>
      </w:r>
      <w:r w:rsidRPr="00725372">
        <w:rPr>
          <w:lang w:eastAsia="fr-FR"/>
        </w:rPr>
        <w:fldChar w:fldCharType="end"/>
      </w:r>
      <w:bookmarkEnd w:id="6361"/>
      <w:bookmarkEnd w:id="6362"/>
      <w:r w:rsidRPr="00725372">
        <w:rPr>
          <w:lang w:eastAsia="fr-FR"/>
        </w:rPr>
        <w:t xml:space="preserve"> Cool-down power down to 50 K (4 K/h)</w:t>
      </w:r>
      <w:bookmarkEnd w:id="6363"/>
    </w:p>
    <w:tbl>
      <w:tblPr>
        <w:tblStyle w:val="TableGrid2"/>
        <w:tblW w:w="0" w:type="auto"/>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top w:w="57" w:type="dxa"/>
          <w:bottom w:w="57" w:type="dxa"/>
        </w:tblCellMar>
        <w:tblLook w:val="04A0" w:firstRow="1" w:lastRow="0" w:firstColumn="1" w:lastColumn="0" w:noHBand="0" w:noVBand="1"/>
      </w:tblPr>
      <w:tblGrid>
        <w:gridCol w:w="2071"/>
        <w:gridCol w:w="2071"/>
        <w:gridCol w:w="2071"/>
        <w:gridCol w:w="2072"/>
      </w:tblGrid>
      <w:tr w:rsidR="001E12D3" w:rsidRPr="00725372" w14:paraId="75285BA1" w14:textId="77777777" w:rsidTr="007E3FF3">
        <w:trPr>
          <w:trHeight w:val="671"/>
          <w:jc w:val="right"/>
        </w:trPr>
        <w:tc>
          <w:tcPr>
            <w:tcW w:w="2071" w:type="dxa"/>
            <w:shd w:val="clear" w:color="auto" w:fill="EBD9ED" w:themeFill="accent2" w:themeFillTint="33"/>
            <w:vAlign w:val="center"/>
            <w:hideMark/>
          </w:tcPr>
          <w:p w14:paraId="3C770BAE" w14:textId="77777777" w:rsidR="001E12D3" w:rsidRPr="00725372" w:rsidRDefault="001E12D3" w:rsidP="007E3FF3">
            <w:pPr>
              <w:pStyle w:val="AASemiBold"/>
              <w:spacing w:before="40" w:after="20" w:line="240" w:lineRule="auto"/>
              <w:contextualSpacing/>
              <w:jc w:val="center"/>
              <w:rPr>
                <w:sz w:val="18"/>
                <w:szCs w:val="18"/>
              </w:rPr>
            </w:pPr>
            <w:r>
              <w:rPr>
                <w:sz w:val="18"/>
                <w:szCs w:val="18"/>
              </w:rPr>
              <w:t>T</w:t>
            </w:r>
            <w:r w:rsidRPr="00725372">
              <w:rPr>
                <w:sz w:val="18"/>
                <w:szCs w:val="18"/>
              </w:rPr>
              <w:t xml:space="preserve">emperature </w:t>
            </w:r>
            <w:r>
              <w:rPr>
                <w:sz w:val="18"/>
                <w:szCs w:val="18"/>
              </w:rPr>
              <w:t>of</w:t>
            </w:r>
            <w:r w:rsidRPr="00725372">
              <w:rPr>
                <w:sz w:val="18"/>
                <w:szCs w:val="18"/>
              </w:rPr>
              <w:t xml:space="preserve"> Thermal Shields</w:t>
            </w:r>
          </w:p>
          <w:p w14:paraId="3E07F89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2071" w:type="dxa"/>
            <w:shd w:val="clear" w:color="auto" w:fill="EBD9ED" w:themeFill="accent2" w:themeFillTint="33"/>
            <w:vAlign w:val="center"/>
            <w:hideMark/>
          </w:tcPr>
          <w:p w14:paraId="52D78ACC" w14:textId="77777777" w:rsidR="001E12D3" w:rsidRPr="00725372" w:rsidRDefault="001E12D3" w:rsidP="007E3FF3">
            <w:pPr>
              <w:pStyle w:val="AASemiBold"/>
              <w:spacing w:before="40" w:after="20" w:line="240" w:lineRule="auto"/>
              <w:ind w:left="1"/>
              <w:contextualSpacing/>
              <w:jc w:val="center"/>
              <w:rPr>
                <w:sz w:val="18"/>
                <w:szCs w:val="18"/>
              </w:rPr>
            </w:pPr>
            <w:r>
              <w:rPr>
                <w:sz w:val="18"/>
                <w:szCs w:val="18"/>
              </w:rPr>
              <w:t xml:space="preserve">Required </w:t>
            </w:r>
            <w:r w:rsidRPr="00725372">
              <w:rPr>
                <w:sz w:val="18"/>
                <w:szCs w:val="18"/>
              </w:rPr>
              <w:t xml:space="preserve">Cool-down power for Thermal Shields </w:t>
            </w:r>
          </w:p>
          <w:p w14:paraId="31F48FD3" w14:textId="77777777" w:rsidR="001E12D3" w:rsidRPr="00725372" w:rsidRDefault="001E12D3" w:rsidP="007E3FF3">
            <w:pPr>
              <w:pStyle w:val="AASemiBold"/>
              <w:spacing w:before="40" w:after="20" w:line="240" w:lineRule="auto"/>
              <w:ind w:left="1"/>
              <w:contextualSpacing/>
              <w:jc w:val="center"/>
              <w:rPr>
                <w:sz w:val="18"/>
                <w:szCs w:val="18"/>
              </w:rPr>
            </w:pPr>
            <w:r w:rsidRPr="00725372">
              <w:rPr>
                <w:sz w:val="18"/>
                <w:szCs w:val="18"/>
              </w:rPr>
              <w:t>(W)</w:t>
            </w:r>
          </w:p>
        </w:tc>
        <w:tc>
          <w:tcPr>
            <w:tcW w:w="2071" w:type="dxa"/>
            <w:shd w:val="clear" w:color="auto" w:fill="EBD9ED" w:themeFill="accent2" w:themeFillTint="33"/>
            <w:vAlign w:val="center"/>
            <w:hideMark/>
          </w:tcPr>
          <w:p w14:paraId="0E3E51B8"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Average temperature for "masses &lt; 5 K"</w:t>
            </w:r>
          </w:p>
          <w:p w14:paraId="07D1BEF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2072" w:type="dxa"/>
            <w:shd w:val="clear" w:color="auto" w:fill="EBD9ED" w:themeFill="accent2" w:themeFillTint="33"/>
            <w:vAlign w:val="center"/>
            <w:hideMark/>
          </w:tcPr>
          <w:p w14:paraId="1496AE6B"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Cool-down power for "masses &lt; 5 K"</w:t>
            </w:r>
          </w:p>
          <w:p w14:paraId="73ADFF4E"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(W)</w:t>
            </w:r>
          </w:p>
        </w:tc>
      </w:tr>
      <w:tr w:rsidR="001E12D3" w:rsidRPr="00725372" w14:paraId="57E8053B" w14:textId="77777777" w:rsidTr="007E3FF3">
        <w:trPr>
          <w:trHeight w:val="77"/>
          <w:jc w:val="right"/>
        </w:trPr>
        <w:tc>
          <w:tcPr>
            <w:tcW w:w="2071" w:type="dxa"/>
            <w:noWrap/>
            <w:hideMark/>
          </w:tcPr>
          <w:p w14:paraId="285018EA"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290</w:t>
            </w:r>
          </w:p>
        </w:tc>
        <w:tc>
          <w:tcPr>
            <w:tcW w:w="2071" w:type="dxa"/>
            <w:noWrap/>
            <w:hideMark/>
          </w:tcPr>
          <w:p w14:paraId="23D8925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6 950</w:t>
            </w:r>
          </w:p>
        </w:tc>
        <w:tc>
          <w:tcPr>
            <w:tcW w:w="2071" w:type="dxa"/>
            <w:noWrap/>
            <w:hideMark/>
          </w:tcPr>
          <w:p w14:paraId="4673CCF5"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290</w:t>
            </w:r>
          </w:p>
        </w:tc>
        <w:tc>
          <w:tcPr>
            <w:tcW w:w="2072" w:type="dxa"/>
            <w:noWrap/>
            <w:hideMark/>
          </w:tcPr>
          <w:p w14:paraId="638A9E4E"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5 450</w:t>
            </w:r>
          </w:p>
        </w:tc>
      </w:tr>
      <w:tr w:rsidR="001E12D3" w:rsidRPr="00725372" w14:paraId="13D89F4F" w14:textId="77777777" w:rsidTr="007E3FF3">
        <w:trPr>
          <w:trHeight w:val="122"/>
          <w:jc w:val="right"/>
        </w:trPr>
        <w:tc>
          <w:tcPr>
            <w:tcW w:w="2071" w:type="dxa"/>
            <w:noWrap/>
            <w:hideMark/>
          </w:tcPr>
          <w:p w14:paraId="7B1D7BA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250</w:t>
            </w:r>
          </w:p>
        </w:tc>
        <w:tc>
          <w:tcPr>
            <w:tcW w:w="2071" w:type="dxa"/>
            <w:noWrap/>
            <w:hideMark/>
          </w:tcPr>
          <w:p w14:paraId="351E947C"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10 100</w:t>
            </w:r>
          </w:p>
        </w:tc>
        <w:tc>
          <w:tcPr>
            <w:tcW w:w="2071" w:type="dxa"/>
            <w:noWrap/>
            <w:hideMark/>
          </w:tcPr>
          <w:p w14:paraId="71331D9B"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250</w:t>
            </w:r>
          </w:p>
        </w:tc>
        <w:tc>
          <w:tcPr>
            <w:tcW w:w="2072" w:type="dxa"/>
            <w:noWrap/>
            <w:hideMark/>
          </w:tcPr>
          <w:p w14:paraId="5103A4D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5 250</w:t>
            </w:r>
          </w:p>
        </w:tc>
      </w:tr>
      <w:tr w:rsidR="001E12D3" w:rsidRPr="00725372" w14:paraId="76068091" w14:textId="77777777" w:rsidTr="007E3FF3">
        <w:trPr>
          <w:trHeight w:val="95"/>
          <w:jc w:val="right"/>
        </w:trPr>
        <w:tc>
          <w:tcPr>
            <w:tcW w:w="2071" w:type="dxa"/>
            <w:noWrap/>
            <w:hideMark/>
          </w:tcPr>
          <w:p w14:paraId="78645830"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200</w:t>
            </w:r>
          </w:p>
        </w:tc>
        <w:tc>
          <w:tcPr>
            <w:tcW w:w="2071" w:type="dxa"/>
            <w:noWrap/>
            <w:hideMark/>
          </w:tcPr>
          <w:p w14:paraId="3C981602"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12 300</w:t>
            </w:r>
          </w:p>
        </w:tc>
        <w:tc>
          <w:tcPr>
            <w:tcW w:w="2071" w:type="dxa"/>
            <w:noWrap/>
            <w:hideMark/>
          </w:tcPr>
          <w:p w14:paraId="31912C36"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200</w:t>
            </w:r>
          </w:p>
        </w:tc>
        <w:tc>
          <w:tcPr>
            <w:tcW w:w="2072" w:type="dxa"/>
            <w:noWrap/>
            <w:hideMark/>
          </w:tcPr>
          <w:p w14:paraId="2959D328"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4 900</w:t>
            </w:r>
          </w:p>
        </w:tc>
      </w:tr>
      <w:tr w:rsidR="001E12D3" w:rsidRPr="00725372" w14:paraId="13BEDCC2" w14:textId="77777777" w:rsidTr="007E3FF3">
        <w:trPr>
          <w:trHeight w:val="18"/>
          <w:jc w:val="right"/>
        </w:trPr>
        <w:tc>
          <w:tcPr>
            <w:tcW w:w="2071" w:type="dxa"/>
            <w:noWrap/>
            <w:hideMark/>
          </w:tcPr>
          <w:p w14:paraId="727F2F1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150</w:t>
            </w:r>
          </w:p>
        </w:tc>
        <w:tc>
          <w:tcPr>
            <w:tcW w:w="2071" w:type="dxa"/>
            <w:noWrap/>
            <w:hideMark/>
          </w:tcPr>
          <w:p w14:paraId="143F4FDE"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12 800</w:t>
            </w:r>
          </w:p>
        </w:tc>
        <w:tc>
          <w:tcPr>
            <w:tcW w:w="2071" w:type="dxa"/>
            <w:noWrap/>
            <w:hideMark/>
          </w:tcPr>
          <w:p w14:paraId="5BE7B384"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150</w:t>
            </w:r>
          </w:p>
        </w:tc>
        <w:tc>
          <w:tcPr>
            <w:tcW w:w="2072" w:type="dxa"/>
            <w:noWrap/>
            <w:hideMark/>
          </w:tcPr>
          <w:p w14:paraId="62DEADCF"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4 200</w:t>
            </w:r>
          </w:p>
        </w:tc>
      </w:tr>
      <w:tr w:rsidR="001E12D3" w:rsidRPr="00725372" w14:paraId="689BBE6B" w14:textId="77777777" w:rsidTr="007E3FF3">
        <w:trPr>
          <w:trHeight w:val="18"/>
          <w:jc w:val="right"/>
        </w:trPr>
        <w:tc>
          <w:tcPr>
            <w:tcW w:w="2071" w:type="dxa"/>
            <w:noWrap/>
            <w:hideMark/>
          </w:tcPr>
          <w:p w14:paraId="1C27A9F0"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100</w:t>
            </w:r>
          </w:p>
        </w:tc>
        <w:tc>
          <w:tcPr>
            <w:tcW w:w="2071" w:type="dxa"/>
            <w:noWrap/>
            <w:hideMark/>
          </w:tcPr>
          <w:p w14:paraId="38AF1D2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11 900</w:t>
            </w:r>
          </w:p>
        </w:tc>
        <w:tc>
          <w:tcPr>
            <w:tcW w:w="2071" w:type="dxa"/>
            <w:noWrap/>
            <w:hideMark/>
          </w:tcPr>
          <w:p w14:paraId="30FE272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100</w:t>
            </w:r>
          </w:p>
        </w:tc>
        <w:tc>
          <w:tcPr>
            <w:tcW w:w="2072" w:type="dxa"/>
            <w:noWrap/>
            <w:hideMark/>
          </w:tcPr>
          <w:p w14:paraId="2130CFAC"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3 050</w:t>
            </w:r>
          </w:p>
        </w:tc>
      </w:tr>
      <w:tr w:rsidR="001E12D3" w:rsidRPr="00725372" w14:paraId="72C6A1F2" w14:textId="77777777" w:rsidTr="007E3FF3">
        <w:trPr>
          <w:trHeight w:val="18"/>
          <w:jc w:val="right"/>
        </w:trPr>
        <w:tc>
          <w:tcPr>
            <w:tcW w:w="2071" w:type="dxa"/>
            <w:noWrap/>
            <w:hideMark/>
          </w:tcPr>
          <w:p w14:paraId="39E4ECE8"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50</w:t>
            </w:r>
          </w:p>
        </w:tc>
        <w:tc>
          <w:tcPr>
            <w:tcW w:w="2071" w:type="dxa"/>
            <w:noWrap/>
            <w:hideMark/>
          </w:tcPr>
          <w:p w14:paraId="1E61588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8 600</w:t>
            </w:r>
          </w:p>
        </w:tc>
        <w:tc>
          <w:tcPr>
            <w:tcW w:w="2071" w:type="dxa"/>
            <w:noWrap/>
            <w:hideMark/>
          </w:tcPr>
          <w:p w14:paraId="178ECBA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50</w:t>
            </w:r>
          </w:p>
        </w:tc>
        <w:tc>
          <w:tcPr>
            <w:tcW w:w="2072" w:type="dxa"/>
            <w:noWrap/>
            <w:hideMark/>
          </w:tcPr>
          <w:p w14:paraId="5C278282"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1 200</w:t>
            </w:r>
          </w:p>
        </w:tc>
      </w:tr>
    </w:tbl>
    <w:p w14:paraId="493FB042"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bookmarkStart w:id="6365" w:name="_Toc198518501"/>
      <w:bookmarkEnd w:id="6364"/>
      <w:r w:rsidRPr="00725372">
        <w:rPr>
          <w:rStyle w:val="AASemiBoldChar"/>
          <w:rFonts w:ascii="Segoe UI" w:hAnsi="Segoe UI" w:cs="Segoe UI"/>
          <w:color w:val="034694" w:themeColor="accent4"/>
        </w:rPr>
        <w:t>Cool-down to 4.5 K</w:t>
      </w:r>
      <w:bookmarkEnd w:id="6365"/>
    </w:p>
    <w:p w14:paraId="2B59AAD2" w14:textId="7BF25923" w:rsidR="001E12D3" w:rsidRPr="00725372" w:rsidRDefault="001E12D3" w:rsidP="001E12D3">
      <w:pPr>
        <w:pStyle w:val="SysReq1"/>
        <w:numPr>
          <w:ilvl w:val="0"/>
          <w:numId w:val="0"/>
        </w:numPr>
        <w:spacing w:before="0"/>
        <w:ind w:left="1077"/>
        <w:rPr>
          <w:lang w:val="en-GB"/>
        </w:rPr>
      </w:pPr>
      <w:bookmarkStart w:id="6366" w:name="_Toc198519632"/>
      <w:r w:rsidRPr="00725372">
        <w:rPr>
          <w:lang w:val="en-GB"/>
        </w:rPr>
        <w:t>When the magnetic shields temperatures are below 70 K, cool down of the cavities and couplers from the Thermal Shield temperature to 4.5 K</w:t>
      </w:r>
      <w:r>
        <w:rPr>
          <w:lang w:val="en-GB"/>
        </w:rPr>
        <w:t xml:space="preserve"> can start</w:t>
      </w:r>
      <w:r w:rsidRPr="00725372">
        <w:rPr>
          <w:lang w:val="en-GB"/>
        </w:rPr>
        <w:t xml:space="preserve">. The </w:t>
      </w:r>
      <w:r w:rsidR="00A156C9">
        <w:rPr>
          <w:lang w:val="en-GB"/>
        </w:rPr>
        <w:t>QPLANT</w:t>
      </w:r>
      <w:r w:rsidRPr="00725372">
        <w:rPr>
          <w:lang w:val="en-GB"/>
        </w:rPr>
        <w:t xml:space="preserve"> shall be able to remove at least the cool-down power</w:t>
      </w:r>
      <w:r>
        <w:rPr>
          <w:lang w:val="en-GB"/>
        </w:rPr>
        <w:t xml:space="preserve"> d</w:t>
      </w:r>
      <w:r w:rsidRPr="00725372">
        <w:rPr>
          <w:lang w:val="en-GB"/>
        </w:rPr>
        <w:t xml:space="preserve">uring this cool-down phase </w:t>
      </w:r>
      <w:r>
        <w:rPr>
          <w:lang w:val="en-GB"/>
        </w:rPr>
        <w:t>is given in</w:t>
      </w:r>
      <w:r w:rsidRPr="00725372">
        <w:rPr>
          <w:lang w:val="en-GB"/>
        </w:rPr>
        <w:t xml:space="preserve"> </w:t>
      </w:r>
      <w:r>
        <w:rPr>
          <w:rStyle w:val="AAReferencedChar"/>
        </w:rPr>
        <w:fldChar w:fldCharType="begin"/>
      </w:r>
      <w:r>
        <w:rPr>
          <w:rStyle w:val="AAReferencedChar"/>
        </w:rPr>
        <w:instrText xml:space="preserve"> REF _Ref192162024 \h </w:instrText>
      </w:r>
      <w:r>
        <w:rPr>
          <w:rStyle w:val="AAReferencedChar"/>
        </w:rPr>
      </w:r>
      <w:r>
        <w:rPr>
          <w:rStyle w:val="AAReferencedChar"/>
        </w:rPr>
        <w:fldChar w:fldCharType="separate"/>
      </w:r>
      <w:r w:rsidR="00711812">
        <w:t xml:space="preserve">Table </w:t>
      </w:r>
      <w:r w:rsidR="00711812">
        <w:rPr>
          <w:noProof/>
        </w:rPr>
        <w:t>17</w:t>
      </w:r>
      <w:r>
        <w:rPr>
          <w:rStyle w:val="AAReferencedChar"/>
        </w:rPr>
        <w:fldChar w:fldCharType="end"/>
      </w:r>
      <w:r w:rsidRPr="00725372">
        <w:rPr>
          <w:lang w:val="en-GB"/>
        </w:rPr>
        <w:t xml:space="preserve"> and</w:t>
      </w:r>
      <w:r>
        <w:rPr>
          <w:lang w:val="en-GB"/>
        </w:rPr>
        <w:t xml:space="preserve"> section</w:t>
      </w:r>
      <w:r w:rsidRPr="00725372">
        <w:rPr>
          <w:lang w:val="en-GB"/>
        </w:rPr>
        <w:t xml:space="preserve"> </w:t>
      </w:r>
      <w:r w:rsidRPr="00725372">
        <w:rPr>
          <w:rStyle w:val="AAReferencedChar"/>
        </w:rPr>
        <w:fldChar w:fldCharType="begin"/>
      </w:r>
      <w:r w:rsidRPr="00725372">
        <w:rPr>
          <w:rStyle w:val="AAReferencedChar"/>
        </w:rPr>
        <w:instrText xml:space="preserve"> REF _Ref190769672 \r \h </w:instrText>
      </w:r>
      <w:r w:rsidRPr="00725372">
        <w:rPr>
          <w:rStyle w:val="AAReferencedChar"/>
        </w:rPr>
      </w:r>
      <w:r w:rsidRPr="00725372">
        <w:rPr>
          <w:rStyle w:val="AAReferencedChar"/>
        </w:rPr>
        <w:fldChar w:fldCharType="separate"/>
      </w:r>
      <w:r w:rsidR="00711812">
        <w:rPr>
          <w:rStyle w:val="AAReferencedChar"/>
        </w:rPr>
        <w:t>10.1</w:t>
      </w:r>
      <w:r w:rsidRPr="00725372">
        <w:rPr>
          <w:rStyle w:val="AAReferencedChar"/>
        </w:rPr>
        <w:fldChar w:fldCharType="end"/>
      </w:r>
      <w:r w:rsidRPr="00725372">
        <w:rPr>
          <w:lang w:val="en-GB"/>
        </w:rPr>
        <w:t>.</w:t>
      </w:r>
      <w:bookmarkEnd w:id="6366"/>
    </w:p>
    <w:p w14:paraId="29FB01C6" w14:textId="38E8240F" w:rsidR="001E12D3" w:rsidRPr="00725372" w:rsidRDefault="001E12D3" w:rsidP="001E12D3">
      <w:pPr>
        <w:pStyle w:val="Caption"/>
        <w:rPr>
          <w:lang w:eastAsia="fr-FR"/>
        </w:rPr>
      </w:pPr>
      <w:bookmarkStart w:id="6367" w:name="_Ref192162024"/>
      <w:bookmarkStart w:id="6368" w:name="_Toc195865387"/>
      <w:bookmarkStart w:id="6369" w:name="_Hlk190767882"/>
      <w:r>
        <w:t xml:space="preserve">Table </w:t>
      </w:r>
      <w:r>
        <w:fldChar w:fldCharType="begin"/>
      </w:r>
      <w:r>
        <w:instrText xml:space="preserve"> SEQ Table \* ARABIC </w:instrText>
      </w:r>
      <w:r>
        <w:fldChar w:fldCharType="separate"/>
      </w:r>
      <w:r w:rsidR="00711812">
        <w:rPr>
          <w:noProof/>
        </w:rPr>
        <w:t>17</w:t>
      </w:r>
      <w:r>
        <w:fldChar w:fldCharType="end"/>
      </w:r>
      <w:bookmarkEnd w:id="6367"/>
      <w:r>
        <w:t xml:space="preserve"> </w:t>
      </w:r>
      <w:r w:rsidRPr="00725372">
        <w:rPr>
          <w:lang w:eastAsia="fr-FR"/>
        </w:rPr>
        <w:t>Cool-down power below 50 K (4 K/h)</w:t>
      </w:r>
      <w:bookmarkEnd w:id="6368"/>
    </w:p>
    <w:tbl>
      <w:tblPr>
        <w:tblStyle w:val="TableGrid2"/>
        <w:tblW w:w="0" w:type="auto"/>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2250"/>
        <w:gridCol w:w="1890"/>
        <w:gridCol w:w="1980"/>
        <w:gridCol w:w="1789"/>
      </w:tblGrid>
      <w:tr w:rsidR="001E12D3" w:rsidRPr="00725372" w14:paraId="5B7F58B5" w14:textId="77777777" w:rsidTr="007E3FF3">
        <w:trPr>
          <w:trHeight w:val="732"/>
          <w:jc w:val="right"/>
        </w:trPr>
        <w:tc>
          <w:tcPr>
            <w:tcW w:w="2250" w:type="dxa"/>
            <w:shd w:val="clear" w:color="auto" w:fill="EBD9ED" w:themeFill="accent2" w:themeFillTint="33"/>
            <w:hideMark/>
          </w:tcPr>
          <w:p w14:paraId="1D7FC759"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Average temperature for Thermal Shields </w:t>
            </w:r>
          </w:p>
          <w:p w14:paraId="4A0F6092"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1890" w:type="dxa"/>
            <w:shd w:val="clear" w:color="auto" w:fill="EBD9ED" w:themeFill="accent2" w:themeFillTint="33"/>
            <w:hideMark/>
          </w:tcPr>
          <w:p w14:paraId="4AF8A691"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Cool-down power for Thermal Shields (W)</w:t>
            </w:r>
          </w:p>
        </w:tc>
        <w:tc>
          <w:tcPr>
            <w:tcW w:w="1980" w:type="dxa"/>
            <w:shd w:val="clear" w:color="auto" w:fill="EBD9ED" w:themeFill="accent2" w:themeFillTint="33"/>
            <w:hideMark/>
          </w:tcPr>
          <w:p w14:paraId="401AE73C"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Average temperature for "masses &lt; 5 K" </w:t>
            </w:r>
          </w:p>
          <w:p w14:paraId="6325CB7A"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1789" w:type="dxa"/>
            <w:shd w:val="clear" w:color="auto" w:fill="EBD9ED" w:themeFill="accent2" w:themeFillTint="33"/>
            <w:hideMark/>
          </w:tcPr>
          <w:p w14:paraId="3BFBE9A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Cool-down power for "masses &lt; 5 K" </w:t>
            </w:r>
          </w:p>
          <w:p w14:paraId="4A3E84F4"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(W)</w:t>
            </w:r>
          </w:p>
        </w:tc>
      </w:tr>
      <w:tr w:rsidR="001E12D3" w:rsidRPr="00725372" w14:paraId="478380F3" w14:textId="77777777" w:rsidTr="007E3FF3">
        <w:trPr>
          <w:trHeight w:val="203"/>
          <w:jc w:val="right"/>
        </w:trPr>
        <w:tc>
          <w:tcPr>
            <w:tcW w:w="2250" w:type="dxa"/>
            <w:noWrap/>
            <w:hideMark/>
          </w:tcPr>
          <w:p w14:paraId="3F7B1050"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890" w:type="dxa"/>
            <w:noWrap/>
            <w:hideMark/>
          </w:tcPr>
          <w:p w14:paraId="6F2DB0DD"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8 600</w:t>
            </w:r>
          </w:p>
        </w:tc>
        <w:tc>
          <w:tcPr>
            <w:tcW w:w="1980" w:type="dxa"/>
            <w:noWrap/>
            <w:hideMark/>
          </w:tcPr>
          <w:p w14:paraId="46E70C64"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789" w:type="dxa"/>
            <w:noWrap/>
            <w:hideMark/>
          </w:tcPr>
          <w:p w14:paraId="28D326C8"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1 200</w:t>
            </w:r>
          </w:p>
        </w:tc>
      </w:tr>
      <w:tr w:rsidR="001E12D3" w:rsidRPr="00725372" w14:paraId="013AC6F9" w14:textId="77777777" w:rsidTr="007E3FF3">
        <w:trPr>
          <w:trHeight w:val="234"/>
          <w:jc w:val="right"/>
        </w:trPr>
        <w:tc>
          <w:tcPr>
            <w:tcW w:w="2250" w:type="dxa"/>
            <w:noWrap/>
            <w:hideMark/>
          </w:tcPr>
          <w:p w14:paraId="1AF6D042"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890" w:type="dxa"/>
            <w:noWrap/>
            <w:hideMark/>
          </w:tcPr>
          <w:p w14:paraId="09A02FA0"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8 600</w:t>
            </w:r>
          </w:p>
        </w:tc>
        <w:tc>
          <w:tcPr>
            <w:tcW w:w="1980" w:type="dxa"/>
            <w:noWrap/>
            <w:hideMark/>
          </w:tcPr>
          <w:p w14:paraId="614FB0B7"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w:t>
            </w:r>
          </w:p>
        </w:tc>
        <w:tc>
          <w:tcPr>
            <w:tcW w:w="1789" w:type="dxa"/>
            <w:noWrap/>
            <w:hideMark/>
          </w:tcPr>
          <w:p w14:paraId="493B4109"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650</w:t>
            </w:r>
          </w:p>
        </w:tc>
      </w:tr>
    </w:tbl>
    <w:p w14:paraId="46EFE39F"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bookmarkStart w:id="6370" w:name="_Toc198518502"/>
      <w:bookmarkEnd w:id="6369"/>
      <w:r w:rsidRPr="00725372">
        <w:rPr>
          <w:rStyle w:val="AASemiBoldChar"/>
          <w:rFonts w:ascii="Segoe UI" w:hAnsi="Segoe UI" w:cs="Segoe UI"/>
          <w:color w:val="034694" w:themeColor="accent4"/>
        </w:rPr>
        <w:t>LHe filling</w:t>
      </w:r>
      <w:bookmarkEnd w:id="6370"/>
      <w:r w:rsidRPr="00725372">
        <w:rPr>
          <w:rStyle w:val="AASemiBoldChar"/>
          <w:rFonts w:ascii="Segoe UI" w:hAnsi="Segoe UI" w:cs="Segoe UI"/>
          <w:color w:val="034694" w:themeColor="accent4"/>
        </w:rPr>
        <w:t xml:space="preserve"> </w:t>
      </w:r>
    </w:p>
    <w:p w14:paraId="7BFC2832" w14:textId="606D5B6F" w:rsidR="001E12D3" w:rsidRPr="00725372" w:rsidRDefault="001E12D3" w:rsidP="001E12D3">
      <w:pPr>
        <w:pStyle w:val="SysReq1"/>
        <w:numPr>
          <w:ilvl w:val="0"/>
          <w:numId w:val="0"/>
        </w:numPr>
        <w:spacing w:before="0"/>
        <w:ind w:left="1077"/>
        <w:rPr>
          <w:lang w:val="en-GB"/>
        </w:rPr>
      </w:pPr>
      <w:bookmarkStart w:id="6371" w:name="_Toc198519633"/>
      <w:r w:rsidRPr="00725372">
        <w:rPr>
          <w:lang w:val="en-GB"/>
        </w:rPr>
        <w:t xml:space="preserve">When the cavities reach the liquid helium temperature, the liquid filling of the helium baths </w:t>
      </w:r>
      <w:r>
        <w:rPr>
          <w:lang w:val="en-GB"/>
        </w:rPr>
        <w:t>can</w:t>
      </w:r>
      <w:r w:rsidRPr="00725372">
        <w:rPr>
          <w:lang w:val="en-GB"/>
        </w:rPr>
        <w:t xml:space="preserve"> start.</w:t>
      </w:r>
      <w:bookmarkEnd w:id="6371"/>
      <w:r w:rsidRPr="00725372">
        <w:rPr>
          <w:lang w:val="en-GB"/>
        </w:rPr>
        <w:t xml:space="preserve"> </w:t>
      </w:r>
    </w:p>
    <w:p w14:paraId="139EFEE0"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bookmarkStart w:id="6372" w:name="_Toc198518503"/>
      <w:r w:rsidRPr="00725372">
        <w:rPr>
          <w:rStyle w:val="AASemiBoldChar"/>
          <w:rFonts w:ascii="Segoe UI" w:hAnsi="Segoe UI" w:cs="Segoe UI"/>
          <w:color w:val="034694" w:themeColor="accent4"/>
        </w:rPr>
        <w:lastRenderedPageBreak/>
        <w:t>Cooldown to 2 K</w:t>
      </w:r>
      <w:bookmarkEnd w:id="6372"/>
    </w:p>
    <w:p w14:paraId="55A4A2D4" w14:textId="77777777" w:rsidR="001E12D3" w:rsidRPr="00725372" w:rsidRDefault="001E12D3" w:rsidP="001E12D3">
      <w:pPr>
        <w:pStyle w:val="SysReq1"/>
        <w:numPr>
          <w:ilvl w:val="0"/>
          <w:numId w:val="0"/>
        </w:numPr>
        <w:spacing w:before="0"/>
        <w:ind w:left="1077"/>
        <w:rPr>
          <w:lang w:val="en-GB"/>
        </w:rPr>
      </w:pPr>
      <w:bookmarkStart w:id="6373" w:name="_Toc198519634"/>
      <w:r w:rsidRPr="00725372">
        <w:rPr>
          <w:lang w:val="en-GB"/>
        </w:rPr>
        <w:t xml:space="preserve">Cool-down of cavity circuits to 2 K. This 2 K cool-down includes also a complementary liquid helium filling. The pumping duration to reach 31 mbar in every </w:t>
      </w:r>
      <w:r>
        <w:rPr>
          <w:lang w:val="en-GB"/>
        </w:rPr>
        <w:t>QM</w:t>
      </w:r>
      <w:r w:rsidRPr="00725372">
        <w:rPr>
          <w:lang w:val="en-GB"/>
        </w:rPr>
        <w:t xml:space="preserve"> bath (+QVE) from about 1.3 bar shall be achieved in less than 24 hours.</w:t>
      </w:r>
      <w:bookmarkEnd w:id="6373"/>
      <w:r w:rsidRPr="00725372">
        <w:rPr>
          <w:lang w:val="en-GB"/>
        </w:rPr>
        <w:t xml:space="preserve"> </w:t>
      </w:r>
    </w:p>
    <w:p w14:paraId="3DC4DBFF" w14:textId="77777777" w:rsidR="001E12D3" w:rsidRPr="00725372" w:rsidRDefault="001E12D3" w:rsidP="001E12D3">
      <w:pPr>
        <w:pStyle w:val="regular"/>
      </w:pPr>
    </w:p>
    <w:p w14:paraId="59197018" w14:textId="0E700DB9" w:rsidR="00A82573" w:rsidRPr="00725372" w:rsidRDefault="00A82573" w:rsidP="00342AD4">
      <w:pPr>
        <w:pStyle w:val="Heading1numbered"/>
      </w:pPr>
      <w:bookmarkStart w:id="6374" w:name="_Toc198518504"/>
      <w:r w:rsidRPr="00725372">
        <w:lastRenderedPageBreak/>
        <w:t>References</w:t>
      </w:r>
      <w:bookmarkEnd w:id="3825"/>
      <w:bookmarkEnd w:id="6374"/>
    </w:p>
    <w:p w14:paraId="3FEE2734" w14:textId="77777777" w:rsidR="00A82573" w:rsidRPr="00725372" w:rsidRDefault="00A82573" w:rsidP="00A82573">
      <w:pPr>
        <w:pStyle w:val="ReferenceList"/>
      </w:pPr>
    </w:p>
    <w:p w14:paraId="2E62D19B" w14:textId="77777777" w:rsidR="00A82573" w:rsidRPr="00725372" w:rsidRDefault="00A82573" w:rsidP="00A82573">
      <w:pPr>
        <w:pStyle w:val="ReferenceList"/>
      </w:pPr>
    </w:p>
    <w:p w14:paraId="45B6D67E" w14:textId="77777777" w:rsidR="00766AC3" w:rsidRPr="00725372" w:rsidRDefault="00766AC3" w:rsidP="00766AC3">
      <w:pPr>
        <w:pStyle w:val="B2HeadingN2numbered"/>
        <w:numPr>
          <w:ilvl w:val="1"/>
          <w:numId w:val="1"/>
        </w:numPr>
        <w:ind w:left="0" w:firstLine="0"/>
        <w:rPr>
          <w:noProof w:val="0"/>
        </w:rPr>
      </w:pPr>
      <w:bookmarkStart w:id="6375" w:name="_Toc198518505"/>
      <w:commentRangeStart w:id="6376"/>
      <w:r w:rsidRPr="00725372">
        <w:rPr>
          <w:noProof w:val="0"/>
        </w:rPr>
        <w:t>Applicable Document</w:t>
      </w:r>
      <w:commentRangeEnd w:id="6376"/>
      <w:r w:rsidR="00FC186B">
        <w:rPr>
          <w:rStyle w:val="CommentReference"/>
          <w:rFonts w:ascii="Segoe UI" w:eastAsia="Calibri" w:hAnsi="Segoe UI" w:cs="Times New Roman"/>
          <w:bCs w:val="0"/>
          <w:smallCaps w:val="0"/>
          <w:noProof w:val="0"/>
          <w:color w:val="auto"/>
          <w:shd w:val="clear" w:color="auto" w:fill="auto"/>
          <w:lang w:eastAsia="en-US"/>
        </w:rPr>
        <w:commentReference w:id="6376"/>
      </w:r>
      <w:r w:rsidRPr="00725372">
        <w:rPr>
          <w:noProof w:val="0"/>
        </w:rPr>
        <w:t>s</w:t>
      </w:r>
      <w:bookmarkEnd w:id="6375"/>
    </w:p>
    <w:p w14:paraId="124F67DC" w14:textId="77777777" w:rsidR="00766AC3" w:rsidRPr="00725372" w:rsidRDefault="00766AC3">
      <w:pPr>
        <w:pStyle w:val="AAClause1"/>
        <w:numPr>
          <w:ilvl w:val="0"/>
          <w:numId w:val="6"/>
        </w:numPr>
        <w:rPr>
          <w:lang w:val="en-GB"/>
        </w:rPr>
      </w:pPr>
      <w:r w:rsidRPr="00725372">
        <w:rPr>
          <w:lang w:val="en-GB"/>
        </w:rPr>
        <w:t>SCK CEN will provide the required information necessary for the performance of the Contract as outlined bellow. The level of maturity provided at the current stage is the necessary for the Applicant to put forward an offer. Within Contract performance SCK CEN shall, in due time, provide the final documentation.</w:t>
      </w:r>
    </w:p>
    <w:p w14:paraId="61490037" w14:textId="77777777" w:rsidR="00766AC3" w:rsidRPr="00725372" w:rsidRDefault="00766AC3">
      <w:pPr>
        <w:pStyle w:val="AAClause1"/>
        <w:numPr>
          <w:ilvl w:val="0"/>
          <w:numId w:val="6"/>
        </w:numPr>
        <w:rPr>
          <w:lang w:val="en-GB"/>
        </w:rPr>
      </w:pPr>
    </w:p>
    <w:p w14:paraId="4C774851" w14:textId="001A00B0" w:rsidR="00766AC3" w:rsidRPr="00725372" w:rsidRDefault="00766AC3" w:rsidP="00766AC3">
      <w:pPr>
        <w:pStyle w:val="Caption"/>
      </w:pPr>
      <w:bookmarkStart w:id="6377" w:name="_Toc195865388"/>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711812">
        <w:rPr>
          <w:noProof/>
          <w:lang w:eastAsia="fr-FR"/>
        </w:rPr>
        <w:t>18</w:t>
      </w:r>
      <w:r w:rsidRPr="00725372">
        <w:rPr>
          <w:lang w:eastAsia="fr-FR"/>
        </w:rPr>
        <w:fldChar w:fldCharType="end"/>
      </w:r>
      <w:r w:rsidRPr="00725372">
        <w:rPr>
          <w:lang w:eastAsia="fr-FR"/>
        </w:rPr>
        <w:t xml:space="preserve"> Applicable Documents</w:t>
      </w:r>
      <w:r w:rsidR="0063737F">
        <w:rPr>
          <w:lang w:eastAsia="fr-FR"/>
        </w:rPr>
        <w:t xml:space="preserve"> (AD)</w:t>
      </w:r>
      <w:bookmarkEnd w:id="6377"/>
    </w:p>
    <w:tbl>
      <w:tblPr>
        <w:tblW w:w="9270" w:type="dxa"/>
        <w:jc w:val="center"/>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left w:w="70" w:type="dxa"/>
          <w:right w:w="70" w:type="dxa"/>
        </w:tblCellMar>
        <w:tblLook w:val="0000" w:firstRow="0" w:lastRow="0" w:firstColumn="0" w:lastColumn="0" w:noHBand="0" w:noVBand="0"/>
      </w:tblPr>
      <w:tblGrid>
        <w:gridCol w:w="7110"/>
        <w:gridCol w:w="2160"/>
      </w:tblGrid>
      <w:tr w:rsidR="00766AC3" w:rsidRPr="00725372" w:rsidDel="0067541D" w14:paraId="2D48E687" w14:textId="77777777" w:rsidTr="00766AC3">
        <w:trPr>
          <w:jc w:val="center"/>
        </w:trPr>
        <w:tc>
          <w:tcPr>
            <w:tcW w:w="7110" w:type="dxa"/>
            <w:tcBorders>
              <w:top w:val="single" w:sz="4" w:space="0" w:color="auto"/>
            </w:tcBorders>
            <w:shd w:val="clear" w:color="auto" w:fill="DFCAEC" w:themeFill="accent1" w:themeFillTint="33"/>
          </w:tcPr>
          <w:p w14:paraId="537E039C" w14:textId="77777777" w:rsidR="00766AC3" w:rsidRPr="00725372" w:rsidRDefault="00766AC3" w:rsidP="002B6EDD">
            <w:pPr>
              <w:pStyle w:val="AASemiBold"/>
              <w:jc w:val="center"/>
            </w:pPr>
            <w:r w:rsidRPr="00725372">
              <w:t>Designation</w:t>
            </w:r>
          </w:p>
        </w:tc>
        <w:tc>
          <w:tcPr>
            <w:tcW w:w="2160" w:type="dxa"/>
            <w:tcBorders>
              <w:top w:val="single" w:sz="4" w:space="0" w:color="auto"/>
            </w:tcBorders>
            <w:shd w:val="clear" w:color="auto" w:fill="DFCAEC" w:themeFill="accent1" w:themeFillTint="33"/>
          </w:tcPr>
          <w:p w14:paraId="245D606C" w14:textId="77777777" w:rsidR="00766AC3" w:rsidRPr="00725372" w:rsidRDefault="00766AC3" w:rsidP="002B6EDD">
            <w:pPr>
              <w:pStyle w:val="AASemiBold"/>
              <w:jc w:val="center"/>
            </w:pPr>
            <w:commentRangeStart w:id="6378"/>
            <w:r w:rsidRPr="00725372">
              <w:t>Reference</w:t>
            </w:r>
            <w:commentRangeEnd w:id="6378"/>
            <w:r w:rsidRPr="00725372">
              <w:rPr>
                <w:rStyle w:val="CommentReference"/>
                <w:rFonts w:ascii="Segoe UI" w:hAnsi="Segoe UI"/>
                <w:color w:val="auto"/>
              </w:rPr>
              <w:commentReference w:id="6378"/>
            </w:r>
          </w:p>
        </w:tc>
      </w:tr>
      <w:tr w:rsidR="00766AC3" w:rsidRPr="00725372" w:rsidDel="0067541D" w14:paraId="0124A1AB" w14:textId="77777777" w:rsidTr="00766AC3">
        <w:trPr>
          <w:jc w:val="center"/>
        </w:trPr>
        <w:tc>
          <w:tcPr>
            <w:tcW w:w="7110" w:type="dxa"/>
            <w:vAlign w:val="center"/>
          </w:tcPr>
          <w:p w14:paraId="60C093F8" w14:textId="384CEB2B" w:rsidR="00766AC3" w:rsidRPr="00725372" w:rsidRDefault="00766AC3" w:rsidP="00766AC3">
            <w:bookmarkStart w:id="6380" w:name="_Ref190767347"/>
            <w:r w:rsidRPr="00725372">
              <w:t xml:space="preserve">AD </w:t>
            </w:r>
            <w:r w:rsidRPr="00725372">
              <w:fldChar w:fldCharType="begin"/>
            </w:r>
            <w:r w:rsidRPr="00725372">
              <w:instrText xml:space="preserve"> SEQ AD \* ARABIC </w:instrText>
            </w:r>
            <w:r w:rsidRPr="00725372">
              <w:fldChar w:fldCharType="separate"/>
            </w:r>
            <w:r w:rsidR="00711812">
              <w:rPr>
                <w:noProof/>
              </w:rPr>
              <w:t>1</w:t>
            </w:r>
            <w:r w:rsidRPr="00725372">
              <w:fldChar w:fldCharType="end"/>
            </w:r>
            <w:bookmarkEnd w:id="6380"/>
            <w:r w:rsidRPr="00725372">
              <w:t xml:space="preserve"> SCK CEN Auxiliary Building</w:t>
            </w:r>
          </w:p>
          <w:p w14:paraId="56F98382" w14:textId="77777777" w:rsidR="00766AC3" w:rsidRPr="00725372" w:rsidRDefault="00766AC3" w:rsidP="00766AC3">
            <w:pPr>
              <w:jc w:val="right"/>
              <w:rPr>
                <w:i/>
                <w:iCs/>
              </w:rPr>
            </w:pPr>
            <w:commentRangeStart w:id="6381"/>
            <w:r w:rsidRPr="00725372">
              <w:rPr>
                <w:i/>
                <w:iCs/>
                <w:sz w:val="18"/>
                <w:szCs w:val="20"/>
              </w:rPr>
              <w:t xml:space="preserve">Total of 16 files </w:t>
            </w:r>
            <w:commentRangeEnd w:id="6381"/>
            <w:r w:rsidR="00C47EA9">
              <w:rPr>
                <w:rStyle w:val="CommentReference"/>
              </w:rPr>
              <w:commentReference w:id="6381"/>
            </w:r>
            <w:r w:rsidRPr="00725372">
              <w:rPr>
                <w:i/>
                <w:iCs/>
                <w:sz w:val="18"/>
                <w:szCs w:val="20"/>
              </w:rPr>
              <w:t>(reference link to navigation and subsequent links)</w:t>
            </w:r>
          </w:p>
        </w:tc>
        <w:tc>
          <w:tcPr>
            <w:tcW w:w="2160" w:type="dxa"/>
            <w:vAlign w:val="center"/>
          </w:tcPr>
          <w:p w14:paraId="3D36FA14" w14:textId="52CD5938" w:rsidR="00766AC3" w:rsidRPr="00725372" w:rsidRDefault="00000000" w:rsidP="00766AC3">
            <w:hyperlink r:id="rId41" w:history="1">
              <w:r w:rsidR="00766AC3" w:rsidRPr="00725372">
                <w:t>SCK CEN/89811518</w:t>
              </w:r>
            </w:hyperlink>
          </w:p>
        </w:tc>
      </w:tr>
      <w:tr w:rsidR="00766AC3" w:rsidRPr="00725372" w:rsidDel="0067541D" w14:paraId="2D433D32" w14:textId="77777777" w:rsidTr="00766AC3">
        <w:trPr>
          <w:trHeight w:val="66"/>
          <w:jc w:val="center"/>
        </w:trPr>
        <w:tc>
          <w:tcPr>
            <w:tcW w:w="7110" w:type="dxa"/>
            <w:vAlign w:val="center"/>
          </w:tcPr>
          <w:p w14:paraId="755ACCC6" w14:textId="44129537" w:rsidR="00766AC3" w:rsidRPr="00725372" w:rsidRDefault="00766AC3" w:rsidP="00766AC3">
            <w:bookmarkStart w:id="6382" w:name="_Ref190772635"/>
            <w:r w:rsidRPr="00725372">
              <w:t xml:space="preserve">AD </w:t>
            </w:r>
            <w:r w:rsidRPr="00725372">
              <w:fldChar w:fldCharType="begin"/>
            </w:r>
            <w:r w:rsidRPr="00725372">
              <w:instrText xml:space="preserve"> SEQ AD \* ARABIC </w:instrText>
            </w:r>
            <w:r w:rsidRPr="00725372">
              <w:fldChar w:fldCharType="separate"/>
            </w:r>
            <w:r w:rsidR="00711812">
              <w:rPr>
                <w:noProof/>
              </w:rPr>
              <w:t>2</w:t>
            </w:r>
            <w:r w:rsidRPr="00725372">
              <w:fldChar w:fldCharType="end"/>
            </w:r>
            <w:bookmarkEnd w:id="6382"/>
            <w:r w:rsidRPr="00725372">
              <w:t xml:space="preserve"> SAFETY AND HEALTH PLAN</w:t>
            </w:r>
          </w:p>
        </w:tc>
        <w:tc>
          <w:tcPr>
            <w:tcW w:w="2160" w:type="dxa"/>
            <w:vAlign w:val="center"/>
          </w:tcPr>
          <w:p w14:paraId="376EB5DA" w14:textId="1E7EFD48" w:rsidR="00766AC3" w:rsidRPr="00725372" w:rsidRDefault="00000000" w:rsidP="00766AC3">
            <w:pPr>
              <w:rPr>
                <w:rFonts w:cs="Arial"/>
                <w:sz w:val="18"/>
                <w:szCs w:val="18"/>
              </w:rPr>
            </w:pPr>
            <w:hyperlink r:id="rId42" w:history="1">
              <w:r w:rsidR="00766AC3" w:rsidRPr="00725372">
                <w:rPr>
                  <w:rFonts w:cs="Arial"/>
                  <w:sz w:val="18"/>
                  <w:szCs w:val="18"/>
                </w:rPr>
                <w:t>SCK CEN/56057080</w:t>
              </w:r>
            </w:hyperlink>
          </w:p>
        </w:tc>
      </w:tr>
      <w:tr w:rsidR="00766AC3" w:rsidRPr="00725372" w:rsidDel="0067541D" w14:paraId="6772A9D9" w14:textId="77777777" w:rsidTr="00766AC3">
        <w:trPr>
          <w:jc w:val="center"/>
        </w:trPr>
        <w:tc>
          <w:tcPr>
            <w:tcW w:w="7110" w:type="dxa"/>
            <w:vAlign w:val="center"/>
          </w:tcPr>
          <w:p w14:paraId="078F6835" w14:textId="08D75912" w:rsidR="00766AC3" w:rsidRPr="00725372" w:rsidRDefault="00766AC3" w:rsidP="00766AC3">
            <w:pPr>
              <w:rPr>
                <w:sz w:val="16"/>
                <w:szCs w:val="16"/>
              </w:rPr>
            </w:pPr>
            <w:r w:rsidRPr="00725372">
              <w:t xml:space="preserve">AD </w:t>
            </w:r>
            <w:r w:rsidRPr="00725372">
              <w:fldChar w:fldCharType="begin"/>
            </w:r>
            <w:r w:rsidRPr="00725372">
              <w:instrText xml:space="preserve"> SEQ AD \* ARABIC </w:instrText>
            </w:r>
            <w:r w:rsidRPr="00725372">
              <w:fldChar w:fldCharType="separate"/>
            </w:r>
            <w:r w:rsidR="00711812">
              <w:rPr>
                <w:noProof/>
              </w:rPr>
              <w:t>3</w:t>
            </w:r>
            <w:r w:rsidRPr="00725372">
              <w:fldChar w:fldCharType="end"/>
            </w:r>
            <w:r w:rsidRPr="00725372">
              <w:t xml:space="preserve"> </w:t>
            </w:r>
            <w:commentRangeStart w:id="6383"/>
            <w:commentRangeStart w:id="6384"/>
            <w:r w:rsidRPr="00725372">
              <w:t>NF – List of Codes and Standards</w:t>
            </w:r>
            <w:commentRangeEnd w:id="6383"/>
            <w:r w:rsidR="00476CAD">
              <w:rPr>
                <w:rStyle w:val="CommentReference"/>
              </w:rPr>
              <w:commentReference w:id="6383"/>
            </w:r>
            <w:commentRangeEnd w:id="6384"/>
            <w:r w:rsidR="006814D5">
              <w:rPr>
                <w:rStyle w:val="CommentReference"/>
              </w:rPr>
              <w:commentReference w:id="6384"/>
            </w:r>
          </w:p>
        </w:tc>
        <w:tc>
          <w:tcPr>
            <w:tcW w:w="2160" w:type="dxa"/>
            <w:vAlign w:val="center"/>
          </w:tcPr>
          <w:p w14:paraId="239D5FD8" w14:textId="2FAB876B" w:rsidR="00766AC3" w:rsidRPr="00725372" w:rsidRDefault="00000000" w:rsidP="00766AC3">
            <w:pPr>
              <w:rPr>
                <w:rFonts w:cs="Arial"/>
                <w:sz w:val="18"/>
                <w:szCs w:val="18"/>
              </w:rPr>
            </w:pPr>
            <w:hyperlink r:id="rId43" w:history="1">
              <w:r w:rsidR="00766AC3" w:rsidRPr="00725372">
                <w:rPr>
                  <w:rFonts w:cs="Arial"/>
                  <w:sz w:val="18"/>
                  <w:szCs w:val="18"/>
                </w:rPr>
                <w:t>SCK CEN/81777062</w:t>
              </w:r>
            </w:hyperlink>
          </w:p>
        </w:tc>
      </w:tr>
      <w:tr w:rsidR="00766AC3" w:rsidRPr="00725372" w:rsidDel="0067541D" w14:paraId="13689CE7" w14:textId="77777777" w:rsidTr="00766AC3">
        <w:trPr>
          <w:jc w:val="center"/>
        </w:trPr>
        <w:tc>
          <w:tcPr>
            <w:tcW w:w="7110" w:type="dxa"/>
            <w:vAlign w:val="center"/>
          </w:tcPr>
          <w:p w14:paraId="34EAD581" w14:textId="7A574851" w:rsidR="00766AC3" w:rsidRPr="00725372" w:rsidRDefault="00766AC3" w:rsidP="00766AC3">
            <w:bookmarkStart w:id="6385" w:name="_Ref190776315"/>
            <w:r w:rsidRPr="00725372">
              <w:t xml:space="preserve">AD </w:t>
            </w:r>
            <w:r w:rsidRPr="00725372">
              <w:fldChar w:fldCharType="begin"/>
            </w:r>
            <w:r w:rsidRPr="00725372">
              <w:instrText xml:space="preserve"> SEQ AD \* ARABIC </w:instrText>
            </w:r>
            <w:r w:rsidRPr="00725372">
              <w:fldChar w:fldCharType="separate"/>
            </w:r>
            <w:r w:rsidR="00711812">
              <w:rPr>
                <w:noProof/>
              </w:rPr>
              <w:t>4</w:t>
            </w:r>
            <w:r w:rsidRPr="00725372">
              <w:fldChar w:fldCharType="end"/>
            </w:r>
            <w:bookmarkEnd w:id="6385"/>
            <w:r w:rsidRPr="00725372">
              <w:t xml:space="preserve"> General Specification for Steel Piping Materials</w:t>
            </w:r>
          </w:p>
        </w:tc>
        <w:tc>
          <w:tcPr>
            <w:tcW w:w="2160" w:type="dxa"/>
            <w:vAlign w:val="center"/>
          </w:tcPr>
          <w:p w14:paraId="300D9061" w14:textId="05510A66" w:rsidR="00766AC3" w:rsidRPr="00725372" w:rsidRDefault="00000000" w:rsidP="00766AC3">
            <w:pPr>
              <w:rPr>
                <w:rFonts w:cs="Arial"/>
                <w:sz w:val="18"/>
                <w:szCs w:val="18"/>
              </w:rPr>
            </w:pPr>
            <w:hyperlink r:id="rId44" w:history="1">
              <w:r w:rsidR="00766AC3" w:rsidRPr="00725372">
                <w:rPr>
                  <w:rFonts w:cs="Arial"/>
                  <w:sz w:val="18"/>
                  <w:szCs w:val="18"/>
                </w:rPr>
                <w:t>SCK CEN/81912295</w:t>
              </w:r>
            </w:hyperlink>
          </w:p>
        </w:tc>
      </w:tr>
      <w:tr w:rsidR="00766AC3" w:rsidRPr="00725372" w:rsidDel="0067541D" w14:paraId="3C5F9EF9" w14:textId="77777777" w:rsidTr="00766AC3">
        <w:trPr>
          <w:jc w:val="center"/>
        </w:trPr>
        <w:tc>
          <w:tcPr>
            <w:tcW w:w="7110" w:type="dxa"/>
            <w:vAlign w:val="center"/>
          </w:tcPr>
          <w:p w14:paraId="2F57FE38" w14:textId="7C866615" w:rsidR="00766AC3" w:rsidRPr="00725372" w:rsidRDefault="00766AC3" w:rsidP="00766AC3">
            <w:bookmarkStart w:id="6386" w:name="_Ref190779408"/>
            <w:r w:rsidRPr="00725372">
              <w:t xml:space="preserve">AD </w:t>
            </w:r>
            <w:r w:rsidRPr="00725372">
              <w:fldChar w:fldCharType="begin"/>
            </w:r>
            <w:r w:rsidRPr="00725372">
              <w:instrText xml:space="preserve"> SEQ AD \* ARABIC </w:instrText>
            </w:r>
            <w:r w:rsidRPr="00725372">
              <w:fldChar w:fldCharType="separate"/>
            </w:r>
            <w:r w:rsidR="00711812">
              <w:rPr>
                <w:noProof/>
              </w:rPr>
              <w:t>5</w:t>
            </w:r>
            <w:r w:rsidRPr="00725372">
              <w:fldChar w:fldCharType="end"/>
            </w:r>
            <w:bookmarkEnd w:id="6386"/>
            <w:r w:rsidRPr="00725372">
              <w:t xml:space="preserve"> Piping Material Classes Specification</w:t>
            </w:r>
          </w:p>
        </w:tc>
        <w:tc>
          <w:tcPr>
            <w:tcW w:w="2160" w:type="dxa"/>
            <w:vAlign w:val="center"/>
          </w:tcPr>
          <w:p w14:paraId="5DC07BF0" w14:textId="14320803" w:rsidR="00766AC3" w:rsidRPr="00725372" w:rsidRDefault="00000000" w:rsidP="00766AC3">
            <w:pPr>
              <w:rPr>
                <w:rFonts w:cs="Arial"/>
                <w:sz w:val="18"/>
                <w:szCs w:val="18"/>
              </w:rPr>
            </w:pPr>
            <w:hyperlink r:id="rId45" w:history="1">
              <w:r w:rsidR="00766AC3" w:rsidRPr="00725372">
                <w:rPr>
                  <w:rFonts w:cs="Arial"/>
                  <w:sz w:val="18"/>
                  <w:szCs w:val="18"/>
                </w:rPr>
                <w:t>SCK CEN/81912897</w:t>
              </w:r>
            </w:hyperlink>
          </w:p>
        </w:tc>
      </w:tr>
      <w:tr w:rsidR="00766AC3" w:rsidRPr="00725372" w:rsidDel="0067541D" w14:paraId="4BF2977B" w14:textId="77777777" w:rsidTr="00766AC3">
        <w:trPr>
          <w:jc w:val="center"/>
        </w:trPr>
        <w:tc>
          <w:tcPr>
            <w:tcW w:w="7110" w:type="dxa"/>
            <w:vAlign w:val="center"/>
          </w:tcPr>
          <w:p w14:paraId="3B6288CE" w14:textId="5406FD56" w:rsidR="00766AC3" w:rsidRPr="00725372" w:rsidRDefault="00766AC3" w:rsidP="00766AC3">
            <w:bookmarkStart w:id="6387" w:name="_Ref190779328"/>
            <w:r w:rsidRPr="00725372">
              <w:t xml:space="preserve">AD </w:t>
            </w:r>
            <w:r w:rsidRPr="00725372">
              <w:fldChar w:fldCharType="begin"/>
            </w:r>
            <w:r w:rsidRPr="00725372">
              <w:instrText xml:space="preserve"> SEQ AD \* ARABIC </w:instrText>
            </w:r>
            <w:r w:rsidRPr="00725372">
              <w:fldChar w:fldCharType="separate"/>
            </w:r>
            <w:r w:rsidR="00711812">
              <w:rPr>
                <w:noProof/>
              </w:rPr>
              <w:t>6</w:t>
            </w:r>
            <w:r w:rsidRPr="00725372">
              <w:fldChar w:fldCharType="end"/>
            </w:r>
            <w:bookmarkEnd w:id="6387"/>
            <w:r w:rsidRPr="00725372">
              <w:t xml:space="preserve"> Requirements for Electrical Equipment Included in Package Plants</w:t>
            </w:r>
          </w:p>
        </w:tc>
        <w:tc>
          <w:tcPr>
            <w:tcW w:w="2160" w:type="dxa"/>
            <w:vAlign w:val="center"/>
          </w:tcPr>
          <w:p w14:paraId="4E271237" w14:textId="24A3EF06" w:rsidR="00766AC3" w:rsidRPr="00725372" w:rsidRDefault="00000000" w:rsidP="00766AC3">
            <w:pPr>
              <w:rPr>
                <w:rFonts w:cs="Arial"/>
                <w:sz w:val="18"/>
                <w:szCs w:val="18"/>
              </w:rPr>
            </w:pPr>
            <w:hyperlink r:id="rId46" w:history="1">
              <w:r w:rsidR="00766AC3" w:rsidRPr="00725372">
                <w:rPr>
                  <w:rFonts w:cs="Arial"/>
                  <w:sz w:val="18"/>
                  <w:szCs w:val="18"/>
                </w:rPr>
                <w:t>SCK CEN/81913364</w:t>
              </w:r>
            </w:hyperlink>
          </w:p>
        </w:tc>
      </w:tr>
      <w:tr w:rsidR="00766AC3" w:rsidRPr="00725372" w:rsidDel="0067541D" w14:paraId="514938B8" w14:textId="77777777" w:rsidTr="00766AC3">
        <w:trPr>
          <w:jc w:val="center"/>
        </w:trPr>
        <w:tc>
          <w:tcPr>
            <w:tcW w:w="7110" w:type="dxa"/>
            <w:vAlign w:val="center"/>
          </w:tcPr>
          <w:p w14:paraId="34AA18CF" w14:textId="247BBF28" w:rsidR="00766AC3" w:rsidRPr="00725372" w:rsidRDefault="00766AC3" w:rsidP="00766AC3">
            <w:bookmarkStart w:id="6388" w:name="_Ref190779284"/>
            <w:r w:rsidRPr="00725372">
              <w:t xml:space="preserve">AD </w:t>
            </w:r>
            <w:r w:rsidRPr="00725372">
              <w:fldChar w:fldCharType="begin"/>
            </w:r>
            <w:r w:rsidRPr="00725372">
              <w:instrText xml:space="preserve"> SEQ AD \* ARABIC </w:instrText>
            </w:r>
            <w:r w:rsidRPr="00725372">
              <w:fldChar w:fldCharType="separate"/>
            </w:r>
            <w:r w:rsidR="00711812">
              <w:rPr>
                <w:noProof/>
              </w:rPr>
              <w:t>7</w:t>
            </w:r>
            <w:r w:rsidRPr="00725372">
              <w:fldChar w:fldCharType="end"/>
            </w:r>
            <w:bookmarkEnd w:id="6388"/>
            <w:r w:rsidRPr="00725372">
              <w:t xml:space="preserve"> EMC Guidelines</w:t>
            </w:r>
          </w:p>
        </w:tc>
        <w:tc>
          <w:tcPr>
            <w:tcW w:w="2160" w:type="dxa"/>
            <w:vAlign w:val="center"/>
          </w:tcPr>
          <w:p w14:paraId="7C868FD7" w14:textId="13ED1890" w:rsidR="00766AC3" w:rsidRPr="00725372" w:rsidRDefault="00000000" w:rsidP="00766AC3">
            <w:pPr>
              <w:rPr>
                <w:rFonts w:cs="Arial"/>
                <w:sz w:val="18"/>
                <w:szCs w:val="18"/>
              </w:rPr>
            </w:pPr>
            <w:hyperlink r:id="rId47" w:history="1">
              <w:r w:rsidR="00766AC3" w:rsidRPr="00725372">
                <w:rPr>
                  <w:rFonts w:cs="Arial"/>
                  <w:sz w:val="18"/>
                  <w:szCs w:val="18"/>
                </w:rPr>
                <w:t>SCK CEN/81913579</w:t>
              </w:r>
            </w:hyperlink>
          </w:p>
        </w:tc>
      </w:tr>
      <w:tr w:rsidR="00766AC3" w:rsidRPr="00725372" w:rsidDel="0067541D" w14:paraId="2776B439" w14:textId="77777777" w:rsidTr="00766AC3">
        <w:trPr>
          <w:jc w:val="center"/>
        </w:trPr>
        <w:tc>
          <w:tcPr>
            <w:tcW w:w="7110" w:type="dxa"/>
            <w:vAlign w:val="center"/>
          </w:tcPr>
          <w:p w14:paraId="0111D060" w14:textId="5A117647" w:rsidR="00766AC3" w:rsidRPr="00725372" w:rsidRDefault="00766AC3" w:rsidP="00766AC3">
            <w:bookmarkStart w:id="6389" w:name="_Ref190774177"/>
            <w:r w:rsidRPr="00725372">
              <w:t xml:space="preserve">AD </w:t>
            </w:r>
            <w:r w:rsidRPr="00725372">
              <w:fldChar w:fldCharType="begin"/>
            </w:r>
            <w:r w:rsidRPr="00725372">
              <w:instrText xml:space="preserve"> SEQ AD \* ARABIC </w:instrText>
            </w:r>
            <w:r w:rsidRPr="00725372">
              <w:fldChar w:fldCharType="separate"/>
            </w:r>
            <w:r w:rsidR="00711812">
              <w:rPr>
                <w:noProof/>
              </w:rPr>
              <w:t>8</w:t>
            </w:r>
            <w:r w:rsidRPr="00725372">
              <w:fldChar w:fldCharType="end"/>
            </w:r>
            <w:bookmarkEnd w:id="6389"/>
            <w:r w:rsidRPr="00725372">
              <w:t xml:space="preserve"> SCADA HMI Guideline</w:t>
            </w:r>
          </w:p>
        </w:tc>
        <w:tc>
          <w:tcPr>
            <w:tcW w:w="2160" w:type="dxa"/>
            <w:vAlign w:val="center"/>
          </w:tcPr>
          <w:p w14:paraId="2373AB13" w14:textId="5C6442E3" w:rsidR="00766AC3" w:rsidRPr="00725372" w:rsidRDefault="00000000" w:rsidP="00766AC3">
            <w:pPr>
              <w:rPr>
                <w:rFonts w:cs="Arial"/>
                <w:sz w:val="18"/>
                <w:szCs w:val="18"/>
              </w:rPr>
            </w:pPr>
            <w:hyperlink r:id="rId48" w:history="1">
              <w:r w:rsidR="00766AC3" w:rsidRPr="00725372">
                <w:rPr>
                  <w:rFonts w:cs="Arial"/>
                  <w:sz w:val="18"/>
                  <w:szCs w:val="18"/>
                </w:rPr>
                <w:t>SCK CEN/53012565</w:t>
              </w:r>
            </w:hyperlink>
          </w:p>
        </w:tc>
      </w:tr>
      <w:tr w:rsidR="00766AC3" w:rsidRPr="00725372" w:rsidDel="0067541D" w14:paraId="42BAD2A3" w14:textId="77777777" w:rsidTr="00766AC3">
        <w:trPr>
          <w:jc w:val="center"/>
        </w:trPr>
        <w:tc>
          <w:tcPr>
            <w:tcW w:w="7110" w:type="dxa"/>
            <w:vAlign w:val="center"/>
          </w:tcPr>
          <w:p w14:paraId="0FECB628" w14:textId="6EB928BF" w:rsidR="00766AC3" w:rsidRPr="00725372" w:rsidRDefault="00766AC3" w:rsidP="00766AC3">
            <w:bookmarkStart w:id="6390" w:name="_Ref190777082"/>
            <w:r w:rsidRPr="00725372">
              <w:t xml:space="preserve">AD </w:t>
            </w:r>
            <w:r w:rsidRPr="00725372">
              <w:fldChar w:fldCharType="begin"/>
            </w:r>
            <w:r w:rsidRPr="00725372">
              <w:instrText xml:space="preserve"> SEQ AD \* ARABIC </w:instrText>
            </w:r>
            <w:r w:rsidRPr="00725372">
              <w:fldChar w:fldCharType="separate"/>
            </w:r>
            <w:r w:rsidR="00711812">
              <w:rPr>
                <w:noProof/>
              </w:rPr>
              <w:t>9</w:t>
            </w:r>
            <w:r w:rsidRPr="00725372">
              <w:fldChar w:fldCharType="end"/>
            </w:r>
            <w:bookmarkEnd w:id="6390"/>
            <w:r w:rsidRPr="00725372">
              <w:t xml:space="preserve"> Technical Specification for Control Valves</w:t>
            </w:r>
          </w:p>
        </w:tc>
        <w:tc>
          <w:tcPr>
            <w:tcW w:w="2160" w:type="dxa"/>
            <w:vAlign w:val="center"/>
          </w:tcPr>
          <w:p w14:paraId="0714C449" w14:textId="3CFB0037" w:rsidR="00766AC3" w:rsidRPr="00725372" w:rsidRDefault="00000000" w:rsidP="00766AC3">
            <w:pPr>
              <w:rPr>
                <w:rFonts w:cs="Arial"/>
                <w:sz w:val="18"/>
                <w:szCs w:val="18"/>
              </w:rPr>
            </w:pPr>
            <w:hyperlink r:id="rId49" w:history="1">
              <w:r w:rsidR="00766AC3" w:rsidRPr="00725372">
                <w:rPr>
                  <w:rFonts w:cs="Arial"/>
                  <w:sz w:val="18"/>
                  <w:szCs w:val="18"/>
                </w:rPr>
                <w:t>SCK CEN/81912936</w:t>
              </w:r>
            </w:hyperlink>
          </w:p>
        </w:tc>
      </w:tr>
      <w:tr w:rsidR="00766AC3" w:rsidRPr="00725372" w:rsidDel="0067541D" w14:paraId="6BF0B504" w14:textId="77777777" w:rsidTr="00766AC3">
        <w:trPr>
          <w:jc w:val="center"/>
        </w:trPr>
        <w:tc>
          <w:tcPr>
            <w:tcW w:w="7110" w:type="dxa"/>
            <w:vAlign w:val="center"/>
          </w:tcPr>
          <w:p w14:paraId="142F9C8F" w14:textId="401EF20A"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711812">
              <w:rPr>
                <w:noProof/>
              </w:rPr>
              <w:t>10</w:t>
            </w:r>
            <w:r w:rsidRPr="00725372">
              <w:fldChar w:fldCharType="end"/>
            </w:r>
            <w:r w:rsidRPr="00725372">
              <w:t xml:space="preserve"> Technical Specification for Instruments</w:t>
            </w:r>
          </w:p>
        </w:tc>
        <w:tc>
          <w:tcPr>
            <w:tcW w:w="2160" w:type="dxa"/>
            <w:vAlign w:val="center"/>
          </w:tcPr>
          <w:p w14:paraId="0195D3F3" w14:textId="422F917F" w:rsidR="00766AC3" w:rsidRPr="00725372" w:rsidRDefault="00000000" w:rsidP="00766AC3">
            <w:pPr>
              <w:rPr>
                <w:rFonts w:cs="Arial"/>
                <w:sz w:val="18"/>
                <w:szCs w:val="18"/>
              </w:rPr>
            </w:pPr>
            <w:hyperlink r:id="rId50" w:history="1">
              <w:r w:rsidR="00766AC3" w:rsidRPr="00725372">
                <w:rPr>
                  <w:rFonts w:cs="Arial"/>
                  <w:sz w:val="18"/>
                  <w:szCs w:val="18"/>
                </w:rPr>
                <w:t>SCK CEN/89816164</w:t>
              </w:r>
            </w:hyperlink>
          </w:p>
        </w:tc>
      </w:tr>
      <w:tr w:rsidR="00766AC3" w:rsidRPr="00725372" w:rsidDel="0067541D" w14:paraId="0FCBBCE0" w14:textId="77777777" w:rsidTr="00766AC3">
        <w:trPr>
          <w:jc w:val="center"/>
        </w:trPr>
        <w:tc>
          <w:tcPr>
            <w:tcW w:w="7110" w:type="dxa"/>
            <w:vAlign w:val="center"/>
          </w:tcPr>
          <w:p w14:paraId="0C5D4CF3" w14:textId="42CC4848"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711812">
              <w:rPr>
                <w:noProof/>
              </w:rPr>
              <w:t>11</w:t>
            </w:r>
            <w:r w:rsidRPr="00725372">
              <w:fldChar w:fldCharType="end"/>
            </w:r>
            <w:r w:rsidRPr="00725372">
              <w:t xml:space="preserve"> Painting and coating specification</w:t>
            </w:r>
          </w:p>
        </w:tc>
        <w:tc>
          <w:tcPr>
            <w:tcW w:w="2160" w:type="dxa"/>
            <w:vAlign w:val="center"/>
          </w:tcPr>
          <w:p w14:paraId="725DB3E8" w14:textId="6BF02612" w:rsidR="00766AC3" w:rsidRPr="00725372" w:rsidRDefault="00000000" w:rsidP="00766AC3">
            <w:pPr>
              <w:rPr>
                <w:rFonts w:cs="Arial"/>
                <w:sz w:val="18"/>
                <w:szCs w:val="18"/>
              </w:rPr>
            </w:pPr>
            <w:hyperlink r:id="rId51" w:history="1">
              <w:r w:rsidR="00766AC3" w:rsidRPr="00725372">
                <w:rPr>
                  <w:rFonts w:cs="Arial"/>
                  <w:sz w:val="18"/>
                  <w:szCs w:val="18"/>
                </w:rPr>
                <w:t>SCK CEN/81913862</w:t>
              </w:r>
            </w:hyperlink>
          </w:p>
        </w:tc>
      </w:tr>
      <w:tr w:rsidR="00766AC3" w:rsidRPr="00725372" w:rsidDel="0067541D" w14:paraId="6033FD7B" w14:textId="77777777" w:rsidTr="00766AC3">
        <w:trPr>
          <w:jc w:val="center"/>
        </w:trPr>
        <w:tc>
          <w:tcPr>
            <w:tcW w:w="7110" w:type="dxa"/>
            <w:vAlign w:val="center"/>
          </w:tcPr>
          <w:p w14:paraId="16199EF1" w14:textId="5B661533"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711812">
              <w:rPr>
                <w:noProof/>
              </w:rPr>
              <w:t>12</w:t>
            </w:r>
            <w:r w:rsidRPr="00725372">
              <w:fldChar w:fldCharType="end"/>
            </w:r>
            <w:r w:rsidRPr="00725372">
              <w:t xml:space="preserve"> Technical Specification for Plate Heat Exchangers</w:t>
            </w:r>
          </w:p>
        </w:tc>
        <w:tc>
          <w:tcPr>
            <w:tcW w:w="2160" w:type="dxa"/>
            <w:vAlign w:val="center"/>
          </w:tcPr>
          <w:p w14:paraId="6FF3348D" w14:textId="0839473B" w:rsidR="00766AC3" w:rsidRPr="00725372" w:rsidRDefault="00000000" w:rsidP="00766AC3">
            <w:pPr>
              <w:rPr>
                <w:rFonts w:cs="Arial"/>
                <w:sz w:val="18"/>
                <w:szCs w:val="18"/>
              </w:rPr>
            </w:pPr>
            <w:hyperlink r:id="rId52" w:history="1">
              <w:r w:rsidR="00766AC3" w:rsidRPr="00725372">
                <w:rPr>
                  <w:rFonts w:cs="Arial"/>
                  <w:sz w:val="18"/>
                  <w:szCs w:val="18"/>
                </w:rPr>
                <w:t>SCK CEN/81912893</w:t>
              </w:r>
            </w:hyperlink>
          </w:p>
        </w:tc>
      </w:tr>
      <w:tr w:rsidR="00766AC3" w:rsidRPr="00725372" w:rsidDel="0067541D" w14:paraId="00F2B321" w14:textId="77777777" w:rsidTr="00766AC3">
        <w:trPr>
          <w:jc w:val="center"/>
        </w:trPr>
        <w:tc>
          <w:tcPr>
            <w:tcW w:w="7110" w:type="dxa"/>
            <w:vAlign w:val="center"/>
          </w:tcPr>
          <w:p w14:paraId="4590460E" w14:textId="64852935" w:rsidR="00766AC3" w:rsidRPr="00725372" w:rsidRDefault="00766AC3" w:rsidP="00766AC3">
            <w:bookmarkStart w:id="6391" w:name="_Ref190777046"/>
            <w:bookmarkStart w:id="6392" w:name="_Ref191380254"/>
            <w:r w:rsidRPr="00725372">
              <w:t xml:space="preserve">AD </w:t>
            </w:r>
            <w:r w:rsidRPr="00725372">
              <w:fldChar w:fldCharType="begin"/>
            </w:r>
            <w:r w:rsidRPr="00725372">
              <w:instrText xml:space="preserve"> SEQ AD \* ARABIC </w:instrText>
            </w:r>
            <w:r w:rsidRPr="00725372">
              <w:fldChar w:fldCharType="separate"/>
            </w:r>
            <w:r w:rsidR="00711812">
              <w:rPr>
                <w:noProof/>
              </w:rPr>
              <w:t>13</w:t>
            </w:r>
            <w:r w:rsidRPr="00725372">
              <w:fldChar w:fldCharType="end"/>
            </w:r>
            <w:bookmarkEnd w:id="6391"/>
            <w:r w:rsidRPr="00725372">
              <w:t xml:space="preserve"> </w:t>
            </w:r>
            <w:bookmarkStart w:id="6393" w:name="_Ref191380265"/>
            <w:r w:rsidRPr="00725372">
              <w:t>Technical Specification for Safety and Relief Valves</w:t>
            </w:r>
            <w:bookmarkEnd w:id="6392"/>
            <w:bookmarkEnd w:id="6393"/>
          </w:p>
        </w:tc>
        <w:tc>
          <w:tcPr>
            <w:tcW w:w="2160" w:type="dxa"/>
            <w:vAlign w:val="center"/>
          </w:tcPr>
          <w:p w14:paraId="4ADC4FEA" w14:textId="5B4D240A" w:rsidR="00766AC3" w:rsidRPr="00725372" w:rsidRDefault="00000000" w:rsidP="00766AC3">
            <w:pPr>
              <w:rPr>
                <w:rFonts w:cs="Arial"/>
                <w:sz w:val="18"/>
                <w:szCs w:val="18"/>
              </w:rPr>
            </w:pPr>
            <w:hyperlink r:id="rId53" w:history="1">
              <w:r w:rsidR="00766AC3" w:rsidRPr="00725372">
                <w:rPr>
                  <w:rFonts w:cs="Arial"/>
                  <w:sz w:val="18"/>
                  <w:szCs w:val="18"/>
                </w:rPr>
                <w:t>SCK CEN/81912045</w:t>
              </w:r>
            </w:hyperlink>
          </w:p>
        </w:tc>
      </w:tr>
      <w:tr w:rsidR="00766AC3" w:rsidRPr="00725372" w:rsidDel="0067541D" w14:paraId="54BFDE09" w14:textId="77777777" w:rsidTr="00766AC3">
        <w:trPr>
          <w:jc w:val="center"/>
        </w:trPr>
        <w:tc>
          <w:tcPr>
            <w:tcW w:w="7110" w:type="dxa"/>
            <w:vAlign w:val="center"/>
          </w:tcPr>
          <w:p w14:paraId="79CEBAC6" w14:textId="525D8957" w:rsidR="00766AC3" w:rsidRPr="00725372" w:rsidRDefault="00766AC3" w:rsidP="00766AC3">
            <w:bookmarkStart w:id="6394" w:name="_Ref190779419"/>
            <w:r w:rsidRPr="00725372">
              <w:t xml:space="preserve">AD </w:t>
            </w:r>
            <w:r w:rsidRPr="00725372">
              <w:fldChar w:fldCharType="begin"/>
            </w:r>
            <w:r w:rsidRPr="00725372">
              <w:instrText xml:space="preserve"> SEQ AD \* ARABIC </w:instrText>
            </w:r>
            <w:r w:rsidRPr="00725372">
              <w:fldChar w:fldCharType="separate"/>
            </w:r>
            <w:r w:rsidR="00711812">
              <w:rPr>
                <w:noProof/>
              </w:rPr>
              <w:t>14</w:t>
            </w:r>
            <w:r w:rsidRPr="00725372">
              <w:fldChar w:fldCharType="end"/>
            </w:r>
            <w:bookmarkEnd w:id="6394"/>
            <w:r w:rsidRPr="00725372">
              <w:t xml:space="preserve"> Technical Specification for Shop Fabricated Tanks</w:t>
            </w:r>
          </w:p>
        </w:tc>
        <w:tc>
          <w:tcPr>
            <w:tcW w:w="2160" w:type="dxa"/>
            <w:vAlign w:val="center"/>
          </w:tcPr>
          <w:p w14:paraId="0AE02A35" w14:textId="12FDA69C" w:rsidR="00766AC3" w:rsidRPr="00725372" w:rsidRDefault="00000000" w:rsidP="00766AC3">
            <w:pPr>
              <w:rPr>
                <w:rFonts w:cs="Arial"/>
                <w:sz w:val="18"/>
                <w:szCs w:val="18"/>
              </w:rPr>
            </w:pPr>
            <w:hyperlink r:id="rId54" w:history="1">
              <w:r w:rsidR="00766AC3" w:rsidRPr="00725372">
                <w:rPr>
                  <w:rFonts w:cs="Arial"/>
                  <w:sz w:val="18"/>
                  <w:szCs w:val="18"/>
                </w:rPr>
                <w:t>SCK CEN/81913369</w:t>
              </w:r>
            </w:hyperlink>
          </w:p>
        </w:tc>
      </w:tr>
      <w:tr w:rsidR="00766AC3" w:rsidRPr="00725372" w:rsidDel="0067541D" w14:paraId="5BBB7DBB" w14:textId="77777777" w:rsidTr="00766AC3">
        <w:trPr>
          <w:jc w:val="center"/>
        </w:trPr>
        <w:tc>
          <w:tcPr>
            <w:tcW w:w="7110" w:type="dxa"/>
            <w:vAlign w:val="center"/>
          </w:tcPr>
          <w:p w14:paraId="5FB5F49B" w14:textId="14D2C001"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711812">
              <w:rPr>
                <w:noProof/>
              </w:rPr>
              <w:t>15</w:t>
            </w:r>
            <w:r w:rsidRPr="00725372">
              <w:fldChar w:fldCharType="end"/>
            </w:r>
            <w:r w:rsidRPr="00725372">
              <w:t xml:space="preserve"> TS Of Manual and Motor Operated Metallic Valves</w:t>
            </w:r>
          </w:p>
        </w:tc>
        <w:tc>
          <w:tcPr>
            <w:tcW w:w="2160" w:type="dxa"/>
            <w:vAlign w:val="center"/>
          </w:tcPr>
          <w:p w14:paraId="6275C961" w14:textId="571E2DBA" w:rsidR="00766AC3" w:rsidRPr="00725372" w:rsidRDefault="00000000" w:rsidP="00766AC3">
            <w:pPr>
              <w:rPr>
                <w:rFonts w:cs="Arial"/>
                <w:sz w:val="18"/>
                <w:szCs w:val="18"/>
              </w:rPr>
            </w:pPr>
            <w:hyperlink r:id="rId55" w:history="1">
              <w:r w:rsidR="00766AC3" w:rsidRPr="00725372">
                <w:rPr>
                  <w:rFonts w:cs="Arial"/>
                  <w:sz w:val="18"/>
                  <w:szCs w:val="18"/>
                </w:rPr>
                <w:t>SCK CEN/81912050</w:t>
              </w:r>
            </w:hyperlink>
          </w:p>
        </w:tc>
      </w:tr>
      <w:tr w:rsidR="00766AC3" w:rsidRPr="00725372" w:rsidDel="0067541D" w14:paraId="534774AA" w14:textId="77777777" w:rsidTr="00766AC3">
        <w:trPr>
          <w:jc w:val="center"/>
        </w:trPr>
        <w:tc>
          <w:tcPr>
            <w:tcW w:w="7110" w:type="dxa"/>
            <w:vAlign w:val="center"/>
          </w:tcPr>
          <w:p w14:paraId="42D35390" w14:textId="616D6C81" w:rsidR="00766AC3" w:rsidRPr="00725372" w:rsidRDefault="00766AC3" w:rsidP="00766AC3">
            <w:bookmarkStart w:id="6395" w:name="_Ref190772230"/>
            <w:r w:rsidRPr="00725372">
              <w:t xml:space="preserve">AD </w:t>
            </w:r>
            <w:r w:rsidRPr="00725372">
              <w:fldChar w:fldCharType="begin"/>
            </w:r>
            <w:r w:rsidRPr="00725372">
              <w:instrText xml:space="preserve"> SEQ AD \* ARABIC </w:instrText>
            </w:r>
            <w:r w:rsidRPr="00725372">
              <w:fldChar w:fldCharType="separate"/>
            </w:r>
            <w:r w:rsidR="00711812">
              <w:rPr>
                <w:noProof/>
              </w:rPr>
              <w:t>16</w:t>
            </w:r>
            <w:r w:rsidRPr="00725372">
              <w:fldChar w:fldCharType="end"/>
            </w:r>
            <w:bookmarkEnd w:id="6395"/>
            <w:r w:rsidRPr="00725372">
              <w:t xml:space="preserve"> MIS Slow Interlock interface</w:t>
            </w:r>
          </w:p>
          <w:p w14:paraId="403992FB" w14:textId="77777777" w:rsidR="00766AC3" w:rsidRPr="00725372" w:rsidRDefault="00766AC3" w:rsidP="00766AC3">
            <w:pPr>
              <w:jc w:val="right"/>
              <w:rPr>
                <w:rFonts w:cs="Segoe UI"/>
              </w:rPr>
            </w:pPr>
            <w:r w:rsidRPr="00725372">
              <w:rPr>
                <w:rFonts w:cs="Segoe UI"/>
                <w:sz w:val="18"/>
                <w:szCs w:val="20"/>
              </w:rPr>
              <w:t>(</w:t>
            </w:r>
            <w:r w:rsidRPr="00725372">
              <w:rPr>
                <w:i/>
                <w:iCs/>
                <w:sz w:val="18"/>
                <w:szCs w:val="20"/>
              </w:rPr>
              <w:t>applies also to non-safety digital communication)</w:t>
            </w:r>
          </w:p>
        </w:tc>
        <w:tc>
          <w:tcPr>
            <w:tcW w:w="2160" w:type="dxa"/>
            <w:vAlign w:val="center"/>
          </w:tcPr>
          <w:p w14:paraId="7BC86E96" w14:textId="77777777" w:rsidR="00766AC3" w:rsidRPr="00725372" w:rsidRDefault="00766AC3" w:rsidP="00766AC3">
            <w:pPr>
              <w:rPr>
                <w:rFonts w:cs="Arial"/>
                <w:sz w:val="18"/>
                <w:szCs w:val="18"/>
              </w:rPr>
            </w:pPr>
            <w:r w:rsidRPr="00725372">
              <w:rPr>
                <w:rFonts w:cs="Arial"/>
                <w:sz w:val="18"/>
                <w:szCs w:val="18"/>
                <w14:ligatures w14:val="standardContextual"/>
              </w:rPr>
              <w:t>SCK CEN/48282970</w:t>
            </w:r>
          </w:p>
        </w:tc>
      </w:tr>
      <w:tr w:rsidR="00766AC3" w:rsidRPr="00725372" w:rsidDel="0067541D" w14:paraId="302019F9" w14:textId="77777777" w:rsidTr="00766AC3">
        <w:trPr>
          <w:jc w:val="center"/>
        </w:trPr>
        <w:tc>
          <w:tcPr>
            <w:tcW w:w="7110" w:type="dxa"/>
            <w:vAlign w:val="center"/>
          </w:tcPr>
          <w:p w14:paraId="7753877B" w14:textId="128DBA0A"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711812">
              <w:rPr>
                <w:noProof/>
              </w:rPr>
              <w:t>17</w:t>
            </w:r>
            <w:r w:rsidRPr="00725372">
              <w:fldChar w:fldCharType="end"/>
            </w:r>
            <w:r w:rsidRPr="00725372">
              <w:t xml:space="preserve"> Analog Signals: 4-20mA (NAMUR NE43)</w:t>
            </w:r>
          </w:p>
        </w:tc>
        <w:tc>
          <w:tcPr>
            <w:tcW w:w="2160" w:type="dxa"/>
            <w:vAlign w:val="center"/>
          </w:tcPr>
          <w:p w14:paraId="5A815ED6" w14:textId="77777777" w:rsidR="00766AC3" w:rsidRPr="00725372" w:rsidRDefault="00766AC3" w:rsidP="00766AC3">
            <w:pPr>
              <w:rPr>
                <w:rFonts w:cs="Arial"/>
                <w:sz w:val="18"/>
                <w:szCs w:val="18"/>
              </w:rPr>
            </w:pPr>
          </w:p>
        </w:tc>
      </w:tr>
      <w:tr w:rsidR="00766AC3" w:rsidRPr="00725372" w:rsidDel="0067541D" w14:paraId="3FBC1238" w14:textId="77777777" w:rsidTr="00766AC3">
        <w:trPr>
          <w:jc w:val="center"/>
        </w:trPr>
        <w:tc>
          <w:tcPr>
            <w:tcW w:w="7110" w:type="dxa"/>
            <w:vAlign w:val="center"/>
          </w:tcPr>
          <w:p w14:paraId="5A914451" w14:textId="3BA032CA" w:rsidR="00766AC3" w:rsidRPr="00725372" w:rsidRDefault="00766AC3" w:rsidP="00766AC3">
            <w:bookmarkStart w:id="6396" w:name="_Ref190772436"/>
            <w:r w:rsidRPr="00725372">
              <w:t xml:space="preserve">AD </w:t>
            </w:r>
            <w:r w:rsidRPr="00725372">
              <w:fldChar w:fldCharType="begin"/>
            </w:r>
            <w:r w:rsidRPr="00725372">
              <w:instrText xml:space="preserve"> SEQ AD \* ARABIC </w:instrText>
            </w:r>
            <w:r w:rsidRPr="00725372">
              <w:fldChar w:fldCharType="separate"/>
            </w:r>
            <w:r w:rsidR="00711812">
              <w:rPr>
                <w:noProof/>
              </w:rPr>
              <w:t>18</w:t>
            </w:r>
            <w:r w:rsidRPr="00725372">
              <w:fldChar w:fldCharType="end"/>
            </w:r>
            <w:bookmarkEnd w:id="6396"/>
            <w:r w:rsidRPr="00725372">
              <w:t xml:space="preserve"> MCS Secondary Interface Catalogue : Profibus DP</w:t>
            </w:r>
          </w:p>
        </w:tc>
        <w:tc>
          <w:tcPr>
            <w:tcW w:w="2160" w:type="dxa"/>
            <w:vAlign w:val="center"/>
          </w:tcPr>
          <w:p w14:paraId="11F6AF9F" w14:textId="77777777" w:rsidR="00766AC3" w:rsidRPr="00725372" w:rsidRDefault="00766AC3" w:rsidP="00766AC3">
            <w:pPr>
              <w:rPr>
                <w:rFonts w:cs="Arial"/>
                <w:sz w:val="18"/>
                <w:szCs w:val="18"/>
              </w:rPr>
            </w:pPr>
            <w:r w:rsidRPr="00725372">
              <w:rPr>
                <w:rFonts w:cs="Arial"/>
                <w:sz w:val="18"/>
                <w:szCs w:val="18"/>
              </w:rPr>
              <w:t>SCK CEN/48483448</w:t>
            </w:r>
          </w:p>
        </w:tc>
      </w:tr>
      <w:tr w:rsidR="00766AC3" w:rsidRPr="00725372" w:rsidDel="0067541D" w14:paraId="24BAE119" w14:textId="77777777" w:rsidTr="00766AC3">
        <w:trPr>
          <w:trHeight w:val="69"/>
          <w:jc w:val="center"/>
        </w:trPr>
        <w:tc>
          <w:tcPr>
            <w:tcW w:w="7110" w:type="dxa"/>
            <w:vAlign w:val="center"/>
          </w:tcPr>
          <w:p w14:paraId="2D13D5AC" w14:textId="0A8F5554" w:rsidR="00766AC3" w:rsidRPr="00725372" w:rsidRDefault="00766AC3" w:rsidP="00766AC3">
            <w:bookmarkStart w:id="6397" w:name="_Ref190772428"/>
            <w:r w:rsidRPr="00725372">
              <w:t xml:space="preserve">AD </w:t>
            </w:r>
            <w:r w:rsidRPr="00725372">
              <w:fldChar w:fldCharType="begin"/>
            </w:r>
            <w:r w:rsidRPr="00725372">
              <w:instrText xml:space="preserve"> SEQ AD \* ARABIC </w:instrText>
            </w:r>
            <w:r w:rsidRPr="00725372">
              <w:fldChar w:fldCharType="separate"/>
            </w:r>
            <w:r w:rsidR="00711812">
              <w:rPr>
                <w:noProof/>
              </w:rPr>
              <w:t>19</w:t>
            </w:r>
            <w:r w:rsidRPr="00725372">
              <w:fldChar w:fldCharType="end"/>
            </w:r>
            <w:bookmarkEnd w:id="6397"/>
            <w:r w:rsidRPr="00725372">
              <w:t xml:space="preserve"> MCS Slow Control OPC UA Interface</w:t>
            </w:r>
          </w:p>
        </w:tc>
        <w:tc>
          <w:tcPr>
            <w:tcW w:w="2160" w:type="dxa"/>
            <w:vAlign w:val="center"/>
          </w:tcPr>
          <w:p w14:paraId="6CF8ED77" w14:textId="77777777" w:rsidR="00766AC3" w:rsidRPr="00725372" w:rsidRDefault="00766AC3" w:rsidP="00766AC3">
            <w:pPr>
              <w:rPr>
                <w:rFonts w:cs="Arial"/>
                <w:sz w:val="18"/>
                <w:szCs w:val="18"/>
              </w:rPr>
            </w:pPr>
            <w:r w:rsidRPr="00725372">
              <w:rPr>
                <w:rFonts w:cs="Arial"/>
                <w:color w:val="000000" w:themeColor="text1"/>
                <w:sz w:val="18"/>
                <w:szCs w:val="18"/>
              </w:rPr>
              <w:t>SCK CEN/56163474</w:t>
            </w:r>
          </w:p>
        </w:tc>
      </w:tr>
      <w:tr w:rsidR="00766AC3" w:rsidRPr="00725372" w:rsidDel="0067541D" w14:paraId="74CE4190" w14:textId="77777777" w:rsidTr="00766AC3">
        <w:trPr>
          <w:trHeight w:val="59"/>
          <w:jc w:val="center"/>
        </w:trPr>
        <w:tc>
          <w:tcPr>
            <w:tcW w:w="7110" w:type="dxa"/>
            <w:vAlign w:val="center"/>
          </w:tcPr>
          <w:p w14:paraId="305A4118" w14:textId="1FF934D9" w:rsidR="00766AC3" w:rsidRPr="00725372" w:rsidRDefault="00766AC3" w:rsidP="00766AC3">
            <w:bookmarkStart w:id="6398" w:name="_Ref190772419"/>
            <w:r w:rsidRPr="00725372">
              <w:t xml:space="preserve">AD </w:t>
            </w:r>
            <w:r w:rsidRPr="00725372">
              <w:fldChar w:fldCharType="begin"/>
            </w:r>
            <w:r w:rsidRPr="00725372">
              <w:instrText xml:space="preserve"> SEQ AD \* ARABIC </w:instrText>
            </w:r>
            <w:r w:rsidRPr="00725372">
              <w:fldChar w:fldCharType="separate"/>
            </w:r>
            <w:r w:rsidR="00711812">
              <w:rPr>
                <w:noProof/>
              </w:rPr>
              <w:t>20</w:t>
            </w:r>
            <w:r w:rsidRPr="00725372">
              <w:fldChar w:fldCharType="end"/>
            </w:r>
            <w:bookmarkEnd w:id="6398"/>
            <w:r w:rsidRPr="00725372">
              <w:t xml:space="preserve"> MCS Slow Control PROFINET Interface</w:t>
            </w:r>
          </w:p>
        </w:tc>
        <w:tc>
          <w:tcPr>
            <w:tcW w:w="2160" w:type="dxa"/>
            <w:vAlign w:val="center"/>
          </w:tcPr>
          <w:p w14:paraId="117FF45D" w14:textId="77777777" w:rsidR="00766AC3" w:rsidRPr="00725372" w:rsidRDefault="00766AC3" w:rsidP="00766AC3">
            <w:pPr>
              <w:rPr>
                <w:rFonts w:cs="Arial"/>
                <w:sz w:val="18"/>
                <w:szCs w:val="18"/>
              </w:rPr>
            </w:pPr>
            <w:r w:rsidRPr="00725372">
              <w:rPr>
                <w:rFonts w:cs="Arial"/>
                <w:color w:val="000000" w:themeColor="text1"/>
                <w:sz w:val="18"/>
                <w:szCs w:val="18"/>
              </w:rPr>
              <w:t>SCK CEN/55190851</w:t>
            </w:r>
          </w:p>
        </w:tc>
      </w:tr>
      <w:tr w:rsidR="00766AC3" w:rsidRPr="00725372" w:rsidDel="0067541D" w14:paraId="2B77E83E" w14:textId="77777777" w:rsidTr="00766AC3">
        <w:trPr>
          <w:trHeight w:val="59"/>
          <w:jc w:val="center"/>
        </w:trPr>
        <w:tc>
          <w:tcPr>
            <w:tcW w:w="7110" w:type="dxa"/>
            <w:vAlign w:val="center"/>
          </w:tcPr>
          <w:p w14:paraId="27B630D8" w14:textId="65E49B2B" w:rsidR="00766AC3" w:rsidRPr="00725372" w:rsidRDefault="00766AC3" w:rsidP="00766AC3">
            <w:bookmarkStart w:id="6399" w:name="_Ref190772565"/>
            <w:r w:rsidRPr="00725372">
              <w:t xml:space="preserve">AD </w:t>
            </w:r>
            <w:r w:rsidRPr="00725372">
              <w:fldChar w:fldCharType="begin"/>
            </w:r>
            <w:r w:rsidRPr="00725372">
              <w:instrText xml:space="preserve"> SEQ AD \* ARABIC </w:instrText>
            </w:r>
            <w:r w:rsidRPr="00725372">
              <w:fldChar w:fldCharType="separate"/>
            </w:r>
            <w:r w:rsidR="00711812">
              <w:rPr>
                <w:noProof/>
              </w:rPr>
              <w:t>21</w:t>
            </w:r>
            <w:r w:rsidRPr="00725372">
              <w:fldChar w:fldCharType="end"/>
            </w:r>
            <w:bookmarkEnd w:id="6399"/>
            <w:r w:rsidRPr="00725372">
              <w:t xml:space="preserve"> </w:t>
            </w:r>
            <w:r w:rsidRPr="00725372">
              <w:rPr>
                <w:highlight w:val="yellow"/>
              </w:rPr>
              <w:t xml:space="preserve">General Software and Hardware Requirements for </w:t>
            </w:r>
            <w:r w:rsidR="00CB1438">
              <w:rPr>
                <w:highlight w:val="yellow"/>
              </w:rPr>
              <w:t>Contractor</w:t>
            </w:r>
            <w:r w:rsidRPr="00725372">
              <w:rPr>
                <w:highlight w:val="yellow"/>
              </w:rPr>
              <w:t>s</w:t>
            </w:r>
          </w:p>
        </w:tc>
        <w:tc>
          <w:tcPr>
            <w:tcW w:w="2160" w:type="dxa"/>
            <w:vAlign w:val="center"/>
          </w:tcPr>
          <w:p w14:paraId="137C87F1" w14:textId="77777777" w:rsidR="00766AC3" w:rsidRPr="00725372" w:rsidRDefault="00766AC3" w:rsidP="00766AC3">
            <w:pPr>
              <w:rPr>
                <w:rFonts w:cs="Arial"/>
                <w:color w:val="000000" w:themeColor="text1"/>
                <w:sz w:val="18"/>
                <w:szCs w:val="18"/>
              </w:rPr>
            </w:pPr>
            <w:r w:rsidRPr="00725372">
              <w:rPr>
                <w:rFonts w:cs="Arial"/>
                <w:color w:val="000000" w:themeColor="text1"/>
                <w:sz w:val="18"/>
                <w:szCs w:val="18"/>
              </w:rPr>
              <w:t>SCK CEN/55310227</w:t>
            </w:r>
          </w:p>
        </w:tc>
      </w:tr>
      <w:tr w:rsidR="005D322D" w:rsidRPr="00725372" w:rsidDel="0067541D" w14:paraId="4D6098B9" w14:textId="77777777" w:rsidTr="00766AC3">
        <w:trPr>
          <w:trHeight w:val="59"/>
          <w:jc w:val="center"/>
        </w:trPr>
        <w:tc>
          <w:tcPr>
            <w:tcW w:w="7110" w:type="dxa"/>
            <w:vAlign w:val="center"/>
          </w:tcPr>
          <w:p w14:paraId="058B17A9" w14:textId="77777777" w:rsidR="005D322D" w:rsidRPr="00725372" w:rsidRDefault="005D322D" w:rsidP="00766AC3"/>
        </w:tc>
        <w:tc>
          <w:tcPr>
            <w:tcW w:w="2160" w:type="dxa"/>
            <w:vAlign w:val="center"/>
          </w:tcPr>
          <w:p w14:paraId="44174FE3" w14:textId="77777777" w:rsidR="005D322D" w:rsidRPr="00725372" w:rsidRDefault="005D322D" w:rsidP="00766AC3">
            <w:pPr>
              <w:rPr>
                <w:rFonts w:cs="Arial"/>
                <w:color w:val="000000" w:themeColor="text1"/>
                <w:sz w:val="18"/>
                <w:szCs w:val="18"/>
              </w:rPr>
            </w:pPr>
          </w:p>
        </w:tc>
      </w:tr>
    </w:tbl>
    <w:p w14:paraId="776FE58C" w14:textId="77777777" w:rsidR="00766AC3" w:rsidRPr="00725372" w:rsidRDefault="00766AC3" w:rsidP="00766AC3">
      <w:pPr>
        <w:spacing w:after="160" w:line="259" w:lineRule="auto"/>
        <w:jc w:val="left"/>
        <w:rPr>
          <w:sz w:val="2"/>
          <w:szCs w:val="4"/>
        </w:rPr>
      </w:pPr>
    </w:p>
    <w:p w14:paraId="3B7EE2A2" w14:textId="77777777" w:rsidR="00766AC3" w:rsidRPr="00725372" w:rsidRDefault="00766AC3" w:rsidP="001A3CD7">
      <w:pPr>
        <w:rPr>
          <w:rFonts w:ascii="Segoe UI Semibold" w:eastAsia="MS Mincho" w:hAnsi="Segoe UI Semibold" w:cs="Segoe UI Semibold"/>
          <w:bCs/>
          <w:smallCaps/>
          <w:color w:val="562873"/>
          <w:sz w:val="8"/>
          <w:szCs w:val="8"/>
          <w:shd w:val="clear" w:color="auto" w:fill="FFFFFF"/>
          <w:lang w:eastAsia="fr-FR"/>
        </w:rPr>
      </w:pPr>
      <w:r w:rsidRPr="00725372">
        <w:br w:type="page"/>
      </w:r>
    </w:p>
    <w:p w14:paraId="72870584" w14:textId="4788709C" w:rsidR="002C333D" w:rsidRPr="00725372" w:rsidRDefault="002C333D" w:rsidP="002C333D">
      <w:pPr>
        <w:pStyle w:val="Heading2numbered"/>
      </w:pPr>
      <w:bookmarkStart w:id="6400" w:name="_Ref190768474"/>
      <w:bookmarkStart w:id="6401" w:name="_Toc198518506"/>
      <w:r w:rsidRPr="00725372">
        <w:lastRenderedPageBreak/>
        <w:t>Cold masses of Cryogenic Users and Cryogenic Distribution</w:t>
      </w:r>
      <w:bookmarkEnd w:id="6400"/>
      <w:bookmarkEnd w:id="6401"/>
      <w:r w:rsidRPr="00725372">
        <w:t xml:space="preserve"> </w:t>
      </w:r>
    </w:p>
    <w:p w14:paraId="6CA1BD75" w14:textId="77777777" w:rsidR="002C333D" w:rsidRPr="00725372" w:rsidRDefault="002C333D" w:rsidP="001A3CD7"/>
    <w:tbl>
      <w:tblPr>
        <w:tblStyle w:val="TableGrid"/>
        <w:tblW w:w="8926" w:type="dxa"/>
        <w:jc w:val="center"/>
        <w:tblLayout w:type="fixed"/>
        <w:tblCellMar>
          <w:top w:w="85" w:type="dxa"/>
          <w:bottom w:w="85" w:type="dxa"/>
        </w:tblCellMar>
        <w:tblLook w:val="04A0" w:firstRow="1" w:lastRow="0" w:firstColumn="1" w:lastColumn="0" w:noHBand="0" w:noVBand="1"/>
      </w:tblPr>
      <w:tblGrid>
        <w:gridCol w:w="1980"/>
        <w:gridCol w:w="1701"/>
        <w:gridCol w:w="1701"/>
        <w:gridCol w:w="1417"/>
        <w:gridCol w:w="2127"/>
      </w:tblGrid>
      <w:tr w:rsidR="002C333D" w:rsidRPr="00725372" w14:paraId="18267B2C" w14:textId="77777777" w:rsidTr="002B6EDD">
        <w:trPr>
          <w:jc w:val="center"/>
        </w:trPr>
        <w:tc>
          <w:tcPr>
            <w:tcW w:w="8926" w:type="dxa"/>
            <w:gridSpan w:val="5"/>
            <w:tcBorders>
              <w:top w:val="nil"/>
              <w:left w:val="nil"/>
              <w:bottom w:val="single" w:sz="4" w:space="0" w:color="auto"/>
              <w:right w:val="nil"/>
            </w:tcBorders>
            <w:shd w:val="clear" w:color="auto" w:fill="FFFFFF" w:themeFill="background1"/>
            <w:vAlign w:val="center"/>
          </w:tcPr>
          <w:p w14:paraId="2D8D1334" w14:textId="7A4FCABE" w:rsidR="002C333D" w:rsidRPr="00725372" w:rsidRDefault="002C333D" w:rsidP="002B6EDD">
            <w:pPr>
              <w:pStyle w:val="Caption"/>
            </w:pPr>
            <w:bookmarkStart w:id="6402" w:name="_Ref107922495"/>
            <w:bookmarkStart w:id="6403" w:name="_Toc195865389"/>
            <w:r w:rsidRPr="00725372">
              <w:t xml:space="preserve">Table </w:t>
            </w:r>
            <w:r w:rsidRPr="00725372">
              <w:fldChar w:fldCharType="begin"/>
            </w:r>
            <w:r w:rsidRPr="00725372">
              <w:instrText xml:space="preserve"> SEQ Table \* ARABIC </w:instrText>
            </w:r>
            <w:r w:rsidRPr="00725372">
              <w:fldChar w:fldCharType="separate"/>
            </w:r>
            <w:r w:rsidR="00711812">
              <w:rPr>
                <w:noProof/>
              </w:rPr>
              <w:t>19</w:t>
            </w:r>
            <w:r w:rsidRPr="00725372">
              <w:fldChar w:fldCharType="end"/>
            </w:r>
            <w:bookmarkEnd w:id="6402"/>
            <w:r w:rsidRPr="00725372">
              <w:t> Cold masses at 4.5 K / 2 K</w:t>
            </w:r>
            <w:bookmarkEnd w:id="6403"/>
          </w:p>
        </w:tc>
      </w:tr>
      <w:tr w:rsidR="002C333D" w:rsidRPr="00725372" w14:paraId="085A2947" w14:textId="77777777" w:rsidTr="002B6EDD">
        <w:trPr>
          <w:jc w:val="center"/>
        </w:trPr>
        <w:tc>
          <w:tcPr>
            <w:tcW w:w="1980" w:type="dxa"/>
            <w:tcBorders>
              <w:top w:val="single" w:sz="4" w:space="0" w:color="auto"/>
            </w:tcBorders>
            <w:vAlign w:val="center"/>
          </w:tcPr>
          <w:p w14:paraId="17501330" w14:textId="77777777" w:rsidR="002C333D" w:rsidRPr="00725372" w:rsidRDefault="002C333D" w:rsidP="002B6EDD">
            <w:pPr>
              <w:pStyle w:val="AASemiBold"/>
              <w:spacing w:before="60" w:after="40" w:line="20" w:lineRule="atLeast"/>
              <w:jc w:val="center"/>
            </w:pPr>
            <w:r w:rsidRPr="00725372">
              <w:t>Estimated weight</w:t>
            </w:r>
          </w:p>
        </w:tc>
        <w:tc>
          <w:tcPr>
            <w:tcW w:w="1701" w:type="dxa"/>
            <w:tcBorders>
              <w:top w:val="single" w:sz="4" w:space="0" w:color="auto"/>
            </w:tcBorders>
          </w:tcPr>
          <w:p w14:paraId="75FCE7DC" w14:textId="77777777" w:rsidR="002C333D" w:rsidRPr="00725372" w:rsidRDefault="002C333D" w:rsidP="002B6EDD">
            <w:pPr>
              <w:pStyle w:val="AASemiBold"/>
              <w:spacing w:before="60" w:after="40" w:line="20" w:lineRule="atLeast"/>
              <w:jc w:val="center"/>
            </w:pPr>
            <w:r w:rsidRPr="00725372">
              <w:t>Cryomodule (QM)</w:t>
            </w:r>
          </w:p>
          <w:p w14:paraId="0257D172" w14:textId="77777777" w:rsidR="002C333D" w:rsidRPr="00725372" w:rsidRDefault="002C333D" w:rsidP="002B6EDD">
            <w:pPr>
              <w:pStyle w:val="AASemiBold"/>
              <w:spacing w:before="60" w:after="40" w:line="20" w:lineRule="atLeast"/>
              <w:jc w:val="center"/>
            </w:pPr>
            <w:r w:rsidRPr="00725372">
              <w:t>For 1 QM</w:t>
            </w:r>
          </w:p>
        </w:tc>
        <w:tc>
          <w:tcPr>
            <w:tcW w:w="1701" w:type="dxa"/>
            <w:tcBorders>
              <w:top w:val="single" w:sz="4" w:space="0" w:color="auto"/>
            </w:tcBorders>
          </w:tcPr>
          <w:p w14:paraId="7E0AB2E4" w14:textId="77777777" w:rsidR="002C333D" w:rsidRPr="00725372" w:rsidRDefault="002C333D" w:rsidP="002B6EDD">
            <w:pPr>
              <w:pStyle w:val="AASemiBold"/>
              <w:spacing w:before="60" w:after="40" w:line="20" w:lineRule="atLeast"/>
              <w:jc w:val="center"/>
            </w:pPr>
            <w:r w:rsidRPr="00725372">
              <w:t>Cold Valve Box (QVB)</w:t>
            </w:r>
          </w:p>
          <w:p w14:paraId="7B7DC2AC" w14:textId="77777777" w:rsidR="002C333D" w:rsidRPr="00725372" w:rsidRDefault="002C333D" w:rsidP="002B6EDD">
            <w:pPr>
              <w:pStyle w:val="AASemiBold"/>
              <w:spacing w:before="60" w:after="40" w:line="20" w:lineRule="atLeast"/>
              <w:jc w:val="center"/>
            </w:pPr>
            <w:r w:rsidRPr="00725372">
              <w:t>For 1 QM</w:t>
            </w:r>
          </w:p>
        </w:tc>
        <w:tc>
          <w:tcPr>
            <w:tcW w:w="1417" w:type="dxa"/>
            <w:tcBorders>
              <w:top w:val="single" w:sz="4" w:space="0" w:color="auto"/>
            </w:tcBorders>
          </w:tcPr>
          <w:p w14:paraId="22A23C58" w14:textId="77777777" w:rsidR="002C333D" w:rsidRPr="00725372" w:rsidRDefault="002C333D" w:rsidP="002B6EDD">
            <w:pPr>
              <w:pStyle w:val="AASemiBold"/>
              <w:spacing w:before="60" w:after="40" w:line="20" w:lineRule="atLeast"/>
              <w:jc w:val="center"/>
            </w:pPr>
            <w:r w:rsidRPr="00725372">
              <w:t>Cryogenic lines 4.5 K pipes</w:t>
            </w:r>
          </w:p>
        </w:tc>
        <w:tc>
          <w:tcPr>
            <w:tcW w:w="2127" w:type="dxa"/>
            <w:tcBorders>
              <w:top w:val="single" w:sz="4" w:space="0" w:color="auto"/>
            </w:tcBorders>
            <w:shd w:val="clear" w:color="auto" w:fill="EBD9ED" w:themeFill="accent2" w:themeFillTint="33"/>
          </w:tcPr>
          <w:p w14:paraId="44F1B92F" w14:textId="77777777" w:rsidR="002C333D" w:rsidRPr="00725372" w:rsidRDefault="002C333D" w:rsidP="002B6EDD">
            <w:pPr>
              <w:pStyle w:val="AASemiBold"/>
              <w:spacing w:before="60" w:after="40" w:line="20" w:lineRule="atLeast"/>
              <w:jc w:val="center"/>
            </w:pPr>
            <w:r w:rsidRPr="00725372">
              <w:t>TOTAL cold mass for 30 cryomodules (4.5 K-2 K)</w:t>
            </w:r>
          </w:p>
        </w:tc>
      </w:tr>
      <w:tr w:rsidR="002C333D" w:rsidRPr="00725372" w14:paraId="2FDD8FC3" w14:textId="77777777" w:rsidTr="002B6EDD">
        <w:trPr>
          <w:jc w:val="center"/>
        </w:trPr>
        <w:tc>
          <w:tcPr>
            <w:tcW w:w="1980" w:type="dxa"/>
          </w:tcPr>
          <w:p w14:paraId="05EE3D2C" w14:textId="77777777" w:rsidR="002C333D" w:rsidRPr="00725372" w:rsidRDefault="002C333D" w:rsidP="002B6EDD">
            <w:pPr>
              <w:pStyle w:val="AASemiBold"/>
              <w:spacing w:before="60" w:after="40" w:line="20" w:lineRule="atLeast"/>
              <w:jc w:val="center"/>
              <w:rPr>
                <w:rFonts w:cs="Segoe UI"/>
              </w:rPr>
            </w:pPr>
            <w:r w:rsidRPr="00725372">
              <w:rPr>
                <w:rFonts w:cs="Segoe UI"/>
              </w:rPr>
              <w:t>Stainless Steel (kg)</w:t>
            </w:r>
          </w:p>
        </w:tc>
        <w:tc>
          <w:tcPr>
            <w:tcW w:w="1701" w:type="dxa"/>
          </w:tcPr>
          <w:p w14:paraId="1FAD7330" w14:textId="77777777" w:rsidR="002C333D" w:rsidRPr="00725372" w:rsidRDefault="002C333D" w:rsidP="002B6EDD">
            <w:pPr>
              <w:spacing w:before="60" w:after="40" w:line="20" w:lineRule="atLeast"/>
              <w:jc w:val="center"/>
              <w:rPr>
                <w:rFonts w:cs="Segoe UI"/>
              </w:rPr>
            </w:pPr>
            <w:r w:rsidRPr="00725372">
              <w:rPr>
                <w:rFonts w:cs="Segoe UI"/>
              </w:rPr>
              <w:t>80</w:t>
            </w:r>
          </w:p>
        </w:tc>
        <w:tc>
          <w:tcPr>
            <w:tcW w:w="1701" w:type="dxa"/>
          </w:tcPr>
          <w:p w14:paraId="5C28C6BC" w14:textId="77777777" w:rsidR="002C333D" w:rsidRPr="00725372" w:rsidRDefault="002C333D" w:rsidP="002B6EDD">
            <w:pPr>
              <w:spacing w:before="60" w:after="40" w:line="20" w:lineRule="atLeast"/>
              <w:jc w:val="center"/>
              <w:rPr>
                <w:rFonts w:cs="Segoe UI"/>
              </w:rPr>
            </w:pPr>
            <w:r w:rsidRPr="00725372">
              <w:rPr>
                <w:rFonts w:cs="Segoe UI"/>
              </w:rPr>
              <w:t>60</w:t>
            </w:r>
          </w:p>
        </w:tc>
        <w:tc>
          <w:tcPr>
            <w:tcW w:w="1417" w:type="dxa"/>
          </w:tcPr>
          <w:p w14:paraId="235D1362" w14:textId="77777777" w:rsidR="002C333D" w:rsidRPr="00725372" w:rsidRDefault="002C333D" w:rsidP="002B6EDD">
            <w:pPr>
              <w:spacing w:before="60" w:after="40" w:line="20" w:lineRule="atLeast"/>
              <w:jc w:val="center"/>
              <w:rPr>
                <w:rFonts w:cs="Segoe UI"/>
              </w:rPr>
            </w:pPr>
            <w:r w:rsidRPr="00725372">
              <w:rPr>
                <w:rFonts w:cs="Segoe UI"/>
              </w:rPr>
              <w:t>2 800</w:t>
            </w:r>
          </w:p>
        </w:tc>
        <w:tc>
          <w:tcPr>
            <w:tcW w:w="2127" w:type="dxa"/>
            <w:shd w:val="clear" w:color="auto" w:fill="EBD9ED" w:themeFill="accent2" w:themeFillTint="33"/>
          </w:tcPr>
          <w:p w14:paraId="44BD5E75" w14:textId="77777777" w:rsidR="002C333D" w:rsidRPr="00725372" w:rsidRDefault="002C333D" w:rsidP="002B6EDD">
            <w:pPr>
              <w:spacing w:before="60" w:after="40" w:line="20" w:lineRule="atLeast"/>
              <w:jc w:val="center"/>
              <w:rPr>
                <w:rFonts w:cs="Segoe UI"/>
                <w:b/>
              </w:rPr>
            </w:pPr>
            <w:r w:rsidRPr="00725372">
              <w:rPr>
                <w:rFonts w:cs="Segoe UI"/>
              </w:rPr>
              <w:t>7 000</w:t>
            </w:r>
          </w:p>
        </w:tc>
      </w:tr>
      <w:tr w:rsidR="002C333D" w:rsidRPr="00725372" w14:paraId="65FB2821" w14:textId="77777777" w:rsidTr="002B6EDD">
        <w:trPr>
          <w:jc w:val="center"/>
        </w:trPr>
        <w:tc>
          <w:tcPr>
            <w:tcW w:w="1980" w:type="dxa"/>
          </w:tcPr>
          <w:p w14:paraId="61E0FCD6" w14:textId="77777777" w:rsidR="002C333D" w:rsidRPr="00725372" w:rsidRDefault="002C333D" w:rsidP="002B6EDD">
            <w:pPr>
              <w:pStyle w:val="AASemiBold"/>
              <w:spacing w:before="60" w:after="40" w:line="20" w:lineRule="atLeast"/>
              <w:jc w:val="center"/>
              <w:rPr>
                <w:rFonts w:cs="Segoe UI"/>
              </w:rPr>
            </w:pPr>
            <w:r w:rsidRPr="00725372">
              <w:rPr>
                <w:rFonts w:cs="Segoe UI"/>
              </w:rPr>
              <w:t>Niobium (kg)</w:t>
            </w:r>
          </w:p>
        </w:tc>
        <w:tc>
          <w:tcPr>
            <w:tcW w:w="1701" w:type="dxa"/>
          </w:tcPr>
          <w:p w14:paraId="0F508526" w14:textId="77777777" w:rsidR="002C333D" w:rsidRPr="00725372" w:rsidRDefault="002C333D" w:rsidP="002B6EDD">
            <w:pPr>
              <w:spacing w:before="60" w:after="40" w:line="20" w:lineRule="atLeast"/>
              <w:jc w:val="center"/>
              <w:rPr>
                <w:rFonts w:cs="Segoe UI"/>
              </w:rPr>
            </w:pPr>
            <w:r w:rsidRPr="00725372">
              <w:rPr>
                <w:rFonts w:cs="Segoe UI"/>
              </w:rPr>
              <w:t>80</w:t>
            </w:r>
          </w:p>
        </w:tc>
        <w:tc>
          <w:tcPr>
            <w:tcW w:w="1701" w:type="dxa"/>
          </w:tcPr>
          <w:p w14:paraId="1F10A965"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1417" w:type="dxa"/>
          </w:tcPr>
          <w:p w14:paraId="5D3F5012"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2127" w:type="dxa"/>
            <w:shd w:val="clear" w:color="auto" w:fill="EBD9ED" w:themeFill="accent2" w:themeFillTint="33"/>
          </w:tcPr>
          <w:p w14:paraId="60EFAE36" w14:textId="77777777" w:rsidR="002C333D" w:rsidRPr="00725372" w:rsidRDefault="002C333D" w:rsidP="002B6EDD">
            <w:pPr>
              <w:spacing w:before="60" w:after="40" w:line="20" w:lineRule="atLeast"/>
              <w:jc w:val="center"/>
              <w:rPr>
                <w:rFonts w:cs="Segoe UI"/>
              </w:rPr>
            </w:pPr>
            <w:r w:rsidRPr="00725372">
              <w:rPr>
                <w:rFonts w:cs="Segoe UI"/>
              </w:rPr>
              <w:t>2 400</w:t>
            </w:r>
          </w:p>
        </w:tc>
      </w:tr>
      <w:tr w:rsidR="002C333D" w:rsidRPr="00725372" w14:paraId="35CBBE5C" w14:textId="77777777" w:rsidTr="002B6EDD">
        <w:trPr>
          <w:jc w:val="center"/>
        </w:trPr>
        <w:tc>
          <w:tcPr>
            <w:tcW w:w="1980" w:type="dxa"/>
          </w:tcPr>
          <w:p w14:paraId="6F3F6402" w14:textId="77777777" w:rsidR="002C333D" w:rsidRPr="00725372" w:rsidRDefault="002C333D" w:rsidP="002B6EDD">
            <w:pPr>
              <w:pStyle w:val="AASemiBold"/>
              <w:spacing w:before="60" w:after="40" w:line="20" w:lineRule="atLeast"/>
              <w:jc w:val="center"/>
              <w:rPr>
                <w:rFonts w:cs="Segoe UI"/>
              </w:rPr>
            </w:pPr>
            <w:r w:rsidRPr="00725372">
              <w:rPr>
                <w:rFonts w:cs="Segoe UI"/>
              </w:rPr>
              <w:t>Titanium (kg)</w:t>
            </w:r>
          </w:p>
        </w:tc>
        <w:tc>
          <w:tcPr>
            <w:tcW w:w="1701" w:type="dxa"/>
          </w:tcPr>
          <w:p w14:paraId="6DECA1C0" w14:textId="77777777" w:rsidR="002C333D" w:rsidRPr="00725372" w:rsidRDefault="002C333D" w:rsidP="002B6EDD">
            <w:pPr>
              <w:spacing w:before="60" w:after="40" w:line="20" w:lineRule="atLeast"/>
              <w:jc w:val="center"/>
              <w:rPr>
                <w:rFonts w:cs="Segoe UI"/>
              </w:rPr>
            </w:pPr>
            <w:r w:rsidRPr="00725372">
              <w:rPr>
                <w:rFonts w:cs="Segoe UI"/>
              </w:rPr>
              <w:t>40</w:t>
            </w:r>
          </w:p>
        </w:tc>
        <w:tc>
          <w:tcPr>
            <w:tcW w:w="1701" w:type="dxa"/>
          </w:tcPr>
          <w:p w14:paraId="2A063ADD"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1417" w:type="dxa"/>
          </w:tcPr>
          <w:p w14:paraId="4C0CEA5B"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2127" w:type="dxa"/>
            <w:shd w:val="clear" w:color="auto" w:fill="EBD9ED" w:themeFill="accent2" w:themeFillTint="33"/>
          </w:tcPr>
          <w:p w14:paraId="26877622" w14:textId="77777777" w:rsidR="002C333D" w:rsidRPr="00725372" w:rsidRDefault="002C333D" w:rsidP="002B6EDD">
            <w:pPr>
              <w:spacing w:before="60" w:after="40" w:line="20" w:lineRule="atLeast"/>
              <w:jc w:val="center"/>
              <w:rPr>
                <w:rFonts w:cs="Segoe UI"/>
              </w:rPr>
            </w:pPr>
            <w:r w:rsidRPr="00725372">
              <w:rPr>
                <w:rFonts w:cs="Segoe UI"/>
              </w:rPr>
              <w:t>1 200</w:t>
            </w:r>
          </w:p>
        </w:tc>
      </w:tr>
      <w:tr w:rsidR="002C333D" w:rsidRPr="00725372" w14:paraId="4E0F6824" w14:textId="77777777" w:rsidTr="002B6EDD">
        <w:trPr>
          <w:jc w:val="center"/>
        </w:trPr>
        <w:tc>
          <w:tcPr>
            <w:tcW w:w="1980" w:type="dxa"/>
          </w:tcPr>
          <w:p w14:paraId="64529840" w14:textId="77777777" w:rsidR="002C333D" w:rsidRPr="00725372" w:rsidRDefault="002C333D" w:rsidP="002B6EDD">
            <w:pPr>
              <w:pStyle w:val="AASemiBold"/>
              <w:spacing w:before="60" w:after="40" w:line="20" w:lineRule="atLeast"/>
              <w:jc w:val="center"/>
              <w:rPr>
                <w:rFonts w:cs="Segoe UI"/>
                <w:b/>
              </w:rPr>
            </w:pPr>
            <w:r w:rsidRPr="00725372">
              <w:rPr>
                <w:rFonts w:cs="Segoe UI"/>
                <w:b/>
              </w:rPr>
              <w:t>Total (kg)</w:t>
            </w:r>
          </w:p>
        </w:tc>
        <w:tc>
          <w:tcPr>
            <w:tcW w:w="1701" w:type="dxa"/>
          </w:tcPr>
          <w:p w14:paraId="4FA7BE5E" w14:textId="77777777" w:rsidR="002C333D" w:rsidRPr="00725372" w:rsidRDefault="002C333D" w:rsidP="002B6EDD">
            <w:pPr>
              <w:pStyle w:val="AASemiBold"/>
              <w:spacing w:before="60" w:after="40" w:line="20" w:lineRule="atLeast"/>
              <w:jc w:val="center"/>
              <w:rPr>
                <w:b/>
              </w:rPr>
            </w:pPr>
            <w:r w:rsidRPr="00725372">
              <w:rPr>
                <w:b/>
              </w:rPr>
              <w:t>200</w:t>
            </w:r>
          </w:p>
        </w:tc>
        <w:tc>
          <w:tcPr>
            <w:tcW w:w="1701" w:type="dxa"/>
          </w:tcPr>
          <w:p w14:paraId="713F044C" w14:textId="77777777" w:rsidR="002C333D" w:rsidRPr="00725372" w:rsidRDefault="002C333D" w:rsidP="002B6EDD">
            <w:pPr>
              <w:pStyle w:val="AASemiBold"/>
              <w:spacing w:before="60" w:after="40" w:line="20" w:lineRule="atLeast"/>
              <w:jc w:val="center"/>
              <w:rPr>
                <w:b/>
              </w:rPr>
            </w:pPr>
            <w:r w:rsidRPr="00725372">
              <w:rPr>
                <w:b/>
              </w:rPr>
              <w:t>60</w:t>
            </w:r>
          </w:p>
        </w:tc>
        <w:tc>
          <w:tcPr>
            <w:tcW w:w="1417" w:type="dxa"/>
          </w:tcPr>
          <w:p w14:paraId="1994C3E2" w14:textId="77777777" w:rsidR="002C333D" w:rsidRPr="00725372" w:rsidRDefault="002C333D" w:rsidP="002B6EDD">
            <w:pPr>
              <w:pStyle w:val="AASemiBold"/>
              <w:spacing w:before="60" w:after="40" w:line="20" w:lineRule="atLeast"/>
              <w:jc w:val="center"/>
              <w:rPr>
                <w:b/>
              </w:rPr>
            </w:pPr>
            <w:r w:rsidRPr="00725372">
              <w:rPr>
                <w:b/>
              </w:rPr>
              <w:t>2 800</w:t>
            </w:r>
          </w:p>
        </w:tc>
        <w:tc>
          <w:tcPr>
            <w:tcW w:w="2127" w:type="dxa"/>
            <w:shd w:val="clear" w:color="auto" w:fill="EBD9ED" w:themeFill="accent2" w:themeFillTint="33"/>
          </w:tcPr>
          <w:p w14:paraId="7B2B7AB5" w14:textId="77777777" w:rsidR="002C333D" w:rsidRPr="00725372" w:rsidRDefault="002C333D" w:rsidP="002B6EDD">
            <w:pPr>
              <w:pStyle w:val="AASemiBold"/>
              <w:spacing w:before="60" w:after="40" w:line="20" w:lineRule="atLeast"/>
              <w:jc w:val="center"/>
              <w:rPr>
                <w:b/>
              </w:rPr>
            </w:pPr>
            <w:r w:rsidRPr="00725372">
              <w:rPr>
                <w:b/>
              </w:rPr>
              <w:t>10 600</w:t>
            </w:r>
          </w:p>
        </w:tc>
      </w:tr>
    </w:tbl>
    <w:p w14:paraId="401B069E" w14:textId="77777777" w:rsidR="002C333D" w:rsidRPr="00725372" w:rsidRDefault="002C333D" w:rsidP="002C333D">
      <w:pPr>
        <w:rPr>
          <w:rFonts w:cs="Segoe UI"/>
        </w:rPr>
      </w:pPr>
    </w:p>
    <w:tbl>
      <w:tblPr>
        <w:tblStyle w:val="TableGrid"/>
        <w:tblW w:w="8926" w:type="dxa"/>
        <w:jc w:val="center"/>
        <w:tblLayout w:type="fixed"/>
        <w:tblCellMar>
          <w:top w:w="85" w:type="dxa"/>
          <w:bottom w:w="85" w:type="dxa"/>
        </w:tblCellMar>
        <w:tblLook w:val="04A0" w:firstRow="1" w:lastRow="0" w:firstColumn="1" w:lastColumn="0" w:noHBand="0" w:noVBand="1"/>
      </w:tblPr>
      <w:tblGrid>
        <w:gridCol w:w="1980"/>
        <w:gridCol w:w="1701"/>
        <w:gridCol w:w="1701"/>
        <w:gridCol w:w="1701"/>
        <w:gridCol w:w="1843"/>
      </w:tblGrid>
      <w:tr w:rsidR="002C333D" w:rsidRPr="00725372" w14:paraId="2663D2D3" w14:textId="77777777" w:rsidTr="002B6EDD">
        <w:trPr>
          <w:jc w:val="center"/>
        </w:trPr>
        <w:tc>
          <w:tcPr>
            <w:tcW w:w="8926" w:type="dxa"/>
            <w:gridSpan w:val="5"/>
            <w:tcBorders>
              <w:top w:val="nil"/>
              <w:left w:val="nil"/>
              <w:right w:val="nil"/>
            </w:tcBorders>
            <w:shd w:val="clear" w:color="auto" w:fill="FFFFFF" w:themeFill="background1"/>
            <w:vAlign w:val="center"/>
          </w:tcPr>
          <w:p w14:paraId="67D9B78F" w14:textId="4C114A87" w:rsidR="002C333D" w:rsidRPr="00725372" w:rsidRDefault="002C333D" w:rsidP="001A3CD7">
            <w:pPr>
              <w:pStyle w:val="Caption"/>
            </w:pPr>
            <w:bookmarkStart w:id="6404" w:name="_Ref107922506"/>
            <w:bookmarkStart w:id="6405" w:name="_Toc195865390"/>
            <w:r w:rsidRPr="00725372">
              <w:t xml:space="preserve">Table </w:t>
            </w:r>
            <w:r w:rsidRPr="00725372">
              <w:fldChar w:fldCharType="begin"/>
            </w:r>
            <w:r w:rsidRPr="00725372">
              <w:instrText xml:space="preserve"> SEQ Table \* ARABIC </w:instrText>
            </w:r>
            <w:r w:rsidRPr="00725372">
              <w:fldChar w:fldCharType="separate"/>
            </w:r>
            <w:r w:rsidR="00711812">
              <w:rPr>
                <w:noProof/>
              </w:rPr>
              <w:t>20</w:t>
            </w:r>
            <w:r w:rsidRPr="00725372">
              <w:fldChar w:fldCharType="end"/>
            </w:r>
            <w:bookmarkEnd w:id="6404"/>
            <w:r w:rsidRPr="00725372">
              <w:t> Cold masses at 40 K / 60 K</w:t>
            </w:r>
            <w:bookmarkEnd w:id="6405"/>
          </w:p>
        </w:tc>
      </w:tr>
      <w:tr w:rsidR="002C333D" w:rsidRPr="00725372" w14:paraId="44D9D271" w14:textId="77777777" w:rsidTr="002B6EDD">
        <w:trPr>
          <w:jc w:val="center"/>
        </w:trPr>
        <w:tc>
          <w:tcPr>
            <w:tcW w:w="1980" w:type="dxa"/>
            <w:vAlign w:val="center"/>
          </w:tcPr>
          <w:p w14:paraId="5E9BB561" w14:textId="77777777" w:rsidR="002C333D" w:rsidRPr="00725372" w:rsidRDefault="002C333D" w:rsidP="002B6EDD">
            <w:pPr>
              <w:pStyle w:val="AASemiBold"/>
              <w:spacing w:before="60" w:after="40" w:line="240" w:lineRule="auto"/>
              <w:contextualSpacing/>
              <w:jc w:val="center"/>
            </w:pPr>
            <w:r w:rsidRPr="00725372">
              <w:t>Estimated weight</w:t>
            </w:r>
          </w:p>
        </w:tc>
        <w:tc>
          <w:tcPr>
            <w:tcW w:w="1701" w:type="dxa"/>
            <w:vAlign w:val="center"/>
          </w:tcPr>
          <w:p w14:paraId="168A2415" w14:textId="77777777" w:rsidR="002C333D" w:rsidRPr="00725372" w:rsidRDefault="002C333D" w:rsidP="002B6EDD">
            <w:pPr>
              <w:pStyle w:val="AASemiBold"/>
              <w:spacing w:before="60" w:after="40" w:line="240" w:lineRule="auto"/>
              <w:contextualSpacing/>
              <w:jc w:val="center"/>
            </w:pPr>
            <w:r w:rsidRPr="00725372">
              <w:t>Cryomodule (QM) Thermal Shields</w:t>
            </w:r>
          </w:p>
          <w:p w14:paraId="4C96E4F0" w14:textId="77777777" w:rsidR="002C333D" w:rsidRPr="00725372" w:rsidRDefault="002C333D" w:rsidP="002B6EDD">
            <w:pPr>
              <w:pStyle w:val="AASemiBold"/>
              <w:spacing w:before="60" w:after="40" w:line="240" w:lineRule="auto"/>
              <w:contextualSpacing/>
              <w:jc w:val="center"/>
            </w:pPr>
            <w:r w:rsidRPr="00725372">
              <w:t>For 1 QM</w:t>
            </w:r>
          </w:p>
        </w:tc>
        <w:tc>
          <w:tcPr>
            <w:tcW w:w="1701" w:type="dxa"/>
            <w:vAlign w:val="center"/>
          </w:tcPr>
          <w:p w14:paraId="53D9A493" w14:textId="77777777" w:rsidR="002C333D" w:rsidRPr="00725372" w:rsidRDefault="002C333D" w:rsidP="002B6EDD">
            <w:pPr>
              <w:pStyle w:val="AASemiBold"/>
              <w:spacing w:before="60" w:after="40" w:line="240" w:lineRule="auto"/>
              <w:contextualSpacing/>
              <w:jc w:val="center"/>
            </w:pPr>
            <w:r w:rsidRPr="00725372">
              <w:t>Cold Valve Box (QVB) Thermal Shields</w:t>
            </w:r>
          </w:p>
          <w:p w14:paraId="5F8B8FFD" w14:textId="77777777" w:rsidR="002C333D" w:rsidRPr="00725372" w:rsidRDefault="002C333D" w:rsidP="002B6EDD">
            <w:pPr>
              <w:pStyle w:val="AASemiBold"/>
              <w:spacing w:before="60" w:after="40" w:line="240" w:lineRule="auto"/>
              <w:contextualSpacing/>
              <w:jc w:val="center"/>
            </w:pPr>
            <w:r w:rsidRPr="00725372">
              <w:t>For 1 QM</w:t>
            </w:r>
          </w:p>
        </w:tc>
        <w:tc>
          <w:tcPr>
            <w:tcW w:w="1701" w:type="dxa"/>
            <w:vAlign w:val="center"/>
          </w:tcPr>
          <w:p w14:paraId="081FCF08" w14:textId="77777777" w:rsidR="002C333D" w:rsidRPr="00725372" w:rsidRDefault="002C333D" w:rsidP="002B6EDD">
            <w:pPr>
              <w:pStyle w:val="AASemiBold"/>
              <w:spacing w:before="60" w:after="40" w:line="240" w:lineRule="auto"/>
              <w:contextualSpacing/>
              <w:jc w:val="center"/>
            </w:pPr>
            <w:r w:rsidRPr="00725372">
              <w:t>Thermal Shields</w:t>
            </w:r>
          </w:p>
          <w:p w14:paraId="47560B85" w14:textId="77777777" w:rsidR="002C333D" w:rsidRPr="00725372" w:rsidRDefault="002C333D" w:rsidP="002B6EDD">
            <w:pPr>
              <w:pStyle w:val="AASemiBold"/>
              <w:spacing w:before="60" w:after="40" w:line="240" w:lineRule="auto"/>
              <w:contextualSpacing/>
              <w:jc w:val="center"/>
            </w:pPr>
            <w:r w:rsidRPr="00725372">
              <w:t>(in cryogenic lines)</w:t>
            </w:r>
          </w:p>
        </w:tc>
        <w:tc>
          <w:tcPr>
            <w:tcW w:w="1843" w:type="dxa"/>
            <w:shd w:val="clear" w:color="auto" w:fill="EBD9ED" w:themeFill="accent2" w:themeFillTint="33"/>
            <w:vAlign w:val="center"/>
          </w:tcPr>
          <w:p w14:paraId="4B04CE33" w14:textId="77777777" w:rsidR="002C333D" w:rsidRPr="00725372" w:rsidRDefault="002C333D" w:rsidP="002B6EDD">
            <w:pPr>
              <w:pStyle w:val="AASemiBold"/>
              <w:spacing w:before="60" w:after="40" w:line="240" w:lineRule="auto"/>
              <w:contextualSpacing/>
              <w:jc w:val="center"/>
            </w:pPr>
            <w:r w:rsidRPr="00725372">
              <w:t>TOTAL cold mass</w:t>
            </w:r>
          </w:p>
          <w:p w14:paraId="12674F0D" w14:textId="77777777" w:rsidR="002C333D" w:rsidRPr="00725372" w:rsidRDefault="002C333D" w:rsidP="002B6EDD">
            <w:pPr>
              <w:pStyle w:val="AASemiBold"/>
              <w:spacing w:before="60" w:after="40" w:line="240" w:lineRule="auto"/>
              <w:contextualSpacing/>
              <w:jc w:val="center"/>
            </w:pPr>
            <w:r w:rsidRPr="00725372">
              <w:t>for 30 cryomodules</w:t>
            </w:r>
          </w:p>
          <w:p w14:paraId="20505501" w14:textId="77777777" w:rsidR="002C333D" w:rsidRPr="00725372" w:rsidRDefault="002C333D" w:rsidP="002B6EDD">
            <w:pPr>
              <w:pStyle w:val="AASemiBold"/>
              <w:spacing w:before="60" w:after="40" w:line="240" w:lineRule="auto"/>
              <w:contextualSpacing/>
              <w:jc w:val="center"/>
            </w:pPr>
            <w:r w:rsidRPr="00725372">
              <w:t>(40-60 K)</w:t>
            </w:r>
          </w:p>
        </w:tc>
      </w:tr>
      <w:tr w:rsidR="002C333D" w:rsidRPr="00725372" w14:paraId="1366D1CA" w14:textId="77777777" w:rsidTr="002B6EDD">
        <w:trPr>
          <w:jc w:val="center"/>
        </w:trPr>
        <w:tc>
          <w:tcPr>
            <w:tcW w:w="1980" w:type="dxa"/>
            <w:vAlign w:val="center"/>
          </w:tcPr>
          <w:p w14:paraId="736B1309"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Stainless Steel (kg)</w:t>
            </w:r>
          </w:p>
        </w:tc>
        <w:tc>
          <w:tcPr>
            <w:tcW w:w="1701" w:type="dxa"/>
            <w:vAlign w:val="center"/>
          </w:tcPr>
          <w:p w14:paraId="6DC6463D" w14:textId="77777777" w:rsidR="002C333D" w:rsidRPr="00725372" w:rsidRDefault="002C333D" w:rsidP="002B6EDD">
            <w:pPr>
              <w:spacing w:before="60" w:after="40" w:line="240" w:lineRule="auto"/>
              <w:contextualSpacing/>
              <w:jc w:val="center"/>
              <w:rPr>
                <w:rFonts w:cs="Segoe UI"/>
              </w:rPr>
            </w:pPr>
            <w:r w:rsidRPr="00725372">
              <w:rPr>
                <w:rFonts w:cs="Segoe UI"/>
              </w:rPr>
              <w:t>30</w:t>
            </w:r>
          </w:p>
        </w:tc>
        <w:tc>
          <w:tcPr>
            <w:tcW w:w="1701" w:type="dxa"/>
            <w:vAlign w:val="center"/>
          </w:tcPr>
          <w:p w14:paraId="6A8189AB" w14:textId="77777777" w:rsidR="002C333D" w:rsidRPr="00725372" w:rsidRDefault="002C333D" w:rsidP="002B6EDD">
            <w:pPr>
              <w:spacing w:before="60" w:after="40" w:line="240" w:lineRule="auto"/>
              <w:contextualSpacing/>
              <w:jc w:val="center"/>
              <w:rPr>
                <w:rFonts w:cs="Segoe UI"/>
              </w:rPr>
            </w:pPr>
            <w:r w:rsidRPr="00725372">
              <w:rPr>
                <w:rFonts w:cs="Segoe UI"/>
              </w:rPr>
              <w:t>20</w:t>
            </w:r>
          </w:p>
        </w:tc>
        <w:tc>
          <w:tcPr>
            <w:tcW w:w="1701" w:type="dxa"/>
            <w:vAlign w:val="center"/>
          </w:tcPr>
          <w:p w14:paraId="068B5A8A" w14:textId="77777777" w:rsidR="002C333D" w:rsidRPr="00725372" w:rsidRDefault="002C333D" w:rsidP="002B6EDD">
            <w:pPr>
              <w:spacing w:before="60" w:after="40" w:line="240" w:lineRule="auto"/>
              <w:contextualSpacing/>
              <w:jc w:val="center"/>
              <w:rPr>
                <w:rFonts w:cs="Segoe UI"/>
              </w:rPr>
            </w:pPr>
            <w:r w:rsidRPr="00725372">
              <w:rPr>
                <w:rFonts w:cs="Segoe UI"/>
              </w:rPr>
              <w:t>1 000</w:t>
            </w:r>
          </w:p>
        </w:tc>
        <w:tc>
          <w:tcPr>
            <w:tcW w:w="1843" w:type="dxa"/>
            <w:shd w:val="clear" w:color="auto" w:fill="EBD9ED" w:themeFill="accent2" w:themeFillTint="33"/>
            <w:vAlign w:val="center"/>
          </w:tcPr>
          <w:p w14:paraId="2B1D0573" w14:textId="77777777" w:rsidR="002C333D" w:rsidRPr="00725372" w:rsidRDefault="002C333D" w:rsidP="002B6EDD">
            <w:pPr>
              <w:spacing w:before="60" w:after="40" w:line="240" w:lineRule="auto"/>
              <w:contextualSpacing/>
              <w:jc w:val="center"/>
              <w:rPr>
                <w:rFonts w:cs="Segoe UI"/>
              </w:rPr>
            </w:pPr>
            <w:r w:rsidRPr="00725372">
              <w:rPr>
                <w:rFonts w:cs="Segoe UI"/>
              </w:rPr>
              <w:t>2 500</w:t>
            </w:r>
          </w:p>
        </w:tc>
      </w:tr>
      <w:tr w:rsidR="002C333D" w:rsidRPr="00725372" w14:paraId="185A2D86" w14:textId="77777777" w:rsidTr="002B6EDD">
        <w:trPr>
          <w:jc w:val="center"/>
        </w:trPr>
        <w:tc>
          <w:tcPr>
            <w:tcW w:w="1980" w:type="dxa"/>
            <w:vAlign w:val="center"/>
          </w:tcPr>
          <w:p w14:paraId="6A8AF105"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Copper (kg)</w:t>
            </w:r>
          </w:p>
        </w:tc>
        <w:tc>
          <w:tcPr>
            <w:tcW w:w="1701" w:type="dxa"/>
            <w:vAlign w:val="center"/>
          </w:tcPr>
          <w:p w14:paraId="6F4D4752" w14:textId="77777777" w:rsidR="002C333D" w:rsidRPr="00725372" w:rsidRDefault="002C333D" w:rsidP="002B6EDD">
            <w:pPr>
              <w:spacing w:before="60" w:after="40" w:line="240" w:lineRule="auto"/>
              <w:contextualSpacing/>
              <w:jc w:val="center"/>
              <w:rPr>
                <w:rFonts w:cs="Segoe UI"/>
              </w:rPr>
            </w:pPr>
            <w:r w:rsidRPr="00725372">
              <w:rPr>
                <w:rFonts w:cs="Segoe UI"/>
              </w:rPr>
              <w:t>120</w:t>
            </w:r>
          </w:p>
        </w:tc>
        <w:tc>
          <w:tcPr>
            <w:tcW w:w="1701" w:type="dxa"/>
            <w:vAlign w:val="center"/>
          </w:tcPr>
          <w:p w14:paraId="02B61452" w14:textId="77777777" w:rsidR="002C333D" w:rsidRPr="00725372" w:rsidRDefault="002C333D" w:rsidP="002B6EDD">
            <w:pPr>
              <w:spacing w:before="60" w:after="40" w:line="240" w:lineRule="auto"/>
              <w:contextualSpacing/>
              <w:jc w:val="center"/>
              <w:rPr>
                <w:rFonts w:cs="Segoe UI"/>
              </w:rPr>
            </w:pPr>
            <w:r w:rsidRPr="00725372">
              <w:rPr>
                <w:rFonts w:cs="Segoe UI"/>
              </w:rPr>
              <w:t>80</w:t>
            </w:r>
          </w:p>
        </w:tc>
        <w:tc>
          <w:tcPr>
            <w:tcW w:w="1701" w:type="dxa"/>
            <w:vAlign w:val="center"/>
          </w:tcPr>
          <w:p w14:paraId="1E364743" w14:textId="77777777" w:rsidR="002C333D" w:rsidRPr="00725372" w:rsidRDefault="002C333D" w:rsidP="002B6EDD">
            <w:pPr>
              <w:spacing w:before="60" w:after="40" w:line="240" w:lineRule="auto"/>
              <w:contextualSpacing/>
              <w:jc w:val="center"/>
              <w:rPr>
                <w:rFonts w:cs="Segoe UI"/>
              </w:rPr>
            </w:pPr>
            <w:r w:rsidRPr="00725372">
              <w:rPr>
                <w:rFonts w:cs="Segoe UI"/>
              </w:rPr>
              <w:t>To be refined</w:t>
            </w:r>
          </w:p>
        </w:tc>
        <w:tc>
          <w:tcPr>
            <w:tcW w:w="1843" w:type="dxa"/>
            <w:shd w:val="clear" w:color="auto" w:fill="EBD9ED" w:themeFill="accent2" w:themeFillTint="33"/>
            <w:vAlign w:val="center"/>
          </w:tcPr>
          <w:p w14:paraId="23589509" w14:textId="77777777" w:rsidR="002C333D" w:rsidRPr="00725372" w:rsidRDefault="002C333D" w:rsidP="002B6EDD">
            <w:pPr>
              <w:spacing w:before="60" w:after="40" w:line="240" w:lineRule="auto"/>
              <w:contextualSpacing/>
              <w:jc w:val="center"/>
              <w:rPr>
                <w:rFonts w:cs="Segoe UI"/>
              </w:rPr>
            </w:pPr>
            <w:r w:rsidRPr="00725372">
              <w:rPr>
                <w:rFonts w:cs="Segoe UI"/>
              </w:rPr>
              <w:t>6 000</w:t>
            </w:r>
          </w:p>
        </w:tc>
      </w:tr>
      <w:tr w:rsidR="002C333D" w:rsidRPr="00725372" w14:paraId="42C4D84E" w14:textId="77777777" w:rsidTr="002B6EDD">
        <w:trPr>
          <w:jc w:val="center"/>
        </w:trPr>
        <w:tc>
          <w:tcPr>
            <w:tcW w:w="1980" w:type="dxa"/>
            <w:vAlign w:val="center"/>
          </w:tcPr>
          <w:p w14:paraId="56912A72"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Aluminum (kg)</w:t>
            </w:r>
          </w:p>
        </w:tc>
        <w:tc>
          <w:tcPr>
            <w:tcW w:w="1701" w:type="dxa"/>
            <w:vAlign w:val="center"/>
          </w:tcPr>
          <w:p w14:paraId="1A163D2B" w14:textId="77777777" w:rsidR="002C333D" w:rsidRPr="00725372" w:rsidRDefault="002C333D" w:rsidP="002B6EDD">
            <w:pPr>
              <w:spacing w:before="60" w:after="40" w:line="240" w:lineRule="auto"/>
              <w:contextualSpacing/>
              <w:jc w:val="center"/>
              <w:rPr>
                <w:rFonts w:cs="Segoe UI"/>
              </w:rPr>
            </w:pPr>
          </w:p>
        </w:tc>
        <w:tc>
          <w:tcPr>
            <w:tcW w:w="1701" w:type="dxa"/>
            <w:vAlign w:val="center"/>
          </w:tcPr>
          <w:p w14:paraId="623567B8" w14:textId="77777777" w:rsidR="002C333D" w:rsidRPr="00725372" w:rsidRDefault="002C333D" w:rsidP="002B6EDD">
            <w:pPr>
              <w:spacing w:before="60" w:after="40" w:line="240" w:lineRule="auto"/>
              <w:contextualSpacing/>
              <w:jc w:val="center"/>
              <w:rPr>
                <w:rFonts w:cs="Segoe UI"/>
              </w:rPr>
            </w:pPr>
          </w:p>
        </w:tc>
        <w:tc>
          <w:tcPr>
            <w:tcW w:w="1701" w:type="dxa"/>
            <w:vAlign w:val="center"/>
          </w:tcPr>
          <w:p w14:paraId="35D8FA86" w14:textId="77777777" w:rsidR="002C333D" w:rsidRPr="00725372" w:rsidRDefault="002C333D" w:rsidP="002B6EDD">
            <w:pPr>
              <w:spacing w:before="60" w:after="40" w:line="240" w:lineRule="auto"/>
              <w:contextualSpacing/>
              <w:jc w:val="center"/>
              <w:rPr>
                <w:rFonts w:cs="Segoe UI"/>
              </w:rPr>
            </w:pPr>
            <w:r w:rsidRPr="00725372">
              <w:rPr>
                <w:rFonts w:cs="Segoe UI"/>
              </w:rPr>
              <w:t>2 000</w:t>
            </w:r>
          </w:p>
          <w:p w14:paraId="600FCA1C" w14:textId="77777777" w:rsidR="002C333D" w:rsidRPr="00725372" w:rsidRDefault="002C333D" w:rsidP="002B6EDD">
            <w:pPr>
              <w:spacing w:before="60" w:after="40" w:line="240" w:lineRule="auto"/>
              <w:contextualSpacing/>
              <w:jc w:val="center"/>
              <w:rPr>
                <w:rFonts w:cs="Segoe UI"/>
              </w:rPr>
            </w:pPr>
            <w:r w:rsidRPr="00725372">
              <w:rPr>
                <w:rFonts w:cs="Segoe UI"/>
                <w:sz w:val="18"/>
                <w:szCs w:val="20"/>
              </w:rPr>
              <w:t>(thickness 3 mm for the TS)</w:t>
            </w:r>
          </w:p>
        </w:tc>
        <w:tc>
          <w:tcPr>
            <w:tcW w:w="1843" w:type="dxa"/>
            <w:shd w:val="clear" w:color="auto" w:fill="EBD9ED" w:themeFill="accent2" w:themeFillTint="33"/>
            <w:vAlign w:val="center"/>
          </w:tcPr>
          <w:p w14:paraId="58C96F6F" w14:textId="77777777" w:rsidR="002C333D" w:rsidRPr="00725372" w:rsidRDefault="002C333D" w:rsidP="002B6EDD">
            <w:pPr>
              <w:spacing w:before="60" w:after="40" w:line="240" w:lineRule="auto"/>
              <w:contextualSpacing/>
              <w:jc w:val="center"/>
              <w:rPr>
                <w:rFonts w:cs="Segoe UI"/>
              </w:rPr>
            </w:pPr>
            <w:r w:rsidRPr="00725372">
              <w:rPr>
                <w:rFonts w:cs="Segoe UI"/>
              </w:rPr>
              <w:t>2 000</w:t>
            </w:r>
          </w:p>
        </w:tc>
      </w:tr>
      <w:tr w:rsidR="002C333D" w:rsidRPr="00725372" w14:paraId="369FC9F9" w14:textId="77777777" w:rsidTr="002B6EDD">
        <w:trPr>
          <w:trHeight w:val="179"/>
          <w:jc w:val="center"/>
        </w:trPr>
        <w:tc>
          <w:tcPr>
            <w:tcW w:w="1980" w:type="dxa"/>
            <w:vAlign w:val="center"/>
          </w:tcPr>
          <w:p w14:paraId="14AB0028" w14:textId="77777777" w:rsidR="002C333D" w:rsidRPr="00725372" w:rsidRDefault="002C333D" w:rsidP="002B6EDD">
            <w:pPr>
              <w:pStyle w:val="AASemiBold"/>
              <w:jc w:val="center"/>
              <w:rPr>
                <w:b/>
                <w:bCs/>
              </w:rPr>
            </w:pPr>
            <w:r w:rsidRPr="00725372">
              <w:rPr>
                <w:b/>
                <w:bCs/>
              </w:rPr>
              <w:t>Total (kg)</w:t>
            </w:r>
          </w:p>
        </w:tc>
        <w:tc>
          <w:tcPr>
            <w:tcW w:w="1701" w:type="dxa"/>
            <w:vAlign w:val="center"/>
          </w:tcPr>
          <w:p w14:paraId="7F31AD82" w14:textId="77777777" w:rsidR="002C333D" w:rsidRPr="00725372" w:rsidRDefault="002C333D" w:rsidP="002B6EDD">
            <w:pPr>
              <w:pStyle w:val="AASemiBold"/>
              <w:jc w:val="center"/>
              <w:rPr>
                <w:b/>
                <w:bCs/>
              </w:rPr>
            </w:pPr>
            <w:r w:rsidRPr="00725372">
              <w:rPr>
                <w:b/>
                <w:bCs/>
              </w:rPr>
              <w:t>150</w:t>
            </w:r>
          </w:p>
        </w:tc>
        <w:tc>
          <w:tcPr>
            <w:tcW w:w="1701" w:type="dxa"/>
            <w:vAlign w:val="center"/>
          </w:tcPr>
          <w:p w14:paraId="2FDA5029" w14:textId="77777777" w:rsidR="002C333D" w:rsidRPr="00725372" w:rsidRDefault="002C333D" w:rsidP="002B6EDD">
            <w:pPr>
              <w:pStyle w:val="AASemiBold"/>
              <w:jc w:val="center"/>
              <w:rPr>
                <w:b/>
                <w:bCs/>
              </w:rPr>
            </w:pPr>
            <w:r w:rsidRPr="00725372">
              <w:rPr>
                <w:b/>
                <w:bCs/>
              </w:rPr>
              <w:t>100</w:t>
            </w:r>
          </w:p>
        </w:tc>
        <w:tc>
          <w:tcPr>
            <w:tcW w:w="1701" w:type="dxa"/>
            <w:vAlign w:val="center"/>
          </w:tcPr>
          <w:p w14:paraId="6541F927" w14:textId="77777777" w:rsidR="002C333D" w:rsidRPr="00725372" w:rsidRDefault="002C333D" w:rsidP="002B6EDD">
            <w:pPr>
              <w:pStyle w:val="AASemiBold"/>
              <w:jc w:val="center"/>
              <w:rPr>
                <w:b/>
                <w:bCs/>
              </w:rPr>
            </w:pPr>
            <w:r w:rsidRPr="00725372">
              <w:rPr>
                <w:b/>
                <w:bCs/>
              </w:rPr>
              <w:t>3 000</w:t>
            </w:r>
          </w:p>
        </w:tc>
        <w:tc>
          <w:tcPr>
            <w:tcW w:w="1843" w:type="dxa"/>
            <w:shd w:val="clear" w:color="auto" w:fill="EBD9ED" w:themeFill="accent2" w:themeFillTint="33"/>
            <w:vAlign w:val="center"/>
          </w:tcPr>
          <w:p w14:paraId="2F003937" w14:textId="77777777" w:rsidR="002C333D" w:rsidRPr="00725372" w:rsidRDefault="002C333D" w:rsidP="002B6EDD">
            <w:pPr>
              <w:pStyle w:val="AASemiBold"/>
              <w:jc w:val="center"/>
              <w:rPr>
                <w:b/>
                <w:bCs/>
              </w:rPr>
            </w:pPr>
            <w:r w:rsidRPr="00725372">
              <w:rPr>
                <w:b/>
                <w:bCs/>
              </w:rPr>
              <w:t>10 500</w:t>
            </w:r>
          </w:p>
        </w:tc>
      </w:tr>
    </w:tbl>
    <w:p w14:paraId="2B142AE0" w14:textId="77777777" w:rsidR="002C333D" w:rsidRPr="00725372" w:rsidRDefault="002C333D" w:rsidP="002C333D">
      <w:pPr>
        <w:rPr>
          <w:rFonts w:cs="Segoe UI"/>
          <w:i/>
        </w:rPr>
      </w:pPr>
    </w:p>
    <w:p w14:paraId="54E18447" w14:textId="77777777" w:rsidR="002C333D" w:rsidRPr="00725372" w:rsidRDefault="002C333D" w:rsidP="002C333D">
      <w:pPr>
        <w:pStyle w:val="regular"/>
      </w:pPr>
    </w:p>
    <w:p w14:paraId="6FC352E7" w14:textId="77777777" w:rsidR="002C333D" w:rsidRPr="00725372" w:rsidRDefault="002C333D">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263A83FD" w14:textId="6C93DBD2" w:rsidR="002C333D" w:rsidRPr="00725372" w:rsidRDefault="002C333D" w:rsidP="002C333D">
      <w:pPr>
        <w:pStyle w:val="Heading2numbered"/>
      </w:pPr>
      <w:bookmarkStart w:id="6406" w:name="_Toc198518507"/>
      <w:commentRangeStart w:id="6407"/>
      <w:commentRangeStart w:id="6408"/>
      <w:r w:rsidRPr="00725372">
        <w:lastRenderedPageBreak/>
        <w:t xml:space="preserve">PFD of the QVE </w:t>
      </w:r>
      <w:r w:rsidRPr="00725372">
        <w:rPr>
          <w:color w:val="auto"/>
        </w:rPr>
        <w:t>(</w:t>
      </w:r>
      <w:r w:rsidRPr="00725372">
        <w:rPr>
          <w:rFonts w:ascii="Segoe UI" w:hAnsi="Segoe UI" w:cs="Segoe UI"/>
          <w:color w:val="auto"/>
        </w:rPr>
        <w:t xml:space="preserve">not included in the </w:t>
      </w:r>
      <w:r w:rsidR="00A156C9">
        <w:rPr>
          <w:rFonts w:ascii="Segoe UI" w:hAnsi="Segoe UI" w:cs="Segoe UI"/>
          <w:color w:val="auto"/>
        </w:rPr>
        <w:t>QPLANT</w:t>
      </w:r>
      <w:r w:rsidRPr="00725372">
        <w:rPr>
          <w:rFonts w:ascii="Segoe UI" w:hAnsi="Segoe UI" w:cs="Segoe UI"/>
          <w:color w:val="auto"/>
        </w:rPr>
        <w:t xml:space="preserve"> procurement</w:t>
      </w:r>
      <w:r w:rsidRPr="00725372">
        <w:rPr>
          <w:color w:val="auto"/>
        </w:rPr>
        <w:t>)</w:t>
      </w:r>
      <w:commentRangeEnd w:id="6407"/>
      <w:r w:rsidR="00FC186B">
        <w:rPr>
          <w:rStyle w:val="CommentReference"/>
          <w:rFonts w:ascii="Segoe UI" w:eastAsia="Calibri" w:hAnsi="Segoe UI"/>
          <w:bCs w:val="0"/>
          <w:color w:val="auto"/>
          <w:shd w:val="clear" w:color="auto" w:fill="auto"/>
        </w:rPr>
        <w:commentReference w:id="6407"/>
      </w:r>
      <w:commentRangeEnd w:id="6408"/>
      <w:r w:rsidR="006814D5">
        <w:rPr>
          <w:rStyle w:val="CommentReference"/>
          <w:rFonts w:ascii="Segoe UI" w:eastAsia="Calibri" w:hAnsi="Segoe UI"/>
          <w:bCs w:val="0"/>
          <w:color w:val="auto"/>
          <w:shd w:val="clear" w:color="auto" w:fill="auto"/>
        </w:rPr>
        <w:commentReference w:id="6408"/>
      </w:r>
      <w:bookmarkEnd w:id="6406"/>
    </w:p>
    <w:p w14:paraId="2529E7CF" w14:textId="77777777" w:rsidR="002C333D" w:rsidRPr="00725372" w:rsidRDefault="002C333D" w:rsidP="002C333D">
      <w:pPr>
        <w:jc w:val="center"/>
        <w:rPr>
          <w:rFonts w:cs="Segoe UI"/>
          <w:i/>
        </w:rPr>
      </w:pPr>
      <w:r w:rsidRPr="00725372">
        <w:object w:dxaOrig="7621" w:dyaOrig="3252" w14:anchorId="22D8F4FF">
          <v:shape id="_x0000_i1027" type="#_x0000_t75" style="width:465.85pt;height:236.8pt" o:ole="">
            <v:imagedata r:id="rId56" o:title="" cropright="9558f"/>
          </v:shape>
          <o:OLEObject Type="Embed" ProgID="Visio.Drawing.15" ShapeID="_x0000_i1027" DrawAspect="Content" ObjectID="_1809131669" r:id="rId57"/>
        </w:object>
      </w:r>
    </w:p>
    <w:p w14:paraId="53AEAACB" w14:textId="580496B2" w:rsidR="002C333D" w:rsidRPr="00725372" w:rsidRDefault="002C333D" w:rsidP="001A3CD7">
      <w:pPr>
        <w:pStyle w:val="Caption"/>
      </w:pPr>
      <w:bookmarkStart w:id="6409" w:name="_Ref187146957"/>
      <w:bookmarkStart w:id="6410" w:name="_Toc190680906"/>
      <w:bookmarkStart w:id="6411" w:name="_Toc195865370"/>
      <w:r w:rsidRPr="00725372">
        <w:t xml:space="preserve">Figure </w:t>
      </w:r>
      <w:r w:rsidR="00B619DE">
        <w:fldChar w:fldCharType="begin"/>
      </w:r>
      <w:r w:rsidR="00B619DE">
        <w:instrText xml:space="preserve"> SEQ Figure \* ARABIC </w:instrText>
      </w:r>
      <w:r w:rsidR="00B619DE">
        <w:fldChar w:fldCharType="separate"/>
      </w:r>
      <w:r w:rsidR="00711812">
        <w:rPr>
          <w:noProof/>
        </w:rPr>
        <w:t>14</w:t>
      </w:r>
      <w:r w:rsidR="00B619DE">
        <w:fldChar w:fldCharType="end"/>
      </w:r>
      <w:bookmarkEnd w:id="6409"/>
      <w:r w:rsidRPr="00725372">
        <w:t xml:space="preserve"> General PFD of the QVE (end box) with interfaces</w:t>
      </w:r>
      <w:bookmarkEnd w:id="6410"/>
      <w:bookmarkEnd w:id="6411"/>
    </w:p>
    <w:p w14:paraId="41562CA9" w14:textId="77777777" w:rsidR="002C333D" w:rsidRPr="00725372" w:rsidRDefault="002C333D" w:rsidP="002C333D">
      <w:pPr>
        <w:pStyle w:val="regular"/>
        <w:jc w:val="center"/>
      </w:pPr>
    </w:p>
    <w:p w14:paraId="61045984" w14:textId="77777777" w:rsidR="002C333D" w:rsidRPr="00725372" w:rsidRDefault="002C333D" w:rsidP="002C333D">
      <w:pPr>
        <w:pStyle w:val="regular"/>
      </w:pPr>
    </w:p>
    <w:p w14:paraId="3DFA3752" w14:textId="352E43A4" w:rsidR="00A82573" w:rsidRPr="00725372" w:rsidRDefault="00A82573" w:rsidP="002C333D">
      <w:r w:rsidRPr="00725372">
        <w:br w:type="page"/>
      </w:r>
    </w:p>
    <w:p w14:paraId="5673903E" w14:textId="77777777" w:rsidR="002C333D" w:rsidRPr="00725372" w:rsidRDefault="002C333D" w:rsidP="002C333D">
      <w:pPr>
        <w:pStyle w:val="regular"/>
      </w:pPr>
    </w:p>
    <w:p w14:paraId="43292B97" w14:textId="77777777" w:rsidR="00A82573" w:rsidRPr="00725372" w:rsidRDefault="00A82573" w:rsidP="00A82573">
      <w:pPr>
        <w:pStyle w:val="Heading1"/>
      </w:pPr>
      <w:bookmarkStart w:id="6412" w:name="_Toc97036592"/>
      <w:bookmarkStart w:id="6413" w:name="_Toc198518508"/>
      <w:r w:rsidRPr="00725372">
        <w:t>Annexes</w:t>
      </w:r>
      <w:bookmarkEnd w:id="6412"/>
      <w:bookmarkEnd w:id="6413"/>
    </w:p>
    <w:p w14:paraId="1D7A21CA" w14:textId="77777777" w:rsidR="00A82573" w:rsidRPr="00725372" w:rsidRDefault="00A82573" w:rsidP="00A82573"/>
    <w:p w14:paraId="716F055E" w14:textId="77777777" w:rsidR="00A82573" w:rsidRPr="00725372" w:rsidRDefault="00A82573" w:rsidP="00A82573"/>
    <w:p w14:paraId="4B2DCFD3" w14:textId="77777777" w:rsidR="00A82573" w:rsidRPr="00725372" w:rsidRDefault="00A82573" w:rsidP="00A82573"/>
    <w:p w14:paraId="378AA20D" w14:textId="77777777" w:rsidR="00A82573" w:rsidRPr="00725372" w:rsidRDefault="00A82573" w:rsidP="00A82573">
      <w:pPr>
        <w:spacing w:after="160" w:line="259" w:lineRule="auto"/>
        <w:rPr>
          <w:rFonts w:eastAsia="Segoe UI"/>
          <w:b/>
          <w:color w:val="984A9C"/>
          <w:sz w:val="32"/>
        </w:rPr>
      </w:pPr>
    </w:p>
    <w:p w14:paraId="06F64E06" w14:textId="77777777" w:rsidR="00452B76" w:rsidRPr="00725372" w:rsidRDefault="00452B76" w:rsidP="00452B76"/>
    <w:p w14:paraId="1EF267E7" w14:textId="77777777" w:rsidR="000130EA" w:rsidRPr="00725372" w:rsidRDefault="000130EA" w:rsidP="00A806CB"/>
    <w:p w14:paraId="5488D771" w14:textId="0D89E700" w:rsidR="00C00338" w:rsidRDefault="00C00338">
      <w:pPr>
        <w:spacing w:after="160" w:line="259" w:lineRule="auto"/>
        <w:jc w:val="left"/>
      </w:pPr>
      <w:r>
        <w:br w:type="page"/>
      </w:r>
    </w:p>
    <w:p w14:paraId="05D8A288" w14:textId="4947C2F9" w:rsidR="00C00338" w:rsidRPr="00614921" w:rsidRDefault="00C00338" w:rsidP="00C00338">
      <w:pPr>
        <w:pStyle w:val="BulletListNormal"/>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lastRenderedPageBreak/>
        <w:t xml:space="preserve"> </w:t>
      </w:r>
    </w:p>
    <w:p w14:paraId="62DFFD44" w14:textId="77777777" w:rsidR="00C00338" w:rsidRPr="00614921" w:rsidRDefault="00C00338" w:rsidP="00C00338">
      <w:pPr>
        <w:pStyle w:val="BulletListNormal"/>
        <w:numPr>
          <w:ilvl w:val="0"/>
          <w:numId w:val="0"/>
        </w:numPr>
        <w:spacing w:before="0" w:line="240" w:lineRule="auto"/>
        <w:ind w:left="720" w:firstLine="36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Operational and maintenance expected needs over a defined period of 5 years including:</w:t>
      </w:r>
    </w:p>
    <w:p w14:paraId="46040CF1" w14:textId="77777777" w:rsidR="00C00338" w:rsidRPr="00614921" w:rsidRDefault="00C00338">
      <w:pPr>
        <w:pStyle w:val="BulletListNormal"/>
        <w:numPr>
          <w:ilvl w:val="1"/>
          <w:numId w:val="5"/>
        </w:numPr>
        <w:spacing w:line="240" w:lineRule="auto"/>
        <w:ind w:left="162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Preventive and corrective maintenance activities, software updates, calibration, compliance re-certifications, and energy efficiency optimization. Specific assumptions apply for forecasted OPEX:</w:t>
      </w:r>
    </w:p>
    <w:p w14:paraId="24716154" w14:textId="77777777" w:rsidR="00C00338" w:rsidRPr="00614921" w:rsidRDefault="00C00338">
      <w:pPr>
        <w:pStyle w:val="ListParagraph"/>
        <w:numPr>
          <w:ilvl w:val="0"/>
          <w:numId w:val="10"/>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Nitrogen cost: 250€/ton</w:t>
      </w:r>
    </w:p>
    <w:p w14:paraId="2CAF9CF2" w14:textId="77777777" w:rsidR="00C00338" w:rsidRPr="00614921" w:rsidRDefault="00C00338">
      <w:pPr>
        <w:pStyle w:val="ListParagraph"/>
        <w:numPr>
          <w:ilvl w:val="0"/>
          <w:numId w:val="10"/>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Electricity cost: 142 €/MWh</w:t>
      </w:r>
    </w:p>
    <w:p w14:paraId="6824CA0D" w14:textId="77777777" w:rsidR="00C00338" w:rsidRPr="00614921" w:rsidRDefault="00C00338">
      <w:pPr>
        <w:pStyle w:val="ListParagraph"/>
        <w:numPr>
          <w:ilvl w:val="0"/>
          <w:numId w:val="10"/>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Helium inventory: 250 €/kg (annual losses to be defined the Applicant)</w:t>
      </w:r>
    </w:p>
    <w:p w14:paraId="1E27B5A7" w14:textId="473C6E69" w:rsidR="00544B99" w:rsidRDefault="0081103D">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\h \z \c "DD #" </w:instrText>
      </w:r>
      <w:r>
        <w:fldChar w:fldCharType="separate"/>
      </w:r>
      <w:hyperlink w:anchor="_Toc198427123" w:history="1">
        <w:r w:rsidR="00544B99" w:rsidRPr="00B65AA8">
          <w:rPr>
            <w:rStyle w:val="Hyperlink"/>
            <w:noProof/>
          </w:rPr>
          <w:t>DD # 9ets</w:t>
        </w:r>
        <w:r w:rsidR="00544B99">
          <w:rPr>
            <w:noProof/>
            <w:webHidden/>
          </w:rPr>
          <w:tab/>
        </w:r>
        <w:r w:rsidR="00544B99">
          <w:rPr>
            <w:noProof/>
            <w:webHidden/>
          </w:rPr>
          <w:fldChar w:fldCharType="begin"/>
        </w:r>
        <w:r w:rsidR="00544B99">
          <w:rPr>
            <w:noProof/>
            <w:webHidden/>
          </w:rPr>
          <w:instrText xml:space="preserve"> PAGEREF _Toc198427123 \h </w:instrText>
        </w:r>
        <w:r w:rsidR="00544B99">
          <w:rPr>
            <w:noProof/>
            <w:webHidden/>
          </w:rPr>
        </w:r>
        <w:r w:rsidR="00544B99">
          <w:rPr>
            <w:noProof/>
            <w:webHidden/>
          </w:rPr>
          <w:fldChar w:fldCharType="separate"/>
        </w:r>
        <w:r w:rsidR="00711812">
          <w:rPr>
            <w:noProof/>
            <w:webHidden/>
          </w:rPr>
          <w:t>118</w:t>
        </w:r>
        <w:r w:rsidR="00544B99">
          <w:rPr>
            <w:noProof/>
            <w:webHidden/>
          </w:rPr>
          <w:fldChar w:fldCharType="end"/>
        </w:r>
      </w:hyperlink>
    </w:p>
    <w:p w14:paraId="7E6FB314" w14:textId="74708A34" w:rsidR="00A806CB" w:rsidRDefault="0081103D" w:rsidP="00A806CB">
      <w:pPr>
        <w:rPr>
          <w:ins w:id="6414" w:author="Jardin Maarten" w:date="2025-04-01T12:12:00Z"/>
        </w:rPr>
      </w:pPr>
      <w:r>
        <w:fldChar w:fldCharType="end"/>
      </w:r>
    </w:p>
    <w:p w14:paraId="30DE4BFE" w14:textId="15EDB6CF" w:rsidR="00792D94" w:rsidRDefault="00792D94" w:rsidP="00EE5517">
      <w:pPr>
        <w:keepNext/>
      </w:pPr>
    </w:p>
    <w:p w14:paraId="5B8AD34D" w14:textId="0DB96AF4" w:rsidR="00792D94" w:rsidRDefault="00792D94" w:rsidP="00EE5517">
      <w:pPr>
        <w:pStyle w:val="Caption"/>
        <w:jc w:val="both"/>
        <w:rPr>
          <w:ins w:id="6415" w:author="Jardin Maarten" w:date="2025-04-01T12:12:00Z"/>
        </w:rPr>
      </w:pPr>
      <w:bookmarkStart w:id="6416" w:name="_Ref194401989"/>
      <w:bookmarkStart w:id="6417" w:name="_Toc198427123"/>
      <w:ins w:id="6418" w:author="Jardin Maarten" w:date="2025-04-01T12:12:00Z">
        <w:r>
          <w:t xml:space="preserve">DD # </w:t>
        </w:r>
        <w:r>
          <w:fldChar w:fldCharType="begin"/>
        </w:r>
        <w:r>
          <w:instrText xml:space="preserve"> SEQ DD_# \* ARABIC </w:instrText>
        </w:r>
      </w:ins>
      <w:r>
        <w:fldChar w:fldCharType="separate"/>
      </w:r>
      <w:r w:rsidR="00711812">
        <w:rPr>
          <w:noProof/>
        </w:rPr>
        <w:t>1</w:t>
      </w:r>
      <w:ins w:id="6419" w:author="Jardin Maarten" w:date="2025-04-01T12:12:00Z">
        <w:r>
          <w:fldChar w:fldCharType="end"/>
        </w:r>
        <w:bookmarkEnd w:id="6416"/>
        <w:r>
          <w:t>ets</w:t>
        </w:r>
        <w:bookmarkEnd w:id="6417"/>
      </w:ins>
    </w:p>
    <w:p w14:paraId="7AC226F4" w14:textId="4CBFD35A" w:rsidR="00792D94" w:rsidRDefault="00792D94" w:rsidP="00792D94">
      <w:pPr>
        <w:rPr>
          <w:ins w:id="6420" w:author="Jardin Maarten" w:date="2025-04-01T12:12:00Z"/>
        </w:rPr>
      </w:pPr>
    </w:p>
    <w:p w14:paraId="761C01CD" w14:textId="3F7FC698" w:rsidR="00792D94" w:rsidRPr="00792D94" w:rsidRDefault="00792D94" w:rsidP="00792D94">
      <w:pPr>
        <w:rPr>
          <w:ins w:id="6421" w:author="Jardin Maarten" w:date="2025-04-01T12:12:00Z"/>
        </w:rPr>
      </w:pPr>
      <w:ins w:id="6422" w:author="Jardin Maarten" w:date="2025-04-01T12:12:00Z">
        <w:r>
          <w:fldChar w:fldCharType="begin"/>
        </w:r>
        <w:r>
          <w:instrText xml:space="preserve"> REF _Ref194401989 \h </w:instrText>
        </w:r>
      </w:ins>
      <w:r>
        <w:fldChar w:fldCharType="separate"/>
      </w:r>
      <w:ins w:id="6423" w:author="Jardin Maarten" w:date="2025-04-01T12:12:00Z">
        <w:r w:rsidR="00711812">
          <w:t xml:space="preserve">DD # </w:t>
        </w:r>
      </w:ins>
      <w:r w:rsidR="00711812">
        <w:rPr>
          <w:noProof/>
        </w:rPr>
        <w:t>1</w:t>
      </w:r>
      <w:ins w:id="6424" w:author="Jardin Maarten" w:date="2025-04-01T12:12:00Z">
        <w:r>
          <w:fldChar w:fldCharType="end"/>
        </w:r>
      </w:ins>
    </w:p>
    <w:p w14:paraId="0FAC0210" w14:textId="77777777" w:rsidR="00F87920" w:rsidRDefault="00F87920" w:rsidP="00792D94">
      <w:pPr>
        <w:rPr>
          <w:noProof/>
        </w:rPr>
      </w:pPr>
      <w:r>
        <w:br/>
      </w:r>
      <w:r>
        <w:fldChar w:fldCharType="begin"/>
      </w:r>
      <w:r>
        <w:instrText xml:space="preserve"> TOC \f F \t "[SysReq # 1]" \c </w:instrText>
      </w:r>
      <w:r>
        <w:fldChar w:fldCharType="separate"/>
      </w:r>
    </w:p>
    <w:p w14:paraId="54D7DED4" w14:textId="2C8784B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operate in “2K operation”  uninterrupted for at least 6 months.</w:t>
      </w:r>
      <w:r>
        <w:rPr>
          <w:noProof/>
        </w:rPr>
        <w:tab/>
      </w:r>
      <w:r>
        <w:rPr>
          <w:noProof/>
        </w:rPr>
        <w:fldChar w:fldCharType="begin"/>
      </w:r>
      <w:r>
        <w:rPr>
          <w:noProof/>
        </w:rPr>
        <w:instrText xml:space="preserve"> PAGEREF _Toc198519072 \h </w:instrText>
      </w:r>
      <w:r>
        <w:rPr>
          <w:noProof/>
        </w:rPr>
      </w:r>
      <w:r>
        <w:rPr>
          <w:noProof/>
        </w:rPr>
        <w:fldChar w:fldCharType="separate"/>
      </w:r>
      <w:r>
        <w:rPr>
          <w:noProof/>
        </w:rPr>
        <w:t>20</w:t>
      </w:r>
      <w:r>
        <w:rPr>
          <w:noProof/>
        </w:rPr>
        <w:fldChar w:fldCharType="end"/>
      </w:r>
    </w:p>
    <w:p w14:paraId="788C3BA3" w14:textId="6DD88CD9"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w:t>
      </w:r>
      <w:r>
        <w:rPr>
          <w:rFonts w:asciiTheme="minorHAnsi" w:eastAsiaTheme="minorEastAsia" w:hAnsiTheme="minorHAnsi" w:cstheme="minorBidi"/>
          <w:noProof/>
          <w:kern w:val="2"/>
          <w:sz w:val="24"/>
          <w:szCs w:val="24"/>
          <w:lang w:eastAsia="en-GB"/>
          <w14:ligatures w14:val="standardContextual"/>
        </w:rPr>
        <w:tab/>
      </w:r>
      <w:r w:rsidRPr="00DE3DAD">
        <w:rPr>
          <w:noProof/>
        </w:rPr>
        <w:t>The maintenance plan of the QPLANT shall adhere to the following constraints:</w:t>
      </w:r>
      <w:r>
        <w:rPr>
          <w:noProof/>
        </w:rPr>
        <w:tab/>
      </w:r>
      <w:r>
        <w:rPr>
          <w:noProof/>
        </w:rPr>
        <w:fldChar w:fldCharType="begin"/>
      </w:r>
      <w:r>
        <w:rPr>
          <w:noProof/>
        </w:rPr>
        <w:instrText xml:space="preserve"> PAGEREF _Toc198519073 \h </w:instrText>
      </w:r>
      <w:r>
        <w:rPr>
          <w:noProof/>
        </w:rPr>
      </w:r>
      <w:r>
        <w:rPr>
          <w:noProof/>
        </w:rPr>
        <w:fldChar w:fldCharType="separate"/>
      </w:r>
      <w:r>
        <w:rPr>
          <w:noProof/>
        </w:rPr>
        <w:t>20</w:t>
      </w:r>
      <w:r>
        <w:rPr>
          <w:noProof/>
        </w:rPr>
        <w:fldChar w:fldCharType="end"/>
      </w:r>
    </w:p>
    <w:p w14:paraId="36D8C723" w14:textId="3036D21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have a lifetime of at least 40 years.</w:t>
      </w:r>
      <w:r>
        <w:rPr>
          <w:noProof/>
        </w:rPr>
        <w:tab/>
      </w:r>
      <w:r>
        <w:rPr>
          <w:noProof/>
        </w:rPr>
        <w:fldChar w:fldCharType="begin"/>
      </w:r>
      <w:r>
        <w:rPr>
          <w:noProof/>
        </w:rPr>
        <w:instrText xml:space="preserve"> PAGEREF _Toc198519074 \h </w:instrText>
      </w:r>
      <w:r>
        <w:rPr>
          <w:noProof/>
        </w:rPr>
      </w:r>
      <w:r>
        <w:rPr>
          <w:noProof/>
        </w:rPr>
        <w:fldChar w:fldCharType="separate"/>
      </w:r>
      <w:r>
        <w:rPr>
          <w:noProof/>
        </w:rPr>
        <w:t>20</w:t>
      </w:r>
      <w:r>
        <w:rPr>
          <w:noProof/>
        </w:rPr>
        <w:fldChar w:fldCharType="end"/>
      </w:r>
    </w:p>
    <w:p w14:paraId="355C6B59" w14:textId="197B60D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withstand at least 50 warm-up/cool-down cycles (between 300 and 2K) during its lifetime.</w:t>
      </w:r>
      <w:r>
        <w:rPr>
          <w:noProof/>
        </w:rPr>
        <w:tab/>
      </w:r>
      <w:r>
        <w:rPr>
          <w:noProof/>
        </w:rPr>
        <w:fldChar w:fldCharType="begin"/>
      </w:r>
      <w:r>
        <w:rPr>
          <w:noProof/>
        </w:rPr>
        <w:instrText xml:space="preserve"> PAGEREF _Toc198519075 \h </w:instrText>
      </w:r>
      <w:r>
        <w:rPr>
          <w:noProof/>
        </w:rPr>
      </w:r>
      <w:r>
        <w:rPr>
          <w:noProof/>
        </w:rPr>
        <w:fldChar w:fldCharType="separate"/>
      </w:r>
      <w:r>
        <w:rPr>
          <w:noProof/>
        </w:rPr>
        <w:t>20</w:t>
      </w:r>
      <w:r>
        <w:rPr>
          <w:noProof/>
        </w:rPr>
        <w:fldChar w:fldCharType="end"/>
      </w:r>
    </w:p>
    <w:p w14:paraId="358F02CF" w14:textId="0E63D76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QPLANT shall operate in the operations scenarios given in </w:t>
      </w:r>
      <w:r>
        <w:rPr>
          <w:noProof/>
          <w:lang w:eastAsia="fr-FR"/>
        </w:rPr>
        <w:t>Table 2</w:t>
      </w:r>
      <w:r>
        <w:rPr>
          <w:noProof/>
        </w:rPr>
        <w:tab/>
      </w:r>
      <w:r>
        <w:rPr>
          <w:noProof/>
        </w:rPr>
        <w:fldChar w:fldCharType="begin"/>
      </w:r>
      <w:r>
        <w:rPr>
          <w:noProof/>
        </w:rPr>
        <w:instrText xml:space="preserve"> PAGEREF _Toc198519076 \h </w:instrText>
      </w:r>
      <w:r>
        <w:rPr>
          <w:noProof/>
        </w:rPr>
      </w:r>
      <w:r>
        <w:rPr>
          <w:noProof/>
        </w:rPr>
        <w:fldChar w:fldCharType="separate"/>
      </w:r>
      <w:r>
        <w:rPr>
          <w:noProof/>
        </w:rPr>
        <w:t>20</w:t>
      </w:r>
      <w:r>
        <w:rPr>
          <w:noProof/>
        </w:rPr>
        <w:fldChar w:fldCharType="end"/>
      </w:r>
    </w:p>
    <w:p w14:paraId="4A6B91FF" w14:textId="3E7A298C"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w:t>
      </w:r>
      <w:r>
        <w:rPr>
          <w:rFonts w:asciiTheme="minorHAnsi" w:eastAsiaTheme="minorEastAsia" w:hAnsiTheme="minorHAnsi" w:cstheme="minorBidi"/>
          <w:noProof/>
          <w:kern w:val="2"/>
          <w:sz w:val="24"/>
          <w:szCs w:val="24"/>
          <w:lang w:eastAsia="en-GB"/>
          <w14:ligatures w14:val="standardContextual"/>
        </w:rPr>
        <w:tab/>
      </w:r>
      <w:r>
        <w:rPr>
          <w:noProof/>
        </w:rPr>
        <w:t>When in 4.5K standby, the QPLANT shall allow the (partial) stop of the (cold and/or warm) VLP compressors.</w:t>
      </w:r>
      <w:r>
        <w:rPr>
          <w:noProof/>
        </w:rPr>
        <w:tab/>
      </w:r>
      <w:r>
        <w:rPr>
          <w:noProof/>
        </w:rPr>
        <w:fldChar w:fldCharType="begin"/>
      </w:r>
      <w:r>
        <w:rPr>
          <w:noProof/>
        </w:rPr>
        <w:instrText xml:space="preserve"> PAGEREF _Toc198519077 \h </w:instrText>
      </w:r>
      <w:r>
        <w:rPr>
          <w:noProof/>
        </w:rPr>
      </w:r>
      <w:r>
        <w:rPr>
          <w:noProof/>
        </w:rPr>
        <w:fldChar w:fldCharType="separate"/>
      </w:r>
      <w:r>
        <w:rPr>
          <w:noProof/>
        </w:rPr>
        <w:t>20</w:t>
      </w:r>
      <w:r>
        <w:rPr>
          <w:noProof/>
        </w:rPr>
        <w:fldChar w:fldCharType="end"/>
      </w:r>
    </w:p>
    <w:p w14:paraId="1BCCB277" w14:textId="6B27EB6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Arial" w:eastAsia="Times New Roman" w:hAnsi="Arial"/>
          <w:noProof/>
          <w:color w:val="02346E" w:themeColor="accent4" w:themeShade="BF"/>
          <w:lang w:eastAsia="fr-FR"/>
        </w:rPr>
        <w:t>QQQ_07.</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QPLANT shall support the transitions given in </w:t>
      </w:r>
      <w:r>
        <w:rPr>
          <w:noProof/>
          <w:lang w:eastAsia="fr-FR"/>
        </w:rPr>
        <w:t>Figure 6</w:t>
      </w:r>
      <w:r w:rsidRPr="00DE3DAD">
        <w:rPr>
          <w:noProof/>
        </w:rPr>
        <w:t>.</w:t>
      </w:r>
      <w:r>
        <w:rPr>
          <w:noProof/>
        </w:rPr>
        <w:tab/>
      </w:r>
      <w:r>
        <w:rPr>
          <w:noProof/>
        </w:rPr>
        <w:fldChar w:fldCharType="begin"/>
      </w:r>
      <w:r>
        <w:rPr>
          <w:noProof/>
        </w:rPr>
        <w:instrText xml:space="preserve"> PAGEREF _Toc198519078 \h </w:instrText>
      </w:r>
      <w:r>
        <w:rPr>
          <w:noProof/>
        </w:rPr>
      </w:r>
      <w:r>
        <w:rPr>
          <w:noProof/>
        </w:rPr>
        <w:fldChar w:fldCharType="separate"/>
      </w:r>
      <w:r>
        <w:rPr>
          <w:noProof/>
        </w:rPr>
        <w:t>21</w:t>
      </w:r>
      <w:r>
        <w:rPr>
          <w:noProof/>
        </w:rPr>
        <w:fldChar w:fldCharType="end"/>
      </w:r>
    </w:p>
    <w:p w14:paraId="16E73602" w14:textId="14A0273B"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696A0D">
        <w:rPr>
          <w:noProof/>
        </w:rPr>
        <w:lastRenderedPageBreak/>
        <w:drawing>
          <wp:inline distT="0" distB="0" distL="0" distR="0" wp14:anchorId="76183FD5" wp14:editId="1B55C30B">
            <wp:extent cx="3238168" cy="4959133"/>
            <wp:effectExtent l="0" t="0" r="635" b="0"/>
            <wp:docPr id="86844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36236" name=""/>
                    <pic:cNvPicPr/>
                  </pic:nvPicPr>
                  <pic:blipFill>
                    <a:blip r:embed="rId29"/>
                    <a:stretch>
                      <a:fillRect/>
                    </a:stretch>
                  </pic:blipFill>
                  <pic:spPr>
                    <a:xfrm>
                      <a:off x="0" y="0"/>
                      <a:ext cx="3255883" cy="4986262"/>
                    </a:xfrm>
                    <a:prstGeom prst="rect">
                      <a:avLst/>
                    </a:prstGeom>
                  </pic:spPr>
                </pic:pic>
              </a:graphicData>
            </a:graphic>
          </wp:inline>
        </w:drawing>
      </w:r>
      <w:r>
        <w:rPr>
          <w:noProof/>
        </w:rPr>
        <w:tab/>
      </w:r>
      <w:r>
        <w:rPr>
          <w:noProof/>
        </w:rPr>
        <w:fldChar w:fldCharType="begin"/>
      </w:r>
      <w:r>
        <w:rPr>
          <w:noProof/>
        </w:rPr>
        <w:instrText xml:space="preserve"> PAGEREF _Toc198519079 \h </w:instrText>
      </w:r>
      <w:r>
        <w:rPr>
          <w:noProof/>
        </w:rPr>
      </w:r>
      <w:r>
        <w:rPr>
          <w:noProof/>
        </w:rPr>
        <w:fldChar w:fldCharType="separate"/>
      </w:r>
      <w:r>
        <w:rPr>
          <w:noProof/>
        </w:rPr>
        <w:t>22</w:t>
      </w:r>
      <w:r>
        <w:rPr>
          <w:noProof/>
        </w:rPr>
        <w:fldChar w:fldCharType="end"/>
      </w:r>
    </w:p>
    <w:p w14:paraId="3F0F95BC" w14:textId="6A2BBF5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w:t>
      </w:r>
      <w:r>
        <w:rPr>
          <w:rFonts w:asciiTheme="minorHAnsi" w:eastAsiaTheme="minorEastAsia" w:hAnsiTheme="minorHAnsi" w:cstheme="minorBidi"/>
          <w:noProof/>
          <w:kern w:val="2"/>
          <w:sz w:val="24"/>
          <w:szCs w:val="24"/>
          <w:lang w:eastAsia="en-GB"/>
          <w14:ligatures w14:val="standardContextual"/>
        </w:rPr>
        <w:tab/>
      </w:r>
      <w:r>
        <w:rPr>
          <w:noProof/>
        </w:rPr>
        <w:t>The Contractor shall not drive the design and size of the QPLANT by the cool down requirements.</w:t>
      </w:r>
      <w:r>
        <w:rPr>
          <w:noProof/>
        </w:rPr>
        <w:tab/>
      </w:r>
      <w:r>
        <w:rPr>
          <w:noProof/>
        </w:rPr>
        <w:fldChar w:fldCharType="begin"/>
      </w:r>
      <w:r>
        <w:rPr>
          <w:noProof/>
        </w:rPr>
        <w:instrText xml:space="preserve"> PAGEREF _Toc198519080 \h </w:instrText>
      </w:r>
      <w:r>
        <w:rPr>
          <w:noProof/>
        </w:rPr>
      </w:r>
      <w:r>
        <w:rPr>
          <w:noProof/>
        </w:rPr>
        <w:fldChar w:fldCharType="separate"/>
      </w:r>
      <w:r>
        <w:rPr>
          <w:noProof/>
        </w:rPr>
        <w:t>22</w:t>
      </w:r>
      <w:r>
        <w:rPr>
          <w:noProof/>
        </w:rPr>
        <w:fldChar w:fldCharType="end"/>
      </w:r>
    </w:p>
    <w:p w14:paraId="53F0312D" w14:textId="1EB5593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QQQ_09.</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perform the cool-down of the QPLANT simultaneously with the cryogenic users.</w:t>
      </w:r>
      <w:r>
        <w:rPr>
          <w:noProof/>
        </w:rPr>
        <w:tab/>
      </w:r>
      <w:r>
        <w:rPr>
          <w:noProof/>
        </w:rPr>
        <w:fldChar w:fldCharType="begin"/>
      </w:r>
      <w:r>
        <w:rPr>
          <w:noProof/>
        </w:rPr>
        <w:instrText xml:space="preserve"> PAGEREF _Toc198519081 \h </w:instrText>
      </w:r>
      <w:r>
        <w:rPr>
          <w:noProof/>
        </w:rPr>
      </w:r>
      <w:r>
        <w:rPr>
          <w:noProof/>
        </w:rPr>
        <w:fldChar w:fldCharType="separate"/>
      </w:r>
      <w:r>
        <w:rPr>
          <w:noProof/>
        </w:rPr>
        <w:t>22</w:t>
      </w:r>
      <w:r>
        <w:rPr>
          <w:noProof/>
        </w:rPr>
        <w:fldChar w:fldCharType="end"/>
      </w:r>
    </w:p>
    <w:p w14:paraId="409B6A0F" w14:textId="0803A02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assume that the TS-circuits (headers “D” to “E”) and cold mass circuits (headers “A” to “B”) are cooled down simultaneously.</w:t>
      </w:r>
      <w:r>
        <w:rPr>
          <w:noProof/>
        </w:rPr>
        <w:tab/>
      </w:r>
      <w:r>
        <w:rPr>
          <w:noProof/>
        </w:rPr>
        <w:fldChar w:fldCharType="begin"/>
      </w:r>
      <w:r>
        <w:rPr>
          <w:noProof/>
        </w:rPr>
        <w:instrText xml:space="preserve"> PAGEREF _Toc198519082 \h </w:instrText>
      </w:r>
      <w:r>
        <w:rPr>
          <w:noProof/>
        </w:rPr>
      </w:r>
      <w:r>
        <w:rPr>
          <w:noProof/>
        </w:rPr>
        <w:fldChar w:fldCharType="separate"/>
      </w:r>
      <w:r>
        <w:rPr>
          <w:noProof/>
        </w:rPr>
        <w:t>22</w:t>
      </w:r>
      <w:r>
        <w:rPr>
          <w:noProof/>
        </w:rPr>
        <w:fldChar w:fldCharType="end"/>
      </w:r>
    </w:p>
    <w:p w14:paraId="25408BB5" w14:textId="69FFD32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be able to cope with a warm-up of the cryogenic users from 2K to 300 K in less than 5 days.</w:t>
      </w:r>
      <w:r>
        <w:rPr>
          <w:noProof/>
        </w:rPr>
        <w:tab/>
      </w:r>
      <w:r>
        <w:rPr>
          <w:noProof/>
        </w:rPr>
        <w:fldChar w:fldCharType="begin"/>
      </w:r>
      <w:r>
        <w:rPr>
          <w:noProof/>
        </w:rPr>
        <w:instrText xml:space="preserve"> PAGEREF _Toc198519083 \h </w:instrText>
      </w:r>
      <w:r>
        <w:rPr>
          <w:noProof/>
        </w:rPr>
      </w:r>
      <w:r>
        <w:rPr>
          <w:noProof/>
        </w:rPr>
        <w:fldChar w:fldCharType="separate"/>
      </w:r>
      <w:r>
        <w:rPr>
          <w:noProof/>
        </w:rPr>
        <w:t>22</w:t>
      </w:r>
      <w:r>
        <w:rPr>
          <w:noProof/>
        </w:rPr>
        <w:fldChar w:fldCharType="end"/>
      </w:r>
    </w:p>
    <w:p w14:paraId="383C5275" w14:textId="1A076FC3"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QPLANT shall support the following main phases for the warming-up of </w:t>
      </w:r>
      <w:r>
        <w:rPr>
          <w:noProof/>
          <w:lang w:eastAsia="fr-FR"/>
        </w:rPr>
        <w:t>the cryogenic users</w:t>
      </w:r>
      <w:r w:rsidRPr="00DE3DAD">
        <w:rPr>
          <w:noProof/>
        </w:rPr>
        <w:t>:</w:t>
      </w:r>
      <w:r>
        <w:rPr>
          <w:noProof/>
        </w:rPr>
        <w:tab/>
      </w:r>
      <w:r>
        <w:rPr>
          <w:noProof/>
        </w:rPr>
        <w:fldChar w:fldCharType="begin"/>
      </w:r>
      <w:r>
        <w:rPr>
          <w:noProof/>
        </w:rPr>
        <w:instrText xml:space="preserve"> PAGEREF _Toc198519084 \h </w:instrText>
      </w:r>
      <w:r>
        <w:rPr>
          <w:noProof/>
        </w:rPr>
      </w:r>
      <w:r>
        <w:rPr>
          <w:noProof/>
        </w:rPr>
        <w:fldChar w:fldCharType="separate"/>
      </w:r>
      <w:r>
        <w:rPr>
          <w:noProof/>
        </w:rPr>
        <w:t>23</w:t>
      </w:r>
      <w:r>
        <w:rPr>
          <w:noProof/>
        </w:rPr>
        <w:fldChar w:fldCharType="end"/>
      </w:r>
    </w:p>
    <w:p w14:paraId="7D3412B7" w14:textId="1F43336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w:t>
      </w:r>
      <w:r>
        <w:rPr>
          <w:rFonts w:asciiTheme="minorHAnsi" w:eastAsiaTheme="minorEastAsia" w:hAnsiTheme="minorHAnsi" w:cstheme="minorBidi"/>
          <w:noProof/>
          <w:kern w:val="2"/>
          <w:sz w:val="24"/>
          <w:szCs w:val="24"/>
          <w:lang w:eastAsia="en-GB"/>
          <w14:ligatures w14:val="standardContextual"/>
        </w:rPr>
        <w:tab/>
      </w:r>
      <w:r>
        <w:rPr>
          <w:noProof/>
        </w:rPr>
        <w:t>The Contractor may implement a manual purging, manual conditioning and manual initial preparation of the QPLANT.</w:t>
      </w:r>
      <w:r>
        <w:rPr>
          <w:noProof/>
        </w:rPr>
        <w:tab/>
      </w:r>
      <w:r>
        <w:rPr>
          <w:noProof/>
        </w:rPr>
        <w:fldChar w:fldCharType="begin"/>
      </w:r>
      <w:r>
        <w:rPr>
          <w:noProof/>
        </w:rPr>
        <w:instrText xml:space="preserve"> PAGEREF _Toc198519085 \h </w:instrText>
      </w:r>
      <w:r>
        <w:rPr>
          <w:noProof/>
        </w:rPr>
      </w:r>
      <w:r>
        <w:rPr>
          <w:noProof/>
        </w:rPr>
        <w:fldChar w:fldCharType="separate"/>
      </w:r>
      <w:r>
        <w:rPr>
          <w:noProof/>
        </w:rPr>
        <w:t>23</w:t>
      </w:r>
      <w:r>
        <w:rPr>
          <w:noProof/>
        </w:rPr>
        <w:fldChar w:fldCharType="end"/>
      </w:r>
    </w:p>
    <w:p w14:paraId="51BEE9DF" w14:textId="7EF4161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w:t>
      </w:r>
      <w:r>
        <w:rPr>
          <w:rFonts w:asciiTheme="minorHAnsi" w:eastAsiaTheme="minorEastAsia" w:hAnsiTheme="minorHAnsi" w:cstheme="minorBidi"/>
          <w:noProof/>
          <w:kern w:val="2"/>
          <w:sz w:val="24"/>
          <w:szCs w:val="24"/>
          <w:lang w:eastAsia="en-GB"/>
          <w14:ligatures w14:val="standardContextual"/>
        </w:rPr>
        <w:tab/>
      </w:r>
      <w:r>
        <w:rPr>
          <w:noProof/>
        </w:rPr>
        <w:t>If a manual operation for this step is chosen, the Contractor shall provide a detailed procedure.</w:t>
      </w:r>
      <w:r>
        <w:rPr>
          <w:noProof/>
        </w:rPr>
        <w:tab/>
      </w:r>
      <w:r>
        <w:rPr>
          <w:noProof/>
        </w:rPr>
        <w:fldChar w:fldCharType="begin"/>
      </w:r>
      <w:r>
        <w:rPr>
          <w:noProof/>
        </w:rPr>
        <w:instrText xml:space="preserve"> PAGEREF _Toc198519086 \h </w:instrText>
      </w:r>
      <w:r>
        <w:rPr>
          <w:noProof/>
        </w:rPr>
      </w:r>
      <w:r>
        <w:rPr>
          <w:noProof/>
        </w:rPr>
        <w:fldChar w:fldCharType="separate"/>
      </w:r>
      <w:r>
        <w:rPr>
          <w:noProof/>
        </w:rPr>
        <w:t>23</w:t>
      </w:r>
      <w:r>
        <w:rPr>
          <w:noProof/>
        </w:rPr>
        <w:fldChar w:fldCharType="end"/>
      </w:r>
    </w:p>
    <w:p w14:paraId="241EDF5D" w14:textId="41248B79"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w:t>
      </w:r>
      <w:r>
        <w:rPr>
          <w:rFonts w:asciiTheme="minorHAnsi" w:eastAsiaTheme="minorEastAsia" w:hAnsiTheme="minorHAnsi" w:cstheme="minorBidi"/>
          <w:noProof/>
          <w:kern w:val="2"/>
          <w:sz w:val="24"/>
          <w:szCs w:val="24"/>
          <w:lang w:eastAsia="en-GB"/>
          <w14:ligatures w14:val="standardContextual"/>
        </w:rPr>
        <w:tab/>
      </w:r>
      <w:r>
        <w:rPr>
          <w:noProof/>
        </w:rPr>
        <w:t xml:space="preserve">The Contractor shall assume that the LHe filling and emptying occurs when the cryogenic users are at 4.5K and </w:t>
      </w:r>
      <w:r w:rsidRPr="00DE3DAD">
        <w:rPr>
          <w:noProof/>
          <w:highlight w:val="yellow"/>
        </w:rPr>
        <w:t>XXXXX give them header A condition before JT expansion</w:t>
      </w:r>
      <w:r>
        <w:rPr>
          <w:noProof/>
        </w:rPr>
        <w:t>.</w:t>
      </w:r>
      <w:r>
        <w:rPr>
          <w:noProof/>
        </w:rPr>
        <w:tab/>
      </w:r>
      <w:r>
        <w:rPr>
          <w:noProof/>
        </w:rPr>
        <w:fldChar w:fldCharType="begin"/>
      </w:r>
      <w:r>
        <w:rPr>
          <w:noProof/>
        </w:rPr>
        <w:instrText xml:space="preserve"> PAGEREF _Toc198519087 \h </w:instrText>
      </w:r>
      <w:r>
        <w:rPr>
          <w:noProof/>
        </w:rPr>
      </w:r>
      <w:r>
        <w:rPr>
          <w:noProof/>
        </w:rPr>
        <w:fldChar w:fldCharType="separate"/>
      </w:r>
      <w:r>
        <w:rPr>
          <w:noProof/>
        </w:rPr>
        <w:t>23</w:t>
      </w:r>
      <w:r>
        <w:rPr>
          <w:noProof/>
        </w:rPr>
        <w:fldChar w:fldCharType="end"/>
      </w:r>
    </w:p>
    <w:p w14:paraId="4F6BB3F9" w14:textId="2FE2FF4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w:t>
      </w:r>
      <w:r>
        <w:rPr>
          <w:rFonts w:asciiTheme="minorHAnsi" w:eastAsiaTheme="minorEastAsia" w:hAnsiTheme="minorHAnsi" w:cstheme="minorBidi"/>
          <w:noProof/>
          <w:kern w:val="2"/>
          <w:sz w:val="24"/>
          <w:szCs w:val="24"/>
          <w:lang w:eastAsia="en-GB"/>
          <w14:ligatures w14:val="standardContextual"/>
        </w:rPr>
        <w:tab/>
      </w:r>
      <w:r>
        <w:rPr>
          <w:noProof/>
        </w:rPr>
        <w:t>During LHe filling, the QPLANT shall provide 2900 liters of LHe to the users.</w:t>
      </w:r>
      <w:r>
        <w:rPr>
          <w:noProof/>
        </w:rPr>
        <w:tab/>
      </w:r>
      <w:r>
        <w:rPr>
          <w:noProof/>
        </w:rPr>
        <w:fldChar w:fldCharType="begin"/>
      </w:r>
      <w:r>
        <w:rPr>
          <w:noProof/>
        </w:rPr>
        <w:instrText xml:space="preserve"> PAGEREF _Toc198519088 \h </w:instrText>
      </w:r>
      <w:r>
        <w:rPr>
          <w:noProof/>
        </w:rPr>
      </w:r>
      <w:r>
        <w:rPr>
          <w:noProof/>
        </w:rPr>
        <w:fldChar w:fldCharType="separate"/>
      </w:r>
      <w:r>
        <w:rPr>
          <w:noProof/>
        </w:rPr>
        <w:t>23</w:t>
      </w:r>
      <w:r>
        <w:rPr>
          <w:noProof/>
        </w:rPr>
        <w:fldChar w:fldCharType="end"/>
      </w:r>
    </w:p>
    <w:p w14:paraId="71E43258" w14:textId="50598E32"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fr-FR"/>
        </w:rPr>
        <w:t xml:space="preserve">In their offer, the Applicant shall indicate the expected duration of the LHe filling as well as the </w:t>
      </w:r>
      <w:r>
        <w:rPr>
          <w:noProof/>
          <w:lang w:eastAsia="en-GB"/>
        </w:rPr>
        <w:t>maximum filling rate the QPLANT can produce.</w:t>
      </w:r>
      <w:r>
        <w:rPr>
          <w:noProof/>
        </w:rPr>
        <w:tab/>
      </w:r>
      <w:r>
        <w:rPr>
          <w:noProof/>
        </w:rPr>
        <w:fldChar w:fldCharType="begin"/>
      </w:r>
      <w:r>
        <w:rPr>
          <w:noProof/>
        </w:rPr>
        <w:instrText xml:space="preserve"> PAGEREF _Toc198519089 \h </w:instrText>
      </w:r>
      <w:r>
        <w:rPr>
          <w:noProof/>
        </w:rPr>
      </w:r>
      <w:r>
        <w:rPr>
          <w:noProof/>
        </w:rPr>
        <w:fldChar w:fldCharType="separate"/>
      </w:r>
      <w:r>
        <w:rPr>
          <w:noProof/>
        </w:rPr>
        <w:t>23</w:t>
      </w:r>
      <w:r>
        <w:rPr>
          <w:noProof/>
        </w:rPr>
        <w:fldChar w:fldCharType="end"/>
      </w:r>
    </w:p>
    <w:p w14:paraId="5A6C4078" w14:textId="2C97F43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consider an enveloping range for the warm-up rate, encompassing the following boundary conditions:</w:t>
      </w:r>
      <w:r>
        <w:rPr>
          <w:noProof/>
        </w:rPr>
        <w:tab/>
      </w:r>
      <w:r>
        <w:rPr>
          <w:noProof/>
        </w:rPr>
        <w:fldChar w:fldCharType="begin"/>
      </w:r>
      <w:r>
        <w:rPr>
          <w:noProof/>
        </w:rPr>
        <w:instrText xml:space="preserve"> PAGEREF _Toc198519090 \h </w:instrText>
      </w:r>
      <w:r>
        <w:rPr>
          <w:noProof/>
        </w:rPr>
      </w:r>
      <w:r>
        <w:rPr>
          <w:noProof/>
        </w:rPr>
        <w:fldChar w:fldCharType="separate"/>
      </w:r>
      <w:r>
        <w:rPr>
          <w:noProof/>
        </w:rPr>
        <w:t>23</w:t>
      </w:r>
      <w:r>
        <w:rPr>
          <w:noProof/>
        </w:rPr>
        <w:fldChar w:fldCharType="end"/>
      </w:r>
    </w:p>
    <w:p w14:paraId="05F22805" w14:textId="4D829BC0"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lastRenderedPageBreak/>
        <w:t>In their offer, the Applicant shall indicate the expected duration of the emptying phase as well as the maximum flow rate that can be accepted while conserving the helium inventory.</w:t>
      </w:r>
      <w:r>
        <w:rPr>
          <w:noProof/>
        </w:rPr>
        <w:tab/>
      </w:r>
      <w:r>
        <w:rPr>
          <w:noProof/>
        </w:rPr>
        <w:fldChar w:fldCharType="begin"/>
      </w:r>
      <w:r>
        <w:rPr>
          <w:noProof/>
        </w:rPr>
        <w:instrText xml:space="preserve"> PAGEREF _Toc198519091 \h </w:instrText>
      </w:r>
      <w:r>
        <w:rPr>
          <w:noProof/>
        </w:rPr>
      </w:r>
      <w:r>
        <w:rPr>
          <w:noProof/>
        </w:rPr>
        <w:fldChar w:fldCharType="separate"/>
      </w:r>
      <w:r>
        <w:rPr>
          <w:noProof/>
        </w:rPr>
        <w:t>23</w:t>
      </w:r>
      <w:r>
        <w:rPr>
          <w:noProof/>
        </w:rPr>
        <w:fldChar w:fldCharType="end"/>
      </w:r>
    </w:p>
    <w:p w14:paraId="35F5F4ED" w14:textId="4A24B98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use the simplified heat load deposition sources as indicated in </w:t>
      </w:r>
      <w:r w:rsidRPr="00DE3DAD">
        <w:rPr>
          <w:i/>
          <w:iCs/>
          <w:noProof/>
          <w:color w:val="562873" w:themeColor="accent1"/>
        </w:rPr>
        <w:t>Figure 4.</w:t>
      </w:r>
      <w:r>
        <w:rPr>
          <w:noProof/>
        </w:rPr>
        <w:tab/>
      </w:r>
      <w:r>
        <w:rPr>
          <w:noProof/>
        </w:rPr>
        <w:fldChar w:fldCharType="begin"/>
      </w:r>
      <w:r>
        <w:rPr>
          <w:noProof/>
        </w:rPr>
        <w:instrText xml:space="preserve"> PAGEREF _Toc198519092 \h </w:instrText>
      </w:r>
      <w:r>
        <w:rPr>
          <w:noProof/>
        </w:rPr>
      </w:r>
      <w:r>
        <w:rPr>
          <w:noProof/>
        </w:rPr>
        <w:fldChar w:fldCharType="separate"/>
      </w:r>
      <w:r>
        <w:rPr>
          <w:noProof/>
        </w:rPr>
        <w:t>23</w:t>
      </w:r>
      <w:r>
        <w:rPr>
          <w:noProof/>
        </w:rPr>
        <w:fldChar w:fldCharType="end"/>
      </w:r>
    </w:p>
    <w:p w14:paraId="37C1E8E9" w14:textId="625CDD8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be designed for the heat loads defined in</w:t>
      </w:r>
      <w:r w:rsidRPr="00DE3DAD">
        <w:rPr>
          <w:i/>
          <w:iCs/>
          <w:noProof/>
          <w:color w:val="562873" w:themeColor="accent1"/>
        </w:rPr>
        <w:t xml:space="preserve"> </w:t>
      </w:r>
      <w:r>
        <w:rPr>
          <w:noProof/>
        </w:rPr>
        <w:t>Table 3</w:t>
      </w:r>
      <w:r>
        <w:rPr>
          <w:noProof/>
        </w:rPr>
        <w:tab/>
      </w:r>
      <w:r>
        <w:rPr>
          <w:noProof/>
        </w:rPr>
        <w:fldChar w:fldCharType="begin"/>
      </w:r>
      <w:r>
        <w:rPr>
          <w:noProof/>
        </w:rPr>
        <w:instrText xml:space="preserve"> PAGEREF _Toc198519093 \h </w:instrText>
      </w:r>
      <w:r>
        <w:rPr>
          <w:noProof/>
        </w:rPr>
      </w:r>
      <w:r>
        <w:rPr>
          <w:noProof/>
        </w:rPr>
        <w:fldChar w:fldCharType="separate"/>
      </w:r>
      <w:r>
        <w:rPr>
          <w:noProof/>
        </w:rPr>
        <w:t>23</w:t>
      </w:r>
      <w:r>
        <w:rPr>
          <w:noProof/>
        </w:rPr>
        <w:fldChar w:fldCharType="end"/>
      </w:r>
    </w:p>
    <w:p w14:paraId="2511110E" w14:textId="3BC24D6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QPLANT shall support the operating fluid conditions at the QRB as listed in </w:t>
      </w:r>
      <w:r>
        <w:rPr>
          <w:noProof/>
        </w:rPr>
        <w:t>Table 4.</w:t>
      </w:r>
      <w:r>
        <w:rPr>
          <w:noProof/>
        </w:rPr>
        <w:tab/>
      </w:r>
      <w:r>
        <w:rPr>
          <w:noProof/>
        </w:rPr>
        <w:fldChar w:fldCharType="begin"/>
      </w:r>
      <w:r>
        <w:rPr>
          <w:noProof/>
        </w:rPr>
        <w:instrText xml:space="preserve"> PAGEREF _Toc198519094 \h </w:instrText>
      </w:r>
      <w:r>
        <w:rPr>
          <w:noProof/>
        </w:rPr>
      </w:r>
      <w:r>
        <w:rPr>
          <w:noProof/>
        </w:rPr>
        <w:fldChar w:fldCharType="separate"/>
      </w:r>
      <w:r>
        <w:rPr>
          <w:noProof/>
        </w:rPr>
        <w:t>24</w:t>
      </w:r>
      <w:r>
        <w:rPr>
          <w:noProof/>
        </w:rPr>
        <w:fldChar w:fldCharType="end"/>
      </w:r>
    </w:p>
    <w:p w14:paraId="1AC81AD5" w14:textId="3EB9980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For the Thermal Shield circuits (header “D” to “E” in </w:t>
      </w:r>
      <w:r>
        <w:rPr>
          <w:noProof/>
        </w:rPr>
        <w:t>Table 4)</w:t>
      </w:r>
      <w:r w:rsidRPr="00DE3DAD">
        <w:rPr>
          <w:noProof/>
        </w:rPr>
        <w:t>, the Contractor shall optimize the mass flow, temperatures, and pressures (staying within the stated operating window of) to improve the overall efficiency or capital investment.</w:t>
      </w:r>
      <w:r>
        <w:rPr>
          <w:noProof/>
        </w:rPr>
        <w:tab/>
      </w:r>
      <w:r>
        <w:rPr>
          <w:noProof/>
        </w:rPr>
        <w:fldChar w:fldCharType="begin"/>
      </w:r>
      <w:r>
        <w:rPr>
          <w:noProof/>
        </w:rPr>
        <w:instrText xml:space="preserve"> PAGEREF _Toc198519095 \h </w:instrText>
      </w:r>
      <w:r>
        <w:rPr>
          <w:noProof/>
        </w:rPr>
      </w:r>
      <w:r>
        <w:rPr>
          <w:noProof/>
        </w:rPr>
        <w:fldChar w:fldCharType="separate"/>
      </w:r>
      <w:r>
        <w:rPr>
          <w:noProof/>
        </w:rPr>
        <w:t>24</w:t>
      </w:r>
      <w:r>
        <w:rPr>
          <w:noProof/>
        </w:rPr>
        <w:fldChar w:fldCharType="end"/>
      </w:r>
    </w:p>
    <w:p w14:paraId="09BA2191" w14:textId="5A4CB67D"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QQQ_022.</w:t>
      </w:r>
      <w:r>
        <w:rPr>
          <w:rFonts w:asciiTheme="minorHAnsi" w:eastAsiaTheme="minorEastAsia" w:hAnsiTheme="minorHAnsi" w:cstheme="minorBidi"/>
          <w:noProof/>
          <w:kern w:val="2"/>
          <w:sz w:val="24"/>
          <w:szCs w:val="24"/>
          <w:lang w:eastAsia="en-GB"/>
          <w14:ligatures w14:val="standardContextual"/>
        </w:rPr>
        <w:tab/>
      </w:r>
      <w:r w:rsidRPr="00DE3DAD">
        <w:rPr>
          <w:noProof/>
          <w:lang w:eastAsia="fr-FR"/>
        </w:rPr>
        <w:t>The QPLANT shall protect itself from any damage and allow subsequent recovery after these events. The Contractor shall identify all such events including but not limited to:</w:t>
      </w:r>
      <w:r>
        <w:rPr>
          <w:noProof/>
        </w:rPr>
        <w:tab/>
      </w:r>
      <w:r>
        <w:rPr>
          <w:noProof/>
        </w:rPr>
        <w:fldChar w:fldCharType="begin"/>
      </w:r>
      <w:r>
        <w:rPr>
          <w:noProof/>
        </w:rPr>
        <w:instrText xml:space="preserve"> PAGEREF _Toc198519096 \h </w:instrText>
      </w:r>
      <w:r>
        <w:rPr>
          <w:noProof/>
        </w:rPr>
      </w:r>
      <w:r>
        <w:rPr>
          <w:noProof/>
        </w:rPr>
        <w:fldChar w:fldCharType="separate"/>
      </w:r>
      <w:r>
        <w:rPr>
          <w:noProof/>
        </w:rPr>
        <w:t>24</w:t>
      </w:r>
      <w:r>
        <w:rPr>
          <w:noProof/>
        </w:rPr>
        <w:fldChar w:fldCharType="end"/>
      </w:r>
    </w:p>
    <w:p w14:paraId="44A67664" w14:textId="4C4C8B3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QQQ_023.</w:t>
      </w:r>
      <w:r>
        <w:rPr>
          <w:rFonts w:asciiTheme="minorHAnsi" w:eastAsiaTheme="minorEastAsia" w:hAnsiTheme="minorHAnsi" w:cstheme="minorBidi"/>
          <w:noProof/>
          <w:kern w:val="2"/>
          <w:sz w:val="24"/>
          <w:szCs w:val="24"/>
          <w:lang w:eastAsia="en-GB"/>
          <w14:ligatures w14:val="standardContextual"/>
        </w:rPr>
        <w:tab/>
      </w:r>
      <w:r w:rsidRPr="00DE3DAD">
        <w:rPr>
          <w:noProof/>
          <w:lang w:eastAsia="fr-FR"/>
        </w:rPr>
        <w:t>The abnormal event management shall be included in the failure and safety lifecycle analysis (e.g. HAZOP, FMECA, or equivalent methodology) and shall take into account all identified abnormal events. The Contractor shall develop the resulting risk mitigaion strategy covering the entire QPLANT system, its subsystems, and all physical and functional interfaces with external systems or facilities. The strategy shall define mitigation measures, responsible parties, implementation timelines, and the verification and validation methods for each identified risk.</w:t>
      </w:r>
      <w:r>
        <w:rPr>
          <w:noProof/>
        </w:rPr>
        <w:tab/>
      </w:r>
      <w:r>
        <w:rPr>
          <w:noProof/>
        </w:rPr>
        <w:fldChar w:fldCharType="begin"/>
      </w:r>
      <w:r>
        <w:rPr>
          <w:noProof/>
        </w:rPr>
        <w:instrText xml:space="preserve"> PAGEREF _Toc198519097 \h </w:instrText>
      </w:r>
      <w:r>
        <w:rPr>
          <w:noProof/>
        </w:rPr>
      </w:r>
      <w:r>
        <w:rPr>
          <w:noProof/>
        </w:rPr>
        <w:fldChar w:fldCharType="separate"/>
      </w:r>
      <w:r>
        <w:rPr>
          <w:noProof/>
        </w:rPr>
        <w:t>24</w:t>
      </w:r>
      <w:r>
        <w:rPr>
          <w:noProof/>
        </w:rPr>
        <w:fldChar w:fldCharType="end"/>
      </w:r>
    </w:p>
    <w:p w14:paraId="4118B571" w14:textId="4C3F51CD"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highlight w:val="yellow"/>
          <w:lang w:eastAsia="fr-FR"/>
        </w:rPr>
        <w:t>The outcome shall be documented in a dedicated Abnormal Event Mitigation Plan, which shall be reviewed and approved by the Client during the design review phases..</w:t>
      </w:r>
      <w:r>
        <w:rPr>
          <w:noProof/>
        </w:rPr>
        <w:tab/>
      </w:r>
      <w:r>
        <w:rPr>
          <w:noProof/>
        </w:rPr>
        <w:fldChar w:fldCharType="begin"/>
      </w:r>
      <w:r>
        <w:rPr>
          <w:noProof/>
        </w:rPr>
        <w:instrText xml:space="preserve"> PAGEREF _Toc198519098 \h </w:instrText>
      </w:r>
      <w:r>
        <w:rPr>
          <w:noProof/>
        </w:rPr>
      </w:r>
      <w:r>
        <w:rPr>
          <w:noProof/>
        </w:rPr>
        <w:fldChar w:fldCharType="separate"/>
      </w:r>
      <w:r>
        <w:rPr>
          <w:noProof/>
        </w:rPr>
        <w:t>25</w:t>
      </w:r>
      <w:r>
        <w:rPr>
          <w:noProof/>
        </w:rPr>
        <w:fldChar w:fldCharType="end"/>
      </w:r>
    </w:p>
    <w:p w14:paraId="6BF58518" w14:textId="58BF6E95"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w:t>
      </w:r>
      <w:r>
        <w:rPr>
          <w:rFonts w:asciiTheme="minorHAnsi" w:eastAsiaTheme="minorEastAsia" w:hAnsiTheme="minorHAnsi" w:cstheme="minorBidi"/>
          <w:noProof/>
          <w:kern w:val="2"/>
          <w:sz w:val="24"/>
          <w:szCs w:val="24"/>
          <w:lang w:eastAsia="en-GB"/>
          <w14:ligatures w14:val="standardContextual"/>
        </w:rPr>
        <w:tab/>
      </w:r>
      <w:r w:rsidRPr="00DE3DAD">
        <w:rPr>
          <w:noProof/>
        </w:rPr>
        <w:t>All pressure values shall be given in absolute pressures using the bar or mbar unit, the zero-value referring to vacuum.</w:t>
      </w:r>
      <w:r>
        <w:rPr>
          <w:noProof/>
        </w:rPr>
        <w:tab/>
      </w:r>
      <w:r>
        <w:rPr>
          <w:noProof/>
        </w:rPr>
        <w:fldChar w:fldCharType="begin"/>
      </w:r>
      <w:r>
        <w:rPr>
          <w:noProof/>
        </w:rPr>
        <w:instrText xml:space="preserve"> PAGEREF _Toc198519099 \h </w:instrText>
      </w:r>
      <w:r>
        <w:rPr>
          <w:noProof/>
        </w:rPr>
      </w:r>
      <w:r>
        <w:rPr>
          <w:noProof/>
        </w:rPr>
        <w:fldChar w:fldCharType="separate"/>
      </w:r>
      <w:r>
        <w:rPr>
          <w:noProof/>
        </w:rPr>
        <w:t>25</w:t>
      </w:r>
      <w:r>
        <w:rPr>
          <w:noProof/>
        </w:rPr>
        <w:fldChar w:fldCharType="end"/>
      </w:r>
    </w:p>
    <w:p w14:paraId="44FFC9C7" w14:textId="17989CC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w:t>
      </w:r>
      <w:r>
        <w:rPr>
          <w:rFonts w:asciiTheme="minorHAnsi" w:eastAsiaTheme="minorEastAsia" w:hAnsiTheme="minorHAnsi" w:cstheme="minorBidi"/>
          <w:noProof/>
          <w:kern w:val="2"/>
          <w:sz w:val="24"/>
          <w:szCs w:val="24"/>
          <w:lang w:eastAsia="en-GB"/>
          <w14:ligatures w14:val="standardContextual"/>
        </w:rPr>
        <w:tab/>
      </w:r>
      <w:r w:rsidRPr="00DE3DAD">
        <w:rPr>
          <w:noProof/>
        </w:rPr>
        <w:t>All other measurement units (not covered by the previous requirement) shall be given in SI units.</w:t>
      </w:r>
      <w:r>
        <w:rPr>
          <w:noProof/>
        </w:rPr>
        <w:tab/>
      </w:r>
      <w:r>
        <w:rPr>
          <w:noProof/>
        </w:rPr>
        <w:fldChar w:fldCharType="begin"/>
      </w:r>
      <w:r>
        <w:rPr>
          <w:noProof/>
        </w:rPr>
        <w:instrText xml:space="preserve"> PAGEREF _Toc198519100 \h </w:instrText>
      </w:r>
      <w:r>
        <w:rPr>
          <w:noProof/>
        </w:rPr>
      </w:r>
      <w:r>
        <w:rPr>
          <w:noProof/>
        </w:rPr>
        <w:fldChar w:fldCharType="separate"/>
      </w:r>
      <w:r>
        <w:rPr>
          <w:noProof/>
        </w:rPr>
        <w:t>25</w:t>
      </w:r>
      <w:r>
        <w:rPr>
          <w:noProof/>
        </w:rPr>
        <w:fldChar w:fldCharType="end"/>
      </w:r>
    </w:p>
    <w:p w14:paraId="23ECAC0A" w14:textId="3B54277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t>QQQ_026.</w:t>
      </w:r>
      <w:r>
        <w:rPr>
          <w:rFonts w:asciiTheme="minorHAnsi" w:eastAsiaTheme="minorEastAsia" w:hAnsiTheme="minorHAnsi" w:cstheme="minorBidi"/>
          <w:noProof/>
          <w:kern w:val="2"/>
          <w:sz w:val="24"/>
          <w:szCs w:val="24"/>
          <w:lang w:eastAsia="en-GB"/>
          <w14:ligatures w14:val="standardContextual"/>
        </w:rPr>
        <w:tab/>
      </w:r>
      <w:r>
        <w:rPr>
          <w:noProof/>
          <w:lang w:eastAsia="en-GB"/>
        </w:rPr>
        <w:t>The inverse COP shall be smaller than 380 under any operating scenario within the defined design envelope.</w:t>
      </w:r>
      <w:r>
        <w:rPr>
          <w:noProof/>
        </w:rPr>
        <w:tab/>
      </w:r>
      <w:r>
        <w:rPr>
          <w:noProof/>
        </w:rPr>
        <w:fldChar w:fldCharType="begin"/>
      </w:r>
      <w:r>
        <w:rPr>
          <w:noProof/>
        </w:rPr>
        <w:instrText xml:space="preserve"> PAGEREF _Toc198519101 \h </w:instrText>
      </w:r>
      <w:r>
        <w:rPr>
          <w:noProof/>
        </w:rPr>
      </w:r>
      <w:r>
        <w:rPr>
          <w:noProof/>
        </w:rPr>
        <w:fldChar w:fldCharType="separate"/>
      </w:r>
      <w:r>
        <w:rPr>
          <w:noProof/>
        </w:rPr>
        <w:t>25</w:t>
      </w:r>
      <w:r>
        <w:rPr>
          <w:noProof/>
        </w:rPr>
        <w:fldChar w:fldCharType="end"/>
      </w:r>
    </w:p>
    <w:p w14:paraId="4990BFD1" w14:textId="02B2AF71"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en-GB"/>
        </w:rPr>
        <w:t>In the offer, the Applicant shall state the inverse COP for each of the steady-state scenarios they commit to deliver.</w:t>
      </w:r>
      <w:r>
        <w:rPr>
          <w:noProof/>
        </w:rPr>
        <w:tab/>
      </w:r>
      <w:r>
        <w:rPr>
          <w:noProof/>
        </w:rPr>
        <w:fldChar w:fldCharType="begin"/>
      </w:r>
      <w:r>
        <w:rPr>
          <w:noProof/>
        </w:rPr>
        <w:instrText xml:space="preserve"> PAGEREF _Toc198519102 \h </w:instrText>
      </w:r>
      <w:r>
        <w:rPr>
          <w:noProof/>
        </w:rPr>
      </w:r>
      <w:r>
        <w:rPr>
          <w:noProof/>
        </w:rPr>
        <w:fldChar w:fldCharType="separate"/>
      </w:r>
      <w:r>
        <w:rPr>
          <w:noProof/>
        </w:rPr>
        <w:t>26</w:t>
      </w:r>
      <w:r>
        <w:rPr>
          <w:noProof/>
        </w:rPr>
        <w:fldChar w:fldCharType="end"/>
      </w:r>
    </w:p>
    <w:p w14:paraId="511B9A01" w14:textId="4656AADA"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en-GB"/>
        </w:rPr>
        <w:t>In the offer, the Applicant shall provide a substantiated justification via e.g. design configuration, operating assumptions, and calculations, measurements, …</w:t>
      </w:r>
      <w:r>
        <w:rPr>
          <w:noProof/>
        </w:rPr>
        <w:tab/>
      </w:r>
      <w:r>
        <w:rPr>
          <w:noProof/>
        </w:rPr>
        <w:fldChar w:fldCharType="begin"/>
      </w:r>
      <w:r>
        <w:rPr>
          <w:noProof/>
        </w:rPr>
        <w:instrText xml:space="preserve"> PAGEREF _Toc198519103 \h </w:instrText>
      </w:r>
      <w:r>
        <w:rPr>
          <w:noProof/>
        </w:rPr>
      </w:r>
      <w:r>
        <w:rPr>
          <w:noProof/>
        </w:rPr>
        <w:fldChar w:fldCharType="separate"/>
      </w:r>
      <w:r>
        <w:rPr>
          <w:noProof/>
        </w:rPr>
        <w:t>26</w:t>
      </w:r>
      <w:r>
        <w:rPr>
          <w:noProof/>
        </w:rPr>
        <w:fldChar w:fldCharType="end"/>
      </w:r>
    </w:p>
    <w:p w14:paraId="2AEFF37A" w14:textId="7A9C70F0"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en-GB"/>
        </w:rPr>
        <w:t>Higher efficiency levels will be considered a technical advantage during bid evaluation.</w:t>
      </w:r>
      <w:r>
        <w:rPr>
          <w:noProof/>
        </w:rPr>
        <w:tab/>
      </w:r>
      <w:r>
        <w:rPr>
          <w:noProof/>
        </w:rPr>
        <w:fldChar w:fldCharType="begin"/>
      </w:r>
      <w:r>
        <w:rPr>
          <w:noProof/>
        </w:rPr>
        <w:instrText xml:space="preserve"> PAGEREF _Toc198519104 \h </w:instrText>
      </w:r>
      <w:r>
        <w:rPr>
          <w:noProof/>
        </w:rPr>
      </w:r>
      <w:r>
        <w:rPr>
          <w:noProof/>
        </w:rPr>
        <w:fldChar w:fldCharType="separate"/>
      </w:r>
      <w:r>
        <w:rPr>
          <w:noProof/>
        </w:rPr>
        <w:t>26</w:t>
      </w:r>
      <w:r>
        <w:rPr>
          <w:noProof/>
        </w:rPr>
        <w:fldChar w:fldCharType="end"/>
      </w:r>
    </w:p>
    <w:p w14:paraId="525C645D" w14:textId="5D780E59"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t>QQQ_027.</w:t>
      </w:r>
      <w:r>
        <w:rPr>
          <w:rFonts w:asciiTheme="minorHAnsi" w:eastAsiaTheme="minorEastAsia" w:hAnsiTheme="minorHAnsi" w:cstheme="minorBidi"/>
          <w:noProof/>
          <w:kern w:val="2"/>
          <w:sz w:val="24"/>
          <w:szCs w:val="24"/>
          <w:lang w:eastAsia="en-GB"/>
          <w14:ligatures w14:val="standardContextual"/>
        </w:rPr>
        <w:tab/>
      </w:r>
      <w:r>
        <w:rPr>
          <w:noProof/>
          <w:lang w:eastAsia="en-GB"/>
        </w:rPr>
        <w:t>The efficiency value shall be tracked throughout the Contract lifecycle: at design reviews, implementation stages, and final acceptance.</w:t>
      </w:r>
      <w:r>
        <w:rPr>
          <w:noProof/>
        </w:rPr>
        <w:tab/>
      </w:r>
      <w:r>
        <w:rPr>
          <w:noProof/>
        </w:rPr>
        <w:fldChar w:fldCharType="begin"/>
      </w:r>
      <w:r>
        <w:rPr>
          <w:noProof/>
        </w:rPr>
        <w:instrText xml:space="preserve"> PAGEREF _Toc198519105 \h </w:instrText>
      </w:r>
      <w:r>
        <w:rPr>
          <w:noProof/>
        </w:rPr>
      </w:r>
      <w:r>
        <w:rPr>
          <w:noProof/>
        </w:rPr>
        <w:fldChar w:fldCharType="separate"/>
      </w:r>
      <w:r>
        <w:rPr>
          <w:noProof/>
        </w:rPr>
        <w:t>26</w:t>
      </w:r>
      <w:r>
        <w:rPr>
          <w:noProof/>
        </w:rPr>
        <w:fldChar w:fldCharType="end"/>
      </w:r>
    </w:p>
    <w:p w14:paraId="3D8323D8" w14:textId="77867C2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t>QQQ_028.</w:t>
      </w:r>
      <w:r>
        <w:rPr>
          <w:rFonts w:asciiTheme="minorHAnsi" w:eastAsiaTheme="minorEastAsia" w:hAnsiTheme="minorHAnsi" w:cstheme="minorBidi"/>
          <w:noProof/>
          <w:kern w:val="2"/>
          <w:sz w:val="24"/>
          <w:szCs w:val="24"/>
          <w:lang w:eastAsia="en-GB"/>
          <w14:ligatures w14:val="standardContextual"/>
        </w:rPr>
        <w:tab/>
      </w:r>
      <w:r>
        <w:rPr>
          <w:noProof/>
          <w:lang w:eastAsia="en-GB"/>
        </w:rPr>
        <w:t>Final validation shall be conducted through mutually agreed test protocols, including calorimetric, flow-based, or standardised methods (e.g., ISO 5167, EN 13445, or equivalent).</w:t>
      </w:r>
      <w:r>
        <w:rPr>
          <w:noProof/>
        </w:rPr>
        <w:tab/>
      </w:r>
      <w:r>
        <w:rPr>
          <w:noProof/>
        </w:rPr>
        <w:fldChar w:fldCharType="begin"/>
      </w:r>
      <w:r>
        <w:rPr>
          <w:noProof/>
        </w:rPr>
        <w:instrText xml:space="preserve"> PAGEREF _Toc198519106 \h </w:instrText>
      </w:r>
      <w:r>
        <w:rPr>
          <w:noProof/>
        </w:rPr>
      </w:r>
      <w:r>
        <w:rPr>
          <w:noProof/>
        </w:rPr>
        <w:fldChar w:fldCharType="separate"/>
      </w:r>
      <w:r>
        <w:rPr>
          <w:noProof/>
        </w:rPr>
        <w:t>26</w:t>
      </w:r>
      <w:r>
        <w:rPr>
          <w:noProof/>
        </w:rPr>
        <w:fldChar w:fldCharType="end"/>
      </w:r>
    </w:p>
    <w:p w14:paraId="6B02EA0F" w14:textId="3B1F46C6"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en-GB"/>
        </w:rPr>
        <w:t>The Applicant shall include in the Offer the electrical power measurement method they will apply on the QPLANT side, specifying the level of integration (e.g., total plant consumption including auxiliaries, compressors, control systems) and the measurement uncertainty. The Offer shall also specify the corresponding reciprocal measurement methodology expected to be applied by SCK CEN, including temperature, flow, and enthalpy balance, or equivalent performance indicators, to validate claimed energy figures.</w:t>
      </w:r>
      <w:r>
        <w:rPr>
          <w:noProof/>
        </w:rPr>
        <w:tab/>
      </w:r>
      <w:r>
        <w:rPr>
          <w:noProof/>
        </w:rPr>
        <w:fldChar w:fldCharType="begin"/>
      </w:r>
      <w:r>
        <w:rPr>
          <w:noProof/>
        </w:rPr>
        <w:instrText xml:space="preserve"> PAGEREF _Toc198519107 \h </w:instrText>
      </w:r>
      <w:r>
        <w:rPr>
          <w:noProof/>
        </w:rPr>
      </w:r>
      <w:r>
        <w:rPr>
          <w:noProof/>
        </w:rPr>
        <w:fldChar w:fldCharType="separate"/>
      </w:r>
      <w:r>
        <w:rPr>
          <w:noProof/>
        </w:rPr>
        <w:t>26</w:t>
      </w:r>
      <w:r>
        <w:rPr>
          <w:noProof/>
        </w:rPr>
        <w:fldChar w:fldCharType="end"/>
      </w:r>
    </w:p>
    <w:p w14:paraId="69DA446C" w14:textId="4546D91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t>QQQ_029.</w:t>
      </w:r>
      <w:r>
        <w:rPr>
          <w:rFonts w:asciiTheme="minorHAnsi" w:eastAsiaTheme="minorEastAsia" w:hAnsiTheme="minorHAnsi" w:cstheme="minorBidi"/>
          <w:noProof/>
          <w:kern w:val="2"/>
          <w:sz w:val="24"/>
          <w:szCs w:val="24"/>
          <w:lang w:eastAsia="en-GB"/>
          <w14:ligatures w14:val="standardContextual"/>
        </w:rPr>
        <w:tab/>
      </w:r>
      <w:r>
        <w:rPr>
          <w:noProof/>
          <w:lang w:eastAsia="en-GB"/>
        </w:rPr>
        <w:t>Any deviation greater than ±5% from the claimed inverse COP at final acceptance shall trigger contractual review, including performance non-conformity, penalties, or corrective actions.</w:t>
      </w:r>
      <w:r>
        <w:rPr>
          <w:noProof/>
        </w:rPr>
        <w:tab/>
      </w:r>
      <w:r>
        <w:rPr>
          <w:noProof/>
        </w:rPr>
        <w:fldChar w:fldCharType="begin"/>
      </w:r>
      <w:r>
        <w:rPr>
          <w:noProof/>
        </w:rPr>
        <w:instrText xml:space="preserve"> PAGEREF _Toc198519108 \h </w:instrText>
      </w:r>
      <w:r>
        <w:rPr>
          <w:noProof/>
        </w:rPr>
      </w:r>
      <w:r>
        <w:rPr>
          <w:noProof/>
        </w:rPr>
        <w:fldChar w:fldCharType="separate"/>
      </w:r>
      <w:r>
        <w:rPr>
          <w:noProof/>
        </w:rPr>
        <w:t>26</w:t>
      </w:r>
      <w:r>
        <w:rPr>
          <w:noProof/>
        </w:rPr>
        <w:fldChar w:fldCharType="end"/>
      </w:r>
    </w:p>
    <w:p w14:paraId="757FD08D" w14:textId="383A45D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apply proven processes and be based on industrially proven technologies in order to reach very high reliability.</w:t>
      </w:r>
      <w:r>
        <w:rPr>
          <w:noProof/>
        </w:rPr>
        <w:tab/>
      </w:r>
      <w:r>
        <w:rPr>
          <w:noProof/>
        </w:rPr>
        <w:fldChar w:fldCharType="begin"/>
      </w:r>
      <w:r>
        <w:rPr>
          <w:noProof/>
        </w:rPr>
        <w:instrText xml:space="preserve"> PAGEREF _Toc198519109 \h </w:instrText>
      </w:r>
      <w:r>
        <w:rPr>
          <w:noProof/>
        </w:rPr>
      </w:r>
      <w:r>
        <w:rPr>
          <w:noProof/>
        </w:rPr>
        <w:fldChar w:fldCharType="separate"/>
      </w:r>
      <w:r>
        <w:rPr>
          <w:noProof/>
        </w:rPr>
        <w:t>26</w:t>
      </w:r>
      <w:r>
        <w:rPr>
          <w:noProof/>
        </w:rPr>
        <w:fldChar w:fldCharType="end"/>
      </w:r>
    </w:p>
    <w:p w14:paraId="4370B1F3" w14:textId="1035C52A"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w:t>
      </w:r>
      <w:r>
        <w:rPr>
          <w:noProof/>
        </w:rPr>
        <w:t>QPLANT shall have an MTBF (Mean Time Between Failure) of at least 5 years.</w:t>
      </w:r>
      <w:r>
        <w:rPr>
          <w:noProof/>
        </w:rPr>
        <w:tab/>
      </w:r>
      <w:r>
        <w:rPr>
          <w:noProof/>
        </w:rPr>
        <w:fldChar w:fldCharType="begin"/>
      </w:r>
      <w:r>
        <w:rPr>
          <w:noProof/>
        </w:rPr>
        <w:instrText xml:space="preserve"> PAGEREF _Toc198519110 \h </w:instrText>
      </w:r>
      <w:r>
        <w:rPr>
          <w:noProof/>
        </w:rPr>
      </w:r>
      <w:r>
        <w:rPr>
          <w:noProof/>
        </w:rPr>
        <w:fldChar w:fldCharType="separate"/>
      </w:r>
      <w:r>
        <w:rPr>
          <w:noProof/>
        </w:rPr>
        <w:t>26</w:t>
      </w:r>
      <w:r>
        <w:rPr>
          <w:noProof/>
        </w:rPr>
        <w:fldChar w:fldCharType="end"/>
      </w:r>
    </w:p>
    <w:p w14:paraId="55679383" w14:textId="5CF375E9"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rPr>
        <w:lastRenderedPageBreak/>
        <w:t>In the offer, the Applicant shall present a preliminary FMEA showing compliance of the proposed design with this MTBF. The Contractor shall continuously update this FMEA during the design process ensuring that the MTBF is maintained.</w:t>
      </w:r>
      <w:r>
        <w:rPr>
          <w:noProof/>
        </w:rPr>
        <w:tab/>
      </w:r>
      <w:r>
        <w:rPr>
          <w:noProof/>
        </w:rPr>
        <w:fldChar w:fldCharType="begin"/>
      </w:r>
      <w:r>
        <w:rPr>
          <w:noProof/>
        </w:rPr>
        <w:instrText xml:space="preserve"> PAGEREF _Toc198519111 \h </w:instrText>
      </w:r>
      <w:r>
        <w:rPr>
          <w:noProof/>
        </w:rPr>
      </w:r>
      <w:r>
        <w:rPr>
          <w:noProof/>
        </w:rPr>
        <w:fldChar w:fldCharType="separate"/>
      </w:r>
      <w:r>
        <w:rPr>
          <w:noProof/>
        </w:rPr>
        <w:t>26</w:t>
      </w:r>
      <w:r>
        <w:rPr>
          <w:noProof/>
        </w:rPr>
        <w:fldChar w:fldCharType="end"/>
      </w:r>
    </w:p>
    <w:p w14:paraId="0192F970" w14:textId="6D44DDD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w:t>
      </w:r>
      <w:r>
        <w:rPr>
          <w:rFonts w:asciiTheme="minorHAnsi" w:eastAsiaTheme="minorEastAsia" w:hAnsiTheme="minorHAnsi" w:cstheme="minorBidi"/>
          <w:noProof/>
          <w:kern w:val="2"/>
          <w:sz w:val="24"/>
          <w:szCs w:val="24"/>
          <w:lang w:eastAsia="en-GB"/>
          <w14:ligatures w14:val="standardContextual"/>
        </w:rPr>
        <w:tab/>
      </w:r>
      <w:r>
        <w:rPr>
          <w:noProof/>
        </w:rPr>
        <w:t>The Contractor shall provide the Mean Time Between Failures (MTBF) values for all major QPLANT components, including but not limited to:</w:t>
      </w:r>
      <w:r>
        <w:rPr>
          <w:noProof/>
        </w:rPr>
        <w:tab/>
      </w:r>
      <w:r>
        <w:rPr>
          <w:noProof/>
        </w:rPr>
        <w:fldChar w:fldCharType="begin"/>
      </w:r>
      <w:r>
        <w:rPr>
          <w:noProof/>
        </w:rPr>
        <w:instrText xml:space="preserve"> PAGEREF _Toc198519112 \h </w:instrText>
      </w:r>
      <w:r>
        <w:rPr>
          <w:noProof/>
        </w:rPr>
      </w:r>
      <w:r>
        <w:rPr>
          <w:noProof/>
        </w:rPr>
        <w:fldChar w:fldCharType="separate"/>
      </w:r>
      <w:r>
        <w:rPr>
          <w:noProof/>
        </w:rPr>
        <w:t>26</w:t>
      </w:r>
      <w:r>
        <w:rPr>
          <w:noProof/>
        </w:rPr>
        <w:fldChar w:fldCharType="end"/>
      </w:r>
    </w:p>
    <w:p w14:paraId="7E77DFED" w14:textId="56051717"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Equipment and assemblies listed in the main Bill of Materials (BoM)</w:t>
      </w:r>
      <w:r>
        <w:rPr>
          <w:noProof/>
        </w:rPr>
        <w:tab/>
      </w:r>
      <w:r>
        <w:rPr>
          <w:noProof/>
        </w:rPr>
        <w:fldChar w:fldCharType="begin"/>
      </w:r>
      <w:r>
        <w:rPr>
          <w:noProof/>
        </w:rPr>
        <w:instrText xml:space="preserve"> PAGEREF _Toc198519113 \h </w:instrText>
      </w:r>
      <w:r>
        <w:rPr>
          <w:noProof/>
        </w:rPr>
      </w:r>
      <w:r>
        <w:rPr>
          <w:noProof/>
        </w:rPr>
        <w:fldChar w:fldCharType="separate"/>
      </w:r>
      <w:r>
        <w:rPr>
          <w:noProof/>
        </w:rPr>
        <w:t>26</w:t>
      </w:r>
      <w:r>
        <w:rPr>
          <w:noProof/>
        </w:rPr>
        <w:fldChar w:fldCharType="end"/>
      </w:r>
    </w:p>
    <w:p w14:paraId="57D687AD" w14:textId="7A04B16C"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Safety-significant or reliability-critical Structures, Systems, and Components (SSC), such as:</w:t>
      </w:r>
      <w:r>
        <w:rPr>
          <w:noProof/>
        </w:rPr>
        <w:tab/>
      </w:r>
      <w:r>
        <w:rPr>
          <w:noProof/>
        </w:rPr>
        <w:fldChar w:fldCharType="begin"/>
      </w:r>
      <w:r>
        <w:rPr>
          <w:noProof/>
        </w:rPr>
        <w:instrText xml:space="preserve"> PAGEREF _Toc198519114 \h </w:instrText>
      </w:r>
      <w:r>
        <w:rPr>
          <w:noProof/>
        </w:rPr>
      </w:r>
      <w:r>
        <w:rPr>
          <w:noProof/>
        </w:rPr>
        <w:fldChar w:fldCharType="separate"/>
      </w:r>
      <w:r>
        <w:rPr>
          <w:noProof/>
        </w:rPr>
        <w:t>26</w:t>
      </w:r>
      <w:r>
        <w:rPr>
          <w:noProof/>
        </w:rPr>
        <w:fldChar w:fldCharType="end"/>
      </w:r>
    </w:p>
    <w:p w14:paraId="5C1FD189" w14:textId="5F7000E7"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Sensors and instrumentation</w:t>
      </w:r>
      <w:r>
        <w:rPr>
          <w:noProof/>
        </w:rPr>
        <w:tab/>
      </w:r>
      <w:r>
        <w:rPr>
          <w:noProof/>
        </w:rPr>
        <w:fldChar w:fldCharType="begin"/>
      </w:r>
      <w:r>
        <w:rPr>
          <w:noProof/>
        </w:rPr>
        <w:instrText xml:space="preserve"> PAGEREF _Toc198519115 \h </w:instrText>
      </w:r>
      <w:r>
        <w:rPr>
          <w:noProof/>
        </w:rPr>
      </w:r>
      <w:r>
        <w:rPr>
          <w:noProof/>
        </w:rPr>
        <w:fldChar w:fldCharType="separate"/>
      </w:r>
      <w:r>
        <w:rPr>
          <w:noProof/>
        </w:rPr>
        <w:t>26</w:t>
      </w:r>
      <w:r>
        <w:rPr>
          <w:noProof/>
        </w:rPr>
        <w:fldChar w:fldCharType="end"/>
      </w:r>
    </w:p>
    <w:p w14:paraId="4BB65EDE" w14:textId="28991AFB"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Control and shut-off valves</w:t>
      </w:r>
      <w:r>
        <w:rPr>
          <w:noProof/>
        </w:rPr>
        <w:tab/>
      </w:r>
      <w:r>
        <w:rPr>
          <w:noProof/>
        </w:rPr>
        <w:fldChar w:fldCharType="begin"/>
      </w:r>
      <w:r>
        <w:rPr>
          <w:noProof/>
        </w:rPr>
        <w:instrText xml:space="preserve"> PAGEREF _Toc198519116 \h </w:instrText>
      </w:r>
      <w:r>
        <w:rPr>
          <w:noProof/>
        </w:rPr>
      </w:r>
      <w:r>
        <w:rPr>
          <w:noProof/>
        </w:rPr>
        <w:fldChar w:fldCharType="separate"/>
      </w:r>
      <w:r>
        <w:rPr>
          <w:noProof/>
        </w:rPr>
        <w:t>26</w:t>
      </w:r>
      <w:r>
        <w:rPr>
          <w:noProof/>
        </w:rPr>
        <w:fldChar w:fldCharType="end"/>
      </w:r>
    </w:p>
    <w:p w14:paraId="2E624C48" w14:textId="08698B6F"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Pressure relief devices and bursting disks</w:t>
      </w:r>
      <w:r>
        <w:rPr>
          <w:noProof/>
        </w:rPr>
        <w:tab/>
      </w:r>
      <w:r>
        <w:rPr>
          <w:noProof/>
        </w:rPr>
        <w:fldChar w:fldCharType="begin"/>
      </w:r>
      <w:r>
        <w:rPr>
          <w:noProof/>
        </w:rPr>
        <w:instrText xml:space="preserve"> PAGEREF _Toc198519117 \h </w:instrText>
      </w:r>
      <w:r>
        <w:rPr>
          <w:noProof/>
        </w:rPr>
      </w:r>
      <w:r>
        <w:rPr>
          <w:noProof/>
        </w:rPr>
        <w:fldChar w:fldCharType="separate"/>
      </w:r>
      <w:r>
        <w:rPr>
          <w:noProof/>
        </w:rPr>
        <w:t>26</w:t>
      </w:r>
      <w:r>
        <w:rPr>
          <w:noProof/>
        </w:rPr>
        <w:fldChar w:fldCharType="end"/>
      </w:r>
    </w:p>
    <w:p w14:paraId="0C1533A3" w14:textId="16060417"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Actuators, regulators, and any components affecting operational safety or availability</w:t>
      </w:r>
      <w:r>
        <w:rPr>
          <w:noProof/>
        </w:rPr>
        <w:tab/>
      </w:r>
      <w:r>
        <w:rPr>
          <w:noProof/>
        </w:rPr>
        <w:fldChar w:fldCharType="begin"/>
      </w:r>
      <w:r>
        <w:rPr>
          <w:noProof/>
        </w:rPr>
        <w:instrText xml:space="preserve"> PAGEREF _Toc198519118 \h </w:instrText>
      </w:r>
      <w:r>
        <w:rPr>
          <w:noProof/>
        </w:rPr>
      </w:r>
      <w:r>
        <w:rPr>
          <w:noProof/>
        </w:rPr>
        <w:fldChar w:fldCharType="separate"/>
      </w:r>
      <w:r>
        <w:rPr>
          <w:noProof/>
        </w:rPr>
        <w:t>26</w:t>
      </w:r>
      <w:r>
        <w:rPr>
          <w:noProof/>
        </w:rPr>
        <w:fldChar w:fldCharType="end"/>
      </w:r>
    </w:p>
    <w:p w14:paraId="246AA0A6" w14:textId="7E31DF6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w:t>
      </w:r>
      <w:r>
        <w:rPr>
          <w:rFonts w:asciiTheme="minorHAnsi" w:eastAsiaTheme="minorEastAsia" w:hAnsiTheme="minorHAnsi" w:cstheme="minorBidi"/>
          <w:noProof/>
          <w:kern w:val="2"/>
          <w:sz w:val="24"/>
          <w:szCs w:val="24"/>
          <w:lang w:eastAsia="en-GB"/>
          <w14:ligatures w14:val="standardContextual"/>
        </w:rPr>
        <w:tab/>
      </w:r>
      <w:r>
        <w:rPr>
          <w:noProof/>
        </w:rPr>
        <w:t>MTBF values shall be substantiated by manufacturer data, field performance records, or predictive reliability models. The level of detail shall be proportionate to the component’s criticality in the overall system reliability and availability architectur.</w:t>
      </w:r>
      <w:r>
        <w:rPr>
          <w:noProof/>
        </w:rPr>
        <w:tab/>
      </w:r>
      <w:r>
        <w:rPr>
          <w:noProof/>
        </w:rPr>
        <w:fldChar w:fldCharType="begin"/>
      </w:r>
      <w:r>
        <w:rPr>
          <w:noProof/>
        </w:rPr>
        <w:instrText xml:space="preserve"> PAGEREF _Toc198519119 \h </w:instrText>
      </w:r>
      <w:r>
        <w:rPr>
          <w:noProof/>
        </w:rPr>
      </w:r>
      <w:r>
        <w:rPr>
          <w:noProof/>
        </w:rPr>
        <w:fldChar w:fldCharType="separate"/>
      </w:r>
      <w:r>
        <w:rPr>
          <w:noProof/>
        </w:rPr>
        <w:t>27</w:t>
      </w:r>
      <w:r>
        <w:rPr>
          <w:noProof/>
        </w:rPr>
        <w:fldChar w:fldCharType="end"/>
      </w:r>
    </w:p>
    <w:p w14:paraId="29A1CF22" w14:textId="3105573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the detailed maintenance plan for all the QPLANT main components in order to meet the reliability requirements.</w:t>
      </w:r>
      <w:r>
        <w:rPr>
          <w:noProof/>
        </w:rPr>
        <w:tab/>
      </w:r>
      <w:r>
        <w:rPr>
          <w:noProof/>
        </w:rPr>
        <w:fldChar w:fldCharType="begin"/>
      </w:r>
      <w:r>
        <w:rPr>
          <w:noProof/>
        </w:rPr>
        <w:instrText xml:space="preserve"> PAGEREF _Toc198519122 \h </w:instrText>
      </w:r>
      <w:r>
        <w:rPr>
          <w:noProof/>
        </w:rPr>
      </w:r>
      <w:r>
        <w:rPr>
          <w:noProof/>
        </w:rPr>
        <w:fldChar w:fldCharType="separate"/>
      </w:r>
      <w:r>
        <w:rPr>
          <w:noProof/>
        </w:rPr>
        <w:t>27</w:t>
      </w:r>
      <w:r>
        <w:rPr>
          <w:noProof/>
        </w:rPr>
        <w:fldChar w:fldCharType="end"/>
      </w:r>
    </w:p>
    <w:p w14:paraId="3F940220" w14:textId="68B950A5"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w:t>
      </w:r>
      <w:r>
        <w:rPr>
          <w:rFonts w:asciiTheme="minorHAnsi" w:eastAsiaTheme="minorEastAsia" w:hAnsiTheme="minorHAnsi" w:cstheme="minorBidi"/>
          <w:noProof/>
          <w:kern w:val="2"/>
          <w:sz w:val="24"/>
          <w:szCs w:val="24"/>
          <w:lang w:eastAsia="en-GB"/>
          <w14:ligatures w14:val="standardContextual"/>
        </w:rPr>
        <w:tab/>
      </w:r>
      <w:r w:rsidRPr="00DE3DAD">
        <w:rPr>
          <w:noProof/>
        </w:rPr>
        <w:t>Operating scenario, minimum turndown or nominal operation shall not influence or impact reliability.</w:t>
      </w:r>
      <w:r>
        <w:rPr>
          <w:noProof/>
        </w:rPr>
        <w:tab/>
      </w:r>
      <w:r>
        <w:rPr>
          <w:noProof/>
        </w:rPr>
        <w:fldChar w:fldCharType="begin"/>
      </w:r>
      <w:r>
        <w:rPr>
          <w:noProof/>
        </w:rPr>
        <w:instrText xml:space="preserve"> PAGEREF _Toc198519123 \h </w:instrText>
      </w:r>
      <w:r>
        <w:rPr>
          <w:noProof/>
        </w:rPr>
      </w:r>
      <w:r>
        <w:rPr>
          <w:noProof/>
        </w:rPr>
        <w:fldChar w:fldCharType="separate"/>
      </w:r>
      <w:r>
        <w:rPr>
          <w:noProof/>
        </w:rPr>
        <w:t>27</w:t>
      </w:r>
      <w:r>
        <w:rPr>
          <w:noProof/>
        </w:rPr>
        <w:fldChar w:fldCharType="end"/>
      </w:r>
    </w:p>
    <w:p w14:paraId="2C225700" w14:textId="6E27F59C"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deliver a preventive Functional Test Plan as part of the maintenance plan.</w:t>
      </w:r>
      <w:r>
        <w:rPr>
          <w:noProof/>
        </w:rPr>
        <w:tab/>
      </w:r>
      <w:r>
        <w:rPr>
          <w:noProof/>
        </w:rPr>
        <w:fldChar w:fldCharType="begin"/>
      </w:r>
      <w:r>
        <w:rPr>
          <w:noProof/>
        </w:rPr>
        <w:instrText xml:space="preserve"> PAGEREF _Toc198519124 \h </w:instrText>
      </w:r>
      <w:r>
        <w:rPr>
          <w:noProof/>
        </w:rPr>
      </w:r>
      <w:r>
        <w:rPr>
          <w:noProof/>
        </w:rPr>
        <w:fldChar w:fldCharType="separate"/>
      </w:r>
      <w:r>
        <w:rPr>
          <w:noProof/>
        </w:rPr>
        <w:t>27</w:t>
      </w:r>
      <w:r>
        <w:rPr>
          <w:noProof/>
        </w:rPr>
        <w:fldChar w:fldCharType="end"/>
      </w:r>
    </w:p>
    <w:p w14:paraId="3C705884" w14:textId="36AC8C1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w:t>
      </w:r>
      <w:r>
        <w:rPr>
          <w:rFonts w:asciiTheme="minorHAnsi" w:eastAsiaTheme="minorEastAsia" w:hAnsiTheme="minorHAnsi" w:cstheme="minorBidi"/>
          <w:noProof/>
          <w:kern w:val="2"/>
          <w:sz w:val="24"/>
          <w:szCs w:val="24"/>
          <w:lang w:eastAsia="en-GB"/>
          <w14:ligatures w14:val="standardContextual"/>
        </w:rPr>
        <w:tab/>
      </w:r>
      <w:r>
        <w:rPr>
          <w:noProof/>
          <w:lang w:eastAsia="en-GB"/>
        </w:rPr>
        <w:t>The Contractor shall deliver a Reliability-Centered Maintenance (RCM) Plan, defining failure modes, MTBF, inspection/replacement intervals, and spares recommendations for each system component. Specific strategies including but not limited to</w:t>
      </w:r>
      <w:r>
        <w:rPr>
          <w:noProof/>
        </w:rPr>
        <w:tab/>
      </w:r>
      <w:r>
        <w:rPr>
          <w:noProof/>
        </w:rPr>
        <w:fldChar w:fldCharType="begin"/>
      </w:r>
      <w:r>
        <w:rPr>
          <w:noProof/>
        </w:rPr>
        <w:instrText xml:space="preserve"> PAGEREF _Toc198519125 \h </w:instrText>
      </w:r>
      <w:r>
        <w:rPr>
          <w:noProof/>
        </w:rPr>
      </w:r>
      <w:r>
        <w:rPr>
          <w:noProof/>
        </w:rPr>
        <w:fldChar w:fldCharType="separate"/>
      </w:r>
      <w:r>
        <w:rPr>
          <w:noProof/>
        </w:rPr>
        <w:t>27</w:t>
      </w:r>
      <w:r>
        <w:rPr>
          <w:noProof/>
        </w:rPr>
        <w:fldChar w:fldCharType="end"/>
      </w:r>
    </w:p>
    <w:p w14:paraId="3D009EAA" w14:textId="055AA965"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t>QQQ_038.</w:t>
      </w:r>
      <w:r>
        <w:rPr>
          <w:rFonts w:asciiTheme="minorHAnsi" w:eastAsiaTheme="minorEastAsia" w:hAnsiTheme="minorHAnsi" w:cstheme="minorBidi"/>
          <w:noProof/>
          <w:kern w:val="2"/>
          <w:sz w:val="24"/>
          <w:szCs w:val="24"/>
          <w:lang w:eastAsia="en-GB"/>
          <w14:ligatures w14:val="standardContextual"/>
        </w:rPr>
        <w:tab/>
      </w:r>
      <w:r>
        <w:rPr>
          <w:noProof/>
          <w:lang w:eastAsia="en-GB"/>
        </w:rPr>
        <w:t>The QPLANT:CS shall support real-time monitoring of instrument health (drift, dropout, deviation from expected range) with alarms and diagnostic flags for early fault detection.</w:t>
      </w:r>
      <w:r>
        <w:rPr>
          <w:noProof/>
        </w:rPr>
        <w:tab/>
      </w:r>
      <w:r>
        <w:rPr>
          <w:noProof/>
        </w:rPr>
        <w:fldChar w:fldCharType="begin"/>
      </w:r>
      <w:r>
        <w:rPr>
          <w:noProof/>
        </w:rPr>
        <w:instrText xml:space="preserve"> PAGEREF _Toc198519126 \h </w:instrText>
      </w:r>
      <w:r>
        <w:rPr>
          <w:noProof/>
        </w:rPr>
      </w:r>
      <w:r>
        <w:rPr>
          <w:noProof/>
        </w:rPr>
        <w:fldChar w:fldCharType="separate"/>
      </w:r>
      <w:r>
        <w:rPr>
          <w:noProof/>
        </w:rPr>
        <w:t>27</w:t>
      </w:r>
      <w:r>
        <w:rPr>
          <w:noProof/>
        </w:rPr>
        <w:fldChar w:fldCharType="end"/>
      </w:r>
    </w:p>
    <w:p w14:paraId="5BD3AA03" w14:textId="0CC1C42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t>QQQ_039.</w:t>
      </w:r>
      <w:r>
        <w:rPr>
          <w:rFonts w:asciiTheme="minorHAnsi" w:eastAsiaTheme="minorEastAsia" w:hAnsiTheme="minorHAnsi" w:cstheme="minorBidi"/>
          <w:noProof/>
          <w:kern w:val="2"/>
          <w:sz w:val="24"/>
          <w:szCs w:val="24"/>
          <w:lang w:eastAsia="en-GB"/>
          <w14:ligatures w14:val="standardContextual"/>
        </w:rPr>
        <w:tab/>
      </w:r>
      <w:r>
        <w:rPr>
          <w:noProof/>
          <w:lang w:eastAsia="en-GB"/>
        </w:rPr>
        <w:t>A component-level replacement schedule for 40 years shall be provided by the Contractor, including MTBF data, estimated downtime impact, and cost per intervention.</w:t>
      </w:r>
      <w:r>
        <w:rPr>
          <w:noProof/>
        </w:rPr>
        <w:tab/>
      </w:r>
      <w:r>
        <w:rPr>
          <w:noProof/>
        </w:rPr>
        <w:fldChar w:fldCharType="begin"/>
      </w:r>
      <w:r>
        <w:rPr>
          <w:noProof/>
        </w:rPr>
        <w:instrText xml:space="preserve"> PAGEREF _Toc198519127 \h </w:instrText>
      </w:r>
      <w:r>
        <w:rPr>
          <w:noProof/>
        </w:rPr>
      </w:r>
      <w:r>
        <w:rPr>
          <w:noProof/>
        </w:rPr>
        <w:fldChar w:fldCharType="separate"/>
      </w:r>
      <w:r>
        <w:rPr>
          <w:noProof/>
        </w:rPr>
        <w:t>27</w:t>
      </w:r>
      <w:r>
        <w:rPr>
          <w:noProof/>
        </w:rPr>
        <w:fldChar w:fldCharType="end"/>
      </w:r>
    </w:p>
    <w:p w14:paraId="622E0F27" w14:textId="037D8F6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w:t>
      </w:r>
      <w:r>
        <w:rPr>
          <w:rFonts w:asciiTheme="minorHAnsi" w:eastAsiaTheme="minorEastAsia" w:hAnsiTheme="minorHAnsi" w:cstheme="minorBidi"/>
          <w:noProof/>
          <w:kern w:val="2"/>
          <w:sz w:val="24"/>
          <w:szCs w:val="24"/>
          <w:lang w:eastAsia="en-GB"/>
          <w14:ligatures w14:val="standardContextual"/>
        </w:rPr>
        <w:tab/>
      </w:r>
      <w:r w:rsidRPr="00DE3DAD">
        <w:rPr>
          <w:noProof/>
        </w:rPr>
        <w:t>Pressure design shall follow general specification (</w:t>
      </w:r>
      <w:r w:rsidRPr="00DE3DAD">
        <w:rPr>
          <w:i/>
          <w:iCs/>
          <w:noProof/>
          <w:color w:val="562873" w:themeColor="accent1"/>
        </w:rPr>
        <w:t>AD 4</w:t>
      </w:r>
      <w:r w:rsidRPr="00DE3DAD">
        <w:rPr>
          <w:noProof/>
        </w:rPr>
        <w:t>) for steel piping materials as a minimum requirement.</w:t>
      </w:r>
      <w:r>
        <w:rPr>
          <w:noProof/>
        </w:rPr>
        <w:tab/>
      </w:r>
      <w:r>
        <w:rPr>
          <w:noProof/>
        </w:rPr>
        <w:fldChar w:fldCharType="begin"/>
      </w:r>
      <w:r>
        <w:rPr>
          <w:noProof/>
        </w:rPr>
        <w:instrText xml:space="preserve"> PAGEREF _Toc198519128 \h </w:instrText>
      </w:r>
      <w:r>
        <w:rPr>
          <w:noProof/>
        </w:rPr>
      </w:r>
      <w:r>
        <w:rPr>
          <w:noProof/>
        </w:rPr>
        <w:fldChar w:fldCharType="separate"/>
      </w:r>
      <w:r>
        <w:rPr>
          <w:noProof/>
        </w:rPr>
        <w:t>27</w:t>
      </w:r>
      <w:r>
        <w:rPr>
          <w:noProof/>
        </w:rPr>
        <w:fldChar w:fldCharType="end"/>
      </w:r>
    </w:p>
    <w:p w14:paraId="1C0831BF" w14:textId="3CA6C83D"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w:t>
      </w:r>
      <w:r>
        <w:rPr>
          <w:rFonts w:asciiTheme="minorHAnsi" w:eastAsiaTheme="minorEastAsia" w:hAnsiTheme="minorHAnsi" w:cstheme="minorBidi"/>
          <w:noProof/>
          <w:kern w:val="2"/>
          <w:sz w:val="24"/>
          <w:szCs w:val="24"/>
          <w:lang w:eastAsia="en-GB"/>
          <w14:ligatures w14:val="standardContextual"/>
        </w:rPr>
        <w:tab/>
      </w:r>
      <w:r w:rsidRPr="00DE3DAD">
        <w:rPr>
          <w:noProof/>
        </w:rPr>
        <w:t>The opening pressure of the safety relief valves and other safety components shall be set at least 10% higher than the operating pressure in the components.</w:t>
      </w:r>
      <w:r>
        <w:rPr>
          <w:noProof/>
        </w:rPr>
        <w:tab/>
      </w:r>
      <w:r>
        <w:rPr>
          <w:noProof/>
        </w:rPr>
        <w:fldChar w:fldCharType="begin"/>
      </w:r>
      <w:r>
        <w:rPr>
          <w:noProof/>
        </w:rPr>
        <w:instrText xml:space="preserve"> PAGEREF _Toc198519129 \h </w:instrText>
      </w:r>
      <w:r>
        <w:rPr>
          <w:noProof/>
        </w:rPr>
      </w:r>
      <w:r>
        <w:rPr>
          <w:noProof/>
        </w:rPr>
        <w:fldChar w:fldCharType="separate"/>
      </w:r>
      <w:r>
        <w:rPr>
          <w:noProof/>
        </w:rPr>
        <w:t>27</w:t>
      </w:r>
      <w:r>
        <w:rPr>
          <w:noProof/>
        </w:rPr>
        <w:fldChar w:fldCharType="end"/>
      </w:r>
    </w:p>
    <w:p w14:paraId="0169396B" w14:textId="27E7A4C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w:t>
      </w:r>
      <w:r>
        <w:rPr>
          <w:rFonts w:asciiTheme="minorHAnsi" w:eastAsiaTheme="minorEastAsia" w:hAnsiTheme="minorHAnsi" w:cstheme="minorBidi"/>
          <w:noProof/>
          <w:kern w:val="2"/>
          <w:sz w:val="24"/>
          <w:szCs w:val="24"/>
          <w:lang w:eastAsia="en-GB"/>
          <w14:ligatures w14:val="standardContextual"/>
        </w:rPr>
        <w:tab/>
      </w:r>
      <w:r w:rsidRPr="00DE3DAD">
        <w:rPr>
          <w:noProof/>
        </w:rPr>
        <w:t>The design pressures of components shall be higher or equal to the opening pressure of their safety devices.</w:t>
      </w:r>
      <w:r>
        <w:rPr>
          <w:noProof/>
        </w:rPr>
        <w:tab/>
      </w:r>
      <w:r>
        <w:rPr>
          <w:noProof/>
        </w:rPr>
        <w:fldChar w:fldCharType="begin"/>
      </w:r>
      <w:r>
        <w:rPr>
          <w:noProof/>
        </w:rPr>
        <w:instrText xml:space="preserve"> PAGEREF _Toc198519130 \h </w:instrText>
      </w:r>
      <w:r>
        <w:rPr>
          <w:noProof/>
        </w:rPr>
      </w:r>
      <w:r>
        <w:rPr>
          <w:noProof/>
        </w:rPr>
        <w:fldChar w:fldCharType="separate"/>
      </w:r>
      <w:r>
        <w:rPr>
          <w:noProof/>
        </w:rPr>
        <w:t>27</w:t>
      </w:r>
      <w:r>
        <w:rPr>
          <w:noProof/>
        </w:rPr>
        <w:fldChar w:fldCharType="end"/>
      </w:r>
    </w:p>
    <w:p w14:paraId="3CCC66DB" w14:textId="0F77B2B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take the Cryogenic system user input into account when deciding on the opening pressure of the safety components. e.g. the back pressure in the “S” or “B” header shall never exceed </w:t>
      </w:r>
      <w:r w:rsidRPr="00DE3DAD">
        <w:rPr>
          <w:noProof/>
          <w:highlight w:val="yellow"/>
        </w:rPr>
        <w:t>1.9</w:t>
      </w:r>
      <w:r w:rsidRPr="00DE3DAD">
        <w:rPr>
          <w:noProof/>
        </w:rPr>
        <w:t xml:space="preserve"> bar to protect the users.</w:t>
      </w:r>
      <w:r>
        <w:rPr>
          <w:noProof/>
        </w:rPr>
        <w:tab/>
      </w:r>
      <w:r>
        <w:rPr>
          <w:noProof/>
        </w:rPr>
        <w:fldChar w:fldCharType="begin"/>
      </w:r>
      <w:r>
        <w:rPr>
          <w:noProof/>
        </w:rPr>
        <w:instrText xml:space="preserve"> PAGEREF _Toc198519131 \h </w:instrText>
      </w:r>
      <w:r>
        <w:rPr>
          <w:noProof/>
        </w:rPr>
      </w:r>
      <w:r>
        <w:rPr>
          <w:noProof/>
        </w:rPr>
        <w:fldChar w:fldCharType="separate"/>
      </w:r>
      <w:r>
        <w:rPr>
          <w:noProof/>
        </w:rPr>
        <w:t>28</w:t>
      </w:r>
      <w:r>
        <w:rPr>
          <w:noProof/>
        </w:rPr>
        <w:fldChar w:fldCharType="end"/>
      </w:r>
    </w:p>
    <w:p w14:paraId="0892C71D" w14:textId="44A0E6BA"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w:t>
      </w:r>
      <w:r>
        <w:rPr>
          <w:rFonts w:asciiTheme="minorHAnsi" w:eastAsiaTheme="minorEastAsia" w:hAnsiTheme="minorHAnsi" w:cstheme="minorBidi"/>
          <w:noProof/>
          <w:kern w:val="2"/>
          <w:sz w:val="24"/>
          <w:szCs w:val="24"/>
          <w:lang w:eastAsia="en-GB"/>
          <w14:ligatures w14:val="standardContextual"/>
        </w:rPr>
        <w:tab/>
      </w:r>
      <w:r w:rsidRPr="00DE3DAD">
        <w:rPr>
          <w:noProof/>
        </w:rPr>
        <w:t>The general specification (</w:t>
      </w:r>
      <w:r w:rsidRPr="00DE3DAD">
        <w:rPr>
          <w:i/>
          <w:iCs/>
          <w:noProof/>
          <w:color w:val="562873" w:themeColor="accent1"/>
        </w:rPr>
        <w:t>AD 4</w:t>
      </w:r>
      <w:r w:rsidRPr="00DE3DAD">
        <w:rPr>
          <w:noProof/>
        </w:rPr>
        <w:t>) for steel piping materials shall be applied by the Contractor.</w:t>
      </w:r>
      <w:r>
        <w:rPr>
          <w:noProof/>
        </w:rPr>
        <w:tab/>
      </w:r>
      <w:r>
        <w:rPr>
          <w:noProof/>
        </w:rPr>
        <w:fldChar w:fldCharType="begin"/>
      </w:r>
      <w:r>
        <w:rPr>
          <w:noProof/>
        </w:rPr>
        <w:instrText xml:space="preserve"> PAGEREF _Toc198519132 \h </w:instrText>
      </w:r>
      <w:r>
        <w:rPr>
          <w:noProof/>
        </w:rPr>
      </w:r>
      <w:r>
        <w:rPr>
          <w:noProof/>
        </w:rPr>
        <w:fldChar w:fldCharType="separate"/>
      </w:r>
      <w:r>
        <w:rPr>
          <w:noProof/>
        </w:rPr>
        <w:t>28</w:t>
      </w:r>
      <w:r>
        <w:rPr>
          <w:noProof/>
        </w:rPr>
        <w:fldChar w:fldCharType="end"/>
      </w:r>
    </w:p>
    <w:p w14:paraId="01ED6387" w14:textId="6261531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w:t>
      </w:r>
      <w:r>
        <w:rPr>
          <w:rFonts w:asciiTheme="minorHAnsi" w:eastAsiaTheme="minorEastAsia" w:hAnsiTheme="minorHAnsi" w:cstheme="minorBidi"/>
          <w:noProof/>
          <w:kern w:val="2"/>
          <w:sz w:val="24"/>
          <w:szCs w:val="24"/>
          <w:lang w:eastAsia="en-GB"/>
          <w14:ligatures w14:val="standardContextual"/>
        </w:rPr>
        <w:tab/>
      </w:r>
      <w:r w:rsidRPr="00DE3DAD">
        <w:rPr>
          <w:noProof/>
        </w:rPr>
        <w:t>All components shall be new.</w:t>
      </w:r>
      <w:r>
        <w:rPr>
          <w:noProof/>
        </w:rPr>
        <w:tab/>
      </w:r>
      <w:r>
        <w:rPr>
          <w:noProof/>
        </w:rPr>
        <w:fldChar w:fldCharType="begin"/>
      </w:r>
      <w:r>
        <w:rPr>
          <w:noProof/>
        </w:rPr>
        <w:instrText xml:space="preserve"> PAGEREF _Toc198519133 \h </w:instrText>
      </w:r>
      <w:r>
        <w:rPr>
          <w:noProof/>
        </w:rPr>
      </w:r>
      <w:r>
        <w:rPr>
          <w:noProof/>
        </w:rPr>
        <w:fldChar w:fldCharType="separate"/>
      </w:r>
      <w:r>
        <w:rPr>
          <w:noProof/>
        </w:rPr>
        <w:t>28</w:t>
      </w:r>
      <w:r>
        <w:rPr>
          <w:noProof/>
        </w:rPr>
        <w:fldChar w:fldCharType="end"/>
      </w:r>
    </w:p>
    <w:p w14:paraId="0B0FEA2B" w14:textId="5CEC3ABD"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w:t>
      </w:r>
      <w:r>
        <w:rPr>
          <w:rFonts w:asciiTheme="minorHAnsi" w:eastAsiaTheme="minorEastAsia" w:hAnsiTheme="minorHAnsi" w:cstheme="minorBidi"/>
          <w:noProof/>
          <w:kern w:val="2"/>
          <w:sz w:val="24"/>
          <w:szCs w:val="24"/>
          <w:lang w:eastAsia="en-GB"/>
          <w14:ligatures w14:val="standardContextual"/>
        </w:rPr>
        <w:tab/>
      </w:r>
      <w:r w:rsidRPr="00DE3DAD">
        <w:rPr>
          <w:noProof/>
        </w:rPr>
        <w:t>All materials shall be accompanied by their respective certificates and are part of the documentation deliverables.</w:t>
      </w:r>
      <w:r>
        <w:rPr>
          <w:noProof/>
        </w:rPr>
        <w:tab/>
      </w:r>
      <w:r>
        <w:rPr>
          <w:noProof/>
        </w:rPr>
        <w:fldChar w:fldCharType="begin"/>
      </w:r>
      <w:r>
        <w:rPr>
          <w:noProof/>
        </w:rPr>
        <w:instrText xml:space="preserve"> PAGEREF _Toc198519134 \h </w:instrText>
      </w:r>
      <w:r>
        <w:rPr>
          <w:noProof/>
        </w:rPr>
      </w:r>
      <w:r>
        <w:rPr>
          <w:noProof/>
        </w:rPr>
        <w:fldChar w:fldCharType="separate"/>
      </w:r>
      <w:r>
        <w:rPr>
          <w:noProof/>
        </w:rPr>
        <w:t>28</w:t>
      </w:r>
      <w:r>
        <w:rPr>
          <w:noProof/>
        </w:rPr>
        <w:fldChar w:fldCharType="end"/>
      </w:r>
    </w:p>
    <w:p w14:paraId="7C9728F8" w14:textId="7B82219B"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w:t>
      </w:r>
      <w:r>
        <w:rPr>
          <w:rFonts w:asciiTheme="minorHAnsi" w:eastAsiaTheme="minorEastAsia" w:hAnsiTheme="minorHAnsi" w:cstheme="minorBidi"/>
          <w:noProof/>
          <w:kern w:val="2"/>
          <w:sz w:val="24"/>
          <w:szCs w:val="24"/>
          <w:lang w:eastAsia="en-GB"/>
          <w14:ligatures w14:val="standardContextual"/>
        </w:rPr>
        <w:tab/>
      </w:r>
      <w:r w:rsidRPr="00DE3DAD">
        <w:rPr>
          <w:noProof/>
        </w:rPr>
        <w:t>Cold volumes containing helium shall be protected by safety devices according to EN 17527.</w:t>
      </w:r>
      <w:r>
        <w:rPr>
          <w:noProof/>
        </w:rPr>
        <w:tab/>
      </w:r>
      <w:r>
        <w:rPr>
          <w:noProof/>
        </w:rPr>
        <w:fldChar w:fldCharType="begin"/>
      </w:r>
      <w:r>
        <w:rPr>
          <w:noProof/>
        </w:rPr>
        <w:instrText xml:space="preserve"> PAGEREF _Toc198519135 \h </w:instrText>
      </w:r>
      <w:r>
        <w:rPr>
          <w:noProof/>
        </w:rPr>
      </w:r>
      <w:r>
        <w:rPr>
          <w:noProof/>
        </w:rPr>
        <w:fldChar w:fldCharType="separate"/>
      </w:r>
      <w:r>
        <w:rPr>
          <w:noProof/>
        </w:rPr>
        <w:t>28</w:t>
      </w:r>
      <w:r>
        <w:rPr>
          <w:noProof/>
        </w:rPr>
        <w:fldChar w:fldCharType="end"/>
      </w:r>
    </w:p>
    <w:p w14:paraId="4E0BAF84" w14:textId="2AF7678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w:t>
      </w:r>
      <w:r>
        <w:rPr>
          <w:rFonts w:asciiTheme="minorHAnsi" w:eastAsiaTheme="minorEastAsia" w:hAnsiTheme="minorHAnsi" w:cstheme="minorBidi"/>
          <w:noProof/>
          <w:kern w:val="2"/>
          <w:sz w:val="24"/>
          <w:szCs w:val="24"/>
          <w:lang w:eastAsia="en-GB"/>
          <w14:ligatures w14:val="standardContextual"/>
        </w:rPr>
        <w:tab/>
      </w:r>
      <w:r w:rsidRPr="00DE3DAD">
        <w:rPr>
          <w:noProof/>
        </w:rPr>
        <w:t>Any cold volume that can be isolated by valves and all insulation vacuum volumes shall be protected by safety devices.</w:t>
      </w:r>
      <w:r>
        <w:rPr>
          <w:noProof/>
        </w:rPr>
        <w:tab/>
      </w:r>
      <w:r>
        <w:rPr>
          <w:noProof/>
        </w:rPr>
        <w:fldChar w:fldCharType="begin"/>
      </w:r>
      <w:r>
        <w:rPr>
          <w:noProof/>
        </w:rPr>
        <w:instrText xml:space="preserve"> PAGEREF _Toc198519136 \h </w:instrText>
      </w:r>
      <w:r>
        <w:rPr>
          <w:noProof/>
        </w:rPr>
      </w:r>
      <w:r>
        <w:rPr>
          <w:noProof/>
        </w:rPr>
        <w:fldChar w:fldCharType="separate"/>
      </w:r>
      <w:r>
        <w:rPr>
          <w:noProof/>
        </w:rPr>
        <w:t>28</w:t>
      </w:r>
      <w:r>
        <w:rPr>
          <w:noProof/>
        </w:rPr>
        <w:fldChar w:fldCharType="end"/>
      </w:r>
    </w:p>
    <w:p w14:paraId="31592835" w14:textId="1D317C5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safety valve exhausts shall either be collected or safely discharged to the outside to minimuize.</w:t>
      </w:r>
      <w:r>
        <w:rPr>
          <w:noProof/>
        </w:rPr>
        <w:tab/>
      </w:r>
      <w:r>
        <w:rPr>
          <w:noProof/>
        </w:rPr>
        <w:fldChar w:fldCharType="begin"/>
      </w:r>
      <w:r>
        <w:rPr>
          <w:noProof/>
        </w:rPr>
        <w:instrText xml:space="preserve"> PAGEREF _Toc198519137 \h </w:instrText>
      </w:r>
      <w:r>
        <w:rPr>
          <w:noProof/>
        </w:rPr>
      </w:r>
      <w:r>
        <w:rPr>
          <w:noProof/>
        </w:rPr>
        <w:fldChar w:fldCharType="separate"/>
      </w:r>
      <w:r>
        <w:rPr>
          <w:noProof/>
        </w:rPr>
        <w:t>28</w:t>
      </w:r>
      <w:r>
        <w:rPr>
          <w:noProof/>
        </w:rPr>
        <w:fldChar w:fldCharType="end"/>
      </w:r>
    </w:p>
    <w:p w14:paraId="44683725" w14:textId="3C571D0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QQQ_050.</w:t>
      </w:r>
      <w:r>
        <w:rPr>
          <w:rFonts w:asciiTheme="minorHAnsi" w:eastAsiaTheme="minorEastAsia" w:hAnsiTheme="minorHAnsi" w:cstheme="minorBidi"/>
          <w:noProof/>
          <w:kern w:val="2"/>
          <w:sz w:val="24"/>
          <w:szCs w:val="24"/>
          <w:lang w:eastAsia="en-GB"/>
          <w14:ligatures w14:val="standardContextual"/>
        </w:rPr>
        <w:tab/>
      </w:r>
      <w:r w:rsidRPr="00DE3DAD">
        <w:rPr>
          <w:noProof/>
        </w:rPr>
        <w:t>The recovery header shall be protected against over pressures by safety devices and non-return valves with an exhaust to atmosphere at a safe location.</w:t>
      </w:r>
      <w:r>
        <w:rPr>
          <w:noProof/>
        </w:rPr>
        <w:tab/>
      </w:r>
      <w:r>
        <w:rPr>
          <w:noProof/>
        </w:rPr>
        <w:fldChar w:fldCharType="begin"/>
      </w:r>
      <w:r>
        <w:rPr>
          <w:noProof/>
        </w:rPr>
        <w:instrText xml:space="preserve"> PAGEREF _Toc198519138 \h </w:instrText>
      </w:r>
      <w:r>
        <w:rPr>
          <w:noProof/>
        </w:rPr>
      </w:r>
      <w:r>
        <w:rPr>
          <w:noProof/>
        </w:rPr>
        <w:fldChar w:fldCharType="separate"/>
      </w:r>
      <w:r>
        <w:rPr>
          <w:noProof/>
        </w:rPr>
        <w:t>28</w:t>
      </w:r>
      <w:r>
        <w:rPr>
          <w:noProof/>
        </w:rPr>
        <w:fldChar w:fldCharType="end"/>
      </w:r>
    </w:p>
    <w:p w14:paraId="6D1861A0" w14:textId="6CE8513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QQQ_051.</w:t>
      </w:r>
      <w:r>
        <w:rPr>
          <w:rFonts w:asciiTheme="minorHAnsi" w:eastAsiaTheme="minorEastAsia" w:hAnsiTheme="minorHAnsi" w:cstheme="minorBidi"/>
          <w:noProof/>
          <w:kern w:val="2"/>
          <w:sz w:val="24"/>
          <w:szCs w:val="24"/>
          <w:lang w:eastAsia="en-GB"/>
          <w14:ligatures w14:val="standardContextual"/>
        </w:rPr>
        <w:tab/>
      </w:r>
      <w:r w:rsidRPr="00DE3DAD">
        <w:rPr>
          <w:noProof/>
        </w:rPr>
        <w:t>The burst disks shall exhaust in a safe way regarding operators and equipment to avoid any risk of cold burn and/or anoxia.</w:t>
      </w:r>
      <w:r>
        <w:rPr>
          <w:noProof/>
        </w:rPr>
        <w:tab/>
      </w:r>
      <w:r>
        <w:rPr>
          <w:noProof/>
        </w:rPr>
        <w:fldChar w:fldCharType="begin"/>
      </w:r>
      <w:r>
        <w:rPr>
          <w:noProof/>
        </w:rPr>
        <w:instrText xml:space="preserve"> PAGEREF _Toc198519139 \h </w:instrText>
      </w:r>
      <w:r>
        <w:rPr>
          <w:noProof/>
        </w:rPr>
      </w:r>
      <w:r>
        <w:rPr>
          <w:noProof/>
        </w:rPr>
        <w:fldChar w:fldCharType="separate"/>
      </w:r>
      <w:r>
        <w:rPr>
          <w:noProof/>
        </w:rPr>
        <w:t>28</w:t>
      </w:r>
      <w:r>
        <w:rPr>
          <w:noProof/>
        </w:rPr>
        <w:fldChar w:fldCharType="end"/>
      </w:r>
    </w:p>
    <w:p w14:paraId="5B663980" w14:textId="29945A96"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QQQ_052.</w:t>
      </w:r>
      <w:r>
        <w:rPr>
          <w:rFonts w:asciiTheme="minorHAnsi" w:eastAsiaTheme="minorEastAsia" w:hAnsiTheme="minorHAnsi" w:cstheme="minorBidi"/>
          <w:noProof/>
          <w:kern w:val="2"/>
          <w:sz w:val="24"/>
          <w:szCs w:val="24"/>
          <w:lang w:eastAsia="en-GB"/>
          <w14:ligatures w14:val="standardContextual"/>
        </w:rPr>
        <w:tab/>
      </w:r>
      <w:r w:rsidRPr="00DE3DAD">
        <w:rPr>
          <w:noProof/>
        </w:rPr>
        <w:t>The analyses and calculation of safety devices shall be subject to approval by SCK CEN.</w:t>
      </w:r>
      <w:r>
        <w:rPr>
          <w:noProof/>
        </w:rPr>
        <w:tab/>
      </w:r>
      <w:r>
        <w:rPr>
          <w:noProof/>
        </w:rPr>
        <w:fldChar w:fldCharType="begin"/>
      </w:r>
      <w:r>
        <w:rPr>
          <w:noProof/>
        </w:rPr>
        <w:instrText xml:space="preserve"> PAGEREF _Toc198519140 \h </w:instrText>
      </w:r>
      <w:r>
        <w:rPr>
          <w:noProof/>
        </w:rPr>
      </w:r>
      <w:r>
        <w:rPr>
          <w:noProof/>
        </w:rPr>
        <w:fldChar w:fldCharType="separate"/>
      </w:r>
      <w:r>
        <w:rPr>
          <w:noProof/>
        </w:rPr>
        <w:t>28</w:t>
      </w:r>
      <w:r>
        <w:rPr>
          <w:noProof/>
        </w:rPr>
        <w:fldChar w:fldCharType="end"/>
      </w:r>
    </w:p>
    <w:p w14:paraId="7BB8BF6F" w14:textId="32B380D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QQQ_053.</w:t>
      </w:r>
      <w:r>
        <w:rPr>
          <w:rFonts w:asciiTheme="minorHAnsi" w:eastAsiaTheme="minorEastAsia" w:hAnsiTheme="minorHAnsi" w:cstheme="minorBidi"/>
          <w:noProof/>
          <w:kern w:val="2"/>
          <w:sz w:val="24"/>
          <w:szCs w:val="24"/>
          <w:lang w:eastAsia="en-GB"/>
          <w14:ligatures w14:val="standardContextual"/>
        </w:rPr>
        <w:tab/>
      </w:r>
      <w:r w:rsidRPr="00DE3DAD">
        <w:rPr>
          <w:noProof/>
        </w:rPr>
        <w:t>All safety devices shall be accessible and removable during maintenance period for calibration or replacement.</w:t>
      </w:r>
      <w:r>
        <w:rPr>
          <w:noProof/>
        </w:rPr>
        <w:tab/>
      </w:r>
      <w:r>
        <w:rPr>
          <w:noProof/>
        </w:rPr>
        <w:fldChar w:fldCharType="begin"/>
      </w:r>
      <w:r>
        <w:rPr>
          <w:noProof/>
        </w:rPr>
        <w:instrText xml:space="preserve"> PAGEREF _Toc198519141 \h </w:instrText>
      </w:r>
      <w:r>
        <w:rPr>
          <w:noProof/>
        </w:rPr>
      </w:r>
      <w:r>
        <w:rPr>
          <w:noProof/>
        </w:rPr>
        <w:fldChar w:fldCharType="separate"/>
      </w:r>
      <w:r>
        <w:rPr>
          <w:noProof/>
        </w:rPr>
        <w:t>28</w:t>
      </w:r>
      <w:r>
        <w:rPr>
          <w:noProof/>
        </w:rPr>
        <w:fldChar w:fldCharType="end"/>
      </w:r>
    </w:p>
    <w:p w14:paraId="799500A7" w14:textId="6C7443DB"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QQQ_054.</w:t>
      </w:r>
      <w:r>
        <w:rPr>
          <w:rFonts w:asciiTheme="minorHAnsi" w:eastAsiaTheme="minorEastAsia" w:hAnsiTheme="minorHAnsi" w:cstheme="minorBidi"/>
          <w:noProof/>
          <w:kern w:val="2"/>
          <w:sz w:val="24"/>
          <w:szCs w:val="24"/>
          <w:lang w:eastAsia="en-GB"/>
          <w14:ligatures w14:val="standardContextual"/>
        </w:rPr>
        <w:tab/>
      </w:r>
      <w:r w:rsidRPr="00DE3DAD">
        <w:rPr>
          <w:noProof/>
        </w:rPr>
        <w:t>The pipework surrounding the safety devices shall be designed to allow dismounting of safety valves and burst disk.</w:t>
      </w:r>
      <w:r>
        <w:rPr>
          <w:noProof/>
        </w:rPr>
        <w:tab/>
      </w:r>
      <w:r>
        <w:rPr>
          <w:noProof/>
        </w:rPr>
        <w:fldChar w:fldCharType="begin"/>
      </w:r>
      <w:r>
        <w:rPr>
          <w:noProof/>
        </w:rPr>
        <w:instrText xml:space="preserve"> PAGEREF _Toc198519142 \h </w:instrText>
      </w:r>
      <w:r>
        <w:rPr>
          <w:noProof/>
        </w:rPr>
      </w:r>
      <w:r>
        <w:rPr>
          <w:noProof/>
        </w:rPr>
        <w:fldChar w:fldCharType="separate"/>
      </w:r>
      <w:r>
        <w:rPr>
          <w:noProof/>
        </w:rPr>
        <w:t>28</w:t>
      </w:r>
      <w:r>
        <w:rPr>
          <w:noProof/>
        </w:rPr>
        <w:fldChar w:fldCharType="end"/>
      </w:r>
    </w:p>
    <w:p w14:paraId="64470645" w14:textId="4CADA609"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recommend and guide SCK CEN to define the location of the oxygen deficiency detectors in the QPLANT buildings.</w:t>
      </w:r>
      <w:r>
        <w:rPr>
          <w:noProof/>
        </w:rPr>
        <w:tab/>
      </w:r>
      <w:r>
        <w:rPr>
          <w:noProof/>
        </w:rPr>
        <w:fldChar w:fldCharType="begin"/>
      </w:r>
      <w:r>
        <w:rPr>
          <w:noProof/>
        </w:rPr>
        <w:instrText xml:space="preserve"> PAGEREF _Toc198519143 \h </w:instrText>
      </w:r>
      <w:r>
        <w:rPr>
          <w:noProof/>
        </w:rPr>
      </w:r>
      <w:r>
        <w:rPr>
          <w:noProof/>
        </w:rPr>
        <w:fldChar w:fldCharType="separate"/>
      </w:r>
      <w:r>
        <w:rPr>
          <w:noProof/>
        </w:rPr>
        <w:t>28</w:t>
      </w:r>
      <w:r>
        <w:rPr>
          <w:noProof/>
        </w:rPr>
        <w:fldChar w:fldCharType="end"/>
      </w:r>
    </w:p>
    <w:p w14:paraId="13C86BCC" w14:textId="6439C8C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QQQ_056.</w:t>
      </w:r>
      <w:r>
        <w:rPr>
          <w:rFonts w:asciiTheme="minorHAnsi" w:eastAsiaTheme="minorEastAsia" w:hAnsiTheme="minorHAnsi" w:cstheme="minorBidi"/>
          <w:noProof/>
          <w:kern w:val="2"/>
          <w:sz w:val="24"/>
          <w:szCs w:val="24"/>
          <w:lang w:eastAsia="en-GB"/>
          <w14:ligatures w14:val="standardContextual"/>
        </w:rPr>
        <w:tab/>
      </w:r>
      <w:r>
        <w:rPr>
          <w:noProof/>
        </w:rPr>
        <w:t>Technical Specification for Safety and Relief Valves</w:t>
      </w:r>
      <w:r w:rsidRPr="00DE3DAD">
        <w:rPr>
          <w:noProof/>
        </w:rPr>
        <w:t xml:space="preserve"> (</w:t>
      </w:r>
      <w:r w:rsidRPr="00DE3DAD">
        <w:rPr>
          <w:i/>
          <w:iCs/>
          <w:noProof/>
          <w:color w:val="562873" w:themeColor="accent1"/>
        </w:rPr>
        <w:t>AD 13</w:t>
      </w:r>
      <w:r w:rsidRPr="00DE3DAD">
        <w:rPr>
          <w:noProof/>
        </w:rPr>
        <w:t>), shall be applicable to all warm valves unless superseded by more stringent requirement for helium operation based on the Contractor experience. The cryogenic valves inside QRB shall be of the extended-spindle type, sealing by metallic bellows.</w:t>
      </w:r>
      <w:r>
        <w:rPr>
          <w:noProof/>
        </w:rPr>
        <w:tab/>
      </w:r>
      <w:r>
        <w:rPr>
          <w:noProof/>
        </w:rPr>
        <w:fldChar w:fldCharType="begin"/>
      </w:r>
      <w:r>
        <w:rPr>
          <w:noProof/>
        </w:rPr>
        <w:instrText xml:space="preserve"> PAGEREF _Toc198519144 \h </w:instrText>
      </w:r>
      <w:r>
        <w:rPr>
          <w:noProof/>
        </w:rPr>
      </w:r>
      <w:r>
        <w:rPr>
          <w:noProof/>
        </w:rPr>
        <w:fldChar w:fldCharType="separate"/>
      </w:r>
      <w:r>
        <w:rPr>
          <w:noProof/>
        </w:rPr>
        <w:t>29</w:t>
      </w:r>
      <w:r>
        <w:rPr>
          <w:noProof/>
        </w:rPr>
        <w:fldChar w:fldCharType="end"/>
      </w:r>
    </w:p>
    <w:p w14:paraId="0ADC25B6" w14:textId="22C434F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QQQ_057.</w:t>
      </w:r>
      <w:r>
        <w:rPr>
          <w:rFonts w:asciiTheme="minorHAnsi" w:eastAsiaTheme="minorEastAsia" w:hAnsiTheme="minorHAnsi" w:cstheme="minorBidi"/>
          <w:noProof/>
          <w:kern w:val="2"/>
          <w:sz w:val="24"/>
          <w:szCs w:val="24"/>
          <w:lang w:eastAsia="en-GB"/>
          <w14:ligatures w14:val="standardContextual"/>
        </w:rPr>
        <w:tab/>
      </w:r>
      <w:r w:rsidRPr="00DE3DAD">
        <w:rPr>
          <w:noProof/>
        </w:rPr>
        <w:t>Cryogenic valves shall be welded to the pipework and preferably to the top plates of the cold box.</w:t>
      </w:r>
      <w:r>
        <w:rPr>
          <w:noProof/>
        </w:rPr>
        <w:tab/>
      </w:r>
      <w:r>
        <w:rPr>
          <w:noProof/>
        </w:rPr>
        <w:fldChar w:fldCharType="begin"/>
      </w:r>
      <w:r>
        <w:rPr>
          <w:noProof/>
        </w:rPr>
        <w:instrText xml:space="preserve"> PAGEREF _Toc198519145 \h </w:instrText>
      </w:r>
      <w:r>
        <w:rPr>
          <w:noProof/>
        </w:rPr>
      </w:r>
      <w:r>
        <w:rPr>
          <w:noProof/>
        </w:rPr>
        <w:fldChar w:fldCharType="separate"/>
      </w:r>
      <w:r>
        <w:rPr>
          <w:noProof/>
        </w:rPr>
        <w:t>29</w:t>
      </w:r>
      <w:r>
        <w:rPr>
          <w:noProof/>
        </w:rPr>
        <w:fldChar w:fldCharType="end"/>
      </w:r>
    </w:p>
    <w:p w14:paraId="3A9F7E3A" w14:textId="085CAAE5"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QQQ_058.</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control valves at ambient temperature shall follow </w:t>
      </w:r>
      <w:r w:rsidRPr="00DE3DAD">
        <w:rPr>
          <w:i/>
          <w:iCs/>
          <w:noProof/>
          <w:color w:val="562873" w:themeColor="accent1"/>
        </w:rPr>
        <w:t>AD 9</w:t>
      </w:r>
      <w:r w:rsidRPr="00DE3DAD">
        <w:rPr>
          <w:noProof/>
        </w:rPr>
        <w:t xml:space="preserve"> and shall be adapted to the process and to the fluid to be controlled.</w:t>
      </w:r>
      <w:r>
        <w:rPr>
          <w:noProof/>
        </w:rPr>
        <w:tab/>
      </w:r>
      <w:r>
        <w:rPr>
          <w:noProof/>
        </w:rPr>
        <w:fldChar w:fldCharType="begin"/>
      </w:r>
      <w:r>
        <w:rPr>
          <w:noProof/>
        </w:rPr>
        <w:instrText xml:space="preserve"> PAGEREF _Toc198519146 \h </w:instrText>
      </w:r>
      <w:r>
        <w:rPr>
          <w:noProof/>
        </w:rPr>
      </w:r>
      <w:r>
        <w:rPr>
          <w:noProof/>
        </w:rPr>
        <w:fldChar w:fldCharType="separate"/>
      </w:r>
      <w:r>
        <w:rPr>
          <w:noProof/>
        </w:rPr>
        <w:t>29</w:t>
      </w:r>
      <w:r>
        <w:rPr>
          <w:noProof/>
        </w:rPr>
        <w:fldChar w:fldCharType="end"/>
      </w:r>
    </w:p>
    <w:p w14:paraId="13BA3903" w14:textId="3E2AD4F6"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QQQ_059.</w:t>
      </w:r>
      <w:r>
        <w:rPr>
          <w:rFonts w:asciiTheme="minorHAnsi" w:eastAsiaTheme="minorEastAsia" w:hAnsiTheme="minorHAnsi" w:cstheme="minorBidi"/>
          <w:noProof/>
          <w:kern w:val="2"/>
          <w:sz w:val="24"/>
          <w:szCs w:val="24"/>
          <w:lang w:eastAsia="en-GB"/>
          <w14:ligatures w14:val="standardContextual"/>
        </w:rPr>
        <w:tab/>
      </w:r>
      <w:r w:rsidRPr="00DE3DAD">
        <w:rPr>
          <w:noProof/>
        </w:rPr>
        <w:t>The shut-off valves shall be ball or butterfly valves depending on size.</w:t>
      </w:r>
      <w:r>
        <w:rPr>
          <w:noProof/>
        </w:rPr>
        <w:tab/>
      </w:r>
      <w:r>
        <w:rPr>
          <w:noProof/>
        </w:rPr>
        <w:fldChar w:fldCharType="begin"/>
      </w:r>
      <w:r>
        <w:rPr>
          <w:noProof/>
        </w:rPr>
        <w:instrText xml:space="preserve"> PAGEREF _Toc198519147 \h </w:instrText>
      </w:r>
      <w:r>
        <w:rPr>
          <w:noProof/>
        </w:rPr>
      </w:r>
      <w:r>
        <w:rPr>
          <w:noProof/>
        </w:rPr>
        <w:fldChar w:fldCharType="separate"/>
      </w:r>
      <w:r>
        <w:rPr>
          <w:noProof/>
        </w:rPr>
        <w:t>29</w:t>
      </w:r>
      <w:r>
        <w:rPr>
          <w:noProof/>
        </w:rPr>
        <w:fldChar w:fldCharType="end"/>
      </w:r>
    </w:p>
    <w:p w14:paraId="6A29D592" w14:textId="142B959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QQQ_060.</w:t>
      </w:r>
      <w:r>
        <w:rPr>
          <w:rFonts w:asciiTheme="minorHAnsi" w:eastAsiaTheme="minorEastAsia" w:hAnsiTheme="minorHAnsi" w:cstheme="minorBidi"/>
          <w:noProof/>
          <w:kern w:val="2"/>
          <w:sz w:val="24"/>
          <w:szCs w:val="24"/>
          <w:lang w:eastAsia="en-GB"/>
          <w14:ligatures w14:val="standardContextual"/>
        </w:rPr>
        <w:tab/>
      </w:r>
      <w:r w:rsidRPr="00DE3DAD">
        <w:rPr>
          <w:noProof/>
        </w:rPr>
        <w:t>Dismountable joints in the QRB below room temperature are not recommended and shall be subject to approval by SCK CEN. At ambient temperature, metal and Viton O-rings are allowed.</w:t>
      </w:r>
      <w:r>
        <w:rPr>
          <w:noProof/>
        </w:rPr>
        <w:tab/>
      </w:r>
      <w:r>
        <w:rPr>
          <w:noProof/>
        </w:rPr>
        <w:fldChar w:fldCharType="begin"/>
      </w:r>
      <w:r>
        <w:rPr>
          <w:noProof/>
        </w:rPr>
        <w:instrText xml:space="preserve"> PAGEREF _Toc198519148 \h </w:instrText>
      </w:r>
      <w:r>
        <w:rPr>
          <w:noProof/>
        </w:rPr>
      </w:r>
      <w:r>
        <w:rPr>
          <w:noProof/>
        </w:rPr>
        <w:fldChar w:fldCharType="separate"/>
      </w:r>
      <w:r>
        <w:rPr>
          <w:noProof/>
        </w:rPr>
        <w:t>29</w:t>
      </w:r>
      <w:r>
        <w:rPr>
          <w:noProof/>
        </w:rPr>
        <w:fldChar w:fldCharType="end"/>
      </w:r>
    </w:p>
    <w:p w14:paraId="61F325B1" w14:textId="718889D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QQQ_061.</w:t>
      </w:r>
      <w:r>
        <w:rPr>
          <w:rFonts w:asciiTheme="minorHAnsi" w:eastAsiaTheme="minorEastAsia" w:hAnsiTheme="minorHAnsi" w:cstheme="minorBidi"/>
          <w:noProof/>
          <w:kern w:val="2"/>
          <w:sz w:val="24"/>
          <w:szCs w:val="24"/>
          <w:lang w:eastAsia="en-GB"/>
          <w14:ligatures w14:val="standardContextual"/>
        </w:rPr>
        <w:tab/>
      </w:r>
      <w:r w:rsidRPr="00DE3DAD">
        <w:rPr>
          <w:noProof/>
        </w:rPr>
        <w:t>The use of bellows to compensate thermal contraction shall be avoided by appropriate piping design. If the Contractor cannot avoid the use of bellows, location and type of bellows shall be subject to approval by SCK CEN.</w:t>
      </w:r>
      <w:r>
        <w:rPr>
          <w:noProof/>
        </w:rPr>
        <w:tab/>
      </w:r>
      <w:r>
        <w:rPr>
          <w:noProof/>
        </w:rPr>
        <w:fldChar w:fldCharType="begin"/>
      </w:r>
      <w:r>
        <w:rPr>
          <w:noProof/>
        </w:rPr>
        <w:instrText xml:space="preserve"> PAGEREF _Toc198519149 \h </w:instrText>
      </w:r>
      <w:r>
        <w:rPr>
          <w:noProof/>
        </w:rPr>
      </w:r>
      <w:r>
        <w:rPr>
          <w:noProof/>
        </w:rPr>
        <w:fldChar w:fldCharType="separate"/>
      </w:r>
      <w:r>
        <w:rPr>
          <w:noProof/>
        </w:rPr>
        <w:t>29</w:t>
      </w:r>
      <w:r>
        <w:rPr>
          <w:noProof/>
        </w:rPr>
        <w:fldChar w:fldCharType="end"/>
      </w:r>
    </w:p>
    <w:p w14:paraId="47F9E778" w14:textId="226C9B9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QQQ_062.</w:t>
      </w:r>
      <w:r>
        <w:rPr>
          <w:rFonts w:asciiTheme="minorHAnsi" w:eastAsiaTheme="minorEastAsia" w:hAnsiTheme="minorHAnsi" w:cstheme="minorBidi"/>
          <w:noProof/>
          <w:kern w:val="2"/>
          <w:sz w:val="24"/>
          <w:szCs w:val="24"/>
          <w:lang w:eastAsia="en-GB"/>
          <w14:ligatures w14:val="standardContextual"/>
        </w:rPr>
        <w:tab/>
      </w:r>
      <w:r w:rsidRPr="00DE3DAD">
        <w:rPr>
          <w:noProof/>
        </w:rPr>
        <w:t>All permanent junctions shall be welded; brazing must be exceptional, and its use is subject to approval by SCK CEN.</w:t>
      </w:r>
      <w:r>
        <w:rPr>
          <w:noProof/>
        </w:rPr>
        <w:tab/>
      </w:r>
      <w:r>
        <w:rPr>
          <w:noProof/>
        </w:rPr>
        <w:fldChar w:fldCharType="begin"/>
      </w:r>
      <w:r>
        <w:rPr>
          <w:noProof/>
        </w:rPr>
        <w:instrText xml:space="preserve"> PAGEREF _Toc198519150 \h </w:instrText>
      </w:r>
      <w:r>
        <w:rPr>
          <w:noProof/>
        </w:rPr>
      </w:r>
      <w:r>
        <w:rPr>
          <w:noProof/>
        </w:rPr>
        <w:fldChar w:fldCharType="separate"/>
      </w:r>
      <w:r>
        <w:rPr>
          <w:noProof/>
        </w:rPr>
        <w:t>29</w:t>
      </w:r>
      <w:r>
        <w:rPr>
          <w:noProof/>
        </w:rPr>
        <w:fldChar w:fldCharType="end"/>
      </w:r>
    </w:p>
    <w:p w14:paraId="5931BD36" w14:textId="3FA6110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QQQ_063.</w:t>
      </w:r>
      <w:r>
        <w:rPr>
          <w:rFonts w:asciiTheme="minorHAnsi" w:eastAsiaTheme="minorEastAsia" w:hAnsiTheme="minorHAnsi" w:cstheme="minorBidi"/>
          <w:noProof/>
          <w:kern w:val="2"/>
          <w:sz w:val="24"/>
          <w:szCs w:val="24"/>
          <w:lang w:eastAsia="en-GB"/>
          <w14:ligatures w14:val="standardContextual"/>
        </w:rPr>
        <w:tab/>
      </w:r>
      <w:r w:rsidRPr="00DE3DAD">
        <w:rPr>
          <w:noProof/>
        </w:rPr>
        <w:t>All junctions separating helium and water shall be welded with the weld on the water side.</w:t>
      </w:r>
      <w:r>
        <w:rPr>
          <w:noProof/>
        </w:rPr>
        <w:tab/>
      </w:r>
      <w:r>
        <w:rPr>
          <w:noProof/>
        </w:rPr>
        <w:fldChar w:fldCharType="begin"/>
      </w:r>
      <w:r>
        <w:rPr>
          <w:noProof/>
        </w:rPr>
        <w:instrText xml:space="preserve"> PAGEREF _Toc198519151 \h </w:instrText>
      </w:r>
      <w:r>
        <w:rPr>
          <w:noProof/>
        </w:rPr>
      </w:r>
      <w:r>
        <w:rPr>
          <w:noProof/>
        </w:rPr>
        <w:fldChar w:fldCharType="separate"/>
      </w:r>
      <w:r>
        <w:rPr>
          <w:noProof/>
        </w:rPr>
        <w:t>29</w:t>
      </w:r>
      <w:r>
        <w:rPr>
          <w:noProof/>
        </w:rPr>
        <w:fldChar w:fldCharType="end"/>
      </w:r>
    </w:p>
    <w:p w14:paraId="6434998E" w14:textId="24DC775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QQQ_064.</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All welding and brazing surfaces shall be cleaned before assembly, using proper solvents and water to remove any trace of acid flux, organic depositions and any other dirt and dust. </w:t>
      </w:r>
      <w:r>
        <w:rPr>
          <w:noProof/>
        </w:rPr>
        <w:tab/>
      </w:r>
      <w:r>
        <w:rPr>
          <w:noProof/>
        </w:rPr>
        <w:fldChar w:fldCharType="begin"/>
      </w:r>
      <w:r>
        <w:rPr>
          <w:noProof/>
        </w:rPr>
        <w:instrText xml:space="preserve"> PAGEREF _Toc198519152 \h </w:instrText>
      </w:r>
      <w:r>
        <w:rPr>
          <w:noProof/>
        </w:rPr>
      </w:r>
      <w:r>
        <w:rPr>
          <w:noProof/>
        </w:rPr>
        <w:fldChar w:fldCharType="separate"/>
      </w:r>
      <w:r>
        <w:rPr>
          <w:noProof/>
        </w:rPr>
        <w:t>29</w:t>
      </w:r>
      <w:r>
        <w:rPr>
          <w:noProof/>
        </w:rPr>
        <w:fldChar w:fldCharType="end"/>
      </w:r>
    </w:p>
    <w:p w14:paraId="50F3CDBA" w14:textId="379353B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QQQ_065.</w:t>
      </w:r>
      <w:r>
        <w:rPr>
          <w:rFonts w:asciiTheme="minorHAnsi" w:eastAsiaTheme="minorEastAsia" w:hAnsiTheme="minorHAnsi" w:cstheme="minorBidi"/>
          <w:noProof/>
          <w:kern w:val="2"/>
          <w:sz w:val="24"/>
          <w:szCs w:val="24"/>
          <w:lang w:eastAsia="en-GB"/>
          <w14:ligatures w14:val="standardContextual"/>
        </w:rPr>
        <w:tab/>
      </w:r>
      <w:r w:rsidRPr="00DE3DAD">
        <w:rPr>
          <w:noProof/>
        </w:rPr>
        <w:t>All metallic surfaces shall be cleaned, pickled and passivated. The completed components shall also undergo cleaning (degreasing, cleaning and drying) prior to helium leak testing.</w:t>
      </w:r>
      <w:r>
        <w:rPr>
          <w:noProof/>
        </w:rPr>
        <w:tab/>
      </w:r>
      <w:r>
        <w:rPr>
          <w:noProof/>
        </w:rPr>
        <w:fldChar w:fldCharType="begin"/>
      </w:r>
      <w:r>
        <w:rPr>
          <w:noProof/>
        </w:rPr>
        <w:instrText xml:space="preserve"> PAGEREF _Toc198519153 \h </w:instrText>
      </w:r>
      <w:r>
        <w:rPr>
          <w:noProof/>
        </w:rPr>
      </w:r>
      <w:r>
        <w:rPr>
          <w:noProof/>
        </w:rPr>
        <w:fldChar w:fldCharType="separate"/>
      </w:r>
      <w:r>
        <w:rPr>
          <w:noProof/>
        </w:rPr>
        <w:t>29</w:t>
      </w:r>
      <w:r>
        <w:rPr>
          <w:noProof/>
        </w:rPr>
        <w:fldChar w:fldCharType="end"/>
      </w:r>
    </w:p>
    <w:p w14:paraId="34283D0D" w14:textId="7A22925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QQQ_066.</w:t>
      </w:r>
      <w:r>
        <w:rPr>
          <w:rFonts w:asciiTheme="minorHAnsi" w:eastAsiaTheme="minorEastAsia" w:hAnsiTheme="minorHAnsi" w:cstheme="minorBidi"/>
          <w:noProof/>
          <w:kern w:val="2"/>
          <w:sz w:val="24"/>
          <w:szCs w:val="24"/>
          <w:lang w:eastAsia="en-GB"/>
          <w14:ligatures w14:val="standardContextual"/>
        </w:rPr>
        <w:tab/>
      </w:r>
      <w:r w:rsidRPr="00DE3DAD">
        <w:rPr>
          <w:noProof/>
        </w:rPr>
        <w:t>Every component operating below atmospheric pressure shall be protected from air ingress by a helium guard filled with pure helium with a pressure higher than 1.05 Bar.</w:t>
      </w:r>
      <w:r>
        <w:rPr>
          <w:noProof/>
        </w:rPr>
        <w:tab/>
      </w:r>
      <w:r>
        <w:rPr>
          <w:noProof/>
        </w:rPr>
        <w:fldChar w:fldCharType="begin"/>
      </w:r>
      <w:r>
        <w:rPr>
          <w:noProof/>
        </w:rPr>
        <w:instrText xml:space="preserve"> PAGEREF _Toc198519154 \h </w:instrText>
      </w:r>
      <w:r>
        <w:rPr>
          <w:noProof/>
        </w:rPr>
      </w:r>
      <w:r>
        <w:rPr>
          <w:noProof/>
        </w:rPr>
        <w:fldChar w:fldCharType="separate"/>
      </w:r>
      <w:r>
        <w:rPr>
          <w:noProof/>
        </w:rPr>
        <w:t>29</w:t>
      </w:r>
      <w:r>
        <w:rPr>
          <w:noProof/>
        </w:rPr>
        <w:fldChar w:fldCharType="end"/>
      </w:r>
    </w:p>
    <w:p w14:paraId="06BAE575" w14:textId="7D8A5F2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QQQ_067.</w:t>
      </w:r>
      <w:r>
        <w:rPr>
          <w:rFonts w:asciiTheme="minorHAnsi" w:eastAsiaTheme="minorEastAsia" w:hAnsiTheme="minorHAnsi" w:cstheme="minorBidi"/>
          <w:noProof/>
          <w:kern w:val="2"/>
          <w:sz w:val="24"/>
          <w:szCs w:val="24"/>
          <w:lang w:eastAsia="en-GB"/>
          <w14:ligatures w14:val="standardContextual"/>
        </w:rPr>
        <w:tab/>
      </w:r>
      <w:r w:rsidRPr="00DE3DAD">
        <w:rPr>
          <w:noProof/>
        </w:rPr>
        <w:t>In order to detect leaks it shall be possible to isolate each helium guard circuit by means of a hand valve.</w:t>
      </w:r>
      <w:r>
        <w:rPr>
          <w:noProof/>
        </w:rPr>
        <w:tab/>
      </w:r>
      <w:r>
        <w:rPr>
          <w:noProof/>
        </w:rPr>
        <w:fldChar w:fldCharType="begin"/>
      </w:r>
      <w:r>
        <w:rPr>
          <w:noProof/>
        </w:rPr>
        <w:instrText xml:space="preserve"> PAGEREF _Toc198519155 \h </w:instrText>
      </w:r>
      <w:r>
        <w:rPr>
          <w:noProof/>
        </w:rPr>
      </w:r>
      <w:r>
        <w:rPr>
          <w:noProof/>
        </w:rPr>
        <w:fldChar w:fldCharType="separate"/>
      </w:r>
      <w:r>
        <w:rPr>
          <w:noProof/>
        </w:rPr>
        <w:t>30</w:t>
      </w:r>
      <w:r>
        <w:rPr>
          <w:noProof/>
        </w:rPr>
        <w:fldChar w:fldCharType="end"/>
      </w:r>
    </w:p>
    <w:p w14:paraId="4B0162CA" w14:textId="41DA32B6"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QQQ_068.</w:t>
      </w:r>
      <w:r>
        <w:rPr>
          <w:rFonts w:asciiTheme="minorHAnsi" w:eastAsiaTheme="minorEastAsia" w:hAnsiTheme="minorHAnsi" w:cstheme="minorBidi"/>
          <w:noProof/>
          <w:kern w:val="2"/>
          <w:sz w:val="24"/>
          <w:szCs w:val="24"/>
          <w:lang w:eastAsia="en-GB"/>
          <w14:ligatures w14:val="standardContextual"/>
        </w:rPr>
        <w:tab/>
      </w:r>
      <w:r w:rsidRPr="00DE3DAD">
        <w:rPr>
          <w:noProof/>
        </w:rPr>
        <w:t>The helium guard pressure shall be monitored by a pressure transmitter which is accessible by the QPLANT control system.</w:t>
      </w:r>
      <w:r>
        <w:rPr>
          <w:noProof/>
        </w:rPr>
        <w:tab/>
      </w:r>
      <w:r>
        <w:rPr>
          <w:noProof/>
        </w:rPr>
        <w:fldChar w:fldCharType="begin"/>
      </w:r>
      <w:r>
        <w:rPr>
          <w:noProof/>
        </w:rPr>
        <w:instrText xml:space="preserve"> PAGEREF _Toc198519156 \h </w:instrText>
      </w:r>
      <w:r>
        <w:rPr>
          <w:noProof/>
        </w:rPr>
      </w:r>
      <w:r>
        <w:rPr>
          <w:noProof/>
        </w:rPr>
        <w:fldChar w:fldCharType="separate"/>
      </w:r>
      <w:r>
        <w:rPr>
          <w:noProof/>
        </w:rPr>
        <w:t>30</w:t>
      </w:r>
      <w:r>
        <w:rPr>
          <w:noProof/>
        </w:rPr>
        <w:fldChar w:fldCharType="end"/>
      </w:r>
    </w:p>
    <w:p w14:paraId="0F37BC72" w14:textId="728CDC73"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QQQ_069.</w:t>
      </w:r>
      <w:r>
        <w:rPr>
          <w:rFonts w:asciiTheme="minorHAnsi" w:eastAsiaTheme="minorEastAsia" w:hAnsiTheme="minorHAnsi" w:cstheme="minorBidi"/>
          <w:noProof/>
          <w:kern w:val="2"/>
          <w:sz w:val="24"/>
          <w:szCs w:val="24"/>
          <w:lang w:eastAsia="en-GB"/>
          <w14:ligatures w14:val="standardContextual"/>
        </w:rPr>
        <w:tab/>
      </w:r>
      <w:r w:rsidRPr="00DE3DAD">
        <w:rPr>
          <w:noProof/>
        </w:rPr>
        <w:t>All static seals not completely welded and operating between air and sub-atmospheric helium shall be doubled; the space between the seals shall have a connection to the helium guard system.</w:t>
      </w:r>
      <w:r>
        <w:rPr>
          <w:noProof/>
        </w:rPr>
        <w:tab/>
      </w:r>
      <w:r>
        <w:rPr>
          <w:noProof/>
        </w:rPr>
        <w:fldChar w:fldCharType="begin"/>
      </w:r>
      <w:r>
        <w:rPr>
          <w:noProof/>
        </w:rPr>
        <w:instrText xml:space="preserve"> PAGEREF _Toc198519157 \h </w:instrText>
      </w:r>
      <w:r>
        <w:rPr>
          <w:noProof/>
        </w:rPr>
      </w:r>
      <w:r>
        <w:rPr>
          <w:noProof/>
        </w:rPr>
        <w:fldChar w:fldCharType="separate"/>
      </w:r>
      <w:r>
        <w:rPr>
          <w:noProof/>
        </w:rPr>
        <w:t>30</w:t>
      </w:r>
      <w:r>
        <w:rPr>
          <w:noProof/>
        </w:rPr>
        <w:fldChar w:fldCharType="end"/>
      </w:r>
    </w:p>
    <w:p w14:paraId="68452BD1" w14:textId="65FEDB9C"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strike/>
          <w:noProof/>
          <w:color w:val="02346E" w:themeColor="accent4" w:themeShade="BF"/>
        </w:rPr>
        <w:t>QQQ_070.</w:t>
      </w:r>
      <w:r>
        <w:rPr>
          <w:rFonts w:asciiTheme="minorHAnsi" w:eastAsiaTheme="minorEastAsia" w:hAnsiTheme="minorHAnsi" w:cstheme="minorBidi"/>
          <w:noProof/>
          <w:kern w:val="2"/>
          <w:sz w:val="24"/>
          <w:szCs w:val="24"/>
          <w:lang w:eastAsia="en-GB"/>
          <w14:ligatures w14:val="standardContextual"/>
        </w:rPr>
        <w:tab/>
      </w:r>
      <w:r w:rsidRPr="00DE3DAD">
        <w:rPr>
          <w:strike/>
          <w:noProof/>
        </w:rPr>
        <w:t>A mobile vacuum pumping system, integrated on a skid frame with wheels, shall be provided so it can be used for the pumping and conditioning of various components, including storage vessels.</w:t>
      </w:r>
      <w:r>
        <w:rPr>
          <w:noProof/>
        </w:rPr>
        <w:tab/>
      </w:r>
      <w:r>
        <w:rPr>
          <w:noProof/>
        </w:rPr>
        <w:fldChar w:fldCharType="begin"/>
      </w:r>
      <w:r>
        <w:rPr>
          <w:noProof/>
        </w:rPr>
        <w:instrText xml:space="preserve"> PAGEREF _Toc198519158 \h </w:instrText>
      </w:r>
      <w:r>
        <w:rPr>
          <w:noProof/>
        </w:rPr>
      </w:r>
      <w:r>
        <w:rPr>
          <w:noProof/>
        </w:rPr>
        <w:fldChar w:fldCharType="separate"/>
      </w:r>
      <w:r>
        <w:rPr>
          <w:noProof/>
        </w:rPr>
        <w:t>30</w:t>
      </w:r>
      <w:r>
        <w:rPr>
          <w:noProof/>
        </w:rPr>
        <w:fldChar w:fldCharType="end"/>
      </w:r>
    </w:p>
    <w:p w14:paraId="40AED8ED" w14:textId="0759F25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QQQ_071.</w:t>
      </w:r>
      <w:r>
        <w:rPr>
          <w:rFonts w:asciiTheme="minorHAnsi" w:eastAsiaTheme="minorEastAsia" w:hAnsiTheme="minorHAnsi" w:cstheme="minorBidi"/>
          <w:noProof/>
          <w:kern w:val="2"/>
          <w:sz w:val="24"/>
          <w:szCs w:val="24"/>
          <w:lang w:eastAsia="en-GB"/>
          <w14:ligatures w14:val="standardContextual"/>
        </w:rPr>
        <w:tab/>
      </w:r>
      <w:r w:rsidRPr="00DE3DAD">
        <w:rPr>
          <w:noProof/>
        </w:rPr>
        <w:t>The Refrigeration Cold Box up to the vacuum barrier with cryogenic distribution system shall be equipped with a dedicated pumping system.</w:t>
      </w:r>
      <w:r>
        <w:rPr>
          <w:noProof/>
        </w:rPr>
        <w:tab/>
      </w:r>
      <w:r>
        <w:rPr>
          <w:noProof/>
        </w:rPr>
        <w:fldChar w:fldCharType="begin"/>
      </w:r>
      <w:r>
        <w:rPr>
          <w:noProof/>
        </w:rPr>
        <w:instrText xml:space="preserve"> PAGEREF _Toc198519159 \h </w:instrText>
      </w:r>
      <w:r>
        <w:rPr>
          <w:noProof/>
        </w:rPr>
      </w:r>
      <w:r>
        <w:rPr>
          <w:noProof/>
        </w:rPr>
        <w:fldChar w:fldCharType="separate"/>
      </w:r>
      <w:r>
        <w:rPr>
          <w:noProof/>
        </w:rPr>
        <w:t>30</w:t>
      </w:r>
      <w:r>
        <w:rPr>
          <w:noProof/>
        </w:rPr>
        <w:fldChar w:fldCharType="end"/>
      </w:r>
    </w:p>
    <w:p w14:paraId="0EC4DA70" w14:textId="169F832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QQQ_072.</w:t>
      </w:r>
      <w:r>
        <w:rPr>
          <w:rFonts w:asciiTheme="minorHAnsi" w:eastAsiaTheme="minorEastAsia" w:hAnsiTheme="minorHAnsi" w:cstheme="minorBidi"/>
          <w:noProof/>
          <w:kern w:val="2"/>
          <w:sz w:val="24"/>
          <w:szCs w:val="24"/>
          <w:lang w:eastAsia="en-GB"/>
          <w14:ligatures w14:val="standardContextual"/>
        </w:rPr>
        <w:tab/>
      </w:r>
      <w:r w:rsidRPr="00DE3DAD">
        <w:rPr>
          <w:noProof/>
        </w:rPr>
        <w:t>The pumping stations shall be able to pump at room temperature the vacuum vessels from atmospheric pressure to less than 10</w:t>
      </w:r>
      <w:r w:rsidRPr="00DE3DAD">
        <w:rPr>
          <w:noProof/>
          <w:vertAlign w:val="superscript"/>
        </w:rPr>
        <w:t>-5</w:t>
      </w:r>
      <w:r w:rsidRPr="00DE3DAD">
        <w:rPr>
          <w:noProof/>
        </w:rPr>
        <w:t xml:space="preserve"> mbar within one week or less.</w:t>
      </w:r>
      <w:r>
        <w:rPr>
          <w:noProof/>
        </w:rPr>
        <w:tab/>
      </w:r>
      <w:r>
        <w:rPr>
          <w:noProof/>
        </w:rPr>
        <w:fldChar w:fldCharType="begin"/>
      </w:r>
      <w:r>
        <w:rPr>
          <w:noProof/>
        </w:rPr>
        <w:instrText xml:space="preserve"> PAGEREF _Toc198519160 \h </w:instrText>
      </w:r>
      <w:r>
        <w:rPr>
          <w:noProof/>
        </w:rPr>
      </w:r>
      <w:r>
        <w:rPr>
          <w:noProof/>
        </w:rPr>
        <w:fldChar w:fldCharType="separate"/>
      </w:r>
      <w:r>
        <w:rPr>
          <w:noProof/>
        </w:rPr>
        <w:t>30</w:t>
      </w:r>
      <w:r>
        <w:rPr>
          <w:noProof/>
        </w:rPr>
        <w:fldChar w:fldCharType="end"/>
      </w:r>
    </w:p>
    <w:p w14:paraId="30FCA21A" w14:textId="647085B9"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QQQ_073.</w:t>
      </w:r>
      <w:r>
        <w:rPr>
          <w:rFonts w:asciiTheme="minorHAnsi" w:eastAsiaTheme="minorEastAsia" w:hAnsiTheme="minorHAnsi" w:cstheme="minorBidi"/>
          <w:noProof/>
          <w:kern w:val="2"/>
          <w:sz w:val="24"/>
          <w:szCs w:val="24"/>
          <w:lang w:eastAsia="en-GB"/>
          <w14:ligatures w14:val="standardContextual"/>
        </w:rPr>
        <w:tab/>
      </w:r>
      <w:r w:rsidRPr="00DE3DAD">
        <w:rPr>
          <w:noProof/>
        </w:rPr>
        <w:t>The exhaust of the roughing pump shall be collected and sent outside the building via a dedicated pipe.</w:t>
      </w:r>
      <w:r>
        <w:rPr>
          <w:noProof/>
        </w:rPr>
        <w:tab/>
      </w:r>
      <w:r>
        <w:rPr>
          <w:noProof/>
        </w:rPr>
        <w:fldChar w:fldCharType="begin"/>
      </w:r>
      <w:r>
        <w:rPr>
          <w:noProof/>
        </w:rPr>
        <w:instrText xml:space="preserve"> PAGEREF _Toc198519161 \h </w:instrText>
      </w:r>
      <w:r>
        <w:rPr>
          <w:noProof/>
        </w:rPr>
      </w:r>
      <w:r>
        <w:rPr>
          <w:noProof/>
        </w:rPr>
        <w:fldChar w:fldCharType="separate"/>
      </w:r>
      <w:r>
        <w:rPr>
          <w:noProof/>
        </w:rPr>
        <w:t>30</w:t>
      </w:r>
      <w:r>
        <w:rPr>
          <w:noProof/>
        </w:rPr>
        <w:fldChar w:fldCharType="end"/>
      </w:r>
    </w:p>
    <w:p w14:paraId="66E387C0" w14:textId="5C9825F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QQQ_074.</w:t>
      </w:r>
      <w:r>
        <w:rPr>
          <w:rFonts w:asciiTheme="minorHAnsi" w:eastAsiaTheme="minorEastAsia" w:hAnsiTheme="minorHAnsi" w:cstheme="minorBidi"/>
          <w:noProof/>
          <w:kern w:val="2"/>
          <w:sz w:val="24"/>
          <w:szCs w:val="24"/>
          <w:lang w:eastAsia="en-GB"/>
          <w14:ligatures w14:val="standardContextual"/>
        </w:rPr>
        <w:tab/>
      </w:r>
      <w:r w:rsidRPr="00DE3DAD">
        <w:rPr>
          <w:noProof/>
        </w:rPr>
        <w:t>A fast insulation valve shall be provided on the vacuum port upstream of the secondary pump to protect the vacuum in the cryostat vessel.</w:t>
      </w:r>
      <w:r>
        <w:rPr>
          <w:noProof/>
        </w:rPr>
        <w:tab/>
      </w:r>
      <w:r>
        <w:rPr>
          <w:noProof/>
        </w:rPr>
        <w:fldChar w:fldCharType="begin"/>
      </w:r>
      <w:r>
        <w:rPr>
          <w:noProof/>
        </w:rPr>
        <w:instrText xml:space="preserve"> PAGEREF _Toc198519162 \h </w:instrText>
      </w:r>
      <w:r>
        <w:rPr>
          <w:noProof/>
        </w:rPr>
      </w:r>
      <w:r>
        <w:rPr>
          <w:noProof/>
        </w:rPr>
        <w:fldChar w:fldCharType="separate"/>
      </w:r>
      <w:r>
        <w:rPr>
          <w:noProof/>
        </w:rPr>
        <w:t>30</w:t>
      </w:r>
      <w:r>
        <w:rPr>
          <w:noProof/>
        </w:rPr>
        <w:fldChar w:fldCharType="end"/>
      </w:r>
    </w:p>
    <w:p w14:paraId="41DBB574" w14:textId="4862E09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QQQ_075.</w:t>
      </w:r>
      <w:r>
        <w:rPr>
          <w:rFonts w:asciiTheme="minorHAnsi" w:eastAsiaTheme="minorEastAsia" w:hAnsiTheme="minorHAnsi" w:cstheme="minorBidi"/>
          <w:noProof/>
          <w:kern w:val="2"/>
          <w:sz w:val="24"/>
          <w:szCs w:val="24"/>
          <w:lang w:eastAsia="en-GB"/>
          <w14:ligatures w14:val="standardContextual"/>
        </w:rPr>
        <w:tab/>
      </w:r>
      <w:r w:rsidRPr="00DE3DAD">
        <w:rPr>
          <w:noProof/>
        </w:rPr>
        <w:t>A dedicated flange shall be provided between the secondary and primary pump for connection of a leak detector.</w:t>
      </w:r>
      <w:r>
        <w:rPr>
          <w:noProof/>
        </w:rPr>
        <w:tab/>
      </w:r>
      <w:r>
        <w:rPr>
          <w:noProof/>
        </w:rPr>
        <w:fldChar w:fldCharType="begin"/>
      </w:r>
      <w:r>
        <w:rPr>
          <w:noProof/>
        </w:rPr>
        <w:instrText xml:space="preserve"> PAGEREF _Toc198519163 \h </w:instrText>
      </w:r>
      <w:r>
        <w:rPr>
          <w:noProof/>
        </w:rPr>
      </w:r>
      <w:r>
        <w:rPr>
          <w:noProof/>
        </w:rPr>
        <w:fldChar w:fldCharType="separate"/>
      </w:r>
      <w:r>
        <w:rPr>
          <w:noProof/>
        </w:rPr>
        <w:t>30</w:t>
      </w:r>
      <w:r>
        <w:rPr>
          <w:noProof/>
        </w:rPr>
        <w:fldChar w:fldCharType="end"/>
      </w:r>
    </w:p>
    <w:p w14:paraId="24CD01C7" w14:textId="122AA540"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QQQ_076.</w:t>
      </w:r>
      <w:r>
        <w:rPr>
          <w:rFonts w:asciiTheme="minorHAnsi" w:eastAsiaTheme="minorEastAsia" w:hAnsiTheme="minorHAnsi" w:cstheme="minorBidi"/>
          <w:noProof/>
          <w:kern w:val="2"/>
          <w:sz w:val="24"/>
          <w:szCs w:val="24"/>
          <w:lang w:eastAsia="en-GB"/>
          <w14:ligatures w14:val="standardContextual"/>
        </w:rPr>
        <w:tab/>
      </w:r>
      <w:r w:rsidRPr="00DE3DAD">
        <w:rPr>
          <w:noProof/>
        </w:rPr>
        <w:t>The necessary valve actuators and vacuum gauges shall be provided to allow safe remote automatic operation of the cold box pumping.</w:t>
      </w:r>
      <w:r>
        <w:rPr>
          <w:noProof/>
        </w:rPr>
        <w:tab/>
      </w:r>
      <w:r>
        <w:rPr>
          <w:noProof/>
        </w:rPr>
        <w:fldChar w:fldCharType="begin"/>
      </w:r>
      <w:r>
        <w:rPr>
          <w:noProof/>
        </w:rPr>
        <w:instrText xml:space="preserve"> PAGEREF _Toc198519164 \h </w:instrText>
      </w:r>
      <w:r>
        <w:rPr>
          <w:noProof/>
        </w:rPr>
      </w:r>
      <w:r>
        <w:rPr>
          <w:noProof/>
        </w:rPr>
        <w:fldChar w:fldCharType="separate"/>
      </w:r>
      <w:r>
        <w:rPr>
          <w:noProof/>
        </w:rPr>
        <w:t>30</w:t>
      </w:r>
      <w:r>
        <w:rPr>
          <w:noProof/>
        </w:rPr>
        <w:fldChar w:fldCharType="end"/>
      </w:r>
    </w:p>
    <w:p w14:paraId="67C9F294" w14:textId="0CD3BA8D"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QQQ_077.</w:t>
      </w:r>
      <w:r>
        <w:rPr>
          <w:rFonts w:asciiTheme="minorHAnsi" w:eastAsiaTheme="minorEastAsia" w:hAnsiTheme="minorHAnsi" w:cstheme="minorBidi"/>
          <w:noProof/>
          <w:kern w:val="2"/>
          <w:sz w:val="24"/>
          <w:szCs w:val="24"/>
          <w:lang w:eastAsia="en-GB"/>
          <w14:ligatures w14:val="standardContextual"/>
        </w:rPr>
        <w:tab/>
      </w:r>
      <w:r w:rsidRPr="00DE3DAD">
        <w:rPr>
          <w:noProof/>
        </w:rPr>
        <w:t>Necessary purge connections equipped with valves shall be installed for the pumping and filling of the overall helium pipework and volumes. These connections shall be subject to approval by SCK CEN.</w:t>
      </w:r>
      <w:r>
        <w:rPr>
          <w:noProof/>
        </w:rPr>
        <w:tab/>
      </w:r>
      <w:r>
        <w:rPr>
          <w:noProof/>
        </w:rPr>
        <w:fldChar w:fldCharType="begin"/>
      </w:r>
      <w:r>
        <w:rPr>
          <w:noProof/>
        </w:rPr>
        <w:instrText xml:space="preserve"> PAGEREF _Toc198519165 \h </w:instrText>
      </w:r>
      <w:r>
        <w:rPr>
          <w:noProof/>
        </w:rPr>
      </w:r>
      <w:r>
        <w:rPr>
          <w:noProof/>
        </w:rPr>
        <w:fldChar w:fldCharType="separate"/>
      </w:r>
      <w:r>
        <w:rPr>
          <w:noProof/>
        </w:rPr>
        <w:t>30</w:t>
      </w:r>
      <w:r>
        <w:rPr>
          <w:noProof/>
        </w:rPr>
        <w:fldChar w:fldCharType="end"/>
      </w:r>
    </w:p>
    <w:p w14:paraId="496BF5F3" w14:textId="16327A7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QQQ_078.</w:t>
      </w:r>
      <w:r>
        <w:rPr>
          <w:rFonts w:asciiTheme="minorHAnsi" w:eastAsiaTheme="minorEastAsia" w:hAnsiTheme="minorHAnsi" w:cstheme="minorBidi"/>
          <w:noProof/>
          <w:kern w:val="2"/>
          <w:sz w:val="24"/>
          <w:szCs w:val="24"/>
          <w:lang w:eastAsia="en-GB"/>
          <w14:ligatures w14:val="standardContextual"/>
        </w:rPr>
        <w:tab/>
      </w:r>
      <w:r w:rsidRPr="00DE3DAD">
        <w:rPr>
          <w:noProof/>
        </w:rPr>
        <w:t>Each purge valve shall be connected to a purge collector.</w:t>
      </w:r>
      <w:r>
        <w:rPr>
          <w:noProof/>
        </w:rPr>
        <w:tab/>
      </w:r>
      <w:r>
        <w:rPr>
          <w:noProof/>
        </w:rPr>
        <w:fldChar w:fldCharType="begin"/>
      </w:r>
      <w:r>
        <w:rPr>
          <w:noProof/>
        </w:rPr>
        <w:instrText xml:space="preserve"> PAGEREF _Toc198519166 \h </w:instrText>
      </w:r>
      <w:r>
        <w:rPr>
          <w:noProof/>
        </w:rPr>
      </w:r>
      <w:r>
        <w:rPr>
          <w:noProof/>
        </w:rPr>
        <w:fldChar w:fldCharType="separate"/>
      </w:r>
      <w:r>
        <w:rPr>
          <w:noProof/>
        </w:rPr>
        <w:t>30</w:t>
      </w:r>
      <w:r>
        <w:rPr>
          <w:noProof/>
        </w:rPr>
        <w:fldChar w:fldCharType="end"/>
      </w:r>
    </w:p>
    <w:p w14:paraId="4DC7517B" w14:textId="62C1857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QQQ_079.</w:t>
      </w:r>
      <w:r>
        <w:rPr>
          <w:rFonts w:asciiTheme="minorHAnsi" w:eastAsiaTheme="minorEastAsia" w:hAnsiTheme="minorHAnsi" w:cstheme="minorBidi"/>
          <w:noProof/>
          <w:kern w:val="2"/>
          <w:sz w:val="24"/>
          <w:szCs w:val="24"/>
          <w:lang w:eastAsia="en-GB"/>
          <w14:ligatures w14:val="standardContextual"/>
        </w:rPr>
        <w:tab/>
      </w:r>
      <w:r w:rsidRPr="00DE3DAD">
        <w:rPr>
          <w:noProof/>
        </w:rPr>
        <w:t>This purge collector shall allow venting, pumping and filling of all the volumes requiring purge.</w:t>
      </w:r>
      <w:r>
        <w:rPr>
          <w:noProof/>
        </w:rPr>
        <w:tab/>
      </w:r>
      <w:r>
        <w:rPr>
          <w:noProof/>
        </w:rPr>
        <w:fldChar w:fldCharType="begin"/>
      </w:r>
      <w:r>
        <w:rPr>
          <w:noProof/>
        </w:rPr>
        <w:instrText xml:space="preserve"> PAGEREF _Toc198519167 \h </w:instrText>
      </w:r>
      <w:r>
        <w:rPr>
          <w:noProof/>
        </w:rPr>
      </w:r>
      <w:r>
        <w:rPr>
          <w:noProof/>
        </w:rPr>
        <w:fldChar w:fldCharType="separate"/>
      </w:r>
      <w:r>
        <w:rPr>
          <w:noProof/>
        </w:rPr>
        <w:t>30</w:t>
      </w:r>
      <w:r>
        <w:rPr>
          <w:noProof/>
        </w:rPr>
        <w:fldChar w:fldCharType="end"/>
      </w:r>
    </w:p>
    <w:p w14:paraId="728DAC3B" w14:textId="51F054D7"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QQQ_080.</w:t>
      </w:r>
      <w:r>
        <w:rPr>
          <w:rFonts w:asciiTheme="minorHAnsi" w:eastAsiaTheme="minorEastAsia" w:hAnsiTheme="minorHAnsi" w:cstheme="minorBidi"/>
          <w:noProof/>
          <w:kern w:val="2"/>
          <w:sz w:val="24"/>
          <w:szCs w:val="24"/>
          <w:lang w:eastAsia="en-GB"/>
          <w14:ligatures w14:val="standardContextual"/>
        </w:rPr>
        <w:tab/>
      </w:r>
      <w:r w:rsidRPr="00DE3DAD">
        <w:rPr>
          <w:noProof/>
        </w:rPr>
        <w:t>The helium pumped or vented shall be sent to atmosphere outside the buildings.</w:t>
      </w:r>
      <w:r>
        <w:rPr>
          <w:noProof/>
        </w:rPr>
        <w:tab/>
      </w:r>
      <w:r>
        <w:rPr>
          <w:noProof/>
        </w:rPr>
        <w:fldChar w:fldCharType="begin"/>
      </w:r>
      <w:r>
        <w:rPr>
          <w:noProof/>
        </w:rPr>
        <w:instrText xml:space="preserve"> PAGEREF _Toc198519168 \h </w:instrText>
      </w:r>
      <w:r>
        <w:rPr>
          <w:noProof/>
        </w:rPr>
      </w:r>
      <w:r>
        <w:rPr>
          <w:noProof/>
        </w:rPr>
        <w:fldChar w:fldCharType="separate"/>
      </w:r>
      <w:r>
        <w:rPr>
          <w:noProof/>
        </w:rPr>
        <w:t>30</w:t>
      </w:r>
      <w:r>
        <w:rPr>
          <w:noProof/>
        </w:rPr>
        <w:fldChar w:fldCharType="end"/>
      </w:r>
    </w:p>
    <w:p w14:paraId="40153763" w14:textId="7C09FB3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QQQ_081.</w:t>
      </w:r>
      <w:r>
        <w:rPr>
          <w:rFonts w:asciiTheme="minorHAnsi" w:eastAsiaTheme="minorEastAsia" w:hAnsiTheme="minorHAnsi" w:cstheme="minorBidi"/>
          <w:noProof/>
          <w:kern w:val="2"/>
          <w:sz w:val="24"/>
          <w:szCs w:val="24"/>
          <w:lang w:eastAsia="en-GB"/>
          <w14:ligatures w14:val="standardContextual"/>
        </w:rPr>
        <w:tab/>
      </w:r>
      <w:r w:rsidRPr="00DE3DAD">
        <w:rPr>
          <w:noProof/>
        </w:rPr>
        <w:t>The purge collector shall have a connection to pure helium supply equipped with a dedicated valve.</w:t>
      </w:r>
      <w:r>
        <w:rPr>
          <w:noProof/>
        </w:rPr>
        <w:tab/>
      </w:r>
      <w:r>
        <w:rPr>
          <w:noProof/>
        </w:rPr>
        <w:fldChar w:fldCharType="begin"/>
      </w:r>
      <w:r>
        <w:rPr>
          <w:noProof/>
        </w:rPr>
        <w:instrText xml:space="preserve"> PAGEREF _Toc198519169 \h </w:instrText>
      </w:r>
      <w:r>
        <w:rPr>
          <w:noProof/>
        </w:rPr>
      </w:r>
      <w:r>
        <w:rPr>
          <w:noProof/>
        </w:rPr>
        <w:fldChar w:fldCharType="separate"/>
      </w:r>
      <w:r>
        <w:rPr>
          <w:noProof/>
        </w:rPr>
        <w:t>30</w:t>
      </w:r>
      <w:r>
        <w:rPr>
          <w:noProof/>
        </w:rPr>
        <w:fldChar w:fldCharType="end"/>
      </w:r>
    </w:p>
    <w:p w14:paraId="08FAB6CC" w14:textId="47AC5B2B"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egoe UI Semibold" w:eastAsia="Times New Roman" w:hAnsi="Segoe UI Semibold"/>
          <w:bCs/>
          <w:noProof/>
          <w:color w:val="02346E" w:themeColor="accent4" w:themeShade="BF"/>
        </w:rPr>
        <w:t>QQQ_082.</w:t>
      </w:r>
      <w:r>
        <w:rPr>
          <w:rFonts w:asciiTheme="minorHAnsi" w:eastAsiaTheme="minorEastAsia" w:hAnsiTheme="minorHAnsi" w:cstheme="minorBidi"/>
          <w:noProof/>
          <w:kern w:val="2"/>
          <w:sz w:val="24"/>
          <w:szCs w:val="24"/>
          <w:lang w:eastAsia="en-GB"/>
          <w14:ligatures w14:val="standardContextual"/>
        </w:rPr>
        <w:tab/>
      </w:r>
      <w:r w:rsidRPr="00DE3DAD">
        <w:rPr>
          <w:noProof/>
        </w:rPr>
        <w:t>For the pumping, purging and conditioning of the cryogenic lines and of the cryogenic distribution, necessary purge connections shall exist on the Refrigeration Cold Box.</w:t>
      </w:r>
      <w:r>
        <w:rPr>
          <w:noProof/>
        </w:rPr>
        <w:tab/>
      </w:r>
      <w:r>
        <w:rPr>
          <w:noProof/>
        </w:rPr>
        <w:fldChar w:fldCharType="begin"/>
      </w:r>
      <w:r>
        <w:rPr>
          <w:noProof/>
        </w:rPr>
        <w:instrText xml:space="preserve"> PAGEREF _Toc198519170 \h </w:instrText>
      </w:r>
      <w:r>
        <w:rPr>
          <w:noProof/>
        </w:rPr>
      </w:r>
      <w:r>
        <w:rPr>
          <w:noProof/>
        </w:rPr>
        <w:fldChar w:fldCharType="separate"/>
      </w:r>
      <w:r>
        <w:rPr>
          <w:noProof/>
        </w:rPr>
        <w:t>31</w:t>
      </w:r>
      <w:r>
        <w:rPr>
          <w:noProof/>
        </w:rPr>
        <w:fldChar w:fldCharType="end"/>
      </w:r>
    </w:p>
    <w:p w14:paraId="15435DD2" w14:textId="20144FD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QQQ_083.</w:t>
      </w:r>
      <w:r>
        <w:rPr>
          <w:rFonts w:asciiTheme="minorHAnsi" w:eastAsiaTheme="minorEastAsia" w:hAnsiTheme="minorHAnsi" w:cstheme="minorBidi"/>
          <w:noProof/>
          <w:kern w:val="2"/>
          <w:sz w:val="24"/>
          <w:szCs w:val="24"/>
          <w:lang w:eastAsia="en-GB"/>
          <w14:ligatures w14:val="standardContextual"/>
        </w:rPr>
        <w:tab/>
      </w:r>
      <w:r w:rsidRPr="00DE3DAD">
        <w:rPr>
          <w:noProof/>
        </w:rPr>
        <w:t>Downstream the vacuum barrier, the vacuum jacket interfacing with the QLM shall be equipped with a pumping port (DN 160).</w:t>
      </w:r>
      <w:r>
        <w:rPr>
          <w:noProof/>
        </w:rPr>
        <w:tab/>
      </w:r>
      <w:r>
        <w:rPr>
          <w:noProof/>
        </w:rPr>
        <w:fldChar w:fldCharType="begin"/>
      </w:r>
      <w:r>
        <w:rPr>
          <w:noProof/>
        </w:rPr>
        <w:instrText xml:space="preserve"> PAGEREF _Toc198519171 \h </w:instrText>
      </w:r>
      <w:r>
        <w:rPr>
          <w:noProof/>
        </w:rPr>
      </w:r>
      <w:r>
        <w:rPr>
          <w:noProof/>
        </w:rPr>
        <w:fldChar w:fldCharType="separate"/>
      </w:r>
      <w:r>
        <w:rPr>
          <w:noProof/>
        </w:rPr>
        <w:t>31</w:t>
      </w:r>
      <w:r>
        <w:rPr>
          <w:noProof/>
        </w:rPr>
        <w:fldChar w:fldCharType="end"/>
      </w:r>
    </w:p>
    <w:p w14:paraId="5472ED1F" w14:textId="791F0B5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QQQ_084.</w:t>
      </w:r>
      <w:r>
        <w:rPr>
          <w:rFonts w:asciiTheme="minorHAnsi" w:eastAsiaTheme="minorEastAsia" w:hAnsiTheme="minorHAnsi" w:cstheme="minorBidi"/>
          <w:noProof/>
          <w:kern w:val="2"/>
          <w:sz w:val="24"/>
          <w:szCs w:val="24"/>
          <w:lang w:eastAsia="en-GB"/>
          <w14:ligatures w14:val="standardContextual"/>
        </w:rPr>
        <w:tab/>
      </w:r>
      <w:r>
        <w:rPr>
          <w:noProof/>
        </w:rPr>
        <w:t>The Contractor shall establish a helium leak detection and monitoring program in accordance with EN 13185:2001, Clause 6.2 (Leak Detection Methodology) or equivalent, including routine leak testing and automated isolation mechanisms.</w:t>
      </w:r>
      <w:r>
        <w:rPr>
          <w:noProof/>
        </w:rPr>
        <w:tab/>
      </w:r>
      <w:r>
        <w:rPr>
          <w:noProof/>
        </w:rPr>
        <w:fldChar w:fldCharType="begin"/>
      </w:r>
      <w:r>
        <w:rPr>
          <w:noProof/>
        </w:rPr>
        <w:instrText xml:space="preserve"> PAGEREF _Toc198519172 \h </w:instrText>
      </w:r>
      <w:r>
        <w:rPr>
          <w:noProof/>
        </w:rPr>
      </w:r>
      <w:r>
        <w:rPr>
          <w:noProof/>
        </w:rPr>
        <w:fldChar w:fldCharType="separate"/>
      </w:r>
      <w:r>
        <w:rPr>
          <w:noProof/>
        </w:rPr>
        <w:t>31</w:t>
      </w:r>
      <w:r>
        <w:rPr>
          <w:noProof/>
        </w:rPr>
        <w:fldChar w:fldCharType="end"/>
      </w:r>
    </w:p>
    <w:p w14:paraId="57FFA211" w14:textId="570AF9B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QQQ_085.</w:t>
      </w:r>
      <w:r>
        <w:rPr>
          <w:rFonts w:asciiTheme="minorHAnsi" w:eastAsiaTheme="minorEastAsia" w:hAnsiTheme="minorHAnsi" w:cstheme="minorBidi"/>
          <w:noProof/>
          <w:kern w:val="2"/>
          <w:sz w:val="24"/>
          <w:szCs w:val="24"/>
          <w:lang w:eastAsia="en-GB"/>
          <w14:ligatures w14:val="standardContextual"/>
        </w:rPr>
        <w:tab/>
      </w:r>
      <w:r>
        <w:rPr>
          <w:noProof/>
        </w:rPr>
        <w:t xml:space="preserve">The leak rate of the complete QPLANT (including all interconnecting piping, joints and components operating at maximum operating pressure and ambient temperature) shall not exceed the values defined in </w:t>
      </w:r>
      <w:r w:rsidRPr="00DE3DAD">
        <w:rPr>
          <w:i/>
          <w:iCs/>
          <w:noProof/>
          <w:color w:val="562873" w:themeColor="accent1"/>
        </w:rPr>
        <w:t>Table 5</w:t>
      </w:r>
      <w:r>
        <w:rPr>
          <w:noProof/>
        </w:rPr>
        <w:t>. The system shall be qualified for leak-tightness under operational and standby conditions</w:t>
      </w:r>
      <w:r w:rsidRPr="00DE3DAD">
        <w:rPr>
          <w:noProof/>
        </w:rPr>
        <w:t>.</w:t>
      </w:r>
      <w:r>
        <w:rPr>
          <w:noProof/>
        </w:rPr>
        <w:tab/>
      </w:r>
      <w:r>
        <w:rPr>
          <w:noProof/>
        </w:rPr>
        <w:fldChar w:fldCharType="begin"/>
      </w:r>
      <w:r>
        <w:rPr>
          <w:noProof/>
        </w:rPr>
        <w:instrText xml:space="preserve"> PAGEREF _Toc198519173 \h </w:instrText>
      </w:r>
      <w:r>
        <w:rPr>
          <w:noProof/>
        </w:rPr>
      </w:r>
      <w:r>
        <w:rPr>
          <w:noProof/>
        </w:rPr>
        <w:fldChar w:fldCharType="separate"/>
      </w:r>
      <w:r>
        <w:rPr>
          <w:noProof/>
        </w:rPr>
        <w:t>31</w:t>
      </w:r>
      <w:r>
        <w:rPr>
          <w:noProof/>
        </w:rPr>
        <w:fldChar w:fldCharType="end"/>
      </w:r>
    </w:p>
    <w:p w14:paraId="04F93DEC" w14:textId="6FEE530D"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rPr>
        <w:t>In the offer, the applicant shall explicitly quantify and elaborate:</w:t>
      </w:r>
      <w:r>
        <w:rPr>
          <w:noProof/>
        </w:rPr>
        <w:tab/>
      </w:r>
      <w:r>
        <w:rPr>
          <w:noProof/>
        </w:rPr>
        <w:fldChar w:fldCharType="begin"/>
      </w:r>
      <w:r>
        <w:rPr>
          <w:noProof/>
        </w:rPr>
        <w:instrText xml:space="preserve"> PAGEREF _Toc198519174 \h </w:instrText>
      </w:r>
      <w:r>
        <w:rPr>
          <w:noProof/>
        </w:rPr>
      </w:r>
      <w:r>
        <w:rPr>
          <w:noProof/>
        </w:rPr>
        <w:fldChar w:fldCharType="separate"/>
      </w:r>
      <w:r>
        <w:rPr>
          <w:noProof/>
        </w:rPr>
        <w:t>31</w:t>
      </w:r>
      <w:r>
        <w:rPr>
          <w:noProof/>
        </w:rPr>
        <w:fldChar w:fldCharType="end"/>
      </w:r>
    </w:p>
    <w:p w14:paraId="68C92EBE" w14:textId="2E642F05"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Expected global and local leak rates, including thresholds for diffusive losses expressed as % loss per year. Estimated number and types of valves and fittings contributing to leak paths.</w:t>
      </w:r>
      <w:r>
        <w:rPr>
          <w:noProof/>
        </w:rPr>
        <w:tab/>
      </w:r>
      <w:r>
        <w:rPr>
          <w:noProof/>
        </w:rPr>
        <w:fldChar w:fldCharType="begin"/>
      </w:r>
      <w:r>
        <w:rPr>
          <w:noProof/>
        </w:rPr>
        <w:instrText xml:space="preserve"> PAGEREF _Toc198519175 \h </w:instrText>
      </w:r>
      <w:r>
        <w:rPr>
          <w:noProof/>
        </w:rPr>
      </w:r>
      <w:r>
        <w:rPr>
          <w:noProof/>
        </w:rPr>
        <w:fldChar w:fldCharType="separate"/>
      </w:r>
      <w:r>
        <w:rPr>
          <w:noProof/>
        </w:rPr>
        <w:t>31</w:t>
      </w:r>
      <w:r>
        <w:rPr>
          <w:noProof/>
        </w:rPr>
        <w:fldChar w:fldCharType="end"/>
      </w:r>
    </w:p>
    <w:p w14:paraId="09132F14" w14:textId="6669AE1E"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Detailing the type of helium leak detection methods, pressure hold test procedures, vacuum decay or rise time methodologies, and long-term monitoring techniques. Acceptance criteria for each method and the calibration procedure for leak detection equipment.</w:t>
      </w:r>
      <w:r>
        <w:rPr>
          <w:noProof/>
        </w:rPr>
        <w:tab/>
      </w:r>
      <w:r>
        <w:rPr>
          <w:noProof/>
        </w:rPr>
        <w:fldChar w:fldCharType="begin"/>
      </w:r>
      <w:r>
        <w:rPr>
          <w:noProof/>
        </w:rPr>
        <w:instrText xml:space="preserve"> PAGEREF _Toc198519176 \h </w:instrText>
      </w:r>
      <w:r>
        <w:rPr>
          <w:noProof/>
        </w:rPr>
      </w:r>
      <w:r>
        <w:rPr>
          <w:noProof/>
        </w:rPr>
        <w:fldChar w:fldCharType="separate"/>
      </w:r>
      <w:r>
        <w:rPr>
          <w:noProof/>
        </w:rPr>
        <w:t>31</w:t>
      </w:r>
      <w:r>
        <w:rPr>
          <w:noProof/>
        </w:rPr>
        <w:fldChar w:fldCharType="end"/>
      </w:r>
    </w:p>
    <w:p w14:paraId="4001D600" w14:textId="56374A06"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Post-installation and operational phase monitoring strategy, if applicable, including thresholds and frequency</w:t>
      </w:r>
      <w:r>
        <w:rPr>
          <w:noProof/>
        </w:rPr>
        <w:tab/>
      </w:r>
      <w:r>
        <w:rPr>
          <w:noProof/>
        </w:rPr>
        <w:fldChar w:fldCharType="begin"/>
      </w:r>
      <w:r>
        <w:rPr>
          <w:noProof/>
        </w:rPr>
        <w:instrText xml:space="preserve"> PAGEREF _Toc198519177 \h </w:instrText>
      </w:r>
      <w:r>
        <w:rPr>
          <w:noProof/>
        </w:rPr>
      </w:r>
      <w:r>
        <w:rPr>
          <w:noProof/>
        </w:rPr>
        <w:fldChar w:fldCharType="separate"/>
      </w:r>
      <w:r>
        <w:rPr>
          <w:noProof/>
        </w:rPr>
        <w:t>31</w:t>
      </w:r>
      <w:r>
        <w:rPr>
          <w:noProof/>
        </w:rPr>
        <w:fldChar w:fldCharType="end"/>
      </w:r>
    </w:p>
    <w:p w14:paraId="217B9FA2" w14:textId="7D7FE6F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QQQ_086.</w:t>
      </w:r>
      <w:r>
        <w:rPr>
          <w:rFonts w:asciiTheme="minorHAnsi" w:eastAsiaTheme="minorEastAsia" w:hAnsiTheme="minorHAnsi" w:cstheme="minorBidi"/>
          <w:noProof/>
          <w:kern w:val="2"/>
          <w:sz w:val="24"/>
          <w:szCs w:val="24"/>
          <w:lang w:eastAsia="en-GB"/>
          <w14:ligatures w14:val="standardContextual"/>
        </w:rPr>
        <w:tab/>
      </w:r>
      <w:r>
        <w:rPr>
          <w:noProof/>
        </w:rPr>
        <w:t>The Contractor shall implement a comprehensive helium recovery strategy. This strategy shall cover all credible initiation events, including but not limited to Loss of Offsite Power (LOOP), Loss of Vacuum or Instrument Air (LOCA/LOIA), Cooling Circuit Trip, Turbine Trip, QRB Trip, HP Compressor Trip, and PVPS Trip. For each scenario, the Contractor shall identify at least:</w:t>
      </w:r>
      <w:r>
        <w:rPr>
          <w:noProof/>
        </w:rPr>
        <w:tab/>
      </w:r>
      <w:r>
        <w:rPr>
          <w:noProof/>
        </w:rPr>
        <w:fldChar w:fldCharType="begin"/>
      </w:r>
      <w:r>
        <w:rPr>
          <w:noProof/>
        </w:rPr>
        <w:instrText xml:space="preserve"> PAGEREF _Toc198519178 \h </w:instrText>
      </w:r>
      <w:r>
        <w:rPr>
          <w:noProof/>
        </w:rPr>
      </w:r>
      <w:r>
        <w:rPr>
          <w:noProof/>
        </w:rPr>
        <w:fldChar w:fldCharType="separate"/>
      </w:r>
      <w:r>
        <w:rPr>
          <w:noProof/>
        </w:rPr>
        <w:t>32</w:t>
      </w:r>
      <w:r>
        <w:rPr>
          <w:noProof/>
        </w:rPr>
        <w:fldChar w:fldCharType="end"/>
      </w:r>
    </w:p>
    <w:p w14:paraId="1EA7D754" w14:textId="2F861EF4"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QQQ_087.</w:t>
      </w:r>
      <w:r>
        <w:rPr>
          <w:rFonts w:asciiTheme="minorHAnsi" w:eastAsiaTheme="minorEastAsia" w:hAnsiTheme="minorHAnsi" w:cstheme="minorBidi"/>
          <w:noProof/>
          <w:kern w:val="2"/>
          <w:sz w:val="24"/>
          <w:szCs w:val="24"/>
          <w:lang w:eastAsia="en-GB"/>
          <w14:ligatures w14:val="standardContextual"/>
        </w:rPr>
        <w:tab/>
      </w:r>
      <w:r>
        <w:rPr>
          <w:noProof/>
        </w:rPr>
        <w:t>The helium recovery strategy</w:t>
      </w:r>
      <w:r w:rsidRPr="00DE3DAD">
        <w:rPr>
          <w:noProof/>
        </w:rPr>
        <w:t xml:space="preserve"> shall cope with the following He flow from the users:</w:t>
      </w:r>
      <w:r>
        <w:rPr>
          <w:noProof/>
        </w:rPr>
        <w:tab/>
      </w:r>
      <w:r>
        <w:rPr>
          <w:noProof/>
        </w:rPr>
        <w:fldChar w:fldCharType="begin"/>
      </w:r>
      <w:r>
        <w:rPr>
          <w:noProof/>
        </w:rPr>
        <w:instrText xml:space="preserve"> PAGEREF _Toc198519179 \h </w:instrText>
      </w:r>
      <w:r>
        <w:rPr>
          <w:noProof/>
        </w:rPr>
      </w:r>
      <w:r>
        <w:rPr>
          <w:noProof/>
        </w:rPr>
        <w:fldChar w:fldCharType="separate"/>
      </w:r>
      <w:r>
        <w:rPr>
          <w:noProof/>
        </w:rPr>
        <w:t>32</w:t>
      </w:r>
      <w:r>
        <w:rPr>
          <w:noProof/>
        </w:rPr>
        <w:fldChar w:fldCharType="end"/>
      </w:r>
    </w:p>
    <w:p w14:paraId="27FC8450" w14:textId="6DD954A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QQQ_088.</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ensure that venting of helium to atmosphere is minimized under any defined failure or transition scenarios, unless explicitly triggered by the machine protection system (MPS).</w:t>
      </w:r>
      <w:r>
        <w:rPr>
          <w:noProof/>
        </w:rPr>
        <w:tab/>
      </w:r>
      <w:r>
        <w:rPr>
          <w:noProof/>
        </w:rPr>
        <w:fldChar w:fldCharType="begin"/>
      </w:r>
      <w:r>
        <w:rPr>
          <w:noProof/>
        </w:rPr>
        <w:instrText xml:space="preserve"> PAGEREF _Toc198519180 \h </w:instrText>
      </w:r>
      <w:r>
        <w:rPr>
          <w:noProof/>
        </w:rPr>
      </w:r>
      <w:r>
        <w:rPr>
          <w:noProof/>
        </w:rPr>
        <w:fldChar w:fldCharType="separate"/>
      </w:r>
      <w:r>
        <w:rPr>
          <w:noProof/>
        </w:rPr>
        <w:t>32</w:t>
      </w:r>
      <w:r>
        <w:rPr>
          <w:noProof/>
        </w:rPr>
        <w:fldChar w:fldCharType="end"/>
      </w:r>
    </w:p>
    <w:p w14:paraId="1D6CBFE4" w14:textId="0E609D4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QQQ_089.</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assume that, in the event of a Loss of Offsite Power (LOOP), the following utilities are available after a short interruption (few minutes):</w:t>
      </w:r>
      <w:r>
        <w:rPr>
          <w:noProof/>
        </w:rPr>
        <w:tab/>
      </w:r>
      <w:r>
        <w:rPr>
          <w:noProof/>
        </w:rPr>
        <w:fldChar w:fldCharType="begin"/>
      </w:r>
      <w:r>
        <w:rPr>
          <w:noProof/>
        </w:rPr>
        <w:instrText xml:space="preserve"> PAGEREF _Toc198519181 \h </w:instrText>
      </w:r>
      <w:r>
        <w:rPr>
          <w:noProof/>
        </w:rPr>
      </w:r>
      <w:r>
        <w:rPr>
          <w:noProof/>
        </w:rPr>
        <w:fldChar w:fldCharType="separate"/>
      </w:r>
      <w:r>
        <w:rPr>
          <w:noProof/>
        </w:rPr>
        <w:t>32</w:t>
      </w:r>
      <w:r>
        <w:rPr>
          <w:noProof/>
        </w:rPr>
        <w:fldChar w:fldCharType="end"/>
      </w:r>
    </w:p>
    <w:p w14:paraId="700A4499" w14:textId="3E7BD42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QQQ_090.</w:t>
      </w:r>
      <w:r>
        <w:rPr>
          <w:rFonts w:asciiTheme="minorHAnsi" w:eastAsiaTheme="minorEastAsia" w:hAnsiTheme="minorHAnsi" w:cstheme="minorBidi"/>
          <w:noProof/>
          <w:kern w:val="2"/>
          <w:sz w:val="24"/>
          <w:szCs w:val="24"/>
          <w:lang w:eastAsia="en-GB"/>
          <w14:ligatures w14:val="standardContextual"/>
        </w:rPr>
        <w:tab/>
      </w:r>
      <w:r>
        <w:rPr>
          <w:noProof/>
        </w:rPr>
        <w:t xml:space="preserve">System shall recover and compress helium at a nominal flow range of 3.5–35 g/s. Measurability via </w:t>
      </w:r>
      <w:r w:rsidRPr="00DE3DAD">
        <w:rPr>
          <w:noProof/>
          <w:highlight w:val="yellow"/>
        </w:rPr>
        <w:t>Flow measurement logs; control system feedback loop</w:t>
      </w:r>
      <w:r>
        <w:rPr>
          <w:noProof/>
        </w:rPr>
        <w:tab/>
      </w:r>
      <w:r>
        <w:rPr>
          <w:noProof/>
        </w:rPr>
        <w:fldChar w:fldCharType="begin"/>
      </w:r>
      <w:r>
        <w:rPr>
          <w:noProof/>
        </w:rPr>
        <w:instrText xml:space="preserve"> PAGEREF _Toc198519182 \h </w:instrText>
      </w:r>
      <w:r>
        <w:rPr>
          <w:noProof/>
        </w:rPr>
      </w:r>
      <w:r>
        <w:rPr>
          <w:noProof/>
        </w:rPr>
        <w:fldChar w:fldCharType="separate"/>
      </w:r>
      <w:r>
        <w:rPr>
          <w:noProof/>
        </w:rPr>
        <w:t>32</w:t>
      </w:r>
      <w:r>
        <w:rPr>
          <w:noProof/>
        </w:rPr>
        <w:fldChar w:fldCharType="end"/>
      </w:r>
    </w:p>
    <w:p w14:paraId="54F69951" w14:textId="6413015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highlight w:val="yellow"/>
        </w:rPr>
        <w:t>QQQ_091.</w:t>
      </w:r>
      <w:r>
        <w:rPr>
          <w:rFonts w:asciiTheme="minorHAnsi" w:eastAsiaTheme="minorEastAsia" w:hAnsiTheme="minorHAnsi" w:cstheme="minorBidi"/>
          <w:noProof/>
          <w:kern w:val="2"/>
          <w:sz w:val="24"/>
          <w:szCs w:val="24"/>
          <w:lang w:eastAsia="en-GB"/>
          <w14:ligatures w14:val="standardContextual"/>
        </w:rPr>
        <w:tab/>
      </w:r>
      <w:r>
        <w:rPr>
          <w:noProof/>
        </w:rPr>
        <w:t xml:space="preserve">System shall sustain 100 g/s helium recovery for 6 hours under LOOP conditions. Verification via </w:t>
      </w:r>
      <w:r w:rsidRPr="00DE3DAD">
        <w:rPr>
          <w:noProof/>
          <w:highlight w:val="yellow"/>
        </w:rPr>
        <w:t>Simulation + integrated testing; VFD power demand log</w:t>
      </w:r>
      <w:r>
        <w:rPr>
          <w:noProof/>
        </w:rPr>
        <w:tab/>
      </w:r>
      <w:r>
        <w:rPr>
          <w:noProof/>
        </w:rPr>
        <w:fldChar w:fldCharType="begin"/>
      </w:r>
      <w:r>
        <w:rPr>
          <w:noProof/>
        </w:rPr>
        <w:instrText xml:space="preserve"> PAGEREF _Toc198519183 \h </w:instrText>
      </w:r>
      <w:r>
        <w:rPr>
          <w:noProof/>
        </w:rPr>
      </w:r>
      <w:r>
        <w:rPr>
          <w:noProof/>
        </w:rPr>
        <w:fldChar w:fldCharType="separate"/>
      </w:r>
      <w:r>
        <w:rPr>
          <w:noProof/>
        </w:rPr>
        <w:t>32</w:t>
      </w:r>
      <w:r>
        <w:rPr>
          <w:noProof/>
        </w:rPr>
        <w:fldChar w:fldCharType="end"/>
      </w:r>
    </w:p>
    <w:p w14:paraId="13649C75" w14:textId="0304097E"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QQQ_092.</w:t>
      </w:r>
      <w:r>
        <w:rPr>
          <w:rFonts w:asciiTheme="minorHAnsi" w:eastAsiaTheme="minorEastAsia" w:hAnsiTheme="minorHAnsi" w:cstheme="minorBidi"/>
          <w:noProof/>
          <w:kern w:val="2"/>
          <w:sz w:val="24"/>
          <w:szCs w:val="24"/>
          <w:lang w:eastAsia="en-GB"/>
          <w14:ligatures w14:val="standardContextual"/>
        </w:rPr>
        <w:tab/>
      </w:r>
      <w:r>
        <w:rPr>
          <w:noProof/>
        </w:rPr>
        <w:t>Control system and infrastructure shall support upgrade to 2×100 g/s N+1 redundancy. Verification via Design documentation, scalability matrix, PLC spare I/O validation</w:t>
      </w:r>
      <w:r>
        <w:rPr>
          <w:noProof/>
        </w:rPr>
        <w:tab/>
      </w:r>
      <w:r>
        <w:rPr>
          <w:noProof/>
        </w:rPr>
        <w:fldChar w:fldCharType="begin"/>
      </w:r>
      <w:r>
        <w:rPr>
          <w:noProof/>
        </w:rPr>
        <w:instrText xml:space="preserve"> PAGEREF _Toc198519184 \h </w:instrText>
      </w:r>
      <w:r>
        <w:rPr>
          <w:noProof/>
        </w:rPr>
      </w:r>
      <w:r>
        <w:rPr>
          <w:noProof/>
        </w:rPr>
        <w:fldChar w:fldCharType="separate"/>
      </w:r>
      <w:r>
        <w:rPr>
          <w:noProof/>
        </w:rPr>
        <w:t>33</w:t>
      </w:r>
      <w:r>
        <w:rPr>
          <w:noProof/>
        </w:rPr>
        <w:fldChar w:fldCharType="end"/>
      </w:r>
    </w:p>
    <w:p w14:paraId="15D2FACA" w14:textId="722327C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cs="Segoe UI Semibold"/>
          <w:noProof/>
          <w:color w:val="02346E" w:themeColor="accent4" w:themeShade="BF"/>
          <w:lang w:eastAsia="fr-FR"/>
        </w:rPr>
        <w:t>QQQ_093.</w:t>
      </w:r>
      <w:r>
        <w:rPr>
          <w:rFonts w:asciiTheme="minorHAnsi" w:eastAsiaTheme="minorEastAsia" w:hAnsiTheme="minorHAnsi" w:cstheme="minorBidi"/>
          <w:noProof/>
          <w:kern w:val="2"/>
          <w:sz w:val="24"/>
          <w:szCs w:val="24"/>
          <w:lang w:eastAsia="en-GB"/>
          <w14:ligatures w14:val="standardContextual"/>
        </w:rPr>
        <w:tab/>
      </w:r>
      <w:r>
        <w:rPr>
          <w:noProof/>
        </w:rPr>
        <w:t xml:space="preserve">Pneumatic backup shall ensure actuation of all critical WCS and QRB valves during a 6-hour LOOP scenario. </w:t>
      </w:r>
      <w:r w:rsidRPr="00DE3DAD">
        <w:rPr>
          <w:rFonts w:cs="Segoe UI Semibold"/>
          <w:noProof/>
          <w:lang w:eastAsia="fr-FR"/>
        </w:rPr>
        <w:t>Verification via Endurance test; backup cylinder sizing calculation; pressure decay test</w:t>
      </w:r>
      <w:r>
        <w:rPr>
          <w:noProof/>
        </w:rPr>
        <w:tab/>
      </w:r>
      <w:r>
        <w:rPr>
          <w:noProof/>
        </w:rPr>
        <w:fldChar w:fldCharType="begin"/>
      </w:r>
      <w:r>
        <w:rPr>
          <w:noProof/>
        </w:rPr>
        <w:instrText xml:space="preserve"> PAGEREF _Toc198519185 \h </w:instrText>
      </w:r>
      <w:r>
        <w:rPr>
          <w:noProof/>
        </w:rPr>
      </w:r>
      <w:r>
        <w:rPr>
          <w:noProof/>
        </w:rPr>
        <w:fldChar w:fldCharType="separate"/>
      </w:r>
      <w:r>
        <w:rPr>
          <w:noProof/>
        </w:rPr>
        <w:t>33</w:t>
      </w:r>
      <w:r>
        <w:rPr>
          <w:noProof/>
        </w:rPr>
        <w:fldChar w:fldCharType="end"/>
      </w:r>
    </w:p>
    <w:p w14:paraId="59EBD965" w14:textId="6CAC5CDB"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QQQ_094.</w:t>
      </w:r>
      <w:r>
        <w:rPr>
          <w:rFonts w:asciiTheme="minorHAnsi" w:eastAsiaTheme="minorEastAsia" w:hAnsiTheme="minorHAnsi" w:cstheme="minorBidi"/>
          <w:noProof/>
          <w:kern w:val="2"/>
          <w:sz w:val="24"/>
          <w:szCs w:val="24"/>
          <w:lang w:eastAsia="en-GB"/>
          <w14:ligatures w14:val="standardContextual"/>
        </w:rPr>
        <w:tab/>
      </w:r>
      <w:r>
        <w:rPr>
          <w:noProof/>
          <w:lang w:eastAsia="fr-FR"/>
        </w:rPr>
        <w:t xml:space="preserve">Pressure Safety Valves (PSVs) and Burst Disks (BDs) shall comply with PED and API 520 for 1 bar to 200 bar envelope. </w:t>
      </w:r>
      <w:r>
        <w:rPr>
          <w:noProof/>
        </w:rPr>
        <w:t>Verification via Inspection certificates; calibration records; system blowdown test</w:t>
      </w:r>
      <w:r>
        <w:rPr>
          <w:noProof/>
        </w:rPr>
        <w:tab/>
      </w:r>
      <w:r>
        <w:rPr>
          <w:noProof/>
        </w:rPr>
        <w:fldChar w:fldCharType="begin"/>
      </w:r>
      <w:r>
        <w:rPr>
          <w:noProof/>
        </w:rPr>
        <w:instrText xml:space="preserve"> PAGEREF _Toc198519186 \h </w:instrText>
      </w:r>
      <w:r>
        <w:rPr>
          <w:noProof/>
        </w:rPr>
      </w:r>
      <w:r>
        <w:rPr>
          <w:noProof/>
        </w:rPr>
        <w:fldChar w:fldCharType="separate"/>
      </w:r>
      <w:r>
        <w:rPr>
          <w:noProof/>
        </w:rPr>
        <w:t>33</w:t>
      </w:r>
      <w:r>
        <w:rPr>
          <w:noProof/>
        </w:rPr>
        <w:fldChar w:fldCharType="end"/>
      </w:r>
    </w:p>
    <w:p w14:paraId="47FFD281" w14:textId="16F412C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QQQ_095.</w:t>
      </w:r>
      <w:r>
        <w:rPr>
          <w:rFonts w:asciiTheme="minorHAnsi" w:eastAsiaTheme="minorEastAsia" w:hAnsiTheme="minorHAnsi" w:cstheme="minorBidi"/>
          <w:noProof/>
          <w:kern w:val="2"/>
          <w:sz w:val="24"/>
          <w:szCs w:val="24"/>
          <w:lang w:eastAsia="en-GB"/>
          <w14:ligatures w14:val="standardContextual"/>
        </w:rPr>
        <w:tab/>
      </w:r>
      <w:r>
        <w:rPr>
          <w:noProof/>
        </w:rPr>
        <w:t>At least two buffer configurations (e.g., 50 bar balloon + 200 bar sphere) shall be available to decouple flow and ensure non-loss transfer. Verification via P&amp;ID confirmation; vessel certification documents</w:t>
      </w:r>
      <w:r>
        <w:rPr>
          <w:noProof/>
        </w:rPr>
        <w:tab/>
      </w:r>
      <w:r>
        <w:rPr>
          <w:noProof/>
        </w:rPr>
        <w:fldChar w:fldCharType="begin"/>
      </w:r>
      <w:r>
        <w:rPr>
          <w:noProof/>
        </w:rPr>
        <w:instrText xml:space="preserve"> PAGEREF _Toc198519187 \h </w:instrText>
      </w:r>
      <w:r>
        <w:rPr>
          <w:noProof/>
        </w:rPr>
      </w:r>
      <w:r>
        <w:rPr>
          <w:noProof/>
        </w:rPr>
        <w:fldChar w:fldCharType="separate"/>
      </w:r>
      <w:r>
        <w:rPr>
          <w:noProof/>
        </w:rPr>
        <w:t>33</w:t>
      </w:r>
      <w:r>
        <w:rPr>
          <w:noProof/>
        </w:rPr>
        <w:fldChar w:fldCharType="end"/>
      </w:r>
    </w:p>
    <w:p w14:paraId="3C3B7E66" w14:textId="5D6F56F1"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QQQ_096.</w:t>
      </w:r>
      <w:r>
        <w:rPr>
          <w:rFonts w:asciiTheme="minorHAnsi" w:eastAsiaTheme="minorEastAsia" w:hAnsiTheme="minorHAnsi" w:cstheme="minorBidi"/>
          <w:noProof/>
          <w:kern w:val="2"/>
          <w:sz w:val="24"/>
          <w:szCs w:val="24"/>
          <w:lang w:eastAsia="en-GB"/>
          <w14:ligatures w14:val="standardContextual"/>
        </w:rPr>
        <w:tab/>
      </w:r>
      <w:r>
        <w:rPr>
          <w:noProof/>
        </w:rPr>
        <w:t>Control architecture shall interface with QPALNT:CS, WCS, and HeR:CS with modular integration (future-proof). Verification via I/O mapping; communication protocol tests (Modbus/TCP or OPC-UA)</w:t>
      </w:r>
      <w:r>
        <w:rPr>
          <w:noProof/>
        </w:rPr>
        <w:tab/>
      </w:r>
      <w:r>
        <w:rPr>
          <w:noProof/>
        </w:rPr>
        <w:fldChar w:fldCharType="begin"/>
      </w:r>
      <w:r>
        <w:rPr>
          <w:noProof/>
        </w:rPr>
        <w:instrText xml:space="preserve"> PAGEREF _Toc198519188 \h </w:instrText>
      </w:r>
      <w:r>
        <w:rPr>
          <w:noProof/>
        </w:rPr>
      </w:r>
      <w:r>
        <w:rPr>
          <w:noProof/>
        </w:rPr>
        <w:fldChar w:fldCharType="separate"/>
      </w:r>
      <w:r>
        <w:rPr>
          <w:noProof/>
        </w:rPr>
        <w:t>33</w:t>
      </w:r>
      <w:r>
        <w:rPr>
          <w:noProof/>
        </w:rPr>
        <w:fldChar w:fldCharType="end"/>
      </w:r>
    </w:p>
    <w:p w14:paraId="516CD93C" w14:textId="23A9E4D8"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QQQ_097.</w:t>
      </w:r>
      <w:r>
        <w:rPr>
          <w:rFonts w:asciiTheme="minorHAnsi" w:eastAsiaTheme="minorEastAsia" w:hAnsiTheme="minorHAnsi" w:cstheme="minorBidi"/>
          <w:noProof/>
          <w:kern w:val="2"/>
          <w:sz w:val="24"/>
          <w:szCs w:val="24"/>
          <w:lang w:eastAsia="en-GB"/>
          <w14:ligatures w14:val="standardContextual"/>
        </w:rPr>
        <w:tab/>
      </w:r>
      <w:r>
        <w:rPr>
          <w:noProof/>
        </w:rPr>
        <w:t>System shall be handed over with 40-year RCM plan, failure diagnostics, spare parts, and validated commissioning package. Verification: RCM deliverables; FMECA; maintenance plan; signed handover form</w:t>
      </w:r>
      <w:r>
        <w:rPr>
          <w:noProof/>
        </w:rPr>
        <w:tab/>
      </w:r>
      <w:r>
        <w:rPr>
          <w:noProof/>
        </w:rPr>
        <w:fldChar w:fldCharType="begin"/>
      </w:r>
      <w:r>
        <w:rPr>
          <w:noProof/>
        </w:rPr>
        <w:instrText xml:space="preserve"> PAGEREF _Toc198519189 \h </w:instrText>
      </w:r>
      <w:r>
        <w:rPr>
          <w:noProof/>
        </w:rPr>
      </w:r>
      <w:r>
        <w:rPr>
          <w:noProof/>
        </w:rPr>
        <w:fldChar w:fldCharType="separate"/>
      </w:r>
      <w:r>
        <w:rPr>
          <w:noProof/>
        </w:rPr>
        <w:t>33</w:t>
      </w:r>
      <w:r>
        <w:rPr>
          <w:noProof/>
        </w:rPr>
        <w:fldChar w:fldCharType="end"/>
      </w:r>
    </w:p>
    <w:p w14:paraId="57D6A5E4" w14:textId="7A113AE2"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highlight w:val="yellow"/>
        </w:rPr>
        <w:t>QQQ_098.</w:t>
      </w:r>
      <w:r>
        <w:rPr>
          <w:rFonts w:asciiTheme="minorHAnsi" w:eastAsiaTheme="minorEastAsia" w:hAnsiTheme="minorHAnsi" w:cstheme="minorBidi"/>
          <w:noProof/>
          <w:kern w:val="2"/>
          <w:sz w:val="24"/>
          <w:szCs w:val="24"/>
          <w:lang w:eastAsia="en-GB"/>
          <w14:ligatures w14:val="standardContextual"/>
        </w:rPr>
        <w:tab/>
      </w:r>
      <w:r w:rsidRPr="00DE3DAD">
        <w:rPr>
          <w:noProof/>
          <w:highlight w:val="yellow"/>
        </w:rPr>
        <w:t>The Contractor shall integrate the recovery system with the QPLANT process systems.</w:t>
      </w:r>
      <w:r>
        <w:rPr>
          <w:noProof/>
        </w:rPr>
        <w:tab/>
      </w:r>
      <w:r>
        <w:rPr>
          <w:noProof/>
        </w:rPr>
        <w:fldChar w:fldCharType="begin"/>
      </w:r>
      <w:r>
        <w:rPr>
          <w:noProof/>
        </w:rPr>
        <w:instrText xml:space="preserve"> PAGEREF _Toc198519190 \h </w:instrText>
      </w:r>
      <w:r>
        <w:rPr>
          <w:noProof/>
        </w:rPr>
      </w:r>
      <w:r>
        <w:rPr>
          <w:noProof/>
        </w:rPr>
        <w:fldChar w:fldCharType="separate"/>
      </w:r>
      <w:r>
        <w:rPr>
          <w:noProof/>
        </w:rPr>
        <w:t>33</w:t>
      </w:r>
      <w:r>
        <w:rPr>
          <w:noProof/>
        </w:rPr>
        <w:fldChar w:fldCharType="end"/>
      </w:r>
    </w:p>
    <w:p w14:paraId="60A70686" w14:textId="5627480F" w:rsidR="00F87920" w:rsidRDefault="00F87920">
      <w:pPr>
        <w:pStyle w:val="TableofFigures"/>
        <w:tabs>
          <w:tab w:val="left" w:pos="12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highlight w:val="yellow"/>
        </w:rPr>
        <w:t>QQQ_099.</w:t>
      </w:r>
      <w:r>
        <w:rPr>
          <w:rFonts w:asciiTheme="minorHAnsi" w:eastAsiaTheme="minorEastAsia" w:hAnsiTheme="minorHAnsi" w:cstheme="minorBidi"/>
          <w:noProof/>
          <w:kern w:val="2"/>
          <w:sz w:val="24"/>
          <w:szCs w:val="24"/>
          <w:lang w:eastAsia="en-GB"/>
          <w14:ligatures w14:val="standardContextual"/>
        </w:rPr>
        <w:tab/>
      </w:r>
      <w:r w:rsidRPr="00DE3DAD">
        <w:rPr>
          <w:noProof/>
          <w:highlight w:val="yellow"/>
        </w:rPr>
        <w:t>The Contractor shall design the system with flexibility to enable implementation of either balloon (including purification and dedicated compression and/or dedicated storage) or compressor-based (existing QPLANT infrastructure) recovery, as per final AFA decision.</w:t>
      </w:r>
      <w:r>
        <w:rPr>
          <w:noProof/>
        </w:rPr>
        <w:tab/>
      </w:r>
      <w:r>
        <w:rPr>
          <w:noProof/>
        </w:rPr>
        <w:fldChar w:fldCharType="begin"/>
      </w:r>
      <w:r>
        <w:rPr>
          <w:noProof/>
        </w:rPr>
        <w:instrText xml:space="preserve"> PAGEREF _Toc198519191 \h </w:instrText>
      </w:r>
      <w:r>
        <w:rPr>
          <w:noProof/>
        </w:rPr>
      </w:r>
      <w:r>
        <w:rPr>
          <w:noProof/>
        </w:rPr>
        <w:fldChar w:fldCharType="separate"/>
      </w:r>
      <w:r>
        <w:rPr>
          <w:noProof/>
        </w:rPr>
        <w:t>33</w:t>
      </w:r>
      <w:r>
        <w:rPr>
          <w:noProof/>
        </w:rPr>
        <w:fldChar w:fldCharType="end"/>
      </w:r>
    </w:p>
    <w:p w14:paraId="02B235B3" w14:textId="02A8011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QQQ_0100.</w:t>
      </w:r>
      <w:r>
        <w:rPr>
          <w:rFonts w:asciiTheme="minorHAnsi" w:eastAsiaTheme="minorEastAsia" w:hAnsiTheme="minorHAnsi" w:cstheme="minorBidi"/>
          <w:noProof/>
          <w:kern w:val="2"/>
          <w:sz w:val="24"/>
          <w:szCs w:val="24"/>
          <w:lang w:eastAsia="en-GB"/>
          <w14:ligatures w14:val="standardContextual"/>
        </w:rPr>
        <w:tab/>
      </w:r>
      <w:r w:rsidRPr="00DE3DAD">
        <w:rPr>
          <w:noProof/>
        </w:rPr>
        <w:t>If a Recovery Balloon is used as part of the strategy, its maximum capacity shall be limited to 200 m³ at ambient pressure, consistent with physical constraints of ~10 m × 10 m × 2 m, as referenced in AD1.</w:t>
      </w:r>
      <w:r>
        <w:rPr>
          <w:noProof/>
        </w:rPr>
        <w:tab/>
      </w:r>
      <w:r>
        <w:rPr>
          <w:noProof/>
        </w:rPr>
        <w:fldChar w:fldCharType="begin"/>
      </w:r>
      <w:r>
        <w:rPr>
          <w:noProof/>
        </w:rPr>
        <w:instrText xml:space="preserve"> PAGEREF _Toc198519192 \h </w:instrText>
      </w:r>
      <w:r>
        <w:rPr>
          <w:noProof/>
        </w:rPr>
      </w:r>
      <w:r>
        <w:rPr>
          <w:noProof/>
        </w:rPr>
        <w:fldChar w:fldCharType="separate"/>
      </w:r>
      <w:r>
        <w:rPr>
          <w:noProof/>
        </w:rPr>
        <w:t>33</w:t>
      </w:r>
      <w:r>
        <w:rPr>
          <w:noProof/>
        </w:rPr>
        <w:fldChar w:fldCharType="end"/>
      </w:r>
    </w:p>
    <w:p w14:paraId="09C2C08A" w14:textId="6CC48CE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QQQ_0101.</w:t>
      </w:r>
      <w:r>
        <w:rPr>
          <w:rFonts w:asciiTheme="minorHAnsi" w:eastAsiaTheme="minorEastAsia" w:hAnsiTheme="minorHAnsi" w:cstheme="minorBidi"/>
          <w:noProof/>
          <w:kern w:val="2"/>
          <w:sz w:val="24"/>
          <w:szCs w:val="24"/>
          <w:lang w:eastAsia="en-GB"/>
          <w14:ligatures w14:val="standardContextual"/>
        </w:rPr>
        <w:tab/>
      </w:r>
      <w:r w:rsidRPr="00DE3DAD">
        <w:rPr>
          <w:noProof/>
        </w:rPr>
        <w:t>In case of balloon use an oil-based air lock shall be installed, preventing ambient air ingress at sub-atmospheric pressures (max differential pressure: 1100 mbar).</w:t>
      </w:r>
      <w:r>
        <w:rPr>
          <w:noProof/>
        </w:rPr>
        <w:tab/>
      </w:r>
      <w:r>
        <w:rPr>
          <w:noProof/>
        </w:rPr>
        <w:fldChar w:fldCharType="begin"/>
      </w:r>
      <w:r>
        <w:rPr>
          <w:noProof/>
        </w:rPr>
        <w:instrText xml:space="preserve"> PAGEREF _Toc198519193 \h </w:instrText>
      </w:r>
      <w:r>
        <w:rPr>
          <w:noProof/>
        </w:rPr>
      </w:r>
      <w:r>
        <w:rPr>
          <w:noProof/>
        </w:rPr>
        <w:fldChar w:fldCharType="separate"/>
      </w:r>
      <w:r>
        <w:rPr>
          <w:noProof/>
        </w:rPr>
        <w:t>33</w:t>
      </w:r>
      <w:r>
        <w:rPr>
          <w:noProof/>
        </w:rPr>
        <w:fldChar w:fldCharType="end"/>
      </w:r>
    </w:p>
    <w:p w14:paraId="0F611D91" w14:textId="6B1F28B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QQQ_0102.</w:t>
      </w:r>
      <w:r>
        <w:rPr>
          <w:rFonts w:asciiTheme="minorHAnsi" w:eastAsiaTheme="minorEastAsia" w:hAnsiTheme="minorHAnsi" w:cstheme="minorBidi"/>
          <w:noProof/>
          <w:kern w:val="2"/>
          <w:sz w:val="24"/>
          <w:szCs w:val="24"/>
          <w:lang w:eastAsia="en-GB"/>
          <w14:ligatures w14:val="standardContextual"/>
        </w:rPr>
        <w:tab/>
      </w:r>
      <w:r w:rsidRPr="00DE3DAD">
        <w:rPr>
          <w:noProof/>
        </w:rPr>
        <w:t>The passive venting mechanism shall comply with EN 13648 and ISO 21013 standards.</w:t>
      </w:r>
      <w:r>
        <w:rPr>
          <w:noProof/>
        </w:rPr>
        <w:tab/>
      </w:r>
      <w:r>
        <w:rPr>
          <w:noProof/>
        </w:rPr>
        <w:fldChar w:fldCharType="begin"/>
      </w:r>
      <w:r>
        <w:rPr>
          <w:noProof/>
        </w:rPr>
        <w:instrText xml:space="preserve"> PAGEREF _Toc198519194 \h </w:instrText>
      </w:r>
      <w:r>
        <w:rPr>
          <w:noProof/>
        </w:rPr>
      </w:r>
      <w:r>
        <w:rPr>
          <w:noProof/>
        </w:rPr>
        <w:fldChar w:fldCharType="separate"/>
      </w:r>
      <w:r>
        <w:rPr>
          <w:noProof/>
        </w:rPr>
        <w:t>33</w:t>
      </w:r>
      <w:r>
        <w:rPr>
          <w:noProof/>
        </w:rPr>
        <w:fldChar w:fldCharType="end"/>
      </w:r>
    </w:p>
    <w:p w14:paraId="1BB80D53" w14:textId="08E4213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QQQ_0103.</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perform a reliability analysis including e.g. failure to start.</w:t>
      </w:r>
      <w:r>
        <w:rPr>
          <w:noProof/>
        </w:rPr>
        <w:tab/>
      </w:r>
      <w:r>
        <w:rPr>
          <w:noProof/>
        </w:rPr>
        <w:fldChar w:fldCharType="begin"/>
      </w:r>
      <w:r>
        <w:rPr>
          <w:noProof/>
        </w:rPr>
        <w:instrText xml:space="preserve"> PAGEREF _Toc198519195 \h </w:instrText>
      </w:r>
      <w:r>
        <w:rPr>
          <w:noProof/>
        </w:rPr>
      </w:r>
      <w:r>
        <w:rPr>
          <w:noProof/>
        </w:rPr>
        <w:fldChar w:fldCharType="separate"/>
      </w:r>
      <w:r>
        <w:rPr>
          <w:noProof/>
        </w:rPr>
        <w:t>33</w:t>
      </w:r>
      <w:r>
        <w:rPr>
          <w:noProof/>
        </w:rPr>
        <w:fldChar w:fldCharType="end"/>
      </w:r>
    </w:p>
    <w:p w14:paraId="7EE3E295" w14:textId="27277F5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QQQ_0104.</w:t>
      </w:r>
      <w:r>
        <w:rPr>
          <w:rFonts w:asciiTheme="minorHAnsi" w:eastAsiaTheme="minorEastAsia" w:hAnsiTheme="minorHAnsi" w:cstheme="minorBidi"/>
          <w:noProof/>
          <w:kern w:val="2"/>
          <w:sz w:val="24"/>
          <w:szCs w:val="24"/>
          <w:lang w:eastAsia="en-GB"/>
          <w14:ligatures w14:val="standardContextual"/>
        </w:rPr>
        <w:tab/>
      </w:r>
      <w:r w:rsidRPr="00DE3DAD">
        <w:rPr>
          <w:noProof/>
        </w:rPr>
        <w:t>The He recovery system shall support lifecycle monitoring per RCM principles, including Preventive Functional Diagnostics (PFD) bi-annually.</w:t>
      </w:r>
      <w:r>
        <w:rPr>
          <w:noProof/>
        </w:rPr>
        <w:tab/>
      </w:r>
      <w:r>
        <w:rPr>
          <w:noProof/>
        </w:rPr>
        <w:fldChar w:fldCharType="begin"/>
      </w:r>
      <w:r>
        <w:rPr>
          <w:noProof/>
        </w:rPr>
        <w:instrText xml:space="preserve"> PAGEREF _Toc198519196 \h </w:instrText>
      </w:r>
      <w:r>
        <w:rPr>
          <w:noProof/>
        </w:rPr>
      </w:r>
      <w:r>
        <w:rPr>
          <w:noProof/>
        </w:rPr>
        <w:fldChar w:fldCharType="separate"/>
      </w:r>
      <w:r>
        <w:rPr>
          <w:noProof/>
        </w:rPr>
        <w:t>33</w:t>
      </w:r>
      <w:r>
        <w:rPr>
          <w:noProof/>
        </w:rPr>
        <w:fldChar w:fldCharType="end"/>
      </w:r>
    </w:p>
    <w:p w14:paraId="077863E2" w14:textId="5E2D8E5D"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In the offer, the Applicant shall provide RCM details as per MTBF vs Replacement vs Spares.</w:t>
      </w:r>
      <w:r>
        <w:rPr>
          <w:noProof/>
        </w:rPr>
        <w:tab/>
      </w:r>
      <w:r>
        <w:rPr>
          <w:noProof/>
        </w:rPr>
        <w:fldChar w:fldCharType="begin"/>
      </w:r>
      <w:r>
        <w:rPr>
          <w:noProof/>
        </w:rPr>
        <w:instrText xml:space="preserve"> PAGEREF _Toc198519197 \h </w:instrText>
      </w:r>
      <w:r>
        <w:rPr>
          <w:noProof/>
        </w:rPr>
      </w:r>
      <w:r>
        <w:rPr>
          <w:noProof/>
        </w:rPr>
        <w:fldChar w:fldCharType="separate"/>
      </w:r>
      <w:r>
        <w:rPr>
          <w:noProof/>
        </w:rPr>
        <w:t>33</w:t>
      </w:r>
      <w:r>
        <w:rPr>
          <w:noProof/>
        </w:rPr>
        <w:fldChar w:fldCharType="end"/>
      </w:r>
    </w:p>
    <w:p w14:paraId="309C86A1" w14:textId="507E952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QQQ_0105.</w:t>
      </w:r>
      <w:r>
        <w:rPr>
          <w:rFonts w:asciiTheme="minorHAnsi" w:eastAsiaTheme="minorEastAsia" w:hAnsiTheme="minorHAnsi" w:cstheme="minorBidi"/>
          <w:noProof/>
          <w:kern w:val="2"/>
          <w:sz w:val="24"/>
          <w:szCs w:val="24"/>
          <w:lang w:eastAsia="en-GB"/>
          <w14:ligatures w14:val="standardContextual"/>
        </w:rPr>
        <w:tab/>
      </w:r>
      <w:r>
        <w:rPr>
          <w:noProof/>
        </w:rPr>
        <w:t>In the event of a Loss of Offsite Power (LOOP), the Contractor shall provide a dedicated pneumatic backup system to ensure full support of helium recovery operations requiring pneumatic actuation. The system shall satisfy the following minimum requiremens:</w:t>
      </w:r>
      <w:r>
        <w:rPr>
          <w:noProof/>
        </w:rPr>
        <w:tab/>
      </w:r>
      <w:r>
        <w:rPr>
          <w:noProof/>
        </w:rPr>
        <w:fldChar w:fldCharType="begin"/>
      </w:r>
      <w:r>
        <w:rPr>
          <w:noProof/>
        </w:rPr>
        <w:instrText xml:space="preserve"> PAGEREF _Toc198519198 \h </w:instrText>
      </w:r>
      <w:r>
        <w:rPr>
          <w:noProof/>
        </w:rPr>
      </w:r>
      <w:r>
        <w:rPr>
          <w:noProof/>
        </w:rPr>
        <w:fldChar w:fldCharType="separate"/>
      </w:r>
      <w:r>
        <w:rPr>
          <w:noProof/>
        </w:rPr>
        <w:t>33</w:t>
      </w:r>
      <w:r>
        <w:rPr>
          <w:noProof/>
        </w:rPr>
        <w:fldChar w:fldCharType="end"/>
      </w:r>
    </w:p>
    <w:p w14:paraId="7FE5AACC" w14:textId="36A2EAA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QQQ_0106.</w:t>
      </w:r>
      <w:r>
        <w:rPr>
          <w:rFonts w:asciiTheme="minorHAnsi" w:eastAsiaTheme="minorEastAsia" w:hAnsiTheme="minorHAnsi" w:cstheme="minorBidi"/>
          <w:noProof/>
          <w:kern w:val="2"/>
          <w:sz w:val="24"/>
          <w:szCs w:val="24"/>
          <w:lang w:eastAsia="en-GB"/>
          <w14:ligatures w14:val="standardContextual"/>
        </w:rPr>
        <w:tab/>
      </w:r>
      <w:r>
        <w:rPr>
          <w:noProof/>
        </w:rPr>
        <w:t>The pneumatic backup system be commissioned and functionally tested under simulated LOOP conditions to verify switching, autonomy, and integration with the helium recovery sequence.</w:t>
      </w:r>
      <w:r>
        <w:rPr>
          <w:noProof/>
        </w:rPr>
        <w:tab/>
      </w:r>
      <w:r>
        <w:rPr>
          <w:noProof/>
        </w:rPr>
        <w:fldChar w:fldCharType="begin"/>
      </w:r>
      <w:r>
        <w:rPr>
          <w:noProof/>
        </w:rPr>
        <w:instrText xml:space="preserve"> PAGEREF _Toc198519199 \h </w:instrText>
      </w:r>
      <w:r>
        <w:rPr>
          <w:noProof/>
        </w:rPr>
      </w:r>
      <w:r>
        <w:rPr>
          <w:noProof/>
        </w:rPr>
        <w:fldChar w:fldCharType="separate"/>
      </w:r>
      <w:r>
        <w:rPr>
          <w:noProof/>
        </w:rPr>
        <w:t>34</w:t>
      </w:r>
      <w:r>
        <w:rPr>
          <w:noProof/>
        </w:rPr>
        <w:fldChar w:fldCharType="end"/>
      </w:r>
    </w:p>
    <w:p w14:paraId="28D64BEC" w14:textId="07FBED9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QQQ_0107.</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be sufficiently instrumented to allow automatic control of its proper functions and to allow a safe operation.</w:t>
      </w:r>
      <w:r>
        <w:rPr>
          <w:noProof/>
        </w:rPr>
        <w:tab/>
      </w:r>
      <w:r>
        <w:rPr>
          <w:noProof/>
        </w:rPr>
        <w:fldChar w:fldCharType="begin"/>
      </w:r>
      <w:r>
        <w:rPr>
          <w:noProof/>
        </w:rPr>
        <w:instrText xml:space="preserve"> PAGEREF _Toc198519200 \h </w:instrText>
      </w:r>
      <w:r>
        <w:rPr>
          <w:noProof/>
        </w:rPr>
      </w:r>
      <w:r>
        <w:rPr>
          <w:noProof/>
        </w:rPr>
        <w:fldChar w:fldCharType="separate"/>
      </w:r>
      <w:r>
        <w:rPr>
          <w:noProof/>
        </w:rPr>
        <w:t>34</w:t>
      </w:r>
      <w:r>
        <w:rPr>
          <w:noProof/>
        </w:rPr>
        <w:fldChar w:fldCharType="end"/>
      </w:r>
    </w:p>
    <w:p w14:paraId="402B614B" w14:textId="3965254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QQQ_0108.</w:t>
      </w:r>
      <w:r>
        <w:rPr>
          <w:rFonts w:asciiTheme="minorHAnsi" w:eastAsiaTheme="minorEastAsia" w:hAnsiTheme="minorHAnsi" w:cstheme="minorBidi"/>
          <w:noProof/>
          <w:kern w:val="2"/>
          <w:sz w:val="24"/>
          <w:szCs w:val="24"/>
          <w:lang w:eastAsia="en-GB"/>
          <w14:ligatures w14:val="standardContextual"/>
        </w:rPr>
        <w:tab/>
      </w:r>
      <w:r w:rsidRPr="00DE3DAD">
        <w:rPr>
          <w:noProof/>
        </w:rPr>
        <w:t>The number, type, accuracy, and positioning of the sensors shall be chosen in a way to Control the components performances and to verify the required performance values during acceptance tests.</w:t>
      </w:r>
      <w:r>
        <w:rPr>
          <w:noProof/>
        </w:rPr>
        <w:tab/>
      </w:r>
      <w:r>
        <w:rPr>
          <w:noProof/>
        </w:rPr>
        <w:fldChar w:fldCharType="begin"/>
      </w:r>
      <w:r>
        <w:rPr>
          <w:noProof/>
        </w:rPr>
        <w:instrText xml:space="preserve"> PAGEREF _Toc198519201 \h </w:instrText>
      </w:r>
      <w:r>
        <w:rPr>
          <w:noProof/>
        </w:rPr>
      </w:r>
      <w:r>
        <w:rPr>
          <w:noProof/>
        </w:rPr>
        <w:fldChar w:fldCharType="separate"/>
      </w:r>
      <w:r>
        <w:rPr>
          <w:noProof/>
        </w:rPr>
        <w:t>34</w:t>
      </w:r>
      <w:r>
        <w:rPr>
          <w:noProof/>
        </w:rPr>
        <w:fldChar w:fldCharType="end"/>
      </w:r>
    </w:p>
    <w:p w14:paraId="5B405BCD" w14:textId="3E38954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QQQ_0109.</w:t>
      </w:r>
      <w:r>
        <w:rPr>
          <w:rFonts w:asciiTheme="minorHAnsi" w:eastAsiaTheme="minorEastAsia" w:hAnsiTheme="minorHAnsi" w:cstheme="minorBidi"/>
          <w:noProof/>
          <w:kern w:val="2"/>
          <w:sz w:val="24"/>
          <w:szCs w:val="24"/>
          <w:lang w:eastAsia="en-GB"/>
          <w14:ligatures w14:val="standardContextual"/>
        </w:rPr>
        <w:tab/>
      </w:r>
      <w:r w:rsidRPr="00DE3DAD">
        <w:rPr>
          <w:noProof/>
        </w:rPr>
        <w:t>The Contactor shall prove that all measuring instruments are suitable for their purpose using appropriate references.</w:t>
      </w:r>
      <w:r>
        <w:rPr>
          <w:noProof/>
        </w:rPr>
        <w:tab/>
      </w:r>
      <w:r>
        <w:rPr>
          <w:noProof/>
        </w:rPr>
        <w:fldChar w:fldCharType="begin"/>
      </w:r>
      <w:r>
        <w:rPr>
          <w:noProof/>
        </w:rPr>
        <w:instrText xml:space="preserve"> PAGEREF _Toc198519202 \h </w:instrText>
      </w:r>
      <w:r>
        <w:rPr>
          <w:noProof/>
        </w:rPr>
      </w:r>
      <w:r>
        <w:rPr>
          <w:noProof/>
        </w:rPr>
        <w:fldChar w:fldCharType="separate"/>
      </w:r>
      <w:r>
        <w:rPr>
          <w:noProof/>
        </w:rPr>
        <w:t>34</w:t>
      </w:r>
      <w:r>
        <w:rPr>
          <w:noProof/>
        </w:rPr>
        <w:fldChar w:fldCharType="end"/>
      </w:r>
    </w:p>
    <w:p w14:paraId="4F0EB458" w14:textId="76FF743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QQQ_0110.</w:t>
      </w:r>
      <w:r>
        <w:rPr>
          <w:rFonts w:asciiTheme="minorHAnsi" w:eastAsiaTheme="minorEastAsia" w:hAnsiTheme="minorHAnsi" w:cstheme="minorBidi"/>
          <w:noProof/>
          <w:kern w:val="2"/>
          <w:sz w:val="24"/>
          <w:szCs w:val="24"/>
          <w:lang w:eastAsia="en-GB"/>
          <w14:ligatures w14:val="standardContextual"/>
        </w:rPr>
        <w:tab/>
      </w:r>
      <w:r w:rsidRPr="00DE3DAD">
        <w:rPr>
          <w:noProof/>
        </w:rPr>
        <w:t>Location and measurement ranges shall be defined by the Contractor and shall be assessed by SCK CEN during the design phase.</w:t>
      </w:r>
      <w:r>
        <w:rPr>
          <w:noProof/>
        </w:rPr>
        <w:tab/>
      </w:r>
      <w:r>
        <w:rPr>
          <w:noProof/>
        </w:rPr>
        <w:fldChar w:fldCharType="begin"/>
      </w:r>
      <w:r>
        <w:rPr>
          <w:noProof/>
        </w:rPr>
        <w:instrText xml:space="preserve"> PAGEREF _Toc198519203 \h </w:instrText>
      </w:r>
      <w:r>
        <w:rPr>
          <w:noProof/>
        </w:rPr>
      </w:r>
      <w:r>
        <w:rPr>
          <w:noProof/>
        </w:rPr>
        <w:fldChar w:fldCharType="separate"/>
      </w:r>
      <w:r>
        <w:rPr>
          <w:noProof/>
        </w:rPr>
        <w:t>34</w:t>
      </w:r>
      <w:r>
        <w:rPr>
          <w:noProof/>
        </w:rPr>
        <w:fldChar w:fldCharType="end"/>
      </w:r>
    </w:p>
    <w:p w14:paraId="02296AE4" w14:textId="14678A7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QQQ_0111.</w:t>
      </w:r>
      <w:r>
        <w:rPr>
          <w:rFonts w:asciiTheme="minorHAnsi" w:eastAsiaTheme="minorEastAsia" w:hAnsiTheme="minorHAnsi" w:cstheme="minorBidi"/>
          <w:noProof/>
          <w:kern w:val="2"/>
          <w:sz w:val="24"/>
          <w:szCs w:val="24"/>
          <w:lang w:eastAsia="en-GB"/>
          <w14:ligatures w14:val="standardContextual"/>
        </w:rPr>
        <w:tab/>
      </w:r>
      <w:r w:rsidRPr="00DE3DAD">
        <w:rPr>
          <w:noProof/>
        </w:rPr>
        <w:t>Redundancy measurements and heaters shall be provided for inaccessible components and vital for operation and safety.</w:t>
      </w:r>
      <w:r>
        <w:rPr>
          <w:noProof/>
        </w:rPr>
        <w:tab/>
      </w:r>
      <w:r>
        <w:rPr>
          <w:noProof/>
        </w:rPr>
        <w:fldChar w:fldCharType="begin"/>
      </w:r>
      <w:r>
        <w:rPr>
          <w:noProof/>
        </w:rPr>
        <w:instrText xml:space="preserve"> PAGEREF _Toc198519204 \h </w:instrText>
      </w:r>
      <w:r>
        <w:rPr>
          <w:noProof/>
        </w:rPr>
      </w:r>
      <w:r>
        <w:rPr>
          <w:noProof/>
        </w:rPr>
        <w:fldChar w:fldCharType="separate"/>
      </w:r>
      <w:r>
        <w:rPr>
          <w:noProof/>
        </w:rPr>
        <w:t>34</w:t>
      </w:r>
      <w:r>
        <w:rPr>
          <w:noProof/>
        </w:rPr>
        <w:fldChar w:fldCharType="end"/>
      </w:r>
    </w:p>
    <w:p w14:paraId="09F654EB" w14:textId="2951FBF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 complete wiring diagram shall be included in Deliverable package </w:t>
      </w:r>
      <w:r w:rsidRPr="00DE3DAD">
        <w:rPr>
          <w:b/>
          <w:bCs/>
          <w:i/>
          <w:iCs/>
          <w:noProof/>
          <w:color w:val="562873" w:themeColor="accent1"/>
        </w:rPr>
        <w:t>Error! Reference source not found.</w:t>
      </w:r>
      <w:r w:rsidRPr="00DE3DAD">
        <w:rPr>
          <w:noProof/>
        </w:rPr>
        <w:t>.</w:t>
      </w:r>
      <w:r>
        <w:rPr>
          <w:noProof/>
        </w:rPr>
        <w:tab/>
      </w:r>
      <w:r>
        <w:rPr>
          <w:noProof/>
        </w:rPr>
        <w:fldChar w:fldCharType="begin"/>
      </w:r>
      <w:r>
        <w:rPr>
          <w:noProof/>
        </w:rPr>
        <w:instrText xml:space="preserve"> PAGEREF _Toc198519205 \h </w:instrText>
      </w:r>
      <w:r>
        <w:rPr>
          <w:noProof/>
        </w:rPr>
      </w:r>
      <w:r>
        <w:rPr>
          <w:noProof/>
        </w:rPr>
        <w:fldChar w:fldCharType="separate"/>
      </w:r>
      <w:r>
        <w:rPr>
          <w:noProof/>
        </w:rPr>
        <w:t>34</w:t>
      </w:r>
      <w:r>
        <w:rPr>
          <w:noProof/>
        </w:rPr>
        <w:fldChar w:fldCharType="end"/>
      </w:r>
    </w:p>
    <w:p w14:paraId="4A2475AB" w14:textId="79AFE6B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QQQ_0113.</w:t>
      </w:r>
      <w:r>
        <w:rPr>
          <w:rFonts w:asciiTheme="minorHAnsi" w:eastAsiaTheme="minorEastAsia" w:hAnsiTheme="minorHAnsi" w:cstheme="minorBidi"/>
          <w:noProof/>
          <w:kern w:val="2"/>
          <w:sz w:val="24"/>
          <w:szCs w:val="24"/>
          <w:lang w:eastAsia="en-GB"/>
          <w14:ligatures w14:val="standardContextual"/>
        </w:rPr>
        <w:tab/>
      </w:r>
      <w:r w:rsidRPr="00DE3DAD">
        <w:rPr>
          <w:noProof/>
        </w:rPr>
        <w:t>Hard wire protection to prevent damage of main components, in particular compressors, turbines, pumps, and heaters shall be provided by the Contractor.</w:t>
      </w:r>
      <w:r>
        <w:rPr>
          <w:noProof/>
        </w:rPr>
        <w:tab/>
      </w:r>
      <w:r>
        <w:rPr>
          <w:noProof/>
        </w:rPr>
        <w:fldChar w:fldCharType="begin"/>
      </w:r>
      <w:r>
        <w:rPr>
          <w:noProof/>
        </w:rPr>
        <w:instrText xml:space="preserve"> PAGEREF _Toc198519206 \h </w:instrText>
      </w:r>
      <w:r>
        <w:rPr>
          <w:noProof/>
        </w:rPr>
      </w:r>
      <w:r>
        <w:rPr>
          <w:noProof/>
        </w:rPr>
        <w:fldChar w:fldCharType="separate"/>
      </w:r>
      <w:r>
        <w:rPr>
          <w:noProof/>
        </w:rPr>
        <w:t>35</w:t>
      </w:r>
      <w:r>
        <w:rPr>
          <w:noProof/>
        </w:rPr>
        <w:fldChar w:fldCharType="end"/>
      </w:r>
    </w:p>
    <w:p w14:paraId="73C2F7BA" w14:textId="2FDC7BD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QQQ_0114.</w:t>
      </w:r>
      <w:r>
        <w:rPr>
          <w:rFonts w:asciiTheme="minorHAnsi" w:eastAsiaTheme="minorEastAsia" w:hAnsiTheme="minorHAnsi" w:cstheme="minorBidi"/>
          <w:noProof/>
          <w:kern w:val="2"/>
          <w:sz w:val="24"/>
          <w:szCs w:val="24"/>
          <w:lang w:eastAsia="en-GB"/>
          <w14:ligatures w14:val="standardContextual"/>
        </w:rPr>
        <w:tab/>
      </w:r>
      <w:r w:rsidRPr="00DE3DAD">
        <w:rPr>
          <w:noProof/>
        </w:rPr>
        <w:t>The contacts of controlled equipment driven by hard wire (using sensors such as flow, pressure, temperature and level switches, valve end switches, etc.) shall be set as opened in abnormal situations (positive logic).</w:t>
      </w:r>
      <w:r>
        <w:rPr>
          <w:noProof/>
        </w:rPr>
        <w:tab/>
      </w:r>
      <w:r>
        <w:rPr>
          <w:noProof/>
        </w:rPr>
        <w:fldChar w:fldCharType="begin"/>
      </w:r>
      <w:r>
        <w:rPr>
          <w:noProof/>
        </w:rPr>
        <w:instrText xml:space="preserve"> PAGEREF _Toc198519207 \h </w:instrText>
      </w:r>
      <w:r>
        <w:rPr>
          <w:noProof/>
        </w:rPr>
      </w:r>
      <w:r>
        <w:rPr>
          <w:noProof/>
        </w:rPr>
        <w:fldChar w:fldCharType="separate"/>
      </w:r>
      <w:r>
        <w:rPr>
          <w:noProof/>
        </w:rPr>
        <w:t>35</w:t>
      </w:r>
      <w:r>
        <w:rPr>
          <w:noProof/>
        </w:rPr>
        <w:fldChar w:fldCharType="end"/>
      </w:r>
    </w:p>
    <w:p w14:paraId="19A68A97" w14:textId="462E0A2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QQQ_0115.</w:t>
      </w:r>
      <w:r>
        <w:rPr>
          <w:rFonts w:asciiTheme="minorHAnsi" w:eastAsiaTheme="minorEastAsia" w:hAnsiTheme="minorHAnsi" w:cstheme="minorBidi"/>
          <w:noProof/>
          <w:kern w:val="2"/>
          <w:sz w:val="24"/>
          <w:szCs w:val="24"/>
          <w:lang w:eastAsia="en-GB"/>
          <w14:ligatures w14:val="standardContextual"/>
        </w:rPr>
        <w:tab/>
      </w:r>
      <w:r w:rsidRPr="00DE3DAD">
        <w:rPr>
          <w:noProof/>
        </w:rPr>
        <w:t>Electrical heaters shall be protected against overheating by temperature sensors acting on the power or the control unit.</w:t>
      </w:r>
      <w:r>
        <w:rPr>
          <w:noProof/>
        </w:rPr>
        <w:tab/>
      </w:r>
      <w:r>
        <w:rPr>
          <w:noProof/>
        </w:rPr>
        <w:fldChar w:fldCharType="begin"/>
      </w:r>
      <w:r>
        <w:rPr>
          <w:noProof/>
        </w:rPr>
        <w:instrText xml:space="preserve"> PAGEREF _Toc198519208 \h </w:instrText>
      </w:r>
      <w:r>
        <w:rPr>
          <w:noProof/>
        </w:rPr>
      </w:r>
      <w:r>
        <w:rPr>
          <w:noProof/>
        </w:rPr>
        <w:fldChar w:fldCharType="separate"/>
      </w:r>
      <w:r>
        <w:rPr>
          <w:noProof/>
        </w:rPr>
        <w:t>35</w:t>
      </w:r>
      <w:r>
        <w:rPr>
          <w:noProof/>
        </w:rPr>
        <w:fldChar w:fldCharType="end"/>
      </w:r>
    </w:p>
    <w:p w14:paraId="251F8B9D" w14:textId="251601E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QQQ_0116.</w:t>
      </w:r>
      <w:r>
        <w:rPr>
          <w:rFonts w:asciiTheme="minorHAnsi" w:eastAsiaTheme="minorEastAsia" w:hAnsiTheme="minorHAnsi" w:cstheme="minorBidi"/>
          <w:noProof/>
          <w:kern w:val="2"/>
          <w:sz w:val="24"/>
          <w:szCs w:val="24"/>
          <w:lang w:eastAsia="en-GB"/>
          <w14:ligatures w14:val="standardContextual"/>
        </w:rPr>
        <w:tab/>
      </w:r>
      <w:r w:rsidRPr="00DE3DAD">
        <w:rPr>
          <w:noProof/>
        </w:rPr>
        <w:t>All heating elements required for control and operation shall be replaceable without breaking the insulation vacuum or redundant elements shall be installed.</w:t>
      </w:r>
      <w:r>
        <w:rPr>
          <w:noProof/>
        </w:rPr>
        <w:tab/>
      </w:r>
      <w:r>
        <w:rPr>
          <w:noProof/>
        </w:rPr>
        <w:fldChar w:fldCharType="begin"/>
      </w:r>
      <w:r>
        <w:rPr>
          <w:noProof/>
        </w:rPr>
        <w:instrText xml:space="preserve"> PAGEREF _Toc198519209 \h </w:instrText>
      </w:r>
      <w:r>
        <w:rPr>
          <w:noProof/>
        </w:rPr>
      </w:r>
      <w:r>
        <w:rPr>
          <w:noProof/>
        </w:rPr>
        <w:fldChar w:fldCharType="separate"/>
      </w:r>
      <w:r>
        <w:rPr>
          <w:noProof/>
        </w:rPr>
        <w:t>35</w:t>
      </w:r>
      <w:r>
        <w:rPr>
          <w:noProof/>
        </w:rPr>
        <w:fldChar w:fldCharType="end"/>
      </w:r>
    </w:p>
    <w:p w14:paraId="463BC7D2" w14:textId="360F891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QQQ_0117.</w:t>
      </w:r>
      <w:r>
        <w:rPr>
          <w:rFonts w:asciiTheme="minorHAnsi" w:eastAsiaTheme="minorEastAsia" w:hAnsiTheme="minorHAnsi" w:cstheme="minorBidi"/>
          <w:noProof/>
          <w:kern w:val="2"/>
          <w:sz w:val="24"/>
          <w:szCs w:val="24"/>
          <w:lang w:eastAsia="en-GB"/>
          <w14:ligatures w14:val="standardContextual"/>
        </w:rPr>
        <w:tab/>
      </w:r>
      <w:r w:rsidRPr="00DE3DAD">
        <w:rPr>
          <w:noProof/>
        </w:rPr>
        <w:t>The power measurement of heaters shall be transmitted to the QPLANT control system. The list of heaters shall be subject to approval by SCK CEN.</w:t>
      </w:r>
      <w:r>
        <w:rPr>
          <w:noProof/>
        </w:rPr>
        <w:tab/>
      </w:r>
      <w:r>
        <w:rPr>
          <w:noProof/>
        </w:rPr>
        <w:fldChar w:fldCharType="begin"/>
      </w:r>
      <w:r>
        <w:rPr>
          <w:noProof/>
        </w:rPr>
        <w:instrText xml:space="preserve"> PAGEREF _Toc198519210 \h </w:instrText>
      </w:r>
      <w:r>
        <w:rPr>
          <w:noProof/>
        </w:rPr>
      </w:r>
      <w:r>
        <w:rPr>
          <w:noProof/>
        </w:rPr>
        <w:fldChar w:fldCharType="separate"/>
      </w:r>
      <w:r>
        <w:rPr>
          <w:noProof/>
        </w:rPr>
        <w:t>35</w:t>
      </w:r>
      <w:r>
        <w:rPr>
          <w:noProof/>
        </w:rPr>
        <w:fldChar w:fldCharType="end"/>
      </w:r>
    </w:p>
    <w:p w14:paraId="7E6DAF8F" w14:textId="122ADF2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QQQ_0118.</w:t>
      </w:r>
      <w:r>
        <w:rPr>
          <w:rFonts w:asciiTheme="minorHAnsi" w:eastAsiaTheme="minorEastAsia" w:hAnsiTheme="minorHAnsi" w:cstheme="minorBidi"/>
          <w:noProof/>
          <w:kern w:val="2"/>
          <w:sz w:val="24"/>
          <w:szCs w:val="24"/>
          <w:lang w:eastAsia="en-GB"/>
          <w14:ligatures w14:val="standardContextual"/>
        </w:rPr>
        <w:tab/>
      </w:r>
      <w:r w:rsidRPr="00DE3DAD">
        <w:rPr>
          <w:noProof/>
        </w:rPr>
        <w:t>Heating power of the power control units shall be controllable from the remote control room.</w:t>
      </w:r>
      <w:r>
        <w:rPr>
          <w:noProof/>
        </w:rPr>
        <w:tab/>
      </w:r>
      <w:r>
        <w:rPr>
          <w:noProof/>
        </w:rPr>
        <w:fldChar w:fldCharType="begin"/>
      </w:r>
      <w:r>
        <w:rPr>
          <w:noProof/>
        </w:rPr>
        <w:instrText xml:space="preserve"> PAGEREF _Toc198519211 \h </w:instrText>
      </w:r>
      <w:r>
        <w:rPr>
          <w:noProof/>
        </w:rPr>
      </w:r>
      <w:r>
        <w:rPr>
          <w:noProof/>
        </w:rPr>
        <w:fldChar w:fldCharType="separate"/>
      </w:r>
      <w:r>
        <w:rPr>
          <w:noProof/>
        </w:rPr>
        <w:t>35</w:t>
      </w:r>
      <w:r>
        <w:rPr>
          <w:noProof/>
        </w:rPr>
        <w:fldChar w:fldCharType="end"/>
      </w:r>
    </w:p>
    <w:p w14:paraId="50F4ECD8" w14:textId="29B6283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QQQ_0119.</w:t>
      </w:r>
      <w:r>
        <w:rPr>
          <w:rFonts w:asciiTheme="minorHAnsi" w:eastAsiaTheme="minorEastAsia" w:hAnsiTheme="minorHAnsi" w:cstheme="minorBidi"/>
          <w:noProof/>
          <w:kern w:val="2"/>
          <w:sz w:val="24"/>
          <w:szCs w:val="24"/>
          <w:lang w:eastAsia="en-GB"/>
          <w14:ligatures w14:val="standardContextual"/>
        </w:rPr>
        <w:tab/>
      </w:r>
      <w:r w:rsidRPr="00DE3DAD">
        <w:rPr>
          <w:noProof/>
        </w:rPr>
        <w:t>Dielectric test shall be carried out and successfully passed during each main phase of the mounting and at the end of the assembly.</w:t>
      </w:r>
      <w:r>
        <w:rPr>
          <w:noProof/>
        </w:rPr>
        <w:tab/>
      </w:r>
      <w:r>
        <w:rPr>
          <w:noProof/>
        </w:rPr>
        <w:fldChar w:fldCharType="begin"/>
      </w:r>
      <w:r>
        <w:rPr>
          <w:noProof/>
        </w:rPr>
        <w:instrText xml:space="preserve"> PAGEREF _Toc198519212 \h </w:instrText>
      </w:r>
      <w:r>
        <w:rPr>
          <w:noProof/>
        </w:rPr>
      </w:r>
      <w:r>
        <w:rPr>
          <w:noProof/>
        </w:rPr>
        <w:fldChar w:fldCharType="separate"/>
      </w:r>
      <w:r>
        <w:rPr>
          <w:noProof/>
        </w:rPr>
        <w:t>35</w:t>
      </w:r>
      <w:r>
        <w:rPr>
          <w:noProof/>
        </w:rPr>
        <w:fldChar w:fldCharType="end"/>
      </w:r>
    </w:p>
    <w:p w14:paraId="5F2F09E3" w14:textId="11B43AD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QQQ_0120.</w:t>
      </w:r>
      <w:r>
        <w:rPr>
          <w:rFonts w:asciiTheme="minorHAnsi" w:eastAsiaTheme="minorEastAsia" w:hAnsiTheme="minorHAnsi" w:cstheme="minorBidi"/>
          <w:noProof/>
          <w:kern w:val="2"/>
          <w:sz w:val="24"/>
          <w:szCs w:val="24"/>
          <w:lang w:eastAsia="en-GB"/>
          <w14:ligatures w14:val="standardContextual"/>
        </w:rPr>
        <w:tab/>
      </w:r>
      <w:r w:rsidRPr="00DE3DAD">
        <w:rPr>
          <w:noProof/>
        </w:rPr>
        <w:t>Two twisted pairs of wires shall be used from the temperature element to the signal conditioner.</w:t>
      </w:r>
      <w:r>
        <w:rPr>
          <w:noProof/>
        </w:rPr>
        <w:tab/>
      </w:r>
      <w:r>
        <w:rPr>
          <w:noProof/>
        </w:rPr>
        <w:fldChar w:fldCharType="begin"/>
      </w:r>
      <w:r>
        <w:rPr>
          <w:noProof/>
        </w:rPr>
        <w:instrText xml:space="preserve"> PAGEREF _Toc198519213 \h </w:instrText>
      </w:r>
      <w:r>
        <w:rPr>
          <w:noProof/>
        </w:rPr>
      </w:r>
      <w:r>
        <w:rPr>
          <w:noProof/>
        </w:rPr>
        <w:fldChar w:fldCharType="separate"/>
      </w:r>
      <w:r>
        <w:rPr>
          <w:noProof/>
        </w:rPr>
        <w:t>35</w:t>
      </w:r>
      <w:r>
        <w:rPr>
          <w:noProof/>
        </w:rPr>
        <w:fldChar w:fldCharType="end"/>
      </w:r>
    </w:p>
    <w:p w14:paraId="2A9B2720" w14:textId="5A21F39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QQQ_0121.</w:t>
      </w:r>
      <w:r>
        <w:rPr>
          <w:rFonts w:asciiTheme="minorHAnsi" w:eastAsiaTheme="minorEastAsia" w:hAnsiTheme="minorHAnsi" w:cstheme="minorBidi"/>
          <w:noProof/>
          <w:kern w:val="2"/>
          <w:sz w:val="24"/>
          <w:szCs w:val="24"/>
          <w:lang w:eastAsia="en-GB"/>
          <w14:ligatures w14:val="standardContextual"/>
        </w:rPr>
        <w:tab/>
      </w:r>
      <w:r w:rsidRPr="00DE3DAD">
        <w:rPr>
          <w:noProof/>
        </w:rPr>
        <w:t>The mounting of temperature elements shall be done in the way to minimize sensor self-heating and to limit the amount of heat brought by the wires using thermalization when necessary. The mounting principle shall be subject to approval by SCK CEN.</w:t>
      </w:r>
      <w:r>
        <w:rPr>
          <w:noProof/>
        </w:rPr>
        <w:tab/>
      </w:r>
      <w:r>
        <w:rPr>
          <w:noProof/>
        </w:rPr>
        <w:fldChar w:fldCharType="begin"/>
      </w:r>
      <w:r>
        <w:rPr>
          <w:noProof/>
        </w:rPr>
        <w:instrText xml:space="preserve"> PAGEREF _Toc198519214 \h </w:instrText>
      </w:r>
      <w:r>
        <w:rPr>
          <w:noProof/>
        </w:rPr>
      </w:r>
      <w:r>
        <w:rPr>
          <w:noProof/>
        </w:rPr>
        <w:fldChar w:fldCharType="separate"/>
      </w:r>
      <w:r>
        <w:rPr>
          <w:noProof/>
        </w:rPr>
        <w:t>35</w:t>
      </w:r>
      <w:r>
        <w:rPr>
          <w:noProof/>
        </w:rPr>
        <w:fldChar w:fldCharType="end"/>
      </w:r>
    </w:p>
    <w:p w14:paraId="1D38D26A" w14:textId="3122F93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Temperature elements outside cold boxes shall be mounted directly in the fluid </w:t>
      </w:r>
      <w:r>
        <w:rPr>
          <w:noProof/>
        </w:rPr>
        <w:t>stream, using a protection tube welded on the pipe.</w:t>
      </w:r>
      <w:r>
        <w:rPr>
          <w:noProof/>
        </w:rPr>
        <w:tab/>
      </w:r>
      <w:r>
        <w:rPr>
          <w:noProof/>
        </w:rPr>
        <w:fldChar w:fldCharType="begin"/>
      </w:r>
      <w:r>
        <w:rPr>
          <w:noProof/>
        </w:rPr>
        <w:instrText xml:space="preserve"> PAGEREF _Toc198519215 \h </w:instrText>
      </w:r>
      <w:r>
        <w:rPr>
          <w:noProof/>
        </w:rPr>
      </w:r>
      <w:r>
        <w:rPr>
          <w:noProof/>
        </w:rPr>
        <w:fldChar w:fldCharType="separate"/>
      </w:r>
      <w:r>
        <w:rPr>
          <w:noProof/>
        </w:rPr>
        <w:t>35</w:t>
      </w:r>
      <w:r>
        <w:rPr>
          <w:noProof/>
        </w:rPr>
        <w:fldChar w:fldCharType="end"/>
      </w:r>
    </w:p>
    <w:p w14:paraId="27ECF38B" w14:textId="2E1C46E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QQQ_0123.</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For each kind of temperature range to measure, the temperature measurements (including the whole thermometry chain) shall meet the requirement in </w:t>
      </w:r>
      <w:r w:rsidRPr="00DE3DAD">
        <w:rPr>
          <w:i/>
          <w:iCs/>
          <w:noProof/>
          <w:color w:val="562873" w:themeColor="accent1"/>
        </w:rPr>
        <w:t>Table 6</w:t>
      </w:r>
      <w:r w:rsidRPr="00DE3DAD">
        <w:rPr>
          <w:noProof/>
        </w:rPr>
        <w:t>.</w:t>
      </w:r>
      <w:r>
        <w:rPr>
          <w:noProof/>
        </w:rPr>
        <w:tab/>
      </w:r>
      <w:r>
        <w:rPr>
          <w:noProof/>
        </w:rPr>
        <w:fldChar w:fldCharType="begin"/>
      </w:r>
      <w:r>
        <w:rPr>
          <w:noProof/>
        </w:rPr>
        <w:instrText xml:space="preserve"> PAGEREF _Toc198519216 \h </w:instrText>
      </w:r>
      <w:r>
        <w:rPr>
          <w:noProof/>
        </w:rPr>
      </w:r>
      <w:r>
        <w:rPr>
          <w:noProof/>
        </w:rPr>
        <w:fldChar w:fldCharType="separate"/>
      </w:r>
      <w:r>
        <w:rPr>
          <w:noProof/>
        </w:rPr>
        <w:t>35</w:t>
      </w:r>
      <w:r>
        <w:rPr>
          <w:noProof/>
        </w:rPr>
        <w:fldChar w:fldCharType="end"/>
      </w:r>
    </w:p>
    <w:p w14:paraId="4847D677" w14:textId="09FE626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QQQ_0124.</w:t>
      </w:r>
      <w:r>
        <w:rPr>
          <w:rFonts w:asciiTheme="minorHAnsi" w:eastAsiaTheme="minorEastAsia" w:hAnsiTheme="minorHAnsi" w:cstheme="minorBidi"/>
          <w:noProof/>
          <w:kern w:val="2"/>
          <w:sz w:val="24"/>
          <w:szCs w:val="24"/>
          <w:lang w:eastAsia="en-GB"/>
          <w14:ligatures w14:val="standardContextual"/>
        </w:rPr>
        <w:tab/>
      </w:r>
      <w:r w:rsidRPr="00DE3DAD">
        <w:rPr>
          <w:noProof/>
        </w:rPr>
        <w:t>The choice between standard and high precision measurements shall be subject to approval by SCK CEN.</w:t>
      </w:r>
      <w:r>
        <w:rPr>
          <w:noProof/>
        </w:rPr>
        <w:tab/>
      </w:r>
      <w:r>
        <w:rPr>
          <w:noProof/>
        </w:rPr>
        <w:fldChar w:fldCharType="begin"/>
      </w:r>
      <w:r>
        <w:rPr>
          <w:noProof/>
        </w:rPr>
        <w:instrText xml:space="preserve"> PAGEREF _Toc198519217 \h </w:instrText>
      </w:r>
      <w:r>
        <w:rPr>
          <w:noProof/>
        </w:rPr>
      </w:r>
      <w:r>
        <w:rPr>
          <w:noProof/>
        </w:rPr>
        <w:fldChar w:fldCharType="separate"/>
      </w:r>
      <w:r>
        <w:rPr>
          <w:noProof/>
        </w:rPr>
        <w:t>35</w:t>
      </w:r>
      <w:r>
        <w:rPr>
          <w:noProof/>
        </w:rPr>
        <w:fldChar w:fldCharType="end"/>
      </w:r>
    </w:p>
    <w:p w14:paraId="06FB6B33" w14:textId="17B4009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QQQ_0125.</w:t>
      </w:r>
      <w:r>
        <w:rPr>
          <w:rFonts w:asciiTheme="minorHAnsi" w:eastAsiaTheme="minorEastAsia" w:hAnsiTheme="minorHAnsi" w:cstheme="minorBidi"/>
          <w:noProof/>
          <w:kern w:val="2"/>
          <w:sz w:val="24"/>
          <w:szCs w:val="24"/>
          <w:lang w:eastAsia="en-GB"/>
          <w14:ligatures w14:val="standardContextual"/>
        </w:rPr>
        <w:tab/>
      </w:r>
      <w:r w:rsidRPr="00DE3DAD">
        <w:rPr>
          <w:noProof/>
        </w:rPr>
        <w:t>A calibration curve shall be provided for each sensor when relevant.</w:t>
      </w:r>
      <w:r>
        <w:rPr>
          <w:noProof/>
        </w:rPr>
        <w:tab/>
      </w:r>
      <w:r>
        <w:rPr>
          <w:noProof/>
        </w:rPr>
        <w:fldChar w:fldCharType="begin"/>
      </w:r>
      <w:r>
        <w:rPr>
          <w:noProof/>
        </w:rPr>
        <w:instrText xml:space="preserve"> PAGEREF _Toc198519218 \h </w:instrText>
      </w:r>
      <w:r>
        <w:rPr>
          <w:noProof/>
        </w:rPr>
      </w:r>
      <w:r>
        <w:rPr>
          <w:noProof/>
        </w:rPr>
        <w:fldChar w:fldCharType="separate"/>
      </w:r>
      <w:r>
        <w:rPr>
          <w:noProof/>
        </w:rPr>
        <w:t>36</w:t>
      </w:r>
      <w:r>
        <w:rPr>
          <w:noProof/>
        </w:rPr>
        <w:fldChar w:fldCharType="end"/>
      </w:r>
    </w:p>
    <w:p w14:paraId="764C4071" w14:textId="04216CC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QQQ_0126.</w:t>
      </w:r>
      <w:r>
        <w:rPr>
          <w:rFonts w:asciiTheme="minorHAnsi" w:eastAsiaTheme="minorEastAsia" w:hAnsiTheme="minorHAnsi" w:cstheme="minorBidi"/>
          <w:noProof/>
          <w:kern w:val="2"/>
          <w:sz w:val="24"/>
          <w:szCs w:val="24"/>
          <w:lang w:eastAsia="en-GB"/>
          <w14:ligatures w14:val="standardContextual"/>
        </w:rPr>
        <w:tab/>
      </w:r>
      <w:r w:rsidRPr="00DE3DAD">
        <w:rPr>
          <w:noProof/>
        </w:rPr>
        <w:t>Each pressure transmitter shall be installed with at least one isolation valve and at least one connection for calibration, venting with isolation valve.</w:t>
      </w:r>
      <w:r>
        <w:rPr>
          <w:noProof/>
        </w:rPr>
        <w:tab/>
      </w:r>
      <w:r>
        <w:rPr>
          <w:noProof/>
        </w:rPr>
        <w:fldChar w:fldCharType="begin"/>
      </w:r>
      <w:r>
        <w:rPr>
          <w:noProof/>
        </w:rPr>
        <w:instrText xml:space="preserve"> PAGEREF _Toc198519219 \h </w:instrText>
      </w:r>
      <w:r>
        <w:rPr>
          <w:noProof/>
        </w:rPr>
      </w:r>
      <w:r>
        <w:rPr>
          <w:noProof/>
        </w:rPr>
        <w:fldChar w:fldCharType="separate"/>
      </w:r>
      <w:r>
        <w:rPr>
          <w:noProof/>
        </w:rPr>
        <w:t>36</w:t>
      </w:r>
      <w:r>
        <w:rPr>
          <w:noProof/>
        </w:rPr>
        <w:fldChar w:fldCharType="end"/>
      </w:r>
    </w:p>
    <w:p w14:paraId="665122BD" w14:textId="0658F4E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QQQ_0127.</w:t>
      </w:r>
      <w:r>
        <w:rPr>
          <w:rFonts w:asciiTheme="minorHAnsi" w:eastAsiaTheme="minorEastAsia" w:hAnsiTheme="minorHAnsi" w:cstheme="minorBidi"/>
          <w:noProof/>
          <w:kern w:val="2"/>
          <w:sz w:val="24"/>
          <w:szCs w:val="24"/>
          <w:lang w:eastAsia="en-GB"/>
          <w14:ligatures w14:val="standardContextual"/>
        </w:rPr>
        <w:tab/>
      </w:r>
      <w:r w:rsidRPr="00DE3DAD">
        <w:rPr>
          <w:noProof/>
        </w:rPr>
        <w:t>The pressure measurement ranges of the instruments shall be agreed with SCK CEN, with a particular caution for the VLP line instrumentation.</w:t>
      </w:r>
      <w:r>
        <w:rPr>
          <w:noProof/>
        </w:rPr>
        <w:tab/>
      </w:r>
      <w:r>
        <w:rPr>
          <w:noProof/>
        </w:rPr>
        <w:fldChar w:fldCharType="begin"/>
      </w:r>
      <w:r>
        <w:rPr>
          <w:noProof/>
        </w:rPr>
        <w:instrText xml:space="preserve"> PAGEREF _Toc198519220 \h </w:instrText>
      </w:r>
      <w:r>
        <w:rPr>
          <w:noProof/>
        </w:rPr>
      </w:r>
      <w:r>
        <w:rPr>
          <w:noProof/>
        </w:rPr>
        <w:fldChar w:fldCharType="separate"/>
      </w:r>
      <w:r>
        <w:rPr>
          <w:noProof/>
        </w:rPr>
        <w:t>36</w:t>
      </w:r>
      <w:r>
        <w:rPr>
          <w:noProof/>
        </w:rPr>
        <w:fldChar w:fldCharType="end"/>
      </w:r>
    </w:p>
    <w:p w14:paraId="51AE97E2" w14:textId="0FED26A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QQQ_0128.</w:t>
      </w:r>
      <w:r>
        <w:rPr>
          <w:rFonts w:asciiTheme="minorHAnsi" w:eastAsiaTheme="minorEastAsia" w:hAnsiTheme="minorHAnsi" w:cstheme="minorBidi"/>
          <w:noProof/>
          <w:kern w:val="2"/>
          <w:sz w:val="24"/>
          <w:szCs w:val="24"/>
          <w:lang w:eastAsia="en-GB"/>
          <w14:ligatures w14:val="standardContextual"/>
        </w:rPr>
        <w:tab/>
      </w:r>
      <w:r w:rsidRPr="00DE3DAD">
        <w:rPr>
          <w:noProof/>
        </w:rPr>
        <w:t>All pressure transmitters shall withstand, without de-calibration or damage, any pressure from vacuum to the maximum operating pressure (given by the setting of the relevant safety valve).</w:t>
      </w:r>
      <w:r>
        <w:rPr>
          <w:noProof/>
        </w:rPr>
        <w:tab/>
      </w:r>
      <w:r>
        <w:rPr>
          <w:noProof/>
        </w:rPr>
        <w:fldChar w:fldCharType="begin"/>
      </w:r>
      <w:r>
        <w:rPr>
          <w:noProof/>
        </w:rPr>
        <w:instrText xml:space="preserve"> PAGEREF _Toc198519221 \h </w:instrText>
      </w:r>
      <w:r>
        <w:rPr>
          <w:noProof/>
        </w:rPr>
      </w:r>
      <w:r>
        <w:rPr>
          <w:noProof/>
        </w:rPr>
        <w:fldChar w:fldCharType="separate"/>
      </w:r>
      <w:r>
        <w:rPr>
          <w:noProof/>
        </w:rPr>
        <w:t>36</w:t>
      </w:r>
      <w:r>
        <w:rPr>
          <w:noProof/>
        </w:rPr>
        <w:fldChar w:fldCharType="end"/>
      </w:r>
    </w:p>
    <w:p w14:paraId="3205902B" w14:textId="1728EBB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QQQ_0129.</w:t>
      </w:r>
      <w:r>
        <w:rPr>
          <w:rFonts w:asciiTheme="minorHAnsi" w:eastAsiaTheme="minorEastAsia" w:hAnsiTheme="minorHAnsi" w:cstheme="minorBidi"/>
          <w:noProof/>
          <w:kern w:val="2"/>
          <w:sz w:val="24"/>
          <w:szCs w:val="24"/>
          <w:lang w:eastAsia="en-GB"/>
          <w14:ligatures w14:val="standardContextual"/>
        </w:rPr>
        <w:tab/>
      </w:r>
      <w:r w:rsidRPr="00DE3DAD">
        <w:rPr>
          <w:noProof/>
        </w:rPr>
        <w:t>The long-term drift for pressure measurement shall be less than ±0.5 % of the maximum span per year.</w:t>
      </w:r>
      <w:r>
        <w:rPr>
          <w:noProof/>
        </w:rPr>
        <w:tab/>
      </w:r>
      <w:r>
        <w:rPr>
          <w:noProof/>
        </w:rPr>
        <w:fldChar w:fldCharType="begin"/>
      </w:r>
      <w:r>
        <w:rPr>
          <w:noProof/>
        </w:rPr>
        <w:instrText xml:space="preserve"> PAGEREF _Toc198519222 \h </w:instrText>
      </w:r>
      <w:r>
        <w:rPr>
          <w:noProof/>
        </w:rPr>
      </w:r>
      <w:r>
        <w:rPr>
          <w:noProof/>
        </w:rPr>
        <w:fldChar w:fldCharType="separate"/>
      </w:r>
      <w:r>
        <w:rPr>
          <w:noProof/>
        </w:rPr>
        <w:t>36</w:t>
      </w:r>
      <w:r>
        <w:rPr>
          <w:noProof/>
        </w:rPr>
        <w:fldChar w:fldCharType="end"/>
      </w:r>
    </w:p>
    <w:p w14:paraId="1A789E03" w14:textId="0FE9374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QQQ_0130.</w:t>
      </w:r>
      <w:r>
        <w:rPr>
          <w:rFonts w:asciiTheme="minorHAnsi" w:eastAsiaTheme="minorEastAsia" w:hAnsiTheme="minorHAnsi" w:cstheme="minorBidi"/>
          <w:noProof/>
          <w:kern w:val="2"/>
          <w:sz w:val="24"/>
          <w:szCs w:val="24"/>
          <w:lang w:eastAsia="en-GB"/>
          <w14:ligatures w14:val="standardContextual"/>
        </w:rPr>
        <w:tab/>
      </w:r>
      <w:r w:rsidRPr="00DE3DAD">
        <w:rPr>
          <w:noProof/>
        </w:rPr>
        <w:t>The accuracy for absolute pressure measurement shall be better than ±0.5 % of the calibrated span.</w:t>
      </w:r>
      <w:r>
        <w:rPr>
          <w:noProof/>
        </w:rPr>
        <w:tab/>
      </w:r>
      <w:r>
        <w:rPr>
          <w:noProof/>
        </w:rPr>
        <w:fldChar w:fldCharType="begin"/>
      </w:r>
      <w:r>
        <w:rPr>
          <w:noProof/>
        </w:rPr>
        <w:instrText xml:space="preserve"> PAGEREF _Toc198519223 \h </w:instrText>
      </w:r>
      <w:r>
        <w:rPr>
          <w:noProof/>
        </w:rPr>
      </w:r>
      <w:r>
        <w:rPr>
          <w:noProof/>
        </w:rPr>
        <w:fldChar w:fldCharType="separate"/>
      </w:r>
      <w:r>
        <w:rPr>
          <w:noProof/>
        </w:rPr>
        <w:t>36</w:t>
      </w:r>
      <w:r>
        <w:rPr>
          <w:noProof/>
        </w:rPr>
        <w:fldChar w:fldCharType="end"/>
      </w:r>
    </w:p>
    <w:p w14:paraId="20528B25" w14:textId="0706774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QQQ_0131.</w:t>
      </w:r>
      <w:r>
        <w:rPr>
          <w:rFonts w:asciiTheme="minorHAnsi" w:eastAsiaTheme="minorEastAsia" w:hAnsiTheme="minorHAnsi" w:cstheme="minorBidi"/>
          <w:noProof/>
          <w:kern w:val="2"/>
          <w:sz w:val="24"/>
          <w:szCs w:val="24"/>
          <w:lang w:eastAsia="en-GB"/>
          <w14:ligatures w14:val="standardContextual"/>
        </w:rPr>
        <w:tab/>
      </w:r>
      <w:r w:rsidRPr="00DE3DAD">
        <w:rPr>
          <w:noProof/>
        </w:rPr>
        <w:t>The accuracy for differential pressure measurement shall be better than ±0.25 % of the calibrated span.</w:t>
      </w:r>
      <w:r>
        <w:rPr>
          <w:noProof/>
        </w:rPr>
        <w:tab/>
      </w:r>
      <w:r>
        <w:rPr>
          <w:noProof/>
        </w:rPr>
        <w:fldChar w:fldCharType="begin"/>
      </w:r>
      <w:r>
        <w:rPr>
          <w:noProof/>
        </w:rPr>
        <w:instrText xml:space="preserve"> PAGEREF _Toc198519224 \h </w:instrText>
      </w:r>
      <w:r>
        <w:rPr>
          <w:noProof/>
        </w:rPr>
      </w:r>
      <w:r>
        <w:rPr>
          <w:noProof/>
        </w:rPr>
        <w:fldChar w:fldCharType="separate"/>
      </w:r>
      <w:r>
        <w:rPr>
          <w:noProof/>
        </w:rPr>
        <w:t>36</w:t>
      </w:r>
      <w:r>
        <w:rPr>
          <w:noProof/>
        </w:rPr>
        <w:fldChar w:fldCharType="end"/>
      </w:r>
    </w:p>
    <w:p w14:paraId="19B0CACF" w14:textId="33D0998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QQQ_0132.</w:t>
      </w:r>
      <w:r>
        <w:rPr>
          <w:rFonts w:asciiTheme="minorHAnsi" w:eastAsiaTheme="minorEastAsia" w:hAnsiTheme="minorHAnsi" w:cstheme="minorBidi"/>
          <w:noProof/>
          <w:kern w:val="2"/>
          <w:sz w:val="24"/>
          <w:szCs w:val="24"/>
          <w:lang w:eastAsia="en-GB"/>
          <w14:ligatures w14:val="standardContextual"/>
        </w:rPr>
        <w:tab/>
      </w:r>
      <w:r w:rsidRPr="00DE3DAD">
        <w:rPr>
          <w:noProof/>
        </w:rPr>
        <w:t>In addition to the isolation and calibration valves, the differential pressure shall be equipped with a by-pass valve.</w:t>
      </w:r>
      <w:r>
        <w:rPr>
          <w:noProof/>
        </w:rPr>
        <w:tab/>
      </w:r>
      <w:r>
        <w:rPr>
          <w:noProof/>
        </w:rPr>
        <w:fldChar w:fldCharType="begin"/>
      </w:r>
      <w:r>
        <w:rPr>
          <w:noProof/>
        </w:rPr>
        <w:instrText xml:space="preserve"> PAGEREF _Toc198519225 \h </w:instrText>
      </w:r>
      <w:r>
        <w:rPr>
          <w:noProof/>
        </w:rPr>
      </w:r>
      <w:r>
        <w:rPr>
          <w:noProof/>
        </w:rPr>
        <w:fldChar w:fldCharType="separate"/>
      </w:r>
      <w:r>
        <w:rPr>
          <w:noProof/>
        </w:rPr>
        <w:t>36</w:t>
      </w:r>
      <w:r>
        <w:rPr>
          <w:noProof/>
        </w:rPr>
        <w:fldChar w:fldCharType="end"/>
      </w:r>
    </w:p>
    <w:p w14:paraId="2E611BCD" w14:textId="3B6F03A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QQQ_0133.</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Vacuum pressure measurement shall cover the range from </w:t>
      </w:r>
      <m:oMath>
        <m:r>
          <w:rPr>
            <w:rFonts w:ascii="Cambria Math" w:hAnsi="Cambria Math"/>
            <w:noProof/>
          </w:rPr>
          <m:t>103</m:t>
        </m:r>
      </m:oMath>
      <w:r w:rsidRPr="00DE3DAD">
        <w:rPr>
          <w:noProof/>
        </w:rPr>
        <w:t xml:space="preserve"> to </w:t>
      </w:r>
      <m:oMath>
        <m:r>
          <w:rPr>
            <w:rFonts w:ascii="Cambria Math" w:hAnsi="Cambria Math"/>
            <w:noProof/>
          </w:rPr>
          <m:t>10-7</m:t>
        </m:r>
      </m:oMath>
      <w:r w:rsidRPr="00DE3DAD">
        <w:rPr>
          <w:noProof/>
        </w:rPr>
        <w:t xml:space="preserve"> mbar.</w:t>
      </w:r>
      <w:r>
        <w:rPr>
          <w:noProof/>
        </w:rPr>
        <w:tab/>
      </w:r>
      <w:r>
        <w:rPr>
          <w:noProof/>
        </w:rPr>
        <w:fldChar w:fldCharType="begin"/>
      </w:r>
      <w:r>
        <w:rPr>
          <w:noProof/>
        </w:rPr>
        <w:instrText xml:space="preserve"> PAGEREF _Toc198519226 \h </w:instrText>
      </w:r>
      <w:r>
        <w:rPr>
          <w:noProof/>
        </w:rPr>
      </w:r>
      <w:r>
        <w:rPr>
          <w:noProof/>
        </w:rPr>
        <w:fldChar w:fldCharType="separate"/>
      </w:r>
      <w:r>
        <w:rPr>
          <w:noProof/>
        </w:rPr>
        <w:t>36</w:t>
      </w:r>
      <w:r>
        <w:rPr>
          <w:noProof/>
        </w:rPr>
        <w:fldChar w:fldCharType="end"/>
      </w:r>
    </w:p>
    <w:p w14:paraId="5E744E94" w14:textId="10D61A0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QQQ_0134.</w:t>
      </w:r>
      <w:r>
        <w:rPr>
          <w:rFonts w:asciiTheme="minorHAnsi" w:eastAsiaTheme="minorEastAsia" w:hAnsiTheme="minorHAnsi" w:cstheme="minorBidi"/>
          <w:noProof/>
          <w:kern w:val="2"/>
          <w:sz w:val="24"/>
          <w:szCs w:val="24"/>
          <w:lang w:eastAsia="en-GB"/>
          <w14:ligatures w14:val="standardContextual"/>
        </w:rPr>
        <w:tab/>
      </w:r>
      <w:r w:rsidRPr="00DE3DAD">
        <w:rPr>
          <w:noProof/>
        </w:rPr>
        <w:t>Each vacuum gauge shall be equipped with at least an isolation valve.</w:t>
      </w:r>
      <w:r>
        <w:rPr>
          <w:noProof/>
        </w:rPr>
        <w:tab/>
      </w:r>
      <w:r>
        <w:rPr>
          <w:noProof/>
        </w:rPr>
        <w:fldChar w:fldCharType="begin"/>
      </w:r>
      <w:r>
        <w:rPr>
          <w:noProof/>
        </w:rPr>
        <w:instrText xml:space="preserve"> PAGEREF _Toc198519227 \h </w:instrText>
      </w:r>
      <w:r>
        <w:rPr>
          <w:noProof/>
        </w:rPr>
      </w:r>
      <w:r>
        <w:rPr>
          <w:noProof/>
        </w:rPr>
        <w:fldChar w:fldCharType="separate"/>
      </w:r>
      <w:r>
        <w:rPr>
          <w:noProof/>
        </w:rPr>
        <w:t>36</w:t>
      </w:r>
      <w:r>
        <w:rPr>
          <w:noProof/>
        </w:rPr>
        <w:fldChar w:fldCharType="end"/>
      </w:r>
    </w:p>
    <w:p w14:paraId="2EF76C11" w14:textId="2DE1BCA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QQQ_0135.</w:t>
      </w:r>
      <w:r>
        <w:rPr>
          <w:rFonts w:asciiTheme="minorHAnsi" w:eastAsiaTheme="minorEastAsia" w:hAnsiTheme="minorHAnsi" w:cstheme="minorBidi"/>
          <w:noProof/>
          <w:kern w:val="2"/>
          <w:sz w:val="24"/>
          <w:szCs w:val="24"/>
          <w:lang w:eastAsia="en-GB"/>
          <w14:ligatures w14:val="standardContextual"/>
        </w:rPr>
        <w:tab/>
      </w:r>
      <w:r w:rsidRPr="00DE3DAD">
        <w:rPr>
          <w:noProof/>
        </w:rPr>
        <w:t>Each vacuum gauge shall be able to withstand gas inrush.</w:t>
      </w:r>
      <w:r>
        <w:rPr>
          <w:noProof/>
        </w:rPr>
        <w:tab/>
      </w:r>
      <w:r>
        <w:rPr>
          <w:noProof/>
        </w:rPr>
        <w:fldChar w:fldCharType="begin"/>
      </w:r>
      <w:r>
        <w:rPr>
          <w:noProof/>
        </w:rPr>
        <w:instrText xml:space="preserve"> PAGEREF _Toc198519228 \h </w:instrText>
      </w:r>
      <w:r>
        <w:rPr>
          <w:noProof/>
        </w:rPr>
      </w:r>
      <w:r>
        <w:rPr>
          <w:noProof/>
        </w:rPr>
        <w:fldChar w:fldCharType="separate"/>
      </w:r>
      <w:r>
        <w:rPr>
          <w:noProof/>
        </w:rPr>
        <w:t>36</w:t>
      </w:r>
      <w:r>
        <w:rPr>
          <w:noProof/>
        </w:rPr>
        <w:fldChar w:fldCharType="end"/>
      </w:r>
    </w:p>
    <w:p w14:paraId="64F99C05" w14:textId="54EF05E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QQQ_0136.</w:t>
      </w:r>
      <w:r>
        <w:rPr>
          <w:rFonts w:asciiTheme="minorHAnsi" w:eastAsiaTheme="minorEastAsia" w:hAnsiTheme="minorHAnsi" w:cstheme="minorBidi"/>
          <w:noProof/>
          <w:kern w:val="2"/>
          <w:sz w:val="24"/>
          <w:szCs w:val="24"/>
          <w:lang w:eastAsia="en-GB"/>
          <w14:ligatures w14:val="standardContextual"/>
        </w:rPr>
        <w:tab/>
      </w:r>
      <w:r w:rsidRPr="00DE3DAD">
        <w:rPr>
          <w:noProof/>
        </w:rPr>
        <w:t>Liquid helium level shall be measured by differential pressure or using a superconducting level sensor. Any other technology used for liquid level measurements shall be subject to approval by SCK CEN. A conversion curve to the volume shall be provided for each level measurements.</w:t>
      </w:r>
      <w:r>
        <w:rPr>
          <w:noProof/>
        </w:rPr>
        <w:tab/>
      </w:r>
      <w:r>
        <w:rPr>
          <w:noProof/>
        </w:rPr>
        <w:fldChar w:fldCharType="begin"/>
      </w:r>
      <w:r>
        <w:rPr>
          <w:noProof/>
        </w:rPr>
        <w:instrText xml:space="preserve"> PAGEREF _Toc198519229 \h </w:instrText>
      </w:r>
      <w:r>
        <w:rPr>
          <w:noProof/>
        </w:rPr>
      </w:r>
      <w:r>
        <w:rPr>
          <w:noProof/>
        </w:rPr>
        <w:fldChar w:fldCharType="separate"/>
      </w:r>
      <w:r>
        <w:rPr>
          <w:noProof/>
        </w:rPr>
        <w:t>36</w:t>
      </w:r>
      <w:r>
        <w:rPr>
          <w:noProof/>
        </w:rPr>
        <w:fldChar w:fldCharType="end"/>
      </w:r>
    </w:p>
    <w:p w14:paraId="56E34F78" w14:textId="28C6AC1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QQQ_0137.</w:t>
      </w:r>
      <w:r>
        <w:rPr>
          <w:rFonts w:asciiTheme="minorHAnsi" w:eastAsiaTheme="minorEastAsia" w:hAnsiTheme="minorHAnsi" w:cstheme="minorBidi"/>
          <w:noProof/>
          <w:kern w:val="2"/>
          <w:sz w:val="24"/>
          <w:szCs w:val="24"/>
          <w:lang w:eastAsia="en-GB"/>
          <w14:ligatures w14:val="standardContextual"/>
        </w:rPr>
        <w:tab/>
      </w:r>
      <w:r w:rsidRPr="00DE3DAD">
        <w:rPr>
          <w:noProof/>
        </w:rPr>
        <w:t>The liquid level sensors shall not be disturbed neither by electrical heaters (bubbles) nor by flow turbulence.</w:t>
      </w:r>
      <w:r>
        <w:rPr>
          <w:noProof/>
        </w:rPr>
        <w:tab/>
      </w:r>
      <w:r>
        <w:rPr>
          <w:noProof/>
        </w:rPr>
        <w:fldChar w:fldCharType="begin"/>
      </w:r>
      <w:r>
        <w:rPr>
          <w:noProof/>
        </w:rPr>
        <w:instrText xml:space="preserve"> PAGEREF _Toc198519230 \h </w:instrText>
      </w:r>
      <w:r>
        <w:rPr>
          <w:noProof/>
        </w:rPr>
      </w:r>
      <w:r>
        <w:rPr>
          <w:noProof/>
        </w:rPr>
        <w:fldChar w:fldCharType="separate"/>
      </w:r>
      <w:r>
        <w:rPr>
          <w:noProof/>
        </w:rPr>
        <w:t>36</w:t>
      </w:r>
      <w:r>
        <w:rPr>
          <w:noProof/>
        </w:rPr>
        <w:fldChar w:fldCharType="end"/>
      </w:r>
    </w:p>
    <w:p w14:paraId="696C9EC2" w14:textId="6689B91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QQQ_0138.</w:t>
      </w:r>
      <w:r>
        <w:rPr>
          <w:rFonts w:asciiTheme="minorHAnsi" w:eastAsiaTheme="minorEastAsia" w:hAnsiTheme="minorHAnsi" w:cstheme="minorBidi"/>
          <w:noProof/>
          <w:kern w:val="2"/>
          <w:sz w:val="24"/>
          <w:szCs w:val="24"/>
          <w:lang w:eastAsia="en-GB"/>
          <w14:ligatures w14:val="standardContextual"/>
        </w:rPr>
        <w:tab/>
      </w:r>
      <w:r w:rsidRPr="00DE3DAD">
        <w:rPr>
          <w:noProof/>
        </w:rPr>
        <w:t>Liquid level measurements shall be displayed in percentage. Accuracy required for the measured value shall be better than 2% for helium and better than 5 % for other fluids.</w:t>
      </w:r>
      <w:r>
        <w:rPr>
          <w:noProof/>
        </w:rPr>
        <w:tab/>
      </w:r>
      <w:r>
        <w:rPr>
          <w:noProof/>
        </w:rPr>
        <w:fldChar w:fldCharType="begin"/>
      </w:r>
      <w:r>
        <w:rPr>
          <w:noProof/>
        </w:rPr>
        <w:instrText xml:space="preserve"> PAGEREF _Toc198519231 \h </w:instrText>
      </w:r>
      <w:r>
        <w:rPr>
          <w:noProof/>
        </w:rPr>
      </w:r>
      <w:r>
        <w:rPr>
          <w:noProof/>
        </w:rPr>
        <w:fldChar w:fldCharType="separate"/>
      </w:r>
      <w:r>
        <w:rPr>
          <w:noProof/>
        </w:rPr>
        <w:t>36</w:t>
      </w:r>
      <w:r>
        <w:rPr>
          <w:noProof/>
        </w:rPr>
        <w:fldChar w:fldCharType="end"/>
      </w:r>
    </w:p>
    <w:p w14:paraId="07137576" w14:textId="6B94A08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QQQ_0139.</w:t>
      </w:r>
      <w:r>
        <w:rPr>
          <w:rFonts w:asciiTheme="minorHAnsi" w:eastAsiaTheme="minorEastAsia" w:hAnsiTheme="minorHAnsi" w:cstheme="minorBidi"/>
          <w:noProof/>
          <w:kern w:val="2"/>
          <w:sz w:val="24"/>
          <w:szCs w:val="24"/>
          <w:lang w:eastAsia="en-GB"/>
          <w14:ligatures w14:val="standardContextual"/>
        </w:rPr>
        <w:tab/>
      </w:r>
      <w:r w:rsidRPr="00DE3DAD">
        <w:rPr>
          <w:noProof/>
        </w:rPr>
        <w:t>For helium flow rate measurements at cryogenic temperature, temperature and pressure shall be measured upstream flow measurements for the mass-flow rate calculation by the QPLANT control system. According to the Contractor experience standardized orifices as venturi associated differential pressure measurement shall be used. A calibration curve shall be provided. Accuracy required shall be better than 5% of the full range.</w:t>
      </w:r>
      <w:r>
        <w:rPr>
          <w:noProof/>
        </w:rPr>
        <w:tab/>
      </w:r>
      <w:r>
        <w:rPr>
          <w:noProof/>
        </w:rPr>
        <w:fldChar w:fldCharType="begin"/>
      </w:r>
      <w:r>
        <w:rPr>
          <w:noProof/>
        </w:rPr>
        <w:instrText xml:space="preserve"> PAGEREF _Toc198519232 \h </w:instrText>
      </w:r>
      <w:r>
        <w:rPr>
          <w:noProof/>
        </w:rPr>
      </w:r>
      <w:r>
        <w:rPr>
          <w:noProof/>
        </w:rPr>
        <w:fldChar w:fldCharType="separate"/>
      </w:r>
      <w:r>
        <w:rPr>
          <w:noProof/>
        </w:rPr>
        <w:t>36</w:t>
      </w:r>
      <w:r>
        <w:rPr>
          <w:noProof/>
        </w:rPr>
        <w:fldChar w:fldCharType="end"/>
      </w:r>
    </w:p>
    <w:p w14:paraId="108DE272" w14:textId="045F856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QQQ_0140.</w:t>
      </w:r>
      <w:r>
        <w:rPr>
          <w:rFonts w:asciiTheme="minorHAnsi" w:eastAsiaTheme="minorEastAsia" w:hAnsiTheme="minorHAnsi" w:cstheme="minorBidi"/>
          <w:noProof/>
          <w:kern w:val="2"/>
          <w:sz w:val="24"/>
          <w:szCs w:val="24"/>
          <w:lang w:eastAsia="en-GB"/>
          <w14:ligatures w14:val="standardContextual"/>
        </w:rPr>
        <w:tab/>
      </w:r>
      <w:r w:rsidRPr="00DE3DAD">
        <w:rPr>
          <w:noProof/>
        </w:rPr>
        <w:t>For helium flow rate measurements at room temperature and water, other types of the flow meters are allowed. The accuracy required shall be better than 2% of the calibrated span.</w:t>
      </w:r>
      <w:r>
        <w:rPr>
          <w:noProof/>
        </w:rPr>
        <w:tab/>
      </w:r>
      <w:r>
        <w:rPr>
          <w:noProof/>
        </w:rPr>
        <w:fldChar w:fldCharType="begin"/>
      </w:r>
      <w:r>
        <w:rPr>
          <w:noProof/>
        </w:rPr>
        <w:instrText xml:space="preserve"> PAGEREF _Toc198519233 \h </w:instrText>
      </w:r>
      <w:r>
        <w:rPr>
          <w:noProof/>
        </w:rPr>
      </w:r>
      <w:r>
        <w:rPr>
          <w:noProof/>
        </w:rPr>
        <w:fldChar w:fldCharType="separate"/>
      </w:r>
      <w:r>
        <w:rPr>
          <w:noProof/>
        </w:rPr>
        <w:t>37</w:t>
      </w:r>
      <w:r>
        <w:rPr>
          <w:noProof/>
        </w:rPr>
        <w:fldChar w:fldCharType="end"/>
      </w:r>
    </w:p>
    <w:p w14:paraId="2E34FA32" w14:textId="6F4E7DB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QQQ_0141.</w:t>
      </w:r>
      <w:r>
        <w:rPr>
          <w:rFonts w:asciiTheme="minorHAnsi" w:eastAsiaTheme="minorEastAsia" w:hAnsiTheme="minorHAnsi" w:cstheme="minorBidi"/>
          <w:noProof/>
          <w:kern w:val="2"/>
          <w:sz w:val="24"/>
          <w:szCs w:val="24"/>
          <w:lang w:eastAsia="en-GB"/>
          <w14:ligatures w14:val="standardContextual"/>
        </w:rPr>
        <w:tab/>
      </w:r>
      <w:r w:rsidRPr="00DE3DAD">
        <w:rPr>
          <w:noProof/>
        </w:rPr>
        <w:t>The display units for mass flow rates shall be g/s for helium flow and l/s or m</w:t>
      </w:r>
      <w:r w:rsidRPr="00DE3DAD">
        <w:rPr>
          <w:noProof/>
          <w:vertAlign w:val="superscript"/>
        </w:rPr>
        <w:t>3</w:t>
      </w:r>
      <w:r w:rsidRPr="00DE3DAD">
        <w:rPr>
          <w:noProof/>
        </w:rPr>
        <w:t>/h for water flow.</w:t>
      </w:r>
      <w:r>
        <w:rPr>
          <w:noProof/>
        </w:rPr>
        <w:tab/>
      </w:r>
      <w:r>
        <w:rPr>
          <w:noProof/>
        </w:rPr>
        <w:fldChar w:fldCharType="begin"/>
      </w:r>
      <w:r>
        <w:rPr>
          <w:noProof/>
        </w:rPr>
        <w:instrText xml:space="preserve"> PAGEREF _Toc198519234 \h </w:instrText>
      </w:r>
      <w:r>
        <w:rPr>
          <w:noProof/>
        </w:rPr>
      </w:r>
      <w:r>
        <w:rPr>
          <w:noProof/>
        </w:rPr>
        <w:fldChar w:fldCharType="separate"/>
      </w:r>
      <w:r>
        <w:rPr>
          <w:noProof/>
        </w:rPr>
        <w:t>37</w:t>
      </w:r>
      <w:r>
        <w:rPr>
          <w:noProof/>
        </w:rPr>
        <w:fldChar w:fldCharType="end"/>
      </w:r>
    </w:p>
    <w:p w14:paraId="416F0E48" w14:textId="417A3FF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QQQ_0142.</w:t>
      </w:r>
      <w:r>
        <w:rPr>
          <w:rFonts w:asciiTheme="minorHAnsi" w:eastAsiaTheme="minorEastAsia" w:hAnsiTheme="minorHAnsi" w:cstheme="minorBidi"/>
          <w:noProof/>
          <w:kern w:val="2"/>
          <w:sz w:val="24"/>
          <w:szCs w:val="24"/>
          <w:lang w:eastAsia="en-GB"/>
          <w14:ligatures w14:val="standardContextual"/>
        </w:rPr>
        <w:tab/>
      </w:r>
      <w:r w:rsidRPr="00DE3DAD">
        <w:rPr>
          <w:noProof/>
        </w:rPr>
        <w:t>The location of sampling points shall be agreed with SCK CEN.</w:t>
      </w:r>
      <w:r>
        <w:rPr>
          <w:noProof/>
        </w:rPr>
        <w:tab/>
      </w:r>
      <w:r>
        <w:rPr>
          <w:noProof/>
        </w:rPr>
        <w:fldChar w:fldCharType="begin"/>
      </w:r>
      <w:r>
        <w:rPr>
          <w:noProof/>
        </w:rPr>
        <w:instrText xml:space="preserve"> PAGEREF _Toc198519235 \h </w:instrText>
      </w:r>
      <w:r>
        <w:rPr>
          <w:noProof/>
        </w:rPr>
      </w:r>
      <w:r>
        <w:rPr>
          <w:noProof/>
        </w:rPr>
        <w:fldChar w:fldCharType="separate"/>
      </w:r>
      <w:r>
        <w:rPr>
          <w:noProof/>
        </w:rPr>
        <w:t>37</w:t>
      </w:r>
      <w:r>
        <w:rPr>
          <w:noProof/>
        </w:rPr>
        <w:fldChar w:fldCharType="end"/>
      </w:r>
    </w:p>
    <w:p w14:paraId="5C83A9E2" w14:textId="648C24F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QQQ_0143.</w:t>
      </w:r>
      <w:r>
        <w:rPr>
          <w:rFonts w:asciiTheme="minorHAnsi" w:eastAsiaTheme="minorEastAsia" w:hAnsiTheme="minorHAnsi" w:cstheme="minorBidi"/>
          <w:noProof/>
          <w:kern w:val="2"/>
          <w:sz w:val="24"/>
          <w:szCs w:val="24"/>
          <w:lang w:eastAsia="en-GB"/>
          <w14:ligatures w14:val="standardContextual"/>
        </w:rPr>
        <w:tab/>
      </w:r>
      <w:r w:rsidRPr="00DE3DAD">
        <w:rPr>
          <w:noProof/>
        </w:rPr>
        <w:t>Two dedicated gas analyser cubicles shall be installed for the QPLANT (one in the compressor room and the second one in the cold box room).</w:t>
      </w:r>
      <w:r>
        <w:rPr>
          <w:noProof/>
        </w:rPr>
        <w:tab/>
      </w:r>
      <w:r>
        <w:rPr>
          <w:noProof/>
        </w:rPr>
        <w:fldChar w:fldCharType="begin"/>
      </w:r>
      <w:r>
        <w:rPr>
          <w:noProof/>
        </w:rPr>
        <w:instrText xml:space="preserve"> PAGEREF _Toc198519236 \h </w:instrText>
      </w:r>
      <w:r>
        <w:rPr>
          <w:noProof/>
        </w:rPr>
      </w:r>
      <w:r>
        <w:rPr>
          <w:noProof/>
        </w:rPr>
        <w:fldChar w:fldCharType="separate"/>
      </w:r>
      <w:r>
        <w:rPr>
          <w:noProof/>
        </w:rPr>
        <w:t>37</w:t>
      </w:r>
      <w:r>
        <w:rPr>
          <w:noProof/>
        </w:rPr>
        <w:fldChar w:fldCharType="end"/>
      </w:r>
    </w:p>
    <w:p w14:paraId="4219391D" w14:textId="7434C6A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QQQ_0144.</w:t>
      </w:r>
      <w:r>
        <w:rPr>
          <w:rFonts w:asciiTheme="minorHAnsi" w:eastAsiaTheme="minorEastAsia" w:hAnsiTheme="minorHAnsi" w:cstheme="minorBidi"/>
          <w:noProof/>
          <w:kern w:val="2"/>
          <w:sz w:val="24"/>
          <w:szCs w:val="24"/>
          <w:lang w:eastAsia="en-GB"/>
          <w14:ligatures w14:val="standardContextual"/>
        </w:rPr>
        <w:tab/>
      </w:r>
      <w:r w:rsidRPr="00DE3DAD">
        <w:rPr>
          <w:noProof/>
        </w:rPr>
        <w:t>All capillaries used for permanent monitoring shall end at the gas analysis. These sampling lines shall be provided with at least a pressure regulator, a proper removable filter element and a manual process isolation valve.</w:t>
      </w:r>
      <w:r>
        <w:rPr>
          <w:noProof/>
        </w:rPr>
        <w:tab/>
      </w:r>
      <w:r>
        <w:rPr>
          <w:noProof/>
        </w:rPr>
        <w:fldChar w:fldCharType="begin"/>
      </w:r>
      <w:r>
        <w:rPr>
          <w:noProof/>
        </w:rPr>
        <w:instrText xml:space="preserve"> PAGEREF _Toc198519237 \h </w:instrText>
      </w:r>
      <w:r>
        <w:rPr>
          <w:noProof/>
        </w:rPr>
      </w:r>
      <w:r>
        <w:rPr>
          <w:noProof/>
        </w:rPr>
        <w:fldChar w:fldCharType="separate"/>
      </w:r>
      <w:r>
        <w:rPr>
          <w:noProof/>
        </w:rPr>
        <w:t>37</w:t>
      </w:r>
      <w:r>
        <w:rPr>
          <w:noProof/>
        </w:rPr>
        <w:fldChar w:fldCharType="end"/>
      </w:r>
    </w:p>
    <w:p w14:paraId="5CB0EA98" w14:textId="6107A9A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QQQ_0145.</w:t>
      </w:r>
      <w:r>
        <w:rPr>
          <w:rFonts w:asciiTheme="minorHAnsi" w:eastAsiaTheme="minorEastAsia" w:hAnsiTheme="minorHAnsi" w:cstheme="minorBidi"/>
          <w:noProof/>
          <w:kern w:val="2"/>
          <w:sz w:val="24"/>
          <w:szCs w:val="24"/>
          <w:lang w:eastAsia="en-GB"/>
          <w14:ligatures w14:val="standardContextual"/>
        </w:rPr>
        <w:tab/>
      </w:r>
      <w:r w:rsidRPr="00DE3DAD">
        <w:rPr>
          <w:noProof/>
        </w:rPr>
        <w:t>Temporary sampling points shall be at least equipped with a manual process isolation valve and proper plug.</w:t>
      </w:r>
      <w:r>
        <w:rPr>
          <w:noProof/>
        </w:rPr>
        <w:tab/>
      </w:r>
      <w:r>
        <w:rPr>
          <w:noProof/>
        </w:rPr>
        <w:fldChar w:fldCharType="begin"/>
      </w:r>
      <w:r>
        <w:rPr>
          <w:noProof/>
        </w:rPr>
        <w:instrText xml:space="preserve"> PAGEREF _Toc198519238 \h </w:instrText>
      </w:r>
      <w:r>
        <w:rPr>
          <w:noProof/>
        </w:rPr>
      </w:r>
      <w:r>
        <w:rPr>
          <w:noProof/>
        </w:rPr>
        <w:fldChar w:fldCharType="separate"/>
      </w:r>
      <w:r>
        <w:rPr>
          <w:noProof/>
        </w:rPr>
        <w:t>37</w:t>
      </w:r>
      <w:r>
        <w:rPr>
          <w:noProof/>
        </w:rPr>
        <w:fldChar w:fldCharType="end"/>
      </w:r>
    </w:p>
    <w:p w14:paraId="0A24B9FD" w14:textId="26082E7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QQQ_0146.</w:t>
      </w:r>
      <w:r>
        <w:rPr>
          <w:rFonts w:asciiTheme="minorHAnsi" w:eastAsiaTheme="minorEastAsia" w:hAnsiTheme="minorHAnsi" w:cstheme="minorBidi"/>
          <w:noProof/>
          <w:kern w:val="2"/>
          <w:sz w:val="24"/>
          <w:szCs w:val="24"/>
          <w:lang w:eastAsia="en-GB"/>
          <w14:ligatures w14:val="standardContextual"/>
        </w:rPr>
        <w:tab/>
      </w:r>
      <w:r w:rsidRPr="00DE3DAD">
        <w:rPr>
          <w:noProof/>
        </w:rPr>
        <w:t>Each gas analyser shall be equipped with a dedicated calibration line.</w:t>
      </w:r>
      <w:r>
        <w:rPr>
          <w:noProof/>
        </w:rPr>
        <w:tab/>
      </w:r>
      <w:r>
        <w:rPr>
          <w:noProof/>
        </w:rPr>
        <w:fldChar w:fldCharType="begin"/>
      </w:r>
      <w:r>
        <w:rPr>
          <w:noProof/>
        </w:rPr>
        <w:instrText xml:space="preserve"> PAGEREF _Toc198519239 \h </w:instrText>
      </w:r>
      <w:r>
        <w:rPr>
          <w:noProof/>
        </w:rPr>
      </w:r>
      <w:r>
        <w:rPr>
          <w:noProof/>
        </w:rPr>
        <w:fldChar w:fldCharType="separate"/>
      </w:r>
      <w:r>
        <w:rPr>
          <w:noProof/>
        </w:rPr>
        <w:t>37</w:t>
      </w:r>
      <w:r>
        <w:rPr>
          <w:noProof/>
        </w:rPr>
        <w:fldChar w:fldCharType="end"/>
      </w:r>
    </w:p>
    <w:p w14:paraId="3DFFE08C" w14:textId="7902535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QQQ_0147.</w:t>
      </w:r>
      <w:r>
        <w:rPr>
          <w:rFonts w:asciiTheme="minorHAnsi" w:eastAsiaTheme="minorEastAsia" w:hAnsiTheme="minorHAnsi" w:cstheme="minorBidi"/>
          <w:noProof/>
          <w:kern w:val="2"/>
          <w:sz w:val="24"/>
          <w:szCs w:val="24"/>
          <w:lang w:eastAsia="en-GB"/>
          <w14:ligatures w14:val="standardContextual"/>
        </w:rPr>
        <w:tab/>
      </w:r>
      <w:r w:rsidRPr="00DE3DAD">
        <w:rPr>
          <w:noProof/>
        </w:rPr>
        <w:t>Gas sampling components and piping shall be in compliance with gas analysers accuracy requirements.</w:t>
      </w:r>
      <w:r>
        <w:rPr>
          <w:noProof/>
        </w:rPr>
        <w:tab/>
      </w:r>
      <w:r>
        <w:rPr>
          <w:noProof/>
        </w:rPr>
        <w:fldChar w:fldCharType="begin"/>
      </w:r>
      <w:r>
        <w:rPr>
          <w:noProof/>
        </w:rPr>
        <w:instrText xml:space="preserve"> PAGEREF _Toc198519240 \h </w:instrText>
      </w:r>
      <w:r>
        <w:rPr>
          <w:noProof/>
        </w:rPr>
      </w:r>
      <w:r>
        <w:rPr>
          <w:noProof/>
        </w:rPr>
        <w:fldChar w:fldCharType="separate"/>
      </w:r>
      <w:r>
        <w:rPr>
          <w:noProof/>
        </w:rPr>
        <w:t>37</w:t>
      </w:r>
      <w:r>
        <w:rPr>
          <w:noProof/>
        </w:rPr>
        <w:fldChar w:fldCharType="end"/>
      </w:r>
    </w:p>
    <w:p w14:paraId="1C563932" w14:textId="627F4BC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QQQ_0148.</w:t>
      </w:r>
      <w:r>
        <w:rPr>
          <w:rFonts w:asciiTheme="minorHAnsi" w:eastAsiaTheme="minorEastAsia" w:hAnsiTheme="minorHAnsi" w:cstheme="minorBidi"/>
          <w:noProof/>
          <w:kern w:val="2"/>
          <w:sz w:val="24"/>
          <w:szCs w:val="24"/>
          <w:lang w:eastAsia="en-GB"/>
          <w14:ligatures w14:val="standardContextual"/>
        </w:rPr>
        <w:tab/>
      </w:r>
      <w:r w:rsidRPr="00DE3DAD">
        <w:rPr>
          <w:noProof/>
        </w:rPr>
        <w:t>The analysed gas samples shall be sent back to the Low Pressure of the WCS.</w:t>
      </w:r>
      <w:r>
        <w:rPr>
          <w:noProof/>
        </w:rPr>
        <w:tab/>
      </w:r>
      <w:r>
        <w:rPr>
          <w:noProof/>
        </w:rPr>
        <w:fldChar w:fldCharType="begin"/>
      </w:r>
      <w:r>
        <w:rPr>
          <w:noProof/>
        </w:rPr>
        <w:instrText xml:space="preserve"> PAGEREF _Toc198519241 \h </w:instrText>
      </w:r>
      <w:r>
        <w:rPr>
          <w:noProof/>
        </w:rPr>
      </w:r>
      <w:r>
        <w:rPr>
          <w:noProof/>
        </w:rPr>
        <w:fldChar w:fldCharType="separate"/>
      </w:r>
      <w:r>
        <w:rPr>
          <w:noProof/>
        </w:rPr>
        <w:t>37</w:t>
      </w:r>
      <w:r>
        <w:rPr>
          <w:noProof/>
        </w:rPr>
        <w:fldChar w:fldCharType="end"/>
      </w:r>
    </w:p>
    <w:p w14:paraId="32DD00F1" w14:textId="1E3CBEE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QQQ_0149.</w:t>
      </w:r>
      <w:r>
        <w:rPr>
          <w:rFonts w:asciiTheme="minorHAnsi" w:eastAsiaTheme="minorEastAsia" w:hAnsiTheme="minorHAnsi" w:cstheme="minorBidi"/>
          <w:noProof/>
          <w:kern w:val="2"/>
          <w:sz w:val="24"/>
          <w:szCs w:val="24"/>
          <w:lang w:eastAsia="en-GB"/>
          <w14:ligatures w14:val="standardContextual"/>
        </w:rPr>
        <w:tab/>
      </w:r>
      <w:r w:rsidRPr="00DE3DAD">
        <w:rPr>
          <w:noProof/>
        </w:rPr>
        <w:t>Moisture, nitrogen in helium shall be measured continuously and anomalies shall trigger alarms on the QPLANT control system HMI.</w:t>
      </w:r>
      <w:r>
        <w:rPr>
          <w:noProof/>
        </w:rPr>
        <w:tab/>
      </w:r>
      <w:r>
        <w:rPr>
          <w:noProof/>
        </w:rPr>
        <w:fldChar w:fldCharType="begin"/>
      </w:r>
      <w:r>
        <w:rPr>
          <w:noProof/>
        </w:rPr>
        <w:instrText xml:space="preserve"> PAGEREF _Toc198519242 \h </w:instrText>
      </w:r>
      <w:r>
        <w:rPr>
          <w:noProof/>
        </w:rPr>
      </w:r>
      <w:r>
        <w:rPr>
          <w:noProof/>
        </w:rPr>
        <w:fldChar w:fldCharType="separate"/>
      </w:r>
      <w:r>
        <w:rPr>
          <w:noProof/>
        </w:rPr>
        <w:t>37</w:t>
      </w:r>
      <w:r>
        <w:rPr>
          <w:noProof/>
        </w:rPr>
        <w:fldChar w:fldCharType="end"/>
      </w:r>
    </w:p>
    <w:p w14:paraId="6379E5DB" w14:textId="55E2A1D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QQQ_0150.</w:t>
      </w:r>
      <w:r>
        <w:rPr>
          <w:rFonts w:asciiTheme="minorHAnsi" w:eastAsiaTheme="minorEastAsia" w:hAnsiTheme="minorHAnsi" w:cstheme="minorBidi"/>
          <w:noProof/>
          <w:kern w:val="2"/>
          <w:sz w:val="24"/>
          <w:szCs w:val="24"/>
          <w:lang w:eastAsia="en-GB"/>
          <w14:ligatures w14:val="standardContextual"/>
        </w:rPr>
        <w:tab/>
      </w:r>
      <w:r w:rsidRPr="00DE3DAD">
        <w:rPr>
          <w:noProof/>
        </w:rPr>
        <w:t>Gas analysers will be chosen according to the Contractor experience and shall have at least a measuring range of 0-100 ppm by volume for moisture and nitrogen. Accuracy required shall be better than or equal to ± 1 ppm by volume for the full range, with a long-term drift better than ± 1ppm by volume per year.</w:t>
      </w:r>
      <w:r>
        <w:rPr>
          <w:noProof/>
        </w:rPr>
        <w:tab/>
      </w:r>
      <w:r>
        <w:rPr>
          <w:noProof/>
        </w:rPr>
        <w:fldChar w:fldCharType="begin"/>
      </w:r>
      <w:r>
        <w:rPr>
          <w:noProof/>
        </w:rPr>
        <w:instrText xml:space="preserve"> PAGEREF _Toc198519243 \h </w:instrText>
      </w:r>
      <w:r>
        <w:rPr>
          <w:noProof/>
        </w:rPr>
      </w:r>
      <w:r>
        <w:rPr>
          <w:noProof/>
        </w:rPr>
        <w:fldChar w:fldCharType="separate"/>
      </w:r>
      <w:r>
        <w:rPr>
          <w:noProof/>
        </w:rPr>
        <w:t>37</w:t>
      </w:r>
      <w:r>
        <w:rPr>
          <w:noProof/>
        </w:rPr>
        <w:fldChar w:fldCharType="end"/>
      </w:r>
    </w:p>
    <w:p w14:paraId="5673E743" w14:textId="7FA4E2A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QQQ_0151.</w:t>
      </w:r>
      <w:r>
        <w:rPr>
          <w:rFonts w:asciiTheme="minorHAnsi" w:eastAsiaTheme="minorEastAsia" w:hAnsiTheme="minorHAnsi" w:cstheme="minorBidi"/>
          <w:noProof/>
          <w:kern w:val="2"/>
          <w:sz w:val="24"/>
          <w:szCs w:val="24"/>
          <w:lang w:eastAsia="en-GB"/>
          <w14:ligatures w14:val="standardContextual"/>
        </w:rPr>
        <w:tab/>
      </w:r>
      <w:r w:rsidRPr="00DE3DAD">
        <w:rPr>
          <w:noProof/>
        </w:rPr>
        <w:t>In the compressor room, the residual hydrocarbons shall be measured with suitable instrumentation.</w:t>
      </w:r>
      <w:r>
        <w:rPr>
          <w:noProof/>
        </w:rPr>
        <w:tab/>
      </w:r>
      <w:r>
        <w:rPr>
          <w:noProof/>
        </w:rPr>
        <w:fldChar w:fldCharType="begin"/>
      </w:r>
      <w:r>
        <w:rPr>
          <w:noProof/>
        </w:rPr>
        <w:instrText xml:space="preserve"> PAGEREF _Toc198519244 \h </w:instrText>
      </w:r>
      <w:r>
        <w:rPr>
          <w:noProof/>
        </w:rPr>
      </w:r>
      <w:r>
        <w:rPr>
          <w:noProof/>
        </w:rPr>
        <w:fldChar w:fldCharType="separate"/>
      </w:r>
      <w:r>
        <w:rPr>
          <w:noProof/>
        </w:rPr>
        <w:t>37</w:t>
      </w:r>
      <w:r>
        <w:rPr>
          <w:noProof/>
        </w:rPr>
        <w:fldChar w:fldCharType="end"/>
      </w:r>
    </w:p>
    <w:p w14:paraId="377BD3FA" w14:textId="2B8CBF9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QQQ_0152.</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propose a solution to be approved by SCK CEN to minimize the Electro Magnetic Interferences effects (</w:t>
      </w:r>
      <w:r w:rsidRPr="00DE3DAD">
        <w:rPr>
          <w:i/>
          <w:iCs/>
          <w:noProof/>
          <w:color w:val="562873" w:themeColor="accent1"/>
        </w:rPr>
        <w:t>AD 7</w:t>
      </w:r>
      <w:r w:rsidRPr="00DE3DAD">
        <w:rPr>
          <w:noProof/>
        </w:rPr>
        <w:t>) required for standard measurements (e.g., using suitable shielded cables, twisted pairs, routing properly and separating voltage levels, etc.).</w:t>
      </w:r>
      <w:r>
        <w:rPr>
          <w:noProof/>
        </w:rPr>
        <w:tab/>
      </w:r>
      <w:r>
        <w:rPr>
          <w:noProof/>
        </w:rPr>
        <w:fldChar w:fldCharType="begin"/>
      </w:r>
      <w:r>
        <w:rPr>
          <w:noProof/>
        </w:rPr>
        <w:instrText xml:space="preserve"> PAGEREF _Toc198519245 \h </w:instrText>
      </w:r>
      <w:r>
        <w:rPr>
          <w:noProof/>
        </w:rPr>
      </w:r>
      <w:r>
        <w:rPr>
          <w:noProof/>
        </w:rPr>
        <w:fldChar w:fldCharType="separate"/>
      </w:r>
      <w:r>
        <w:rPr>
          <w:noProof/>
        </w:rPr>
        <w:t>37</w:t>
      </w:r>
      <w:r>
        <w:rPr>
          <w:noProof/>
        </w:rPr>
        <w:fldChar w:fldCharType="end"/>
      </w:r>
    </w:p>
    <w:p w14:paraId="247FE11C" w14:textId="740B0E0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QQQ_0153.</w:t>
      </w:r>
      <w:r>
        <w:rPr>
          <w:rFonts w:asciiTheme="minorHAnsi" w:eastAsiaTheme="minorEastAsia" w:hAnsiTheme="minorHAnsi" w:cstheme="minorBidi"/>
          <w:noProof/>
          <w:kern w:val="2"/>
          <w:sz w:val="24"/>
          <w:szCs w:val="24"/>
          <w:lang w:eastAsia="en-GB"/>
          <w14:ligatures w14:val="standardContextual"/>
        </w:rPr>
        <w:tab/>
      </w:r>
      <w:r w:rsidRPr="00DE3DAD">
        <w:rPr>
          <w:noProof/>
        </w:rPr>
        <w:t>In order to ease diagnostic and checking of measurement chains, knife-switch type terminal blocks or similar cabling interface shall be fitted for input and output signals connections with the QPLANT control system.</w:t>
      </w:r>
      <w:r>
        <w:rPr>
          <w:noProof/>
        </w:rPr>
        <w:tab/>
      </w:r>
      <w:r>
        <w:rPr>
          <w:noProof/>
        </w:rPr>
        <w:fldChar w:fldCharType="begin"/>
      </w:r>
      <w:r>
        <w:rPr>
          <w:noProof/>
        </w:rPr>
        <w:instrText xml:space="preserve"> PAGEREF _Toc198519246 \h </w:instrText>
      </w:r>
      <w:r>
        <w:rPr>
          <w:noProof/>
        </w:rPr>
      </w:r>
      <w:r>
        <w:rPr>
          <w:noProof/>
        </w:rPr>
        <w:fldChar w:fldCharType="separate"/>
      </w:r>
      <w:r>
        <w:rPr>
          <w:noProof/>
        </w:rPr>
        <w:t>38</w:t>
      </w:r>
      <w:r>
        <w:rPr>
          <w:noProof/>
        </w:rPr>
        <w:fldChar w:fldCharType="end"/>
      </w:r>
    </w:p>
    <w:p w14:paraId="58EBA6FE" w14:textId="4881EB1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QQQ_0154.</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All electrical components (cables, cubicles, cable trays, etc.) shall be in accordance with the applicable international electrical standards (IEC including IEC 61508 and IEC 61511 for lifecycle safety aspects) and </w:t>
      </w:r>
      <w:r w:rsidRPr="00DE3DAD">
        <w:rPr>
          <w:i/>
          <w:iCs/>
          <w:noProof/>
          <w:color w:val="562873" w:themeColor="accent1"/>
        </w:rPr>
        <w:t>AD 6</w:t>
      </w:r>
      <w:r w:rsidRPr="00DE3DAD">
        <w:rPr>
          <w:noProof/>
        </w:rPr>
        <w:t>.</w:t>
      </w:r>
      <w:r>
        <w:rPr>
          <w:noProof/>
        </w:rPr>
        <w:tab/>
      </w:r>
      <w:r>
        <w:rPr>
          <w:noProof/>
        </w:rPr>
        <w:fldChar w:fldCharType="begin"/>
      </w:r>
      <w:r>
        <w:rPr>
          <w:noProof/>
        </w:rPr>
        <w:instrText xml:space="preserve"> PAGEREF _Toc198519247 \h </w:instrText>
      </w:r>
      <w:r>
        <w:rPr>
          <w:noProof/>
        </w:rPr>
      </w:r>
      <w:r>
        <w:rPr>
          <w:noProof/>
        </w:rPr>
        <w:fldChar w:fldCharType="separate"/>
      </w:r>
      <w:r>
        <w:rPr>
          <w:noProof/>
        </w:rPr>
        <w:t>38</w:t>
      </w:r>
      <w:r>
        <w:rPr>
          <w:noProof/>
        </w:rPr>
        <w:fldChar w:fldCharType="end"/>
      </w:r>
    </w:p>
    <w:p w14:paraId="63724479" w14:textId="4A903CD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QQQ_0155.</w:t>
      </w:r>
      <w:r>
        <w:rPr>
          <w:rFonts w:asciiTheme="minorHAnsi" w:eastAsiaTheme="minorEastAsia" w:hAnsiTheme="minorHAnsi" w:cstheme="minorBidi"/>
          <w:noProof/>
          <w:kern w:val="2"/>
          <w:sz w:val="24"/>
          <w:szCs w:val="24"/>
          <w:lang w:eastAsia="en-GB"/>
          <w14:ligatures w14:val="standardContextual"/>
        </w:rPr>
        <w:tab/>
      </w:r>
      <w:r w:rsidRPr="00DE3DAD">
        <w:rPr>
          <w:noProof/>
        </w:rPr>
        <w:t>All cable sheathing shall be adapted to their environment (moisture, cable trenches, oil, heat and cold conditions, external environment, EMI effects, etc.).</w:t>
      </w:r>
      <w:r>
        <w:rPr>
          <w:noProof/>
        </w:rPr>
        <w:tab/>
      </w:r>
      <w:r>
        <w:rPr>
          <w:noProof/>
        </w:rPr>
        <w:fldChar w:fldCharType="begin"/>
      </w:r>
      <w:r>
        <w:rPr>
          <w:noProof/>
        </w:rPr>
        <w:instrText xml:space="preserve"> PAGEREF _Toc198519248 \h </w:instrText>
      </w:r>
      <w:r>
        <w:rPr>
          <w:noProof/>
        </w:rPr>
      </w:r>
      <w:r>
        <w:rPr>
          <w:noProof/>
        </w:rPr>
        <w:fldChar w:fldCharType="separate"/>
      </w:r>
      <w:r>
        <w:rPr>
          <w:noProof/>
        </w:rPr>
        <w:t>38</w:t>
      </w:r>
      <w:r>
        <w:rPr>
          <w:noProof/>
        </w:rPr>
        <w:fldChar w:fldCharType="end"/>
      </w:r>
    </w:p>
    <w:p w14:paraId="31B9CCDF" w14:textId="5B45800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QQQ_0156.</w:t>
      </w:r>
      <w:r>
        <w:rPr>
          <w:rFonts w:asciiTheme="minorHAnsi" w:eastAsiaTheme="minorEastAsia" w:hAnsiTheme="minorHAnsi" w:cstheme="minorBidi"/>
          <w:noProof/>
          <w:kern w:val="2"/>
          <w:sz w:val="24"/>
          <w:szCs w:val="24"/>
          <w:lang w:eastAsia="en-GB"/>
          <w14:ligatures w14:val="standardContextual"/>
        </w:rPr>
        <w:tab/>
      </w:r>
      <w:r w:rsidRPr="00DE3DAD">
        <w:rPr>
          <w:noProof/>
        </w:rPr>
        <w:t>Each electrical and instrumentation cabinet shall have at least 25 % available space to allow later installation of equipment.</w:t>
      </w:r>
      <w:r>
        <w:rPr>
          <w:noProof/>
        </w:rPr>
        <w:tab/>
      </w:r>
      <w:r>
        <w:rPr>
          <w:noProof/>
        </w:rPr>
        <w:fldChar w:fldCharType="begin"/>
      </w:r>
      <w:r>
        <w:rPr>
          <w:noProof/>
        </w:rPr>
        <w:instrText xml:space="preserve"> PAGEREF _Toc198519251 \h </w:instrText>
      </w:r>
      <w:r>
        <w:rPr>
          <w:noProof/>
        </w:rPr>
      </w:r>
      <w:r>
        <w:rPr>
          <w:noProof/>
        </w:rPr>
        <w:fldChar w:fldCharType="separate"/>
      </w:r>
      <w:r>
        <w:rPr>
          <w:noProof/>
        </w:rPr>
        <w:t>38</w:t>
      </w:r>
      <w:r>
        <w:rPr>
          <w:noProof/>
        </w:rPr>
        <w:fldChar w:fldCharType="end"/>
      </w:r>
    </w:p>
    <w:p w14:paraId="3FF5449A" w14:textId="4F41C38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QQQ_0157.</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install harmonic filtering devices on the major variable frequency drives (for LP-HP compressors) and refer to </w:t>
      </w:r>
      <w:r w:rsidRPr="00DE3DAD">
        <w:rPr>
          <w:i/>
          <w:iCs/>
          <w:noProof/>
          <w:color w:val="562873" w:themeColor="accent1"/>
        </w:rPr>
        <w:t>AD 6</w:t>
      </w:r>
      <w:r w:rsidRPr="00DE3DAD">
        <w:rPr>
          <w:noProof/>
        </w:rPr>
        <w:t xml:space="preserve"> for variable frequency drive requirements.</w:t>
      </w:r>
      <w:r>
        <w:rPr>
          <w:noProof/>
        </w:rPr>
        <w:tab/>
      </w:r>
      <w:r>
        <w:rPr>
          <w:noProof/>
        </w:rPr>
        <w:fldChar w:fldCharType="begin"/>
      </w:r>
      <w:r>
        <w:rPr>
          <w:noProof/>
        </w:rPr>
        <w:instrText xml:space="preserve"> PAGEREF _Toc198519252 \h </w:instrText>
      </w:r>
      <w:r>
        <w:rPr>
          <w:noProof/>
        </w:rPr>
      </w:r>
      <w:r>
        <w:rPr>
          <w:noProof/>
        </w:rPr>
        <w:fldChar w:fldCharType="separate"/>
      </w:r>
      <w:r>
        <w:rPr>
          <w:noProof/>
        </w:rPr>
        <w:t>38</w:t>
      </w:r>
      <w:r>
        <w:rPr>
          <w:noProof/>
        </w:rPr>
        <w:fldChar w:fldCharType="end"/>
      </w:r>
    </w:p>
    <w:p w14:paraId="3F55ADA0" w14:textId="3BECF75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QQQ_0158.</w:t>
      </w:r>
      <w:r>
        <w:rPr>
          <w:rFonts w:asciiTheme="minorHAnsi" w:eastAsiaTheme="minorEastAsia" w:hAnsiTheme="minorHAnsi" w:cstheme="minorBidi"/>
          <w:noProof/>
          <w:kern w:val="2"/>
          <w:sz w:val="24"/>
          <w:szCs w:val="24"/>
          <w:lang w:eastAsia="en-GB"/>
          <w14:ligatures w14:val="standardContextual"/>
        </w:rPr>
        <w:tab/>
      </w:r>
      <w:r w:rsidRPr="00DE3DAD">
        <w:rPr>
          <w:noProof/>
        </w:rPr>
        <w:t>The naming convention for cryogenic system shall be based on existing reference projects and shall be agreed with SCK CEN.</w:t>
      </w:r>
      <w:r>
        <w:rPr>
          <w:noProof/>
        </w:rPr>
        <w:tab/>
      </w:r>
      <w:r>
        <w:rPr>
          <w:noProof/>
        </w:rPr>
        <w:fldChar w:fldCharType="begin"/>
      </w:r>
      <w:r>
        <w:rPr>
          <w:noProof/>
        </w:rPr>
        <w:instrText xml:space="preserve"> PAGEREF _Toc198519253 \h </w:instrText>
      </w:r>
      <w:r>
        <w:rPr>
          <w:noProof/>
        </w:rPr>
      </w:r>
      <w:r>
        <w:rPr>
          <w:noProof/>
        </w:rPr>
        <w:fldChar w:fldCharType="separate"/>
      </w:r>
      <w:r>
        <w:rPr>
          <w:noProof/>
        </w:rPr>
        <w:t>38</w:t>
      </w:r>
      <w:r>
        <w:rPr>
          <w:noProof/>
        </w:rPr>
        <w:fldChar w:fldCharType="end"/>
      </w:r>
    </w:p>
    <w:p w14:paraId="54F29942" w14:textId="608F055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QQQ_0159.</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For pressure equipment, vessels and safety devices, the Contractor shall comply with the requirements as detailed </w:t>
      </w:r>
      <w:r w:rsidRPr="00DE3DAD">
        <w:rPr>
          <w:i/>
          <w:iCs/>
          <w:noProof/>
          <w:color w:val="562873" w:themeColor="accent1"/>
        </w:rPr>
        <w:t>AD 5</w:t>
      </w:r>
      <w:r w:rsidRPr="00DE3DAD">
        <w:rPr>
          <w:noProof/>
        </w:rPr>
        <w:t xml:space="preserve">, </w:t>
      </w:r>
      <w:r w:rsidRPr="00DE3DAD">
        <w:rPr>
          <w:i/>
          <w:iCs/>
          <w:noProof/>
          <w:color w:val="562873" w:themeColor="accent1"/>
        </w:rPr>
        <w:t>AD 13</w:t>
      </w:r>
      <w:r w:rsidRPr="00DE3DAD">
        <w:rPr>
          <w:noProof/>
        </w:rPr>
        <w:t xml:space="preserve">, and </w:t>
      </w:r>
      <w:r w:rsidRPr="00DE3DAD">
        <w:rPr>
          <w:i/>
          <w:iCs/>
          <w:noProof/>
          <w:color w:val="562873" w:themeColor="accent1"/>
        </w:rPr>
        <w:t>AD 14</w:t>
      </w:r>
      <w:r w:rsidRPr="00DE3DAD">
        <w:rPr>
          <w:noProof/>
        </w:rPr>
        <w:t>.</w:t>
      </w:r>
      <w:r>
        <w:rPr>
          <w:noProof/>
        </w:rPr>
        <w:tab/>
      </w:r>
      <w:r>
        <w:rPr>
          <w:noProof/>
        </w:rPr>
        <w:fldChar w:fldCharType="begin"/>
      </w:r>
      <w:r>
        <w:rPr>
          <w:noProof/>
        </w:rPr>
        <w:instrText xml:space="preserve"> PAGEREF _Toc198519254 \h </w:instrText>
      </w:r>
      <w:r>
        <w:rPr>
          <w:noProof/>
        </w:rPr>
      </w:r>
      <w:r>
        <w:rPr>
          <w:noProof/>
        </w:rPr>
        <w:fldChar w:fldCharType="separate"/>
      </w:r>
      <w:r>
        <w:rPr>
          <w:noProof/>
        </w:rPr>
        <w:t>38</w:t>
      </w:r>
      <w:r>
        <w:rPr>
          <w:noProof/>
        </w:rPr>
        <w:fldChar w:fldCharType="end"/>
      </w:r>
    </w:p>
    <w:p w14:paraId="79EE5369" w14:textId="3D590C5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QQQ_0160.</w:t>
      </w:r>
      <w:r>
        <w:rPr>
          <w:rFonts w:asciiTheme="minorHAnsi" w:eastAsiaTheme="minorEastAsia" w:hAnsiTheme="minorHAnsi" w:cstheme="minorBidi"/>
          <w:noProof/>
          <w:kern w:val="2"/>
          <w:sz w:val="24"/>
          <w:szCs w:val="24"/>
          <w:lang w:eastAsia="en-GB"/>
          <w14:ligatures w14:val="standardContextual"/>
        </w:rPr>
        <w:tab/>
      </w:r>
      <w:r w:rsidRPr="00DE3DAD">
        <w:rPr>
          <w:noProof/>
        </w:rPr>
        <w:t>The valve actuators of the QPLANT control valves shall be equipped with an electro-pneumatic positioner and a numerical feedback signal of valve position.</w:t>
      </w:r>
      <w:r>
        <w:rPr>
          <w:noProof/>
        </w:rPr>
        <w:tab/>
      </w:r>
      <w:r>
        <w:rPr>
          <w:noProof/>
        </w:rPr>
        <w:fldChar w:fldCharType="begin"/>
      </w:r>
      <w:r>
        <w:rPr>
          <w:noProof/>
        </w:rPr>
        <w:instrText xml:space="preserve"> PAGEREF _Toc198519255 \h </w:instrText>
      </w:r>
      <w:r>
        <w:rPr>
          <w:noProof/>
        </w:rPr>
      </w:r>
      <w:r>
        <w:rPr>
          <w:noProof/>
        </w:rPr>
        <w:fldChar w:fldCharType="separate"/>
      </w:r>
      <w:r>
        <w:rPr>
          <w:noProof/>
        </w:rPr>
        <w:t>39</w:t>
      </w:r>
      <w:r>
        <w:rPr>
          <w:noProof/>
        </w:rPr>
        <w:fldChar w:fldCharType="end"/>
      </w:r>
    </w:p>
    <w:p w14:paraId="4702EC90" w14:textId="564D4A4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QQQ_0161.</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Valve position shall be displayed on the QPLANT control system. </w:t>
      </w:r>
      <w:r>
        <w:rPr>
          <w:noProof/>
        </w:rPr>
        <w:tab/>
      </w:r>
      <w:r>
        <w:rPr>
          <w:noProof/>
        </w:rPr>
        <w:fldChar w:fldCharType="begin"/>
      </w:r>
      <w:r>
        <w:rPr>
          <w:noProof/>
        </w:rPr>
        <w:instrText xml:space="preserve"> PAGEREF _Toc198519256 \h </w:instrText>
      </w:r>
      <w:r>
        <w:rPr>
          <w:noProof/>
        </w:rPr>
      </w:r>
      <w:r>
        <w:rPr>
          <w:noProof/>
        </w:rPr>
        <w:fldChar w:fldCharType="separate"/>
      </w:r>
      <w:r>
        <w:rPr>
          <w:noProof/>
        </w:rPr>
        <w:t>39</w:t>
      </w:r>
      <w:r>
        <w:rPr>
          <w:noProof/>
        </w:rPr>
        <w:fldChar w:fldCharType="end"/>
      </w:r>
    </w:p>
    <w:p w14:paraId="563A2F3F" w14:textId="0C47A6A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QQQ_0162.</w:t>
      </w:r>
      <w:r>
        <w:rPr>
          <w:rFonts w:asciiTheme="minorHAnsi" w:eastAsiaTheme="minorEastAsia" w:hAnsiTheme="minorHAnsi" w:cstheme="minorBidi"/>
          <w:noProof/>
          <w:kern w:val="2"/>
          <w:sz w:val="24"/>
          <w:szCs w:val="24"/>
          <w:lang w:eastAsia="en-GB"/>
          <w14:ligatures w14:val="standardContextual"/>
        </w:rPr>
        <w:tab/>
      </w:r>
      <w:r w:rsidRPr="00DE3DAD">
        <w:rPr>
          <w:noProof/>
        </w:rPr>
        <w:t>Based on reliability and safety analyses, some manual process on/off valves shall be at least equipped with two end switches confirming their positions during operation. The list of manual valves that shall be equipped is subject to approval by SCK CEN.</w:t>
      </w:r>
      <w:r>
        <w:rPr>
          <w:noProof/>
        </w:rPr>
        <w:tab/>
      </w:r>
      <w:r>
        <w:rPr>
          <w:noProof/>
        </w:rPr>
        <w:fldChar w:fldCharType="begin"/>
      </w:r>
      <w:r>
        <w:rPr>
          <w:noProof/>
        </w:rPr>
        <w:instrText xml:space="preserve"> PAGEREF _Toc198519257 \h </w:instrText>
      </w:r>
      <w:r>
        <w:rPr>
          <w:noProof/>
        </w:rPr>
      </w:r>
      <w:r>
        <w:rPr>
          <w:noProof/>
        </w:rPr>
        <w:fldChar w:fldCharType="separate"/>
      </w:r>
      <w:r>
        <w:rPr>
          <w:noProof/>
        </w:rPr>
        <w:t>39</w:t>
      </w:r>
      <w:r>
        <w:rPr>
          <w:noProof/>
        </w:rPr>
        <w:fldChar w:fldCharType="end"/>
      </w:r>
    </w:p>
    <w:p w14:paraId="1133630D" w14:textId="620A568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QQQ_0163.</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WCS shall provide helium flows at required pressures to allow the QRB to achieve its required performances. </w:t>
      </w:r>
      <w:r>
        <w:rPr>
          <w:noProof/>
        </w:rPr>
        <w:tab/>
      </w:r>
      <w:r>
        <w:rPr>
          <w:noProof/>
        </w:rPr>
        <w:fldChar w:fldCharType="begin"/>
      </w:r>
      <w:r>
        <w:rPr>
          <w:noProof/>
        </w:rPr>
        <w:instrText xml:space="preserve"> PAGEREF _Toc198519258 \h </w:instrText>
      </w:r>
      <w:r>
        <w:rPr>
          <w:noProof/>
        </w:rPr>
      </w:r>
      <w:r>
        <w:rPr>
          <w:noProof/>
        </w:rPr>
        <w:fldChar w:fldCharType="separate"/>
      </w:r>
      <w:r>
        <w:rPr>
          <w:noProof/>
        </w:rPr>
        <w:t>39</w:t>
      </w:r>
      <w:r>
        <w:rPr>
          <w:noProof/>
        </w:rPr>
        <w:fldChar w:fldCharType="end"/>
      </w:r>
    </w:p>
    <w:p w14:paraId="7B6B910F" w14:textId="285BCEE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QQQ_0164.</w:t>
      </w:r>
      <w:r>
        <w:rPr>
          <w:rFonts w:asciiTheme="minorHAnsi" w:eastAsiaTheme="minorEastAsia" w:hAnsiTheme="minorHAnsi" w:cstheme="minorBidi"/>
          <w:noProof/>
          <w:kern w:val="2"/>
          <w:sz w:val="24"/>
          <w:szCs w:val="24"/>
          <w:lang w:eastAsia="en-GB"/>
          <w14:ligatures w14:val="standardContextual"/>
        </w:rPr>
        <w:tab/>
      </w:r>
      <w:r w:rsidRPr="00DE3DAD">
        <w:rPr>
          <w:noProof/>
        </w:rPr>
        <w:t>The WCS shall create at least 3 pressure levels (VLP, LP, HP).</w:t>
      </w:r>
      <w:r>
        <w:rPr>
          <w:noProof/>
        </w:rPr>
        <w:tab/>
      </w:r>
      <w:r>
        <w:rPr>
          <w:noProof/>
        </w:rPr>
        <w:fldChar w:fldCharType="begin"/>
      </w:r>
      <w:r>
        <w:rPr>
          <w:noProof/>
        </w:rPr>
        <w:instrText xml:space="preserve"> PAGEREF _Toc198519259 \h </w:instrText>
      </w:r>
      <w:r>
        <w:rPr>
          <w:noProof/>
        </w:rPr>
      </w:r>
      <w:r>
        <w:rPr>
          <w:noProof/>
        </w:rPr>
        <w:fldChar w:fldCharType="separate"/>
      </w:r>
      <w:r>
        <w:rPr>
          <w:noProof/>
        </w:rPr>
        <w:t>39</w:t>
      </w:r>
      <w:r>
        <w:rPr>
          <w:noProof/>
        </w:rPr>
        <w:fldChar w:fldCharType="end"/>
      </w:r>
    </w:p>
    <w:p w14:paraId="68A8D426" w14:textId="6910B2A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QQQ_0165.</w:t>
      </w:r>
      <w:r>
        <w:rPr>
          <w:rFonts w:asciiTheme="minorHAnsi" w:eastAsiaTheme="minorEastAsia" w:hAnsiTheme="minorHAnsi" w:cstheme="minorBidi"/>
          <w:noProof/>
          <w:kern w:val="2"/>
          <w:sz w:val="24"/>
          <w:szCs w:val="24"/>
          <w:lang w:eastAsia="en-GB"/>
          <w14:ligatures w14:val="standardContextual"/>
        </w:rPr>
        <w:tab/>
      </w:r>
      <w:r w:rsidRPr="00DE3DAD">
        <w:rPr>
          <w:noProof/>
        </w:rPr>
        <w:t>The design of the WCS shall allow easy accesses for maintenance, repair, and inspection.</w:t>
      </w:r>
      <w:r>
        <w:rPr>
          <w:noProof/>
        </w:rPr>
        <w:tab/>
      </w:r>
      <w:r>
        <w:rPr>
          <w:noProof/>
        </w:rPr>
        <w:fldChar w:fldCharType="begin"/>
      </w:r>
      <w:r>
        <w:rPr>
          <w:noProof/>
        </w:rPr>
        <w:instrText xml:space="preserve"> PAGEREF _Toc198519260 \h </w:instrText>
      </w:r>
      <w:r>
        <w:rPr>
          <w:noProof/>
        </w:rPr>
      </w:r>
      <w:r>
        <w:rPr>
          <w:noProof/>
        </w:rPr>
        <w:fldChar w:fldCharType="separate"/>
      </w:r>
      <w:r>
        <w:rPr>
          <w:noProof/>
        </w:rPr>
        <w:t>39</w:t>
      </w:r>
      <w:r>
        <w:rPr>
          <w:noProof/>
        </w:rPr>
        <w:fldChar w:fldCharType="end"/>
      </w:r>
    </w:p>
    <w:p w14:paraId="2FDF9EA1" w14:textId="125F2C5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QQQ_0166.</w:t>
      </w:r>
      <w:r>
        <w:rPr>
          <w:rFonts w:asciiTheme="minorHAnsi" w:eastAsiaTheme="minorEastAsia" w:hAnsiTheme="minorHAnsi" w:cstheme="minorBidi"/>
          <w:noProof/>
          <w:kern w:val="2"/>
          <w:sz w:val="24"/>
          <w:szCs w:val="24"/>
          <w:lang w:eastAsia="en-GB"/>
          <w14:ligatures w14:val="standardContextual"/>
        </w:rPr>
        <w:tab/>
      </w:r>
      <w:r w:rsidRPr="00DE3DAD">
        <w:rPr>
          <w:noProof/>
        </w:rPr>
        <w:t>The WCS shall be connected to the warm gas helium storage.</w:t>
      </w:r>
      <w:r>
        <w:rPr>
          <w:noProof/>
        </w:rPr>
        <w:tab/>
      </w:r>
      <w:r>
        <w:rPr>
          <w:noProof/>
        </w:rPr>
        <w:fldChar w:fldCharType="begin"/>
      </w:r>
      <w:r>
        <w:rPr>
          <w:noProof/>
        </w:rPr>
        <w:instrText xml:space="preserve"> PAGEREF _Toc198519261 \h </w:instrText>
      </w:r>
      <w:r>
        <w:rPr>
          <w:noProof/>
        </w:rPr>
      </w:r>
      <w:r>
        <w:rPr>
          <w:noProof/>
        </w:rPr>
        <w:fldChar w:fldCharType="separate"/>
      </w:r>
      <w:r>
        <w:rPr>
          <w:noProof/>
        </w:rPr>
        <w:t>39</w:t>
      </w:r>
      <w:r>
        <w:rPr>
          <w:noProof/>
        </w:rPr>
        <w:fldChar w:fldCharType="end"/>
      </w:r>
    </w:p>
    <w:p w14:paraId="30D564C0" w14:textId="24DC5C5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QQQ_0167.</w:t>
      </w:r>
      <w:r>
        <w:rPr>
          <w:rFonts w:asciiTheme="minorHAnsi" w:eastAsiaTheme="minorEastAsia" w:hAnsiTheme="minorHAnsi" w:cstheme="minorBidi"/>
          <w:noProof/>
          <w:kern w:val="2"/>
          <w:sz w:val="24"/>
          <w:szCs w:val="24"/>
          <w:lang w:eastAsia="en-GB"/>
          <w14:ligatures w14:val="standardContextual"/>
        </w:rPr>
        <w:tab/>
      </w:r>
      <w:r w:rsidRPr="00DE3DAD">
        <w:rPr>
          <w:noProof/>
        </w:rPr>
        <w:t>At least one by-pass valve shall be installed between VLP, LP and HP levels.</w:t>
      </w:r>
      <w:r>
        <w:rPr>
          <w:noProof/>
        </w:rPr>
        <w:tab/>
      </w:r>
      <w:r>
        <w:rPr>
          <w:noProof/>
        </w:rPr>
        <w:fldChar w:fldCharType="begin"/>
      </w:r>
      <w:r>
        <w:rPr>
          <w:noProof/>
        </w:rPr>
        <w:instrText xml:space="preserve"> PAGEREF _Toc198519262 \h </w:instrText>
      </w:r>
      <w:r>
        <w:rPr>
          <w:noProof/>
        </w:rPr>
      </w:r>
      <w:r>
        <w:rPr>
          <w:noProof/>
        </w:rPr>
        <w:fldChar w:fldCharType="separate"/>
      </w:r>
      <w:r>
        <w:rPr>
          <w:noProof/>
        </w:rPr>
        <w:t>39</w:t>
      </w:r>
      <w:r>
        <w:rPr>
          <w:noProof/>
        </w:rPr>
        <w:fldChar w:fldCharType="end"/>
      </w:r>
    </w:p>
    <w:p w14:paraId="0586E090" w14:textId="532FFB8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QQQ_0168.</w:t>
      </w:r>
      <w:r>
        <w:rPr>
          <w:rFonts w:asciiTheme="minorHAnsi" w:eastAsiaTheme="minorEastAsia" w:hAnsiTheme="minorHAnsi" w:cstheme="minorBidi"/>
          <w:noProof/>
          <w:kern w:val="2"/>
          <w:sz w:val="24"/>
          <w:szCs w:val="24"/>
          <w:lang w:eastAsia="en-GB"/>
          <w14:ligatures w14:val="standardContextual"/>
        </w:rPr>
        <w:tab/>
      </w:r>
      <w:r w:rsidRPr="00DE3DAD">
        <w:rPr>
          <w:noProof/>
        </w:rPr>
        <w:t>By-pass valve size shall allow the maximal flowrate of the compressors to pass.</w:t>
      </w:r>
      <w:r>
        <w:rPr>
          <w:noProof/>
        </w:rPr>
        <w:tab/>
      </w:r>
      <w:r>
        <w:rPr>
          <w:noProof/>
        </w:rPr>
        <w:fldChar w:fldCharType="begin"/>
      </w:r>
      <w:r>
        <w:rPr>
          <w:noProof/>
        </w:rPr>
        <w:instrText xml:space="preserve"> PAGEREF _Toc198519263 \h </w:instrText>
      </w:r>
      <w:r>
        <w:rPr>
          <w:noProof/>
        </w:rPr>
      </w:r>
      <w:r>
        <w:rPr>
          <w:noProof/>
        </w:rPr>
        <w:fldChar w:fldCharType="separate"/>
      </w:r>
      <w:r>
        <w:rPr>
          <w:noProof/>
        </w:rPr>
        <w:t>39</w:t>
      </w:r>
      <w:r>
        <w:rPr>
          <w:noProof/>
        </w:rPr>
        <w:fldChar w:fldCharType="end"/>
      </w:r>
    </w:p>
    <w:p w14:paraId="22619A61" w14:textId="2FBAA36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QQQ_0169.</w:t>
      </w:r>
      <w:r>
        <w:rPr>
          <w:rFonts w:asciiTheme="minorHAnsi" w:eastAsiaTheme="minorEastAsia" w:hAnsiTheme="minorHAnsi" w:cstheme="minorBidi"/>
          <w:noProof/>
          <w:kern w:val="2"/>
          <w:sz w:val="24"/>
          <w:szCs w:val="24"/>
          <w:lang w:eastAsia="en-GB"/>
          <w14:ligatures w14:val="standardContextual"/>
        </w:rPr>
        <w:tab/>
      </w:r>
      <w:r w:rsidRPr="00DE3DAD">
        <w:rPr>
          <w:noProof/>
        </w:rPr>
        <w:t>Two controls valves shall link the helium gas storage to the LP suction for the loading and to the HP discharge for unloading.</w:t>
      </w:r>
      <w:r>
        <w:rPr>
          <w:noProof/>
        </w:rPr>
        <w:tab/>
      </w:r>
      <w:r>
        <w:rPr>
          <w:noProof/>
        </w:rPr>
        <w:fldChar w:fldCharType="begin"/>
      </w:r>
      <w:r>
        <w:rPr>
          <w:noProof/>
        </w:rPr>
        <w:instrText xml:space="preserve"> PAGEREF _Toc198519264 \h </w:instrText>
      </w:r>
      <w:r>
        <w:rPr>
          <w:noProof/>
        </w:rPr>
      </w:r>
      <w:r>
        <w:rPr>
          <w:noProof/>
        </w:rPr>
        <w:fldChar w:fldCharType="separate"/>
      </w:r>
      <w:r>
        <w:rPr>
          <w:noProof/>
        </w:rPr>
        <w:t>39</w:t>
      </w:r>
      <w:r>
        <w:rPr>
          <w:noProof/>
        </w:rPr>
        <w:fldChar w:fldCharType="end"/>
      </w:r>
    </w:p>
    <w:p w14:paraId="156C3935" w14:textId="0CC7950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QQQ_0170.</w:t>
      </w:r>
      <w:r>
        <w:rPr>
          <w:rFonts w:asciiTheme="minorHAnsi" w:eastAsiaTheme="minorEastAsia" w:hAnsiTheme="minorHAnsi" w:cstheme="minorBidi"/>
          <w:noProof/>
          <w:kern w:val="2"/>
          <w:sz w:val="24"/>
          <w:szCs w:val="24"/>
          <w:lang w:eastAsia="en-GB"/>
          <w14:ligatures w14:val="standardContextual"/>
        </w:rPr>
        <w:tab/>
      </w:r>
      <w:r w:rsidRPr="00DE3DAD">
        <w:rPr>
          <w:noProof/>
        </w:rPr>
        <w:t>The HP unloading valve shall be installed downstream of the fine dust filter after the oil charcoal adsorber.</w:t>
      </w:r>
      <w:r>
        <w:rPr>
          <w:noProof/>
        </w:rPr>
        <w:tab/>
      </w:r>
      <w:r>
        <w:rPr>
          <w:noProof/>
        </w:rPr>
        <w:fldChar w:fldCharType="begin"/>
      </w:r>
      <w:r>
        <w:rPr>
          <w:noProof/>
        </w:rPr>
        <w:instrText xml:space="preserve"> PAGEREF _Toc198519265 \h </w:instrText>
      </w:r>
      <w:r>
        <w:rPr>
          <w:noProof/>
        </w:rPr>
      </w:r>
      <w:r>
        <w:rPr>
          <w:noProof/>
        </w:rPr>
        <w:fldChar w:fldCharType="separate"/>
      </w:r>
      <w:r>
        <w:rPr>
          <w:noProof/>
        </w:rPr>
        <w:t>39</w:t>
      </w:r>
      <w:r>
        <w:rPr>
          <w:noProof/>
        </w:rPr>
        <w:fldChar w:fldCharType="end"/>
      </w:r>
    </w:p>
    <w:p w14:paraId="73DB620B" w14:textId="260F10C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QQQ_0171.</w:t>
      </w:r>
      <w:r>
        <w:rPr>
          <w:rFonts w:asciiTheme="minorHAnsi" w:eastAsiaTheme="minorEastAsia" w:hAnsiTheme="minorHAnsi" w:cstheme="minorBidi"/>
          <w:noProof/>
          <w:kern w:val="2"/>
          <w:sz w:val="24"/>
          <w:szCs w:val="24"/>
          <w:lang w:eastAsia="en-GB"/>
          <w14:ligatures w14:val="standardContextual"/>
        </w:rPr>
        <w:tab/>
      </w:r>
      <w:r w:rsidRPr="00DE3DAD">
        <w:rPr>
          <w:noProof/>
        </w:rPr>
        <w:t>Connections with the QRB shall be performed via control valves located in the WCS building in order to prevent fast pressure variation.</w:t>
      </w:r>
      <w:r>
        <w:rPr>
          <w:noProof/>
        </w:rPr>
        <w:tab/>
      </w:r>
      <w:r>
        <w:rPr>
          <w:noProof/>
        </w:rPr>
        <w:fldChar w:fldCharType="begin"/>
      </w:r>
      <w:r>
        <w:rPr>
          <w:noProof/>
        </w:rPr>
        <w:instrText xml:space="preserve"> PAGEREF _Toc198519266 \h </w:instrText>
      </w:r>
      <w:r>
        <w:rPr>
          <w:noProof/>
        </w:rPr>
      </w:r>
      <w:r>
        <w:rPr>
          <w:noProof/>
        </w:rPr>
        <w:fldChar w:fldCharType="separate"/>
      </w:r>
      <w:r>
        <w:rPr>
          <w:noProof/>
        </w:rPr>
        <w:t>39</w:t>
      </w:r>
      <w:r>
        <w:rPr>
          <w:noProof/>
        </w:rPr>
        <w:fldChar w:fldCharType="end"/>
      </w:r>
    </w:p>
    <w:p w14:paraId="424D3E40" w14:textId="7A8C6F4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QQQ_0172.</w:t>
      </w:r>
      <w:r>
        <w:rPr>
          <w:rFonts w:asciiTheme="minorHAnsi" w:eastAsiaTheme="minorEastAsia" w:hAnsiTheme="minorHAnsi" w:cstheme="minorBidi"/>
          <w:noProof/>
          <w:kern w:val="2"/>
          <w:sz w:val="24"/>
          <w:szCs w:val="24"/>
          <w:lang w:eastAsia="en-GB"/>
          <w14:ligatures w14:val="standardContextual"/>
        </w:rPr>
        <w:tab/>
      </w:r>
      <w:r w:rsidRPr="00DE3DAD">
        <w:rPr>
          <w:noProof/>
        </w:rPr>
        <w:t>Helium lines connected to the suction and discharge sides of the compressors (for every compressor stage) shall be equipped with non-return valves which close when the compressor stops.</w:t>
      </w:r>
      <w:r>
        <w:rPr>
          <w:noProof/>
        </w:rPr>
        <w:tab/>
      </w:r>
      <w:r>
        <w:rPr>
          <w:noProof/>
        </w:rPr>
        <w:fldChar w:fldCharType="begin"/>
      </w:r>
      <w:r>
        <w:rPr>
          <w:noProof/>
        </w:rPr>
        <w:instrText xml:space="preserve"> PAGEREF _Toc198519267 \h </w:instrText>
      </w:r>
      <w:r>
        <w:rPr>
          <w:noProof/>
        </w:rPr>
      </w:r>
      <w:r>
        <w:rPr>
          <w:noProof/>
        </w:rPr>
        <w:fldChar w:fldCharType="separate"/>
      </w:r>
      <w:r>
        <w:rPr>
          <w:noProof/>
        </w:rPr>
        <w:t>39</w:t>
      </w:r>
      <w:r>
        <w:rPr>
          <w:noProof/>
        </w:rPr>
        <w:fldChar w:fldCharType="end"/>
      </w:r>
    </w:p>
    <w:p w14:paraId="2859F9A3" w14:textId="1E4888E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QQQ_0173.</w:t>
      </w:r>
      <w:r>
        <w:rPr>
          <w:rFonts w:asciiTheme="minorHAnsi" w:eastAsiaTheme="minorEastAsia" w:hAnsiTheme="minorHAnsi" w:cstheme="minorBidi"/>
          <w:noProof/>
          <w:kern w:val="2"/>
          <w:sz w:val="24"/>
          <w:szCs w:val="24"/>
          <w:lang w:eastAsia="en-GB"/>
          <w14:ligatures w14:val="standardContextual"/>
        </w:rPr>
        <w:tab/>
      </w:r>
      <w:r w:rsidRPr="00DE3DAD">
        <w:rPr>
          <w:noProof/>
        </w:rPr>
        <w:t>Each compressor noise shall not exceed 80 dB(A) at a 1 meter distance.</w:t>
      </w:r>
      <w:r>
        <w:rPr>
          <w:noProof/>
        </w:rPr>
        <w:tab/>
      </w:r>
      <w:r>
        <w:rPr>
          <w:noProof/>
        </w:rPr>
        <w:fldChar w:fldCharType="begin"/>
      </w:r>
      <w:r>
        <w:rPr>
          <w:noProof/>
        </w:rPr>
        <w:instrText xml:space="preserve"> PAGEREF _Toc198519268 \h </w:instrText>
      </w:r>
      <w:r>
        <w:rPr>
          <w:noProof/>
        </w:rPr>
      </w:r>
      <w:r>
        <w:rPr>
          <w:noProof/>
        </w:rPr>
        <w:fldChar w:fldCharType="separate"/>
      </w:r>
      <w:r>
        <w:rPr>
          <w:noProof/>
        </w:rPr>
        <w:t>39</w:t>
      </w:r>
      <w:r>
        <w:rPr>
          <w:noProof/>
        </w:rPr>
        <w:fldChar w:fldCharType="end"/>
      </w:r>
    </w:p>
    <w:p w14:paraId="1ECABAA2" w14:textId="2439F73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QQQ_0174.</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provide documents including values for the noise level of every compressor and every electrical motor drive according to the international standard for machine noise (Deliverable </w:t>
      </w:r>
      <w:r w:rsidRPr="00DE3DAD">
        <w:rPr>
          <w:b/>
          <w:bCs/>
          <w:i/>
          <w:iCs/>
          <w:noProof/>
          <w:color w:val="562873" w:themeColor="accent1"/>
        </w:rPr>
        <w:t>Error! Reference source not found.</w:t>
      </w:r>
      <w:r w:rsidRPr="00DE3DAD">
        <w:rPr>
          <w:noProof/>
        </w:rPr>
        <w:t xml:space="preserve"> after manufacturing tests and </w:t>
      </w:r>
      <w:r w:rsidRPr="00DE3DAD">
        <w:rPr>
          <w:b/>
          <w:bCs/>
          <w:i/>
          <w:iCs/>
          <w:noProof/>
          <w:color w:val="562873" w:themeColor="accent1"/>
        </w:rPr>
        <w:t>Error! Reference source not found.</w:t>
      </w:r>
      <w:r w:rsidRPr="00DE3DAD">
        <w:rPr>
          <w:noProof/>
        </w:rPr>
        <w:t xml:space="preserve"> after acceptance tests).</w:t>
      </w:r>
      <w:r>
        <w:rPr>
          <w:noProof/>
        </w:rPr>
        <w:tab/>
      </w:r>
      <w:r>
        <w:rPr>
          <w:noProof/>
        </w:rPr>
        <w:fldChar w:fldCharType="begin"/>
      </w:r>
      <w:r>
        <w:rPr>
          <w:noProof/>
        </w:rPr>
        <w:instrText xml:space="preserve"> PAGEREF _Toc198519269 \h </w:instrText>
      </w:r>
      <w:r>
        <w:rPr>
          <w:noProof/>
        </w:rPr>
      </w:r>
      <w:r>
        <w:rPr>
          <w:noProof/>
        </w:rPr>
        <w:fldChar w:fldCharType="separate"/>
      </w:r>
      <w:r>
        <w:rPr>
          <w:noProof/>
        </w:rPr>
        <w:t>39</w:t>
      </w:r>
      <w:r>
        <w:rPr>
          <w:noProof/>
        </w:rPr>
        <w:fldChar w:fldCharType="end"/>
      </w:r>
    </w:p>
    <w:p w14:paraId="62669937" w14:textId="6FCFBDD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QQQ_0175.</w:t>
      </w:r>
      <w:r>
        <w:rPr>
          <w:rFonts w:asciiTheme="minorHAnsi" w:eastAsiaTheme="minorEastAsia" w:hAnsiTheme="minorHAnsi" w:cstheme="minorBidi"/>
          <w:noProof/>
          <w:kern w:val="2"/>
          <w:sz w:val="24"/>
          <w:szCs w:val="24"/>
          <w:lang w:eastAsia="en-GB"/>
          <w14:ligatures w14:val="standardContextual"/>
        </w:rPr>
        <w:tab/>
      </w:r>
      <w:r w:rsidRPr="00DE3DAD">
        <w:rPr>
          <w:noProof/>
        </w:rPr>
        <w:t>The maximum allowable vibration levels for the compressors and rotating machines shall be in accordance with the ISO 2372 standard.</w:t>
      </w:r>
      <w:r>
        <w:rPr>
          <w:noProof/>
        </w:rPr>
        <w:tab/>
      </w:r>
      <w:r>
        <w:rPr>
          <w:noProof/>
        </w:rPr>
        <w:fldChar w:fldCharType="begin"/>
      </w:r>
      <w:r>
        <w:rPr>
          <w:noProof/>
        </w:rPr>
        <w:instrText xml:space="preserve"> PAGEREF _Toc198519270 \h </w:instrText>
      </w:r>
      <w:r>
        <w:rPr>
          <w:noProof/>
        </w:rPr>
      </w:r>
      <w:r>
        <w:rPr>
          <w:noProof/>
        </w:rPr>
        <w:fldChar w:fldCharType="separate"/>
      </w:r>
      <w:r>
        <w:rPr>
          <w:noProof/>
        </w:rPr>
        <w:t>40</w:t>
      </w:r>
      <w:r>
        <w:rPr>
          <w:noProof/>
        </w:rPr>
        <w:fldChar w:fldCharType="end"/>
      </w:r>
    </w:p>
    <w:p w14:paraId="1510ADF2" w14:textId="7BA299D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QQQ_0176.</w:t>
      </w:r>
      <w:r>
        <w:rPr>
          <w:rFonts w:asciiTheme="minorHAnsi" w:eastAsiaTheme="minorEastAsia" w:hAnsiTheme="minorHAnsi" w:cstheme="minorBidi"/>
          <w:noProof/>
          <w:kern w:val="2"/>
          <w:sz w:val="24"/>
          <w:szCs w:val="24"/>
          <w:lang w:eastAsia="en-GB"/>
          <w14:ligatures w14:val="standardContextual"/>
        </w:rPr>
        <w:tab/>
      </w:r>
      <w:r w:rsidRPr="00DE3DAD">
        <w:rPr>
          <w:noProof/>
        </w:rPr>
        <w:t>During the design phase, the Contractor shall submit report and calculation basis justifying all the guaranteed vibration levels for SCK CEN’s approval. During commissioning, the vibration level shall be measured by the Contractor using dedicated instruments for measuring vibrations following the ISO 2954 standard.</w:t>
      </w:r>
      <w:r>
        <w:rPr>
          <w:noProof/>
        </w:rPr>
        <w:tab/>
      </w:r>
      <w:r>
        <w:rPr>
          <w:noProof/>
        </w:rPr>
        <w:fldChar w:fldCharType="begin"/>
      </w:r>
      <w:r>
        <w:rPr>
          <w:noProof/>
        </w:rPr>
        <w:instrText xml:space="preserve"> PAGEREF _Toc198519271 \h </w:instrText>
      </w:r>
      <w:r>
        <w:rPr>
          <w:noProof/>
        </w:rPr>
      </w:r>
      <w:r>
        <w:rPr>
          <w:noProof/>
        </w:rPr>
        <w:fldChar w:fldCharType="separate"/>
      </w:r>
      <w:r>
        <w:rPr>
          <w:noProof/>
        </w:rPr>
        <w:t>40</w:t>
      </w:r>
      <w:r>
        <w:rPr>
          <w:noProof/>
        </w:rPr>
        <w:fldChar w:fldCharType="end"/>
      </w:r>
    </w:p>
    <w:p w14:paraId="3BEDE406" w14:textId="4974911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QQQ_0177.</w:t>
      </w:r>
      <w:r>
        <w:rPr>
          <w:rFonts w:asciiTheme="minorHAnsi" w:eastAsiaTheme="minorEastAsia" w:hAnsiTheme="minorHAnsi" w:cstheme="minorBidi"/>
          <w:noProof/>
          <w:kern w:val="2"/>
          <w:sz w:val="24"/>
          <w:szCs w:val="24"/>
          <w:lang w:eastAsia="en-GB"/>
          <w14:ligatures w14:val="standardContextual"/>
        </w:rPr>
        <w:tab/>
      </w:r>
      <w:r>
        <w:rPr>
          <w:noProof/>
        </w:rPr>
        <w:t>The total heat dissipated by the WCS to air shall remain below 120 kW.</w:t>
      </w:r>
      <w:r>
        <w:rPr>
          <w:noProof/>
        </w:rPr>
        <w:tab/>
      </w:r>
      <w:r>
        <w:rPr>
          <w:noProof/>
        </w:rPr>
        <w:fldChar w:fldCharType="begin"/>
      </w:r>
      <w:r>
        <w:rPr>
          <w:noProof/>
        </w:rPr>
        <w:instrText xml:space="preserve"> PAGEREF _Toc198519272 \h </w:instrText>
      </w:r>
      <w:r>
        <w:rPr>
          <w:noProof/>
        </w:rPr>
      </w:r>
      <w:r>
        <w:rPr>
          <w:noProof/>
        </w:rPr>
        <w:fldChar w:fldCharType="separate"/>
      </w:r>
      <w:r>
        <w:rPr>
          <w:noProof/>
        </w:rPr>
        <w:t>40</w:t>
      </w:r>
      <w:r>
        <w:rPr>
          <w:noProof/>
        </w:rPr>
        <w:fldChar w:fldCharType="end"/>
      </w:r>
    </w:p>
    <w:p w14:paraId="30517C1E" w14:textId="6E26656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QQQ_0178.</w:t>
      </w:r>
      <w:r>
        <w:rPr>
          <w:rFonts w:asciiTheme="minorHAnsi" w:eastAsiaTheme="minorEastAsia" w:hAnsiTheme="minorHAnsi" w:cstheme="minorBidi"/>
          <w:noProof/>
          <w:kern w:val="2"/>
          <w:sz w:val="24"/>
          <w:szCs w:val="24"/>
          <w:lang w:eastAsia="en-GB"/>
          <w14:ligatures w14:val="standardContextual"/>
        </w:rPr>
        <w:tab/>
      </w:r>
      <w:r w:rsidRPr="00DE3DAD">
        <w:rPr>
          <w:noProof/>
        </w:rPr>
        <w:t>The WCS shall have a local heat dissipation duct which</w:t>
      </w:r>
      <w:r>
        <w:rPr>
          <w:noProof/>
        </w:rPr>
        <w:tab/>
      </w:r>
      <w:r>
        <w:rPr>
          <w:noProof/>
        </w:rPr>
        <w:fldChar w:fldCharType="begin"/>
      </w:r>
      <w:r>
        <w:rPr>
          <w:noProof/>
        </w:rPr>
        <w:instrText xml:space="preserve"> PAGEREF _Toc198519273 \h </w:instrText>
      </w:r>
      <w:r>
        <w:rPr>
          <w:noProof/>
        </w:rPr>
      </w:r>
      <w:r>
        <w:rPr>
          <w:noProof/>
        </w:rPr>
        <w:fldChar w:fldCharType="separate"/>
      </w:r>
      <w:r>
        <w:rPr>
          <w:noProof/>
        </w:rPr>
        <w:t>40</w:t>
      </w:r>
      <w:r>
        <w:rPr>
          <w:noProof/>
        </w:rPr>
        <w:fldChar w:fldCharType="end"/>
      </w:r>
    </w:p>
    <w:p w14:paraId="41135EBE" w14:textId="7F869F1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QQQ_0179.</w:t>
      </w:r>
      <w:r>
        <w:rPr>
          <w:rFonts w:asciiTheme="minorHAnsi" w:eastAsiaTheme="minorEastAsia" w:hAnsiTheme="minorHAnsi" w:cstheme="minorBidi"/>
          <w:noProof/>
          <w:kern w:val="2"/>
          <w:sz w:val="24"/>
          <w:szCs w:val="24"/>
          <w:lang w:eastAsia="en-GB"/>
          <w14:ligatures w14:val="standardContextual"/>
        </w:rPr>
        <w:tab/>
      </w:r>
      <w:r w:rsidRPr="00DE3DAD">
        <w:rPr>
          <w:noProof/>
        </w:rPr>
        <w:t>The heat produced by the LP/HP compressors shall be at least 65 % recovered using the appropriate heat recovery water flow given by SCK CEN. The heat recovery system can only operate when needed on SCK CEN site.</w:t>
      </w:r>
      <w:r>
        <w:rPr>
          <w:noProof/>
        </w:rPr>
        <w:tab/>
      </w:r>
      <w:r>
        <w:rPr>
          <w:noProof/>
        </w:rPr>
        <w:fldChar w:fldCharType="begin"/>
      </w:r>
      <w:r>
        <w:rPr>
          <w:noProof/>
        </w:rPr>
        <w:instrText xml:space="preserve"> PAGEREF _Toc198519274 \h </w:instrText>
      </w:r>
      <w:r>
        <w:rPr>
          <w:noProof/>
        </w:rPr>
      </w:r>
      <w:r>
        <w:rPr>
          <w:noProof/>
        </w:rPr>
        <w:fldChar w:fldCharType="separate"/>
      </w:r>
      <w:r>
        <w:rPr>
          <w:noProof/>
        </w:rPr>
        <w:t>40</w:t>
      </w:r>
      <w:r>
        <w:rPr>
          <w:noProof/>
        </w:rPr>
        <w:fldChar w:fldCharType="end"/>
      </w:r>
    </w:p>
    <w:p w14:paraId="1F2682AE" w14:textId="3692A48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QQQ_0180.</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confirm the expected values concerning operating temperatures and percentage of possible heat recovery considering 27 °C as cooling water supply (</w:t>
      </w:r>
      <w:r w:rsidRPr="00DE3DAD">
        <w:rPr>
          <w:i/>
          <w:iCs/>
          <w:noProof/>
          <w:color w:val="562873" w:themeColor="accent1"/>
        </w:rPr>
        <w:t>3.4.4</w:t>
      </w:r>
      <w:r w:rsidRPr="00DE3DAD">
        <w:rPr>
          <w:noProof/>
        </w:rPr>
        <w:t>).</w:t>
      </w:r>
      <w:r>
        <w:rPr>
          <w:noProof/>
        </w:rPr>
        <w:tab/>
      </w:r>
      <w:r>
        <w:rPr>
          <w:noProof/>
        </w:rPr>
        <w:fldChar w:fldCharType="begin"/>
      </w:r>
      <w:r>
        <w:rPr>
          <w:noProof/>
        </w:rPr>
        <w:instrText xml:space="preserve"> PAGEREF _Toc198519275 \h </w:instrText>
      </w:r>
      <w:r>
        <w:rPr>
          <w:noProof/>
        </w:rPr>
      </w:r>
      <w:r>
        <w:rPr>
          <w:noProof/>
        </w:rPr>
        <w:fldChar w:fldCharType="separate"/>
      </w:r>
      <w:r>
        <w:rPr>
          <w:noProof/>
        </w:rPr>
        <w:t>40</w:t>
      </w:r>
      <w:r>
        <w:rPr>
          <w:noProof/>
        </w:rPr>
        <w:fldChar w:fldCharType="end"/>
      </w:r>
    </w:p>
    <w:p w14:paraId="23701704" w14:textId="475D90E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QQQ_0181.</w:t>
      </w:r>
      <w:r>
        <w:rPr>
          <w:rFonts w:asciiTheme="minorHAnsi" w:eastAsiaTheme="minorEastAsia" w:hAnsiTheme="minorHAnsi" w:cstheme="minorBidi"/>
          <w:noProof/>
          <w:kern w:val="2"/>
          <w:sz w:val="24"/>
          <w:szCs w:val="24"/>
          <w:lang w:eastAsia="en-GB"/>
          <w14:ligatures w14:val="standardContextual"/>
        </w:rPr>
        <w:tab/>
      </w:r>
      <w:r w:rsidRPr="00DE3DAD">
        <w:rPr>
          <w:noProof/>
        </w:rPr>
        <w:t>The size and the number of machines (at least three per compressor stage) used for each compressor stage shall be defined by the Contractor in order to allow the best adaptation to the various flows necessary according to the operation modes.</w:t>
      </w:r>
      <w:r>
        <w:rPr>
          <w:noProof/>
        </w:rPr>
        <w:tab/>
      </w:r>
      <w:r>
        <w:rPr>
          <w:noProof/>
        </w:rPr>
        <w:fldChar w:fldCharType="begin"/>
      </w:r>
      <w:r>
        <w:rPr>
          <w:noProof/>
        </w:rPr>
        <w:instrText xml:space="preserve"> PAGEREF _Toc198519276 \h </w:instrText>
      </w:r>
      <w:r>
        <w:rPr>
          <w:noProof/>
        </w:rPr>
      </w:r>
      <w:r>
        <w:rPr>
          <w:noProof/>
        </w:rPr>
        <w:fldChar w:fldCharType="separate"/>
      </w:r>
      <w:r>
        <w:rPr>
          <w:noProof/>
        </w:rPr>
        <w:t>41</w:t>
      </w:r>
      <w:r>
        <w:rPr>
          <w:noProof/>
        </w:rPr>
        <w:fldChar w:fldCharType="end"/>
      </w:r>
    </w:p>
    <w:p w14:paraId="1E2FCB13" w14:textId="71BCEC5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QQQ_0182.</w:t>
      </w:r>
      <w:r>
        <w:rPr>
          <w:rFonts w:asciiTheme="minorHAnsi" w:eastAsiaTheme="minorEastAsia" w:hAnsiTheme="minorHAnsi" w:cstheme="minorBidi"/>
          <w:noProof/>
          <w:kern w:val="2"/>
          <w:sz w:val="24"/>
          <w:szCs w:val="24"/>
          <w:lang w:eastAsia="en-GB"/>
          <w14:ligatures w14:val="standardContextual"/>
        </w:rPr>
        <w:tab/>
      </w:r>
      <w:r w:rsidRPr="00DE3DAD">
        <w:rPr>
          <w:noProof/>
        </w:rPr>
        <w:t>The LP/HP compressors shall be all identical to facilitate the maintenance and repair.</w:t>
      </w:r>
      <w:r>
        <w:rPr>
          <w:noProof/>
        </w:rPr>
        <w:tab/>
      </w:r>
      <w:r>
        <w:rPr>
          <w:noProof/>
        </w:rPr>
        <w:fldChar w:fldCharType="begin"/>
      </w:r>
      <w:r>
        <w:rPr>
          <w:noProof/>
        </w:rPr>
        <w:instrText xml:space="preserve"> PAGEREF _Toc198519277 \h </w:instrText>
      </w:r>
      <w:r>
        <w:rPr>
          <w:noProof/>
        </w:rPr>
      </w:r>
      <w:r>
        <w:rPr>
          <w:noProof/>
        </w:rPr>
        <w:fldChar w:fldCharType="separate"/>
      </w:r>
      <w:r>
        <w:rPr>
          <w:noProof/>
        </w:rPr>
        <w:t>41</w:t>
      </w:r>
      <w:r>
        <w:rPr>
          <w:noProof/>
        </w:rPr>
        <w:fldChar w:fldCharType="end"/>
      </w:r>
    </w:p>
    <w:p w14:paraId="2A8E4A7B" w14:textId="6396185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QQQ_0183.</w:t>
      </w:r>
      <w:r>
        <w:rPr>
          <w:rFonts w:asciiTheme="minorHAnsi" w:eastAsiaTheme="minorEastAsia" w:hAnsiTheme="minorHAnsi" w:cstheme="minorBidi"/>
          <w:noProof/>
          <w:kern w:val="2"/>
          <w:sz w:val="24"/>
          <w:szCs w:val="24"/>
          <w:lang w:eastAsia="en-GB"/>
          <w14:ligatures w14:val="standardContextual"/>
        </w:rPr>
        <w:tab/>
      </w:r>
      <w:r w:rsidRPr="00DE3DAD">
        <w:rPr>
          <w:noProof/>
        </w:rPr>
        <w:t>The supply voltage for the motors shall be 400V, 3Φ, 50 Hz.</w:t>
      </w:r>
      <w:r>
        <w:rPr>
          <w:noProof/>
        </w:rPr>
        <w:tab/>
      </w:r>
      <w:r>
        <w:rPr>
          <w:noProof/>
        </w:rPr>
        <w:fldChar w:fldCharType="begin"/>
      </w:r>
      <w:r>
        <w:rPr>
          <w:noProof/>
        </w:rPr>
        <w:instrText xml:space="preserve"> PAGEREF _Toc198519278 \h </w:instrText>
      </w:r>
      <w:r>
        <w:rPr>
          <w:noProof/>
        </w:rPr>
      </w:r>
      <w:r>
        <w:rPr>
          <w:noProof/>
        </w:rPr>
        <w:fldChar w:fldCharType="separate"/>
      </w:r>
      <w:r>
        <w:rPr>
          <w:noProof/>
        </w:rPr>
        <w:t>41</w:t>
      </w:r>
      <w:r>
        <w:rPr>
          <w:noProof/>
        </w:rPr>
        <w:fldChar w:fldCharType="end"/>
      </w:r>
    </w:p>
    <w:p w14:paraId="2FCC1B77" w14:textId="7BF7140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QQQ_0184.</w:t>
      </w:r>
      <w:r>
        <w:rPr>
          <w:rFonts w:asciiTheme="minorHAnsi" w:eastAsiaTheme="minorEastAsia" w:hAnsiTheme="minorHAnsi" w:cstheme="minorBidi"/>
          <w:noProof/>
          <w:kern w:val="2"/>
          <w:sz w:val="24"/>
          <w:szCs w:val="24"/>
          <w:lang w:eastAsia="en-GB"/>
          <w14:ligatures w14:val="standardContextual"/>
        </w:rPr>
        <w:tab/>
      </w:r>
      <w:r w:rsidRPr="00DE3DAD">
        <w:rPr>
          <w:noProof/>
        </w:rPr>
        <w:t>The drive between motor and compressor shaft shall be direct, with a dismountable shaft coupling.</w:t>
      </w:r>
      <w:r>
        <w:rPr>
          <w:noProof/>
        </w:rPr>
        <w:tab/>
      </w:r>
      <w:r>
        <w:rPr>
          <w:noProof/>
        </w:rPr>
        <w:fldChar w:fldCharType="begin"/>
      </w:r>
      <w:r>
        <w:rPr>
          <w:noProof/>
        </w:rPr>
        <w:instrText xml:space="preserve"> PAGEREF _Toc198519279 \h </w:instrText>
      </w:r>
      <w:r>
        <w:rPr>
          <w:noProof/>
        </w:rPr>
      </w:r>
      <w:r>
        <w:rPr>
          <w:noProof/>
        </w:rPr>
        <w:fldChar w:fldCharType="separate"/>
      </w:r>
      <w:r>
        <w:rPr>
          <w:noProof/>
        </w:rPr>
        <w:t>41</w:t>
      </w:r>
      <w:r>
        <w:rPr>
          <w:noProof/>
        </w:rPr>
        <w:fldChar w:fldCharType="end"/>
      </w:r>
    </w:p>
    <w:p w14:paraId="44466259" w14:textId="6655FBE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QQQ_0185.</w:t>
      </w:r>
      <w:r>
        <w:rPr>
          <w:rFonts w:asciiTheme="minorHAnsi" w:eastAsiaTheme="minorEastAsia" w:hAnsiTheme="minorHAnsi" w:cstheme="minorBidi"/>
          <w:noProof/>
          <w:kern w:val="2"/>
          <w:sz w:val="24"/>
          <w:szCs w:val="24"/>
          <w:lang w:eastAsia="en-GB"/>
          <w14:ligatures w14:val="standardContextual"/>
        </w:rPr>
        <w:tab/>
      </w:r>
      <w:r w:rsidRPr="00DE3DAD">
        <w:rPr>
          <w:noProof/>
        </w:rPr>
        <w:t>Oil-retention reservoirs shall be incorporated in the base frames of each compressor skid to handle the full oil content of the skid in case of pipe rupture.</w:t>
      </w:r>
      <w:r>
        <w:rPr>
          <w:noProof/>
        </w:rPr>
        <w:tab/>
      </w:r>
      <w:r>
        <w:rPr>
          <w:noProof/>
        </w:rPr>
        <w:fldChar w:fldCharType="begin"/>
      </w:r>
      <w:r>
        <w:rPr>
          <w:noProof/>
        </w:rPr>
        <w:instrText xml:space="preserve"> PAGEREF _Toc198519280 \h </w:instrText>
      </w:r>
      <w:r>
        <w:rPr>
          <w:noProof/>
        </w:rPr>
      </w:r>
      <w:r>
        <w:rPr>
          <w:noProof/>
        </w:rPr>
        <w:fldChar w:fldCharType="separate"/>
      </w:r>
      <w:r>
        <w:rPr>
          <w:noProof/>
        </w:rPr>
        <w:t>41</w:t>
      </w:r>
      <w:r>
        <w:rPr>
          <w:noProof/>
        </w:rPr>
        <w:fldChar w:fldCharType="end"/>
      </w:r>
    </w:p>
    <w:p w14:paraId="5B37BA0F" w14:textId="6067CF9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QQQ_0186.</w:t>
      </w:r>
      <w:r>
        <w:rPr>
          <w:rFonts w:asciiTheme="minorHAnsi" w:eastAsiaTheme="minorEastAsia" w:hAnsiTheme="minorHAnsi" w:cstheme="minorBidi"/>
          <w:noProof/>
          <w:kern w:val="2"/>
          <w:sz w:val="24"/>
          <w:szCs w:val="24"/>
          <w:lang w:eastAsia="en-GB"/>
          <w14:ligatures w14:val="standardContextual"/>
        </w:rPr>
        <w:tab/>
      </w:r>
      <w:r w:rsidRPr="00DE3DAD">
        <w:rPr>
          <w:noProof/>
        </w:rPr>
        <w:t>The compressor flow shall be adjustable by use of integrated slide valves.</w:t>
      </w:r>
      <w:r>
        <w:rPr>
          <w:noProof/>
        </w:rPr>
        <w:tab/>
      </w:r>
      <w:r>
        <w:rPr>
          <w:noProof/>
        </w:rPr>
        <w:fldChar w:fldCharType="begin"/>
      </w:r>
      <w:r>
        <w:rPr>
          <w:noProof/>
        </w:rPr>
        <w:instrText xml:space="preserve"> PAGEREF _Toc198519281 \h </w:instrText>
      </w:r>
      <w:r>
        <w:rPr>
          <w:noProof/>
        </w:rPr>
      </w:r>
      <w:r>
        <w:rPr>
          <w:noProof/>
        </w:rPr>
        <w:fldChar w:fldCharType="separate"/>
      </w:r>
      <w:r>
        <w:rPr>
          <w:noProof/>
        </w:rPr>
        <w:t>41</w:t>
      </w:r>
      <w:r>
        <w:rPr>
          <w:noProof/>
        </w:rPr>
        <w:fldChar w:fldCharType="end"/>
      </w:r>
    </w:p>
    <w:p w14:paraId="03E9C777" w14:textId="2E4B812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QQQ_0187.</w:t>
      </w:r>
      <w:r>
        <w:rPr>
          <w:rFonts w:asciiTheme="minorHAnsi" w:eastAsiaTheme="minorEastAsia" w:hAnsiTheme="minorHAnsi" w:cstheme="minorBidi"/>
          <w:noProof/>
          <w:kern w:val="2"/>
          <w:sz w:val="24"/>
          <w:szCs w:val="24"/>
          <w:lang w:eastAsia="en-GB"/>
          <w14:ligatures w14:val="standardContextual"/>
        </w:rPr>
        <w:tab/>
      </w:r>
      <w:r w:rsidRPr="00DE3DAD">
        <w:rPr>
          <w:noProof/>
        </w:rPr>
        <w:t>The compressor flow shall be adjustable by use of variable-frequency drive, with a frequency of 50 Hz to be used at the 2 K nominal operation mode.</w:t>
      </w:r>
      <w:r>
        <w:rPr>
          <w:noProof/>
        </w:rPr>
        <w:tab/>
      </w:r>
      <w:r>
        <w:rPr>
          <w:noProof/>
        </w:rPr>
        <w:fldChar w:fldCharType="begin"/>
      </w:r>
      <w:r>
        <w:rPr>
          <w:noProof/>
        </w:rPr>
        <w:instrText xml:space="preserve"> PAGEREF _Toc198519282 \h </w:instrText>
      </w:r>
      <w:r>
        <w:rPr>
          <w:noProof/>
        </w:rPr>
      </w:r>
      <w:r>
        <w:rPr>
          <w:noProof/>
        </w:rPr>
        <w:fldChar w:fldCharType="separate"/>
      </w:r>
      <w:r>
        <w:rPr>
          <w:noProof/>
        </w:rPr>
        <w:t>41</w:t>
      </w:r>
      <w:r>
        <w:rPr>
          <w:noProof/>
        </w:rPr>
        <w:fldChar w:fldCharType="end"/>
      </w:r>
    </w:p>
    <w:p w14:paraId="3A95D6EE" w14:textId="15461A0F"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In the offer, the Applicant shall state the number of LP/HP compressors.</w:t>
      </w:r>
      <w:r>
        <w:rPr>
          <w:noProof/>
        </w:rPr>
        <w:tab/>
      </w:r>
      <w:r>
        <w:rPr>
          <w:noProof/>
        </w:rPr>
        <w:fldChar w:fldCharType="begin"/>
      </w:r>
      <w:r>
        <w:rPr>
          <w:noProof/>
        </w:rPr>
        <w:instrText xml:space="preserve"> PAGEREF _Toc198519283 \h </w:instrText>
      </w:r>
      <w:r>
        <w:rPr>
          <w:noProof/>
        </w:rPr>
      </w:r>
      <w:r>
        <w:rPr>
          <w:noProof/>
        </w:rPr>
        <w:fldChar w:fldCharType="separate"/>
      </w:r>
      <w:r>
        <w:rPr>
          <w:noProof/>
        </w:rPr>
        <w:t>41</w:t>
      </w:r>
      <w:r>
        <w:rPr>
          <w:noProof/>
        </w:rPr>
        <w:fldChar w:fldCharType="end"/>
      </w:r>
    </w:p>
    <w:p w14:paraId="216332DE" w14:textId="72AE5B2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QQQ_0188.</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cooler shall be designed in accordance with the cooling water characteristics described in </w:t>
      </w:r>
      <w:r w:rsidRPr="00DE3DAD">
        <w:rPr>
          <w:i/>
          <w:iCs/>
          <w:noProof/>
          <w:color w:val="562873" w:themeColor="accent1"/>
        </w:rPr>
        <w:t>3.4.4</w:t>
      </w:r>
      <w:r w:rsidRPr="00DE3DAD">
        <w:rPr>
          <w:noProof/>
        </w:rPr>
        <w:t>.</w:t>
      </w:r>
      <w:r>
        <w:rPr>
          <w:noProof/>
        </w:rPr>
        <w:tab/>
      </w:r>
      <w:r>
        <w:rPr>
          <w:noProof/>
        </w:rPr>
        <w:fldChar w:fldCharType="begin"/>
      </w:r>
      <w:r>
        <w:rPr>
          <w:noProof/>
        </w:rPr>
        <w:instrText xml:space="preserve"> PAGEREF _Toc198519284 \h </w:instrText>
      </w:r>
      <w:r>
        <w:rPr>
          <w:noProof/>
        </w:rPr>
      </w:r>
      <w:r>
        <w:rPr>
          <w:noProof/>
        </w:rPr>
        <w:fldChar w:fldCharType="separate"/>
      </w:r>
      <w:r>
        <w:rPr>
          <w:noProof/>
        </w:rPr>
        <w:t>41</w:t>
      </w:r>
      <w:r>
        <w:rPr>
          <w:noProof/>
        </w:rPr>
        <w:fldChar w:fldCharType="end"/>
      </w:r>
    </w:p>
    <w:p w14:paraId="75A33048" w14:textId="7592D86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QQQ_0189.</w:t>
      </w:r>
      <w:r>
        <w:rPr>
          <w:rFonts w:asciiTheme="minorHAnsi" w:eastAsiaTheme="minorEastAsia" w:hAnsiTheme="minorHAnsi" w:cstheme="minorBidi"/>
          <w:noProof/>
          <w:kern w:val="2"/>
          <w:sz w:val="24"/>
          <w:szCs w:val="24"/>
          <w:lang w:eastAsia="en-GB"/>
          <w14:ligatures w14:val="standardContextual"/>
        </w:rPr>
        <w:tab/>
      </w:r>
      <w:r w:rsidRPr="00DE3DAD">
        <w:rPr>
          <w:noProof/>
        </w:rPr>
        <w:t>A manual or a thermostatic control valve shall be provided at the outlet of each cooler.</w:t>
      </w:r>
      <w:r>
        <w:rPr>
          <w:noProof/>
        </w:rPr>
        <w:tab/>
      </w:r>
      <w:r>
        <w:rPr>
          <w:noProof/>
        </w:rPr>
        <w:fldChar w:fldCharType="begin"/>
      </w:r>
      <w:r>
        <w:rPr>
          <w:noProof/>
        </w:rPr>
        <w:instrText xml:space="preserve"> PAGEREF _Toc198519285 \h </w:instrText>
      </w:r>
      <w:r>
        <w:rPr>
          <w:noProof/>
        </w:rPr>
      </w:r>
      <w:r>
        <w:rPr>
          <w:noProof/>
        </w:rPr>
        <w:fldChar w:fldCharType="separate"/>
      </w:r>
      <w:r>
        <w:rPr>
          <w:noProof/>
        </w:rPr>
        <w:t>41</w:t>
      </w:r>
      <w:r>
        <w:rPr>
          <w:noProof/>
        </w:rPr>
        <w:fldChar w:fldCharType="end"/>
      </w:r>
    </w:p>
    <w:p w14:paraId="10803EDC" w14:textId="79B051A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QQQ_0190.</w:t>
      </w:r>
      <w:r>
        <w:rPr>
          <w:rFonts w:asciiTheme="minorHAnsi" w:eastAsiaTheme="minorEastAsia" w:hAnsiTheme="minorHAnsi" w:cstheme="minorBidi"/>
          <w:noProof/>
          <w:kern w:val="2"/>
          <w:sz w:val="24"/>
          <w:szCs w:val="24"/>
          <w:lang w:eastAsia="en-GB"/>
          <w14:ligatures w14:val="standardContextual"/>
        </w:rPr>
        <w:tab/>
      </w:r>
      <w:r w:rsidRPr="00DE3DAD">
        <w:rPr>
          <w:noProof/>
        </w:rPr>
        <w:t>On the gas side, the coolers shall be equipped with purge valves for rinsing.</w:t>
      </w:r>
      <w:r>
        <w:rPr>
          <w:noProof/>
        </w:rPr>
        <w:tab/>
      </w:r>
      <w:r>
        <w:rPr>
          <w:noProof/>
        </w:rPr>
        <w:fldChar w:fldCharType="begin"/>
      </w:r>
      <w:r>
        <w:rPr>
          <w:noProof/>
        </w:rPr>
        <w:instrText xml:space="preserve"> PAGEREF _Toc198519286 \h </w:instrText>
      </w:r>
      <w:r>
        <w:rPr>
          <w:noProof/>
        </w:rPr>
      </w:r>
      <w:r>
        <w:rPr>
          <w:noProof/>
        </w:rPr>
        <w:fldChar w:fldCharType="separate"/>
      </w:r>
      <w:r>
        <w:rPr>
          <w:noProof/>
        </w:rPr>
        <w:t>41</w:t>
      </w:r>
      <w:r>
        <w:rPr>
          <w:noProof/>
        </w:rPr>
        <w:fldChar w:fldCharType="end"/>
      </w:r>
    </w:p>
    <w:p w14:paraId="22F82569" w14:textId="29E11C0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QQQ_0191.</w:t>
      </w:r>
      <w:r>
        <w:rPr>
          <w:rFonts w:asciiTheme="minorHAnsi" w:eastAsiaTheme="minorEastAsia" w:hAnsiTheme="minorHAnsi" w:cstheme="minorBidi"/>
          <w:noProof/>
          <w:kern w:val="2"/>
          <w:sz w:val="24"/>
          <w:szCs w:val="24"/>
          <w:lang w:eastAsia="en-GB"/>
          <w14:ligatures w14:val="standardContextual"/>
        </w:rPr>
        <w:tab/>
      </w:r>
      <w:r w:rsidRPr="00DE3DAD">
        <w:rPr>
          <w:noProof/>
        </w:rPr>
        <w:t>On the water side, valves to drain the water and to purge air shall be installed.</w:t>
      </w:r>
      <w:r>
        <w:rPr>
          <w:noProof/>
        </w:rPr>
        <w:tab/>
      </w:r>
      <w:r>
        <w:rPr>
          <w:noProof/>
        </w:rPr>
        <w:fldChar w:fldCharType="begin"/>
      </w:r>
      <w:r>
        <w:rPr>
          <w:noProof/>
        </w:rPr>
        <w:instrText xml:space="preserve"> PAGEREF _Toc198519287 \h </w:instrText>
      </w:r>
      <w:r>
        <w:rPr>
          <w:noProof/>
        </w:rPr>
      </w:r>
      <w:r>
        <w:rPr>
          <w:noProof/>
        </w:rPr>
        <w:fldChar w:fldCharType="separate"/>
      </w:r>
      <w:r>
        <w:rPr>
          <w:noProof/>
        </w:rPr>
        <w:t>41</w:t>
      </w:r>
      <w:r>
        <w:rPr>
          <w:noProof/>
        </w:rPr>
        <w:fldChar w:fldCharType="end"/>
      </w:r>
    </w:p>
    <w:p w14:paraId="24BFFC6C" w14:textId="277A5B0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QQQ_0192.</w:t>
      </w:r>
      <w:r>
        <w:rPr>
          <w:rFonts w:asciiTheme="minorHAnsi" w:eastAsiaTheme="minorEastAsia" w:hAnsiTheme="minorHAnsi" w:cstheme="minorBidi"/>
          <w:noProof/>
          <w:kern w:val="2"/>
          <w:sz w:val="24"/>
          <w:szCs w:val="24"/>
          <w:lang w:eastAsia="en-GB"/>
          <w14:ligatures w14:val="standardContextual"/>
        </w:rPr>
        <w:tab/>
      </w:r>
      <w:r w:rsidRPr="00DE3DAD">
        <w:rPr>
          <w:noProof/>
        </w:rPr>
        <w:t>A water manual shut off valve shall be set up at the inlet of each cooler.</w:t>
      </w:r>
      <w:r>
        <w:rPr>
          <w:noProof/>
        </w:rPr>
        <w:tab/>
      </w:r>
      <w:r>
        <w:rPr>
          <w:noProof/>
        </w:rPr>
        <w:fldChar w:fldCharType="begin"/>
      </w:r>
      <w:r>
        <w:rPr>
          <w:noProof/>
        </w:rPr>
        <w:instrText xml:space="preserve"> PAGEREF _Toc198519288 \h </w:instrText>
      </w:r>
      <w:r>
        <w:rPr>
          <w:noProof/>
        </w:rPr>
      </w:r>
      <w:r>
        <w:rPr>
          <w:noProof/>
        </w:rPr>
        <w:fldChar w:fldCharType="separate"/>
      </w:r>
      <w:r>
        <w:rPr>
          <w:noProof/>
        </w:rPr>
        <w:t>41</w:t>
      </w:r>
      <w:r>
        <w:rPr>
          <w:noProof/>
        </w:rPr>
        <w:fldChar w:fldCharType="end"/>
      </w:r>
    </w:p>
    <w:p w14:paraId="74437573" w14:textId="3D68054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QQQ_0193.</w:t>
      </w:r>
      <w:r>
        <w:rPr>
          <w:rFonts w:asciiTheme="minorHAnsi" w:eastAsiaTheme="minorEastAsia" w:hAnsiTheme="minorHAnsi" w:cstheme="minorBidi"/>
          <w:noProof/>
          <w:kern w:val="2"/>
          <w:sz w:val="24"/>
          <w:szCs w:val="24"/>
          <w:lang w:eastAsia="en-GB"/>
          <w14:ligatures w14:val="standardContextual"/>
        </w:rPr>
        <w:tab/>
      </w:r>
      <w:r w:rsidRPr="00DE3DAD">
        <w:rPr>
          <w:noProof/>
        </w:rPr>
        <w:t>For the first filling, the Contractor shall provide a suitable oil type for the commissioning and acceptance tests. The oil shall have the following purity rate:</w:t>
      </w:r>
      <w:r>
        <w:rPr>
          <w:noProof/>
        </w:rPr>
        <w:tab/>
      </w:r>
      <w:r>
        <w:rPr>
          <w:noProof/>
        </w:rPr>
        <w:fldChar w:fldCharType="begin"/>
      </w:r>
      <w:r>
        <w:rPr>
          <w:noProof/>
        </w:rPr>
        <w:instrText xml:space="preserve"> PAGEREF _Toc198519289 \h </w:instrText>
      </w:r>
      <w:r>
        <w:rPr>
          <w:noProof/>
        </w:rPr>
      </w:r>
      <w:r>
        <w:rPr>
          <w:noProof/>
        </w:rPr>
        <w:fldChar w:fldCharType="separate"/>
      </w:r>
      <w:r>
        <w:rPr>
          <w:noProof/>
        </w:rPr>
        <w:t>41</w:t>
      </w:r>
      <w:r>
        <w:rPr>
          <w:noProof/>
        </w:rPr>
        <w:fldChar w:fldCharType="end"/>
      </w:r>
    </w:p>
    <w:p w14:paraId="5AFDC226" w14:textId="632BA5A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QQQ_0194.</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give recommendation on oil preparation prior to fill for operation and after major maintenances.</w:t>
      </w:r>
      <w:r>
        <w:rPr>
          <w:noProof/>
        </w:rPr>
        <w:tab/>
      </w:r>
      <w:r>
        <w:rPr>
          <w:noProof/>
        </w:rPr>
        <w:fldChar w:fldCharType="begin"/>
      </w:r>
      <w:r>
        <w:rPr>
          <w:noProof/>
        </w:rPr>
        <w:instrText xml:space="preserve"> PAGEREF _Toc198519290 \h </w:instrText>
      </w:r>
      <w:r>
        <w:rPr>
          <w:noProof/>
        </w:rPr>
      </w:r>
      <w:r>
        <w:rPr>
          <w:noProof/>
        </w:rPr>
        <w:fldChar w:fldCharType="separate"/>
      </w:r>
      <w:r>
        <w:rPr>
          <w:noProof/>
        </w:rPr>
        <w:t>41</w:t>
      </w:r>
      <w:r>
        <w:rPr>
          <w:noProof/>
        </w:rPr>
        <w:fldChar w:fldCharType="end"/>
      </w:r>
    </w:p>
    <w:p w14:paraId="540E11EE" w14:textId="09D4E81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QQQ_0195.</w:t>
      </w:r>
      <w:r>
        <w:rPr>
          <w:rFonts w:asciiTheme="minorHAnsi" w:eastAsiaTheme="minorEastAsia" w:hAnsiTheme="minorHAnsi" w:cstheme="minorBidi"/>
          <w:noProof/>
          <w:kern w:val="2"/>
          <w:sz w:val="24"/>
          <w:szCs w:val="24"/>
          <w:lang w:eastAsia="en-GB"/>
          <w14:ligatures w14:val="standardContextual"/>
        </w:rPr>
        <w:tab/>
      </w:r>
      <w:r w:rsidRPr="00DE3DAD">
        <w:rPr>
          <w:noProof/>
        </w:rPr>
        <w:t>An autonomous oil-pump shall be provided for each compressor.</w:t>
      </w:r>
      <w:r>
        <w:rPr>
          <w:noProof/>
        </w:rPr>
        <w:tab/>
      </w:r>
      <w:r>
        <w:rPr>
          <w:noProof/>
        </w:rPr>
        <w:fldChar w:fldCharType="begin"/>
      </w:r>
      <w:r>
        <w:rPr>
          <w:noProof/>
        </w:rPr>
        <w:instrText xml:space="preserve"> PAGEREF _Toc198519291 \h </w:instrText>
      </w:r>
      <w:r>
        <w:rPr>
          <w:noProof/>
        </w:rPr>
      </w:r>
      <w:r>
        <w:rPr>
          <w:noProof/>
        </w:rPr>
        <w:fldChar w:fldCharType="separate"/>
      </w:r>
      <w:r>
        <w:rPr>
          <w:noProof/>
        </w:rPr>
        <w:t>41</w:t>
      </w:r>
      <w:r>
        <w:rPr>
          <w:noProof/>
        </w:rPr>
        <w:fldChar w:fldCharType="end"/>
      </w:r>
    </w:p>
    <w:p w14:paraId="3AD2C768" w14:textId="1F7BF83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QQQ_0196.</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upper part of the oil-retention vessel shall include a separator for oil droplets allowing to reduce the oil content of the helium at the outlet of each vessel to a level of impurity compatible with the Oil Removal System performance. </w:t>
      </w:r>
      <w:r>
        <w:rPr>
          <w:noProof/>
        </w:rPr>
        <w:tab/>
      </w:r>
      <w:r>
        <w:rPr>
          <w:noProof/>
        </w:rPr>
        <w:fldChar w:fldCharType="begin"/>
      </w:r>
      <w:r>
        <w:rPr>
          <w:noProof/>
        </w:rPr>
        <w:instrText xml:space="preserve"> PAGEREF _Toc198519292 \h </w:instrText>
      </w:r>
      <w:r>
        <w:rPr>
          <w:noProof/>
        </w:rPr>
      </w:r>
      <w:r>
        <w:rPr>
          <w:noProof/>
        </w:rPr>
        <w:fldChar w:fldCharType="separate"/>
      </w:r>
      <w:r>
        <w:rPr>
          <w:noProof/>
        </w:rPr>
        <w:t>42</w:t>
      </w:r>
      <w:r>
        <w:rPr>
          <w:noProof/>
        </w:rPr>
        <w:fldChar w:fldCharType="end"/>
      </w:r>
    </w:p>
    <w:p w14:paraId="4338A27E" w14:textId="6234BC2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QQQ_0197.</w:t>
      </w:r>
      <w:r>
        <w:rPr>
          <w:rFonts w:asciiTheme="minorHAnsi" w:eastAsiaTheme="minorEastAsia" w:hAnsiTheme="minorHAnsi" w:cstheme="minorBidi"/>
          <w:noProof/>
          <w:kern w:val="2"/>
          <w:sz w:val="24"/>
          <w:szCs w:val="24"/>
          <w:lang w:eastAsia="en-GB"/>
          <w14:ligatures w14:val="standardContextual"/>
        </w:rPr>
        <w:tab/>
      </w:r>
      <w:r w:rsidRPr="00DE3DAD">
        <w:rPr>
          <w:noProof/>
        </w:rPr>
        <w:t>The suction line of the oil pumps shall not be connected to the lowest point of the vessels.</w:t>
      </w:r>
      <w:r>
        <w:rPr>
          <w:noProof/>
        </w:rPr>
        <w:tab/>
      </w:r>
      <w:r>
        <w:rPr>
          <w:noProof/>
        </w:rPr>
        <w:fldChar w:fldCharType="begin"/>
      </w:r>
      <w:r>
        <w:rPr>
          <w:noProof/>
        </w:rPr>
        <w:instrText xml:space="preserve"> PAGEREF _Toc198519293 \h </w:instrText>
      </w:r>
      <w:r>
        <w:rPr>
          <w:noProof/>
        </w:rPr>
      </w:r>
      <w:r>
        <w:rPr>
          <w:noProof/>
        </w:rPr>
        <w:fldChar w:fldCharType="separate"/>
      </w:r>
      <w:r>
        <w:rPr>
          <w:noProof/>
        </w:rPr>
        <w:t>42</w:t>
      </w:r>
      <w:r>
        <w:rPr>
          <w:noProof/>
        </w:rPr>
        <w:fldChar w:fldCharType="end"/>
      </w:r>
    </w:p>
    <w:p w14:paraId="6EBEA113" w14:textId="3F548EF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QQQ_0198.</w:t>
      </w:r>
      <w:r>
        <w:rPr>
          <w:rFonts w:asciiTheme="minorHAnsi" w:eastAsiaTheme="minorEastAsia" w:hAnsiTheme="minorHAnsi" w:cstheme="minorBidi"/>
          <w:noProof/>
          <w:kern w:val="2"/>
          <w:sz w:val="24"/>
          <w:szCs w:val="24"/>
          <w:lang w:eastAsia="en-GB"/>
          <w14:ligatures w14:val="standardContextual"/>
        </w:rPr>
        <w:tab/>
      </w:r>
      <w:r w:rsidRPr="00DE3DAD">
        <w:rPr>
          <w:noProof/>
        </w:rPr>
        <w:t>The suction line of the oil purge and filling circuits shall be connected to the lowest point of the vessels.</w:t>
      </w:r>
      <w:r>
        <w:rPr>
          <w:noProof/>
        </w:rPr>
        <w:tab/>
      </w:r>
      <w:r>
        <w:rPr>
          <w:noProof/>
        </w:rPr>
        <w:fldChar w:fldCharType="begin"/>
      </w:r>
      <w:r>
        <w:rPr>
          <w:noProof/>
        </w:rPr>
        <w:instrText xml:space="preserve"> PAGEREF _Toc198519294 \h </w:instrText>
      </w:r>
      <w:r>
        <w:rPr>
          <w:noProof/>
        </w:rPr>
      </w:r>
      <w:r>
        <w:rPr>
          <w:noProof/>
        </w:rPr>
        <w:fldChar w:fldCharType="separate"/>
      </w:r>
      <w:r>
        <w:rPr>
          <w:noProof/>
        </w:rPr>
        <w:t>42</w:t>
      </w:r>
      <w:r>
        <w:rPr>
          <w:noProof/>
        </w:rPr>
        <w:fldChar w:fldCharType="end"/>
      </w:r>
    </w:p>
    <w:p w14:paraId="223645EC" w14:textId="41FAB67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QQQ_0199.</w:t>
      </w:r>
      <w:r>
        <w:rPr>
          <w:rFonts w:asciiTheme="minorHAnsi" w:eastAsiaTheme="minorEastAsia" w:hAnsiTheme="minorHAnsi" w:cstheme="minorBidi"/>
          <w:noProof/>
          <w:kern w:val="2"/>
          <w:sz w:val="24"/>
          <w:szCs w:val="24"/>
          <w:lang w:eastAsia="en-GB"/>
          <w14:ligatures w14:val="standardContextual"/>
        </w:rPr>
        <w:tab/>
      </w:r>
      <w:r w:rsidRPr="00DE3DAD">
        <w:rPr>
          <w:noProof/>
        </w:rPr>
        <w:t>Each retention vessel shall include heater for pre-heating the oil.</w:t>
      </w:r>
      <w:r>
        <w:rPr>
          <w:noProof/>
        </w:rPr>
        <w:tab/>
      </w:r>
      <w:r>
        <w:rPr>
          <w:noProof/>
        </w:rPr>
        <w:fldChar w:fldCharType="begin"/>
      </w:r>
      <w:r>
        <w:rPr>
          <w:noProof/>
        </w:rPr>
        <w:instrText xml:space="preserve"> PAGEREF _Toc198519295 \h </w:instrText>
      </w:r>
      <w:r>
        <w:rPr>
          <w:noProof/>
        </w:rPr>
      </w:r>
      <w:r>
        <w:rPr>
          <w:noProof/>
        </w:rPr>
        <w:fldChar w:fldCharType="separate"/>
      </w:r>
      <w:r>
        <w:rPr>
          <w:noProof/>
        </w:rPr>
        <w:t>42</w:t>
      </w:r>
      <w:r>
        <w:rPr>
          <w:noProof/>
        </w:rPr>
        <w:fldChar w:fldCharType="end"/>
      </w:r>
    </w:p>
    <w:p w14:paraId="1725377E" w14:textId="2407BBC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QQQ_0200.</w:t>
      </w:r>
      <w:r>
        <w:rPr>
          <w:rFonts w:asciiTheme="minorHAnsi" w:eastAsiaTheme="minorEastAsia" w:hAnsiTheme="minorHAnsi" w:cstheme="minorBidi"/>
          <w:noProof/>
          <w:kern w:val="2"/>
          <w:sz w:val="24"/>
          <w:szCs w:val="24"/>
          <w:lang w:eastAsia="en-GB"/>
          <w14:ligatures w14:val="standardContextual"/>
        </w:rPr>
        <w:tab/>
      </w:r>
      <w:r w:rsidRPr="00DE3DAD">
        <w:rPr>
          <w:noProof/>
        </w:rPr>
        <w:t>The oil pumps providing oil bearing, shaft seals and slide valves shall possess at the suction side, double oil filters mounted in parallel.</w:t>
      </w:r>
      <w:r>
        <w:rPr>
          <w:noProof/>
        </w:rPr>
        <w:tab/>
      </w:r>
      <w:r>
        <w:rPr>
          <w:noProof/>
        </w:rPr>
        <w:fldChar w:fldCharType="begin"/>
      </w:r>
      <w:r>
        <w:rPr>
          <w:noProof/>
        </w:rPr>
        <w:instrText xml:space="preserve"> PAGEREF _Toc198519296 \h </w:instrText>
      </w:r>
      <w:r>
        <w:rPr>
          <w:noProof/>
        </w:rPr>
      </w:r>
      <w:r>
        <w:rPr>
          <w:noProof/>
        </w:rPr>
        <w:fldChar w:fldCharType="separate"/>
      </w:r>
      <w:r>
        <w:rPr>
          <w:noProof/>
        </w:rPr>
        <w:t>42</w:t>
      </w:r>
      <w:r>
        <w:rPr>
          <w:noProof/>
        </w:rPr>
        <w:fldChar w:fldCharType="end"/>
      </w:r>
    </w:p>
    <w:p w14:paraId="09CE9E90" w14:textId="2298187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QQQ_0201.</w:t>
      </w:r>
      <w:r>
        <w:rPr>
          <w:rFonts w:asciiTheme="minorHAnsi" w:eastAsiaTheme="minorEastAsia" w:hAnsiTheme="minorHAnsi" w:cstheme="minorBidi"/>
          <w:noProof/>
          <w:kern w:val="2"/>
          <w:sz w:val="24"/>
          <w:szCs w:val="24"/>
          <w:lang w:eastAsia="en-GB"/>
          <w14:ligatures w14:val="standardContextual"/>
        </w:rPr>
        <w:tab/>
      </w:r>
      <w:r w:rsidRPr="00DE3DAD">
        <w:rPr>
          <w:noProof/>
        </w:rPr>
        <w:t>A fine oil filter shall set up at the injection of the compressor bearings and shaft seals.</w:t>
      </w:r>
      <w:r>
        <w:rPr>
          <w:noProof/>
        </w:rPr>
        <w:tab/>
      </w:r>
      <w:r>
        <w:rPr>
          <w:noProof/>
        </w:rPr>
        <w:fldChar w:fldCharType="begin"/>
      </w:r>
      <w:r>
        <w:rPr>
          <w:noProof/>
        </w:rPr>
        <w:instrText xml:space="preserve"> PAGEREF _Toc198519297 \h </w:instrText>
      </w:r>
      <w:r>
        <w:rPr>
          <w:noProof/>
        </w:rPr>
      </w:r>
      <w:r>
        <w:rPr>
          <w:noProof/>
        </w:rPr>
        <w:fldChar w:fldCharType="separate"/>
      </w:r>
      <w:r>
        <w:rPr>
          <w:noProof/>
        </w:rPr>
        <w:t>42</w:t>
      </w:r>
      <w:r>
        <w:rPr>
          <w:noProof/>
        </w:rPr>
        <w:fldChar w:fldCharType="end"/>
      </w:r>
    </w:p>
    <w:p w14:paraId="56A5C038" w14:textId="5311D23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QQQ_0202.</w:t>
      </w:r>
      <w:r>
        <w:rPr>
          <w:rFonts w:asciiTheme="minorHAnsi" w:eastAsiaTheme="minorEastAsia" w:hAnsiTheme="minorHAnsi" w:cstheme="minorBidi"/>
          <w:noProof/>
          <w:kern w:val="2"/>
          <w:sz w:val="24"/>
          <w:szCs w:val="24"/>
          <w:lang w:eastAsia="en-GB"/>
          <w14:ligatures w14:val="standardContextual"/>
        </w:rPr>
        <w:tab/>
      </w:r>
      <w:r w:rsidRPr="00DE3DAD">
        <w:rPr>
          <w:noProof/>
        </w:rPr>
        <w:t>A wire mesh filter (100 µm) shall be integrated in the oil-supply line for each screw compressor.</w:t>
      </w:r>
      <w:r>
        <w:rPr>
          <w:noProof/>
        </w:rPr>
        <w:tab/>
      </w:r>
      <w:r>
        <w:rPr>
          <w:noProof/>
        </w:rPr>
        <w:fldChar w:fldCharType="begin"/>
      </w:r>
      <w:r>
        <w:rPr>
          <w:noProof/>
        </w:rPr>
        <w:instrText xml:space="preserve"> PAGEREF _Toc198519298 \h </w:instrText>
      </w:r>
      <w:r>
        <w:rPr>
          <w:noProof/>
        </w:rPr>
      </w:r>
      <w:r>
        <w:rPr>
          <w:noProof/>
        </w:rPr>
        <w:fldChar w:fldCharType="separate"/>
      </w:r>
      <w:r>
        <w:rPr>
          <w:noProof/>
        </w:rPr>
        <w:t>42</w:t>
      </w:r>
      <w:r>
        <w:rPr>
          <w:noProof/>
        </w:rPr>
        <w:fldChar w:fldCharType="end"/>
      </w:r>
    </w:p>
    <w:p w14:paraId="2FCC103E" w14:textId="6B44270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QQQ_0203.</w:t>
      </w:r>
      <w:r>
        <w:rPr>
          <w:rFonts w:asciiTheme="minorHAnsi" w:eastAsiaTheme="minorEastAsia" w:hAnsiTheme="minorHAnsi" w:cstheme="minorBidi"/>
          <w:noProof/>
          <w:kern w:val="2"/>
          <w:sz w:val="24"/>
          <w:szCs w:val="24"/>
          <w:lang w:eastAsia="en-GB"/>
          <w14:ligatures w14:val="standardContextual"/>
        </w:rPr>
        <w:tab/>
      </w:r>
      <w:r w:rsidRPr="00DE3DAD">
        <w:rPr>
          <w:noProof/>
        </w:rPr>
        <w:t>Manual shut-off valves shall be installed upstream and downstream of each oil filter.</w:t>
      </w:r>
      <w:r>
        <w:rPr>
          <w:noProof/>
        </w:rPr>
        <w:tab/>
      </w:r>
      <w:r>
        <w:rPr>
          <w:noProof/>
        </w:rPr>
        <w:fldChar w:fldCharType="begin"/>
      </w:r>
      <w:r>
        <w:rPr>
          <w:noProof/>
        </w:rPr>
        <w:instrText xml:space="preserve"> PAGEREF _Toc198519299 \h </w:instrText>
      </w:r>
      <w:r>
        <w:rPr>
          <w:noProof/>
        </w:rPr>
      </w:r>
      <w:r>
        <w:rPr>
          <w:noProof/>
        </w:rPr>
        <w:fldChar w:fldCharType="separate"/>
      </w:r>
      <w:r>
        <w:rPr>
          <w:noProof/>
        </w:rPr>
        <w:t>42</w:t>
      </w:r>
      <w:r>
        <w:rPr>
          <w:noProof/>
        </w:rPr>
        <w:fldChar w:fldCharType="end"/>
      </w:r>
    </w:p>
    <w:p w14:paraId="4297E394" w14:textId="3B5D027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QQQ_0204.</w:t>
      </w:r>
      <w:r>
        <w:rPr>
          <w:rFonts w:asciiTheme="minorHAnsi" w:eastAsiaTheme="minorEastAsia" w:hAnsiTheme="minorHAnsi" w:cstheme="minorBidi"/>
          <w:noProof/>
          <w:kern w:val="2"/>
          <w:sz w:val="24"/>
          <w:szCs w:val="24"/>
          <w:lang w:eastAsia="en-GB"/>
          <w14:ligatures w14:val="standardContextual"/>
        </w:rPr>
        <w:tab/>
      </w:r>
      <w:r w:rsidRPr="00DE3DAD">
        <w:rPr>
          <w:noProof/>
        </w:rPr>
        <w:t>Each compressor shall be equipped with manual isolation valves in all connecting piping to allow isolation of all circuits for maintenance.</w:t>
      </w:r>
      <w:r>
        <w:rPr>
          <w:noProof/>
        </w:rPr>
        <w:tab/>
      </w:r>
      <w:r>
        <w:rPr>
          <w:noProof/>
        </w:rPr>
        <w:fldChar w:fldCharType="begin"/>
      </w:r>
      <w:r>
        <w:rPr>
          <w:noProof/>
        </w:rPr>
        <w:instrText xml:space="preserve"> PAGEREF _Toc198519300 \h </w:instrText>
      </w:r>
      <w:r>
        <w:rPr>
          <w:noProof/>
        </w:rPr>
      </w:r>
      <w:r>
        <w:rPr>
          <w:noProof/>
        </w:rPr>
        <w:fldChar w:fldCharType="separate"/>
      </w:r>
      <w:r>
        <w:rPr>
          <w:noProof/>
        </w:rPr>
        <w:t>42</w:t>
      </w:r>
      <w:r>
        <w:rPr>
          <w:noProof/>
        </w:rPr>
        <w:fldChar w:fldCharType="end"/>
      </w:r>
    </w:p>
    <w:p w14:paraId="5802826D" w14:textId="41B82E0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QQQ_0205.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design the purge system and slope piping in order to avoid oil migration to oil-free region.</w:t>
      </w:r>
      <w:r>
        <w:rPr>
          <w:noProof/>
        </w:rPr>
        <w:tab/>
      </w:r>
      <w:r>
        <w:rPr>
          <w:noProof/>
        </w:rPr>
        <w:fldChar w:fldCharType="begin"/>
      </w:r>
      <w:r>
        <w:rPr>
          <w:noProof/>
        </w:rPr>
        <w:instrText xml:space="preserve"> PAGEREF _Toc198519301 \h </w:instrText>
      </w:r>
      <w:r>
        <w:rPr>
          <w:noProof/>
        </w:rPr>
      </w:r>
      <w:r>
        <w:rPr>
          <w:noProof/>
        </w:rPr>
        <w:fldChar w:fldCharType="separate"/>
      </w:r>
      <w:r>
        <w:rPr>
          <w:noProof/>
        </w:rPr>
        <w:t>42</w:t>
      </w:r>
      <w:r>
        <w:rPr>
          <w:noProof/>
        </w:rPr>
        <w:fldChar w:fldCharType="end"/>
      </w:r>
    </w:p>
    <w:p w14:paraId="73526B62" w14:textId="7AC8A2A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QQQ_0206.</w:t>
      </w:r>
      <w:r>
        <w:rPr>
          <w:rFonts w:asciiTheme="minorHAnsi" w:eastAsiaTheme="minorEastAsia" w:hAnsiTheme="minorHAnsi" w:cstheme="minorBidi"/>
          <w:noProof/>
          <w:kern w:val="2"/>
          <w:sz w:val="24"/>
          <w:szCs w:val="24"/>
          <w:lang w:eastAsia="en-GB"/>
          <w14:ligatures w14:val="standardContextual"/>
        </w:rPr>
        <w:tab/>
      </w:r>
      <w:r w:rsidRPr="00DE3DAD">
        <w:rPr>
          <w:noProof/>
        </w:rPr>
        <w:t>Downstream HP primary oil removal system, minimum three coalescing filters shall be installed in series, with dimensions such that sufficiently low gas velocity is achieved through the filter elements for efficient coalescing.</w:t>
      </w:r>
      <w:r>
        <w:rPr>
          <w:noProof/>
        </w:rPr>
        <w:tab/>
      </w:r>
      <w:r>
        <w:rPr>
          <w:noProof/>
        </w:rPr>
        <w:fldChar w:fldCharType="begin"/>
      </w:r>
      <w:r>
        <w:rPr>
          <w:noProof/>
        </w:rPr>
        <w:instrText xml:space="preserve"> PAGEREF _Toc198519302 \h </w:instrText>
      </w:r>
      <w:r>
        <w:rPr>
          <w:noProof/>
        </w:rPr>
      </w:r>
      <w:r>
        <w:rPr>
          <w:noProof/>
        </w:rPr>
        <w:fldChar w:fldCharType="separate"/>
      </w:r>
      <w:r>
        <w:rPr>
          <w:noProof/>
        </w:rPr>
        <w:t>42</w:t>
      </w:r>
      <w:r>
        <w:rPr>
          <w:noProof/>
        </w:rPr>
        <w:fldChar w:fldCharType="end"/>
      </w:r>
    </w:p>
    <w:p w14:paraId="3BEE7BFF" w14:textId="5C3A6FE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QQQ_0207.</w:t>
      </w:r>
      <w:r>
        <w:rPr>
          <w:rFonts w:asciiTheme="minorHAnsi" w:eastAsiaTheme="minorEastAsia" w:hAnsiTheme="minorHAnsi" w:cstheme="minorBidi"/>
          <w:noProof/>
          <w:kern w:val="2"/>
          <w:sz w:val="24"/>
          <w:szCs w:val="24"/>
          <w:lang w:eastAsia="en-GB"/>
          <w14:ligatures w14:val="standardContextual"/>
        </w:rPr>
        <w:tab/>
      </w:r>
      <w:r w:rsidRPr="00DE3DAD">
        <w:rPr>
          <w:noProof/>
        </w:rPr>
        <w:t>The gas velocity shall be determined for the highest possible volumetric flow during the different phases of compressor operation, plus a 20% margin.</w:t>
      </w:r>
      <w:r>
        <w:rPr>
          <w:noProof/>
        </w:rPr>
        <w:tab/>
      </w:r>
      <w:r>
        <w:rPr>
          <w:noProof/>
        </w:rPr>
        <w:fldChar w:fldCharType="begin"/>
      </w:r>
      <w:r>
        <w:rPr>
          <w:noProof/>
        </w:rPr>
        <w:instrText xml:space="preserve"> PAGEREF _Toc198519303 \h </w:instrText>
      </w:r>
      <w:r>
        <w:rPr>
          <w:noProof/>
        </w:rPr>
      </w:r>
      <w:r>
        <w:rPr>
          <w:noProof/>
        </w:rPr>
        <w:fldChar w:fldCharType="separate"/>
      </w:r>
      <w:r>
        <w:rPr>
          <w:noProof/>
        </w:rPr>
        <w:t>42</w:t>
      </w:r>
      <w:r>
        <w:rPr>
          <w:noProof/>
        </w:rPr>
        <w:fldChar w:fldCharType="end"/>
      </w:r>
    </w:p>
    <w:p w14:paraId="4717C6F8" w14:textId="2356B8C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QQQ_0208.</w:t>
      </w:r>
      <w:r>
        <w:rPr>
          <w:rFonts w:asciiTheme="minorHAnsi" w:eastAsiaTheme="minorEastAsia" w:hAnsiTheme="minorHAnsi" w:cstheme="minorBidi"/>
          <w:noProof/>
          <w:kern w:val="2"/>
          <w:sz w:val="24"/>
          <w:szCs w:val="24"/>
          <w:lang w:eastAsia="en-GB"/>
          <w14:ligatures w14:val="standardContextual"/>
        </w:rPr>
        <w:tab/>
      </w:r>
      <w:r w:rsidRPr="00DE3DAD">
        <w:rPr>
          <w:noProof/>
        </w:rPr>
        <w:t>The coalescer arrangement and its seal construction shall be capable of withstanding compressor vibration.</w:t>
      </w:r>
      <w:r>
        <w:rPr>
          <w:noProof/>
        </w:rPr>
        <w:tab/>
      </w:r>
      <w:r>
        <w:rPr>
          <w:noProof/>
        </w:rPr>
        <w:fldChar w:fldCharType="begin"/>
      </w:r>
      <w:r>
        <w:rPr>
          <w:noProof/>
        </w:rPr>
        <w:instrText xml:space="preserve"> PAGEREF _Toc198519304 \h </w:instrText>
      </w:r>
      <w:r>
        <w:rPr>
          <w:noProof/>
        </w:rPr>
      </w:r>
      <w:r>
        <w:rPr>
          <w:noProof/>
        </w:rPr>
        <w:fldChar w:fldCharType="separate"/>
      </w:r>
      <w:r>
        <w:rPr>
          <w:noProof/>
        </w:rPr>
        <w:t>42</w:t>
      </w:r>
      <w:r>
        <w:rPr>
          <w:noProof/>
        </w:rPr>
        <w:fldChar w:fldCharType="end"/>
      </w:r>
    </w:p>
    <w:p w14:paraId="7638F00E" w14:textId="00057DC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QQQ_0209.</w:t>
      </w:r>
      <w:r>
        <w:rPr>
          <w:rFonts w:asciiTheme="minorHAnsi" w:eastAsiaTheme="minorEastAsia" w:hAnsiTheme="minorHAnsi" w:cstheme="minorBidi"/>
          <w:noProof/>
          <w:kern w:val="2"/>
          <w:sz w:val="24"/>
          <w:szCs w:val="24"/>
          <w:lang w:eastAsia="en-GB"/>
          <w14:ligatures w14:val="standardContextual"/>
        </w:rPr>
        <w:tab/>
      </w:r>
      <w:r w:rsidRPr="00DE3DAD">
        <w:rPr>
          <w:noProof/>
        </w:rPr>
        <w:t>All coalescers shall be equipped with stand pipe on which magnetic level indicator is positioned. Level is monitored locally and from the control system with high level alarms and shutdowns.</w:t>
      </w:r>
      <w:r>
        <w:rPr>
          <w:noProof/>
        </w:rPr>
        <w:tab/>
      </w:r>
      <w:r>
        <w:rPr>
          <w:noProof/>
        </w:rPr>
        <w:fldChar w:fldCharType="begin"/>
      </w:r>
      <w:r>
        <w:rPr>
          <w:noProof/>
        </w:rPr>
        <w:instrText xml:space="preserve"> PAGEREF _Toc198519305 \h </w:instrText>
      </w:r>
      <w:r>
        <w:rPr>
          <w:noProof/>
        </w:rPr>
      </w:r>
      <w:r>
        <w:rPr>
          <w:noProof/>
        </w:rPr>
        <w:fldChar w:fldCharType="separate"/>
      </w:r>
      <w:r>
        <w:rPr>
          <w:noProof/>
        </w:rPr>
        <w:t>43</w:t>
      </w:r>
      <w:r>
        <w:rPr>
          <w:noProof/>
        </w:rPr>
        <w:fldChar w:fldCharType="end"/>
      </w:r>
    </w:p>
    <w:p w14:paraId="015E52BC" w14:textId="2E74415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QQQ_0210.</w:t>
      </w:r>
      <w:r>
        <w:rPr>
          <w:rFonts w:asciiTheme="minorHAnsi" w:eastAsiaTheme="minorEastAsia" w:hAnsiTheme="minorHAnsi" w:cstheme="minorBidi"/>
          <w:noProof/>
          <w:kern w:val="2"/>
          <w:sz w:val="24"/>
          <w:szCs w:val="24"/>
          <w:lang w:eastAsia="en-GB"/>
          <w14:ligatures w14:val="standardContextual"/>
        </w:rPr>
        <w:tab/>
      </w:r>
      <w:r w:rsidRPr="00DE3DAD">
        <w:rPr>
          <w:noProof/>
        </w:rPr>
        <w:t>The oil collected from the first two coalescers is to be re-injected to the suction side of the LP/HP compressors. The automatic flush of oil from coalescer to compressor suction shall be carried out using a motorized valve controlled by the level indicator mentioned above.</w:t>
      </w:r>
      <w:r>
        <w:rPr>
          <w:noProof/>
        </w:rPr>
        <w:tab/>
      </w:r>
      <w:r>
        <w:rPr>
          <w:noProof/>
        </w:rPr>
        <w:fldChar w:fldCharType="begin"/>
      </w:r>
      <w:r>
        <w:rPr>
          <w:noProof/>
        </w:rPr>
        <w:instrText xml:space="preserve"> PAGEREF _Toc198519306 \h </w:instrText>
      </w:r>
      <w:r>
        <w:rPr>
          <w:noProof/>
        </w:rPr>
      </w:r>
      <w:r>
        <w:rPr>
          <w:noProof/>
        </w:rPr>
        <w:fldChar w:fldCharType="separate"/>
      </w:r>
      <w:r>
        <w:rPr>
          <w:noProof/>
        </w:rPr>
        <w:t>43</w:t>
      </w:r>
      <w:r>
        <w:rPr>
          <w:noProof/>
        </w:rPr>
        <w:fldChar w:fldCharType="end"/>
      </w:r>
    </w:p>
    <w:p w14:paraId="1A989D56" w14:textId="43B2A3B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QQQ_0211.</w:t>
      </w:r>
      <w:r>
        <w:rPr>
          <w:rFonts w:asciiTheme="minorHAnsi" w:eastAsiaTheme="minorEastAsia" w:hAnsiTheme="minorHAnsi" w:cstheme="minorBidi"/>
          <w:noProof/>
          <w:kern w:val="2"/>
          <w:sz w:val="24"/>
          <w:szCs w:val="24"/>
          <w:lang w:eastAsia="en-GB"/>
          <w14:ligatures w14:val="standardContextual"/>
        </w:rPr>
        <w:tab/>
      </w:r>
      <w:r w:rsidRPr="00DE3DAD">
        <w:rPr>
          <w:noProof/>
        </w:rPr>
        <w:t>The coalescers shall reduce the oil content of the stream to less than 40 ppb.</w:t>
      </w:r>
      <w:r>
        <w:rPr>
          <w:noProof/>
        </w:rPr>
        <w:tab/>
      </w:r>
      <w:r>
        <w:rPr>
          <w:noProof/>
        </w:rPr>
        <w:fldChar w:fldCharType="begin"/>
      </w:r>
      <w:r>
        <w:rPr>
          <w:noProof/>
        </w:rPr>
        <w:instrText xml:space="preserve"> PAGEREF _Toc198519307 \h </w:instrText>
      </w:r>
      <w:r>
        <w:rPr>
          <w:noProof/>
        </w:rPr>
      </w:r>
      <w:r>
        <w:rPr>
          <w:noProof/>
        </w:rPr>
        <w:fldChar w:fldCharType="separate"/>
      </w:r>
      <w:r>
        <w:rPr>
          <w:noProof/>
        </w:rPr>
        <w:t>43</w:t>
      </w:r>
      <w:r>
        <w:rPr>
          <w:noProof/>
        </w:rPr>
        <w:fldChar w:fldCharType="end"/>
      </w:r>
    </w:p>
    <w:p w14:paraId="6BD8B812" w14:textId="05E1B7D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QQQ_0212.</w:t>
      </w:r>
      <w:r>
        <w:rPr>
          <w:rFonts w:asciiTheme="minorHAnsi" w:eastAsiaTheme="minorEastAsia" w:hAnsiTheme="minorHAnsi" w:cstheme="minorBidi"/>
          <w:noProof/>
          <w:kern w:val="2"/>
          <w:sz w:val="24"/>
          <w:szCs w:val="24"/>
          <w:lang w:eastAsia="en-GB"/>
          <w14:ligatures w14:val="standardContextual"/>
        </w:rPr>
        <w:tab/>
      </w:r>
      <w:r w:rsidRPr="00DE3DAD">
        <w:rPr>
          <w:noProof/>
        </w:rPr>
        <w:t>The last coalescer operates as guard unit. Any confirmed sign of oil collected therein shall lead to a shutdown of the compressor station.</w:t>
      </w:r>
      <w:r>
        <w:rPr>
          <w:noProof/>
        </w:rPr>
        <w:tab/>
      </w:r>
      <w:r>
        <w:rPr>
          <w:noProof/>
        </w:rPr>
        <w:fldChar w:fldCharType="begin"/>
      </w:r>
      <w:r>
        <w:rPr>
          <w:noProof/>
        </w:rPr>
        <w:instrText xml:space="preserve"> PAGEREF _Toc198519308 \h </w:instrText>
      </w:r>
      <w:r>
        <w:rPr>
          <w:noProof/>
        </w:rPr>
      </w:r>
      <w:r>
        <w:rPr>
          <w:noProof/>
        </w:rPr>
        <w:fldChar w:fldCharType="separate"/>
      </w:r>
      <w:r>
        <w:rPr>
          <w:noProof/>
        </w:rPr>
        <w:t>43</w:t>
      </w:r>
      <w:r>
        <w:rPr>
          <w:noProof/>
        </w:rPr>
        <w:fldChar w:fldCharType="end"/>
      </w:r>
    </w:p>
    <w:p w14:paraId="741A68FC" w14:textId="65A9050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QQQ_0213.</w:t>
      </w:r>
      <w:r>
        <w:rPr>
          <w:rFonts w:asciiTheme="minorHAnsi" w:eastAsiaTheme="minorEastAsia" w:hAnsiTheme="minorHAnsi" w:cstheme="minorBidi"/>
          <w:noProof/>
          <w:kern w:val="2"/>
          <w:sz w:val="24"/>
          <w:szCs w:val="24"/>
          <w:lang w:eastAsia="en-GB"/>
          <w14:ligatures w14:val="standardContextual"/>
        </w:rPr>
        <w:tab/>
      </w:r>
      <w:r w:rsidRPr="00DE3DAD">
        <w:rPr>
          <w:noProof/>
        </w:rPr>
        <w:t>The charcoal oil adsorber shall be designed for a flow 20 % higher than the maximum compressor flow going to the cold box.</w:t>
      </w:r>
      <w:r>
        <w:rPr>
          <w:noProof/>
        </w:rPr>
        <w:tab/>
      </w:r>
      <w:r>
        <w:rPr>
          <w:noProof/>
        </w:rPr>
        <w:fldChar w:fldCharType="begin"/>
      </w:r>
      <w:r>
        <w:rPr>
          <w:noProof/>
        </w:rPr>
        <w:instrText xml:space="preserve"> PAGEREF _Toc198519309 \h </w:instrText>
      </w:r>
      <w:r>
        <w:rPr>
          <w:noProof/>
        </w:rPr>
      </w:r>
      <w:r>
        <w:rPr>
          <w:noProof/>
        </w:rPr>
        <w:fldChar w:fldCharType="separate"/>
      </w:r>
      <w:r>
        <w:rPr>
          <w:noProof/>
        </w:rPr>
        <w:t>43</w:t>
      </w:r>
      <w:r>
        <w:rPr>
          <w:noProof/>
        </w:rPr>
        <w:fldChar w:fldCharType="end"/>
      </w:r>
    </w:p>
    <w:p w14:paraId="343A7712" w14:textId="138E863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QQQ_0214.</w:t>
      </w:r>
      <w:r>
        <w:rPr>
          <w:rFonts w:asciiTheme="minorHAnsi" w:eastAsiaTheme="minorEastAsia" w:hAnsiTheme="minorHAnsi" w:cstheme="minorBidi"/>
          <w:noProof/>
          <w:kern w:val="2"/>
          <w:sz w:val="24"/>
          <w:szCs w:val="24"/>
          <w:lang w:eastAsia="en-GB"/>
          <w14:ligatures w14:val="standardContextual"/>
        </w:rPr>
        <w:tab/>
      </w:r>
      <w:r w:rsidRPr="00DE3DAD">
        <w:rPr>
          <w:noProof/>
        </w:rPr>
        <w:t>Only charcoal in the form of smooth pellets shall be used as adsorbent filling. No filling consisting of irregularly broken particles shall be accepted.</w:t>
      </w:r>
      <w:r>
        <w:rPr>
          <w:noProof/>
        </w:rPr>
        <w:tab/>
      </w:r>
      <w:r>
        <w:rPr>
          <w:noProof/>
        </w:rPr>
        <w:fldChar w:fldCharType="begin"/>
      </w:r>
      <w:r>
        <w:rPr>
          <w:noProof/>
        </w:rPr>
        <w:instrText xml:space="preserve"> PAGEREF _Toc198519310 \h </w:instrText>
      </w:r>
      <w:r>
        <w:rPr>
          <w:noProof/>
        </w:rPr>
      </w:r>
      <w:r>
        <w:rPr>
          <w:noProof/>
        </w:rPr>
        <w:fldChar w:fldCharType="separate"/>
      </w:r>
      <w:r>
        <w:rPr>
          <w:noProof/>
        </w:rPr>
        <w:t>43</w:t>
      </w:r>
      <w:r>
        <w:rPr>
          <w:noProof/>
        </w:rPr>
        <w:fldChar w:fldCharType="end"/>
      </w:r>
    </w:p>
    <w:p w14:paraId="41F6BA31" w14:textId="6A9994C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QQQ_0215.</w:t>
      </w:r>
      <w:r>
        <w:rPr>
          <w:rFonts w:asciiTheme="minorHAnsi" w:eastAsiaTheme="minorEastAsia" w:hAnsiTheme="minorHAnsi" w:cstheme="minorBidi"/>
          <w:noProof/>
          <w:kern w:val="2"/>
          <w:sz w:val="24"/>
          <w:szCs w:val="24"/>
          <w:lang w:eastAsia="en-GB"/>
          <w14:ligatures w14:val="standardContextual"/>
        </w:rPr>
        <w:tab/>
      </w:r>
      <w:r w:rsidRPr="00DE3DAD">
        <w:rPr>
          <w:noProof/>
        </w:rPr>
        <w:t>Charcoal shall be cleaned and dried by the Contractor to avoid dust and moisture.</w:t>
      </w:r>
      <w:r>
        <w:rPr>
          <w:noProof/>
        </w:rPr>
        <w:tab/>
      </w:r>
      <w:r>
        <w:rPr>
          <w:noProof/>
        </w:rPr>
        <w:fldChar w:fldCharType="begin"/>
      </w:r>
      <w:r>
        <w:rPr>
          <w:noProof/>
        </w:rPr>
        <w:instrText xml:space="preserve"> PAGEREF _Toc198519311 \h </w:instrText>
      </w:r>
      <w:r>
        <w:rPr>
          <w:noProof/>
        </w:rPr>
      </w:r>
      <w:r>
        <w:rPr>
          <w:noProof/>
        </w:rPr>
        <w:fldChar w:fldCharType="separate"/>
      </w:r>
      <w:r>
        <w:rPr>
          <w:noProof/>
        </w:rPr>
        <w:t>43</w:t>
      </w:r>
      <w:r>
        <w:rPr>
          <w:noProof/>
        </w:rPr>
        <w:fldChar w:fldCharType="end"/>
      </w:r>
    </w:p>
    <w:p w14:paraId="3151BCAC" w14:textId="7153FCE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QQQ_0216.</w:t>
      </w:r>
      <w:r>
        <w:rPr>
          <w:rFonts w:asciiTheme="minorHAnsi" w:eastAsiaTheme="minorEastAsia" w:hAnsiTheme="minorHAnsi" w:cstheme="minorBidi"/>
          <w:noProof/>
          <w:kern w:val="2"/>
          <w:sz w:val="24"/>
          <w:szCs w:val="24"/>
          <w:lang w:eastAsia="en-GB"/>
          <w14:ligatures w14:val="standardContextual"/>
        </w:rPr>
        <w:tab/>
      </w:r>
      <w:r w:rsidRPr="00DE3DAD">
        <w:rPr>
          <w:noProof/>
        </w:rPr>
        <w:t>The filling shall permit an operation time in the 2 K operation mode of at least 3 years without exceeding the guaranteed maximum outlet impurity of 10 ppb.</w:t>
      </w:r>
      <w:r>
        <w:rPr>
          <w:noProof/>
        </w:rPr>
        <w:tab/>
      </w:r>
      <w:r>
        <w:rPr>
          <w:noProof/>
        </w:rPr>
        <w:fldChar w:fldCharType="begin"/>
      </w:r>
      <w:r>
        <w:rPr>
          <w:noProof/>
        </w:rPr>
        <w:instrText xml:space="preserve"> PAGEREF _Toc198519312 \h </w:instrText>
      </w:r>
      <w:r>
        <w:rPr>
          <w:noProof/>
        </w:rPr>
      </w:r>
      <w:r>
        <w:rPr>
          <w:noProof/>
        </w:rPr>
        <w:fldChar w:fldCharType="separate"/>
      </w:r>
      <w:r>
        <w:rPr>
          <w:noProof/>
        </w:rPr>
        <w:t>43</w:t>
      </w:r>
      <w:r>
        <w:rPr>
          <w:noProof/>
        </w:rPr>
        <w:fldChar w:fldCharType="end"/>
      </w:r>
    </w:p>
    <w:p w14:paraId="27BFE847" w14:textId="24122E3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QQQ_0217.</w:t>
      </w:r>
      <w:r>
        <w:rPr>
          <w:rFonts w:asciiTheme="minorHAnsi" w:eastAsiaTheme="minorEastAsia" w:hAnsiTheme="minorHAnsi" w:cstheme="minorBidi"/>
          <w:noProof/>
          <w:kern w:val="2"/>
          <w:sz w:val="24"/>
          <w:szCs w:val="24"/>
          <w:lang w:eastAsia="en-GB"/>
          <w14:ligatures w14:val="standardContextual"/>
        </w:rPr>
        <w:tab/>
      </w:r>
      <w:r w:rsidRPr="00DE3DAD">
        <w:rPr>
          <w:noProof/>
        </w:rPr>
        <w:t>Contractor shall verify that the filling of the bed is regular and no preferred passages for the helium exist.</w:t>
      </w:r>
      <w:r>
        <w:rPr>
          <w:noProof/>
        </w:rPr>
        <w:tab/>
      </w:r>
      <w:r>
        <w:rPr>
          <w:noProof/>
        </w:rPr>
        <w:fldChar w:fldCharType="begin"/>
      </w:r>
      <w:r>
        <w:rPr>
          <w:noProof/>
        </w:rPr>
        <w:instrText xml:space="preserve"> PAGEREF _Toc198519313 \h </w:instrText>
      </w:r>
      <w:r>
        <w:rPr>
          <w:noProof/>
        </w:rPr>
      </w:r>
      <w:r>
        <w:rPr>
          <w:noProof/>
        </w:rPr>
        <w:fldChar w:fldCharType="separate"/>
      </w:r>
      <w:r>
        <w:rPr>
          <w:noProof/>
        </w:rPr>
        <w:t>43</w:t>
      </w:r>
      <w:r>
        <w:rPr>
          <w:noProof/>
        </w:rPr>
        <w:fldChar w:fldCharType="end"/>
      </w:r>
    </w:p>
    <w:p w14:paraId="083EC4D0" w14:textId="6374906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QQQ_0218.</w:t>
      </w:r>
      <w:r>
        <w:rPr>
          <w:rFonts w:asciiTheme="minorHAnsi" w:eastAsiaTheme="minorEastAsia" w:hAnsiTheme="minorHAnsi" w:cstheme="minorBidi"/>
          <w:noProof/>
          <w:kern w:val="2"/>
          <w:sz w:val="24"/>
          <w:szCs w:val="24"/>
          <w:lang w:eastAsia="en-GB"/>
          <w14:ligatures w14:val="standardContextual"/>
        </w:rPr>
        <w:tab/>
      </w:r>
      <w:r w:rsidRPr="00DE3DAD">
        <w:rPr>
          <w:noProof/>
        </w:rPr>
        <w:t>Contractor shall demonstrate (based on design and previous experiences) that movement of the adsorbent and the carry-over of dust particles is avoided.</w:t>
      </w:r>
      <w:r>
        <w:rPr>
          <w:noProof/>
        </w:rPr>
        <w:tab/>
      </w:r>
      <w:r>
        <w:rPr>
          <w:noProof/>
        </w:rPr>
        <w:fldChar w:fldCharType="begin"/>
      </w:r>
      <w:r>
        <w:rPr>
          <w:noProof/>
        </w:rPr>
        <w:instrText xml:space="preserve"> PAGEREF _Toc198519314 \h </w:instrText>
      </w:r>
      <w:r>
        <w:rPr>
          <w:noProof/>
        </w:rPr>
      </w:r>
      <w:r>
        <w:rPr>
          <w:noProof/>
        </w:rPr>
        <w:fldChar w:fldCharType="separate"/>
      </w:r>
      <w:r>
        <w:rPr>
          <w:noProof/>
        </w:rPr>
        <w:t>43</w:t>
      </w:r>
      <w:r>
        <w:rPr>
          <w:noProof/>
        </w:rPr>
        <w:fldChar w:fldCharType="end"/>
      </w:r>
    </w:p>
    <w:p w14:paraId="6B110AF2" w14:textId="2284B4D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QQQ_0219.</w:t>
      </w:r>
      <w:r>
        <w:rPr>
          <w:rFonts w:asciiTheme="minorHAnsi" w:eastAsiaTheme="minorEastAsia" w:hAnsiTheme="minorHAnsi" w:cstheme="minorBidi"/>
          <w:noProof/>
          <w:kern w:val="2"/>
          <w:sz w:val="24"/>
          <w:szCs w:val="24"/>
          <w:lang w:eastAsia="en-GB"/>
          <w14:ligatures w14:val="standardContextual"/>
        </w:rPr>
        <w:tab/>
      </w:r>
      <w:r w:rsidRPr="00DE3DAD">
        <w:rPr>
          <w:noProof/>
        </w:rPr>
        <w:t>The flow direction of the gas through the charcoal bed shall be from top to bottom.</w:t>
      </w:r>
      <w:r>
        <w:rPr>
          <w:noProof/>
        </w:rPr>
        <w:tab/>
      </w:r>
      <w:r>
        <w:rPr>
          <w:noProof/>
        </w:rPr>
        <w:fldChar w:fldCharType="begin"/>
      </w:r>
      <w:r>
        <w:rPr>
          <w:noProof/>
        </w:rPr>
        <w:instrText xml:space="preserve"> PAGEREF _Toc198519315 \h </w:instrText>
      </w:r>
      <w:r>
        <w:rPr>
          <w:noProof/>
        </w:rPr>
      </w:r>
      <w:r>
        <w:rPr>
          <w:noProof/>
        </w:rPr>
        <w:fldChar w:fldCharType="separate"/>
      </w:r>
      <w:r>
        <w:rPr>
          <w:noProof/>
        </w:rPr>
        <w:t>43</w:t>
      </w:r>
      <w:r>
        <w:rPr>
          <w:noProof/>
        </w:rPr>
        <w:fldChar w:fldCharType="end"/>
      </w:r>
    </w:p>
    <w:p w14:paraId="07DDC647" w14:textId="1A822AE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QQQ_0220.</w:t>
      </w:r>
      <w:r>
        <w:rPr>
          <w:rFonts w:asciiTheme="minorHAnsi" w:eastAsiaTheme="minorEastAsia" w:hAnsiTheme="minorHAnsi" w:cstheme="minorBidi"/>
          <w:noProof/>
          <w:kern w:val="2"/>
          <w:sz w:val="24"/>
          <w:szCs w:val="24"/>
          <w:lang w:eastAsia="en-GB"/>
          <w14:ligatures w14:val="standardContextual"/>
        </w:rPr>
        <w:tab/>
      </w:r>
      <w:r w:rsidRPr="00DE3DAD">
        <w:rPr>
          <w:noProof/>
        </w:rPr>
        <w:t>Any equipment necessary to fill the adsorber without degrading the adsorbent shall be supplied by Contractor.</w:t>
      </w:r>
      <w:r>
        <w:rPr>
          <w:noProof/>
        </w:rPr>
        <w:tab/>
      </w:r>
      <w:r>
        <w:rPr>
          <w:noProof/>
        </w:rPr>
        <w:fldChar w:fldCharType="begin"/>
      </w:r>
      <w:r>
        <w:rPr>
          <w:noProof/>
        </w:rPr>
        <w:instrText xml:space="preserve"> PAGEREF _Toc198519316 \h </w:instrText>
      </w:r>
      <w:r>
        <w:rPr>
          <w:noProof/>
        </w:rPr>
      </w:r>
      <w:r>
        <w:rPr>
          <w:noProof/>
        </w:rPr>
        <w:fldChar w:fldCharType="separate"/>
      </w:r>
      <w:r>
        <w:rPr>
          <w:noProof/>
        </w:rPr>
        <w:t>43</w:t>
      </w:r>
      <w:r>
        <w:rPr>
          <w:noProof/>
        </w:rPr>
        <w:fldChar w:fldCharType="end"/>
      </w:r>
    </w:p>
    <w:p w14:paraId="620C35AF" w14:textId="5EF1C2B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QQQ_0221.</w:t>
      </w:r>
      <w:r>
        <w:rPr>
          <w:rFonts w:asciiTheme="minorHAnsi" w:eastAsiaTheme="minorEastAsia" w:hAnsiTheme="minorHAnsi" w:cstheme="minorBidi"/>
          <w:noProof/>
          <w:kern w:val="2"/>
          <w:sz w:val="24"/>
          <w:szCs w:val="24"/>
          <w:lang w:eastAsia="en-GB"/>
          <w14:ligatures w14:val="standardContextual"/>
        </w:rPr>
        <w:tab/>
      </w:r>
      <w:r w:rsidRPr="00DE3DAD">
        <w:rPr>
          <w:noProof/>
        </w:rPr>
        <w:t>The heating unit necessary for the procedure of drying of the adsorbers shall be supplied by the Contractor.</w:t>
      </w:r>
      <w:r>
        <w:rPr>
          <w:noProof/>
        </w:rPr>
        <w:tab/>
      </w:r>
      <w:r>
        <w:rPr>
          <w:noProof/>
        </w:rPr>
        <w:fldChar w:fldCharType="begin"/>
      </w:r>
      <w:r>
        <w:rPr>
          <w:noProof/>
        </w:rPr>
        <w:instrText xml:space="preserve"> PAGEREF _Toc198519317 \h </w:instrText>
      </w:r>
      <w:r>
        <w:rPr>
          <w:noProof/>
        </w:rPr>
      </w:r>
      <w:r>
        <w:rPr>
          <w:noProof/>
        </w:rPr>
        <w:fldChar w:fldCharType="separate"/>
      </w:r>
      <w:r>
        <w:rPr>
          <w:noProof/>
        </w:rPr>
        <w:t>43</w:t>
      </w:r>
      <w:r>
        <w:rPr>
          <w:noProof/>
        </w:rPr>
        <w:fldChar w:fldCharType="end"/>
      </w:r>
    </w:p>
    <w:p w14:paraId="097454A4" w14:textId="121B7EA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QQQ_0222.</w:t>
      </w:r>
      <w:r>
        <w:rPr>
          <w:rFonts w:asciiTheme="minorHAnsi" w:eastAsiaTheme="minorEastAsia" w:hAnsiTheme="minorHAnsi" w:cstheme="minorBidi"/>
          <w:noProof/>
          <w:kern w:val="2"/>
          <w:sz w:val="24"/>
          <w:szCs w:val="24"/>
          <w:lang w:eastAsia="en-GB"/>
          <w14:ligatures w14:val="standardContextual"/>
        </w:rPr>
        <w:tab/>
      </w:r>
      <w:r w:rsidRPr="00DE3DAD">
        <w:rPr>
          <w:noProof/>
        </w:rPr>
        <w:t>The adsorber vessel shall be equipped with adequate thermal insulation in order to prevent from personal risk of burn on hot surfaces throughout the drying of the adsorber by means of hot nitrogen.</w:t>
      </w:r>
      <w:r>
        <w:rPr>
          <w:noProof/>
        </w:rPr>
        <w:tab/>
      </w:r>
      <w:r>
        <w:rPr>
          <w:noProof/>
        </w:rPr>
        <w:fldChar w:fldCharType="begin"/>
      </w:r>
      <w:r>
        <w:rPr>
          <w:noProof/>
        </w:rPr>
        <w:instrText xml:space="preserve"> PAGEREF _Toc198519318 \h </w:instrText>
      </w:r>
      <w:r>
        <w:rPr>
          <w:noProof/>
        </w:rPr>
      </w:r>
      <w:r>
        <w:rPr>
          <w:noProof/>
        </w:rPr>
        <w:fldChar w:fldCharType="separate"/>
      </w:r>
      <w:r>
        <w:rPr>
          <w:noProof/>
        </w:rPr>
        <w:t>43</w:t>
      </w:r>
      <w:r>
        <w:rPr>
          <w:noProof/>
        </w:rPr>
        <w:fldChar w:fldCharType="end"/>
      </w:r>
    </w:p>
    <w:p w14:paraId="4EDFD7CB" w14:textId="42A4F24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QQQ_0223.</w:t>
      </w:r>
      <w:r>
        <w:rPr>
          <w:rFonts w:asciiTheme="minorHAnsi" w:eastAsiaTheme="minorEastAsia" w:hAnsiTheme="minorHAnsi" w:cstheme="minorBidi"/>
          <w:noProof/>
          <w:kern w:val="2"/>
          <w:sz w:val="24"/>
          <w:szCs w:val="24"/>
          <w:lang w:eastAsia="en-GB"/>
          <w14:ligatures w14:val="standardContextual"/>
        </w:rPr>
        <w:tab/>
      </w:r>
      <w:r w:rsidRPr="00DE3DAD">
        <w:rPr>
          <w:noProof/>
        </w:rPr>
        <w:t>The helium dryer shall be designed for the full helium mass flow (HP total mass flow) contaminated up to 50 ppm by volume of water for a duration of 12 hours before regeneration.</w:t>
      </w:r>
      <w:r>
        <w:rPr>
          <w:noProof/>
        </w:rPr>
        <w:tab/>
      </w:r>
      <w:r>
        <w:rPr>
          <w:noProof/>
        </w:rPr>
        <w:fldChar w:fldCharType="begin"/>
      </w:r>
      <w:r>
        <w:rPr>
          <w:noProof/>
        </w:rPr>
        <w:instrText xml:space="preserve"> PAGEREF _Toc198519319 \h </w:instrText>
      </w:r>
      <w:r>
        <w:rPr>
          <w:noProof/>
        </w:rPr>
      </w:r>
      <w:r>
        <w:rPr>
          <w:noProof/>
        </w:rPr>
        <w:fldChar w:fldCharType="separate"/>
      </w:r>
      <w:r>
        <w:rPr>
          <w:noProof/>
        </w:rPr>
        <w:t>43</w:t>
      </w:r>
      <w:r>
        <w:rPr>
          <w:noProof/>
        </w:rPr>
        <w:fldChar w:fldCharType="end"/>
      </w:r>
    </w:p>
    <w:p w14:paraId="7C6653C5" w14:textId="73458C4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QQQ_0224.</w:t>
      </w:r>
      <w:r>
        <w:rPr>
          <w:rFonts w:asciiTheme="minorHAnsi" w:eastAsiaTheme="minorEastAsia" w:hAnsiTheme="minorHAnsi" w:cstheme="minorBidi"/>
          <w:noProof/>
          <w:kern w:val="2"/>
          <w:sz w:val="24"/>
          <w:szCs w:val="24"/>
          <w:lang w:eastAsia="en-GB"/>
          <w14:ligatures w14:val="standardContextual"/>
        </w:rPr>
        <w:tab/>
      </w:r>
      <w:r w:rsidRPr="00DE3DAD">
        <w:rPr>
          <w:noProof/>
        </w:rPr>
        <w:t>The capacity of the dryer shall remove water in the helium to a level of less than 1 ppm.</w:t>
      </w:r>
      <w:r>
        <w:rPr>
          <w:noProof/>
        </w:rPr>
        <w:tab/>
      </w:r>
      <w:r>
        <w:rPr>
          <w:noProof/>
        </w:rPr>
        <w:fldChar w:fldCharType="begin"/>
      </w:r>
      <w:r>
        <w:rPr>
          <w:noProof/>
        </w:rPr>
        <w:instrText xml:space="preserve"> PAGEREF _Toc198519320 \h </w:instrText>
      </w:r>
      <w:r>
        <w:rPr>
          <w:noProof/>
        </w:rPr>
      </w:r>
      <w:r>
        <w:rPr>
          <w:noProof/>
        </w:rPr>
        <w:fldChar w:fldCharType="separate"/>
      </w:r>
      <w:r>
        <w:rPr>
          <w:noProof/>
        </w:rPr>
        <w:t>43</w:t>
      </w:r>
      <w:r>
        <w:rPr>
          <w:noProof/>
        </w:rPr>
        <w:fldChar w:fldCharType="end"/>
      </w:r>
    </w:p>
    <w:p w14:paraId="7CA8A246" w14:textId="6434265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QQQ_0225.</w:t>
      </w:r>
      <w:r>
        <w:rPr>
          <w:rFonts w:asciiTheme="minorHAnsi" w:eastAsiaTheme="minorEastAsia" w:hAnsiTheme="minorHAnsi" w:cstheme="minorBidi"/>
          <w:noProof/>
          <w:kern w:val="2"/>
          <w:sz w:val="24"/>
          <w:szCs w:val="24"/>
          <w:lang w:eastAsia="en-GB"/>
          <w14:ligatures w14:val="standardContextual"/>
        </w:rPr>
        <w:tab/>
      </w:r>
      <w:r w:rsidRPr="00DE3DAD">
        <w:rPr>
          <w:noProof/>
        </w:rPr>
        <w:t>The dryer shall operate at the High Pressure of the WCS without generating a total pressure drop of more than 0.5 bar.</w:t>
      </w:r>
      <w:r>
        <w:rPr>
          <w:noProof/>
        </w:rPr>
        <w:tab/>
      </w:r>
      <w:r>
        <w:rPr>
          <w:noProof/>
        </w:rPr>
        <w:fldChar w:fldCharType="begin"/>
      </w:r>
      <w:r>
        <w:rPr>
          <w:noProof/>
        </w:rPr>
        <w:instrText xml:space="preserve"> PAGEREF _Toc198519321 \h </w:instrText>
      </w:r>
      <w:r>
        <w:rPr>
          <w:noProof/>
        </w:rPr>
      </w:r>
      <w:r>
        <w:rPr>
          <w:noProof/>
        </w:rPr>
        <w:fldChar w:fldCharType="separate"/>
      </w:r>
      <w:r>
        <w:rPr>
          <w:noProof/>
        </w:rPr>
        <w:t>44</w:t>
      </w:r>
      <w:r>
        <w:rPr>
          <w:noProof/>
        </w:rPr>
        <w:fldChar w:fldCharType="end"/>
      </w:r>
    </w:p>
    <w:p w14:paraId="6C66656B" w14:textId="10B204E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QQQ_0226.</w:t>
      </w:r>
      <w:r>
        <w:rPr>
          <w:rFonts w:asciiTheme="minorHAnsi" w:eastAsiaTheme="minorEastAsia" w:hAnsiTheme="minorHAnsi" w:cstheme="minorBidi"/>
          <w:noProof/>
          <w:kern w:val="2"/>
          <w:sz w:val="24"/>
          <w:szCs w:val="24"/>
          <w:lang w:eastAsia="en-GB"/>
          <w14:ligatures w14:val="standardContextual"/>
        </w:rPr>
        <w:tab/>
      </w:r>
      <w:r w:rsidRPr="00DE3DAD">
        <w:rPr>
          <w:noProof/>
        </w:rPr>
        <w:t>The total regeneration time shall not exceed 12 hours.</w:t>
      </w:r>
      <w:r>
        <w:rPr>
          <w:noProof/>
        </w:rPr>
        <w:tab/>
      </w:r>
      <w:r>
        <w:rPr>
          <w:noProof/>
        </w:rPr>
        <w:fldChar w:fldCharType="begin"/>
      </w:r>
      <w:r>
        <w:rPr>
          <w:noProof/>
        </w:rPr>
        <w:instrText xml:space="preserve"> PAGEREF _Toc198519322 \h </w:instrText>
      </w:r>
      <w:r>
        <w:rPr>
          <w:noProof/>
        </w:rPr>
      </w:r>
      <w:r>
        <w:rPr>
          <w:noProof/>
        </w:rPr>
        <w:fldChar w:fldCharType="separate"/>
      </w:r>
      <w:r>
        <w:rPr>
          <w:noProof/>
        </w:rPr>
        <w:t>44</w:t>
      </w:r>
      <w:r>
        <w:rPr>
          <w:noProof/>
        </w:rPr>
        <w:fldChar w:fldCharType="end"/>
      </w:r>
    </w:p>
    <w:p w14:paraId="2F4D9BCE" w14:textId="559F470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QQQ_0227.</w:t>
      </w:r>
      <w:r>
        <w:rPr>
          <w:rFonts w:asciiTheme="minorHAnsi" w:eastAsiaTheme="minorEastAsia" w:hAnsiTheme="minorHAnsi" w:cstheme="minorBidi"/>
          <w:noProof/>
          <w:kern w:val="2"/>
          <w:sz w:val="24"/>
          <w:szCs w:val="24"/>
          <w:lang w:eastAsia="en-GB"/>
          <w14:ligatures w14:val="standardContextual"/>
        </w:rPr>
        <w:tab/>
      </w:r>
      <w:r w:rsidRPr="00DE3DAD">
        <w:rPr>
          <w:noProof/>
        </w:rPr>
        <w:t>The helium dryer unit shall include inlet and outlet valves and a by-pass circuit. The regeneration shall be performed by circulation of warm and dry nitrogen gas.</w:t>
      </w:r>
      <w:r>
        <w:rPr>
          <w:noProof/>
        </w:rPr>
        <w:tab/>
      </w:r>
      <w:r>
        <w:rPr>
          <w:noProof/>
        </w:rPr>
        <w:fldChar w:fldCharType="begin"/>
      </w:r>
      <w:r>
        <w:rPr>
          <w:noProof/>
        </w:rPr>
        <w:instrText xml:space="preserve"> PAGEREF _Toc198519323 \h </w:instrText>
      </w:r>
      <w:r>
        <w:rPr>
          <w:noProof/>
        </w:rPr>
      </w:r>
      <w:r>
        <w:rPr>
          <w:noProof/>
        </w:rPr>
        <w:fldChar w:fldCharType="separate"/>
      </w:r>
      <w:r>
        <w:rPr>
          <w:noProof/>
        </w:rPr>
        <w:t>44</w:t>
      </w:r>
      <w:r>
        <w:rPr>
          <w:noProof/>
        </w:rPr>
        <w:fldChar w:fldCharType="end"/>
      </w:r>
    </w:p>
    <w:p w14:paraId="4F5EF0E5" w14:textId="02A5BF9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QQQ_0228.</w:t>
      </w:r>
      <w:r>
        <w:rPr>
          <w:rFonts w:asciiTheme="minorHAnsi" w:eastAsiaTheme="minorEastAsia" w:hAnsiTheme="minorHAnsi" w:cstheme="minorBidi"/>
          <w:noProof/>
          <w:kern w:val="2"/>
          <w:sz w:val="24"/>
          <w:szCs w:val="24"/>
          <w:lang w:eastAsia="en-GB"/>
          <w14:ligatures w14:val="standardContextual"/>
        </w:rPr>
        <w:tab/>
      </w:r>
      <w:r w:rsidRPr="00DE3DAD">
        <w:rPr>
          <w:noProof/>
        </w:rPr>
        <w:t>At the dryer outlet, a wire mesh filter of 30 µm shall be installed in order to trap particles of dryer adsorbent.</w:t>
      </w:r>
      <w:r>
        <w:rPr>
          <w:noProof/>
        </w:rPr>
        <w:tab/>
      </w:r>
      <w:r>
        <w:rPr>
          <w:noProof/>
        </w:rPr>
        <w:fldChar w:fldCharType="begin"/>
      </w:r>
      <w:r>
        <w:rPr>
          <w:noProof/>
        </w:rPr>
        <w:instrText xml:space="preserve"> PAGEREF _Toc198519324 \h </w:instrText>
      </w:r>
      <w:r>
        <w:rPr>
          <w:noProof/>
        </w:rPr>
      </w:r>
      <w:r>
        <w:rPr>
          <w:noProof/>
        </w:rPr>
        <w:fldChar w:fldCharType="separate"/>
      </w:r>
      <w:r>
        <w:rPr>
          <w:noProof/>
        </w:rPr>
        <w:t>44</w:t>
      </w:r>
      <w:r>
        <w:rPr>
          <w:noProof/>
        </w:rPr>
        <w:fldChar w:fldCharType="end"/>
      </w:r>
    </w:p>
    <w:p w14:paraId="084C70D7" w14:textId="6AFA376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QQQ_0229.</w:t>
      </w:r>
      <w:r>
        <w:rPr>
          <w:rFonts w:asciiTheme="minorHAnsi" w:eastAsiaTheme="minorEastAsia" w:hAnsiTheme="minorHAnsi" w:cstheme="minorBidi"/>
          <w:noProof/>
          <w:kern w:val="2"/>
          <w:sz w:val="24"/>
          <w:szCs w:val="24"/>
          <w:lang w:eastAsia="en-GB"/>
          <w14:ligatures w14:val="standardContextual"/>
        </w:rPr>
        <w:tab/>
      </w:r>
      <w:r w:rsidRPr="00DE3DAD">
        <w:rPr>
          <w:noProof/>
        </w:rPr>
        <w:t>As adsorbent material, a molecular sieve of alkali alumino-silicate (Zeolite) or equivalent is required. The necessary replacement frequency and associated procedure shall be provided by the Contractor.</w:t>
      </w:r>
      <w:r>
        <w:rPr>
          <w:noProof/>
        </w:rPr>
        <w:tab/>
      </w:r>
      <w:r>
        <w:rPr>
          <w:noProof/>
        </w:rPr>
        <w:fldChar w:fldCharType="begin"/>
      </w:r>
      <w:r>
        <w:rPr>
          <w:noProof/>
        </w:rPr>
        <w:instrText xml:space="preserve"> PAGEREF _Toc198519325 \h </w:instrText>
      </w:r>
      <w:r>
        <w:rPr>
          <w:noProof/>
        </w:rPr>
      </w:r>
      <w:r>
        <w:rPr>
          <w:noProof/>
        </w:rPr>
        <w:fldChar w:fldCharType="separate"/>
      </w:r>
      <w:r>
        <w:rPr>
          <w:noProof/>
        </w:rPr>
        <w:t>44</w:t>
      </w:r>
      <w:r>
        <w:rPr>
          <w:noProof/>
        </w:rPr>
        <w:fldChar w:fldCharType="end"/>
      </w:r>
    </w:p>
    <w:p w14:paraId="77918DF1" w14:textId="2469B11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QQQ_0230.</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shall include a recovery header for helium gas at room temperature and atmospheric pressure collecting safety valves and potentially for future external user.</w:t>
      </w:r>
      <w:r>
        <w:rPr>
          <w:noProof/>
        </w:rPr>
        <w:tab/>
      </w:r>
      <w:r>
        <w:rPr>
          <w:noProof/>
        </w:rPr>
        <w:fldChar w:fldCharType="begin"/>
      </w:r>
      <w:r>
        <w:rPr>
          <w:noProof/>
        </w:rPr>
        <w:instrText xml:space="preserve"> PAGEREF _Toc198519326 \h </w:instrText>
      </w:r>
      <w:r>
        <w:rPr>
          <w:noProof/>
        </w:rPr>
      </w:r>
      <w:r>
        <w:rPr>
          <w:noProof/>
        </w:rPr>
        <w:fldChar w:fldCharType="separate"/>
      </w:r>
      <w:r>
        <w:rPr>
          <w:noProof/>
        </w:rPr>
        <w:t>44</w:t>
      </w:r>
      <w:r>
        <w:rPr>
          <w:noProof/>
        </w:rPr>
        <w:fldChar w:fldCharType="end"/>
      </w:r>
    </w:p>
    <w:p w14:paraId="25FF4C57" w14:textId="40E8E68F"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Envisaged future external user amounts (future external helium users liquid supply by dewar and gaseous return) will be about 200 litres for initial cooldown and 50 litres/day while the relevant experimental setup is operational).</w:t>
      </w:r>
      <w:r>
        <w:rPr>
          <w:noProof/>
        </w:rPr>
        <w:tab/>
      </w:r>
      <w:r>
        <w:rPr>
          <w:noProof/>
        </w:rPr>
        <w:fldChar w:fldCharType="begin"/>
      </w:r>
      <w:r>
        <w:rPr>
          <w:noProof/>
        </w:rPr>
        <w:instrText xml:space="preserve"> PAGEREF _Toc198519327 \h </w:instrText>
      </w:r>
      <w:r>
        <w:rPr>
          <w:noProof/>
        </w:rPr>
      </w:r>
      <w:r>
        <w:rPr>
          <w:noProof/>
        </w:rPr>
        <w:fldChar w:fldCharType="separate"/>
      </w:r>
      <w:r>
        <w:rPr>
          <w:noProof/>
        </w:rPr>
        <w:t>44</w:t>
      </w:r>
      <w:r>
        <w:rPr>
          <w:noProof/>
        </w:rPr>
        <w:fldChar w:fldCharType="end"/>
      </w:r>
    </w:p>
    <w:p w14:paraId="4E206DC3" w14:textId="6FD24A7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QQQ_0231.</w:t>
      </w:r>
      <w:r>
        <w:rPr>
          <w:rFonts w:asciiTheme="minorHAnsi" w:eastAsiaTheme="minorEastAsia" w:hAnsiTheme="minorHAnsi" w:cstheme="minorBidi"/>
          <w:noProof/>
          <w:kern w:val="2"/>
          <w:sz w:val="24"/>
          <w:szCs w:val="24"/>
          <w:lang w:eastAsia="en-GB"/>
          <w14:ligatures w14:val="standardContextual"/>
        </w:rPr>
        <w:tab/>
      </w:r>
      <w:r w:rsidRPr="00DE3DAD">
        <w:rPr>
          <w:noProof/>
        </w:rPr>
        <w:t>This recovery header shall be connected to the LP of the warm compressors.</w:t>
      </w:r>
      <w:r>
        <w:rPr>
          <w:noProof/>
        </w:rPr>
        <w:tab/>
      </w:r>
      <w:r>
        <w:rPr>
          <w:noProof/>
        </w:rPr>
        <w:fldChar w:fldCharType="begin"/>
      </w:r>
      <w:r>
        <w:rPr>
          <w:noProof/>
        </w:rPr>
        <w:instrText xml:space="preserve"> PAGEREF _Toc198519328 \h </w:instrText>
      </w:r>
      <w:r>
        <w:rPr>
          <w:noProof/>
        </w:rPr>
      </w:r>
      <w:r>
        <w:rPr>
          <w:noProof/>
        </w:rPr>
        <w:fldChar w:fldCharType="separate"/>
      </w:r>
      <w:r>
        <w:rPr>
          <w:noProof/>
        </w:rPr>
        <w:t>44</w:t>
      </w:r>
      <w:r>
        <w:rPr>
          <w:noProof/>
        </w:rPr>
        <w:fldChar w:fldCharType="end"/>
      </w:r>
    </w:p>
    <w:p w14:paraId="4D1FA89B" w14:textId="5BB678D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QQQ_0232.</w:t>
      </w:r>
      <w:r>
        <w:rPr>
          <w:rFonts w:asciiTheme="minorHAnsi" w:eastAsiaTheme="minorEastAsia" w:hAnsiTheme="minorHAnsi" w:cstheme="minorBidi"/>
          <w:noProof/>
          <w:kern w:val="2"/>
          <w:sz w:val="24"/>
          <w:szCs w:val="24"/>
          <w:lang w:eastAsia="en-GB"/>
          <w14:ligatures w14:val="standardContextual"/>
        </w:rPr>
        <w:tab/>
      </w:r>
      <w:r w:rsidRPr="00DE3DAD">
        <w:rPr>
          <w:noProof/>
        </w:rPr>
        <w:t>The pressure and mass flow through the recovery header shall be permanently measured.</w:t>
      </w:r>
      <w:r>
        <w:rPr>
          <w:noProof/>
        </w:rPr>
        <w:tab/>
      </w:r>
      <w:r>
        <w:rPr>
          <w:noProof/>
        </w:rPr>
        <w:fldChar w:fldCharType="begin"/>
      </w:r>
      <w:r>
        <w:rPr>
          <w:noProof/>
        </w:rPr>
        <w:instrText xml:space="preserve"> PAGEREF _Toc198519329 \h </w:instrText>
      </w:r>
      <w:r>
        <w:rPr>
          <w:noProof/>
        </w:rPr>
      </w:r>
      <w:r>
        <w:rPr>
          <w:noProof/>
        </w:rPr>
        <w:fldChar w:fldCharType="separate"/>
      </w:r>
      <w:r>
        <w:rPr>
          <w:noProof/>
        </w:rPr>
        <w:t>44</w:t>
      </w:r>
      <w:r>
        <w:rPr>
          <w:noProof/>
        </w:rPr>
        <w:fldChar w:fldCharType="end"/>
      </w:r>
    </w:p>
    <w:p w14:paraId="5294292F" w14:textId="78912EE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QQQ_0233.</w:t>
      </w:r>
      <w:r>
        <w:rPr>
          <w:rFonts w:asciiTheme="minorHAnsi" w:eastAsiaTheme="minorEastAsia" w:hAnsiTheme="minorHAnsi" w:cstheme="minorBidi"/>
          <w:noProof/>
          <w:kern w:val="2"/>
          <w:sz w:val="24"/>
          <w:szCs w:val="24"/>
          <w:lang w:eastAsia="en-GB"/>
          <w14:ligatures w14:val="standardContextual"/>
        </w:rPr>
        <w:tab/>
      </w:r>
      <w:r w:rsidRPr="00DE3DAD">
        <w:rPr>
          <w:noProof/>
        </w:rPr>
        <w:t>The possibility to connect in the future to a recovery gas bag and external purification system shall exist. The Contractor shall make recommendation on required external purification system, or as a minimum specify the limits (in terms of impurities) to avoid negative impact on the main QPLANT function.</w:t>
      </w:r>
      <w:r>
        <w:rPr>
          <w:noProof/>
        </w:rPr>
        <w:tab/>
      </w:r>
      <w:r>
        <w:rPr>
          <w:noProof/>
        </w:rPr>
        <w:fldChar w:fldCharType="begin"/>
      </w:r>
      <w:r>
        <w:rPr>
          <w:noProof/>
        </w:rPr>
        <w:instrText xml:space="preserve"> PAGEREF _Toc198519330 \h </w:instrText>
      </w:r>
      <w:r>
        <w:rPr>
          <w:noProof/>
        </w:rPr>
      </w:r>
      <w:r>
        <w:rPr>
          <w:noProof/>
        </w:rPr>
        <w:fldChar w:fldCharType="separate"/>
      </w:r>
      <w:r>
        <w:rPr>
          <w:noProof/>
        </w:rPr>
        <w:t>44</w:t>
      </w:r>
      <w:r>
        <w:rPr>
          <w:noProof/>
        </w:rPr>
        <w:fldChar w:fldCharType="end"/>
      </w:r>
    </w:p>
    <w:p w14:paraId="18FCD8FA" w14:textId="4549795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QQQ_0234.</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install at least the following gas filters:</w:t>
      </w:r>
      <w:r>
        <w:rPr>
          <w:noProof/>
        </w:rPr>
        <w:tab/>
      </w:r>
      <w:r>
        <w:rPr>
          <w:noProof/>
        </w:rPr>
        <w:fldChar w:fldCharType="begin"/>
      </w:r>
      <w:r>
        <w:rPr>
          <w:noProof/>
        </w:rPr>
        <w:instrText xml:space="preserve"> PAGEREF _Toc198519331 \h </w:instrText>
      </w:r>
      <w:r>
        <w:rPr>
          <w:noProof/>
        </w:rPr>
      </w:r>
      <w:r>
        <w:rPr>
          <w:noProof/>
        </w:rPr>
        <w:fldChar w:fldCharType="separate"/>
      </w:r>
      <w:r>
        <w:rPr>
          <w:noProof/>
        </w:rPr>
        <w:t>44</w:t>
      </w:r>
      <w:r>
        <w:rPr>
          <w:noProof/>
        </w:rPr>
        <w:fldChar w:fldCharType="end"/>
      </w:r>
    </w:p>
    <w:p w14:paraId="371CADB0" w14:textId="6B1ADD4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submit to SCK CEN for approval all measuring points necessary for operation and protection of the equipment.</w:t>
      </w:r>
      <w:r>
        <w:rPr>
          <w:noProof/>
        </w:rPr>
        <w:tab/>
      </w:r>
      <w:r>
        <w:rPr>
          <w:noProof/>
        </w:rPr>
        <w:fldChar w:fldCharType="begin"/>
      </w:r>
      <w:r>
        <w:rPr>
          <w:noProof/>
        </w:rPr>
        <w:instrText xml:space="preserve"> PAGEREF _Toc198519332 \h </w:instrText>
      </w:r>
      <w:r>
        <w:rPr>
          <w:noProof/>
        </w:rPr>
      </w:r>
      <w:r>
        <w:rPr>
          <w:noProof/>
        </w:rPr>
        <w:fldChar w:fldCharType="separate"/>
      </w:r>
      <w:r>
        <w:rPr>
          <w:noProof/>
        </w:rPr>
        <w:t>44</w:t>
      </w:r>
      <w:r>
        <w:rPr>
          <w:noProof/>
        </w:rPr>
        <w:fldChar w:fldCharType="end"/>
      </w:r>
    </w:p>
    <w:p w14:paraId="623FFB9F" w14:textId="6385DFD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QQQ_0236.</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At least the measuring points defined by </w:t>
      </w:r>
      <w:r>
        <w:rPr>
          <w:noProof/>
        </w:rPr>
        <w:t>Table 7</w:t>
      </w:r>
      <w:r w:rsidRPr="00DE3DAD">
        <w:rPr>
          <w:noProof/>
        </w:rPr>
        <w:t xml:space="preserve"> shall be exploitable by the QPLANT control system.</w:t>
      </w:r>
      <w:r>
        <w:rPr>
          <w:noProof/>
        </w:rPr>
        <w:tab/>
      </w:r>
      <w:r>
        <w:rPr>
          <w:noProof/>
        </w:rPr>
        <w:fldChar w:fldCharType="begin"/>
      </w:r>
      <w:r>
        <w:rPr>
          <w:noProof/>
        </w:rPr>
        <w:instrText xml:space="preserve"> PAGEREF _Toc198519333 \h </w:instrText>
      </w:r>
      <w:r>
        <w:rPr>
          <w:noProof/>
        </w:rPr>
      </w:r>
      <w:r>
        <w:rPr>
          <w:noProof/>
        </w:rPr>
        <w:fldChar w:fldCharType="separate"/>
      </w:r>
      <w:r>
        <w:rPr>
          <w:noProof/>
        </w:rPr>
        <w:t>44</w:t>
      </w:r>
      <w:r>
        <w:rPr>
          <w:noProof/>
        </w:rPr>
        <w:fldChar w:fldCharType="end"/>
      </w:r>
    </w:p>
    <w:p w14:paraId="4BA4F5ED" w14:textId="1765D88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The QRB shall be a horizontal cold box to fit with the building constraints (see </w:t>
      </w:r>
      <w:r w:rsidRPr="00DE3DAD">
        <w:rPr>
          <w:i/>
          <w:iCs/>
          <w:noProof/>
          <w:color w:val="562873" w:themeColor="accent1"/>
        </w:rPr>
        <w:t>AD 1</w:t>
      </w:r>
      <w:r w:rsidRPr="00DE3DAD">
        <w:rPr>
          <w:noProof/>
          <w:shd w:val="clear" w:color="auto" w:fill="FFFFFF"/>
        </w:rPr>
        <w:t>).</w:t>
      </w:r>
      <w:r>
        <w:rPr>
          <w:noProof/>
        </w:rPr>
        <w:tab/>
      </w:r>
      <w:r>
        <w:rPr>
          <w:noProof/>
        </w:rPr>
        <w:fldChar w:fldCharType="begin"/>
      </w:r>
      <w:r>
        <w:rPr>
          <w:noProof/>
        </w:rPr>
        <w:instrText xml:space="preserve"> PAGEREF _Toc198519334 \h </w:instrText>
      </w:r>
      <w:r>
        <w:rPr>
          <w:noProof/>
        </w:rPr>
      </w:r>
      <w:r>
        <w:rPr>
          <w:noProof/>
        </w:rPr>
        <w:fldChar w:fldCharType="separate"/>
      </w:r>
      <w:r>
        <w:rPr>
          <w:noProof/>
        </w:rPr>
        <w:t>45</w:t>
      </w:r>
      <w:r>
        <w:rPr>
          <w:noProof/>
        </w:rPr>
        <w:fldChar w:fldCharType="end"/>
      </w:r>
    </w:p>
    <w:p w14:paraId="127B65E8" w14:textId="6037CD3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QRB shall comprise the following internal components:</w:t>
      </w:r>
      <w:r>
        <w:rPr>
          <w:noProof/>
        </w:rPr>
        <w:tab/>
      </w:r>
      <w:r>
        <w:rPr>
          <w:noProof/>
        </w:rPr>
        <w:fldChar w:fldCharType="begin"/>
      </w:r>
      <w:r>
        <w:rPr>
          <w:noProof/>
        </w:rPr>
        <w:instrText xml:space="preserve"> PAGEREF _Toc198519335 \h </w:instrText>
      </w:r>
      <w:r>
        <w:rPr>
          <w:noProof/>
        </w:rPr>
      </w:r>
      <w:r>
        <w:rPr>
          <w:noProof/>
        </w:rPr>
        <w:fldChar w:fldCharType="separate"/>
      </w:r>
      <w:r>
        <w:rPr>
          <w:noProof/>
        </w:rPr>
        <w:t>45</w:t>
      </w:r>
      <w:r>
        <w:rPr>
          <w:noProof/>
        </w:rPr>
        <w:fldChar w:fldCharType="end"/>
      </w:r>
    </w:p>
    <w:p w14:paraId="230142D6" w14:textId="57149D8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QQQ_0239.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external components of the QRB shall be:</w:t>
      </w:r>
      <w:r>
        <w:rPr>
          <w:noProof/>
        </w:rPr>
        <w:tab/>
      </w:r>
      <w:r>
        <w:rPr>
          <w:noProof/>
        </w:rPr>
        <w:fldChar w:fldCharType="begin"/>
      </w:r>
      <w:r>
        <w:rPr>
          <w:noProof/>
        </w:rPr>
        <w:instrText xml:space="preserve"> PAGEREF _Toc198519336 \h </w:instrText>
      </w:r>
      <w:r>
        <w:rPr>
          <w:noProof/>
        </w:rPr>
      </w:r>
      <w:r>
        <w:rPr>
          <w:noProof/>
        </w:rPr>
        <w:fldChar w:fldCharType="separate"/>
      </w:r>
      <w:r>
        <w:rPr>
          <w:noProof/>
        </w:rPr>
        <w:t>46</w:t>
      </w:r>
      <w:r>
        <w:rPr>
          <w:noProof/>
        </w:rPr>
        <w:fldChar w:fldCharType="end"/>
      </w:r>
    </w:p>
    <w:p w14:paraId="026DBF26" w14:textId="39DE319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The Refrigeration Cold Box shall be installed in the Cold Box room, as described in </w:t>
      </w:r>
      <w:r w:rsidRPr="00DE3DAD">
        <w:rPr>
          <w:i/>
          <w:iCs/>
          <w:noProof/>
          <w:color w:val="562873" w:themeColor="accent1"/>
        </w:rPr>
        <w:t>3.4.2</w:t>
      </w:r>
      <w:r w:rsidRPr="00DE3DAD">
        <w:rPr>
          <w:noProof/>
          <w:shd w:val="clear" w:color="auto" w:fill="FFFFFF"/>
        </w:rPr>
        <w:t>.</w:t>
      </w:r>
      <w:r>
        <w:rPr>
          <w:noProof/>
        </w:rPr>
        <w:tab/>
      </w:r>
      <w:r>
        <w:rPr>
          <w:noProof/>
        </w:rPr>
        <w:fldChar w:fldCharType="begin"/>
      </w:r>
      <w:r>
        <w:rPr>
          <w:noProof/>
        </w:rPr>
        <w:instrText xml:space="preserve"> PAGEREF _Toc198519337 \h </w:instrText>
      </w:r>
      <w:r>
        <w:rPr>
          <w:noProof/>
        </w:rPr>
      </w:r>
      <w:r>
        <w:rPr>
          <w:noProof/>
        </w:rPr>
        <w:fldChar w:fldCharType="separate"/>
      </w:r>
      <w:r>
        <w:rPr>
          <w:noProof/>
        </w:rPr>
        <w:t>46</w:t>
      </w:r>
      <w:r>
        <w:rPr>
          <w:noProof/>
        </w:rPr>
        <w:fldChar w:fldCharType="end"/>
      </w:r>
    </w:p>
    <w:p w14:paraId="474AB925" w14:textId="433B417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final location of the QRB in the cold box room shall be agreed with SCK CEN.</w:t>
      </w:r>
      <w:r>
        <w:rPr>
          <w:noProof/>
        </w:rPr>
        <w:tab/>
      </w:r>
      <w:r>
        <w:rPr>
          <w:noProof/>
        </w:rPr>
        <w:fldChar w:fldCharType="begin"/>
      </w:r>
      <w:r>
        <w:rPr>
          <w:noProof/>
        </w:rPr>
        <w:instrText xml:space="preserve"> PAGEREF _Toc198519338 \h </w:instrText>
      </w:r>
      <w:r>
        <w:rPr>
          <w:noProof/>
        </w:rPr>
      </w:r>
      <w:r>
        <w:rPr>
          <w:noProof/>
        </w:rPr>
        <w:fldChar w:fldCharType="separate"/>
      </w:r>
      <w:r>
        <w:rPr>
          <w:noProof/>
        </w:rPr>
        <w:t>46</w:t>
      </w:r>
      <w:r>
        <w:rPr>
          <w:noProof/>
        </w:rPr>
        <w:fldChar w:fldCharType="end"/>
      </w:r>
    </w:p>
    <w:p w14:paraId="18AD9DF5" w14:textId="6D728B0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QRB can use liquid nitrogen between 300K and 80K, if the Applicant is able demonstrate that this solution has a real benefit in term of capital and operation cost (including delivery logistics and impact on the reliability in terms of logistics) for the QPLANT and such a solution shall be agreed with SCK CEN. In case of liquid nitrogen pre-cooling, the Contractor shall be responsible for all the related components and integration.</w:t>
      </w:r>
      <w:r>
        <w:rPr>
          <w:noProof/>
        </w:rPr>
        <w:tab/>
      </w:r>
      <w:r>
        <w:rPr>
          <w:noProof/>
        </w:rPr>
        <w:fldChar w:fldCharType="begin"/>
      </w:r>
      <w:r>
        <w:rPr>
          <w:noProof/>
        </w:rPr>
        <w:instrText xml:space="preserve"> PAGEREF _Toc198519339 \h </w:instrText>
      </w:r>
      <w:r>
        <w:rPr>
          <w:noProof/>
        </w:rPr>
      </w:r>
      <w:r>
        <w:rPr>
          <w:noProof/>
        </w:rPr>
        <w:fldChar w:fldCharType="separate"/>
      </w:r>
      <w:r>
        <w:rPr>
          <w:noProof/>
        </w:rPr>
        <w:t>46</w:t>
      </w:r>
      <w:r>
        <w:rPr>
          <w:noProof/>
        </w:rPr>
        <w:fldChar w:fldCharType="end"/>
      </w:r>
    </w:p>
    <w:p w14:paraId="57917E7E" w14:textId="7DDC5DC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Contractor shall demonstrate the possible access to QRB components and instrumentation located in the vacuum vessel.</w:t>
      </w:r>
      <w:r>
        <w:rPr>
          <w:noProof/>
        </w:rPr>
        <w:tab/>
      </w:r>
      <w:r>
        <w:rPr>
          <w:noProof/>
        </w:rPr>
        <w:fldChar w:fldCharType="begin"/>
      </w:r>
      <w:r>
        <w:rPr>
          <w:noProof/>
        </w:rPr>
        <w:instrText xml:space="preserve"> PAGEREF _Toc198519340 \h </w:instrText>
      </w:r>
      <w:r>
        <w:rPr>
          <w:noProof/>
        </w:rPr>
      </w:r>
      <w:r>
        <w:rPr>
          <w:noProof/>
        </w:rPr>
        <w:fldChar w:fldCharType="separate"/>
      </w:r>
      <w:r>
        <w:rPr>
          <w:noProof/>
        </w:rPr>
        <w:t>46</w:t>
      </w:r>
      <w:r>
        <w:rPr>
          <w:noProof/>
        </w:rPr>
        <w:fldChar w:fldCharType="end"/>
      </w:r>
    </w:p>
    <w:p w14:paraId="03AE9459" w14:textId="2BC3A2B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At least a manual shut-off valves shall be installed on each line connected to the WCS.</w:t>
      </w:r>
      <w:r>
        <w:rPr>
          <w:noProof/>
        </w:rPr>
        <w:tab/>
      </w:r>
      <w:r>
        <w:rPr>
          <w:noProof/>
        </w:rPr>
        <w:fldChar w:fldCharType="begin"/>
      </w:r>
      <w:r>
        <w:rPr>
          <w:noProof/>
        </w:rPr>
        <w:instrText xml:space="preserve"> PAGEREF _Toc198519341 \h </w:instrText>
      </w:r>
      <w:r>
        <w:rPr>
          <w:noProof/>
        </w:rPr>
      </w:r>
      <w:r>
        <w:rPr>
          <w:noProof/>
        </w:rPr>
        <w:fldChar w:fldCharType="separate"/>
      </w:r>
      <w:r>
        <w:rPr>
          <w:noProof/>
        </w:rPr>
        <w:t>46</w:t>
      </w:r>
      <w:r>
        <w:rPr>
          <w:noProof/>
        </w:rPr>
        <w:fldChar w:fldCharType="end"/>
      </w:r>
    </w:p>
    <w:p w14:paraId="5B7DD560" w14:textId="03C69ED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QQQ_0245.</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vacuum vessel shall be designed for internal vacuum and for overpressure.</w:t>
      </w:r>
      <w:r>
        <w:rPr>
          <w:noProof/>
        </w:rPr>
        <w:tab/>
      </w:r>
      <w:r>
        <w:rPr>
          <w:noProof/>
        </w:rPr>
        <w:fldChar w:fldCharType="begin"/>
      </w:r>
      <w:r>
        <w:rPr>
          <w:noProof/>
        </w:rPr>
        <w:instrText xml:space="preserve"> PAGEREF _Toc198519342 \h </w:instrText>
      </w:r>
      <w:r>
        <w:rPr>
          <w:noProof/>
        </w:rPr>
      </w:r>
      <w:r>
        <w:rPr>
          <w:noProof/>
        </w:rPr>
        <w:fldChar w:fldCharType="separate"/>
      </w:r>
      <w:r>
        <w:rPr>
          <w:noProof/>
        </w:rPr>
        <w:t>46</w:t>
      </w:r>
      <w:r>
        <w:rPr>
          <w:noProof/>
        </w:rPr>
        <w:fldChar w:fldCharType="end"/>
      </w:r>
    </w:p>
    <w:p w14:paraId="056FA2D0" w14:textId="1C6864E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vacuum vessel shall be protected by a suitable safety device sized according to regulations.</w:t>
      </w:r>
      <w:r>
        <w:rPr>
          <w:noProof/>
        </w:rPr>
        <w:tab/>
      </w:r>
      <w:r>
        <w:rPr>
          <w:noProof/>
        </w:rPr>
        <w:fldChar w:fldCharType="begin"/>
      </w:r>
      <w:r>
        <w:rPr>
          <w:noProof/>
        </w:rPr>
        <w:instrText xml:space="preserve"> PAGEREF _Toc198519343 \h </w:instrText>
      </w:r>
      <w:r>
        <w:rPr>
          <w:noProof/>
        </w:rPr>
      </w:r>
      <w:r>
        <w:rPr>
          <w:noProof/>
        </w:rPr>
        <w:fldChar w:fldCharType="separate"/>
      </w:r>
      <w:r>
        <w:rPr>
          <w:noProof/>
        </w:rPr>
        <w:t>46</w:t>
      </w:r>
      <w:r>
        <w:rPr>
          <w:noProof/>
        </w:rPr>
        <w:fldChar w:fldCharType="end"/>
      </w:r>
    </w:p>
    <w:p w14:paraId="26C5BE5C" w14:textId="47C171B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design of the passage of every line (cold or warm) connected to the QRB shall avoid any condensation or frost formation at the interfaces during any operation mode or any transition between operation modes of the QPLANT.</w:t>
      </w:r>
      <w:r>
        <w:rPr>
          <w:noProof/>
        </w:rPr>
        <w:tab/>
      </w:r>
      <w:r>
        <w:rPr>
          <w:noProof/>
        </w:rPr>
        <w:fldChar w:fldCharType="begin"/>
      </w:r>
      <w:r>
        <w:rPr>
          <w:noProof/>
        </w:rPr>
        <w:instrText xml:space="preserve"> PAGEREF _Toc198519344 \h </w:instrText>
      </w:r>
      <w:r>
        <w:rPr>
          <w:noProof/>
        </w:rPr>
      </w:r>
      <w:r>
        <w:rPr>
          <w:noProof/>
        </w:rPr>
        <w:fldChar w:fldCharType="separate"/>
      </w:r>
      <w:r>
        <w:rPr>
          <w:noProof/>
        </w:rPr>
        <w:t>47</w:t>
      </w:r>
      <w:r>
        <w:rPr>
          <w:noProof/>
        </w:rPr>
        <w:fldChar w:fldCharType="end"/>
      </w:r>
    </w:p>
    <w:p w14:paraId="0B249D20" w14:textId="22A559E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ports of the vacuum vessel carrying cold valves, turbines, transfer lines connections and instrumentation feedthrough shall be fabricated from stainless steel. The vacuum vessel may be fabricated from mild steel.</w:t>
      </w:r>
      <w:r>
        <w:rPr>
          <w:noProof/>
        </w:rPr>
        <w:tab/>
      </w:r>
      <w:r>
        <w:rPr>
          <w:noProof/>
        </w:rPr>
        <w:fldChar w:fldCharType="begin"/>
      </w:r>
      <w:r>
        <w:rPr>
          <w:noProof/>
        </w:rPr>
        <w:instrText xml:space="preserve"> PAGEREF _Toc198519345 \h </w:instrText>
      </w:r>
      <w:r>
        <w:rPr>
          <w:noProof/>
        </w:rPr>
      </w:r>
      <w:r>
        <w:rPr>
          <w:noProof/>
        </w:rPr>
        <w:fldChar w:fldCharType="separate"/>
      </w:r>
      <w:r>
        <w:rPr>
          <w:noProof/>
        </w:rPr>
        <w:t>47</w:t>
      </w:r>
      <w:r>
        <w:rPr>
          <w:noProof/>
        </w:rPr>
        <w:fldChar w:fldCharType="end"/>
      </w:r>
    </w:p>
    <w:p w14:paraId="16AC95F7" w14:textId="049A9CF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QQQ_0249.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pumping port of vacuum vessels shall be designed to avoid the intake of any loose sheets of superinsulation into the vacuum pumps.</w:t>
      </w:r>
      <w:r>
        <w:rPr>
          <w:noProof/>
        </w:rPr>
        <w:tab/>
      </w:r>
      <w:r>
        <w:rPr>
          <w:noProof/>
        </w:rPr>
        <w:fldChar w:fldCharType="begin"/>
      </w:r>
      <w:r>
        <w:rPr>
          <w:noProof/>
        </w:rPr>
        <w:instrText xml:space="preserve"> PAGEREF _Toc198519346 \h </w:instrText>
      </w:r>
      <w:r>
        <w:rPr>
          <w:noProof/>
        </w:rPr>
      </w:r>
      <w:r>
        <w:rPr>
          <w:noProof/>
        </w:rPr>
        <w:fldChar w:fldCharType="separate"/>
      </w:r>
      <w:r>
        <w:rPr>
          <w:noProof/>
        </w:rPr>
        <w:t>47</w:t>
      </w:r>
      <w:r>
        <w:rPr>
          <w:noProof/>
        </w:rPr>
        <w:fldChar w:fldCharType="end"/>
      </w:r>
    </w:p>
    <w:p w14:paraId="7601E730" w14:textId="3813AD8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QRB shall be equipped with a vacuum barrier at the Cryogenic Distribution System interface.</w:t>
      </w:r>
      <w:r>
        <w:rPr>
          <w:noProof/>
        </w:rPr>
        <w:tab/>
      </w:r>
      <w:r>
        <w:rPr>
          <w:noProof/>
        </w:rPr>
        <w:fldChar w:fldCharType="begin"/>
      </w:r>
      <w:r>
        <w:rPr>
          <w:noProof/>
        </w:rPr>
        <w:instrText xml:space="preserve"> PAGEREF _Toc198519347 \h </w:instrText>
      </w:r>
      <w:r>
        <w:rPr>
          <w:noProof/>
        </w:rPr>
      </w:r>
      <w:r>
        <w:rPr>
          <w:noProof/>
        </w:rPr>
        <w:fldChar w:fldCharType="separate"/>
      </w:r>
      <w:r>
        <w:rPr>
          <w:noProof/>
        </w:rPr>
        <w:t>47</w:t>
      </w:r>
      <w:r>
        <w:rPr>
          <w:noProof/>
        </w:rPr>
        <w:fldChar w:fldCharType="end"/>
      </w:r>
    </w:p>
    <w:p w14:paraId="420F2110" w14:textId="70263B6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QQQ_0251.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Aluminium plate fin heat exchangers shall be vacuum brazed. Stainless steel heat exchangers shall be of all-welded construction.</w:t>
      </w:r>
      <w:r>
        <w:rPr>
          <w:noProof/>
        </w:rPr>
        <w:tab/>
      </w:r>
      <w:r>
        <w:rPr>
          <w:noProof/>
        </w:rPr>
        <w:fldChar w:fldCharType="begin"/>
      </w:r>
      <w:r>
        <w:rPr>
          <w:noProof/>
        </w:rPr>
        <w:instrText xml:space="preserve"> PAGEREF _Toc198519348 \h </w:instrText>
      </w:r>
      <w:r>
        <w:rPr>
          <w:noProof/>
        </w:rPr>
      </w:r>
      <w:r>
        <w:rPr>
          <w:noProof/>
        </w:rPr>
        <w:fldChar w:fldCharType="separate"/>
      </w:r>
      <w:r>
        <w:rPr>
          <w:noProof/>
        </w:rPr>
        <w:t>47</w:t>
      </w:r>
      <w:r>
        <w:rPr>
          <w:noProof/>
        </w:rPr>
        <w:fldChar w:fldCharType="end"/>
      </w:r>
    </w:p>
    <w:p w14:paraId="597429C5" w14:textId="7CCEFE2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For all heat exchangers, the type and origin of materials and transition pieces (Aluminium-Stainless Steel) shall be provided.</w:t>
      </w:r>
      <w:r>
        <w:rPr>
          <w:noProof/>
        </w:rPr>
        <w:tab/>
      </w:r>
      <w:r>
        <w:rPr>
          <w:noProof/>
        </w:rPr>
        <w:fldChar w:fldCharType="begin"/>
      </w:r>
      <w:r>
        <w:rPr>
          <w:noProof/>
        </w:rPr>
        <w:instrText xml:space="preserve"> PAGEREF _Toc198519349 \h </w:instrText>
      </w:r>
      <w:r>
        <w:rPr>
          <w:noProof/>
        </w:rPr>
      </w:r>
      <w:r>
        <w:rPr>
          <w:noProof/>
        </w:rPr>
        <w:fldChar w:fldCharType="separate"/>
      </w:r>
      <w:r>
        <w:rPr>
          <w:noProof/>
        </w:rPr>
        <w:t>47</w:t>
      </w:r>
      <w:r>
        <w:rPr>
          <w:noProof/>
        </w:rPr>
        <w:fldChar w:fldCharType="end"/>
      </w:r>
    </w:p>
    <w:p w14:paraId="587344EE" w14:textId="08492C8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All heat exchangers operating below 20 K shall be arranged vertically with the warm end at the top.</w:t>
      </w:r>
      <w:r>
        <w:rPr>
          <w:noProof/>
        </w:rPr>
        <w:tab/>
      </w:r>
      <w:r>
        <w:rPr>
          <w:noProof/>
        </w:rPr>
        <w:fldChar w:fldCharType="begin"/>
      </w:r>
      <w:r>
        <w:rPr>
          <w:noProof/>
        </w:rPr>
        <w:instrText xml:space="preserve"> PAGEREF _Toc198519350 \h </w:instrText>
      </w:r>
      <w:r>
        <w:rPr>
          <w:noProof/>
        </w:rPr>
      </w:r>
      <w:r>
        <w:rPr>
          <w:noProof/>
        </w:rPr>
        <w:fldChar w:fldCharType="separate"/>
      </w:r>
      <w:r>
        <w:rPr>
          <w:noProof/>
        </w:rPr>
        <w:t>47</w:t>
      </w:r>
      <w:r>
        <w:rPr>
          <w:noProof/>
        </w:rPr>
        <w:fldChar w:fldCharType="end"/>
      </w:r>
    </w:p>
    <w:p w14:paraId="59283A8C" w14:textId="48CEACD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 system on the first heat exchangers (between 300 K and 80 K) is required in order to warm up and regenerate it for frozen water removal in the HP sides. The differential pressure between inlet and outlet of the heat exchanger shall be measured in orderto follow the pressure drop evolutions during operation.</w:t>
      </w:r>
      <w:r>
        <w:rPr>
          <w:noProof/>
        </w:rPr>
        <w:tab/>
      </w:r>
      <w:r>
        <w:rPr>
          <w:noProof/>
        </w:rPr>
        <w:fldChar w:fldCharType="begin"/>
      </w:r>
      <w:r>
        <w:rPr>
          <w:noProof/>
        </w:rPr>
        <w:instrText xml:space="preserve"> PAGEREF _Toc198519351 \h </w:instrText>
      </w:r>
      <w:r>
        <w:rPr>
          <w:noProof/>
        </w:rPr>
      </w:r>
      <w:r>
        <w:rPr>
          <w:noProof/>
        </w:rPr>
        <w:fldChar w:fldCharType="separate"/>
      </w:r>
      <w:r>
        <w:rPr>
          <w:noProof/>
        </w:rPr>
        <w:t>47</w:t>
      </w:r>
      <w:r>
        <w:rPr>
          <w:noProof/>
        </w:rPr>
        <w:fldChar w:fldCharType="end"/>
      </w:r>
    </w:p>
    <w:p w14:paraId="775AEFC3" w14:textId="005ED9F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QQQ_0255.</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In case of use of nitrogen for 80 K pre-cooling, a separated heat exchanger between nitrogen and HP helium flow shall be installed to avoid solidification of nitrogen in case of important return of cold helium flow in the LP stream.</w:t>
      </w:r>
      <w:r>
        <w:rPr>
          <w:noProof/>
        </w:rPr>
        <w:tab/>
      </w:r>
      <w:r>
        <w:rPr>
          <w:noProof/>
        </w:rPr>
        <w:fldChar w:fldCharType="begin"/>
      </w:r>
      <w:r>
        <w:rPr>
          <w:noProof/>
        </w:rPr>
        <w:instrText xml:space="preserve"> PAGEREF _Toc198519352 \h </w:instrText>
      </w:r>
      <w:r>
        <w:rPr>
          <w:noProof/>
        </w:rPr>
      </w:r>
      <w:r>
        <w:rPr>
          <w:noProof/>
        </w:rPr>
        <w:fldChar w:fldCharType="separate"/>
      </w:r>
      <w:r>
        <w:rPr>
          <w:noProof/>
        </w:rPr>
        <w:t>47</w:t>
      </w:r>
      <w:r>
        <w:rPr>
          <w:noProof/>
        </w:rPr>
        <w:fldChar w:fldCharType="end"/>
      </w:r>
    </w:p>
    <w:p w14:paraId="76AD030C" w14:textId="74F665D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Only turbines with gas lubricated or magnetic bearings are accepted.</w:t>
      </w:r>
      <w:r>
        <w:rPr>
          <w:noProof/>
        </w:rPr>
        <w:tab/>
      </w:r>
      <w:r>
        <w:rPr>
          <w:noProof/>
        </w:rPr>
        <w:fldChar w:fldCharType="begin"/>
      </w:r>
      <w:r>
        <w:rPr>
          <w:noProof/>
        </w:rPr>
        <w:instrText xml:space="preserve"> PAGEREF _Toc198519353 \h </w:instrText>
      </w:r>
      <w:r>
        <w:rPr>
          <w:noProof/>
        </w:rPr>
      </w:r>
      <w:r>
        <w:rPr>
          <w:noProof/>
        </w:rPr>
        <w:fldChar w:fldCharType="separate"/>
      </w:r>
      <w:r>
        <w:rPr>
          <w:noProof/>
        </w:rPr>
        <w:t>47</w:t>
      </w:r>
      <w:r>
        <w:rPr>
          <w:noProof/>
        </w:rPr>
        <w:fldChar w:fldCharType="end"/>
      </w:r>
    </w:p>
    <w:p w14:paraId="665AE343" w14:textId="30CD1BE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The power extracted by the turbines shall be transferred to water cooled heat exchangers. These exchangers shall have high resistance to corrosion. Acceptable materials for the water channels are stainless steel and copper compatible with the water qualiy as described in </w:t>
      </w:r>
      <w:r w:rsidRPr="00DE3DAD">
        <w:rPr>
          <w:i/>
          <w:iCs/>
          <w:noProof/>
          <w:color w:val="562873" w:themeColor="accent1"/>
        </w:rPr>
        <w:t>3.4.4</w:t>
      </w:r>
      <w:r w:rsidRPr="00DE3DAD">
        <w:rPr>
          <w:noProof/>
          <w:shd w:val="clear" w:color="auto" w:fill="FFFFFF"/>
        </w:rPr>
        <w:t>. The water side shall give easy access for cleaning.</w:t>
      </w:r>
      <w:r>
        <w:rPr>
          <w:noProof/>
        </w:rPr>
        <w:tab/>
      </w:r>
      <w:r>
        <w:rPr>
          <w:noProof/>
        </w:rPr>
        <w:fldChar w:fldCharType="begin"/>
      </w:r>
      <w:r>
        <w:rPr>
          <w:noProof/>
        </w:rPr>
        <w:instrText xml:space="preserve"> PAGEREF _Toc198519354 \h </w:instrText>
      </w:r>
      <w:r>
        <w:rPr>
          <w:noProof/>
        </w:rPr>
      </w:r>
      <w:r>
        <w:rPr>
          <w:noProof/>
        </w:rPr>
        <w:fldChar w:fldCharType="separate"/>
      </w:r>
      <w:r>
        <w:rPr>
          <w:noProof/>
        </w:rPr>
        <w:t>47</w:t>
      </w:r>
      <w:r>
        <w:rPr>
          <w:noProof/>
        </w:rPr>
        <w:fldChar w:fldCharType="end"/>
      </w:r>
    </w:p>
    <w:p w14:paraId="47CD5D94" w14:textId="0034992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In order to allow the easy exchange of turbine cartridges, the system shall include all the elements needed to isolate, warm up, purge and cool down each turbine. This exchange shall be done in situ without warming up heat exchanger blocks. Heating by ciculation of gas is preferred to electrical heating for this application.</w:t>
      </w:r>
      <w:r>
        <w:rPr>
          <w:noProof/>
        </w:rPr>
        <w:tab/>
      </w:r>
      <w:r>
        <w:rPr>
          <w:noProof/>
        </w:rPr>
        <w:fldChar w:fldCharType="begin"/>
      </w:r>
      <w:r>
        <w:rPr>
          <w:noProof/>
        </w:rPr>
        <w:instrText xml:space="preserve"> PAGEREF _Toc198519355 \h </w:instrText>
      </w:r>
      <w:r>
        <w:rPr>
          <w:noProof/>
        </w:rPr>
      </w:r>
      <w:r>
        <w:rPr>
          <w:noProof/>
        </w:rPr>
        <w:fldChar w:fldCharType="separate"/>
      </w:r>
      <w:r>
        <w:rPr>
          <w:noProof/>
        </w:rPr>
        <w:t>47</w:t>
      </w:r>
      <w:r>
        <w:rPr>
          <w:noProof/>
        </w:rPr>
        <w:fldChar w:fldCharType="end"/>
      </w:r>
    </w:p>
    <w:p w14:paraId="2C8BC13F" w14:textId="154EE50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QQQ_0259.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Duration of the replacement of one turbine cartridge shall not exceed 3 hours.</w:t>
      </w:r>
      <w:r>
        <w:rPr>
          <w:noProof/>
        </w:rPr>
        <w:tab/>
      </w:r>
      <w:r>
        <w:rPr>
          <w:noProof/>
        </w:rPr>
        <w:fldChar w:fldCharType="begin"/>
      </w:r>
      <w:r>
        <w:rPr>
          <w:noProof/>
        </w:rPr>
        <w:instrText xml:space="preserve"> PAGEREF _Toc198519356 \h </w:instrText>
      </w:r>
      <w:r>
        <w:rPr>
          <w:noProof/>
        </w:rPr>
      </w:r>
      <w:r>
        <w:rPr>
          <w:noProof/>
        </w:rPr>
        <w:fldChar w:fldCharType="separate"/>
      </w:r>
      <w:r>
        <w:rPr>
          <w:noProof/>
        </w:rPr>
        <w:t>47</w:t>
      </w:r>
      <w:r>
        <w:rPr>
          <w:noProof/>
        </w:rPr>
        <w:fldChar w:fldCharType="end"/>
      </w:r>
    </w:p>
    <w:p w14:paraId="0881567F" w14:textId="33E6181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To cope with the high reliability requirements, the technology shall be centrifugal compressor with active magnetic bearings.</w:t>
      </w:r>
      <w:r>
        <w:rPr>
          <w:noProof/>
        </w:rPr>
        <w:tab/>
      </w:r>
      <w:r>
        <w:rPr>
          <w:noProof/>
        </w:rPr>
        <w:fldChar w:fldCharType="begin"/>
      </w:r>
      <w:r>
        <w:rPr>
          <w:noProof/>
        </w:rPr>
        <w:instrText xml:space="preserve"> PAGEREF _Toc198519357 \h </w:instrText>
      </w:r>
      <w:r>
        <w:rPr>
          <w:noProof/>
        </w:rPr>
      </w:r>
      <w:r>
        <w:rPr>
          <w:noProof/>
        </w:rPr>
        <w:fldChar w:fldCharType="separate"/>
      </w:r>
      <w:r>
        <w:rPr>
          <w:noProof/>
        </w:rPr>
        <w:t>48</w:t>
      </w:r>
      <w:r>
        <w:rPr>
          <w:noProof/>
        </w:rPr>
        <w:fldChar w:fldCharType="end"/>
      </w:r>
    </w:p>
    <w:p w14:paraId="64DFF9FC" w14:textId="4CB887C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pressure fields (of the cold compressors) shall be provided by the Contactor. It represents the pressure ratio as a function of the reduced flow for different reduced iso-speeds. The stall and choke lines shall be provided.</w:t>
      </w:r>
      <w:r>
        <w:rPr>
          <w:noProof/>
        </w:rPr>
        <w:tab/>
      </w:r>
      <w:r>
        <w:rPr>
          <w:noProof/>
        </w:rPr>
        <w:fldChar w:fldCharType="begin"/>
      </w:r>
      <w:r>
        <w:rPr>
          <w:noProof/>
        </w:rPr>
        <w:instrText xml:space="preserve"> PAGEREF _Toc198519358 \h </w:instrText>
      </w:r>
      <w:r>
        <w:rPr>
          <w:noProof/>
        </w:rPr>
      </w:r>
      <w:r>
        <w:rPr>
          <w:noProof/>
        </w:rPr>
        <w:fldChar w:fldCharType="separate"/>
      </w:r>
      <w:r>
        <w:rPr>
          <w:noProof/>
        </w:rPr>
        <w:t>48</w:t>
      </w:r>
      <w:r>
        <w:rPr>
          <w:noProof/>
        </w:rPr>
        <w:fldChar w:fldCharType="end"/>
      </w:r>
    </w:p>
    <w:p w14:paraId="7F862D0F" w14:textId="3634714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Mass flow rate of helium shall be easily adjustable via rotation speed regulation using Variable Frequency Drive. Rotational speed of the cold compressor shall include at least 10% speed margin with respect to the maximum value encountered in the differet operation modes. The bearing system should allow the rotational speed of each cold circulator be lowered down to 30 % of nominal speed while remaining in the operational window.</w:t>
      </w:r>
      <w:r>
        <w:rPr>
          <w:noProof/>
        </w:rPr>
        <w:tab/>
      </w:r>
      <w:r>
        <w:rPr>
          <w:noProof/>
        </w:rPr>
        <w:fldChar w:fldCharType="begin"/>
      </w:r>
      <w:r>
        <w:rPr>
          <w:noProof/>
        </w:rPr>
        <w:instrText xml:space="preserve"> PAGEREF _Toc198519359 \h </w:instrText>
      </w:r>
      <w:r>
        <w:rPr>
          <w:noProof/>
        </w:rPr>
      </w:r>
      <w:r>
        <w:rPr>
          <w:noProof/>
        </w:rPr>
        <w:fldChar w:fldCharType="separate"/>
      </w:r>
      <w:r>
        <w:rPr>
          <w:noProof/>
        </w:rPr>
        <w:t>48</w:t>
      </w:r>
      <w:r>
        <w:rPr>
          <w:noProof/>
        </w:rPr>
        <w:fldChar w:fldCharType="end"/>
      </w:r>
    </w:p>
    <w:p w14:paraId="597B8398" w14:textId="33A3FF1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cool-down and start-up procedures of the cold compressor shall be detailed and subject to approval by SCK CEN.</w:t>
      </w:r>
      <w:r>
        <w:rPr>
          <w:noProof/>
        </w:rPr>
        <w:tab/>
      </w:r>
      <w:r>
        <w:rPr>
          <w:noProof/>
        </w:rPr>
        <w:fldChar w:fldCharType="begin"/>
      </w:r>
      <w:r>
        <w:rPr>
          <w:noProof/>
        </w:rPr>
        <w:instrText xml:space="preserve"> PAGEREF _Toc198519360 \h </w:instrText>
      </w:r>
      <w:r>
        <w:rPr>
          <w:noProof/>
        </w:rPr>
      </w:r>
      <w:r>
        <w:rPr>
          <w:noProof/>
        </w:rPr>
        <w:fldChar w:fldCharType="separate"/>
      </w:r>
      <w:r>
        <w:rPr>
          <w:noProof/>
        </w:rPr>
        <w:t>48</w:t>
      </w:r>
      <w:r>
        <w:rPr>
          <w:noProof/>
        </w:rPr>
        <w:fldChar w:fldCharType="end"/>
      </w:r>
    </w:p>
    <w:p w14:paraId="727454D4" w14:textId="3CE72EC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supplied system shall allow inspection, maintenance and exchange of cold compressor. The intervention time including the warm-up and cold compressor exchange shall be less than 4 hours.</w:t>
      </w:r>
      <w:r>
        <w:rPr>
          <w:noProof/>
        </w:rPr>
        <w:tab/>
      </w:r>
      <w:r>
        <w:rPr>
          <w:noProof/>
        </w:rPr>
        <w:fldChar w:fldCharType="begin"/>
      </w:r>
      <w:r>
        <w:rPr>
          <w:noProof/>
        </w:rPr>
        <w:instrText xml:space="preserve"> PAGEREF _Toc198519361 \h </w:instrText>
      </w:r>
      <w:r>
        <w:rPr>
          <w:noProof/>
        </w:rPr>
      </w:r>
      <w:r>
        <w:rPr>
          <w:noProof/>
        </w:rPr>
        <w:fldChar w:fldCharType="separate"/>
      </w:r>
      <w:r>
        <w:rPr>
          <w:noProof/>
        </w:rPr>
        <w:t>48</w:t>
      </w:r>
      <w:r>
        <w:rPr>
          <w:noProof/>
        </w:rPr>
        <w:fldChar w:fldCharType="end"/>
      </w:r>
    </w:p>
    <w:p w14:paraId="73E73775" w14:textId="4EA8BFB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QQQ_0265.</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Two helium phase separators shall be installed in the QRB: one at 2 K pumped by the cold circulators and one at 4.5 K. The phase separators will contribute to the operation for the control of the cold compressor and for restart after a short break.</w:t>
      </w:r>
      <w:r>
        <w:rPr>
          <w:noProof/>
        </w:rPr>
        <w:tab/>
      </w:r>
      <w:r>
        <w:rPr>
          <w:noProof/>
        </w:rPr>
        <w:fldChar w:fldCharType="begin"/>
      </w:r>
      <w:r>
        <w:rPr>
          <w:noProof/>
        </w:rPr>
        <w:instrText xml:space="preserve"> PAGEREF _Toc198519362 \h </w:instrText>
      </w:r>
      <w:r>
        <w:rPr>
          <w:noProof/>
        </w:rPr>
      </w:r>
      <w:r>
        <w:rPr>
          <w:noProof/>
        </w:rPr>
        <w:fldChar w:fldCharType="separate"/>
      </w:r>
      <w:r>
        <w:rPr>
          <w:noProof/>
        </w:rPr>
        <w:t>48</w:t>
      </w:r>
      <w:r>
        <w:rPr>
          <w:noProof/>
        </w:rPr>
        <w:fldChar w:fldCharType="end"/>
      </w:r>
    </w:p>
    <w:p w14:paraId="084779D2" w14:textId="003D5F2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phase separators shall be sized to cope with the different operating modes and to perform the acceptance tests with stabilized levels. The volume of the phase separators shall subject to approval by SCK CEN.</w:t>
      </w:r>
      <w:r>
        <w:rPr>
          <w:noProof/>
        </w:rPr>
        <w:tab/>
      </w:r>
      <w:r>
        <w:rPr>
          <w:noProof/>
        </w:rPr>
        <w:fldChar w:fldCharType="begin"/>
      </w:r>
      <w:r>
        <w:rPr>
          <w:noProof/>
        </w:rPr>
        <w:instrText xml:space="preserve"> PAGEREF _Toc198519363 \h </w:instrText>
      </w:r>
      <w:r>
        <w:rPr>
          <w:noProof/>
        </w:rPr>
      </w:r>
      <w:r>
        <w:rPr>
          <w:noProof/>
        </w:rPr>
        <w:fldChar w:fldCharType="separate"/>
      </w:r>
      <w:r>
        <w:rPr>
          <w:noProof/>
        </w:rPr>
        <w:t>48</w:t>
      </w:r>
      <w:r>
        <w:rPr>
          <w:noProof/>
        </w:rPr>
        <w:fldChar w:fldCharType="end"/>
      </w:r>
    </w:p>
    <w:p w14:paraId="39191993" w14:textId="370BA20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phase separators shall be equipped with electrical heaters in order to adjust the level of liquid helium, to empty from liquid helium and potentially to perform acceptance tests of the QPLANT.</w:t>
      </w:r>
      <w:r>
        <w:rPr>
          <w:noProof/>
        </w:rPr>
        <w:tab/>
      </w:r>
      <w:r>
        <w:rPr>
          <w:noProof/>
        </w:rPr>
        <w:fldChar w:fldCharType="begin"/>
      </w:r>
      <w:r>
        <w:rPr>
          <w:noProof/>
        </w:rPr>
        <w:instrText xml:space="preserve"> PAGEREF _Toc198519364 \h </w:instrText>
      </w:r>
      <w:r>
        <w:rPr>
          <w:noProof/>
        </w:rPr>
      </w:r>
      <w:r>
        <w:rPr>
          <w:noProof/>
        </w:rPr>
        <w:fldChar w:fldCharType="separate"/>
      </w:r>
      <w:r>
        <w:rPr>
          <w:noProof/>
        </w:rPr>
        <w:t>48</w:t>
      </w:r>
      <w:r>
        <w:rPr>
          <w:noProof/>
        </w:rPr>
        <w:fldChar w:fldCharType="end"/>
      </w:r>
    </w:p>
    <w:p w14:paraId="12F6DD4B" w14:textId="7C55D42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QQQ_0268.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In order to reduce gas velocity, a diffuser shall be installed at the inlet of the fluid coming from the final expansion valve into the phase separators.</w:t>
      </w:r>
      <w:r>
        <w:rPr>
          <w:noProof/>
        </w:rPr>
        <w:tab/>
      </w:r>
      <w:r>
        <w:rPr>
          <w:noProof/>
        </w:rPr>
        <w:fldChar w:fldCharType="begin"/>
      </w:r>
      <w:r>
        <w:rPr>
          <w:noProof/>
        </w:rPr>
        <w:instrText xml:space="preserve"> PAGEREF _Toc198519365 \h </w:instrText>
      </w:r>
      <w:r>
        <w:rPr>
          <w:noProof/>
        </w:rPr>
      </w:r>
      <w:r>
        <w:rPr>
          <w:noProof/>
        </w:rPr>
        <w:fldChar w:fldCharType="separate"/>
      </w:r>
      <w:r>
        <w:rPr>
          <w:noProof/>
        </w:rPr>
        <w:t>48</w:t>
      </w:r>
      <w:r>
        <w:rPr>
          <w:noProof/>
        </w:rPr>
        <w:fldChar w:fldCharType="end"/>
      </w:r>
    </w:p>
    <w:p w14:paraId="23944543" w14:textId="2560781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QQQ_0269.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Inlet and outlet of the phase separators shall be adequately spaced to avoid cross connection of the helium flows. The drawings of the helium baths shall be subject to approval by </w:t>
      </w:r>
      <w:r w:rsidRPr="00DE3DAD">
        <w:rPr>
          <w:noProof/>
        </w:rPr>
        <w:t>SCK CEN</w:t>
      </w:r>
      <w:r w:rsidRPr="00DE3DAD">
        <w:rPr>
          <w:noProof/>
          <w:shd w:val="clear" w:color="auto" w:fill="FFFFFF"/>
        </w:rPr>
        <w:t>.</w:t>
      </w:r>
      <w:r>
        <w:rPr>
          <w:noProof/>
        </w:rPr>
        <w:tab/>
      </w:r>
      <w:r>
        <w:rPr>
          <w:noProof/>
        </w:rPr>
        <w:fldChar w:fldCharType="begin"/>
      </w:r>
      <w:r>
        <w:rPr>
          <w:noProof/>
        </w:rPr>
        <w:instrText xml:space="preserve"> PAGEREF _Toc198519366 \h </w:instrText>
      </w:r>
      <w:r>
        <w:rPr>
          <w:noProof/>
        </w:rPr>
      </w:r>
      <w:r>
        <w:rPr>
          <w:noProof/>
        </w:rPr>
        <w:fldChar w:fldCharType="separate"/>
      </w:r>
      <w:r>
        <w:rPr>
          <w:noProof/>
        </w:rPr>
        <w:t>48</w:t>
      </w:r>
      <w:r>
        <w:rPr>
          <w:noProof/>
        </w:rPr>
        <w:fldChar w:fldCharType="end"/>
      </w:r>
    </w:p>
    <w:p w14:paraId="0A31EBF7" w14:textId="7802C2C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Two 80 K parallel switchable adsorbers to remove air impurities shall be installed with an operating temperature below 85 K during cold operation modes.</w:t>
      </w:r>
      <w:r>
        <w:rPr>
          <w:noProof/>
        </w:rPr>
        <w:tab/>
      </w:r>
      <w:r>
        <w:rPr>
          <w:noProof/>
        </w:rPr>
        <w:fldChar w:fldCharType="begin"/>
      </w:r>
      <w:r>
        <w:rPr>
          <w:noProof/>
        </w:rPr>
        <w:instrText xml:space="preserve"> PAGEREF _Toc198519367 \h </w:instrText>
      </w:r>
      <w:r>
        <w:rPr>
          <w:noProof/>
        </w:rPr>
      </w:r>
      <w:r>
        <w:rPr>
          <w:noProof/>
        </w:rPr>
        <w:fldChar w:fldCharType="separate"/>
      </w:r>
      <w:r>
        <w:rPr>
          <w:noProof/>
        </w:rPr>
        <w:t>48</w:t>
      </w:r>
      <w:r>
        <w:rPr>
          <w:noProof/>
        </w:rPr>
        <w:fldChar w:fldCharType="end"/>
      </w:r>
    </w:p>
    <w:p w14:paraId="3836274A" w14:textId="073C327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Each of these adsorbers shall be sized to purify the full HP compressors flow contaminated up to 50 ppm by volume of air during a time that shall be designed by the Contractor.</w:t>
      </w:r>
      <w:r>
        <w:rPr>
          <w:noProof/>
        </w:rPr>
        <w:tab/>
      </w:r>
      <w:r>
        <w:rPr>
          <w:noProof/>
        </w:rPr>
        <w:fldChar w:fldCharType="begin"/>
      </w:r>
      <w:r>
        <w:rPr>
          <w:noProof/>
        </w:rPr>
        <w:instrText xml:space="preserve"> PAGEREF _Toc198519368 \h </w:instrText>
      </w:r>
      <w:r>
        <w:rPr>
          <w:noProof/>
        </w:rPr>
      </w:r>
      <w:r>
        <w:rPr>
          <w:noProof/>
        </w:rPr>
        <w:fldChar w:fldCharType="separate"/>
      </w:r>
      <w:r>
        <w:rPr>
          <w:noProof/>
        </w:rPr>
        <w:t>49</w:t>
      </w:r>
      <w:r>
        <w:rPr>
          <w:noProof/>
        </w:rPr>
        <w:fldChar w:fldCharType="end"/>
      </w:r>
    </w:p>
    <w:p w14:paraId="108E2371" w14:textId="53B4607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adsorption/regeneration time shall be designed by the Contractor in order to guarantee continuous operation.</w:t>
      </w:r>
      <w:r>
        <w:rPr>
          <w:noProof/>
        </w:rPr>
        <w:tab/>
      </w:r>
      <w:r>
        <w:rPr>
          <w:noProof/>
        </w:rPr>
        <w:fldChar w:fldCharType="begin"/>
      </w:r>
      <w:r>
        <w:rPr>
          <w:noProof/>
        </w:rPr>
        <w:instrText xml:space="preserve"> PAGEREF _Toc198519369 \h </w:instrText>
      </w:r>
      <w:r>
        <w:rPr>
          <w:noProof/>
        </w:rPr>
      </w:r>
      <w:r>
        <w:rPr>
          <w:noProof/>
        </w:rPr>
        <w:fldChar w:fldCharType="separate"/>
      </w:r>
      <w:r>
        <w:rPr>
          <w:noProof/>
        </w:rPr>
        <w:t>49</w:t>
      </w:r>
      <w:r>
        <w:rPr>
          <w:noProof/>
        </w:rPr>
        <w:fldChar w:fldCharType="end"/>
      </w:r>
    </w:p>
    <w:p w14:paraId="37F26C8F" w14:textId="63C3EBF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necessary equipment for fully automatic switching, regeneration and cool-down of the 80 K adsorber beds shall be included. A by-pass between outlet of switchable 80K adsorbers and LP line of the QRB shall be installed which could be used for helium prification.</w:t>
      </w:r>
      <w:r>
        <w:rPr>
          <w:noProof/>
        </w:rPr>
        <w:tab/>
      </w:r>
      <w:r>
        <w:rPr>
          <w:noProof/>
        </w:rPr>
        <w:fldChar w:fldCharType="begin"/>
      </w:r>
      <w:r>
        <w:rPr>
          <w:noProof/>
        </w:rPr>
        <w:instrText xml:space="preserve"> PAGEREF _Toc198519370 \h </w:instrText>
      </w:r>
      <w:r>
        <w:rPr>
          <w:noProof/>
        </w:rPr>
      </w:r>
      <w:r>
        <w:rPr>
          <w:noProof/>
        </w:rPr>
        <w:fldChar w:fldCharType="separate"/>
      </w:r>
      <w:r>
        <w:rPr>
          <w:noProof/>
        </w:rPr>
        <w:t>49</w:t>
      </w:r>
      <w:r>
        <w:rPr>
          <w:noProof/>
        </w:rPr>
        <w:fldChar w:fldCharType="end"/>
      </w:r>
    </w:p>
    <w:p w14:paraId="6A3B80DD" w14:textId="7208801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One single 20 K adsorber operating below 25 K during cold operation modes shall be installed to remove from the process cycle the remaining impurities of neon and hydrogen.</w:t>
      </w:r>
      <w:r>
        <w:rPr>
          <w:noProof/>
        </w:rPr>
        <w:tab/>
      </w:r>
      <w:r>
        <w:rPr>
          <w:noProof/>
        </w:rPr>
        <w:fldChar w:fldCharType="begin"/>
      </w:r>
      <w:r>
        <w:rPr>
          <w:noProof/>
        </w:rPr>
        <w:instrText xml:space="preserve"> PAGEREF _Toc198519371 \h </w:instrText>
      </w:r>
      <w:r>
        <w:rPr>
          <w:noProof/>
        </w:rPr>
      </w:r>
      <w:r>
        <w:rPr>
          <w:noProof/>
        </w:rPr>
        <w:fldChar w:fldCharType="separate"/>
      </w:r>
      <w:r>
        <w:rPr>
          <w:noProof/>
        </w:rPr>
        <w:t>49</w:t>
      </w:r>
      <w:r>
        <w:rPr>
          <w:noProof/>
        </w:rPr>
        <w:fldChar w:fldCharType="end"/>
      </w:r>
    </w:p>
    <w:p w14:paraId="07CB931A" w14:textId="35CC294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QQQ_0275.</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This 20 K adsorber shall be sized to retain impurities of the full helium flow contaminated up to 1 ppm by volume of hydrogen and neon each, for a duration of at least 200 hours.</w:t>
      </w:r>
      <w:r>
        <w:rPr>
          <w:noProof/>
        </w:rPr>
        <w:tab/>
      </w:r>
      <w:r>
        <w:rPr>
          <w:noProof/>
        </w:rPr>
        <w:fldChar w:fldCharType="begin"/>
      </w:r>
      <w:r>
        <w:rPr>
          <w:noProof/>
        </w:rPr>
        <w:instrText xml:space="preserve"> PAGEREF _Toc198519372 \h </w:instrText>
      </w:r>
      <w:r>
        <w:rPr>
          <w:noProof/>
        </w:rPr>
      </w:r>
      <w:r>
        <w:rPr>
          <w:noProof/>
        </w:rPr>
        <w:fldChar w:fldCharType="separate"/>
      </w:r>
      <w:r>
        <w:rPr>
          <w:noProof/>
        </w:rPr>
        <w:t>49</w:t>
      </w:r>
      <w:r>
        <w:rPr>
          <w:noProof/>
        </w:rPr>
        <w:fldChar w:fldCharType="end"/>
      </w:r>
    </w:p>
    <w:p w14:paraId="27D706BE" w14:textId="4A48003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necessary equipment for fully automatic regeneration of this 20 K adsorber bed shall be supplied. It shall be possible to regenerate and re-cool the contaminated adsorber with the QRB operating within 12 hours.</w:t>
      </w:r>
      <w:r>
        <w:rPr>
          <w:noProof/>
        </w:rPr>
        <w:tab/>
      </w:r>
      <w:r>
        <w:rPr>
          <w:noProof/>
        </w:rPr>
        <w:fldChar w:fldCharType="begin"/>
      </w:r>
      <w:r>
        <w:rPr>
          <w:noProof/>
        </w:rPr>
        <w:instrText xml:space="preserve"> PAGEREF _Toc198519373 \h </w:instrText>
      </w:r>
      <w:r>
        <w:rPr>
          <w:noProof/>
        </w:rPr>
      </w:r>
      <w:r>
        <w:rPr>
          <w:noProof/>
        </w:rPr>
        <w:fldChar w:fldCharType="separate"/>
      </w:r>
      <w:r>
        <w:rPr>
          <w:noProof/>
        </w:rPr>
        <w:t>49</w:t>
      </w:r>
      <w:r>
        <w:rPr>
          <w:noProof/>
        </w:rPr>
        <w:fldChar w:fldCharType="end"/>
      </w:r>
    </w:p>
    <w:p w14:paraId="7F2A66A2" w14:textId="52850E5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All adsorbers shall be equipped with a by-pass allowing to pass the full helium mass flow rates relevant for all operating modes.</w:t>
      </w:r>
      <w:r>
        <w:rPr>
          <w:noProof/>
        </w:rPr>
        <w:tab/>
      </w:r>
      <w:r>
        <w:rPr>
          <w:noProof/>
        </w:rPr>
        <w:fldChar w:fldCharType="begin"/>
      </w:r>
      <w:r>
        <w:rPr>
          <w:noProof/>
        </w:rPr>
        <w:instrText xml:space="preserve"> PAGEREF _Toc198519374 \h </w:instrText>
      </w:r>
      <w:r>
        <w:rPr>
          <w:noProof/>
        </w:rPr>
      </w:r>
      <w:r>
        <w:rPr>
          <w:noProof/>
        </w:rPr>
        <w:fldChar w:fldCharType="separate"/>
      </w:r>
      <w:r>
        <w:rPr>
          <w:noProof/>
        </w:rPr>
        <w:t>49</w:t>
      </w:r>
      <w:r>
        <w:rPr>
          <w:noProof/>
        </w:rPr>
        <w:fldChar w:fldCharType="end"/>
      </w:r>
    </w:p>
    <w:p w14:paraId="18B05D39" w14:textId="4E653D7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design of the adsorbers shall allow access for the periodic change of the adsorbent.</w:t>
      </w:r>
      <w:r>
        <w:rPr>
          <w:noProof/>
        </w:rPr>
        <w:tab/>
      </w:r>
      <w:r>
        <w:rPr>
          <w:noProof/>
        </w:rPr>
        <w:fldChar w:fldCharType="begin"/>
      </w:r>
      <w:r>
        <w:rPr>
          <w:noProof/>
        </w:rPr>
        <w:instrText xml:space="preserve"> PAGEREF _Toc198519375 \h </w:instrText>
      </w:r>
      <w:r>
        <w:rPr>
          <w:noProof/>
        </w:rPr>
      </w:r>
      <w:r>
        <w:rPr>
          <w:noProof/>
        </w:rPr>
        <w:fldChar w:fldCharType="separate"/>
      </w:r>
      <w:r>
        <w:rPr>
          <w:noProof/>
        </w:rPr>
        <w:t>49</w:t>
      </w:r>
      <w:r>
        <w:rPr>
          <w:noProof/>
        </w:rPr>
        <w:fldChar w:fldCharType="end"/>
      </w:r>
    </w:p>
    <w:p w14:paraId="40F51DA9" w14:textId="6C1CD44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QQQ_0279.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design of the adsorbers shall avoid any movement of the adsorbent and any emission of dust. The adsorbent material shall be chemically and mechanically stable under any operating conditions.</w:t>
      </w:r>
      <w:r>
        <w:rPr>
          <w:noProof/>
        </w:rPr>
        <w:tab/>
      </w:r>
      <w:r>
        <w:rPr>
          <w:noProof/>
        </w:rPr>
        <w:fldChar w:fldCharType="begin"/>
      </w:r>
      <w:r>
        <w:rPr>
          <w:noProof/>
        </w:rPr>
        <w:instrText xml:space="preserve"> PAGEREF _Toc198519376 \h </w:instrText>
      </w:r>
      <w:r>
        <w:rPr>
          <w:noProof/>
        </w:rPr>
      </w:r>
      <w:r>
        <w:rPr>
          <w:noProof/>
        </w:rPr>
        <w:fldChar w:fldCharType="separate"/>
      </w:r>
      <w:r>
        <w:rPr>
          <w:noProof/>
        </w:rPr>
        <w:t>49</w:t>
      </w:r>
      <w:r>
        <w:rPr>
          <w:noProof/>
        </w:rPr>
        <w:fldChar w:fldCharType="end"/>
      </w:r>
    </w:p>
    <w:p w14:paraId="167FC0F3" w14:textId="3E039E3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All adsorbers shall be also equipped with gas analysis ports (cfr. </w:t>
      </w:r>
      <w:r w:rsidRPr="00DE3DAD">
        <w:rPr>
          <w:i/>
          <w:iCs/>
          <w:noProof/>
          <w:color w:val="562873" w:themeColor="accent1"/>
        </w:rPr>
        <w:t>3.3.16.4</w:t>
      </w:r>
      <w:r w:rsidRPr="00DE3DAD">
        <w:rPr>
          <w:noProof/>
          <w:shd w:val="clear" w:color="auto" w:fill="FFFFFF"/>
        </w:rPr>
        <w:t>).</w:t>
      </w:r>
      <w:r>
        <w:rPr>
          <w:noProof/>
        </w:rPr>
        <w:tab/>
      </w:r>
      <w:r>
        <w:rPr>
          <w:noProof/>
        </w:rPr>
        <w:fldChar w:fldCharType="begin"/>
      </w:r>
      <w:r>
        <w:rPr>
          <w:noProof/>
        </w:rPr>
        <w:instrText xml:space="preserve"> PAGEREF _Toc198519377 \h </w:instrText>
      </w:r>
      <w:r>
        <w:rPr>
          <w:noProof/>
        </w:rPr>
      </w:r>
      <w:r>
        <w:rPr>
          <w:noProof/>
        </w:rPr>
        <w:fldChar w:fldCharType="separate"/>
      </w:r>
      <w:r>
        <w:rPr>
          <w:noProof/>
        </w:rPr>
        <w:t>49</w:t>
      </w:r>
      <w:r>
        <w:rPr>
          <w:noProof/>
        </w:rPr>
        <w:fldChar w:fldCharType="end"/>
      </w:r>
    </w:p>
    <w:p w14:paraId="3E19FAFA" w14:textId="15AA201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Downstream of each adsorber bed, a 10 </w:t>
      </w:r>
      <w:r w:rsidRPr="00DE3DAD">
        <w:rPr>
          <w:rFonts w:ascii="Symbol" w:hAnsi="Symbol"/>
          <w:noProof/>
        </w:rPr>
        <w:t></w:t>
      </w:r>
      <w:r w:rsidRPr="00DE3DAD">
        <w:rPr>
          <w:noProof/>
          <w:shd w:val="clear" w:color="auto" w:fill="FFFFFF"/>
        </w:rPr>
        <w:t xml:space="preserve">m wire mesh filter shall be installed. Filters of 10 </w:t>
      </w:r>
      <w:r w:rsidRPr="00DE3DAD">
        <w:rPr>
          <w:rFonts w:ascii="Symbol" w:hAnsi="Symbol"/>
          <w:noProof/>
        </w:rPr>
        <w:t></w:t>
      </w:r>
      <w:r w:rsidRPr="00DE3DAD">
        <w:rPr>
          <w:noProof/>
          <w:shd w:val="clear" w:color="auto" w:fill="FFFFFF"/>
        </w:rPr>
        <w:t>m retention ability shall be installed at the inlet of turbines. The Contractor shall decide the number and positions of any additional filters required.</w:t>
      </w:r>
      <w:r>
        <w:rPr>
          <w:noProof/>
        </w:rPr>
        <w:tab/>
      </w:r>
      <w:r>
        <w:rPr>
          <w:noProof/>
        </w:rPr>
        <w:fldChar w:fldCharType="begin"/>
      </w:r>
      <w:r>
        <w:rPr>
          <w:noProof/>
        </w:rPr>
        <w:instrText xml:space="preserve"> PAGEREF _Toc198519378 \h </w:instrText>
      </w:r>
      <w:r>
        <w:rPr>
          <w:noProof/>
        </w:rPr>
      </w:r>
      <w:r>
        <w:rPr>
          <w:noProof/>
        </w:rPr>
        <w:fldChar w:fldCharType="separate"/>
      </w:r>
      <w:r>
        <w:rPr>
          <w:noProof/>
        </w:rPr>
        <w:t>49</w:t>
      </w:r>
      <w:r>
        <w:rPr>
          <w:noProof/>
        </w:rPr>
        <w:fldChar w:fldCharType="end"/>
      </w:r>
    </w:p>
    <w:p w14:paraId="05BE145A" w14:textId="4F7821C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All filters shall be accessible for cleaning and purging in a way to be proposed by the Contractor considering the operation scenario requirements (</w:t>
      </w:r>
      <w:r w:rsidRPr="00DE3DAD">
        <w:rPr>
          <w:i/>
          <w:iCs/>
          <w:noProof/>
          <w:color w:val="562873" w:themeColor="accent1"/>
        </w:rPr>
        <w:t>3.2.1</w:t>
      </w:r>
      <w:r w:rsidRPr="00DE3DAD">
        <w:rPr>
          <w:noProof/>
          <w:shd w:val="clear" w:color="auto" w:fill="FFFFFF"/>
        </w:rPr>
        <w:t>). On the vacuum vessel, openings shall be installed to allow access to the filters to be changed. All filters are to be designed such that no dust collected can fall into the connected piping during replacement.</w:t>
      </w:r>
      <w:r>
        <w:rPr>
          <w:noProof/>
        </w:rPr>
        <w:tab/>
      </w:r>
      <w:r>
        <w:rPr>
          <w:noProof/>
        </w:rPr>
        <w:fldChar w:fldCharType="begin"/>
      </w:r>
      <w:r>
        <w:rPr>
          <w:noProof/>
        </w:rPr>
        <w:instrText xml:space="preserve"> PAGEREF _Toc198519379 \h </w:instrText>
      </w:r>
      <w:r>
        <w:rPr>
          <w:noProof/>
        </w:rPr>
      </w:r>
      <w:r>
        <w:rPr>
          <w:noProof/>
        </w:rPr>
        <w:fldChar w:fldCharType="separate"/>
      </w:r>
      <w:r>
        <w:rPr>
          <w:noProof/>
        </w:rPr>
        <w:t>49</w:t>
      </w:r>
      <w:r>
        <w:rPr>
          <w:noProof/>
        </w:rPr>
        <w:fldChar w:fldCharType="end"/>
      </w:r>
    </w:p>
    <w:p w14:paraId="681F77C4" w14:textId="3FF824D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The Contractor shall install heaters wherever necessary to permit a full warm-up of all the circuits, including cryogenic distribution and the cryomodules as described in </w:t>
      </w:r>
      <w:r w:rsidRPr="00DE3DAD">
        <w:rPr>
          <w:i/>
          <w:iCs/>
          <w:noProof/>
          <w:color w:val="562873" w:themeColor="accent1"/>
        </w:rPr>
        <w:t>3.2.3.2</w:t>
      </w:r>
      <w:r w:rsidRPr="00DE3DAD">
        <w:rPr>
          <w:noProof/>
          <w:shd w:val="clear" w:color="auto" w:fill="FFFFFF"/>
        </w:rPr>
        <w:t>. Heaters shall also be used to demonstrate the QPLANT performance during the Acceptance Tests.</w:t>
      </w:r>
      <w:r>
        <w:rPr>
          <w:noProof/>
        </w:rPr>
        <w:tab/>
      </w:r>
      <w:r>
        <w:rPr>
          <w:noProof/>
        </w:rPr>
        <w:fldChar w:fldCharType="begin"/>
      </w:r>
      <w:r>
        <w:rPr>
          <w:noProof/>
        </w:rPr>
        <w:instrText xml:space="preserve"> PAGEREF _Toc198519380 \h </w:instrText>
      </w:r>
      <w:r>
        <w:rPr>
          <w:noProof/>
        </w:rPr>
      </w:r>
      <w:r>
        <w:rPr>
          <w:noProof/>
        </w:rPr>
        <w:fldChar w:fldCharType="separate"/>
      </w:r>
      <w:r>
        <w:rPr>
          <w:noProof/>
        </w:rPr>
        <w:t>50</w:t>
      </w:r>
      <w:r>
        <w:rPr>
          <w:noProof/>
        </w:rPr>
        <w:fldChar w:fldCharType="end"/>
      </w:r>
    </w:p>
    <w:p w14:paraId="1A428774" w14:textId="416B372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The capacity and the location of the heaters shall be defined by the Contractor and subject to approval by </w:t>
      </w:r>
      <w:r w:rsidRPr="00DE3DAD">
        <w:rPr>
          <w:noProof/>
        </w:rPr>
        <w:t>SCK CEN</w:t>
      </w:r>
      <w:r w:rsidRPr="00DE3DAD">
        <w:rPr>
          <w:noProof/>
          <w:shd w:val="clear" w:color="auto" w:fill="FFFFFF"/>
        </w:rPr>
        <w:t>.</w:t>
      </w:r>
      <w:r>
        <w:rPr>
          <w:noProof/>
        </w:rPr>
        <w:tab/>
      </w:r>
      <w:r>
        <w:rPr>
          <w:noProof/>
        </w:rPr>
        <w:fldChar w:fldCharType="begin"/>
      </w:r>
      <w:r>
        <w:rPr>
          <w:noProof/>
        </w:rPr>
        <w:instrText xml:space="preserve"> PAGEREF _Toc198519381 \h </w:instrText>
      </w:r>
      <w:r>
        <w:rPr>
          <w:noProof/>
        </w:rPr>
      </w:r>
      <w:r>
        <w:rPr>
          <w:noProof/>
        </w:rPr>
        <w:fldChar w:fldCharType="separate"/>
      </w:r>
      <w:r>
        <w:rPr>
          <w:noProof/>
        </w:rPr>
        <w:t>50</w:t>
      </w:r>
      <w:r>
        <w:rPr>
          <w:noProof/>
        </w:rPr>
        <w:fldChar w:fldCharType="end"/>
      </w:r>
    </w:p>
    <w:p w14:paraId="05531A2D" w14:textId="5C3F438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QQQ_0285.</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Heaters and associated electrical wiring shall be designed to minimize the heat loads to cold surfaces using necessary thermalization and optimized wiring diameters.</w:t>
      </w:r>
      <w:r>
        <w:rPr>
          <w:noProof/>
        </w:rPr>
        <w:tab/>
      </w:r>
      <w:r>
        <w:rPr>
          <w:noProof/>
        </w:rPr>
        <w:fldChar w:fldCharType="begin"/>
      </w:r>
      <w:r>
        <w:rPr>
          <w:noProof/>
        </w:rPr>
        <w:instrText xml:space="preserve"> PAGEREF _Toc198519382 \h </w:instrText>
      </w:r>
      <w:r>
        <w:rPr>
          <w:noProof/>
        </w:rPr>
      </w:r>
      <w:r>
        <w:rPr>
          <w:noProof/>
        </w:rPr>
        <w:fldChar w:fldCharType="separate"/>
      </w:r>
      <w:r>
        <w:rPr>
          <w:noProof/>
        </w:rPr>
        <w:t>50</w:t>
      </w:r>
      <w:r>
        <w:rPr>
          <w:noProof/>
        </w:rPr>
        <w:fldChar w:fldCharType="end"/>
      </w:r>
    </w:p>
    <w:p w14:paraId="601FEA31" w14:textId="357714B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For heaters located in helium phase separators, redundancy and easy replacement shall be considered in line with the requirement Req # 116.</w:t>
      </w:r>
      <w:r>
        <w:rPr>
          <w:noProof/>
        </w:rPr>
        <w:tab/>
      </w:r>
      <w:r>
        <w:rPr>
          <w:noProof/>
        </w:rPr>
        <w:fldChar w:fldCharType="begin"/>
      </w:r>
      <w:r>
        <w:rPr>
          <w:noProof/>
        </w:rPr>
        <w:instrText xml:space="preserve"> PAGEREF _Toc198519383 \h </w:instrText>
      </w:r>
      <w:r>
        <w:rPr>
          <w:noProof/>
        </w:rPr>
      </w:r>
      <w:r>
        <w:rPr>
          <w:noProof/>
        </w:rPr>
        <w:fldChar w:fldCharType="separate"/>
      </w:r>
      <w:r>
        <w:rPr>
          <w:noProof/>
        </w:rPr>
        <w:t>50</w:t>
      </w:r>
      <w:r>
        <w:rPr>
          <w:noProof/>
        </w:rPr>
        <w:fldChar w:fldCharType="end"/>
      </w:r>
    </w:p>
    <w:p w14:paraId="43683C55" w14:textId="603DA6E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Contractor shall submit to SCK CEN for approval all measuring points necessary for operation and protection of the equipment.</w:t>
      </w:r>
      <w:r>
        <w:rPr>
          <w:noProof/>
        </w:rPr>
        <w:tab/>
      </w:r>
      <w:r>
        <w:rPr>
          <w:noProof/>
        </w:rPr>
        <w:fldChar w:fldCharType="begin"/>
      </w:r>
      <w:r>
        <w:rPr>
          <w:noProof/>
        </w:rPr>
        <w:instrText xml:space="preserve"> PAGEREF _Toc198519384 \h </w:instrText>
      </w:r>
      <w:r>
        <w:rPr>
          <w:noProof/>
        </w:rPr>
      </w:r>
      <w:r>
        <w:rPr>
          <w:noProof/>
        </w:rPr>
        <w:fldChar w:fldCharType="separate"/>
      </w:r>
      <w:r>
        <w:rPr>
          <w:noProof/>
        </w:rPr>
        <w:t>50</w:t>
      </w:r>
      <w:r>
        <w:rPr>
          <w:noProof/>
        </w:rPr>
        <w:fldChar w:fldCharType="end"/>
      </w:r>
    </w:p>
    <w:p w14:paraId="10DF5D40" w14:textId="00A273D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QQQ_0288.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At least the measuring points defined in </w:t>
      </w:r>
      <w:r w:rsidRPr="00DE3DAD">
        <w:rPr>
          <w:i/>
          <w:iCs/>
          <w:noProof/>
          <w:color w:val="562873" w:themeColor="accent1"/>
        </w:rPr>
        <w:t>Table 8</w:t>
      </w:r>
      <w:r w:rsidRPr="00DE3DAD">
        <w:rPr>
          <w:noProof/>
          <w:shd w:val="clear" w:color="auto" w:fill="FFFFFF"/>
        </w:rPr>
        <w:t xml:space="preserve"> shall be exploitable by the QPLANT control </w:t>
      </w:r>
      <w:r>
        <w:rPr>
          <w:noProof/>
        </w:rPr>
        <w:t>system</w:t>
      </w:r>
      <w:r w:rsidRPr="00DE3DAD">
        <w:rPr>
          <w:noProof/>
          <w:shd w:val="clear" w:color="auto" w:fill="FFFFFF"/>
        </w:rPr>
        <w:t>.</w:t>
      </w:r>
      <w:r>
        <w:rPr>
          <w:noProof/>
        </w:rPr>
        <w:tab/>
      </w:r>
      <w:r>
        <w:rPr>
          <w:noProof/>
        </w:rPr>
        <w:fldChar w:fldCharType="begin"/>
      </w:r>
      <w:r>
        <w:rPr>
          <w:noProof/>
        </w:rPr>
        <w:instrText xml:space="preserve"> PAGEREF _Toc198519385 \h </w:instrText>
      </w:r>
      <w:r>
        <w:rPr>
          <w:noProof/>
        </w:rPr>
      </w:r>
      <w:r>
        <w:rPr>
          <w:noProof/>
        </w:rPr>
        <w:fldChar w:fldCharType="separate"/>
      </w:r>
      <w:r>
        <w:rPr>
          <w:noProof/>
        </w:rPr>
        <w:t>50</w:t>
      </w:r>
      <w:r>
        <w:rPr>
          <w:noProof/>
        </w:rPr>
        <w:fldChar w:fldCharType="end"/>
      </w:r>
    </w:p>
    <w:p w14:paraId="640927F4" w14:textId="209B58C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QQQ_0289.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The Contractor shall define the total helium inventory required for the entire cryogenic system based on the helium inventory specified for the cryogenic users in </w:t>
      </w:r>
      <w:r w:rsidRPr="00DE3DAD">
        <w:rPr>
          <w:i/>
          <w:iCs/>
          <w:noProof/>
          <w:color w:val="562873" w:themeColor="accent1"/>
        </w:rPr>
        <w:t>Table 9</w:t>
      </w:r>
      <w:r w:rsidRPr="00DE3DAD">
        <w:rPr>
          <w:noProof/>
          <w:shd w:val="clear" w:color="auto" w:fill="FFFFFF"/>
        </w:rPr>
        <w:t xml:space="preserve"> as well as for the QPLANT, regardless of whether </w:t>
      </w:r>
      <w:r w:rsidRPr="00DE3DAD">
        <w:rPr>
          <w:rFonts w:ascii="Segoe UI Semibold" w:hAnsi="Segoe UI Semibold"/>
          <w:i/>
          <w:iCs/>
          <w:noProof/>
          <w:color w:val="562873" w:themeColor="accent1"/>
        </w:rPr>
        <w:t xml:space="preserve">Option 1 </w:t>
      </w:r>
      <w:r w:rsidRPr="00DE3DAD">
        <w:rPr>
          <w:noProof/>
          <w:shd w:val="clear" w:color="auto" w:fill="FFFFFF"/>
        </w:rPr>
        <w:t>is granted.</w:t>
      </w:r>
      <w:r>
        <w:rPr>
          <w:noProof/>
        </w:rPr>
        <w:tab/>
      </w:r>
      <w:r>
        <w:rPr>
          <w:noProof/>
        </w:rPr>
        <w:fldChar w:fldCharType="begin"/>
      </w:r>
      <w:r>
        <w:rPr>
          <w:noProof/>
        </w:rPr>
        <w:instrText xml:space="preserve"> PAGEREF _Toc198519386 \h </w:instrText>
      </w:r>
      <w:r>
        <w:rPr>
          <w:noProof/>
        </w:rPr>
      </w:r>
      <w:r>
        <w:rPr>
          <w:noProof/>
        </w:rPr>
        <w:fldChar w:fldCharType="separate"/>
      </w:r>
      <w:r>
        <w:rPr>
          <w:noProof/>
        </w:rPr>
        <w:t>51</w:t>
      </w:r>
      <w:r>
        <w:rPr>
          <w:noProof/>
        </w:rPr>
        <w:fldChar w:fldCharType="end"/>
      </w:r>
    </w:p>
    <w:p w14:paraId="4E4EB553" w14:textId="05D1F74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helium gas storage on site shall be sized for the full helium inventory, as required by the operation modes and availability.</w:t>
      </w:r>
      <w:r>
        <w:rPr>
          <w:noProof/>
        </w:rPr>
        <w:tab/>
      </w:r>
      <w:r>
        <w:rPr>
          <w:noProof/>
        </w:rPr>
        <w:fldChar w:fldCharType="begin"/>
      </w:r>
      <w:r>
        <w:rPr>
          <w:noProof/>
        </w:rPr>
        <w:instrText xml:space="preserve"> PAGEREF _Toc198519387 \h </w:instrText>
      </w:r>
      <w:r>
        <w:rPr>
          <w:noProof/>
        </w:rPr>
      </w:r>
      <w:r>
        <w:rPr>
          <w:noProof/>
        </w:rPr>
        <w:fldChar w:fldCharType="separate"/>
      </w:r>
      <w:r>
        <w:rPr>
          <w:noProof/>
        </w:rPr>
        <w:t>51</w:t>
      </w:r>
      <w:r>
        <w:rPr>
          <w:noProof/>
        </w:rPr>
        <w:fldChar w:fldCharType="end"/>
      </w:r>
    </w:p>
    <w:p w14:paraId="3C8F0A64" w14:textId="5D0EAE4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High Pressure of the WCS shall be used as the maximum storage pressure when calculating the storage volume required to accommodate the full helium inventory.</w:t>
      </w:r>
      <w:r>
        <w:rPr>
          <w:noProof/>
        </w:rPr>
        <w:tab/>
      </w:r>
      <w:r>
        <w:rPr>
          <w:noProof/>
        </w:rPr>
        <w:fldChar w:fldCharType="begin"/>
      </w:r>
      <w:r>
        <w:rPr>
          <w:noProof/>
        </w:rPr>
        <w:instrText xml:space="preserve"> PAGEREF _Toc198519388 \h </w:instrText>
      </w:r>
      <w:r>
        <w:rPr>
          <w:noProof/>
        </w:rPr>
      </w:r>
      <w:r>
        <w:rPr>
          <w:noProof/>
        </w:rPr>
        <w:fldChar w:fldCharType="separate"/>
      </w:r>
      <w:r>
        <w:rPr>
          <w:noProof/>
        </w:rPr>
        <w:t>51</w:t>
      </w:r>
      <w:r>
        <w:rPr>
          <w:noProof/>
        </w:rPr>
        <w:fldChar w:fldCharType="end"/>
      </w:r>
    </w:p>
    <w:p w14:paraId="568E84FB" w14:textId="2937DDC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 minimum of three vessels shall be considered to store the full helium inventory of the Cryogenic System.</w:t>
      </w:r>
      <w:r>
        <w:rPr>
          <w:noProof/>
        </w:rPr>
        <w:tab/>
      </w:r>
      <w:r>
        <w:rPr>
          <w:noProof/>
        </w:rPr>
        <w:fldChar w:fldCharType="begin"/>
      </w:r>
      <w:r>
        <w:rPr>
          <w:noProof/>
        </w:rPr>
        <w:instrText xml:space="preserve"> PAGEREF _Toc198519389 \h </w:instrText>
      </w:r>
      <w:r>
        <w:rPr>
          <w:noProof/>
        </w:rPr>
      </w:r>
      <w:r>
        <w:rPr>
          <w:noProof/>
        </w:rPr>
        <w:fldChar w:fldCharType="separate"/>
      </w:r>
      <w:r>
        <w:rPr>
          <w:noProof/>
        </w:rPr>
        <w:t>51</w:t>
      </w:r>
      <w:r>
        <w:rPr>
          <w:noProof/>
        </w:rPr>
        <w:fldChar w:fldCharType="end"/>
      </w:r>
    </w:p>
    <w:p w14:paraId="3490652E" w14:textId="367FF92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As a contingency to account for potential volume deficiencies and to include operational margins to offset helium loss, a margin of 20% shall be applied to the helium inventories and the corresponding helium storage facilities.</w:t>
      </w:r>
      <w:r>
        <w:rPr>
          <w:noProof/>
        </w:rPr>
        <w:tab/>
      </w:r>
      <w:r>
        <w:rPr>
          <w:noProof/>
        </w:rPr>
        <w:fldChar w:fldCharType="begin"/>
      </w:r>
      <w:r>
        <w:rPr>
          <w:noProof/>
        </w:rPr>
        <w:instrText xml:space="preserve"> PAGEREF _Toc198519390 \h </w:instrText>
      </w:r>
      <w:r>
        <w:rPr>
          <w:noProof/>
        </w:rPr>
      </w:r>
      <w:r>
        <w:rPr>
          <w:noProof/>
        </w:rPr>
        <w:fldChar w:fldCharType="separate"/>
      </w:r>
      <w:r>
        <w:rPr>
          <w:noProof/>
        </w:rPr>
        <w:t>51</w:t>
      </w:r>
      <w:r>
        <w:rPr>
          <w:noProof/>
        </w:rPr>
        <w:fldChar w:fldCharType="end"/>
      </w:r>
    </w:p>
    <w:p w14:paraId="228660F1" w14:textId="0F4E07C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To minimize the footprint impact in the storage area, the vertical positioning of the helium storage vessels is currently considered as baseline. However, the final volumes and arrangement shall be validated by SCK CEN.</w:t>
      </w:r>
      <w:r>
        <w:rPr>
          <w:noProof/>
        </w:rPr>
        <w:tab/>
      </w:r>
      <w:r>
        <w:rPr>
          <w:noProof/>
        </w:rPr>
        <w:fldChar w:fldCharType="begin"/>
      </w:r>
      <w:r>
        <w:rPr>
          <w:noProof/>
        </w:rPr>
        <w:instrText xml:space="preserve"> PAGEREF _Toc198519391 \h </w:instrText>
      </w:r>
      <w:r>
        <w:rPr>
          <w:noProof/>
        </w:rPr>
      </w:r>
      <w:r>
        <w:rPr>
          <w:noProof/>
        </w:rPr>
        <w:fldChar w:fldCharType="separate"/>
      </w:r>
      <w:r>
        <w:rPr>
          <w:noProof/>
        </w:rPr>
        <w:t>51</w:t>
      </w:r>
      <w:r>
        <w:rPr>
          <w:noProof/>
        </w:rPr>
        <w:fldChar w:fldCharType="end"/>
      </w:r>
    </w:p>
    <w:p w14:paraId="1841BF1E" w14:textId="7C5D0DD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QQQ_0295.</w:t>
      </w:r>
      <w:r>
        <w:rPr>
          <w:rFonts w:asciiTheme="minorHAnsi" w:eastAsiaTheme="minorEastAsia" w:hAnsiTheme="minorHAnsi" w:cstheme="minorBidi"/>
          <w:noProof/>
          <w:kern w:val="2"/>
          <w:sz w:val="24"/>
          <w:szCs w:val="24"/>
          <w:lang w:eastAsia="en-GB"/>
          <w14:ligatures w14:val="standardContextual"/>
        </w:rPr>
        <w:tab/>
      </w:r>
      <w:r>
        <w:rPr>
          <w:noProof/>
        </w:rPr>
        <w:t>The Contractor shall address supply continuity for critical fluids (helium, nitrogen), including:</w:t>
      </w:r>
      <w:r>
        <w:rPr>
          <w:noProof/>
        </w:rPr>
        <w:tab/>
      </w:r>
      <w:r>
        <w:rPr>
          <w:noProof/>
        </w:rPr>
        <w:fldChar w:fldCharType="begin"/>
      </w:r>
      <w:r>
        <w:rPr>
          <w:noProof/>
        </w:rPr>
        <w:instrText xml:space="preserve"> PAGEREF _Toc198519392 \h </w:instrText>
      </w:r>
      <w:r>
        <w:rPr>
          <w:noProof/>
        </w:rPr>
      </w:r>
      <w:r>
        <w:rPr>
          <w:noProof/>
        </w:rPr>
        <w:fldChar w:fldCharType="separate"/>
      </w:r>
      <w:r>
        <w:rPr>
          <w:noProof/>
        </w:rPr>
        <w:t>52</w:t>
      </w:r>
      <w:r>
        <w:rPr>
          <w:noProof/>
        </w:rPr>
        <w:fldChar w:fldCharType="end"/>
      </w:r>
    </w:p>
    <w:p w14:paraId="2D4D92E7" w14:textId="79185C2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If </w:t>
      </w:r>
      <w:r w:rsidRPr="00DE3DAD">
        <w:rPr>
          <w:rFonts w:ascii="Segoe UI Semibold" w:hAnsi="Segoe UI Semibold"/>
          <w:i/>
          <w:iCs/>
          <w:noProof/>
          <w:color w:val="562873" w:themeColor="accent1"/>
        </w:rPr>
        <w:t>Option 1</w:t>
      </w:r>
      <w:r w:rsidRPr="00DE3DAD">
        <w:rPr>
          <w:noProof/>
          <w:shd w:val="clear" w:color="auto" w:fill="FFFFFF"/>
        </w:rPr>
        <w:t xml:space="preserve"> is granted, the foundation requirements shall be provided by the Contractor at the end of the design phase to SCK CEN. The interfaces will be finalized during the design phase with SCK CEN.</w:t>
      </w:r>
      <w:r>
        <w:rPr>
          <w:noProof/>
        </w:rPr>
        <w:tab/>
      </w:r>
      <w:r>
        <w:rPr>
          <w:noProof/>
        </w:rPr>
        <w:fldChar w:fldCharType="begin"/>
      </w:r>
      <w:r>
        <w:rPr>
          <w:noProof/>
        </w:rPr>
        <w:instrText xml:space="preserve"> PAGEREF _Toc198519393 \h </w:instrText>
      </w:r>
      <w:r>
        <w:rPr>
          <w:noProof/>
        </w:rPr>
      </w:r>
      <w:r>
        <w:rPr>
          <w:noProof/>
        </w:rPr>
        <w:fldChar w:fldCharType="separate"/>
      </w:r>
      <w:r>
        <w:rPr>
          <w:noProof/>
        </w:rPr>
        <w:t>52</w:t>
      </w:r>
      <w:r>
        <w:rPr>
          <w:noProof/>
        </w:rPr>
        <w:fldChar w:fldCharType="end"/>
      </w:r>
    </w:p>
    <w:p w14:paraId="140979D1" w14:textId="5CBE0C9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QQQ_0297.</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helium storages shall be located outside the building and installed vertically to reduce the footprint (</w:t>
      </w:r>
      <w:r w:rsidRPr="00DE3DAD">
        <w:rPr>
          <w:i/>
          <w:iCs/>
          <w:noProof/>
          <w:color w:val="562873" w:themeColor="accent1"/>
        </w:rPr>
        <w:t>AD 1</w:t>
      </w:r>
      <w:r w:rsidRPr="00DE3DAD">
        <w:rPr>
          <w:noProof/>
          <w:shd w:val="clear" w:color="auto" w:fill="FFFFFF"/>
        </w:rPr>
        <w:t>).</w:t>
      </w:r>
      <w:r>
        <w:rPr>
          <w:noProof/>
        </w:rPr>
        <w:tab/>
      </w:r>
      <w:r>
        <w:rPr>
          <w:noProof/>
        </w:rPr>
        <w:fldChar w:fldCharType="begin"/>
      </w:r>
      <w:r>
        <w:rPr>
          <w:noProof/>
        </w:rPr>
        <w:instrText xml:space="preserve"> PAGEREF _Toc198519394 \h </w:instrText>
      </w:r>
      <w:r>
        <w:rPr>
          <w:noProof/>
        </w:rPr>
      </w:r>
      <w:r>
        <w:rPr>
          <w:noProof/>
        </w:rPr>
        <w:fldChar w:fldCharType="separate"/>
      </w:r>
      <w:r>
        <w:rPr>
          <w:noProof/>
        </w:rPr>
        <w:t>52</w:t>
      </w:r>
      <w:r>
        <w:rPr>
          <w:noProof/>
        </w:rPr>
        <w:fldChar w:fldCharType="end"/>
      </w:r>
    </w:p>
    <w:p w14:paraId="4A930EDB" w14:textId="0A612A8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QQQ_0298.</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If </w:t>
      </w:r>
      <w:r w:rsidRPr="00DE3DAD">
        <w:rPr>
          <w:rFonts w:ascii="Segoe UI Semibold" w:hAnsi="Segoe UI Semibold"/>
          <w:i/>
          <w:iCs/>
          <w:noProof/>
          <w:color w:val="562873" w:themeColor="accent1"/>
        </w:rPr>
        <w:t>Option 1</w:t>
      </w:r>
      <w:r w:rsidRPr="00DE3DAD">
        <w:rPr>
          <w:noProof/>
          <w:shd w:val="clear" w:color="auto" w:fill="FFFFFF"/>
        </w:rPr>
        <w:t xml:space="preserve"> is granted, the Contractor is responsible for the design of the storage vessel and all the necessary mechanical analysis to cope with the site environment.</w:t>
      </w:r>
      <w:r>
        <w:rPr>
          <w:noProof/>
        </w:rPr>
        <w:tab/>
      </w:r>
      <w:r>
        <w:rPr>
          <w:noProof/>
        </w:rPr>
        <w:fldChar w:fldCharType="begin"/>
      </w:r>
      <w:r>
        <w:rPr>
          <w:noProof/>
        </w:rPr>
        <w:instrText xml:space="preserve"> PAGEREF _Toc198519395 \h </w:instrText>
      </w:r>
      <w:r>
        <w:rPr>
          <w:noProof/>
        </w:rPr>
      </w:r>
      <w:r>
        <w:rPr>
          <w:noProof/>
        </w:rPr>
        <w:fldChar w:fldCharType="separate"/>
      </w:r>
      <w:r>
        <w:rPr>
          <w:noProof/>
        </w:rPr>
        <w:t>52</w:t>
      </w:r>
      <w:r>
        <w:rPr>
          <w:noProof/>
        </w:rPr>
        <w:fldChar w:fldCharType="end"/>
      </w:r>
    </w:p>
    <w:p w14:paraId="06ADCFCA" w14:textId="72D5BE8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QQQ_0299.</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At least an inspection manhole shall be installed on each storage vessel.</w:t>
      </w:r>
      <w:r>
        <w:rPr>
          <w:noProof/>
        </w:rPr>
        <w:tab/>
      </w:r>
      <w:r>
        <w:rPr>
          <w:noProof/>
        </w:rPr>
        <w:fldChar w:fldCharType="begin"/>
      </w:r>
      <w:r>
        <w:rPr>
          <w:noProof/>
        </w:rPr>
        <w:instrText xml:space="preserve"> PAGEREF _Toc198519396 \h </w:instrText>
      </w:r>
      <w:r>
        <w:rPr>
          <w:noProof/>
        </w:rPr>
      </w:r>
      <w:r>
        <w:rPr>
          <w:noProof/>
        </w:rPr>
        <w:fldChar w:fldCharType="separate"/>
      </w:r>
      <w:r>
        <w:rPr>
          <w:noProof/>
        </w:rPr>
        <w:t>52</w:t>
      </w:r>
      <w:r>
        <w:rPr>
          <w:noProof/>
        </w:rPr>
        <w:fldChar w:fldCharType="end"/>
      </w:r>
    </w:p>
    <w:p w14:paraId="55091EE5" w14:textId="63DF9DC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QQQ_0300.</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If </w:t>
      </w:r>
      <w:r w:rsidRPr="00DE3DAD">
        <w:rPr>
          <w:rFonts w:ascii="Segoe UI Semibold" w:hAnsi="Segoe UI Semibold"/>
          <w:i/>
          <w:iCs/>
          <w:noProof/>
          <w:color w:val="562873" w:themeColor="accent1"/>
        </w:rPr>
        <w:t>Option 1</w:t>
      </w:r>
      <w:r w:rsidRPr="00DE3DAD">
        <w:rPr>
          <w:noProof/>
          <w:shd w:val="clear" w:color="auto" w:fill="FFFFFF"/>
        </w:rPr>
        <w:t xml:space="preserve"> is granted, the Contractor shall design, manufacture, inspect and test the storage vessels in conformity with the applicable codes and especially with the European Directive for Pressurized Equipment (PED 2014/68/EU).</w:t>
      </w:r>
      <w:r>
        <w:rPr>
          <w:noProof/>
        </w:rPr>
        <w:tab/>
      </w:r>
      <w:r>
        <w:rPr>
          <w:noProof/>
        </w:rPr>
        <w:fldChar w:fldCharType="begin"/>
      </w:r>
      <w:r>
        <w:rPr>
          <w:noProof/>
        </w:rPr>
        <w:instrText xml:space="preserve"> PAGEREF _Toc198519397 \h </w:instrText>
      </w:r>
      <w:r>
        <w:rPr>
          <w:noProof/>
        </w:rPr>
      </w:r>
      <w:r>
        <w:rPr>
          <w:noProof/>
        </w:rPr>
        <w:fldChar w:fldCharType="separate"/>
      </w:r>
      <w:r>
        <w:rPr>
          <w:noProof/>
        </w:rPr>
        <w:t>52</w:t>
      </w:r>
      <w:r>
        <w:rPr>
          <w:noProof/>
        </w:rPr>
        <w:fldChar w:fldCharType="end"/>
      </w:r>
    </w:p>
    <w:p w14:paraId="59F31EF7" w14:textId="7C7B573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QQQ_0301.</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If </w:t>
      </w:r>
      <w:r w:rsidRPr="00DE3DAD">
        <w:rPr>
          <w:rFonts w:ascii="Segoe UI Semibold" w:hAnsi="Segoe UI Semibold"/>
          <w:i/>
          <w:iCs/>
          <w:noProof/>
          <w:color w:val="562873" w:themeColor="accent1"/>
        </w:rPr>
        <w:t>Option 1</w:t>
      </w:r>
      <w:r w:rsidRPr="00DE3DAD">
        <w:rPr>
          <w:noProof/>
          <w:shd w:val="clear" w:color="auto" w:fill="FFFFFF"/>
        </w:rPr>
        <w:t xml:space="preserve"> is granted, the Contractor shall prepare the technical specification for the storage vessels (see internal SCK CEN reference requirements in </w:t>
      </w:r>
      <w:r w:rsidRPr="00DE3DAD">
        <w:rPr>
          <w:i/>
          <w:iCs/>
          <w:noProof/>
          <w:color w:val="562873" w:themeColor="accent1"/>
        </w:rPr>
        <w:t>AD 14</w:t>
      </w:r>
      <w:r w:rsidRPr="00DE3DAD">
        <w:rPr>
          <w:noProof/>
          <w:shd w:val="clear" w:color="auto" w:fill="FFFFFF"/>
        </w:rPr>
        <w:t>). A particular caution shall be taken concerning the treatment including cleaning of inner surfaces to avoid corrosion, grease, oil, particle and moisture. For the inner surfaces treatment, the use of Rustol (Owatrol) or equivalent treatment is recommended. The outer surface shall receive a coating to withstand with outside condition. The color of the painting shall be decided in agreement with SCK CEN. The technical specification for the storage vessels shall be reviewed and validated by SCK CEN.</w:t>
      </w:r>
      <w:r>
        <w:rPr>
          <w:noProof/>
        </w:rPr>
        <w:tab/>
      </w:r>
      <w:r>
        <w:rPr>
          <w:noProof/>
        </w:rPr>
        <w:fldChar w:fldCharType="begin"/>
      </w:r>
      <w:r>
        <w:rPr>
          <w:noProof/>
        </w:rPr>
        <w:instrText xml:space="preserve"> PAGEREF _Toc198519398 \h </w:instrText>
      </w:r>
      <w:r>
        <w:rPr>
          <w:noProof/>
        </w:rPr>
      </w:r>
      <w:r>
        <w:rPr>
          <w:noProof/>
        </w:rPr>
        <w:fldChar w:fldCharType="separate"/>
      </w:r>
      <w:r>
        <w:rPr>
          <w:noProof/>
        </w:rPr>
        <w:t>52</w:t>
      </w:r>
      <w:r>
        <w:rPr>
          <w:noProof/>
        </w:rPr>
        <w:fldChar w:fldCharType="end"/>
      </w:r>
    </w:p>
    <w:p w14:paraId="5EF7D986" w14:textId="6917AC2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QQQ_0302.</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If </w:t>
      </w:r>
      <w:r w:rsidRPr="00DE3DAD">
        <w:rPr>
          <w:rFonts w:ascii="Segoe UI Semibold" w:hAnsi="Segoe UI Semibold"/>
          <w:i/>
          <w:iCs/>
          <w:noProof/>
          <w:color w:val="562873" w:themeColor="accent1"/>
        </w:rPr>
        <w:t>Option 1</w:t>
      </w:r>
      <w:r w:rsidRPr="00DE3DAD">
        <w:rPr>
          <w:i/>
          <w:iCs/>
          <w:noProof/>
          <w:color w:val="562873" w:themeColor="accent1"/>
        </w:rPr>
        <w:t xml:space="preserve"> </w:t>
      </w:r>
      <w:r w:rsidRPr="00DE3DAD">
        <w:rPr>
          <w:noProof/>
          <w:shd w:val="clear" w:color="auto" w:fill="FFFFFF"/>
        </w:rPr>
        <w:t>is not granted, the Contractor shall review and approve the technical specification for the storage vessel in charge of SCK CEN.</w:t>
      </w:r>
      <w:r>
        <w:rPr>
          <w:noProof/>
        </w:rPr>
        <w:tab/>
      </w:r>
      <w:r>
        <w:rPr>
          <w:noProof/>
        </w:rPr>
        <w:fldChar w:fldCharType="begin"/>
      </w:r>
      <w:r>
        <w:rPr>
          <w:noProof/>
        </w:rPr>
        <w:instrText xml:space="preserve"> PAGEREF _Toc198519399 \h </w:instrText>
      </w:r>
      <w:r>
        <w:rPr>
          <w:noProof/>
        </w:rPr>
      </w:r>
      <w:r>
        <w:rPr>
          <w:noProof/>
        </w:rPr>
        <w:fldChar w:fldCharType="separate"/>
      </w:r>
      <w:r>
        <w:rPr>
          <w:noProof/>
        </w:rPr>
        <w:t>53</w:t>
      </w:r>
      <w:r>
        <w:rPr>
          <w:noProof/>
        </w:rPr>
        <w:fldChar w:fldCharType="end"/>
      </w:r>
    </w:p>
    <w:p w14:paraId="6560C3D1" w14:textId="0FA1A87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QQQ_0303.</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storage vessels shall be equipped with the necessary valves and ports to allow the different operation including purging, conditioning, and gas analysis.</w:t>
      </w:r>
      <w:r>
        <w:rPr>
          <w:noProof/>
        </w:rPr>
        <w:tab/>
      </w:r>
      <w:r>
        <w:rPr>
          <w:noProof/>
        </w:rPr>
        <w:fldChar w:fldCharType="begin"/>
      </w:r>
      <w:r>
        <w:rPr>
          <w:noProof/>
        </w:rPr>
        <w:instrText xml:space="preserve"> PAGEREF _Toc198519400 \h </w:instrText>
      </w:r>
      <w:r>
        <w:rPr>
          <w:noProof/>
        </w:rPr>
      </w:r>
      <w:r>
        <w:rPr>
          <w:noProof/>
        </w:rPr>
        <w:fldChar w:fldCharType="separate"/>
      </w:r>
      <w:r>
        <w:rPr>
          <w:noProof/>
        </w:rPr>
        <w:t>53</w:t>
      </w:r>
      <w:r>
        <w:rPr>
          <w:noProof/>
        </w:rPr>
        <w:fldChar w:fldCharType="end"/>
      </w:r>
    </w:p>
    <w:p w14:paraId="4C451678" w14:textId="06DE987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QQQ_0304.</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The vessels shall be interconnected with valves and also connected to the LP side and the HP side of WCS with automatic valves in order to regulate the process pressures.</w:t>
      </w:r>
      <w:r>
        <w:rPr>
          <w:noProof/>
        </w:rPr>
        <w:tab/>
      </w:r>
      <w:r>
        <w:rPr>
          <w:noProof/>
        </w:rPr>
        <w:fldChar w:fldCharType="begin"/>
      </w:r>
      <w:r>
        <w:rPr>
          <w:noProof/>
        </w:rPr>
        <w:instrText xml:space="preserve"> PAGEREF _Toc198519401 \h </w:instrText>
      </w:r>
      <w:r>
        <w:rPr>
          <w:noProof/>
        </w:rPr>
      </w:r>
      <w:r>
        <w:rPr>
          <w:noProof/>
        </w:rPr>
        <w:fldChar w:fldCharType="separate"/>
      </w:r>
      <w:r>
        <w:rPr>
          <w:noProof/>
        </w:rPr>
        <w:t>53</w:t>
      </w:r>
      <w:r>
        <w:rPr>
          <w:noProof/>
        </w:rPr>
        <w:fldChar w:fldCharType="end"/>
      </w:r>
    </w:p>
    <w:p w14:paraId="117BE8DE" w14:textId="303EF64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QQQ_0305.</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A gas management warm panel for the storage vessel valves shall be installed in the compressor room to manage the storage vessels.</w:t>
      </w:r>
      <w:r>
        <w:rPr>
          <w:noProof/>
        </w:rPr>
        <w:tab/>
      </w:r>
      <w:r>
        <w:rPr>
          <w:noProof/>
        </w:rPr>
        <w:fldChar w:fldCharType="begin"/>
      </w:r>
      <w:r>
        <w:rPr>
          <w:noProof/>
        </w:rPr>
        <w:instrText xml:space="preserve"> PAGEREF _Toc198519402 \h </w:instrText>
      </w:r>
      <w:r>
        <w:rPr>
          <w:noProof/>
        </w:rPr>
      </w:r>
      <w:r>
        <w:rPr>
          <w:noProof/>
        </w:rPr>
        <w:fldChar w:fldCharType="separate"/>
      </w:r>
      <w:r>
        <w:rPr>
          <w:noProof/>
        </w:rPr>
        <w:t>53</w:t>
      </w:r>
      <w:r>
        <w:rPr>
          <w:noProof/>
        </w:rPr>
        <w:fldChar w:fldCharType="end"/>
      </w:r>
    </w:p>
    <w:p w14:paraId="59A13602" w14:textId="1C6A4F0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egoe UI Semibold" w:eastAsia="Times New Roman" w:hAnsi="Segoe UI Semibold"/>
          <w:noProof/>
          <w:color w:val="02346E" w:themeColor="accent4" w:themeShade="BF"/>
        </w:rPr>
        <w:t>QQQ_0306.</w:t>
      </w:r>
      <w:r>
        <w:rPr>
          <w:rFonts w:asciiTheme="minorHAnsi" w:eastAsiaTheme="minorEastAsia" w:hAnsiTheme="minorHAnsi" w:cstheme="minorBidi"/>
          <w:noProof/>
          <w:kern w:val="2"/>
          <w:sz w:val="24"/>
          <w:szCs w:val="24"/>
          <w:lang w:eastAsia="en-GB"/>
          <w14:ligatures w14:val="standardContextual"/>
        </w:rPr>
        <w:tab/>
      </w:r>
      <w:r w:rsidRPr="00DE3DAD">
        <w:rPr>
          <w:noProof/>
          <w:shd w:val="clear" w:color="auto" w:fill="FFFFFF"/>
        </w:rPr>
        <w:t xml:space="preserve">At least the measuring points defined in </w:t>
      </w:r>
      <w:r w:rsidRPr="00DE3DAD">
        <w:rPr>
          <w:i/>
          <w:iCs/>
          <w:noProof/>
          <w:color w:val="562873" w:themeColor="accent1"/>
        </w:rPr>
        <w:t xml:space="preserve">Table 10 </w:t>
      </w:r>
      <w:r w:rsidRPr="00DE3DAD">
        <w:rPr>
          <w:noProof/>
          <w:shd w:val="clear" w:color="auto" w:fill="FFFFFF"/>
        </w:rPr>
        <w:t>shall be exploitable by the QPLANT control system.</w:t>
      </w:r>
      <w:r>
        <w:rPr>
          <w:noProof/>
        </w:rPr>
        <w:tab/>
      </w:r>
      <w:r>
        <w:rPr>
          <w:noProof/>
        </w:rPr>
        <w:fldChar w:fldCharType="begin"/>
      </w:r>
      <w:r>
        <w:rPr>
          <w:noProof/>
        </w:rPr>
        <w:instrText xml:space="preserve"> PAGEREF _Toc198519403 \h </w:instrText>
      </w:r>
      <w:r>
        <w:rPr>
          <w:noProof/>
        </w:rPr>
      </w:r>
      <w:r>
        <w:rPr>
          <w:noProof/>
        </w:rPr>
        <w:fldChar w:fldCharType="separate"/>
      </w:r>
      <w:r>
        <w:rPr>
          <w:noProof/>
        </w:rPr>
        <w:t>53</w:t>
      </w:r>
      <w:r>
        <w:rPr>
          <w:noProof/>
        </w:rPr>
        <w:fldChar w:fldCharType="end"/>
      </w:r>
    </w:p>
    <w:p w14:paraId="18A1CEC2" w14:textId="0F0CF61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QQQ_0307.</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QPLANT:CS shall incorporate at least the components shown in green in the reference architecture defined in </w:t>
      </w:r>
      <w:r>
        <w:rPr>
          <w:noProof/>
        </w:rPr>
        <w:t>Figure 8. Furthermore</w:t>
      </w:r>
      <w:r w:rsidRPr="00DE3DAD">
        <w:rPr>
          <w:noProof/>
        </w:rPr>
        <w:t>, it shall include any additional systems or subsystems required to meet the overall performance, functionality, and safety objectives of the cryogenic plant.</w:t>
      </w:r>
      <w:r>
        <w:rPr>
          <w:noProof/>
        </w:rPr>
        <w:tab/>
      </w:r>
      <w:r>
        <w:rPr>
          <w:noProof/>
        </w:rPr>
        <w:fldChar w:fldCharType="begin"/>
      </w:r>
      <w:r>
        <w:rPr>
          <w:noProof/>
        </w:rPr>
        <w:instrText xml:space="preserve"> PAGEREF _Toc198519404 \h </w:instrText>
      </w:r>
      <w:r>
        <w:rPr>
          <w:noProof/>
        </w:rPr>
      </w:r>
      <w:r>
        <w:rPr>
          <w:noProof/>
        </w:rPr>
        <w:fldChar w:fldCharType="separate"/>
      </w:r>
      <w:r>
        <w:rPr>
          <w:noProof/>
        </w:rPr>
        <w:t>59</w:t>
      </w:r>
      <w:r>
        <w:rPr>
          <w:noProof/>
        </w:rPr>
        <w:fldChar w:fldCharType="end"/>
      </w:r>
    </w:p>
    <w:p w14:paraId="1285AEC3" w14:textId="493EF9B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QQQ_0308.</w:t>
      </w:r>
      <w:r>
        <w:rPr>
          <w:rFonts w:asciiTheme="minorHAnsi" w:eastAsiaTheme="minorEastAsia" w:hAnsiTheme="minorHAnsi" w:cstheme="minorBidi"/>
          <w:noProof/>
          <w:kern w:val="2"/>
          <w:sz w:val="24"/>
          <w:szCs w:val="24"/>
          <w:lang w:eastAsia="en-GB"/>
          <w14:ligatures w14:val="standardContextual"/>
        </w:rPr>
        <w:tab/>
      </w:r>
      <w:r w:rsidRPr="00DE3DAD">
        <w:rPr>
          <w:noProof/>
        </w:rPr>
        <w:t>The QPLANT:CS shall use a commercially available control system that is industrial-grade and proven in comparable applications, meeting predefined performance, safety, and reliability standards; it shall be procurable off-the-shelf from an approved vendor with documented lifecycle support and compliance with relevant regulatory requirements to ensure long-term system sustainability and minimal vendor dependence.</w:t>
      </w:r>
      <w:r>
        <w:rPr>
          <w:noProof/>
        </w:rPr>
        <w:tab/>
      </w:r>
      <w:r>
        <w:rPr>
          <w:noProof/>
        </w:rPr>
        <w:fldChar w:fldCharType="begin"/>
      </w:r>
      <w:r>
        <w:rPr>
          <w:noProof/>
        </w:rPr>
        <w:instrText xml:space="preserve"> PAGEREF _Toc198519405 \h </w:instrText>
      </w:r>
      <w:r>
        <w:rPr>
          <w:noProof/>
        </w:rPr>
      </w:r>
      <w:r>
        <w:rPr>
          <w:noProof/>
        </w:rPr>
        <w:fldChar w:fldCharType="separate"/>
      </w:r>
      <w:r>
        <w:rPr>
          <w:noProof/>
        </w:rPr>
        <w:t>59</w:t>
      </w:r>
      <w:r>
        <w:rPr>
          <w:noProof/>
        </w:rPr>
        <w:fldChar w:fldCharType="end"/>
      </w:r>
    </w:p>
    <w:p w14:paraId="2D8E30DA" w14:textId="0C1ABD7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QQQ_0309.</w:t>
      </w:r>
      <w:r>
        <w:rPr>
          <w:rFonts w:asciiTheme="minorHAnsi" w:eastAsiaTheme="minorEastAsia" w:hAnsiTheme="minorHAnsi" w:cstheme="minorBidi"/>
          <w:noProof/>
          <w:kern w:val="2"/>
          <w:sz w:val="24"/>
          <w:szCs w:val="24"/>
          <w:lang w:eastAsia="en-GB"/>
          <w14:ligatures w14:val="standardContextual"/>
        </w:rPr>
        <w:tab/>
      </w:r>
      <w:r w:rsidRPr="00DE3DAD">
        <w:rPr>
          <w:noProof/>
        </w:rPr>
        <w:t>The QPLANT:CS shall enable autonomous operation (without operator intervention) of the QPLANT across all specified scenarios and transitions between them.</w:t>
      </w:r>
      <w:r>
        <w:rPr>
          <w:noProof/>
        </w:rPr>
        <w:tab/>
      </w:r>
      <w:r>
        <w:rPr>
          <w:noProof/>
        </w:rPr>
        <w:fldChar w:fldCharType="begin"/>
      </w:r>
      <w:r>
        <w:rPr>
          <w:noProof/>
        </w:rPr>
        <w:instrText xml:space="preserve"> PAGEREF _Toc198519406 \h </w:instrText>
      </w:r>
      <w:r>
        <w:rPr>
          <w:noProof/>
        </w:rPr>
      </w:r>
      <w:r>
        <w:rPr>
          <w:noProof/>
        </w:rPr>
        <w:fldChar w:fldCharType="separate"/>
      </w:r>
      <w:r>
        <w:rPr>
          <w:noProof/>
        </w:rPr>
        <w:t>59</w:t>
      </w:r>
      <w:r>
        <w:rPr>
          <w:noProof/>
        </w:rPr>
        <w:fldChar w:fldCharType="end"/>
      </w:r>
    </w:p>
    <w:p w14:paraId="42F4F602" w14:textId="2F0F77C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QQQ_0310.</w:t>
      </w:r>
      <w:r>
        <w:rPr>
          <w:rFonts w:asciiTheme="minorHAnsi" w:eastAsiaTheme="minorEastAsia" w:hAnsiTheme="minorHAnsi" w:cstheme="minorBidi"/>
          <w:noProof/>
          <w:kern w:val="2"/>
          <w:sz w:val="24"/>
          <w:szCs w:val="24"/>
          <w:lang w:eastAsia="en-GB"/>
          <w14:ligatures w14:val="standardContextual"/>
        </w:rPr>
        <w:tab/>
      </w:r>
      <w:r w:rsidRPr="00DE3DAD">
        <w:rPr>
          <w:noProof/>
          <w:highlight w:val="yellow"/>
        </w:rPr>
        <w:t>The Contractor shall</w:t>
      </w:r>
      <w:r>
        <w:rPr>
          <w:noProof/>
        </w:rPr>
        <w:t xml:space="preserve"> deliver of a fit-for-purpose Test System for System Under Test (SUT) which is used during functional testing, validation, and commissioning of QPLANT and QPLANT:CS. This Test System shall:</w:t>
      </w:r>
      <w:r>
        <w:rPr>
          <w:noProof/>
        </w:rPr>
        <w:tab/>
      </w:r>
      <w:r>
        <w:rPr>
          <w:noProof/>
        </w:rPr>
        <w:fldChar w:fldCharType="begin"/>
      </w:r>
      <w:r>
        <w:rPr>
          <w:noProof/>
        </w:rPr>
        <w:instrText xml:space="preserve"> PAGEREF _Toc198519407 \h </w:instrText>
      </w:r>
      <w:r>
        <w:rPr>
          <w:noProof/>
        </w:rPr>
      </w:r>
      <w:r>
        <w:rPr>
          <w:noProof/>
        </w:rPr>
        <w:fldChar w:fldCharType="separate"/>
      </w:r>
      <w:r>
        <w:rPr>
          <w:noProof/>
        </w:rPr>
        <w:t>59</w:t>
      </w:r>
      <w:r>
        <w:rPr>
          <w:noProof/>
        </w:rPr>
        <w:fldChar w:fldCharType="end"/>
      </w:r>
    </w:p>
    <w:p w14:paraId="4A8E8A43" w14:textId="43D3C0C5"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Times New Roman" w:hAnsi="Times New Roman"/>
          <w:noProof/>
          <w:color w:val="562873" w:themeColor="accent1"/>
          <w:lang w:eastAsia="en-GB"/>
        </w:rPr>
        <w:t>▪</w:t>
      </w:r>
      <w:r>
        <w:rPr>
          <w:rFonts w:asciiTheme="minorHAnsi" w:eastAsiaTheme="minorEastAsia" w:hAnsiTheme="minorHAnsi" w:cstheme="minorBidi"/>
          <w:noProof/>
          <w:kern w:val="2"/>
          <w:sz w:val="24"/>
          <w:szCs w:val="24"/>
          <w:lang w:eastAsia="en-GB"/>
          <w14:ligatures w14:val="standardContextual"/>
        </w:rPr>
        <w:tab/>
      </w:r>
      <w:r>
        <w:rPr>
          <w:noProof/>
          <w:lang w:eastAsia="en-GB"/>
        </w:rPr>
        <w:t>Represent key operational states (start-up, shut-down, transients, faulted/degraded performance).</w:t>
      </w:r>
      <w:r>
        <w:rPr>
          <w:noProof/>
        </w:rPr>
        <w:tab/>
      </w:r>
      <w:r>
        <w:rPr>
          <w:noProof/>
        </w:rPr>
        <w:fldChar w:fldCharType="begin"/>
      </w:r>
      <w:r>
        <w:rPr>
          <w:noProof/>
        </w:rPr>
        <w:instrText xml:space="preserve"> PAGEREF _Toc198519408 \h </w:instrText>
      </w:r>
      <w:r>
        <w:rPr>
          <w:noProof/>
        </w:rPr>
      </w:r>
      <w:r>
        <w:rPr>
          <w:noProof/>
        </w:rPr>
        <w:fldChar w:fldCharType="separate"/>
      </w:r>
      <w:r>
        <w:rPr>
          <w:noProof/>
        </w:rPr>
        <w:t>59</w:t>
      </w:r>
      <w:r>
        <w:rPr>
          <w:noProof/>
        </w:rPr>
        <w:fldChar w:fldCharType="end"/>
      </w:r>
    </w:p>
    <w:p w14:paraId="595AF685" w14:textId="773C597A"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Times New Roman" w:hAnsi="Times New Roman"/>
          <w:noProof/>
          <w:color w:val="562873" w:themeColor="accent1"/>
          <w:lang w:eastAsia="en-GB"/>
        </w:rPr>
        <w:t>▪</w:t>
      </w:r>
      <w:r>
        <w:rPr>
          <w:rFonts w:asciiTheme="minorHAnsi" w:eastAsiaTheme="minorEastAsia" w:hAnsiTheme="minorHAnsi" w:cstheme="minorBidi"/>
          <w:noProof/>
          <w:kern w:val="2"/>
          <w:sz w:val="24"/>
          <w:szCs w:val="24"/>
          <w:lang w:eastAsia="en-GB"/>
          <w14:ligatures w14:val="standardContextual"/>
        </w:rPr>
        <w:tab/>
      </w:r>
      <w:r>
        <w:rPr>
          <w:noProof/>
          <w:lang w:eastAsia="en-GB"/>
        </w:rPr>
        <w:t>Support alarm logic verification, interlock testing, and diagnostics without reliance on a live operational system.</w:t>
      </w:r>
      <w:r>
        <w:rPr>
          <w:noProof/>
        </w:rPr>
        <w:tab/>
      </w:r>
      <w:r>
        <w:rPr>
          <w:noProof/>
        </w:rPr>
        <w:fldChar w:fldCharType="begin"/>
      </w:r>
      <w:r>
        <w:rPr>
          <w:noProof/>
        </w:rPr>
        <w:instrText xml:space="preserve"> PAGEREF _Toc198519409 \h </w:instrText>
      </w:r>
      <w:r>
        <w:rPr>
          <w:noProof/>
        </w:rPr>
      </w:r>
      <w:r>
        <w:rPr>
          <w:noProof/>
        </w:rPr>
        <w:fldChar w:fldCharType="separate"/>
      </w:r>
      <w:r>
        <w:rPr>
          <w:noProof/>
        </w:rPr>
        <w:t>59</w:t>
      </w:r>
      <w:r>
        <w:rPr>
          <w:noProof/>
        </w:rPr>
        <w:fldChar w:fldCharType="end"/>
      </w:r>
    </w:p>
    <w:p w14:paraId="11B01F6A" w14:textId="11AD7FA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QQQ_0311.</w:t>
      </w:r>
      <w:r>
        <w:rPr>
          <w:rFonts w:asciiTheme="minorHAnsi" w:eastAsiaTheme="minorEastAsia" w:hAnsiTheme="minorHAnsi" w:cstheme="minorBidi"/>
          <w:noProof/>
          <w:kern w:val="2"/>
          <w:sz w:val="24"/>
          <w:szCs w:val="24"/>
          <w:lang w:eastAsia="en-GB"/>
          <w14:ligatures w14:val="standardContextual"/>
        </w:rPr>
        <w:tab/>
      </w:r>
      <w:r>
        <w:rPr>
          <w:noProof/>
        </w:rPr>
        <w:t>The Contractor shall not be required to implement a digital twin per se; however:</w:t>
      </w:r>
      <w:r>
        <w:rPr>
          <w:noProof/>
        </w:rPr>
        <w:tab/>
      </w:r>
      <w:r>
        <w:rPr>
          <w:noProof/>
        </w:rPr>
        <w:fldChar w:fldCharType="begin"/>
      </w:r>
      <w:r>
        <w:rPr>
          <w:noProof/>
        </w:rPr>
        <w:instrText xml:space="preserve"> PAGEREF _Toc198519410 \h </w:instrText>
      </w:r>
      <w:r>
        <w:rPr>
          <w:noProof/>
        </w:rPr>
      </w:r>
      <w:r>
        <w:rPr>
          <w:noProof/>
        </w:rPr>
        <w:fldChar w:fldCharType="separate"/>
      </w:r>
      <w:r>
        <w:rPr>
          <w:noProof/>
        </w:rPr>
        <w:t>59</w:t>
      </w:r>
      <w:r>
        <w:rPr>
          <w:noProof/>
        </w:rPr>
        <w:fldChar w:fldCharType="end"/>
      </w:r>
    </w:p>
    <w:p w14:paraId="2CB1E9D8" w14:textId="7D586C98"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If a validated digital twin or process-control simulation model (e.g., Simulink®, SimCryogenics, RNN, empirical/statistical thermodynamic or reliability models) is proposed, it must be:</w:t>
      </w:r>
      <w:r>
        <w:rPr>
          <w:noProof/>
        </w:rPr>
        <w:tab/>
      </w:r>
      <w:r>
        <w:rPr>
          <w:noProof/>
        </w:rPr>
        <w:fldChar w:fldCharType="begin"/>
      </w:r>
      <w:r>
        <w:rPr>
          <w:noProof/>
        </w:rPr>
        <w:instrText xml:space="preserve"> PAGEREF _Toc198519411 \h </w:instrText>
      </w:r>
      <w:r>
        <w:rPr>
          <w:noProof/>
        </w:rPr>
      </w:r>
      <w:r>
        <w:rPr>
          <w:noProof/>
        </w:rPr>
        <w:fldChar w:fldCharType="separate"/>
      </w:r>
      <w:r>
        <w:rPr>
          <w:noProof/>
        </w:rPr>
        <w:t>59</w:t>
      </w:r>
      <w:r>
        <w:rPr>
          <w:noProof/>
        </w:rPr>
        <w:fldChar w:fldCharType="end"/>
      </w:r>
    </w:p>
    <w:p w14:paraId="4064D01F" w14:textId="6A4D9A6E"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Based on certified, validated, or standards-compliant toolsets.</w:t>
      </w:r>
      <w:r>
        <w:rPr>
          <w:noProof/>
        </w:rPr>
        <w:tab/>
      </w:r>
      <w:r>
        <w:rPr>
          <w:noProof/>
        </w:rPr>
        <w:fldChar w:fldCharType="begin"/>
      </w:r>
      <w:r>
        <w:rPr>
          <w:noProof/>
        </w:rPr>
        <w:instrText xml:space="preserve"> PAGEREF _Toc198519412 \h </w:instrText>
      </w:r>
      <w:r>
        <w:rPr>
          <w:noProof/>
        </w:rPr>
      </w:r>
      <w:r>
        <w:rPr>
          <w:noProof/>
        </w:rPr>
        <w:fldChar w:fldCharType="separate"/>
      </w:r>
      <w:r>
        <w:rPr>
          <w:noProof/>
        </w:rPr>
        <w:t>59</w:t>
      </w:r>
      <w:r>
        <w:rPr>
          <w:noProof/>
        </w:rPr>
        <w:fldChar w:fldCharType="end"/>
      </w:r>
    </w:p>
    <w:p w14:paraId="76910821" w14:textId="585CE1A1"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Configured to support operator training, diagnostics, and maintenance planning.</w:t>
      </w:r>
      <w:r>
        <w:rPr>
          <w:noProof/>
        </w:rPr>
        <w:tab/>
      </w:r>
      <w:r>
        <w:rPr>
          <w:noProof/>
        </w:rPr>
        <w:fldChar w:fldCharType="begin"/>
      </w:r>
      <w:r>
        <w:rPr>
          <w:noProof/>
        </w:rPr>
        <w:instrText xml:space="preserve"> PAGEREF _Toc198519413 \h </w:instrText>
      </w:r>
      <w:r>
        <w:rPr>
          <w:noProof/>
        </w:rPr>
      </w:r>
      <w:r>
        <w:rPr>
          <w:noProof/>
        </w:rPr>
        <w:fldChar w:fldCharType="separate"/>
      </w:r>
      <w:r>
        <w:rPr>
          <w:noProof/>
        </w:rPr>
        <w:t>59</w:t>
      </w:r>
      <w:r>
        <w:rPr>
          <w:noProof/>
        </w:rPr>
        <w:fldChar w:fldCharType="end"/>
      </w:r>
    </w:p>
    <w:p w14:paraId="34F1D625" w14:textId="1D29B9BE"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Allow future Integration with instrumentation and control system architecture to enable virtual sensors or diagnostic inference.</w:t>
      </w:r>
      <w:r>
        <w:rPr>
          <w:noProof/>
        </w:rPr>
        <w:tab/>
      </w:r>
      <w:r>
        <w:rPr>
          <w:noProof/>
        </w:rPr>
        <w:fldChar w:fldCharType="begin"/>
      </w:r>
      <w:r>
        <w:rPr>
          <w:noProof/>
        </w:rPr>
        <w:instrText xml:space="preserve"> PAGEREF _Toc198519414 \h </w:instrText>
      </w:r>
      <w:r>
        <w:rPr>
          <w:noProof/>
        </w:rPr>
      </w:r>
      <w:r>
        <w:rPr>
          <w:noProof/>
        </w:rPr>
        <w:fldChar w:fldCharType="separate"/>
      </w:r>
      <w:r>
        <w:rPr>
          <w:noProof/>
        </w:rPr>
        <w:t>59</w:t>
      </w:r>
      <w:r>
        <w:rPr>
          <w:noProof/>
        </w:rPr>
        <w:fldChar w:fldCharType="end"/>
      </w:r>
    </w:p>
    <w:p w14:paraId="3CB12288" w14:textId="36002BBF"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Symbol" w:hAnsi="Symbol"/>
          <w:noProof/>
        </w:rPr>
        <w:t></w:t>
      </w:r>
      <w:r>
        <w:rPr>
          <w:rFonts w:asciiTheme="minorHAnsi" w:eastAsiaTheme="minorEastAsia" w:hAnsiTheme="minorHAnsi" w:cstheme="minorBidi"/>
          <w:noProof/>
          <w:kern w:val="2"/>
          <w:sz w:val="24"/>
          <w:szCs w:val="24"/>
          <w:lang w:eastAsia="en-GB"/>
          <w14:ligatures w14:val="standardContextual"/>
        </w:rPr>
        <w:tab/>
      </w:r>
      <w:r>
        <w:rPr>
          <w:noProof/>
        </w:rPr>
        <w:t>If no model is proposed, the Applicant shall:</w:t>
      </w:r>
      <w:r>
        <w:rPr>
          <w:noProof/>
        </w:rPr>
        <w:tab/>
      </w:r>
      <w:r>
        <w:rPr>
          <w:noProof/>
        </w:rPr>
        <w:fldChar w:fldCharType="begin"/>
      </w:r>
      <w:r>
        <w:rPr>
          <w:noProof/>
        </w:rPr>
        <w:instrText xml:space="preserve"> PAGEREF _Toc198519415 \h </w:instrText>
      </w:r>
      <w:r>
        <w:rPr>
          <w:noProof/>
        </w:rPr>
      </w:r>
      <w:r>
        <w:rPr>
          <w:noProof/>
        </w:rPr>
        <w:fldChar w:fldCharType="separate"/>
      </w:r>
      <w:r>
        <w:rPr>
          <w:noProof/>
        </w:rPr>
        <w:t>59</w:t>
      </w:r>
      <w:r>
        <w:rPr>
          <w:noProof/>
        </w:rPr>
        <w:fldChar w:fldCharType="end"/>
      </w:r>
    </w:p>
    <w:p w14:paraId="7286941E" w14:textId="185CC62A"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Explicitly state and justify the exclusion, supported by a cost-benefit or reliability impact rationale.</w:t>
      </w:r>
      <w:r>
        <w:rPr>
          <w:noProof/>
        </w:rPr>
        <w:tab/>
      </w:r>
      <w:r>
        <w:rPr>
          <w:noProof/>
        </w:rPr>
        <w:fldChar w:fldCharType="begin"/>
      </w:r>
      <w:r>
        <w:rPr>
          <w:noProof/>
        </w:rPr>
        <w:instrText xml:space="preserve"> PAGEREF _Toc198519416 \h </w:instrText>
      </w:r>
      <w:r>
        <w:rPr>
          <w:noProof/>
        </w:rPr>
      </w:r>
      <w:r>
        <w:rPr>
          <w:noProof/>
        </w:rPr>
        <w:fldChar w:fldCharType="separate"/>
      </w:r>
      <w:r>
        <w:rPr>
          <w:noProof/>
        </w:rPr>
        <w:t>59</w:t>
      </w:r>
      <w:r>
        <w:rPr>
          <w:noProof/>
        </w:rPr>
        <w:fldChar w:fldCharType="end"/>
      </w:r>
    </w:p>
    <w:p w14:paraId="2FED4580" w14:textId="50C3CC32"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Describe in detail the alternate approach used for initiating event training, commissioning testing, and system diagnostics.</w:t>
      </w:r>
      <w:r>
        <w:rPr>
          <w:noProof/>
        </w:rPr>
        <w:tab/>
      </w:r>
      <w:r>
        <w:rPr>
          <w:noProof/>
        </w:rPr>
        <w:fldChar w:fldCharType="begin"/>
      </w:r>
      <w:r>
        <w:rPr>
          <w:noProof/>
        </w:rPr>
        <w:instrText xml:space="preserve"> PAGEREF _Toc198519417 \h </w:instrText>
      </w:r>
      <w:r>
        <w:rPr>
          <w:noProof/>
        </w:rPr>
      </w:r>
      <w:r>
        <w:rPr>
          <w:noProof/>
        </w:rPr>
        <w:fldChar w:fldCharType="separate"/>
      </w:r>
      <w:r>
        <w:rPr>
          <w:noProof/>
        </w:rPr>
        <w:t>59</w:t>
      </w:r>
      <w:r>
        <w:rPr>
          <w:noProof/>
        </w:rPr>
        <w:fldChar w:fldCharType="end"/>
      </w:r>
    </w:p>
    <w:p w14:paraId="3C900A0E" w14:textId="37619424"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Courier New" w:hAnsi="Courier New"/>
          <w:noProof/>
        </w:rPr>
        <w:t>o</w:t>
      </w:r>
      <w:r>
        <w:rPr>
          <w:rFonts w:asciiTheme="minorHAnsi" w:eastAsiaTheme="minorEastAsia" w:hAnsiTheme="minorHAnsi" w:cstheme="minorBidi"/>
          <w:noProof/>
          <w:kern w:val="2"/>
          <w:sz w:val="24"/>
          <w:szCs w:val="24"/>
          <w:lang w:eastAsia="en-GB"/>
          <w14:ligatures w14:val="standardContextual"/>
        </w:rPr>
        <w:tab/>
      </w:r>
      <w:r>
        <w:rPr>
          <w:noProof/>
        </w:rPr>
        <w:t>Demonstrate how operational reliability, functional verification, and maintenance readiness are ensured in the absence of a digital model.</w:t>
      </w:r>
      <w:r>
        <w:rPr>
          <w:noProof/>
        </w:rPr>
        <w:tab/>
      </w:r>
      <w:r>
        <w:rPr>
          <w:noProof/>
        </w:rPr>
        <w:fldChar w:fldCharType="begin"/>
      </w:r>
      <w:r>
        <w:rPr>
          <w:noProof/>
        </w:rPr>
        <w:instrText xml:space="preserve"> PAGEREF _Toc198519418 \h </w:instrText>
      </w:r>
      <w:r>
        <w:rPr>
          <w:noProof/>
        </w:rPr>
      </w:r>
      <w:r>
        <w:rPr>
          <w:noProof/>
        </w:rPr>
        <w:fldChar w:fldCharType="separate"/>
      </w:r>
      <w:r>
        <w:rPr>
          <w:noProof/>
        </w:rPr>
        <w:t>59</w:t>
      </w:r>
      <w:r>
        <w:rPr>
          <w:noProof/>
        </w:rPr>
        <w:fldChar w:fldCharType="end"/>
      </w:r>
    </w:p>
    <w:p w14:paraId="7CDE8AA8" w14:textId="6719E91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Controlling mass flow rate and supply temperature:</w:t>
      </w:r>
      <w:r w:rsidRPr="00DE3DAD">
        <w:rPr>
          <w:noProof/>
        </w:rPr>
        <w:t xml:space="preserve"> The QPLANT shall supply and regulate the mass flow rate and supply temperature at the QPLANT–QCELL interface (via QINFRA to QRB in the coldbox room), such that the temperature change rate—during both cool-down and warm-up—of each QCELL remains within predefined and controlled limits. The temperature change rate is defined as the maximum allowable rate of change of the internal QCELL temperature, expressed in K/h (e.g., 4 K/h). These limits shall be adjustable via process control, depending on the thermal inertia of each QCELL and the operational mode.</w:t>
      </w:r>
      <w:r>
        <w:rPr>
          <w:noProof/>
        </w:rPr>
        <w:tab/>
      </w:r>
      <w:r>
        <w:rPr>
          <w:noProof/>
        </w:rPr>
        <w:fldChar w:fldCharType="begin"/>
      </w:r>
      <w:r>
        <w:rPr>
          <w:noProof/>
        </w:rPr>
        <w:instrText xml:space="preserve"> PAGEREF _Toc198519419 \h </w:instrText>
      </w:r>
      <w:r>
        <w:rPr>
          <w:noProof/>
        </w:rPr>
      </w:r>
      <w:r>
        <w:rPr>
          <w:noProof/>
        </w:rPr>
        <w:fldChar w:fldCharType="separate"/>
      </w:r>
      <w:r>
        <w:rPr>
          <w:noProof/>
        </w:rPr>
        <w:t>60</w:t>
      </w:r>
      <w:r>
        <w:rPr>
          <w:noProof/>
        </w:rPr>
        <w:fldChar w:fldCharType="end"/>
      </w:r>
    </w:p>
    <w:p w14:paraId="007A4B7E" w14:textId="398DB7A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QQQ_0313.</w:t>
      </w:r>
      <w:r>
        <w:rPr>
          <w:rFonts w:asciiTheme="minorHAnsi" w:eastAsiaTheme="minorEastAsia" w:hAnsiTheme="minorHAnsi" w:cstheme="minorBidi"/>
          <w:noProof/>
          <w:kern w:val="2"/>
          <w:sz w:val="24"/>
          <w:szCs w:val="24"/>
          <w:lang w:eastAsia="en-GB"/>
          <w14:ligatures w14:val="standardContextual"/>
        </w:rPr>
        <w:tab/>
      </w:r>
      <w:r w:rsidRPr="00DE3DAD">
        <w:rPr>
          <w:noProof/>
        </w:rPr>
        <w:t>The QPLANT:CS shall support bidirectional communication with the Broker, exchanging real-time operational and control signals at an update rate of 1 Hz. This will be used by the Broker system, implemented within MCS, to actively control and enforce this temperature change rate by issuing setpoints and operational constraints to the QPLANT Control System (QPLANT:CS).</w:t>
      </w:r>
      <w:r>
        <w:rPr>
          <w:noProof/>
        </w:rPr>
        <w:tab/>
      </w:r>
      <w:r>
        <w:rPr>
          <w:noProof/>
        </w:rPr>
        <w:fldChar w:fldCharType="begin"/>
      </w:r>
      <w:r>
        <w:rPr>
          <w:noProof/>
        </w:rPr>
        <w:instrText xml:space="preserve"> PAGEREF _Toc198519420 \h </w:instrText>
      </w:r>
      <w:r>
        <w:rPr>
          <w:noProof/>
        </w:rPr>
      </w:r>
      <w:r>
        <w:rPr>
          <w:noProof/>
        </w:rPr>
        <w:fldChar w:fldCharType="separate"/>
      </w:r>
      <w:r>
        <w:rPr>
          <w:noProof/>
        </w:rPr>
        <w:t>60</w:t>
      </w:r>
      <w:r>
        <w:rPr>
          <w:noProof/>
        </w:rPr>
        <w:fldChar w:fldCharType="end"/>
      </w:r>
    </w:p>
    <w:p w14:paraId="6EAEC902" w14:textId="545D1DC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QQQ_0314.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GSHRC</w:t>
      </w:r>
      <w:r w:rsidRPr="00DE3DAD">
        <w:rPr>
          <w:noProof/>
          <w:lang w:eastAsia="fr-FR"/>
        </w:rPr>
        <w:t xml:space="preserve">: The Contractor shall follow the applicable sections from the General Software and Hardware Requirements for Contractors (GSHRC) </w:t>
      </w:r>
      <w:r w:rsidRPr="00DE3DAD">
        <w:rPr>
          <w:noProof/>
        </w:rPr>
        <w:t>containing quality and other requirements related to software, firmware and interoperability</w:t>
      </w:r>
      <w:r w:rsidRPr="00DE3DAD">
        <w:rPr>
          <w:noProof/>
          <w:lang w:eastAsia="fr-FR"/>
        </w:rPr>
        <w:t xml:space="preserve">. The table below </w:t>
      </w:r>
      <w:r w:rsidRPr="00DE3DAD">
        <w:rPr>
          <w:noProof/>
        </w:rPr>
        <w:t xml:space="preserve">contains a specific instruction to the respective requirement </w:t>
      </w:r>
      <w:r w:rsidRPr="00DE3DAD">
        <w:rPr>
          <w:i/>
          <w:iCs/>
          <w:noProof/>
          <w:color w:val="562873" w:themeColor="accent1"/>
        </w:rPr>
        <w:t>§AD 21</w:t>
      </w:r>
      <w:r w:rsidRPr="00DE3DAD">
        <w:rPr>
          <w:noProof/>
          <w:lang w:eastAsia="fr-FR"/>
        </w:rPr>
        <w:t>.</w:t>
      </w:r>
      <w:r>
        <w:rPr>
          <w:noProof/>
        </w:rPr>
        <w:tab/>
      </w:r>
      <w:r>
        <w:rPr>
          <w:noProof/>
        </w:rPr>
        <w:fldChar w:fldCharType="begin"/>
      </w:r>
      <w:r>
        <w:rPr>
          <w:noProof/>
        </w:rPr>
        <w:instrText xml:space="preserve"> PAGEREF _Toc198519421 \h </w:instrText>
      </w:r>
      <w:r>
        <w:rPr>
          <w:noProof/>
        </w:rPr>
      </w:r>
      <w:r>
        <w:rPr>
          <w:noProof/>
        </w:rPr>
        <w:fldChar w:fldCharType="separate"/>
      </w:r>
      <w:r>
        <w:rPr>
          <w:noProof/>
        </w:rPr>
        <w:t>60</w:t>
      </w:r>
      <w:r>
        <w:rPr>
          <w:noProof/>
        </w:rPr>
        <w:fldChar w:fldCharType="end"/>
      </w:r>
    </w:p>
    <w:p w14:paraId="42624052" w14:textId="70980E0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QQQ_0315.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Autonomous operation</w:t>
      </w:r>
      <w:r w:rsidRPr="00DE3DAD">
        <w:rPr>
          <w:noProof/>
          <w:lang w:eastAsia="fr-FR"/>
        </w:rPr>
        <w:t>: When the MCS is unavailable or a communication loss occurs, the QPLANT:CS shall continue to operate as long as the systems safety as well as personnel safety are guaranteed.</w:t>
      </w:r>
      <w:r>
        <w:rPr>
          <w:noProof/>
        </w:rPr>
        <w:tab/>
      </w:r>
      <w:r>
        <w:rPr>
          <w:noProof/>
        </w:rPr>
        <w:fldChar w:fldCharType="begin"/>
      </w:r>
      <w:r>
        <w:rPr>
          <w:noProof/>
        </w:rPr>
        <w:instrText xml:space="preserve"> PAGEREF _Toc198519422 \h </w:instrText>
      </w:r>
      <w:r>
        <w:rPr>
          <w:noProof/>
        </w:rPr>
      </w:r>
      <w:r>
        <w:rPr>
          <w:noProof/>
        </w:rPr>
        <w:fldChar w:fldCharType="separate"/>
      </w:r>
      <w:r>
        <w:rPr>
          <w:noProof/>
        </w:rPr>
        <w:t>61</w:t>
      </w:r>
      <w:r>
        <w:rPr>
          <w:noProof/>
        </w:rPr>
        <w:fldChar w:fldCharType="end"/>
      </w:r>
    </w:p>
    <w:p w14:paraId="4E4A7310" w14:textId="5564CB4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lastRenderedPageBreak/>
        <w:t>QQQ_0316.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Remote parameters access</w:t>
      </w:r>
      <w:r w:rsidRPr="00DE3DAD">
        <w:rPr>
          <w:noProof/>
          <w:lang w:eastAsia="fr-FR"/>
        </w:rPr>
        <w:t xml:space="preserve">: All the control parameters (like </w:t>
      </w:r>
      <w:r>
        <w:rPr>
          <w:noProof/>
          <w:lang w:eastAsia="fr-FR"/>
        </w:rPr>
        <w:t>setpoints</w:t>
      </w:r>
      <w:r w:rsidRPr="00DE3DAD">
        <w:rPr>
          <w:noProof/>
          <w:lang w:eastAsia="fr-FR"/>
        </w:rPr>
        <w:t xml:space="preserve"> and thresholds), where manufacturing calibration data is optional, shall be available to the remote control interface with MCS.</w:t>
      </w:r>
      <w:r>
        <w:rPr>
          <w:noProof/>
        </w:rPr>
        <w:tab/>
      </w:r>
      <w:r>
        <w:rPr>
          <w:noProof/>
        </w:rPr>
        <w:fldChar w:fldCharType="begin"/>
      </w:r>
      <w:r>
        <w:rPr>
          <w:noProof/>
        </w:rPr>
        <w:instrText xml:space="preserve"> PAGEREF _Toc198519423 \h </w:instrText>
      </w:r>
      <w:r>
        <w:rPr>
          <w:noProof/>
        </w:rPr>
      </w:r>
      <w:r>
        <w:rPr>
          <w:noProof/>
        </w:rPr>
        <w:fldChar w:fldCharType="separate"/>
      </w:r>
      <w:r>
        <w:rPr>
          <w:noProof/>
        </w:rPr>
        <w:t>62</w:t>
      </w:r>
      <w:r>
        <w:rPr>
          <w:noProof/>
        </w:rPr>
        <w:fldChar w:fldCharType="end"/>
      </w:r>
    </w:p>
    <w:p w14:paraId="192D0E86" w14:textId="1763532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QQQ_0317.</w:t>
      </w:r>
      <w:r>
        <w:rPr>
          <w:rFonts w:asciiTheme="minorHAnsi" w:eastAsiaTheme="minorEastAsia" w:hAnsiTheme="minorHAnsi" w:cstheme="minorBidi"/>
          <w:noProof/>
          <w:kern w:val="2"/>
          <w:sz w:val="24"/>
          <w:szCs w:val="24"/>
          <w:lang w:eastAsia="en-GB"/>
          <w14:ligatures w14:val="standardContextual"/>
        </w:rPr>
        <w:tab/>
      </w:r>
      <w:r w:rsidRPr="00DE3DAD">
        <w:rPr>
          <w:noProof/>
          <w:lang w:eastAsia="fr-FR"/>
        </w:rPr>
        <w:t>Interlock thresholds shall not be writable through the remote control interface.</w:t>
      </w:r>
      <w:r>
        <w:rPr>
          <w:noProof/>
        </w:rPr>
        <w:tab/>
      </w:r>
      <w:r>
        <w:rPr>
          <w:noProof/>
        </w:rPr>
        <w:fldChar w:fldCharType="begin"/>
      </w:r>
      <w:r>
        <w:rPr>
          <w:noProof/>
        </w:rPr>
        <w:instrText xml:space="preserve"> PAGEREF _Toc198519424 \h </w:instrText>
      </w:r>
      <w:r>
        <w:rPr>
          <w:noProof/>
        </w:rPr>
      </w:r>
      <w:r>
        <w:rPr>
          <w:noProof/>
        </w:rPr>
        <w:fldChar w:fldCharType="separate"/>
      </w:r>
      <w:r>
        <w:rPr>
          <w:noProof/>
        </w:rPr>
        <w:t>62</w:t>
      </w:r>
      <w:r>
        <w:rPr>
          <w:noProof/>
        </w:rPr>
        <w:fldChar w:fldCharType="end"/>
      </w:r>
    </w:p>
    <w:p w14:paraId="7092D8C2" w14:textId="5E913A4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QQQ_0318.</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Control System should allow every actuator to be controlled manually in the event of a malfunction (for example a motor can have an auto, manual and maintenance mode to accommodate this behaviour).</w:t>
      </w:r>
      <w:r>
        <w:rPr>
          <w:noProof/>
        </w:rPr>
        <w:tab/>
      </w:r>
      <w:r>
        <w:rPr>
          <w:noProof/>
        </w:rPr>
        <w:fldChar w:fldCharType="begin"/>
      </w:r>
      <w:r>
        <w:rPr>
          <w:noProof/>
        </w:rPr>
        <w:instrText xml:space="preserve"> PAGEREF _Toc198519425 \h </w:instrText>
      </w:r>
      <w:r>
        <w:rPr>
          <w:noProof/>
        </w:rPr>
      </w:r>
      <w:r>
        <w:rPr>
          <w:noProof/>
        </w:rPr>
        <w:fldChar w:fldCharType="separate"/>
      </w:r>
      <w:r>
        <w:rPr>
          <w:noProof/>
        </w:rPr>
        <w:t>62</w:t>
      </w:r>
      <w:r>
        <w:rPr>
          <w:noProof/>
        </w:rPr>
        <w:fldChar w:fldCharType="end"/>
      </w:r>
    </w:p>
    <w:p w14:paraId="4C927F84" w14:textId="3FA19C5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QQQ_0319.</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Control System should allow every sensor value to be set by the operator (mode maintenance) to be interpreted by the QPLANT:CS as it is the real value coming from the sensor.</w:t>
      </w:r>
      <w:r>
        <w:rPr>
          <w:noProof/>
        </w:rPr>
        <w:tab/>
      </w:r>
      <w:r>
        <w:rPr>
          <w:noProof/>
        </w:rPr>
        <w:fldChar w:fldCharType="begin"/>
      </w:r>
      <w:r>
        <w:rPr>
          <w:noProof/>
        </w:rPr>
        <w:instrText xml:space="preserve"> PAGEREF _Toc198519426 \h </w:instrText>
      </w:r>
      <w:r>
        <w:rPr>
          <w:noProof/>
        </w:rPr>
      </w:r>
      <w:r>
        <w:rPr>
          <w:noProof/>
        </w:rPr>
        <w:fldChar w:fldCharType="separate"/>
      </w:r>
      <w:r>
        <w:rPr>
          <w:noProof/>
        </w:rPr>
        <w:t>62</w:t>
      </w:r>
      <w:r>
        <w:rPr>
          <w:noProof/>
        </w:rPr>
        <w:fldChar w:fldCharType="end"/>
      </w:r>
    </w:p>
    <w:p w14:paraId="2B32BA4E" w14:textId="2B6CFF7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QQQ_0320.</w:t>
      </w:r>
      <w:r>
        <w:rPr>
          <w:rFonts w:asciiTheme="minorHAnsi" w:eastAsiaTheme="minorEastAsia" w:hAnsiTheme="minorHAnsi" w:cstheme="minorBidi"/>
          <w:noProof/>
          <w:kern w:val="2"/>
          <w:sz w:val="24"/>
          <w:szCs w:val="24"/>
          <w:lang w:eastAsia="en-GB"/>
          <w14:ligatures w14:val="standardContextual"/>
        </w:rPr>
        <w:tab/>
      </w:r>
      <w:r w:rsidRPr="00DE3DAD">
        <w:rPr>
          <w:noProof/>
        </w:rPr>
        <w:t>Records of all measured values, valve positions, operator actions, log book and alarms shall be accessible in QPLANT Control System.</w:t>
      </w:r>
      <w:r>
        <w:rPr>
          <w:noProof/>
        </w:rPr>
        <w:tab/>
      </w:r>
      <w:r>
        <w:rPr>
          <w:noProof/>
        </w:rPr>
        <w:fldChar w:fldCharType="begin"/>
      </w:r>
      <w:r>
        <w:rPr>
          <w:noProof/>
        </w:rPr>
        <w:instrText xml:space="preserve"> PAGEREF _Toc198519427 \h </w:instrText>
      </w:r>
      <w:r>
        <w:rPr>
          <w:noProof/>
        </w:rPr>
      </w:r>
      <w:r>
        <w:rPr>
          <w:noProof/>
        </w:rPr>
        <w:fldChar w:fldCharType="separate"/>
      </w:r>
      <w:r>
        <w:rPr>
          <w:noProof/>
        </w:rPr>
        <w:t>62</w:t>
      </w:r>
      <w:r>
        <w:rPr>
          <w:noProof/>
        </w:rPr>
        <w:fldChar w:fldCharType="end"/>
      </w:r>
    </w:p>
    <w:p w14:paraId="54220386" w14:textId="1EF4E9E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eastAsia="Times New Roman"/>
          <w:noProof/>
          <w:color w:val="02346E" w:themeColor="accent4" w:themeShade="BF"/>
        </w:rPr>
        <w:t>QQQ_0321.</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As part of </w:t>
      </w:r>
      <w:r w:rsidRPr="00DE3DAD">
        <w:rPr>
          <w:b/>
          <w:bCs/>
          <w:noProof/>
        </w:rPr>
        <w:t>Error! Reference source not found.</w:t>
      </w:r>
      <w:r w:rsidRPr="00DE3DAD">
        <w:rPr>
          <w:noProof/>
        </w:rPr>
        <w:t>, the following controls related information shall be provided:</w:t>
      </w:r>
      <w:r>
        <w:rPr>
          <w:noProof/>
        </w:rPr>
        <w:tab/>
      </w:r>
      <w:r>
        <w:rPr>
          <w:noProof/>
        </w:rPr>
        <w:fldChar w:fldCharType="begin"/>
      </w:r>
      <w:r>
        <w:rPr>
          <w:noProof/>
        </w:rPr>
        <w:instrText xml:space="preserve"> PAGEREF _Toc198519428 \h </w:instrText>
      </w:r>
      <w:r>
        <w:rPr>
          <w:noProof/>
        </w:rPr>
      </w:r>
      <w:r>
        <w:rPr>
          <w:noProof/>
        </w:rPr>
        <w:fldChar w:fldCharType="separate"/>
      </w:r>
      <w:r>
        <w:rPr>
          <w:noProof/>
        </w:rPr>
        <w:t>62</w:t>
      </w:r>
      <w:r>
        <w:rPr>
          <w:noProof/>
        </w:rPr>
        <w:fldChar w:fldCharType="end"/>
      </w:r>
    </w:p>
    <w:p w14:paraId="37EE0692" w14:textId="49558471"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cs="Segoe UI"/>
          <w:noProof/>
        </w:rPr>
        <w:t>-</w:t>
      </w:r>
      <w:r>
        <w:rPr>
          <w:rFonts w:asciiTheme="minorHAnsi" w:eastAsiaTheme="minorEastAsia" w:hAnsiTheme="minorHAnsi" w:cstheme="minorBidi"/>
          <w:noProof/>
          <w:kern w:val="2"/>
          <w:sz w:val="24"/>
          <w:szCs w:val="24"/>
          <w:lang w:eastAsia="en-GB"/>
          <w14:ligatures w14:val="standardContextual"/>
        </w:rPr>
        <w:tab/>
      </w:r>
      <w:r w:rsidRPr="00DE3DAD">
        <w:rPr>
          <w:noProof/>
        </w:rPr>
        <w:t>The detailed documentation of the software architecture, covering all modules, functional blocks, and components, along with their inputs and outputs.</w:t>
      </w:r>
      <w:r>
        <w:rPr>
          <w:noProof/>
        </w:rPr>
        <w:tab/>
      </w:r>
      <w:r>
        <w:rPr>
          <w:noProof/>
        </w:rPr>
        <w:fldChar w:fldCharType="begin"/>
      </w:r>
      <w:r>
        <w:rPr>
          <w:noProof/>
        </w:rPr>
        <w:instrText xml:space="preserve"> PAGEREF _Toc198519429 \h </w:instrText>
      </w:r>
      <w:r>
        <w:rPr>
          <w:noProof/>
        </w:rPr>
      </w:r>
      <w:r>
        <w:rPr>
          <w:noProof/>
        </w:rPr>
        <w:fldChar w:fldCharType="separate"/>
      </w:r>
      <w:r>
        <w:rPr>
          <w:noProof/>
        </w:rPr>
        <w:t>62</w:t>
      </w:r>
      <w:r>
        <w:rPr>
          <w:noProof/>
        </w:rPr>
        <w:fldChar w:fldCharType="end"/>
      </w:r>
    </w:p>
    <w:p w14:paraId="417ECF2E" w14:textId="777C497B"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cs="Segoe UI"/>
          <w:noProof/>
        </w:rPr>
        <w:t>-</w:t>
      </w:r>
      <w:r>
        <w:rPr>
          <w:rFonts w:asciiTheme="minorHAnsi" w:eastAsiaTheme="minorEastAsia" w:hAnsiTheme="minorHAnsi" w:cstheme="minorBidi"/>
          <w:noProof/>
          <w:kern w:val="2"/>
          <w:sz w:val="24"/>
          <w:szCs w:val="24"/>
          <w:lang w:eastAsia="en-GB"/>
          <w14:ligatures w14:val="standardContextual"/>
        </w:rPr>
        <w:tab/>
      </w:r>
      <w:r w:rsidRPr="00DE3DAD">
        <w:rPr>
          <w:noProof/>
        </w:rPr>
        <w:t>lists of alarms, protection functions, instruments, events, and parameters.</w:t>
      </w:r>
      <w:r>
        <w:rPr>
          <w:noProof/>
        </w:rPr>
        <w:tab/>
      </w:r>
      <w:r>
        <w:rPr>
          <w:noProof/>
        </w:rPr>
        <w:fldChar w:fldCharType="begin"/>
      </w:r>
      <w:r>
        <w:rPr>
          <w:noProof/>
        </w:rPr>
        <w:instrText xml:space="preserve"> PAGEREF _Toc198519430 \h </w:instrText>
      </w:r>
      <w:r>
        <w:rPr>
          <w:noProof/>
        </w:rPr>
      </w:r>
      <w:r>
        <w:rPr>
          <w:noProof/>
        </w:rPr>
        <w:fldChar w:fldCharType="separate"/>
      </w:r>
      <w:r>
        <w:rPr>
          <w:noProof/>
        </w:rPr>
        <w:t>62</w:t>
      </w:r>
      <w:r>
        <w:rPr>
          <w:noProof/>
        </w:rPr>
        <w:fldChar w:fldCharType="end"/>
      </w:r>
    </w:p>
    <w:p w14:paraId="38DEDDC5" w14:textId="37D7C3D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QQQ_0322.</w:t>
      </w:r>
      <w:r>
        <w:rPr>
          <w:rFonts w:asciiTheme="minorHAnsi" w:eastAsiaTheme="minorEastAsia" w:hAnsiTheme="minorHAnsi" w:cstheme="minorBidi"/>
          <w:noProof/>
          <w:kern w:val="2"/>
          <w:sz w:val="24"/>
          <w:szCs w:val="24"/>
          <w:lang w:eastAsia="en-GB"/>
          <w14:ligatures w14:val="standardContextual"/>
        </w:rPr>
        <w:tab/>
      </w:r>
      <w:r w:rsidRPr="00DE3DAD">
        <w:rPr>
          <w:noProof/>
        </w:rPr>
        <w:t>PLCs shall be programmed in accordance with the IEC 61131-3 standard.</w:t>
      </w:r>
      <w:r>
        <w:rPr>
          <w:noProof/>
        </w:rPr>
        <w:tab/>
      </w:r>
      <w:r>
        <w:rPr>
          <w:noProof/>
        </w:rPr>
        <w:fldChar w:fldCharType="begin"/>
      </w:r>
      <w:r>
        <w:rPr>
          <w:noProof/>
        </w:rPr>
        <w:instrText xml:space="preserve"> PAGEREF _Toc198519431 \h </w:instrText>
      </w:r>
      <w:r>
        <w:rPr>
          <w:noProof/>
        </w:rPr>
      </w:r>
      <w:r>
        <w:rPr>
          <w:noProof/>
        </w:rPr>
        <w:fldChar w:fldCharType="separate"/>
      </w:r>
      <w:r>
        <w:rPr>
          <w:noProof/>
        </w:rPr>
        <w:t>62</w:t>
      </w:r>
      <w:r>
        <w:rPr>
          <w:noProof/>
        </w:rPr>
        <w:fldChar w:fldCharType="end"/>
      </w:r>
    </w:p>
    <w:p w14:paraId="58EEA209" w14:textId="7A35AE6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QQQ_0323.</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use of </w:t>
      </w:r>
      <w:r w:rsidRPr="00DE3DAD">
        <w:rPr>
          <w:rFonts w:ascii="Segoe UI Semibold" w:hAnsi="Segoe UI Semibold" w:cs="Segoe UI Semibold"/>
          <w:bCs/>
          <w:noProof/>
        </w:rPr>
        <w:t>Instruction List</w:t>
      </w:r>
      <w:r w:rsidRPr="00DE3DAD">
        <w:rPr>
          <w:b/>
          <w:noProof/>
        </w:rPr>
        <w:t xml:space="preserve"> </w:t>
      </w:r>
      <w:r w:rsidRPr="00DE3DAD">
        <w:rPr>
          <w:rFonts w:ascii="Segoe UI Semibold" w:hAnsi="Segoe UI Semibold" w:cs="Segoe UI Semibold"/>
          <w:bCs/>
          <w:noProof/>
        </w:rPr>
        <w:t>(IL)</w:t>
      </w:r>
      <w:r w:rsidRPr="00DE3DAD">
        <w:rPr>
          <w:noProof/>
        </w:rPr>
        <w:t xml:space="preserve"> is highly discouraged. Higher-level languages like </w:t>
      </w:r>
      <w:r w:rsidRPr="00DE3DAD">
        <w:rPr>
          <w:rFonts w:ascii="Segoe UI Semibold" w:hAnsi="Segoe UI Semibold" w:cs="Segoe UI Semibold"/>
          <w:bCs/>
          <w:noProof/>
        </w:rPr>
        <w:t>Structured Text (ST)</w:t>
      </w:r>
      <w:r w:rsidRPr="00DE3DAD">
        <w:rPr>
          <w:noProof/>
        </w:rPr>
        <w:t xml:space="preserve"> are highly recommended for better clarity, maintainability, and portability of PLC programs. Therefore, users and developers are strongly advised to avoid new implementations in IL and to migrate any existing IL-based code to ST or other recommended IEC 61131-3 languages whenever possible.</w:t>
      </w:r>
      <w:r>
        <w:rPr>
          <w:noProof/>
        </w:rPr>
        <w:tab/>
      </w:r>
      <w:r>
        <w:rPr>
          <w:noProof/>
        </w:rPr>
        <w:fldChar w:fldCharType="begin"/>
      </w:r>
      <w:r>
        <w:rPr>
          <w:noProof/>
        </w:rPr>
        <w:instrText xml:space="preserve"> PAGEREF _Toc198519432 \h </w:instrText>
      </w:r>
      <w:r>
        <w:rPr>
          <w:noProof/>
        </w:rPr>
      </w:r>
      <w:r>
        <w:rPr>
          <w:noProof/>
        </w:rPr>
        <w:fldChar w:fldCharType="separate"/>
      </w:r>
      <w:r>
        <w:rPr>
          <w:noProof/>
        </w:rPr>
        <w:t>62</w:t>
      </w:r>
      <w:r>
        <w:rPr>
          <w:noProof/>
        </w:rPr>
        <w:fldChar w:fldCharType="end"/>
      </w:r>
    </w:p>
    <w:p w14:paraId="55CB1A72" w14:textId="5E7DB39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QQQ_0324.</w:t>
      </w:r>
      <w:r>
        <w:rPr>
          <w:rFonts w:asciiTheme="minorHAnsi" w:eastAsiaTheme="minorEastAsia" w:hAnsiTheme="minorHAnsi" w:cstheme="minorBidi"/>
          <w:noProof/>
          <w:kern w:val="2"/>
          <w:sz w:val="24"/>
          <w:szCs w:val="24"/>
          <w:lang w:eastAsia="en-GB"/>
          <w14:ligatures w14:val="standardContextual"/>
        </w:rPr>
        <w:tab/>
      </w:r>
      <w:r w:rsidRPr="00DE3DAD">
        <w:rPr>
          <w:noProof/>
        </w:rPr>
        <w:t>When the Software Component includes human readable information (for example, but not limited to: HMI, logging, source code), it shall be in English.</w:t>
      </w:r>
      <w:r>
        <w:rPr>
          <w:noProof/>
        </w:rPr>
        <w:tab/>
      </w:r>
      <w:r>
        <w:rPr>
          <w:noProof/>
        </w:rPr>
        <w:fldChar w:fldCharType="begin"/>
      </w:r>
      <w:r>
        <w:rPr>
          <w:noProof/>
        </w:rPr>
        <w:instrText xml:space="preserve"> PAGEREF _Toc198519433 \h </w:instrText>
      </w:r>
      <w:r>
        <w:rPr>
          <w:noProof/>
        </w:rPr>
      </w:r>
      <w:r>
        <w:rPr>
          <w:noProof/>
        </w:rPr>
        <w:fldChar w:fldCharType="separate"/>
      </w:r>
      <w:r>
        <w:rPr>
          <w:noProof/>
        </w:rPr>
        <w:t>62</w:t>
      </w:r>
      <w:r>
        <w:rPr>
          <w:noProof/>
        </w:rPr>
        <w:fldChar w:fldCharType="end"/>
      </w:r>
    </w:p>
    <w:p w14:paraId="6BC265D2" w14:textId="772E299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QQQ_0325.</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develop a functional analysis (first version is part of the </w:t>
      </w:r>
      <w:r w:rsidRPr="00DE3DAD">
        <w:rPr>
          <w:b/>
          <w:bCs/>
          <w:noProof/>
        </w:rPr>
        <w:t>Error! Reference source not found.</w:t>
      </w:r>
      <w:r w:rsidRPr="00DE3DAD">
        <w:rPr>
          <w:noProof/>
        </w:rPr>
        <w:t>) and a detailed description of all control scenarios including interfaces. The detailed description shall also include program sequence plan (functions and procedures used in the program).</w:t>
      </w:r>
      <w:r>
        <w:rPr>
          <w:noProof/>
        </w:rPr>
        <w:tab/>
      </w:r>
      <w:r>
        <w:rPr>
          <w:noProof/>
        </w:rPr>
        <w:fldChar w:fldCharType="begin"/>
      </w:r>
      <w:r>
        <w:rPr>
          <w:noProof/>
        </w:rPr>
        <w:instrText xml:space="preserve"> PAGEREF _Toc198519434 \h </w:instrText>
      </w:r>
      <w:r>
        <w:rPr>
          <w:noProof/>
        </w:rPr>
      </w:r>
      <w:r>
        <w:rPr>
          <w:noProof/>
        </w:rPr>
        <w:fldChar w:fldCharType="separate"/>
      </w:r>
      <w:r>
        <w:rPr>
          <w:noProof/>
        </w:rPr>
        <w:t>62</w:t>
      </w:r>
      <w:r>
        <w:rPr>
          <w:noProof/>
        </w:rPr>
        <w:fldChar w:fldCharType="end"/>
      </w:r>
    </w:p>
    <w:p w14:paraId="1BC92466" w14:textId="0EFA6B5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QQQ_0326.</w:t>
      </w:r>
      <w:r>
        <w:rPr>
          <w:rFonts w:asciiTheme="minorHAnsi" w:eastAsiaTheme="minorEastAsia" w:hAnsiTheme="minorHAnsi" w:cstheme="minorBidi"/>
          <w:noProof/>
          <w:kern w:val="2"/>
          <w:sz w:val="24"/>
          <w:szCs w:val="24"/>
          <w:lang w:eastAsia="en-GB"/>
          <w14:ligatures w14:val="standardContextual"/>
        </w:rPr>
        <w:tab/>
      </w:r>
      <w:r w:rsidRPr="00DE3DAD">
        <w:rPr>
          <w:noProof/>
        </w:rPr>
        <w:t>For each software module, functional block, functional component or data block, the Contractor shall provide a description of the conditions to act on the output parameter.</w:t>
      </w:r>
      <w:r>
        <w:rPr>
          <w:noProof/>
        </w:rPr>
        <w:tab/>
      </w:r>
      <w:r>
        <w:rPr>
          <w:noProof/>
        </w:rPr>
        <w:fldChar w:fldCharType="begin"/>
      </w:r>
      <w:r>
        <w:rPr>
          <w:noProof/>
        </w:rPr>
        <w:instrText xml:space="preserve"> PAGEREF _Toc198519435 \h </w:instrText>
      </w:r>
      <w:r>
        <w:rPr>
          <w:noProof/>
        </w:rPr>
      </w:r>
      <w:r>
        <w:rPr>
          <w:noProof/>
        </w:rPr>
        <w:fldChar w:fldCharType="separate"/>
      </w:r>
      <w:r>
        <w:rPr>
          <w:noProof/>
        </w:rPr>
        <w:t>62</w:t>
      </w:r>
      <w:r>
        <w:rPr>
          <w:noProof/>
        </w:rPr>
        <w:fldChar w:fldCharType="end"/>
      </w:r>
    </w:p>
    <w:p w14:paraId="0E862151" w14:textId="7288154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QQQ_0327.</w:t>
      </w:r>
      <w:r>
        <w:rPr>
          <w:rFonts w:asciiTheme="minorHAnsi" w:eastAsiaTheme="minorEastAsia" w:hAnsiTheme="minorHAnsi" w:cstheme="minorBidi"/>
          <w:noProof/>
          <w:kern w:val="2"/>
          <w:sz w:val="24"/>
          <w:szCs w:val="24"/>
          <w:lang w:eastAsia="en-GB"/>
          <w14:ligatures w14:val="standardContextual"/>
        </w:rPr>
        <w:tab/>
      </w:r>
      <w:r>
        <w:rPr>
          <w:noProof/>
        </w:rPr>
        <w:t>Versioning info through MCS interface</w:t>
      </w:r>
      <w:r w:rsidRPr="00DE3DAD">
        <w:rPr>
          <w:noProof/>
        </w:rPr>
        <w:t>: Each Software Component and Hardware Node shall include a unique version identifier that uniquely represents the build date and Git commit hash, automatically generated during the build process to ensure traceability; this identifier must be retrievable in a consistent and read-only manner through the MCS control and monitoring interface.</w:t>
      </w:r>
      <w:r>
        <w:rPr>
          <w:noProof/>
        </w:rPr>
        <w:tab/>
      </w:r>
      <w:r>
        <w:rPr>
          <w:noProof/>
        </w:rPr>
        <w:fldChar w:fldCharType="begin"/>
      </w:r>
      <w:r>
        <w:rPr>
          <w:noProof/>
        </w:rPr>
        <w:instrText xml:space="preserve"> PAGEREF _Toc198519436 \h </w:instrText>
      </w:r>
      <w:r>
        <w:rPr>
          <w:noProof/>
        </w:rPr>
      </w:r>
      <w:r>
        <w:rPr>
          <w:noProof/>
        </w:rPr>
        <w:fldChar w:fldCharType="separate"/>
      </w:r>
      <w:r>
        <w:rPr>
          <w:noProof/>
        </w:rPr>
        <w:t>62</w:t>
      </w:r>
      <w:r>
        <w:rPr>
          <w:noProof/>
        </w:rPr>
        <w:fldChar w:fldCharType="end"/>
      </w:r>
    </w:p>
    <w:p w14:paraId="4AB8E61C" w14:textId="2A2D2CF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Establishment of a Dedicated Test Environment:</w:t>
      </w:r>
      <w:r w:rsidRPr="00DE3DAD">
        <w:rPr>
          <w:noProof/>
        </w:rPr>
        <w:t xml:space="preserve"> The supplier should use a dedicated test environment that replicates the production system's configuration, functionality, and critical interfaces for software changes. This environment may be virtual, physical or a combination.</w:t>
      </w:r>
      <w:r>
        <w:rPr>
          <w:noProof/>
        </w:rPr>
        <w:tab/>
      </w:r>
      <w:r>
        <w:rPr>
          <w:noProof/>
        </w:rPr>
        <w:fldChar w:fldCharType="begin"/>
      </w:r>
      <w:r>
        <w:rPr>
          <w:noProof/>
        </w:rPr>
        <w:instrText xml:space="preserve"> PAGEREF _Toc198519437 \h </w:instrText>
      </w:r>
      <w:r>
        <w:rPr>
          <w:noProof/>
        </w:rPr>
      </w:r>
      <w:r>
        <w:rPr>
          <w:noProof/>
        </w:rPr>
        <w:fldChar w:fldCharType="separate"/>
      </w:r>
      <w:r>
        <w:rPr>
          <w:noProof/>
        </w:rPr>
        <w:t>63</w:t>
      </w:r>
      <w:r>
        <w:rPr>
          <w:noProof/>
        </w:rPr>
        <w:fldChar w:fldCharType="end"/>
      </w:r>
    </w:p>
    <w:p w14:paraId="3260972A" w14:textId="4B87671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QQQ_0329.</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Environment Fidelity:</w:t>
      </w:r>
      <w:r w:rsidRPr="00DE3DAD">
        <w:rPr>
          <w:noProof/>
        </w:rPr>
        <w:t xml:space="preserve"> The test environment shall mirror the production system to a level that allows reliable validation of all changes under simulated real-world conditions, including performance, response time and stress scenarios.</w:t>
      </w:r>
      <w:r>
        <w:rPr>
          <w:noProof/>
        </w:rPr>
        <w:tab/>
      </w:r>
      <w:r>
        <w:rPr>
          <w:noProof/>
        </w:rPr>
        <w:fldChar w:fldCharType="begin"/>
      </w:r>
      <w:r>
        <w:rPr>
          <w:noProof/>
        </w:rPr>
        <w:instrText xml:space="preserve"> PAGEREF _Toc198519438 \h </w:instrText>
      </w:r>
      <w:r>
        <w:rPr>
          <w:noProof/>
        </w:rPr>
      </w:r>
      <w:r>
        <w:rPr>
          <w:noProof/>
        </w:rPr>
        <w:fldChar w:fldCharType="separate"/>
      </w:r>
      <w:r>
        <w:rPr>
          <w:noProof/>
        </w:rPr>
        <w:t>63</w:t>
      </w:r>
      <w:r>
        <w:rPr>
          <w:noProof/>
        </w:rPr>
        <w:fldChar w:fldCharType="end"/>
      </w:r>
    </w:p>
    <w:p w14:paraId="3E93FBAD" w14:textId="1FA7F75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Comprehensive Testing:</w:t>
      </w:r>
      <w:r w:rsidRPr="00DE3DAD">
        <w:rPr>
          <w:noProof/>
        </w:rPr>
        <w:t xml:space="preserve"> All changes shall undergo rigorous functional, integration, and regression testing in the staging environment before deployment to the production system.</w:t>
      </w:r>
      <w:r>
        <w:rPr>
          <w:noProof/>
        </w:rPr>
        <w:tab/>
      </w:r>
      <w:r>
        <w:rPr>
          <w:noProof/>
        </w:rPr>
        <w:fldChar w:fldCharType="begin"/>
      </w:r>
      <w:r>
        <w:rPr>
          <w:noProof/>
        </w:rPr>
        <w:instrText xml:space="preserve"> PAGEREF _Toc198519439 \h </w:instrText>
      </w:r>
      <w:r>
        <w:rPr>
          <w:noProof/>
        </w:rPr>
      </w:r>
      <w:r>
        <w:rPr>
          <w:noProof/>
        </w:rPr>
        <w:fldChar w:fldCharType="separate"/>
      </w:r>
      <w:r>
        <w:rPr>
          <w:noProof/>
        </w:rPr>
        <w:t>63</w:t>
      </w:r>
      <w:r>
        <w:rPr>
          <w:noProof/>
        </w:rPr>
        <w:fldChar w:fldCharType="end"/>
      </w:r>
    </w:p>
    <w:p w14:paraId="4E2AF862" w14:textId="4B3C8BB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Approval Before Deployment</w:t>
      </w:r>
      <w:r w:rsidRPr="00DE3DAD">
        <w:rPr>
          <w:noProof/>
        </w:rPr>
        <w:t>: No changes shall be implemented on the production system without prior approval based on documented test results and validation in the test environment.</w:t>
      </w:r>
      <w:r>
        <w:rPr>
          <w:noProof/>
        </w:rPr>
        <w:tab/>
      </w:r>
      <w:r>
        <w:rPr>
          <w:noProof/>
        </w:rPr>
        <w:fldChar w:fldCharType="begin"/>
      </w:r>
      <w:r>
        <w:rPr>
          <w:noProof/>
        </w:rPr>
        <w:instrText xml:space="preserve"> PAGEREF _Toc198519440 \h </w:instrText>
      </w:r>
      <w:r>
        <w:rPr>
          <w:noProof/>
        </w:rPr>
      </w:r>
      <w:r>
        <w:rPr>
          <w:noProof/>
        </w:rPr>
        <w:fldChar w:fldCharType="separate"/>
      </w:r>
      <w:r>
        <w:rPr>
          <w:noProof/>
        </w:rPr>
        <w:t>63</w:t>
      </w:r>
      <w:r>
        <w:rPr>
          <w:noProof/>
        </w:rPr>
        <w:fldChar w:fldCharType="end"/>
      </w:r>
    </w:p>
    <w:p w14:paraId="6187ADF4" w14:textId="37BBCC0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Rollback Plan:</w:t>
      </w:r>
      <w:r w:rsidRPr="00DE3DAD">
        <w:rPr>
          <w:noProof/>
        </w:rPr>
        <w:t xml:space="preserve"> The supplier shall provide a pre-tested rollback plan to ensure the system can be restored promptly to its previous state in case of issues.</w:t>
      </w:r>
      <w:r>
        <w:rPr>
          <w:noProof/>
        </w:rPr>
        <w:tab/>
      </w:r>
      <w:r>
        <w:rPr>
          <w:noProof/>
        </w:rPr>
        <w:fldChar w:fldCharType="begin"/>
      </w:r>
      <w:r>
        <w:rPr>
          <w:noProof/>
        </w:rPr>
        <w:instrText xml:space="preserve"> PAGEREF _Toc198519441 \h </w:instrText>
      </w:r>
      <w:r>
        <w:rPr>
          <w:noProof/>
        </w:rPr>
      </w:r>
      <w:r>
        <w:rPr>
          <w:noProof/>
        </w:rPr>
        <w:fldChar w:fldCharType="separate"/>
      </w:r>
      <w:r>
        <w:rPr>
          <w:noProof/>
        </w:rPr>
        <w:t>63</w:t>
      </w:r>
      <w:r>
        <w:rPr>
          <w:noProof/>
        </w:rPr>
        <w:fldChar w:fldCharType="end"/>
      </w:r>
    </w:p>
    <w:p w14:paraId="2D294820" w14:textId="4E27C65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QQQ_0333.</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Version Control and Audit Trail</w:t>
      </w:r>
      <w:r w:rsidRPr="00DE3DAD">
        <w:rPr>
          <w:noProof/>
        </w:rPr>
        <w:t>: All changes shall be tracked in a version control system with an audit trail, providing clear documentation of modifications and approvals.</w:t>
      </w:r>
      <w:r>
        <w:rPr>
          <w:noProof/>
        </w:rPr>
        <w:tab/>
      </w:r>
      <w:r>
        <w:rPr>
          <w:noProof/>
        </w:rPr>
        <w:fldChar w:fldCharType="begin"/>
      </w:r>
      <w:r>
        <w:rPr>
          <w:noProof/>
        </w:rPr>
        <w:instrText xml:space="preserve"> PAGEREF _Toc198519442 \h </w:instrText>
      </w:r>
      <w:r>
        <w:rPr>
          <w:noProof/>
        </w:rPr>
      </w:r>
      <w:r>
        <w:rPr>
          <w:noProof/>
        </w:rPr>
        <w:fldChar w:fldCharType="separate"/>
      </w:r>
      <w:r>
        <w:rPr>
          <w:noProof/>
        </w:rPr>
        <w:t>63</w:t>
      </w:r>
      <w:r>
        <w:rPr>
          <w:noProof/>
        </w:rPr>
        <w:fldChar w:fldCharType="end"/>
      </w:r>
    </w:p>
    <w:p w14:paraId="23C0CF57" w14:textId="0519867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QQQ_0334.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Minimizing Downtime</w:t>
      </w:r>
      <w:r w:rsidRPr="00DE3DAD">
        <w:rPr>
          <w:noProof/>
        </w:rPr>
        <w:t>: Changes shall be designed and tested to ensure minimal impact on system availability during deployment, including options for hot-swapping or scheduled maintenance windows.</w:t>
      </w:r>
      <w:r>
        <w:rPr>
          <w:noProof/>
        </w:rPr>
        <w:tab/>
      </w:r>
      <w:r>
        <w:rPr>
          <w:noProof/>
        </w:rPr>
        <w:fldChar w:fldCharType="begin"/>
      </w:r>
      <w:r>
        <w:rPr>
          <w:noProof/>
        </w:rPr>
        <w:instrText xml:space="preserve"> PAGEREF _Toc198519443 \h </w:instrText>
      </w:r>
      <w:r>
        <w:rPr>
          <w:noProof/>
        </w:rPr>
      </w:r>
      <w:r>
        <w:rPr>
          <w:noProof/>
        </w:rPr>
        <w:fldChar w:fldCharType="separate"/>
      </w:r>
      <w:r>
        <w:rPr>
          <w:noProof/>
        </w:rPr>
        <w:t>64</w:t>
      </w:r>
      <w:r>
        <w:rPr>
          <w:noProof/>
        </w:rPr>
        <w:fldChar w:fldCharType="end"/>
      </w:r>
    </w:p>
    <w:p w14:paraId="36DEFCAC" w14:textId="198BB63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Disruption-Free Testing</w:t>
      </w:r>
      <w:r w:rsidRPr="00DE3DAD">
        <w:rPr>
          <w:noProof/>
        </w:rPr>
        <w:t>: The supplier shall guarantee that all testing activities in the staging environment remain completely isolated from production operations to prevent any unintended disruptions.</w:t>
      </w:r>
      <w:r>
        <w:rPr>
          <w:noProof/>
        </w:rPr>
        <w:tab/>
      </w:r>
      <w:r>
        <w:rPr>
          <w:noProof/>
        </w:rPr>
        <w:fldChar w:fldCharType="begin"/>
      </w:r>
      <w:r>
        <w:rPr>
          <w:noProof/>
        </w:rPr>
        <w:instrText xml:space="preserve"> PAGEREF _Toc198519444 \h </w:instrText>
      </w:r>
      <w:r>
        <w:rPr>
          <w:noProof/>
        </w:rPr>
      </w:r>
      <w:r>
        <w:rPr>
          <w:noProof/>
        </w:rPr>
        <w:fldChar w:fldCharType="separate"/>
      </w:r>
      <w:r>
        <w:rPr>
          <w:noProof/>
        </w:rPr>
        <w:t>64</w:t>
      </w:r>
      <w:r>
        <w:rPr>
          <w:noProof/>
        </w:rPr>
        <w:fldChar w:fldCharType="end"/>
      </w:r>
    </w:p>
    <w:p w14:paraId="23901193" w14:textId="7F2270E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Regulatory Adherence</w:t>
      </w:r>
      <w:r w:rsidRPr="00DE3DAD">
        <w:rPr>
          <w:noProof/>
        </w:rPr>
        <w:t>: All regulatory requirements applicable to the delivery of the plant shall also be adhered to for any changes made after delivery, ensuring compliance with safety, environmental, and industry standards.</w:t>
      </w:r>
      <w:r>
        <w:rPr>
          <w:noProof/>
        </w:rPr>
        <w:tab/>
      </w:r>
      <w:r>
        <w:rPr>
          <w:noProof/>
        </w:rPr>
        <w:fldChar w:fldCharType="begin"/>
      </w:r>
      <w:r>
        <w:rPr>
          <w:noProof/>
        </w:rPr>
        <w:instrText xml:space="preserve"> PAGEREF _Toc198519445 \h </w:instrText>
      </w:r>
      <w:r>
        <w:rPr>
          <w:noProof/>
        </w:rPr>
      </w:r>
      <w:r>
        <w:rPr>
          <w:noProof/>
        </w:rPr>
        <w:fldChar w:fldCharType="separate"/>
      </w:r>
      <w:r>
        <w:rPr>
          <w:noProof/>
        </w:rPr>
        <w:t>64</w:t>
      </w:r>
      <w:r>
        <w:rPr>
          <w:noProof/>
        </w:rPr>
        <w:fldChar w:fldCharType="end"/>
      </w:r>
    </w:p>
    <w:p w14:paraId="68FF0BFE" w14:textId="0693F24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QQQ_0337.</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Audit and Monitoring</w:t>
      </w:r>
      <w:r w:rsidRPr="00DE3DAD">
        <w:rPr>
          <w:noProof/>
        </w:rPr>
        <w:t>: The contracting authority reserves the right to audit the testing process, staging environment, and changes at any time to ensure adherence to requirements.</w:t>
      </w:r>
      <w:r>
        <w:rPr>
          <w:noProof/>
        </w:rPr>
        <w:tab/>
      </w:r>
      <w:r>
        <w:rPr>
          <w:noProof/>
        </w:rPr>
        <w:fldChar w:fldCharType="begin"/>
      </w:r>
      <w:r>
        <w:rPr>
          <w:noProof/>
        </w:rPr>
        <w:instrText xml:space="preserve"> PAGEREF _Toc198519446 \h </w:instrText>
      </w:r>
      <w:r>
        <w:rPr>
          <w:noProof/>
        </w:rPr>
      </w:r>
      <w:r>
        <w:rPr>
          <w:noProof/>
        </w:rPr>
        <w:fldChar w:fldCharType="separate"/>
      </w:r>
      <w:r>
        <w:rPr>
          <w:noProof/>
        </w:rPr>
        <w:t>64</w:t>
      </w:r>
      <w:r>
        <w:rPr>
          <w:noProof/>
        </w:rPr>
        <w:fldChar w:fldCharType="end"/>
      </w:r>
    </w:p>
    <w:p w14:paraId="1B7BF614" w14:textId="6CB8D5F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QQQ_0338.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Continuous Improvement</w:t>
      </w:r>
      <w:r w:rsidRPr="00DE3DAD">
        <w:rPr>
          <w:noProof/>
        </w:rPr>
        <w:t>: The supplier shall collaborate with stakeholders to evaluate and improve the testing and change management process based on operational feedback and lessons learned.</w:t>
      </w:r>
      <w:r>
        <w:rPr>
          <w:noProof/>
        </w:rPr>
        <w:tab/>
      </w:r>
      <w:r>
        <w:rPr>
          <w:noProof/>
        </w:rPr>
        <w:fldChar w:fldCharType="begin"/>
      </w:r>
      <w:r>
        <w:rPr>
          <w:noProof/>
        </w:rPr>
        <w:instrText xml:space="preserve"> PAGEREF _Toc198519447 \h </w:instrText>
      </w:r>
      <w:r>
        <w:rPr>
          <w:noProof/>
        </w:rPr>
      </w:r>
      <w:r>
        <w:rPr>
          <w:noProof/>
        </w:rPr>
        <w:fldChar w:fldCharType="separate"/>
      </w:r>
      <w:r>
        <w:rPr>
          <w:noProof/>
        </w:rPr>
        <w:t>64</w:t>
      </w:r>
      <w:r>
        <w:rPr>
          <w:noProof/>
        </w:rPr>
        <w:fldChar w:fldCharType="end"/>
      </w:r>
    </w:p>
    <w:p w14:paraId="7D9C18D5" w14:textId="7C8D900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QQQ_0339.</w:t>
      </w:r>
      <w:r>
        <w:rPr>
          <w:rFonts w:asciiTheme="minorHAnsi" w:eastAsiaTheme="minorEastAsia" w:hAnsiTheme="minorHAnsi" w:cstheme="minorBidi"/>
          <w:noProof/>
          <w:kern w:val="2"/>
          <w:sz w:val="24"/>
          <w:szCs w:val="24"/>
          <w:lang w:eastAsia="en-GB"/>
          <w14:ligatures w14:val="standardContextual"/>
        </w:rPr>
        <w:tab/>
      </w:r>
      <w:r>
        <w:rPr>
          <w:noProof/>
          <w:lang w:eastAsia="fr-FR"/>
        </w:rPr>
        <w:t xml:space="preserve">The Change management should be in place after </w:t>
      </w:r>
      <w:r>
        <w:rPr>
          <w:noProof/>
        </w:rPr>
        <w:t>Factory Acceptance Test</w:t>
      </w:r>
      <w:r>
        <w:rPr>
          <w:noProof/>
          <w:lang w:eastAsia="fr-FR"/>
        </w:rPr>
        <w:t xml:space="preserve"> and used for changes needed to integrate the consumers.</w:t>
      </w:r>
      <w:r>
        <w:rPr>
          <w:noProof/>
        </w:rPr>
        <w:tab/>
      </w:r>
      <w:r>
        <w:rPr>
          <w:noProof/>
        </w:rPr>
        <w:fldChar w:fldCharType="begin"/>
      </w:r>
      <w:r>
        <w:rPr>
          <w:noProof/>
        </w:rPr>
        <w:instrText xml:space="preserve"> PAGEREF _Toc198519448 \h </w:instrText>
      </w:r>
      <w:r>
        <w:rPr>
          <w:noProof/>
        </w:rPr>
      </w:r>
      <w:r>
        <w:rPr>
          <w:noProof/>
        </w:rPr>
        <w:fldChar w:fldCharType="separate"/>
      </w:r>
      <w:r>
        <w:rPr>
          <w:noProof/>
        </w:rPr>
        <w:t>64</w:t>
      </w:r>
      <w:r>
        <w:rPr>
          <w:noProof/>
        </w:rPr>
        <w:fldChar w:fldCharType="end"/>
      </w:r>
    </w:p>
    <w:p w14:paraId="68718CBA" w14:textId="40AEDC1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Local Operator Station</w:t>
      </w:r>
      <w:r w:rsidRPr="00DE3DAD">
        <w:rPr>
          <w:noProof/>
        </w:rPr>
        <w:t>: The Contractor shall deliver local operator stations to provide local data collection and reporting for the QPLANT system to support maintenance activities. As a minimum one is expected in the Compressor Room and one in the Cold Box Room.</w:t>
      </w:r>
      <w:r>
        <w:rPr>
          <w:noProof/>
        </w:rPr>
        <w:tab/>
      </w:r>
      <w:r>
        <w:rPr>
          <w:noProof/>
        </w:rPr>
        <w:fldChar w:fldCharType="begin"/>
      </w:r>
      <w:r>
        <w:rPr>
          <w:noProof/>
        </w:rPr>
        <w:instrText xml:space="preserve"> PAGEREF _Toc198519449 \h </w:instrText>
      </w:r>
      <w:r>
        <w:rPr>
          <w:noProof/>
        </w:rPr>
      </w:r>
      <w:r>
        <w:rPr>
          <w:noProof/>
        </w:rPr>
        <w:fldChar w:fldCharType="separate"/>
      </w:r>
      <w:r>
        <w:rPr>
          <w:noProof/>
        </w:rPr>
        <w:t>64</w:t>
      </w:r>
      <w:r>
        <w:rPr>
          <w:noProof/>
        </w:rPr>
        <w:fldChar w:fldCharType="end"/>
      </w:r>
    </w:p>
    <w:p w14:paraId="6730A465" w14:textId="7783F59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No Full SCADA System</w:t>
      </w:r>
      <w:r w:rsidRPr="00DE3DAD">
        <w:rPr>
          <w:noProof/>
        </w:rPr>
        <w:t>: The Contractor shall not deliver or implement an enterprise level QPLANT SCADA system (multi-user or multi-server architecture) as part of the scope.</w:t>
      </w:r>
      <w:r>
        <w:rPr>
          <w:noProof/>
        </w:rPr>
        <w:tab/>
      </w:r>
      <w:r>
        <w:rPr>
          <w:noProof/>
        </w:rPr>
        <w:fldChar w:fldCharType="begin"/>
      </w:r>
      <w:r>
        <w:rPr>
          <w:noProof/>
        </w:rPr>
        <w:instrText xml:space="preserve"> PAGEREF _Toc198519450 \h </w:instrText>
      </w:r>
      <w:r>
        <w:rPr>
          <w:noProof/>
        </w:rPr>
      </w:r>
      <w:r>
        <w:rPr>
          <w:noProof/>
        </w:rPr>
        <w:fldChar w:fldCharType="separate"/>
      </w:r>
      <w:r>
        <w:rPr>
          <w:noProof/>
        </w:rPr>
        <w:t>64</w:t>
      </w:r>
      <w:r>
        <w:rPr>
          <w:noProof/>
        </w:rPr>
        <w:fldChar w:fldCharType="end"/>
      </w:r>
    </w:p>
    <w:p w14:paraId="501F94F3" w14:textId="3821EDB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Temporary SCADA System for Standalone Commissioning:</w:t>
      </w:r>
      <w:r w:rsidRPr="00DE3DAD">
        <w:rPr>
          <w:b/>
          <w:noProof/>
          <w:color w:val="562873" w:themeColor="accent1"/>
        </w:rPr>
        <w:t xml:space="preserve"> </w:t>
      </w:r>
      <w:r>
        <w:rPr>
          <w:noProof/>
        </w:rPr>
        <w:t xml:space="preserve"> The Contractor shall deliver and implement a temporary QPLANT SCADA system exclusively for use during the standalone commissioning phase. This solution is intended solely to support initial testing, commissioning, and operator training, and should be decommissioned and replaced by the MCS solution once integration is realized. This temporary system shall also be used as reference design for the development of the MCS Navigator therefor sufficient documentation is required.</w:t>
      </w:r>
      <w:r>
        <w:rPr>
          <w:noProof/>
        </w:rPr>
        <w:tab/>
      </w:r>
      <w:r>
        <w:rPr>
          <w:noProof/>
        </w:rPr>
        <w:fldChar w:fldCharType="begin"/>
      </w:r>
      <w:r>
        <w:rPr>
          <w:noProof/>
        </w:rPr>
        <w:instrText xml:space="preserve"> PAGEREF _Toc198519451 \h </w:instrText>
      </w:r>
      <w:r>
        <w:rPr>
          <w:noProof/>
        </w:rPr>
      </w:r>
      <w:r>
        <w:rPr>
          <w:noProof/>
        </w:rPr>
        <w:fldChar w:fldCharType="separate"/>
      </w:r>
      <w:r>
        <w:rPr>
          <w:noProof/>
        </w:rPr>
        <w:t>64</w:t>
      </w:r>
      <w:r>
        <w:rPr>
          <w:noProof/>
        </w:rPr>
        <w:fldChar w:fldCharType="end"/>
      </w:r>
    </w:p>
    <w:p w14:paraId="66A21B72" w14:textId="37A2329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QQQ_0343.</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Integration Support</w:t>
      </w:r>
      <w:r w:rsidRPr="00DE3DAD">
        <w:rPr>
          <w:noProof/>
        </w:rPr>
        <w:t>: The Contractor shall provide support for integration of the QPLANT Control System with the MCS Navigator. This includes, but is not limited to:</w:t>
      </w:r>
      <w:r>
        <w:rPr>
          <w:noProof/>
        </w:rPr>
        <w:tab/>
      </w:r>
      <w:r>
        <w:rPr>
          <w:noProof/>
        </w:rPr>
        <w:fldChar w:fldCharType="begin"/>
      </w:r>
      <w:r>
        <w:rPr>
          <w:noProof/>
        </w:rPr>
        <w:instrText xml:space="preserve"> PAGEREF _Toc198519452 \h </w:instrText>
      </w:r>
      <w:r>
        <w:rPr>
          <w:noProof/>
        </w:rPr>
      </w:r>
      <w:r>
        <w:rPr>
          <w:noProof/>
        </w:rPr>
        <w:fldChar w:fldCharType="separate"/>
      </w:r>
      <w:r>
        <w:rPr>
          <w:noProof/>
        </w:rPr>
        <w:t>64</w:t>
      </w:r>
      <w:r>
        <w:rPr>
          <w:noProof/>
        </w:rPr>
        <w:fldChar w:fldCharType="end"/>
      </w:r>
    </w:p>
    <w:p w14:paraId="7403D734" w14:textId="70F5D7F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Industrial-Grade Platform</w:t>
      </w:r>
      <w:r w:rsidRPr="00DE3DAD">
        <w:rPr>
          <w:noProof/>
        </w:rPr>
        <w:t>: The Contractor shall ensure that the operator stations (whether HMI panels or dedicated Industrial touch PCs) are based on industrial-grade hardware specifically designed for continuous operation in a production environment. This includes robust construction, compatibility with the QPLANT’s environmental conditions (temperature, dust, vibrations, etc.), and adherence to relevant industrial standards.</w:t>
      </w:r>
      <w:r>
        <w:rPr>
          <w:noProof/>
        </w:rPr>
        <w:tab/>
      </w:r>
      <w:r>
        <w:rPr>
          <w:noProof/>
        </w:rPr>
        <w:fldChar w:fldCharType="begin"/>
      </w:r>
      <w:r>
        <w:rPr>
          <w:noProof/>
        </w:rPr>
        <w:instrText xml:space="preserve"> PAGEREF _Toc198519453 \h </w:instrText>
      </w:r>
      <w:r>
        <w:rPr>
          <w:noProof/>
        </w:rPr>
      </w:r>
      <w:r>
        <w:rPr>
          <w:noProof/>
        </w:rPr>
        <w:fldChar w:fldCharType="separate"/>
      </w:r>
      <w:r>
        <w:rPr>
          <w:noProof/>
        </w:rPr>
        <w:t>65</w:t>
      </w:r>
      <w:r>
        <w:rPr>
          <w:noProof/>
        </w:rPr>
        <w:fldChar w:fldCharType="end"/>
      </w:r>
    </w:p>
    <w:p w14:paraId="5263CA38" w14:textId="497812B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Long-Term Software Update Support</w:t>
      </w:r>
      <w:r w:rsidRPr="00DE3DAD">
        <w:rPr>
          <w:noProof/>
        </w:rPr>
        <w:t>: The platform shall be supported with software updates, firmware updates, and security patches for a minimum of 20 years from the date of commissioning. The Contractor shall provide documentation or official manufacturer statements guaranteeing availability of updates throughout this period.</w:t>
      </w:r>
      <w:r>
        <w:rPr>
          <w:noProof/>
        </w:rPr>
        <w:tab/>
      </w:r>
      <w:r>
        <w:rPr>
          <w:noProof/>
        </w:rPr>
        <w:fldChar w:fldCharType="begin"/>
      </w:r>
      <w:r>
        <w:rPr>
          <w:noProof/>
        </w:rPr>
        <w:instrText xml:space="preserve"> PAGEREF _Toc198519454 \h </w:instrText>
      </w:r>
      <w:r>
        <w:rPr>
          <w:noProof/>
        </w:rPr>
      </w:r>
      <w:r>
        <w:rPr>
          <w:noProof/>
        </w:rPr>
        <w:fldChar w:fldCharType="separate"/>
      </w:r>
      <w:r>
        <w:rPr>
          <w:noProof/>
        </w:rPr>
        <w:t>65</w:t>
      </w:r>
      <w:r>
        <w:rPr>
          <w:noProof/>
        </w:rPr>
        <w:fldChar w:fldCharType="end"/>
      </w:r>
    </w:p>
    <w:p w14:paraId="5951A893" w14:textId="1AAC918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Migration to Newer Hardware</w:t>
      </w:r>
      <w:r w:rsidRPr="00DE3DAD">
        <w:rPr>
          <w:noProof/>
        </w:rPr>
        <w:t>: The visualization (HMI) project shall be designed in such a way that it can be migrated to newer hardware of the same manufacturer if the originally delivered hardware becomes obsolete or requires upgrade. This includes ensuring future compatibility of project files and software licenses, and providing guidelines for seamless transfer of project data and configurations.</w:t>
      </w:r>
      <w:r>
        <w:rPr>
          <w:noProof/>
        </w:rPr>
        <w:tab/>
      </w:r>
      <w:r>
        <w:rPr>
          <w:noProof/>
        </w:rPr>
        <w:fldChar w:fldCharType="begin"/>
      </w:r>
      <w:r>
        <w:rPr>
          <w:noProof/>
        </w:rPr>
        <w:instrText xml:space="preserve"> PAGEREF _Toc198519455 \h </w:instrText>
      </w:r>
      <w:r>
        <w:rPr>
          <w:noProof/>
        </w:rPr>
      </w:r>
      <w:r>
        <w:rPr>
          <w:noProof/>
        </w:rPr>
        <w:fldChar w:fldCharType="separate"/>
      </w:r>
      <w:r>
        <w:rPr>
          <w:noProof/>
        </w:rPr>
        <w:t>65</w:t>
      </w:r>
      <w:r>
        <w:rPr>
          <w:noProof/>
        </w:rPr>
        <w:fldChar w:fldCharType="end"/>
      </w:r>
    </w:p>
    <w:p w14:paraId="2CBCEE43" w14:textId="07756F1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QQQ_0347.</w:t>
      </w:r>
      <w:r>
        <w:rPr>
          <w:rFonts w:asciiTheme="minorHAnsi" w:eastAsiaTheme="minorEastAsia" w:hAnsiTheme="minorHAnsi" w:cstheme="minorBidi"/>
          <w:noProof/>
          <w:kern w:val="2"/>
          <w:sz w:val="24"/>
          <w:szCs w:val="24"/>
          <w:lang w:eastAsia="en-GB"/>
          <w14:ligatures w14:val="standardContextual"/>
        </w:rPr>
        <w:tab/>
      </w:r>
      <w:r w:rsidRPr="00DE3DAD">
        <w:rPr>
          <w:noProof/>
        </w:rPr>
        <w:t>The touchscreen display shall have a minimum diagonal size of 24 inches to ensure sufficient screen space for detailed process graphics and user interaction.</w:t>
      </w:r>
      <w:r>
        <w:rPr>
          <w:noProof/>
        </w:rPr>
        <w:tab/>
      </w:r>
      <w:r>
        <w:rPr>
          <w:noProof/>
        </w:rPr>
        <w:fldChar w:fldCharType="begin"/>
      </w:r>
      <w:r>
        <w:rPr>
          <w:noProof/>
        </w:rPr>
        <w:instrText xml:space="preserve"> PAGEREF _Toc198519456 \h </w:instrText>
      </w:r>
      <w:r>
        <w:rPr>
          <w:noProof/>
        </w:rPr>
      </w:r>
      <w:r>
        <w:rPr>
          <w:noProof/>
        </w:rPr>
        <w:fldChar w:fldCharType="separate"/>
      </w:r>
      <w:r>
        <w:rPr>
          <w:noProof/>
        </w:rPr>
        <w:t>65</w:t>
      </w:r>
      <w:r>
        <w:rPr>
          <w:noProof/>
        </w:rPr>
        <w:fldChar w:fldCharType="end"/>
      </w:r>
    </w:p>
    <w:p w14:paraId="670D5887" w14:textId="39F554B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QQQ_0348.</w:t>
      </w:r>
      <w:r>
        <w:rPr>
          <w:rFonts w:asciiTheme="minorHAnsi" w:eastAsiaTheme="minorEastAsia" w:hAnsiTheme="minorHAnsi" w:cstheme="minorBidi"/>
          <w:noProof/>
          <w:kern w:val="2"/>
          <w:sz w:val="24"/>
          <w:szCs w:val="24"/>
          <w:lang w:eastAsia="en-GB"/>
          <w14:ligatures w14:val="standardContextual"/>
        </w:rPr>
        <w:tab/>
      </w:r>
      <w:r w:rsidRPr="00DE3DAD">
        <w:rPr>
          <w:noProof/>
        </w:rPr>
        <w:t>The display shall support a resolution suitable for clear viewing of process graphics, text, and trends. A minimum resolution of 1920×1080 (Full HD) is recommended for a 24-inch display.</w:t>
      </w:r>
      <w:r>
        <w:rPr>
          <w:noProof/>
        </w:rPr>
        <w:tab/>
      </w:r>
      <w:r>
        <w:rPr>
          <w:noProof/>
        </w:rPr>
        <w:fldChar w:fldCharType="begin"/>
      </w:r>
      <w:r>
        <w:rPr>
          <w:noProof/>
        </w:rPr>
        <w:instrText xml:space="preserve"> PAGEREF _Toc198519457 \h </w:instrText>
      </w:r>
      <w:r>
        <w:rPr>
          <w:noProof/>
        </w:rPr>
      </w:r>
      <w:r>
        <w:rPr>
          <w:noProof/>
        </w:rPr>
        <w:fldChar w:fldCharType="separate"/>
      </w:r>
      <w:r>
        <w:rPr>
          <w:noProof/>
        </w:rPr>
        <w:t>65</w:t>
      </w:r>
      <w:r>
        <w:rPr>
          <w:noProof/>
        </w:rPr>
        <w:fldChar w:fldCharType="end"/>
      </w:r>
    </w:p>
    <w:p w14:paraId="060A2B3B" w14:textId="4C3CCA6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QQQ_0349.</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Where the system includes a local Human Machine Interface (HMI) that supports local control, it shall implement a control selection mechanism based on a 3-state principle: </w:t>
      </w:r>
      <w:r w:rsidRPr="00DE3DAD">
        <w:rPr>
          <w:rFonts w:ascii="Segoe UI Semibold" w:hAnsi="Segoe UI Semibold"/>
          <w:noProof/>
          <w:color w:val="562873" w:themeColor="accent1"/>
        </w:rPr>
        <w:t>Local</w:t>
      </w:r>
      <w:r w:rsidRPr="00DE3DAD">
        <w:rPr>
          <w:noProof/>
        </w:rPr>
        <w:t xml:space="preserve"> - </w:t>
      </w:r>
      <w:r w:rsidRPr="00DE3DAD">
        <w:rPr>
          <w:rFonts w:ascii="Segoe UI Semibold" w:hAnsi="Segoe UI Semibold"/>
          <w:noProof/>
          <w:color w:val="562873" w:themeColor="accent1"/>
        </w:rPr>
        <w:t>Free</w:t>
      </w:r>
      <w:r w:rsidRPr="00DE3DAD">
        <w:rPr>
          <w:noProof/>
        </w:rPr>
        <w:t xml:space="preserve"> - </w:t>
      </w:r>
      <w:r w:rsidRPr="00DE3DAD">
        <w:rPr>
          <w:rFonts w:ascii="Segoe UI Semibold" w:hAnsi="Segoe UI Semibold"/>
          <w:noProof/>
          <w:color w:val="562873" w:themeColor="accent1"/>
        </w:rPr>
        <w:t>Remote</w:t>
      </w:r>
      <w:r w:rsidRPr="00DE3DAD">
        <w:rPr>
          <w:noProof/>
        </w:rPr>
        <w:t>. Local or remote control can only be granted when the system is in the "Free" state. If the system is not free, the requester will be denied the requested control, and any write commands from that side will be ignored. However, reading the system state shall always be permitted in any state, allowing either side to retrieve information about the system's status and confirming whether a request was successful. Writing (changing) is only allowed when the request is accepted. It is important to note that this control mechanism only pertains to local versus remote control states. Any other state machines within the system shall remain active, ensuring that, for example, regulation loops continue to function in either state.</w:t>
      </w:r>
      <w:r>
        <w:rPr>
          <w:noProof/>
        </w:rPr>
        <w:tab/>
      </w:r>
      <w:r>
        <w:rPr>
          <w:noProof/>
        </w:rPr>
        <w:fldChar w:fldCharType="begin"/>
      </w:r>
      <w:r>
        <w:rPr>
          <w:noProof/>
        </w:rPr>
        <w:instrText xml:space="preserve"> PAGEREF _Toc198519458 \h </w:instrText>
      </w:r>
      <w:r>
        <w:rPr>
          <w:noProof/>
        </w:rPr>
      </w:r>
      <w:r>
        <w:rPr>
          <w:noProof/>
        </w:rPr>
        <w:fldChar w:fldCharType="separate"/>
      </w:r>
      <w:r>
        <w:rPr>
          <w:noProof/>
        </w:rPr>
        <w:t>65</w:t>
      </w:r>
      <w:r>
        <w:rPr>
          <w:noProof/>
        </w:rPr>
        <w:fldChar w:fldCharType="end"/>
      </w:r>
    </w:p>
    <w:p w14:paraId="4F293765" w14:textId="5A08960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Release</w:t>
      </w:r>
      <w:r w:rsidRPr="00DE3DAD">
        <w:rPr>
          <w:noProof/>
        </w:rPr>
        <w:t>: Once a system is reserved in a specific control mode, it shall automatically transition to the "Free" state if a configurable timeout period (maximum of 5 minutes) of non-activity expires. "Releasing" means transitioning from a specific control state to the "Free" state. Non-activity refers to the absence of local or remote actions.</w:t>
      </w:r>
      <w:r>
        <w:rPr>
          <w:noProof/>
        </w:rPr>
        <w:tab/>
      </w:r>
      <w:r>
        <w:rPr>
          <w:noProof/>
        </w:rPr>
        <w:fldChar w:fldCharType="begin"/>
      </w:r>
      <w:r>
        <w:rPr>
          <w:noProof/>
        </w:rPr>
        <w:instrText xml:space="preserve"> PAGEREF _Toc198519459 \h </w:instrText>
      </w:r>
      <w:r>
        <w:rPr>
          <w:noProof/>
        </w:rPr>
      </w:r>
      <w:r>
        <w:rPr>
          <w:noProof/>
        </w:rPr>
        <w:fldChar w:fldCharType="separate"/>
      </w:r>
      <w:r>
        <w:rPr>
          <w:noProof/>
        </w:rPr>
        <w:t>65</w:t>
      </w:r>
      <w:r>
        <w:rPr>
          <w:noProof/>
        </w:rPr>
        <w:fldChar w:fldCharType="end"/>
      </w:r>
    </w:p>
    <w:p w14:paraId="7B3F0A09" w14:textId="437D2C9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Non-Critical System Role</w:t>
      </w:r>
      <w:r w:rsidRPr="00DE3DAD">
        <w:rPr>
          <w:noProof/>
        </w:rPr>
        <w:t>: The Operator Station shall be designed as a non-critical component of the control system. No real-time or safety-critical control functions shall reside in the Operator Station; it is purely for monitoring, visualization, and local interaction.</w:t>
      </w:r>
      <w:r>
        <w:rPr>
          <w:noProof/>
        </w:rPr>
        <w:tab/>
      </w:r>
      <w:r>
        <w:rPr>
          <w:noProof/>
        </w:rPr>
        <w:fldChar w:fldCharType="begin"/>
      </w:r>
      <w:r>
        <w:rPr>
          <w:noProof/>
        </w:rPr>
        <w:instrText xml:space="preserve"> PAGEREF _Toc198519460 \h </w:instrText>
      </w:r>
      <w:r>
        <w:rPr>
          <w:noProof/>
        </w:rPr>
      </w:r>
      <w:r>
        <w:rPr>
          <w:noProof/>
        </w:rPr>
        <w:fldChar w:fldCharType="separate"/>
      </w:r>
      <w:r>
        <w:rPr>
          <w:noProof/>
        </w:rPr>
        <w:t>65</w:t>
      </w:r>
      <w:r>
        <w:rPr>
          <w:noProof/>
        </w:rPr>
        <w:fldChar w:fldCharType="end"/>
      </w:r>
    </w:p>
    <w:p w14:paraId="3C70EE23" w14:textId="5481CB0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Data Storage &amp; Retention</w:t>
      </w:r>
      <w:r w:rsidRPr="00DE3DAD">
        <w:rPr>
          <w:noProof/>
        </w:rPr>
        <w:t>: The Operator Station shall store operational data (e.g., trends, alarms) only for a limited amount of time, sufficient for short-term analysis and troubleshooting. The data stored locally shall not be formally backed up; once data ages out of the configured retention period, it may be overwritten or discarded.</w:t>
      </w:r>
      <w:r>
        <w:rPr>
          <w:noProof/>
        </w:rPr>
        <w:tab/>
      </w:r>
      <w:r>
        <w:rPr>
          <w:noProof/>
        </w:rPr>
        <w:fldChar w:fldCharType="begin"/>
      </w:r>
      <w:r>
        <w:rPr>
          <w:noProof/>
        </w:rPr>
        <w:instrText xml:space="preserve"> PAGEREF _Toc198519461 \h </w:instrText>
      </w:r>
      <w:r>
        <w:rPr>
          <w:noProof/>
        </w:rPr>
      </w:r>
      <w:r>
        <w:rPr>
          <w:noProof/>
        </w:rPr>
        <w:fldChar w:fldCharType="separate"/>
      </w:r>
      <w:r>
        <w:rPr>
          <w:noProof/>
        </w:rPr>
        <w:t>65</w:t>
      </w:r>
      <w:r>
        <w:rPr>
          <w:noProof/>
        </w:rPr>
        <w:fldChar w:fldCharType="end"/>
      </w:r>
    </w:p>
    <w:p w14:paraId="536C79B9" w14:textId="3021675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QQQ_0353.</w:t>
      </w:r>
      <w:r>
        <w:rPr>
          <w:rFonts w:asciiTheme="minorHAnsi" w:eastAsiaTheme="minorEastAsia" w:hAnsiTheme="minorHAnsi" w:cstheme="minorBidi"/>
          <w:noProof/>
          <w:kern w:val="2"/>
          <w:sz w:val="24"/>
          <w:szCs w:val="24"/>
          <w:lang w:eastAsia="en-GB"/>
          <w14:ligatures w14:val="standardContextual"/>
        </w:rPr>
        <w:tab/>
      </w:r>
      <w:r w:rsidRPr="00DE3DAD">
        <w:rPr>
          <w:noProof/>
        </w:rPr>
        <w:t>The Operator Station shall provide capabilities for plotting curves and trends, enabling real-time and short-term historical visualization of key process variables.</w:t>
      </w:r>
      <w:r>
        <w:rPr>
          <w:noProof/>
        </w:rPr>
        <w:tab/>
      </w:r>
      <w:r>
        <w:rPr>
          <w:noProof/>
        </w:rPr>
        <w:fldChar w:fldCharType="begin"/>
      </w:r>
      <w:r>
        <w:rPr>
          <w:noProof/>
        </w:rPr>
        <w:instrText xml:space="preserve"> PAGEREF _Toc198519462 \h </w:instrText>
      </w:r>
      <w:r>
        <w:rPr>
          <w:noProof/>
        </w:rPr>
      </w:r>
      <w:r>
        <w:rPr>
          <w:noProof/>
        </w:rPr>
        <w:fldChar w:fldCharType="separate"/>
      </w:r>
      <w:r>
        <w:rPr>
          <w:noProof/>
        </w:rPr>
        <w:t>66</w:t>
      </w:r>
      <w:r>
        <w:rPr>
          <w:noProof/>
        </w:rPr>
        <w:fldChar w:fldCharType="end"/>
      </w:r>
    </w:p>
    <w:p w14:paraId="03869337" w14:textId="290EA9D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QQQ_0354.</w:t>
      </w:r>
      <w:r>
        <w:rPr>
          <w:rFonts w:asciiTheme="minorHAnsi" w:eastAsiaTheme="minorEastAsia" w:hAnsiTheme="minorHAnsi" w:cstheme="minorBidi"/>
          <w:noProof/>
          <w:kern w:val="2"/>
          <w:sz w:val="24"/>
          <w:szCs w:val="24"/>
          <w:lang w:eastAsia="en-GB"/>
          <w14:ligatures w14:val="standardContextual"/>
        </w:rPr>
        <w:tab/>
      </w:r>
      <w:r w:rsidRPr="00DE3DAD">
        <w:rPr>
          <w:noProof/>
        </w:rPr>
        <w:t>The Operator Station shall include graphical process views, providing an intuitive interface for monitoring equipment states and process flows.</w:t>
      </w:r>
      <w:r>
        <w:rPr>
          <w:noProof/>
        </w:rPr>
        <w:tab/>
      </w:r>
      <w:r>
        <w:rPr>
          <w:noProof/>
        </w:rPr>
        <w:fldChar w:fldCharType="begin"/>
      </w:r>
      <w:r>
        <w:rPr>
          <w:noProof/>
        </w:rPr>
        <w:instrText xml:space="preserve"> PAGEREF _Toc198519463 \h </w:instrText>
      </w:r>
      <w:r>
        <w:rPr>
          <w:noProof/>
        </w:rPr>
      </w:r>
      <w:r>
        <w:rPr>
          <w:noProof/>
        </w:rPr>
        <w:fldChar w:fldCharType="separate"/>
      </w:r>
      <w:r>
        <w:rPr>
          <w:noProof/>
        </w:rPr>
        <w:t>66</w:t>
      </w:r>
      <w:r>
        <w:rPr>
          <w:noProof/>
        </w:rPr>
        <w:fldChar w:fldCharType="end"/>
      </w:r>
    </w:p>
    <w:p w14:paraId="5CCA52C3" w14:textId="21BA893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QQQ_0355.</w:t>
      </w:r>
      <w:r>
        <w:rPr>
          <w:rFonts w:asciiTheme="minorHAnsi" w:eastAsiaTheme="minorEastAsia" w:hAnsiTheme="minorHAnsi" w:cstheme="minorBidi"/>
          <w:noProof/>
          <w:kern w:val="2"/>
          <w:sz w:val="24"/>
          <w:szCs w:val="24"/>
          <w:lang w:eastAsia="en-GB"/>
          <w14:ligatures w14:val="standardContextual"/>
        </w:rPr>
        <w:tab/>
      </w:r>
      <w:r w:rsidRPr="00DE3DAD">
        <w:rPr>
          <w:noProof/>
        </w:rPr>
        <w:t>The Operator Station shall show and log alarms and events for immediate operator awareness without functionality to acknowledge alarm occurrences</w:t>
      </w:r>
      <w:r>
        <w:rPr>
          <w:noProof/>
        </w:rPr>
        <w:tab/>
      </w:r>
      <w:r>
        <w:rPr>
          <w:noProof/>
        </w:rPr>
        <w:fldChar w:fldCharType="begin"/>
      </w:r>
      <w:r>
        <w:rPr>
          <w:noProof/>
        </w:rPr>
        <w:instrText xml:space="preserve"> PAGEREF _Toc198519464 \h </w:instrText>
      </w:r>
      <w:r>
        <w:rPr>
          <w:noProof/>
        </w:rPr>
      </w:r>
      <w:r>
        <w:rPr>
          <w:noProof/>
        </w:rPr>
        <w:fldChar w:fldCharType="separate"/>
      </w:r>
      <w:r>
        <w:rPr>
          <w:noProof/>
        </w:rPr>
        <w:t>66</w:t>
      </w:r>
      <w:r>
        <w:rPr>
          <w:noProof/>
        </w:rPr>
        <w:fldChar w:fldCharType="end"/>
      </w:r>
    </w:p>
    <w:p w14:paraId="58D5DC01" w14:textId="58391B4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QQQ_0356.</w:t>
      </w:r>
      <w:r>
        <w:rPr>
          <w:rFonts w:asciiTheme="minorHAnsi" w:eastAsiaTheme="minorEastAsia" w:hAnsiTheme="minorHAnsi" w:cstheme="minorBidi"/>
          <w:noProof/>
          <w:kern w:val="2"/>
          <w:sz w:val="24"/>
          <w:szCs w:val="24"/>
          <w:lang w:eastAsia="en-GB"/>
          <w14:ligatures w14:val="standardContextual"/>
        </w:rPr>
        <w:tab/>
      </w:r>
      <w:r w:rsidRPr="00DE3DAD">
        <w:rPr>
          <w:noProof/>
        </w:rPr>
        <w:t>Graphical process views shall be agreed with SCK CEN.</w:t>
      </w:r>
      <w:r>
        <w:rPr>
          <w:noProof/>
        </w:rPr>
        <w:tab/>
      </w:r>
      <w:r>
        <w:rPr>
          <w:noProof/>
        </w:rPr>
        <w:fldChar w:fldCharType="begin"/>
      </w:r>
      <w:r>
        <w:rPr>
          <w:noProof/>
        </w:rPr>
        <w:instrText xml:space="preserve"> PAGEREF _Toc198519465 \h </w:instrText>
      </w:r>
      <w:r>
        <w:rPr>
          <w:noProof/>
        </w:rPr>
      </w:r>
      <w:r>
        <w:rPr>
          <w:noProof/>
        </w:rPr>
        <w:fldChar w:fldCharType="separate"/>
      </w:r>
      <w:r>
        <w:rPr>
          <w:noProof/>
        </w:rPr>
        <w:t>66</w:t>
      </w:r>
      <w:r>
        <w:rPr>
          <w:noProof/>
        </w:rPr>
        <w:fldChar w:fldCharType="end"/>
      </w:r>
    </w:p>
    <w:p w14:paraId="1F65F20D" w14:textId="46DC9E5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QQQ_0357.</w:t>
      </w:r>
      <w:r>
        <w:rPr>
          <w:rFonts w:asciiTheme="minorHAnsi" w:eastAsiaTheme="minorEastAsia" w:hAnsiTheme="minorHAnsi" w:cstheme="minorBidi"/>
          <w:noProof/>
          <w:kern w:val="2"/>
          <w:sz w:val="24"/>
          <w:szCs w:val="24"/>
          <w:lang w:eastAsia="en-GB"/>
          <w14:ligatures w14:val="standardContextual"/>
        </w:rPr>
        <w:tab/>
      </w:r>
      <w:r w:rsidRPr="00DE3DAD">
        <w:rPr>
          <w:noProof/>
        </w:rPr>
        <w:t>All the sensors and actuators shall be integrated in different graphical views.</w:t>
      </w:r>
      <w:r>
        <w:rPr>
          <w:noProof/>
        </w:rPr>
        <w:tab/>
      </w:r>
      <w:r>
        <w:rPr>
          <w:noProof/>
        </w:rPr>
        <w:fldChar w:fldCharType="begin"/>
      </w:r>
      <w:r>
        <w:rPr>
          <w:noProof/>
        </w:rPr>
        <w:instrText xml:space="preserve"> PAGEREF _Toc198519466 \h </w:instrText>
      </w:r>
      <w:r>
        <w:rPr>
          <w:noProof/>
        </w:rPr>
      </w:r>
      <w:r>
        <w:rPr>
          <w:noProof/>
        </w:rPr>
        <w:fldChar w:fldCharType="separate"/>
      </w:r>
      <w:r>
        <w:rPr>
          <w:noProof/>
        </w:rPr>
        <w:t>66</w:t>
      </w:r>
      <w:r>
        <w:rPr>
          <w:noProof/>
        </w:rPr>
        <w:fldChar w:fldCharType="end"/>
      </w:r>
    </w:p>
    <w:p w14:paraId="25038E7A" w14:textId="6448998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QQQ_0358.</w:t>
      </w:r>
      <w:r>
        <w:rPr>
          <w:rFonts w:asciiTheme="minorHAnsi" w:eastAsiaTheme="minorEastAsia" w:hAnsiTheme="minorHAnsi" w:cstheme="minorBidi"/>
          <w:noProof/>
          <w:kern w:val="2"/>
          <w:sz w:val="24"/>
          <w:szCs w:val="24"/>
          <w:lang w:eastAsia="en-GB"/>
          <w14:ligatures w14:val="standardContextual"/>
        </w:rPr>
        <w:tab/>
      </w:r>
      <w:r w:rsidRPr="00DE3DAD">
        <w:rPr>
          <w:noProof/>
        </w:rPr>
        <w:t>The Operator Station software shall support a default data acquisition period of maximum two seconds. For critical turbine data an acquisition rate of 100 ms is required.</w:t>
      </w:r>
      <w:r>
        <w:rPr>
          <w:noProof/>
        </w:rPr>
        <w:tab/>
      </w:r>
      <w:r>
        <w:rPr>
          <w:noProof/>
        </w:rPr>
        <w:fldChar w:fldCharType="begin"/>
      </w:r>
      <w:r>
        <w:rPr>
          <w:noProof/>
        </w:rPr>
        <w:instrText xml:space="preserve"> PAGEREF _Toc198519467 \h </w:instrText>
      </w:r>
      <w:r>
        <w:rPr>
          <w:noProof/>
        </w:rPr>
      </w:r>
      <w:r>
        <w:rPr>
          <w:noProof/>
        </w:rPr>
        <w:fldChar w:fldCharType="separate"/>
      </w:r>
      <w:r>
        <w:rPr>
          <w:noProof/>
        </w:rPr>
        <w:t>66</w:t>
      </w:r>
      <w:r>
        <w:rPr>
          <w:noProof/>
        </w:rPr>
        <w:fldChar w:fldCharType="end"/>
      </w:r>
    </w:p>
    <w:p w14:paraId="147DA92D" w14:textId="30823CA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QQQ_0359.</w:t>
      </w:r>
      <w:r>
        <w:rPr>
          <w:rFonts w:asciiTheme="minorHAnsi" w:eastAsiaTheme="minorEastAsia" w:hAnsiTheme="minorHAnsi" w:cstheme="minorBidi"/>
          <w:noProof/>
          <w:kern w:val="2"/>
          <w:sz w:val="24"/>
          <w:szCs w:val="24"/>
          <w:lang w:eastAsia="en-GB"/>
          <w14:ligatures w14:val="standardContextual"/>
        </w:rPr>
        <w:tab/>
      </w:r>
      <w:r w:rsidRPr="00DE3DAD">
        <w:rPr>
          <w:noProof/>
        </w:rPr>
        <w:t>The HMI software shall allow at least two permission levels with different functions available.</w:t>
      </w:r>
      <w:r>
        <w:rPr>
          <w:noProof/>
        </w:rPr>
        <w:tab/>
      </w:r>
      <w:r>
        <w:rPr>
          <w:noProof/>
        </w:rPr>
        <w:fldChar w:fldCharType="begin"/>
      </w:r>
      <w:r>
        <w:rPr>
          <w:noProof/>
        </w:rPr>
        <w:instrText xml:space="preserve"> PAGEREF _Toc198519468 \h </w:instrText>
      </w:r>
      <w:r>
        <w:rPr>
          <w:noProof/>
        </w:rPr>
      </w:r>
      <w:r>
        <w:rPr>
          <w:noProof/>
        </w:rPr>
        <w:fldChar w:fldCharType="separate"/>
      </w:r>
      <w:r>
        <w:rPr>
          <w:noProof/>
        </w:rPr>
        <w:t>66</w:t>
      </w:r>
      <w:r>
        <w:rPr>
          <w:noProof/>
        </w:rPr>
        <w:fldChar w:fldCharType="end"/>
      </w:r>
    </w:p>
    <w:p w14:paraId="33CFE86F" w14:textId="741733E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QQQ_0360.</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HMI software package shall allow to automatically call or e-mail “on call” staff through MIT (see </w:t>
      </w:r>
      <w:r w:rsidRPr="00DE3DAD">
        <w:rPr>
          <w:i/>
          <w:iCs/>
          <w:noProof/>
          <w:color w:val="562873" w:themeColor="accent1"/>
        </w:rPr>
        <w:t>Figure 8</w:t>
      </w:r>
      <w:r w:rsidRPr="00DE3DAD">
        <w:rPr>
          <w:noProof/>
        </w:rPr>
        <w:t>).</w:t>
      </w:r>
      <w:r>
        <w:rPr>
          <w:noProof/>
        </w:rPr>
        <w:tab/>
      </w:r>
      <w:r>
        <w:rPr>
          <w:noProof/>
        </w:rPr>
        <w:fldChar w:fldCharType="begin"/>
      </w:r>
      <w:r>
        <w:rPr>
          <w:noProof/>
        </w:rPr>
        <w:instrText xml:space="preserve"> PAGEREF _Toc198519469 \h </w:instrText>
      </w:r>
      <w:r>
        <w:rPr>
          <w:noProof/>
        </w:rPr>
      </w:r>
      <w:r>
        <w:rPr>
          <w:noProof/>
        </w:rPr>
        <w:fldChar w:fldCharType="separate"/>
      </w:r>
      <w:r>
        <w:rPr>
          <w:noProof/>
        </w:rPr>
        <w:t>66</w:t>
      </w:r>
      <w:r>
        <w:rPr>
          <w:noProof/>
        </w:rPr>
        <w:fldChar w:fldCharType="end"/>
      </w:r>
    </w:p>
    <w:p w14:paraId="4A14AFEF" w14:textId="6BAB6E7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QQQ_0361.</w:t>
      </w:r>
      <w:r>
        <w:rPr>
          <w:rFonts w:asciiTheme="minorHAnsi" w:eastAsiaTheme="minorEastAsia" w:hAnsiTheme="minorHAnsi" w:cstheme="minorBidi"/>
          <w:noProof/>
          <w:kern w:val="2"/>
          <w:sz w:val="24"/>
          <w:szCs w:val="24"/>
          <w:lang w:eastAsia="en-GB"/>
          <w14:ligatures w14:val="standardContextual"/>
        </w:rPr>
        <w:tab/>
      </w:r>
      <w:r w:rsidRPr="00DE3DAD">
        <w:rPr>
          <w:noProof/>
        </w:rPr>
        <w:t>The graphical views shall be in accordance with the Process &amp; Instrumentation Diagrams to easily understand and operate the system.</w:t>
      </w:r>
      <w:r>
        <w:rPr>
          <w:noProof/>
        </w:rPr>
        <w:tab/>
      </w:r>
      <w:r>
        <w:rPr>
          <w:noProof/>
        </w:rPr>
        <w:fldChar w:fldCharType="begin"/>
      </w:r>
      <w:r>
        <w:rPr>
          <w:noProof/>
        </w:rPr>
        <w:instrText xml:space="preserve"> PAGEREF _Toc198519470 \h </w:instrText>
      </w:r>
      <w:r>
        <w:rPr>
          <w:noProof/>
        </w:rPr>
      </w:r>
      <w:r>
        <w:rPr>
          <w:noProof/>
        </w:rPr>
        <w:fldChar w:fldCharType="separate"/>
      </w:r>
      <w:r>
        <w:rPr>
          <w:noProof/>
        </w:rPr>
        <w:t>66</w:t>
      </w:r>
      <w:r>
        <w:rPr>
          <w:noProof/>
        </w:rPr>
        <w:fldChar w:fldCharType="end"/>
      </w:r>
    </w:p>
    <w:p w14:paraId="16AE33DA" w14:textId="3C50CBB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HMI software package shall be installed on two workstations with large screens (at least height 24 inches monitors) to visualize the useful information during QPLANT operation (see  </w:t>
      </w:r>
      <w:r w:rsidRPr="00DE3DAD">
        <w:rPr>
          <w:i/>
          <w:iCs/>
          <w:noProof/>
          <w:color w:val="562873" w:themeColor="accent1"/>
        </w:rPr>
        <w:t>Figure 8</w:t>
      </w:r>
      <w:r w:rsidRPr="00DE3DAD">
        <w:rPr>
          <w:noProof/>
        </w:rPr>
        <w:t>).</w:t>
      </w:r>
      <w:r>
        <w:rPr>
          <w:noProof/>
        </w:rPr>
        <w:tab/>
      </w:r>
      <w:r>
        <w:rPr>
          <w:noProof/>
        </w:rPr>
        <w:fldChar w:fldCharType="begin"/>
      </w:r>
      <w:r>
        <w:rPr>
          <w:noProof/>
        </w:rPr>
        <w:instrText xml:space="preserve"> PAGEREF _Toc198519471 \h </w:instrText>
      </w:r>
      <w:r>
        <w:rPr>
          <w:noProof/>
        </w:rPr>
      </w:r>
      <w:r>
        <w:rPr>
          <w:noProof/>
        </w:rPr>
        <w:fldChar w:fldCharType="separate"/>
      </w:r>
      <w:r>
        <w:rPr>
          <w:noProof/>
        </w:rPr>
        <w:t>66</w:t>
      </w:r>
      <w:r>
        <w:rPr>
          <w:noProof/>
        </w:rPr>
        <w:fldChar w:fldCharType="end"/>
      </w:r>
    </w:p>
    <w:p w14:paraId="3407E55F" w14:textId="26C8996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QQQ_0363.</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Internal Inventory for Plant</w:t>
      </w:r>
      <w:r w:rsidRPr="00DE3DAD">
        <w:rPr>
          <w:noProof/>
        </w:rPr>
        <w:t>: The Contractor shall maintain and provide an up-to-date internal inventory of all components, equipment, and services delivered as part of the plant. This inventory must include detailed information on internal applications, devices, network interfaces, and communication protocols used within the plant. The internal inventory should be updated and shared with the client whenever any changes or updates occur in the plant.</w:t>
      </w:r>
      <w:r>
        <w:rPr>
          <w:noProof/>
        </w:rPr>
        <w:tab/>
      </w:r>
      <w:r>
        <w:rPr>
          <w:noProof/>
        </w:rPr>
        <w:fldChar w:fldCharType="begin"/>
      </w:r>
      <w:r>
        <w:rPr>
          <w:noProof/>
        </w:rPr>
        <w:instrText xml:space="preserve"> PAGEREF _Toc198519472 \h </w:instrText>
      </w:r>
      <w:r>
        <w:rPr>
          <w:noProof/>
        </w:rPr>
      </w:r>
      <w:r>
        <w:rPr>
          <w:noProof/>
        </w:rPr>
        <w:fldChar w:fldCharType="separate"/>
      </w:r>
      <w:r>
        <w:rPr>
          <w:noProof/>
        </w:rPr>
        <w:t>67</w:t>
      </w:r>
      <w:r>
        <w:rPr>
          <w:noProof/>
        </w:rPr>
        <w:fldChar w:fldCharType="end"/>
      </w:r>
    </w:p>
    <w:p w14:paraId="2DF749AD" w14:textId="24B728C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Network Ports and Protocols Requirement</w:t>
      </w:r>
      <w:r w:rsidRPr="00DE3DAD">
        <w:rPr>
          <w:noProof/>
        </w:rPr>
        <w:t>: The Contractor shall supply a detailed list of the network ports and protocols necessary for the correct functionality of their system and application. (</w:t>
      </w:r>
      <w:r w:rsidRPr="00DE3DAD">
        <w:rPr>
          <w:b/>
          <w:bCs/>
          <w:noProof/>
        </w:rPr>
        <w:t>Error! Reference source not found.</w:t>
      </w:r>
      <w:r w:rsidRPr="00DE3DAD">
        <w:rPr>
          <w:noProof/>
        </w:rPr>
        <w:t>)</w:t>
      </w:r>
      <w:r>
        <w:rPr>
          <w:noProof/>
        </w:rPr>
        <w:tab/>
      </w:r>
      <w:r>
        <w:rPr>
          <w:noProof/>
        </w:rPr>
        <w:fldChar w:fldCharType="begin"/>
      </w:r>
      <w:r>
        <w:rPr>
          <w:noProof/>
        </w:rPr>
        <w:instrText xml:space="preserve"> PAGEREF _Toc198519473 \h </w:instrText>
      </w:r>
      <w:r>
        <w:rPr>
          <w:noProof/>
        </w:rPr>
      </w:r>
      <w:r>
        <w:rPr>
          <w:noProof/>
        </w:rPr>
        <w:fldChar w:fldCharType="separate"/>
      </w:r>
      <w:r>
        <w:rPr>
          <w:noProof/>
        </w:rPr>
        <w:t>67</w:t>
      </w:r>
      <w:r>
        <w:rPr>
          <w:noProof/>
        </w:rPr>
        <w:fldChar w:fldCharType="end"/>
      </w:r>
    </w:p>
    <w:p w14:paraId="02D2355D" w14:textId="166EB1C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QQQ_0365.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 xml:space="preserve">Responsibility for Network Configuration: </w:t>
      </w:r>
      <w:r w:rsidRPr="00DE3DAD">
        <w:rPr>
          <w:noProof/>
        </w:rPr>
        <w:t>The Contractor shall be responsible for configuring the necessary network elements based on the inventory of network ports, protocols, internal and external applications.</w:t>
      </w:r>
      <w:r>
        <w:rPr>
          <w:noProof/>
        </w:rPr>
        <w:tab/>
      </w:r>
      <w:r>
        <w:rPr>
          <w:noProof/>
        </w:rPr>
        <w:fldChar w:fldCharType="begin"/>
      </w:r>
      <w:r>
        <w:rPr>
          <w:noProof/>
        </w:rPr>
        <w:instrText xml:space="preserve"> PAGEREF _Toc198519474 \h </w:instrText>
      </w:r>
      <w:r>
        <w:rPr>
          <w:noProof/>
        </w:rPr>
      </w:r>
      <w:r>
        <w:rPr>
          <w:noProof/>
        </w:rPr>
        <w:fldChar w:fldCharType="separate"/>
      </w:r>
      <w:r>
        <w:rPr>
          <w:noProof/>
        </w:rPr>
        <w:t>67</w:t>
      </w:r>
      <w:r>
        <w:rPr>
          <w:noProof/>
        </w:rPr>
        <w:fldChar w:fldCharType="end"/>
      </w:r>
    </w:p>
    <w:p w14:paraId="5555D726" w14:textId="7DC7A9A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IP Address Allocation and Compliance</w:t>
      </w:r>
      <w:r w:rsidRPr="00DE3DAD">
        <w:rPr>
          <w:noProof/>
          <w:shd w:val="clear" w:color="auto" w:fill="FFFFFF"/>
        </w:rPr>
        <w:t xml:space="preserve">: The Contractor shall use IP address ranges for the QPLANT:CS as provided by the customer. This includes equipment in Level 0 of the Perdue model. These ranges will be pre-assigned by MIT to ensure consistency with the overall network architecture </w:t>
      </w:r>
      <w:r w:rsidRPr="00DE3DAD">
        <w:rPr>
          <w:noProof/>
        </w:rPr>
        <w:t>and addressing schemes</w:t>
      </w:r>
      <w:r w:rsidRPr="00DE3DAD">
        <w:rPr>
          <w:noProof/>
          <w:shd w:val="clear" w:color="auto" w:fill="FFFFFF"/>
        </w:rPr>
        <w:t>. The Contractor is responsible for implementing the provided IP ranges without deviation, and any additional IP requirements shall be communicated to and approved by MIT prior to implementation. Additionally, the Contractor shall document the use of the assigned IP ranges for each device and submit this documentation to MIT upon completing the configuration. (</w:t>
      </w:r>
      <w:r w:rsidRPr="00DE3DAD">
        <w:rPr>
          <w:b/>
          <w:bCs/>
          <w:noProof/>
          <w:shd w:val="clear" w:color="auto" w:fill="FFFFFF"/>
        </w:rPr>
        <w:t>Error! Reference source not found.</w:t>
      </w:r>
      <w:r w:rsidRPr="00DE3DAD">
        <w:rPr>
          <w:noProof/>
          <w:shd w:val="clear" w:color="auto" w:fill="FFFFFF"/>
        </w:rPr>
        <w:t>) MIT reserves the right to audit the Contractor's implementation to ensure adherence to the assigned IP ranges and network configuration standards.</w:t>
      </w:r>
      <w:r>
        <w:rPr>
          <w:noProof/>
        </w:rPr>
        <w:tab/>
      </w:r>
      <w:r>
        <w:rPr>
          <w:noProof/>
        </w:rPr>
        <w:fldChar w:fldCharType="begin"/>
      </w:r>
      <w:r>
        <w:rPr>
          <w:noProof/>
        </w:rPr>
        <w:instrText xml:space="preserve"> PAGEREF _Toc198519475 \h </w:instrText>
      </w:r>
      <w:r>
        <w:rPr>
          <w:noProof/>
        </w:rPr>
      </w:r>
      <w:r>
        <w:rPr>
          <w:noProof/>
        </w:rPr>
        <w:fldChar w:fldCharType="separate"/>
      </w:r>
      <w:r>
        <w:rPr>
          <w:noProof/>
        </w:rPr>
        <w:t>67</w:t>
      </w:r>
      <w:r>
        <w:rPr>
          <w:noProof/>
        </w:rPr>
        <w:fldChar w:fldCharType="end"/>
      </w:r>
    </w:p>
    <w:p w14:paraId="592BA6A5" w14:textId="1DB518E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QQQ_0367.</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Remote upgrade</w:t>
      </w:r>
      <w:r w:rsidRPr="00DE3DAD">
        <w:rPr>
          <w:noProof/>
          <w:shd w:val="clear" w:color="auto" w:fill="FFFFFF"/>
        </w:rPr>
        <w:t xml:space="preserve">: Where a Software Component can be upgraded, the QPLANT:CS shall support an upgrade procedure which can be automated as script(s), without the need for an Internet connection. A list of required tools has to be provided. </w:t>
      </w:r>
      <w:r w:rsidRPr="00DE3DAD">
        <w:rPr>
          <w:b/>
          <w:bCs/>
          <w:noProof/>
          <w:shd w:val="clear" w:color="auto" w:fill="FFFFFF"/>
        </w:rPr>
        <w:t>Error! Reference source not found.</w:t>
      </w:r>
      <w:r>
        <w:rPr>
          <w:noProof/>
        </w:rPr>
        <w:tab/>
      </w:r>
      <w:r>
        <w:rPr>
          <w:noProof/>
        </w:rPr>
        <w:fldChar w:fldCharType="begin"/>
      </w:r>
      <w:r>
        <w:rPr>
          <w:noProof/>
        </w:rPr>
        <w:instrText xml:space="preserve"> PAGEREF _Toc198519476 \h </w:instrText>
      </w:r>
      <w:r>
        <w:rPr>
          <w:noProof/>
        </w:rPr>
      </w:r>
      <w:r>
        <w:rPr>
          <w:noProof/>
        </w:rPr>
        <w:fldChar w:fldCharType="separate"/>
      </w:r>
      <w:r>
        <w:rPr>
          <w:noProof/>
        </w:rPr>
        <w:t>67</w:t>
      </w:r>
      <w:r>
        <w:rPr>
          <w:noProof/>
        </w:rPr>
        <w:fldChar w:fldCharType="end"/>
      </w:r>
    </w:p>
    <w:p w14:paraId="7AA4F09D" w14:textId="38782B6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Backup</w:t>
      </w:r>
      <w:r w:rsidRPr="00DE3DAD">
        <w:rPr>
          <w:noProof/>
          <w:shd w:val="clear" w:color="auto" w:fill="FFFFFF"/>
        </w:rPr>
        <w:t>: Where backup of a system is required, for each system following shall be defined (</w:t>
      </w:r>
      <w:r w:rsidRPr="00DE3DAD">
        <w:rPr>
          <w:b/>
          <w:bCs/>
          <w:noProof/>
          <w:shd w:val="clear" w:color="auto" w:fill="FFFFFF"/>
        </w:rPr>
        <w:t>Error! Reference source not found.</w:t>
      </w:r>
      <w:r w:rsidRPr="00DE3DAD">
        <w:rPr>
          <w:noProof/>
          <w:shd w:val="clear" w:color="auto" w:fill="FFFFFF"/>
        </w:rPr>
        <w:t>):</w:t>
      </w:r>
      <w:r>
        <w:rPr>
          <w:noProof/>
        </w:rPr>
        <w:tab/>
      </w:r>
      <w:r>
        <w:rPr>
          <w:noProof/>
        </w:rPr>
        <w:fldChar w:fldCharType="begin"/>
      </w:r>
      <w:r>
        <w:rPr>
          <w:noProof/>
        </w:rPr>
        <w:instrText xml:space="preserve"> PAGEREF _Toc198519477 \h </w:instrText>
      </w:r>
      <w:r>
        <w:rPr>
          <w:noProof/>
        </w:rPr>
      </w:r>
      <w:r>
        <w:rPr>
          <w:noProof/>
        </w:rPr>
        <w:fldChar w:fldCharType="separate"/>
      </w:r>
      <w:r>
        <w:rPr>
          <w:noProof/>
        </w:rPr>
        <w:t>67</w:t>
      </w:r>
      <w:r>
        <w:rPr>
          <w:noProof/>
        </w:rPr>
        <w:fldChar w:fldCharType="end"/>
      </w:r>
    </w:p>
    <w:p w14:paraId="24AFADB9" w14:textId="0917781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QQQ_0369.</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Monitoring systems with OS</w:t>
      </w:r>
      <w:r w:rsidRPr="00DE3DAD">
        <w:rPr>
          <w:noProof/>
          <w:shd w:val="clear" w:color="auto" w:fill="FFFFFF"/>
        </w:rPr>
        <w:t xml:space="preserve">: Where the system has an operating system, the System shall support monitoring by at least one of the protocols mentioned in the MIT interface catalogue chapter "Monitoring". </w:t>
      </w:r>
      <w:r w:rsidRPr="00DE3DAD">
        <w:rPr>
          <w:noProof/>
          <w:lang w:eastAsia="fr-FR"/>
        </w:rPr>
        <w:t>Ref. SCK\55564083</w:t>
      </w:r>
      <w:r>
        <w:rPr>
          <w:noProof/>
        </w:rPr>
        <w:tab/>
      </w:r>
      <w:r>
        <w:rPr>
          <w:noProof/>
        </w:rPr>
        <w:fldChar w:fldCharType="begin"/>
      </w:r>
      <w:r>
        <w:rPr>
          <w:noProof/>
        </w:rPr>
        <w:instrText xml:space="preserve"> PAGEREF _Toc198519478 \h </w:instrText>
      </w:r>
      <w:r>
        <w:rPr>
          <w:noProof/>
        </w:rPr>
      </w:r>
      <w:r>
        <w:rPr>
          <w:noProof/>
        </w:rPr>
        <w:fldChar w:fldCharType="separate"/>
      </w:r>
      <w:r>
        <w:rPr>
          <w:noProof/>
        </w:rPr>
        <w:t>68</w:t>
      </w:r>
      <w:r>
        <w:rPr>
          <w:noProof/>
        </w:rPr>
        <w:fldChar w:fldCharType="end"/>
      </w:r>
    </w:p>
    <w:p w14:paraId="02A86143" w14:textId="6378D05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Authorization and security</w:t>
      </w:r>
      <w:r w:rsidRPr="00DE3DAD">
        <w:rPr>
          <w:noProof/>
          <w:shd w:val="clear" w:color="auto" w:fill="FFFFFF"/>
        </w:rPr>
        <w:t xml:space="preserve">: Where the system has no operating system and requires authorization, the System shall support authorization by at least one of the protocols mentioned in the MIT interface catalogue chapter "Authorization and security". </w:t>
      </w:r>
      <w:r w:rsidRPr="00DE3DAD">
        <w:rPr>
          <w:noProof/>
          <w:lang w:eastAsia="fr-FR"/>
        </w:rPr>
        <w:t>Ref. SCK\55564083</w:t>
      </w:r>
      <w:r>
        <w:rPr>
          <w:noProof/>
        </w:rPr>
        <w:tab/>
      </w:r>
      <w:r>
        <w:rPr>
          <w:noProof/>
        </w:rPr>
        <w:fldChar w:fldCharType="begin"/>
      </w:r>
      <w:r>
        <w:rPr>
          <w:noProof/>
        </w:rPr>
        <w:instrText xml:space="preserve"> PAGEREF _Toc198519479 \h </w:instrText>
      </w:r>
      <w:r>
        <w:rPr>
          <w:noProof/>
        </w:rPr>
      </w:r>
      <w:r>
        <w:rPr>
          <w:noProof/>
        </w:rPr>
        <w:fldChar w:fldCharType="separate"/>
      </w:r>
      <w:r>
        <w:rPr>
          <w:noProof/>
        </w:rPr>
        <w:t>68</w:t>
      </w:r>
      <w:r>
        <w:rPr>
          <w:noProof/>
        </w:rPr>
        <w:fldChar w:fldCharType="end"/>
      </w:r>
    </w:p>
    <w:p w14:paraId="10A7ECA8" w14:textId="29A726B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Authorization and security systems with OS</w:t>
      </w:r>
      <w:r w:rsidRPr="00DE3DAD">
        <w:rPr>
          <w:noProof/>
          <w:shd w:val="clear" w:color="auto" w:fill="FFFFFF"/>
        </w:rPr>
        <w:t xml:space="preserve">: Where the System has an operating system, the System shall support authorization by at least one of the protocols mentioned in the MIT interface catalogue chapter "Authorization and security". </w:t>
      </w:r>
      <w:r w:rsidRPr="00DE3DAD">
        <w:rPr>
          <w:noProof/>
          <w:lang w:eastAsia="fr-FR"/>
        </w:rPr>
        <w:t>Ref. SCK\55564083</w:t>
      </w:r>
      <w:r>
        <w:rPr>
          <w:noProof/>
        </w:rPr>
        <w:tab/>
      </w:r>
      <w:r>
        <w:rPr>
          <w:noProof/>
        </w:rPr>
        <w:fldChar w:fldCharType="begin"/>
      </w:r>
      <w:r>
        <w:rPr>
          <w:noProof/>
        </w:rPr>
        <w:instrText xml:space="preserve"> PAGEREF _Toc198519480 \h </w:instrText>
      </w:r>
      <w:r>
        <w:rPr>
          <w:noProof/>
        </w:rPr>
      </w:r>
      <w:r>
        <w:rPr>
          <w:noProof/>
        </w:rPr>
        <w:fldChar w:fldCharType="separate"/>
      </w:r>
      <w:r>
        <w:rPr>
          <w:noProof/>
        </w:rPr>
        <w:t>68</w:t>
      </w:r>
      <w:r>
        <w:rPr>
          <w:noProof/>
        </w:rPr>
        <w:fldChar w:fldCharType="end"/>
      </w:r>
    </w:p>
    <w:p w14:paraId="152EAE0C" w14:textId="68233F8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lang w:eastAsia="fr-FR"/>
        </w:rPr>
        <w:t>Authentication</w:t>
      </w:r>
      <w:r w:rsidRPr="00DE3DAD">
        <w:rPr>
          <w:noProof/>
          <w:lang w:eastAsia="fr-FR"/>
        </w:rPr>
        <w:t>: Where the system has no operating system and requires authentication, the System shall support authentication by at least one of the protocols mentioned in the MIT interface catalogue chapter "Authentication". Ref. SCK\55564083</w:t>
      </w:r>
      <w:r>
        <w:rPr>
          <w:noProof/>
        </w:rPr>
        <w:tab/>
      </w:r>
      <w:r>
        <w:rPr>
          <w:noProof/>
        </w:rPr>
        <w:fldChar w:fldCharType="begin"/>
      </w:r>
      <w:r>
        <w:rPr>
          <w:noProof/>
        </w:rPr>
        <w:instrText xml:space="preserve"> PAGEREF _Toc198519481 \h </w:instrText>
      </w:r>
      <w:r>
        <w:rPr>
          <w:noProof/>
        </w:rPr>
      </w:r>
      <w:r>
        <w:rPr>
          <w:noProof/>
        </w:rPr>
        <w:fldChar w:fldCharType="separate"/>
      </w:r>
      <w:r>
        <w:rPr>
          <w:noProof/>
        </w:rPr>
        <w:t>68</w:t>
      </w:r>
      <w:r>
        <w:rPr>
          <w:noProof/>
        </w:rPr>
        <w:fldChar w:fldCharType="end"/>
      </w:r>
    </w:p>
    <w:p w14:paraId="3AD7B1A4" w14:textId="471767E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QQQ_0373.</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Authentication systems with OS</w:t>
      </w:r>
      <w:r w:rsidRPr="00DE3DAD">
        <w:rPr>
          <w:noProof/>
          <w:shd w:val="clear" w:color="auto" w:fill="FFFFFF"/>
        </w:rPr>
        <w:t>: Where the System has an operating system which requires authentication, the System shall support authentication by at least one of the protocols mentioned in the MIT interface catalogue chapter "Authentication". Ref. SCK\55564083</w:t>
      </w:r>
      <w:r>
        <w:rPr>
          <w:noProof/>
        </w:rPr>
        <w:tab/>
      </w:r>
      <w:r>
        <w:rPr>
          <w:noProof/>
        </w:rPr>
        <w:fldChar w:fldCharType="begin"/>
      </w:r>
      <w:r>
        <w:rPr>
          <w:noProof/>
        </w:rPr>
        <w:instrText xml:space="preserve"> PAGEREF _Toc198519482 \h </w:instrText>
      </w:r>
      <w:r>
        <w:rPr>
          <w:noProof/>
        </w:rPr>
      </w:r>
      <w:r>
        <w:rPr>
          <w:noProof/>
        </w:rPr>
        <w:fldChar w:fldCharType="separate"/>
      </w:r>
      <w:r>
        <w:rPr>
          <w:noProof/>
        </w:rPr>
        <w:t>68</w:t>
      </w:r>
      <w:r>
        <w:rPr>
          <w:noProof/>
        </w:rPr>
        <w:fldChar w:fldCharType="end"/>
      </w:r>
    </w:p>
    <w:p w14:paraId="7FC6ABA7" w14:textId="72AAAE7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Network addressing service</w:t>
      </w:r>
      <w:r w:rsidRPr="00DE3DAD">
        <w:rPr>
          <w:noProof/>
          <w:shd w:val="clear" w:color="auto" w:fill="FFFFFF"/>
        </w:rPr>
        <w:t>: The System shall support network addressing service by at least one of the protocols mentioned in the MIT interface catalogue chapter "Network addressing service". Ref. SCK\55564083</w:t>
      </w:r>
      <w:r>
        <w:rPr>
          <w:noProof/>
        </w:rPr>
        <w:tab/>
      </w:r>
      <w:r>
        <w:rPr>
          <w:noProof/>
        </w:rPr>
        <w:fldChar w:fldCharType="begin"/>
      </w:r>
      <w:r>
        <w:rPr>
          <w:noProof/>
        </w:rPr>
        <w:instrText xml:space="preserve"> PAGEREF _Toc198519483 \h </w:instrText>
      </w:r>
      <w:r>
        <w:rPr>
          <w:noProof/>
        </w:rPr>
      </w:r>
      <w:r>
        <w:rPr>
          <w:noProof/>
        </w:rPr>
        <w:fldChar w:fldCharType="separate"/>
      </w:r>
      <w:r>
        <w:rPr>
          <w:noProof/>
        </w:rPr>
        <w:t>68</w:t>
      </w:r>
      <w:r>
        <w:rPr>
          <w:noProof/>
        </w:rPr>
        <w:fldChar w:fldCharType="end"/>
      </w:r>
    </w:p>
    <w:p w14:paraId="03B42606" w14:textId="6A5EFEA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Network naming service</w:t>
      </w:r>
      <w:r w:rsidRPr="00DE3DAD">
        <w:rPr>
          <w:noProof/>
          <w:shd w:val="clear" w:color="auto" w:fill="FFFFFF"/>
        </w:rPr>
        <w:t>: The System shall support network naming service by at least one of the protocols mentioned in the MIT interface catalogue chapter "Network naming service". Ref. SCK\55564083</w:t>
      </w:r>
      <w:r>
        <w:rPr>
          <w:noProof/>
        </w:rPr>
        <w:tab/>
      </w:r>
      <w:r>
        <w:rPr>
          <w:noProof/>
        </w:rPr>
        <w:fldChar w:fldCharType="begin"/>
      </w:r>
      <w:r>
        <w:rPr>
          <w:noProof/>
        </w:rPr>
        <w:instrText xml:space="preserve"> PAGEREF _Toc198519484 \h </w:instrText>
      </w:r>
      <w:r>
        <w:rPr>
          <w:noProof/>
        </w:rPr>
      </w:r>
      <w:r>
        <w:rPr>
          <w:noProof/>
        </w:rPr>
        <w:fldChar w:fldCharType="separate"/>
      </w:r>
      <w:r>
        <w:rPr>
          <w:noProof/>
        </w:rPr>
        <w:t>68</w:t>
      </w:r>
      <w:r>
        <w:rPr>
          <w:noProof/>
        </w:rPr>
        <w:fldChar w:fldCharType="end"/>
      </w:r>
    </w:p>
    <w:p w14:paraId="31236D80" w14:textId="2A74951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Automatic IP Address Assignment</w:t>
      </w:r>
      <w:r w:rsidRPr="00DE3DAD">
        <w:rPr>
          <w:noProof/>
          <w:shd w:val="clear" w:color="auto" w:fill="FFFFFF"/>
        </w:rPr>
        <w:t>: The Contractor shall implement a mechanism for automatic IP address assignment based on MAC addresses whenever possible, utilizing DHCP services to ensure efficient and consistent configuration. In scenarios where DHCP is not feasible, the Contractor shall configure static IP addresses in accordance with MIT's assigned IP ranges. All configurations shall align with MIT's network architecture standards to ensure seamless integration and avoid IP conflicts.</w:t>
      </w:r>
      <w:r>
        <w:rPr>
          <w:noProof/>
        </w:rPr>
        <w:tab/>
      </w:r>
      <w:r>
        <w:rPr>
          <w:noProof/>
        </w:rPr>
        <w:fldChar w:fldCharType="begin"/>
      </w:r>
      <w:r>
        <w:rPr>
          <w:noProof/>
        </w:rPr>
        <w:instrText xml:space="preserve"> PAGEREF _Toc198519485 \h </w:instrText>
      </w:r>
      <w:r>
        <w:rPr>
          <w:noProof/>
        </w:rPr>
      </w:r>
      <w:r>
        <w:rPr>
          <w:noProof/>
        </w:rPr>
        <w:fldChar w:fldCharType="separate"/>
      </w:r>
      <w:r>
        <w:rPr>
          <w:noProof/>
        </w:rPr>
        <w:t>68</w:t>
      </w:r>
      <w:r>
        <w:rPr>
          <w:noProof/>
        </w:rPr>
        <w:fldChar w:fldCharType="end"/>
      </w:r>
    </w:p>
    <w:p w14:paraId="372C9F9E" w14:textId="13D3495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QQQ_0377.</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Device Identification and MAC Address Tracking</w:t>
      </w:r>
      <w:r w:rsidRPr="00DE3DAD">
        <w:rPr>
          <w:noProof/>
          <w:shd w:val="clear" w:color="auto" w:fill="FFFFFF"/>
        </w:rPr>
        <w:t>: The Contractor shall provide a comprehensive list of all devices, including their respective MAC addresses, prior to configuring the network. This list is crucial for tracking and managing devices, especially when configuring static IP addresses or ensuring proper DHCP assignment. (</w:t>
      </w:r>
      <w:r w:rsidRPr="00DE3DAD">
        <w:rPr>
          <w:b/>
          <w:bCs/>
          <w:noProof/>
          <w:shd w:val="clear" w:color="auto" w:fill="FFFFFF"/>
        </w:rPr>
        <w:t>Error! Reference source not found.</w:t>
      </w:r>
      <w:r w:rsidRPr="00DE3DAD">
        <w:rPr>
          <w:noProof/>
          <w:shd w:val="clear" w:color="auto" w:fill="FFFFFF"/>
        </w:rPr>
        <w:t>)</w:t>
      </w:r>
      <w:r>
        <w:rPr>
          <w:noProof/>
        </w:rPr>
        <w:tab/>
      </w:r>
      <w:r>
        <w:rPr>
          <w:noProof/>
        </w:rPr>
        <w:fldChar w:fldCharType="begin"/>
      </w:r>
      <w:r>
        <w:rPr>
          <w:noProof/>
        </w:rPr>
        <w:instrText xml:space="preserve"> PAGEREF _Toc198519486 \h </w:instrText>
      </w:r>
      <w:r>
        <w:rPr>
          <w:noProof/>
        </w:rPr>
      </w:r>
      <w:r>
        <w:rPr>
          <w:noProof/>
        </w:rPr>
        <w:fldChar w:fldCharType="separate"/>
      </w:r>
      <w:r>
        <w:rPr>
          <w:noProof/>
        </w:rPr>
        <w:t>68</w:t>
      </w:r>
      <w:r>
        <w:rPr>
          <w:noProof/>
        </w:rPr>
        <w:fldChar w:fldCharType="end"/>
      </w:r>
    </w:p>
    <w:p w14:paraId="45F43B40" w14:textId="0A9D424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QQQ_0378.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Procedure for Enabling DHCP on Devices</w:t>
      </w:r>
      <w:r w:rsidRPr="00DE3DAD">
        <w:rPr>
          <w:noProof/>
          <w:shd w:val="clear" w:color="auto" w:fill="FFFFFF"/>
        </w:rPr>
        <w:t>: If a device is DHCP-capable but not configured for DHCP, the Contractor shall provide a detailed procedure for enabling and configuring DHCP on the device. The procedure shall include all necessary steps for ensuring proper DHCP functionality, such as network settings, IP lease time configuration, and alignment with MIT’s DHCP service and network standards. (</w:t>
      </w:r>
      <w:r w:rsidRPr="00DE3DAD">
        <w:rPr>
          <w:b/>
          <w:bCs/>
          <w:noProof/>
          <w:shd w:val="clear" w:color="auto" w:fill="FFFFFF"/>
        </w:rPr>
        <w:t>Error! Reference source not found.</w:t>
      </w:r>
      <w:r w:rsidRPr="00DE3DAD">
        <w:rPr>
          <w:noProof/>
          <w:shd w:val="clear" w:color="auto" w:fill="FFFFFF"/>
        </w:rPr>
        <w:t>)</w:t>
      </w:r>
      <w:r>
        <w:rPr>
          <w:noProof/>
        </w:rPr>
        <w:tab/>
      </w:r>
      <w:r>
        <w:rPr>
          <w:noProof/>
        </w:rPr>
        <w:fldChar w:fldCharType="begin"/>
      </w:r>
      <w:r>
        <w:rPr>
          <w:noProof/>
        </w:rPr>
        <w:instrText xml:space="preserve"> PAGEREF _Toc198519487 \h </w:instrText>
      </w:r>
      <w:r>
        <w:rPr>
          <w:noProof/>
        </w:rPr>
      </w:r>
      <w:r>
        <w:rPr>
          <w:noProof/>
        </w:rPr>
        <w:fldChar w:fldCharType="separate"/>
      </w:r>
      <w:r>
        <w:rPr>
          <w:noProof/>
        </w:rPr>
        <w:t>68</w:t>
      </w:r>
      <w:r>
        <w:rPr>
          <w:noProof/>
        </w:rPr>
        <w:fldChar w:fldCharType="end"/>
      </w:r>
    </w:p>
    <w:p w14:paraId="4591F1B2" w14:textId="593E81C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QQQ_0379.</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Aggregation Network Redundancy</w:t>
      </w:r>
      <w:r w:rsidRPr="00DE3DAD">
        <w:rPr>
          <w:noProof/>
        </w:rPr>
        <w:t xml:space="preserve">: The aggregation network shall use a redundant ring topology, with a dedicated redundancy manager and client switches. The network shall automatically reconfigure within 300 ms in case of interruptions. Redundant connections to the backbone shall be established using a master/slave configuration, ensuring failover times under 300 ms. All links within the aggregation network, including connections to the backbone and cell networks, shall support 1 Gbit/s bandwidth. The network design shall incorporate fault recovery mechanisms to reroute traffic in the event of failures, ensuring uninterrupted data flow. </w:t>
      </w:r>
      <w:r w:rsidRPr="00DE3DAD">
        <w:rPr>
          <w:rFonts w:ascii="Segoe UI Semibold" w:hAnsi="Segoe UI Semibold" w:cs="Segoe UI Semibold"/>
          <w:noProof/>
        </w:rPr>
        <w:t>Rationale</w:t>
      </w:r>
      <w:r w:rsidRPr="00DE3DAD">
        <w:rPr>
          <w:noProof/>
        </w:rPr>
        <w:t xml:space="preserve">: The aggregation network ensures high reliability and performance by implementing redundancy to minimize downtime and enable fast recovery during faults. </w:t>
      </w:r>
      <w:r>
        <w:rPr>
          <w:noProof/>
        </w:rPr>
        <w:tab/>
      </w:r>
      <w:r>
        <w:rPr>
          <w:noProof/>
        </w:rPr>
        <w:fldChar w:fldCharType="begin"/>
      </w:r>
      <w:r>
        <w:rPr>
          <w:noProof/>
        </w:rPr>
        <w:instrText xml:space="preserve"> PAGEREF _Toc198519488 \h </w:instrText>
      </w:r>
      <w:r>
        <w:rPr>
          <w:noProof/>
        </w:rPr>
      </w:r>
      <w:r>
        <w:rPr>
          <w:noProof/>
        </w:rPr>
        <w:fldChar w:fldCharType="separate"/>
      </w:r>
      <w:r>
        <w:rPr>
          <w:noProof/>
        </w:rPr>
        <w:t>69</w:t>
      </w:r>
      <w:r>
        <w:rPr>
          <w:noProof/>
        </w:rPr>
        <w:fldChar w:fldCharType="end"/>
      </w:r>
    </w:p>
    <w:p w14:paraId="0AF225A4" w14:textId="3BC34D9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Standby Redundancy for Backbone Connections</w:t>
      </w:r>
      <w:r w:rsidRPr="00DE3DAD">
        <w:rPr>
          <w:noProof/>
        </w:rPr>
        <w:t xml:space="preserve">: The QPLANT:CS shall establish redundant connections to the backbone network using standby redundancy. Each connection shall include a master and backup device, with failover mechanisms ensuring that if one device or connection fails, the other takes over seamlessly. The failover time shall be deterministic, with a maximum duration of 300 ms to minimize downtime. </w:t>
      </w:r>
      <w:r w:rsidRPr="00DE3DAD">
        <w:rPr>
          <w:rFonts w:ascii="Segoe UI Semibold" w:hAnsi="Segoe UI Semibold" w:cs="Segoe UI Semibold"/>
          <w:noProof/>
        </w:rPr>
        <w:t>Rationale</w:t>
      </w:r>
      <w:r w:rsidRPr="00DE3DAD">
        <w:rPr>
          <w:noProof/>
        </w:rPr>
        <w:t>: Redundant connections ensure continuous backbone network availability by enabling quick failover during link failures, minimizing disruptions and maintaining system stability.</w:t>
      </w:r>
      <w:r>
        <w:rPr>
          <w:noProof/>
        </w:rPr>
        <w:tab/>
      </w:r>
      <w:r>
        <w:rPr>
          <w:noProof/>
        </w:rPr>
        <w:fldChar w:fldCharType="begin"/>
      </w:r>
      <w:r>
        <w:rPr>
          <w:noProof/>
        </w:rPr>
        <w:instrText xml:space="preserve"> PAGEREF _Toc198519489 \h </w:instrText>
      </w:r>
      <w:r>
        <w:rPr>
          <w:noProof/>
        </w:rPr>
      </w:r>
      <w:r>
        <w:rPr>
          <w:noProof/>
        </w:rPr>
        <w:fldChar w:fldCharType="separate"/>
      </w:r>
      <w:r>
        <w:rPr>
          <w:noProof/>
        </w:rPr>
        <w:t>69</w:t>
      </w:r>
      <w:r>
        <w:rPr>
          <w:noProof/>
        </w:rPr>
        <w:fldChar w:fldCharType="end"/>
      </w:r>
    </w:p>
    <w:p w14:paraId="069AAE3E" w14:textId="1DEC2F2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Contractor Compliance with Customer Security Policy:</w:t>
      </w:r>
      <w:r w:rsidRPr="00DE3DAD">
        <w:rPr>
          <w:noProof/>
        </w:rPr>
        <w:t xml:space="preserve"> The Contractor shall comply with the SCK CEN cybersecurity policy, ensuring alignment with the IAEA NSS17 (Nuclear Security Series), ISO 27001 (Information Security Management), and IEC 62443 (Industrial Communication Networks – Network and System Security) standards. This includes implementing required security controls, risk management processes, and incident response protocols as outlined by these frameworks.</w:t>
      </w:r>
      <w:r>
        <w:rPr>
          <w:noProof/>
        </w:rPr>
        <w:tab/>
      </w:r>
      <w:r>
        <w:rPr>
          <w:noProof/>
        </w:rPr>
        <w:fldChar w:fldCharType="begin"/>
      </w:r>
      <w:r>
        <w:rPr>
          <w:noProof/>
        </w:rPr>
        <w:instrText xml:space="preserve"> PAGEREF _Toc198519490 \h </w:instrText>
      </w:r>
      <w:r>
        <w:rPr>
          <w:noProof/>
        </w:rPr>
      </w:r>
      <w:r>
        <w:rPr>
          <w:noProof/>
        </w:rPr>
        <w:fldChar w:fldCharType="separate"/>
      </w:r>
      <w:r>
        <w:rPr>
          <w:noProof/>
        </w:rPr>
        <w:t>69</w:t>
      </w:r>
      <w:r>
        <w:rPr>
          <w:noProof/>
        </w:rPr>
        <w:fldChar w:fldCharType="end"/>
      </w:r>
    </w:p>
    <w:p w14:paraId="771B33B2" w14:textId="1F25B87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Security Documentation and Client Approval</w:t>
      </w:r>
      <w:r w:rsidRPr="00DE3DAD">
        <w:rPr>
          <w:noProof/>
        </w:rPr>
        <w:t xml:space="preserve">: Documentation of the system's security features and their alignment with the client's standards must be provided for review and approval before deployment. </w:t>
      </w:r>
      <w:r w:rsidRPr="00DE3DAD">
        <w:rPr>
          <w:b/>
          <w:bCs/>
          <w:noProof/>
        </w:rPr>
        <w:t>Error! Reference source not found.</w:t>
      </w:r>
      <w:r>
        <w:rPr>
          <w:noProof/>
        </w:rPr>
        <w:tab/>
      </w:r>
      <w:r>
        <w:rPr>
          <w:noProof/>
        </w:rPr>
        <w:fldChar w:fldCharType="begin"/>
      </w:r>
      <w:r>
        <w:rPr>
          <w:noProof/>
        </w:rPr>
        <w:instrText xml:space="preserve"> PAGEREF _Toc198519491 \h </w:instrText>
      </w:r>
      <w:r>
        <w:rPr>
          <w:noProof/>
        </w:rPr>
      </w:r>
      <w:r>
        <w:rPr>
          <w:noProof/>
        </w:rPr>
        <w:fldChar w:fldCharType="separate"/>
      </w:r>
      <w:r>
        <w:rPr>
          <w:noProof/>
        </w:rPr>
        <w:t>69</w:t>
      </w:r>
      <w:r>
        <w:rPr>
          <w:noProof/>
        </w:rPr>
        <w:fldChar w:fldCharType="end"/>
      </w:r>
    </w:p>
    <w:p w14:paraId="699B3630" w14:textId="27622ED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QQQ_0383.</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Integration with Client's Security Infrastructure</w:t>
      </w:r>
      <w:r w:rsidRPr="00DE3DAD">
        <w:rPr>
          <w:noProof/>
        </w:rPr>
        <w:t>: The Contractor shall work with the client to verify that the system integrates seamlessly with the client’s existing security infrastructure, including firewalls, VPNs, and any other relevant security tools.</w:t>
      </w:r>
      <w:r>
        <w:rPr>
          <w:noProof/>
        </w:rPr>
        <w:tab/>
      </w:r>
      <w:r>
        <w:rPr>
          <w:noProof/>
        </w:rPr>
        <w:fldChar w:fldCharType="begin"/>
      </w:r>
      <w:r>
        <w:rPr>
          <w:noProof/>
        </w:rPr>
        <w:instrText xml:space="preserve"> PAGEREF _Toc198519492 \h </w:instrText>
      </w:r>
      <w:r>
        <w:rPr>
          <w:noProof/>
        </w:rPr>
      </w:r>
      <w:r>
        <w:rPr>
          <w:noProof/>
        </w:rPr>
        <w:fldChar w:fldCharType="separate"/>
      </w:r>
      <w:r>
        <w:rPr>
          <w:noProof/>
        </w:rPr>
        <w:t>69</w:t>
      </w:r>
      <w:r>
        <w:rPr>
          <w:noProof/>
        </w:rPr>
        <w:fldChar w:fldCharType="end"/>
      </w:r>
    </w:p>
    <w:p w14:paraId="027AB977" w14:textId="460804C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Identification of Relevant Products and Digital Elements</w:t>
      </w:r>
      <w:r w:rsidRPr="00DE3DAD">
        <w:rPr>
          <w:noProof/>
        </w:rPr>
        <w:t>: The Contractor shall identify all products and digital elements used in the production plant, including Commercial Off-The-Shelf (COTS) materials and custom-built systems, that fall under the scope of the Cyber Resilience Act. These products must be evaluated for compliance with the CRA's cybersecurity requirements.</w:t>
      </w:r>
      <w:r>
        <w:rPr>
          <w:noProof/>
        </w:rPr>
        <w:tab/>
      </w:r>
      <w:r>
        <w:rPr>
          <w:noProof/>
        </w:rPr>
        <w:fldChar w:fldCharType="begin"/>
      </w:r>
      <w:r>
        <w:rPr>
          <w:noProof/>
        </w:rPr>
        <w:instrText xml:space="preserve"> PAGEREF _Toc198519493 \h </w:instrText>
      </w:r>
      <w:r>
        <w:rPr>
          <w:noProof/>
        </w:rPr>
      </w:r>
      <w:r>
        <w:rPr>
          <w:noProof/>
        </w:rPr>
        <w:fldChar w:fldCharType="separate"/>
      </w:r>
      <w:r>
        <w:rPr>
          <w:noProof/>
        </w:rPr>
        <w:t>69</w:t>
      </w:r>
      <w:r>
        <w:rPr>
          <w:noProof/>
        </w:rPr>
        <w:fldChar w:fldCharType="end"/>
      </w:r>
    </w:p>
    <w:p w14:paraId="3929BE88" w14:textId="1CB98F4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Remote Access to Plant</w:t>
      </w:r>
      <w:r w:rsidRPr="00DE3DAD">
        <w:rPr>
          <w:noProof/>
        </w:rPr>
        <w:t>: If the Contractor requires remote access to the plant, he shall utilize the standard solution provided by the customer. Access will be granted with restricted permissions to ensure that only necessary functions are available, safeguarding the integrity and security of the plant's systems. The Contractor is responsible for adhering to the defined access protocols and ensuring compliance with the customer's security policies.</w:t>
      </w:r>
      <w:r>
        <w:rPr>
          <w:noProof/>
        </w:rPr>
        <w:tab/>
      </w:r>
      <w:r>
        <w:rPr>
          <w:noProof/>
        </w:rPr>
        <w:fldChar w:fldCharType="begin"/>
      </w:r>
      <w:r>
        <w:rPr>
          <w:noProof/>
        </w:rPr>
        <w:instrText xml:space="preserve"> PAGEREF _Toc198519494 \h </w:instrText>
      </w:r>
      <w:r>
        <w:rPr>
          <w:noProof/>
        </w:rPr>
      </w:r>
      <w:r>
        <w:rPr>
          <w:noProof/>
        </w:rPr>
        <w:fldChar w:fldCharType="separate"/>
      </w:r>
      <w:r>
        <w:rPr>
          <w:noProof/>
        </w:rPr>
        <w:t>69</w:t>
      </w:r>
      <w:r>
        <w:rPr>
          <w:noProof/>
        </w:rPr>
        <w:fldChar w:fldCharType="end"/>
      </w:r>
    </w:p>
    <w:p w14:paraId="117F3902" w14:textId="71B0559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Internal interlocks</w:t>
      </w:r>
      <w:r w:rsidRPr="00DE3DAD">
        <w:rPr>
          <w:noProof/>
          <w:shd w:val="clear" w:color="auto" w:fill="FFFFFF"/>
        </w:rPr>
        <w:t>: The QPLANT shall not rely on the MIS, unless the interlock has to be propagated to or relies on other systems.</w:t>
      </w:r>
      <w:r>
        <w:rPr>
          <w:noProof/>
        </w:rPr>
        <w:tab/>
      </w:r>
      <w:r>
        <w:rPr>
          <w:noProof/>
        </w:rPr>
        <w:fldChar w:fldCharType="begin"/>
      </w:r>
      <w:r>
        <w:rPr>
          <w:noProof/>
        </w:rPr>
        <w:instrText xml:space="preserve"> PAGEREF _Toc198519495 \h </w:instrText>
      </w:r>
      <w:r>
        <w:rPr>
          <w:noProof/>
        </w:rPr>
      </w:r>
      <w:r>
        <w:rPr>
          <w:noProof/>
        </w:rPr>
        <w:fldChar w:fldCharType="separate"/>
      </w:r>
      <w:r>
        <w:rPr>
          <w:noProof/>
        </w:rPr>
        <w:t>70</w:t>
      </w:r>
      <w:r>
        <w:rPr>
          <w:noProof/>
        </w:rPr>
        <w:fldChar w:fldCharType="end"/>
      </w:r>
    </w:p>
    <w:p w14:paraId="58BAC4C9" w14:textId="00E3AEB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QQQ_0387.</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Interlock status to MCS</w:t>
      </w:r>
      <w:r w:rsidRPr="00DE3DAD">
        <w:rPr>
          <w:noProof/>
          <w:shd w:val="clear" w:color="auto" w:fill="FFFFFF"/>
        </w:rPr>
        <w:t>: The QPLANT shall ensure that the status of each interlock is monitorable through the MCS control interface.</w:t>
      </w:r>
      <w:r>
        <w:rPr>
          <w:noProof/>
        </w:rPr>
        <w:tab/>
      </w:r>
      <w:r>
        <w:rPr>
          <w:noProof/>
        </w:rPr>
        <w:fldChar w:fldCharType="begin"/>
      </w:r>
      <w:r>
        <w:rPr>
          <w:noProof/>
        </w:rPr>
        <w:instrText xml:space="preserve"> PAGEREF _Toc198519496 \h </w:instrText>
      </w:r>
      <w:r>
        <w:rPr>
          <w:noProof/>
        </w:rPr>
      </w:r>
      <w:r>
        <w:rPr>
          <w:noProof/>
        </w:rPr>
        <w:fldChar w:fldCharType="separate"/>
      </w:r>
      <w:r>
        <w:rPr>
          <w:noProof/>
        </w:rPr>
        <w:t>70</w:t>
      </w:r>
      <w:r>
        <w:rPr>
          <w:noProof/>
        </w:rPr>
        <w:fldChar w:fldCharType="end"/>
      </w:r>
    </w:p>
    <w:p w14:paraId="101C42AA" w14:textId="7E4A76F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QQQ_0388.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Personnel protection standards</w:t>
      </w:r>
      <w:r w:rsidRPr="00DE3DAD">
        <w:rPr>
          <w:noProof/>
          <w:shd w:val="clear" w:color="auto" w:fill="FFFFFF"/>
        </w:rPr>
        <w:t>: When the system has personnel protection, the systems personnel protection shall be designed according to standards IEC 61508 (Functional Safety) or one of the sector-specific derived standards (IEC 62061, IEC 61511) or alternative (e.g. ISO 13849-1)</w:t>
      </w:r>
      <w:r w:rsidRPr="00DE3DAD">
        <w:rPr>
          <w:noProof/>
        </w:rPr>
        <w:t>.</w:t>
      </w:r>
      <w:r>
        <w:rPr>
          <w:noProof/>
        </w:rPr>
        <w:tab/>
      </w:r>
      <w:r>
        <w:rPr>
          <w:noProof/>
        </w:rPr>
        <w:fldChar w:fldCharType="begin"/>
      </w:r>
      <w:r>
        <w:rPr>
          <w:noProof/>
        </w:rPr>
        <w:instrText xml:space="preserve"> PAGEREF _Toc198519497 \h </w:instrText>
      </w:r>
      <w:r>
        <w:rPr>
          <w:noProof/>
        </w:rPr>
      </w:r>
      <w:r>
        <w:rPr>
          <w:noProof/>
        </w:rPr>
        <w:fldChar w:fldCharType="separate"/>
      </w:r>
      <w:r>
        <w:rPr>
          <w:noProof/>
        </w:rPr>
        <w:t>70</w:t>
      </w:r>
      <w:r>
        <w:rPr>
          <w:noProof/>
        </w:rPr>
        <w:fldChar w:fldCharType="end"/>
      </w:r>
    </w:p>
    <w:p w14:paraId="27363FF6" w14:textId="256206E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QQQ_0389.</w:t>
      </w:r>
      <w:r>
        <w:rPr>
          <w:rFonts w:asciiTheme="minorHAnsi" w:eastAsiaTheme="minorEastAsia" w:hAnsiTheme="minorHAnsi" w:cstheme="minorBidi"/>
          <w:noProof/>
          <w:kern w:val="2"/>
          <w:sz w:val="24"/>
          <w:szCs w:val="24"/>
          <w:lang w:eastAsia="en-GB"/>
          <w14:ligatures w14:val="standardContextual"/>
        </w:rPr>
        <w:tab/>
      </w:r>
      <w:r w:rsidRPr="00DE3DAD">
        <w:rPr>
          <w:noProof/>
        </w:rPr>
        <w:t>The welding connection between QRB and QLM shall be done by SCK CEN.</w:t>
      </w:r>
      <w:r>
        <w:rPr>
          <w:noProof/>
        </w:rPr>
        <w:tab/>
      </w:r>
      <w:r>
        <w:rPr>
          <w:noProof/>
        </w:rPr>
        <w:fldChar w:fldCharType="begin"/>
      </w:r>
      <w:r>
        <w:rPr>
          <w:noProof/>
        </w:rPr>
        <w:instrText xml:space="preserve"> PAGEREF _Toc198519498 \h </w:instrText>
      </w:r>
      <w:r>
        <w:rPr>
          <w:noProof/>
        </w:rPr>
      </w:r>
      <w:r>
        <w:rPr>
          <w:noProof/>
        </w:rPr>
        <w:fldChar w:fldCharType="separate"/>
      </w:r>
      <w:r>
        <w:rPr>
          <w:noProof/>
        </w:rPr>
        <w:t>71</w:t>
      </w:r>
      <w:r>
        <w:rPr>
          <w:noProof/>
        </w:rPr>
        <w:fldChar w:fldCharType="end"/>
      </w:r>
    </w:p>
    <w:p w14:paraId="67408FCA" w14:textId="2BD8132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QQQ_0390.</w:t>
      </w:r>
      <w:r>
        <w:rPr>
          <w:rFonts w:asciiTheme="minorHAnsi" w:eastAsiaTheme="minorEastAsia" w:hAnsiTheme="minorHAnsi" w:cstheme="minorBidi"/>
          <w:noProof/>
          <w:kern w:val="2"/>
          <w:sz w:val="24"/>
          <w:szCs w:val="24"/>
          <w:lang w:eastAsia="en-GB"/>
          <w14:ligatures w14:val="standardContextual"/>
        </w:rPr>
        <w:tab/>
      </w:r>
      <w:r w:rsidRPr="00DE3DAD">
        <w:rPr>
          <w:noProof/>
        </w:rPr>
        <w:t>For the acceptance tests, the Contractor shall provide the necessary welded caps on pipes on the QRB side.</w:t>
      </w:r>
      <w:r>
        <w:rPr>
          <w:noProof/>
        </w:rPr>
        <w:tab/>
      </w:r>
      <w:r>
        <w:rPr>
          <w:noProof/>
        </w:rPr>
        <w:fldChar w:fldCharType="begin"/>
      </w:r>
      <w:r>
        <w:rPr>
          <w:noProof/>
        </w:rPr>
        <w:instrText xml:space="preserve"> PAGEREF _Toc198519499 \h </w:instrText>
      </w:r>
      <w:r>
        <w:rPr>
          <w:noProof/>
        </w:rPr>
      </w:r>
      <w:r>
        <w:rPr>
          <w:noProof/>
        </w:rPr>
        <w:fldChar w:fldCharType="separate"/>
      </w:r>
      <w:r>
        <w:rPr>
          <w:noProof/>
        </w:rPr>
        <w:t>71</w:t>
      </w:r>
      <w:r>
        <w:rPr>
          <w:noProof/>
        </w:rPr>
        <w:fldChar w:fldCharType="end"/>
      </w:r>
    </w:p>
    <w:p w14:paraId="32D926E7" w14:textId="19C9268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QQQ_0391.</w:t>
      </w:r>
      <w:r>
        <w:rPr>
          <w:rFonts w:asciiTheme="minorHAnsi" w:eastAsiaTheme="minorEastAsia" w:hAnsiTheme="minorHAnsi" w:cstheme="minorBidi"/>
          <w:noProof/>
          <w:kern w:val="2"/>
          <w:sz w:val="24"/>
          <w:szCs w:val="24"/>
          <w:lang w:eastAsia="en-GB"/>
          <w14:ligatures w14:val="standardContextual"/>
        </w:rPr>
        <w:tab/>
      </w:r>
      <w:r w:rsidRPr="00DE3DAD">
        <w:rPr>
          <w:noProof/>
        </w:rPr>
        <w:t>The following warm lines are distributed in the tunnel. The interface with the QPLANT will be located in the cold box room, around the QRB. The final location and pipe requirement shall be defined during the design phase with SCK CEN.</w:t>
      </w:r>
      <w:r>
        <w:rPr>
          <w:noProof/>
        </w:rPr>
        <w:tab/>
      </w:r>
      <w:r>
        <w:rPr>
          <w:noProof/>
        </w:rPr>
        <w:fldChar w:fldCharType="begin"/>
      </w:r>
      <w:r>
        <w:rPr>
          <w:noProof/>
        </w:rPr>
        <w:instrText xml:space="preserve"> PAGEREF _Toc198519500 \h </w:instrText>
      </w:r>
      <w:r>
        <w:rPr>
          <w:noProof/>
        </w:rPr>
      </w:r>
      <w:r>
        <w:rPr>
          <w:noProof/>
        </w:rPr>
        <w:fldChar w:fldCharType="separate"/>
      </w:r>
      <w:r>
        <w:rPr>
          <w:noProof/>
        </w:rPr>
        <w:t>71</w:t>
      </w:r>
      <w:r>
        <w:rPr>
          <w:noProof/>
        </w:rPr>
        <w:fldChar w:fldCharType="end"/>
      </w:r>
    </w:p>
    <w:p w14:paraId="4FB642AF" w14:textId="125A572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QPLANT shall be designed to fulfil the site constraints (buildings, rooms) given in </w:t>
      </w:r>
      <w:r w:rsidRPr="00DE3DAD">
        <w:rPr>
          <w:i/>
          <w:iCs/>
          <w:noProof/>
          <w:color w:val="562873" w:themeColor="accent1"/>
        </w:rPr>
        <w:t>AD 1</w:t>
      </w:r>
      <w:r w:rsidRPr="00DE3DAD">
        <w:rPr>
          <w:noProof/>
        </w:rPr>
        <w:t>.</w:t>
      </w:r>
      <w:r>
        <w:rPr>
          <w:noProof/>
        </w:rPr>
        <w:tab/>
      </w:r>
      <w:r>
        <w:rPr>
          <w:noProof/>
        </w:rPr>
        <w:fldChar w:fldCharType="begin"/>
      </w:r>
      <w:r>
        <w:rPr>
          <w:noProof/>
        </w:rPr>
        <w:instrText xml:space="preserve"> PAGEREF _Toc198519501 \h </w:instrText>
      </w:r>
      <w:r>
        <w:rPr>
          <w:noProof/>
        </w:rPr>
      </w:r>
      <w:r>
        <w:rPr>
          <w:noProof/>
        </w:rPr>
        <w:fldChar w:fldCharType="separate"/>
      </w:r>
      <w:r>
        <w:rPr>
          <w:noProof/>
        </w:rPr>
        <w:t>72</w:t>
      </w:r>
      <w:r>
        <w:rPr>
          <w:noProof/>
        </w:rPr>
        <w:fldChar w:fldCharType="end"/>
      </w:r>
    </w:p>
    <w:p w14:paraId="1E291A74" w14:textId="0825E23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QQQ_0393.</w:t>
      </w:r>
      <w:r>
        <w:rPr>
          <w:rFonts w:asciiTheme="minorHAnsi" w:eastAsiaTheme="minorEastAsia" w:hAnsiTheme="minorHAnsi" w:cstheme="minorBidi"/>
          <w:noProof/>
          <w:kern w:val="2"/>
          <w:sz w:val="24"/>
          <w:szCs w:val="24"/>
          <w:lang w:eastAsia="en-GB"/>
          <w14:ligatures w14:val="standardContextual"/>
        </w:rPr>
        <w:tab/>
      </w:r>
      <w:r w:rsidRPr="00DE3DAD">
        <w:rPr>
          <w:noProof/>
        </w:rPr>
        <w:t>For the cryogenic areas, the Contractor shall provide the general assembly drawings with QPLANT components and 3D models. (*.step files may be used).</w:t>
      </w:r>
      <w:r>
        <w:rPr>
          <w:noProof/>
        </w:rPr>
        <w:tab/>
      </w:r>
      <w:r>
        <w:rPr>
          <w:noProof/>
        </w:rPr>
        <w:fldChar w:fldCharType="begin"/>
      </w:r>
      <w:r>
        <w:rPr>
          <w:noProof/>
        </w:rPr>
        <w:instrText xml:space="preserve"> PAGEREF _Toc198519503 \h </w:instrText>
      </w:r>
      <w:r>
        <w:rPr>
          <w:noProof/>
        </w:rPr>
      </w:r>
      <w:r>
        <w:rPr>
          <w:noProof/>
        </w:rPr>
        <w:fldChar w:fldCharType="separate"/>
      </w:r>
      <w:r>
        <w:rPr>
          <w:noProof/>
        </w:rPr>
        <w:t>72</w:t>
      </w:r>
      <w:r>
        <w:rPr>
          <w:noProof/>
        </w:rPr>
        <w:fldChar w:fldCharType="end"/>
      </w:r>
    </w:p>
    <w:p w14:paraId="29E896AE" w14:textId="483FE85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QQQ_0394.</w:t>
      </w:r>
      <w:r>
        <w:rPr>
          <w:rFonts w:asciiTheme="minorHAnsi" w:eastAsiaTheme="minorEastAsia" w:hAnsiTheme="minorHAnsi" w:cstheme="minorBidi"/>
          <w:noProof/>
          <w:kern w:val="2"/>
          <w:sz w:val="24"/>
          <w:szCs w:val="24"/>
          <w:lang w:eastAsia="en-GB"/>
          <w14:ligatures w14:val="standardContextual"/>
        </w:rPr>
        <w:tab/>
      </w:r>
      <w:r w:rsidRPr="00DE3DAD">
        <w:rPr>
          <w:noProof/>
        </w:rPr>
        <w:t>The compressor room (16 m * 14 m * 6.5 m) shall house the WCS. The Contractor shall reserve space in this room for future upgrades (e.g. a dedicated purification system), for spare parts storage as well as for an unloading area.</w:t>
      </w:r>
      <w:r>
        <w:rPr>
          <w:noProof/>
        </w:rPr>
        <w:tab/>
      </w:r>
      <w:r>
        <w:rPr>
          <w:noProof/>
        </w:rPr>
        <w:fldChar w:fldCharType="begin"/>
      </w:r>
      <w:r>
        <w:rPr>
          <w:noProof/>
        </w:rPr>
        <w:instrText xml:space="preserve"> PAGEREF _Toc198519504 \h </w:instrText>
      </w:r>
      <w:r>
        <w:rPr>
          <w:noProof/>
        </w:rPr>
      </w:r>
      <w:r>
        <w:rPr>
          <w:noProof/>
        </w:rPr>
        <w:fldChar w:fldCharType="separate"/>
      </w:r>
      <w:r>
        <w:rPr>
          <w:noProof/>
        </w:rPr>
        <w:t>72</w:t>
      </w:r>
      <w:r>
        <w:rPr>
          <w:noProof/>
        </w:rPr>
        <w:fldChar w:fldCharType="end"/>
      </w:r>
    </w:p>
    <w:p w14:paraId="5AE95013" w14:textId="39C32FD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define the positioning of all equipment in this room in agreement with SCK CEN.</w:t>
      </w:r>
      <w:r>
        <w:rPr>
          <w:noProof/>
        </w:rPr>
        <w:tab/>
      </w:r>
      <w:r>
        <w:rPr>
          <w:noProof/>
        </w:rPr>
        <w:fldChar w:fldCharType="begin"/>
      </w:r>
      <w:r>
        <w:rPr>
          <w:noProof/>
        </w:rPr>
        <w:instrText xml:space="preserve"> PAGEREF _Toc198519505 \h </w:instrText>
      </w:r>
      <w:r>
        <w:rPr>
          <w:noProof/>
        </w:rPr>
      </w:r>
      <w:r>
        <w:rPr>
          <w:noProof/>
        </w:rPr>
        <w:fldChar w:fldCharType="separate"/>
      </w:r>
      <w:r>
        <w:rPr>
          <w:noProof/>
        </w:rPr>
        <w:t>72</w:t>
      </w:r>
      <w:r>
        <w:rPr>
          <w:noProof/>
        </w:rPr>
        <w:fldChar w:fldCharType="end"/>
      </w:r>
    </w:p>
    <w:p w14:paraId="43B1D1F4" w14:textId="323781C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QQQ_0396.</w:t>
      </w:r>
      <w:r>
        <w:rPr>
          <w:rFonts w:asciiTheme="minorHAnsi" w:eastAsiaTheme="minorEastAsia" w:hAnsiTheme="minorHAnsi" w:cstheme="minorBidi"/>
          <w:noProof/>
          <w:kern w:val="2"/>
          <w:sz w:val="24"/>
          <w:szCs w:val="24"/>
          <w:lang w:eastAsia="en-GB"/>
          <w14:ligatures w14:val="standardContextual"/>
        </w:rPr>
        <w:tab/>
      </w:r>
      <w:r w:rsidRPr="00DE3DAD">
        <w:rPr>
          <w:noProof/>
        </w:rPr>
        <w:t>The compressor units may be installed and grouped on skids.</w:t>
      </w:r>
      <w:r>
        <w:rPr>
          <w:noProof/>
        </w:rPr>
        <w:tab/>
      </w:r>
      <w:r>
        <w:rPr>
          <w:noProof/>
        </w:rPr>
        <w:fldChar w:fldCharType="begin"/>
      </w:r>
      <w:r>
        <w:rPr>
          <w:noProof/>
        </w:rPr>
        <w:instrText xml:space="preserve"> PAGEREF _Toc198519506 \h </w:instrText>
      </w:r>
      <w:r>
        <w:rPr>
          <w:noProof/>
        </w:rPr>
      </w:r>
      <w:r>
        <w:rPr>
          <w:noProof/>
        </w:rPr>
        <w:fldChar w:fldCharType="separate"/>
      </w:r>
      <w:r>
        <w:rPr>
          <w:noProof/>
        </w:rPr>
        <w:t>72</w:t>
      </w:r>
      <w:r>
        <w:rPr>
          <w:noProof/>
        </w:rPr>
        <w:fldChar w:fldCharType="end"/>
      </w:r>
    </w:p>
    <w:p w14:paraId="17D04A72" w14:textId="354759A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QQQ_0397.</w:t>
      </w:r>
      <w:r>
        <w:rPr>
          <w:rFonts w:asciiTheme="minorHAnsi" w:eastAsiaTheme="minorEastAsia" w:hAnsiTheme="minorHAnsi" w:cstheme="minorBidi"/>
          <w:noProof/>
          <w:kern w:val="2"/>
          <w:sz w:val="24"/>
          <w:szCs w:val="24"/>
          <w:lang w:eastAsia="en-GB"/>
          <w14:ligatures w14:val="standardContextual"/>
        </w:rPr>
        <w:tab/>
      </w:r>
      <w:r w:rsidRPr="00DE3DAD">
        <w:rPr>
          <w:noProof/>
        </w:rPr>
        <w:t>During the conceptual design phase, the Contractor shall evaluate the need for a crane in the compressor room and shall provide the necessary inputs in the deliverable</w:t>
      </w:r>
      <w:r w:rsidRPr="00DE3DAD">
        <w:rPr>
          <w:b/>
          <w:bCs/>
          <w:i/>
          <w:iCs/>
          <w:noProof/>
          <w:color w:val="562873" w:themeColor="accent1"/>
        </w:rPr>
        <w:t xml:space="preserve"> Error! Reference source not found.</w:t>
      </w:r>
      <w:r w:rsidRPr="00DE3DAD">
        <w:rPr>
          <w:noProof/>
        </w:rPr>
        <w:t>.</w:t>
      </w:r>
      <w:r>
        <w:rPr>
          <w:noProof/>
        </w:rPr>
        <w:tab/>
      </w:r>
      <w:r>
        <w:rPr>
          <w:noProof/>
        </w:rPr>
        <w:fldChar w:fldCharType="begin"/>
      </w:r>
      <w:r>
        <w:rPr>
          <w:noProof/>
        </w:rPr>
        <w:instrText xml:space="preserve"> PAGEREF _Toc198519507 \h </w:instrText>
      </w:r>
      <w:r>
        <w:rPr>
          <w:noProof/>
        </w:rPr>
      </w:r>
      <w:r>
        <w:rPr>
          <w:noProof/>
        </w:rPr>
        <w:fldChar w:fldCharType="separate"/>
      </w:r>
      <w:r>
        <w:rPr>
          <w:noProof/>
        </w:rPr>
        <w:t>72</w:t>
      </w:r>
      <w:r>
        <w:rPr>
          <w:noProof/>
        </w:rPr>
        <w:fldChar w:fldCharType="end"/>
      </w:r>
    </w:p>
    <w:p w14:paraId="2CC4B1DC" w14:textId="0181523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QQQ_0398.</w:t>
      </w:r>
      <w:r>
        <w:rPr>
          <w:rFonts w:asciiTheme="minorHAnsi" w:eastAsiaTheme="minorEastAsia" w:hAnsiTheme="minorHAnsi" w:cstheme="minorBidi"/>
          <w:noProof/>
          <w:kern w:val="2"/>
          <w:sz w:val="24"/>
          <w:szCs w:val="24"/>
          <w:lang w:eastAsia="en-GB"/>
          <w14:ligatures w14:val="standardContextual"/>
        </w:rPr>
        <w:tab/>
      </w:r>
      <w:r w:rsidRPr="00DE3DAD">
        <w:rPr>
          <w:noProof/>
        </w:rPr>
        <w:t>The access for the installation of the large components could take place from the road by removal of the wall dismountable panels. SCK will be in charge of the dismountable panels dismounting and mounting.</w:t>
      </w:r>
      <w:r>
        <w:rPr>
          <w:noProof/>
        </w:rPr>
        <w:tab/>
      </w:r>
      <w:r>
        <w:rPr>
          <w:noProof/>
        </w:rPr>
        <w:fldChar w:fldCharType="begin"/>
      </w:r>
      <w:r>
        <w:rPr>
          <w:noProof/>
        </w:rPr>
        <w:instrText xml:space="preserve"> PAGEREF _Toc198519508 \h </w:instrText>
      </w:r>
      <w:r>
        <w:rPr>
          <w:noProof/>
        </w:rPr>
      </w:r>
      <w:r>
        <w:rPr>
          <w:noProof/>
        </w:rPr>
        <w:fldChar w:fldCharType="separate"/>
      </w:r>
      <w:r>
        <w:rPr>
          <w:noProof/>
        </w:rPr>
        <w:t>72</w:t>
      </w:r>
      <w:r>
        <w:rPr>
          <w:noProof/>
        </w:rPr>
        <w:fldChar w:fldCharType="end"/>
      </w:r>
    </w:p>
    <w:p w14:paraId="10E8127A" w14:textId="7754BEB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QQQ_0399.</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Cold Box Room (20 m*10 m~200 m², see details in </w:t>
      </w:r>
      <w:r w:rsidRPr="00DE3DAD">
        <w:rPr>
          <w:i/>
          <w:iCs/>
          <w:noProof/>
          <w:color w:val="562873" w:themeColor="accent1"/>
        </w:rPr>
        <w:t>AD 1)</w:t>
      </w:r>
      <w:r w:rsidRPr="00DE3DAD">
        <w:rPr>
          <w:noProof/>
        </w:rPr>
        <w:t xml:space="preserve"> shall host the Refrigerator Cold Box and associated warm panels, the electrical cabinets, the gas analysers and pumping system. The height of the ceiling is around 6.5 meters.</w:t>
      </w:r>
      <w:r>
        <w:rPr>
          <w:noProof/>
        </w:rPr>
        <w:tab/>
      </w:r>
      <w:r>
        <w:rPr>
          <w:noProof/>
        </w:rPr>
        <w:fldChar w:fldCharType="begin"/>
      </w:r>
      <w:r>
        <w:rPr>
          <w:noProof/>
        </w:rPr>
        <w:instrText xml:space="preserve"> PAGEREF _Toc198519509 \h </w:instrText>
      </w:r>
      <w:r>
        <w:rPr>
          <w:noProof/>
        </w:rPr>
      </w:r>
      <w:r>
        <w:rPr>
          <w:noProof/>
        </w:rPr>
        <w:fldChar w:fldCharType="separate"/>
      </w:r>
      <w:r>
        <w:rPr>
          <w:noProof/>
        </w:rPr>
        <w:t>72</w:t>
      </w:r>
      <w:r>
        <w:rPr>
          <w:noProof/>
        </w:rPr>
        <w:fldChar w:fldCharType="end"/>
      </w:r>
    </w:p>
    <w:p w14:paraId="321985B9" w14:textId="00D05BD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QQQ_0400.</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During the conceptual design phase, the Contractor shall evaluate the need for crane in the cold box room and shall provide the necessary inputs in the deliverable </w:t>
      </w:r>
      <w:r w:rsidRPr="00DE3DAD">
        <w:rPr>
          <w:b/>
          <w:bCs/>
          <w:i/>
          <w:iCs/>
          <w:noProof/>
          <w:color w:val="562873" w:themeColor="accent1"/>
        </w:rPr>
        <w:t>Error! Reference source not found.</w:t>
      </w:r>
      <w:r w:rsidRPr="00DE3DAD">
        <w:rPr>
          <w:i/>
          <w:iCs/>
          <w:noProof/>
          <w:color w:val="562873" w:themeColor="accent1"/>
        </w:rPr>
        <w:t xml:space="preserve"> </w:t>
      </w:r>
      <w:r w:rsidRPr="00DE3DAD">
        <w:rPr>
          <w:b/>
          <w:bCs/>
          <w:i/>
          <w:iCs/>
          <w:noProof/>
          <w:color w:val="562873" w:themeColor="accent1"/>
        </w:rPr>
        <w:t>Error! Reference source not found.</w:t>
      </w:r>
      <w:r w:rsidRPr="00DE3DAD">
        <w:rPr>
          <w:noProof/>
        </w:rPr>
        <w:t>.</w:t>
      </w:r>
      <w:r>
        <w:rPr>
          <w:noProof/>
        </w:rPr>
        <w:tab/>
      </w:r>
      <w:r>
        <w:rPr>
          <w:noProof/>
        </w:rPr>
        <w:fldChar w:fldCharType="begin"/>
      </w:r>
      <w:r>
        <w:rPr>
          <w:noProof/>
        </w:rPr>
        <w:instrText xml:space="preserve"> PAGEREF _Toc198519510 \h </w:instrText>
      </w:r>
      <w:r>
        <w:rPr>
          <w:noProof/>
        </w:rPr>
      </w:r>
      <w:r>
        <w:rPr>
          <w:noProof/>
        </w:rPr>
        <w:fldChar w:fldCharType="separate"/>
      </w:r>
      <w:r>
        <w:rPr>
          <w:noProof/>
        </w:rPr>
        <w:t>73</w:t>
      </w:r>
      <w:r>
        <w:rPr>
          <w:noProof/>
        </w:rPr>
        <w:fldChar w:fldCharType="end"/>
      </w:r>
    </w:p>
    <w:p w14:paraId="182BD4EA" w14:textId="2244EEDA"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The access for the installation of the large components could take place from the road by removal of the wall dismountable panels. SCK will be in charge of the dismountable panels dismounting and mounting.</w:t>
      </w:r>
      <w:r>
        <w:rPr>
          <w:noProof/>
        </w:rPr>
        <w:tab/>
      </w:r>
      <w:r>
        <w:rPr>
          <w:noProof/>
        </w:rPr>
        <w:fldChar w:fldCharType="begin"/>
      </w:r>
      <w:r>
        <w:rPr>
          <w:noProof/>
        </w:rPr>
        <w:instrText xml:space="preserve"> PAGEREF _Toc198519511 \h </w:instrText>
      </w:r>
      <w:r>
        <w:rPr>
          <w:noProof/>
        </w:rPr>
      </w:r>
      <w:r>
        <w:rPr>
          <w:noProof/>
        </w:rPr>
        <w:fldChar w:fldCharType="separate"/>
      </w:r>
      <w:r>
        <w:rPr>
          <w:noProof/>
        </w:rPr>
        <w:t>73</w:t>
      </w:r>
      <w:r>
        <w:rPr>
          <w:noProof/>
        </w:rPr>
        <w:fldChar w:fldCharType="end"/>
      </w:r>
    </w:p>
    <w:p w14:paraId="6493CC27" w14:textId="27776C9E"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The cold box room shall be connected to the compressor room by the different warm lines of the QPLANT.</w:t>
      </w:r>
      <w:r>
        <w:rPr>
          <w:noProof/>
        </w:rPr>
        <w:tab/>
      </w:r>
      <w:r>
        <w:rPr>
          <w:noProof/>
        </w:rPr>
        <w:fldChar w:fldCharType="begin"/>
      </w:r>
      <w:r>
        <w:rPr>
          <w:noProof/>
        </w:rPr>
        <w:instrText xml:space="preserve"> PAGEREF _Toc198519512 \h </w:instrText>
      </w:r>
      <w:r>
        <w:rPr>
          <w:noProof/>
        </w:rPr>
      </w:r>
      <w:r>
        <w:rPr>
          <w:noProof/>
        </w:rPr>
        <w:fldChar w:fldCharType="separate"/>
      </w:r>
      <w:r>
        <w:rPr>
          <w:noProof/>
        </w:rPr>
        <w:t>73</w:t>
      </w:r>
      <w:r>
        <w:rPr>
          <w:noProof/>
        </w:rPr>
        <w:fldChar w:fldCharType="end"/>
      </w:r>
    </w:p>
    <w:p w14:paraId="150BE862" w14:textId="74D2BF2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QQQ_0401.</w:t>
      </w:r>
      <w:r>
        <w:rPr>
          <w:rFonts w:asciiTheme="minorHAnsi" w:eastAsiaTheme="minorEastAsia" w:hAnsiTheme="minorHAnsi" w:cstheme="minorBidi"/>
          <w:noProof/>
          <w:kern w:val="2"/>
          <w:sz w:val="24"/>
          <w:szCs w:val="24"/>
          <w:lang w:eastAsia="en-GB"/>
          <w14:ligatures w14:val="standardContextual"/>
        </w:rPr>
        <w:tab/>
      </w:r>
      <w:r w:rsidRPr="00DE3DAD">
        <w:rPr>
          <w:noProof/>
        </w:rPr>
        <w:t>These warm lines of about 60 meters long shall be installed on the roof or below the roof close to the ceiling of the buildings between compressor room and cold box room.</w:t>
      </w:r>
      <w:r>
        <w:rPr>
          <w:noProof/>
        </w:rPr>
        <w:tab/>
      </w:r>
      <w:r>
        <w:rPr>
          <w:noProof/>
        </w:rPr>
        <w:fldChar w:fldCharType="begin"/>
      </w:r>
      <w:r>
        <w:rPr>
          <w:noProof/>
        </w:rPr>
        <w:instrText xml:space="preserve"> PAGEREF _Toc198519513 \h </w:instrText>
      </w:r>
      <w:r>
        <w:rPr>
          <w:noProof/>
        </w:rPr>
      </w:r>
      <w:r>
        <w:rPr>
          <w:noProof/>
        </w:rPr>
        <w:fldChar w:fldCharType="separate"/>
      </w:r>
      <w:r>
        <w:rPr>
          <w:noProof/>
        </w:rPr>
        <w:t>73</w:t>
      </w:r>
      <w:r>
        <w:rPr>
          <w:noProof/>
        </w:rPr>
        <w:fldChar w:fldCharType="end"/>
      </w:r>
    </w:p>
    <w:p w14:paraId="04DEC6E1" w14:textId="4109302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gas helium storages and potentially liquid nitrogen storage shall be installed in the storage area (17 m*10 m ~170 m²), next to the compressor room. The total helium inventory is detailed in </w:t>
      </w:r>
      <w:r w:rsidRPr="00DE3DAD">
        <w:rPr>
          <w:i/>
          <w:iCs/>
          <w:noProof/>
          <w:color w:val="562873" w:themeColor="accent1"/>
        </w:rPr>
        <w:t>§3.3.17</w:t>
      </w:r>
      <w:r w:rsidRPr="00DE3DAD">
        <w:rPr>
          <w:rFonts w:eastAsia="MS Mincho" w:cs="Segoe UI Semibold"/>
          <w:bCs/>
          <w:noProof/>
          <w:color w:val="984A9C"/>
          <w:lang w:eastAsia="fr-FR"/>
        </w:rPr>
        <w:t xml:space="preserve"> </w:t>
      </w:r>
      <w:r w:rsidRPr="00DE3DAD">
        <w:rPr>
          <w:noProof/>
        </w:rPr>
        <w:t>.</w:t>
      </w:r>
      <w:r>
        <w:rPr>
          <w:noProof/>
        </w:rPr>
        <w:tab/>
      </w:r>
      <w:r>
        <w:rPr>
          <w:noProof/>
        </w:rPr>
        <w:fldChar w:fldCharType="begin"/>
      </w:r>
      <w:r>
        <w:rPr>
          <w:noProof/>
        </w:rPr>
        <w:instrText xml:space="preserve"> PAGEREF _Toc198519514 \h </w:instrText>
      </w:r>
      <w:r>
        <w:rPr>
          <w:noProof/>
        </w:rPr>
      </w:r>
      <w:r>
        <w:rPr>
          <w:noProof/>
        </w:rPr>
        <w:fldChar w:fldCharType="separate"/>
      </w:r>
      <w:r>
        <w:rPr>
          <w:noProof/>
        </w:rPr>
        <w:t>73</w:t>
      </w:r>
      <w:r>
        <w:rPr>
          <w:noProof/>
        </w:rPr>
        <w:fldChar w:fldCharType="end"/>
      </w:r>
    </w:p>
    <w:p w14:paraId="71805FF4" w14:textId="7B92E3F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eastAsia="Times New Roman" w:cs="Segoe UI"/>
          <w:noProof/>
          <w:color w:val="02346E" w:themeColor="accent4" w:themeShade="BF"/>
        </w:rPr>
        <w:t>QQQ_0403.</w:t>
      </w:r>
      <w:r>
        <w:rPr>
          <w:rFonts w:asciiTheme="minorHAnsi" w:eastAsiaTheme="minorEastAsia" w:hAnsiTheme="minorHAnsi" w:cstheme="minorBidi"/>
          <w:noProof/>
          <w:kern w:val="2"/>
          <w:sz w:val="24"/>
          <w:szCs w:val="24"/>
          <w:lang w:eastAsia="en-GB"/>
          <w14:ligatures w14:val="standardContextual"/>
        </w:rPr>
        <w:tab/>
      </w:r>
      <w:r w:rsidRPr="00DE3DAD">
        <w:rPr>
          <w:noProof/>
        </w:rPr>
        <w:t>The positioning of the different storages shall consider the possibility of the fluid refilling by trailers.</w:t>
      </w:r>
      <w:r>
        <w:rPr>
          <w:noProof/>
        </w:rPr>
        <w:tab/>
      </w:r>
      <w:r>
        <w:rPr>
          <w:noProof/>
        </w:rPr>
        <w:fldChar w:fldCharType="begin"/>
      </w:r>
      <w:r>
        <w:rPr>
          <w:noProof/>
        </w:rPr>
        <w:instrText xml:space="preserve"> PAGEREF _Toc198519515 \h </w:instrText>
      </w:r>
      <w:r>
        <w:rPr>
          <w:noProof/>
        </w:rPr>
      </w:r>
      <w:r>
        <w:rPr>
          <w:noProof/>
        </w:rPr>
        <w:fldChar w:fldCharType="separate"/>
      </w:r>
      <w:r>
        <w:rPr>
          <w:noProof/>
        </w:rPr>
        <w:t>73</w:t>
      </w:r>
      <w:r>
        <w:rPr>
          <w:noProof/>
        </w:rPr>
        <w:fldChar w:fldCharType="end"/>
      </w:r>
    </w:p>
    <w:p w14:paraId="64EE1903" w14:textId="7C96D1E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QQQ_0404.</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following site operating conditions shall be considered for the design and operation of the QPLANT and auxiliary equipment (see </w:t>
      </w:r>
      <w:r w:rsidRPr="00DE3DAD">
        <w:rPr>
          <w:i/>
          <w:iCs/>
          <w:noProof/>
          <w:color w:val="562873" w:themeColor="accent1"/>
        </w:rPr>
        <w:t>AD 1</w:t>
      </w:r>
      <w:r w:rsidRPr="00DE3DAD">
        <w:rPr>
          <w:noProof/>
        </w:rPr>
        <w:t>):</w:t>
      </w:r>
      <w:r>
        <w:rPr>
          <w:noProof/>
        </w:rPr>
        <w:tab/>
      </w:r>
      <w:r>
        <w:rPr>
          <w:noProof/>
        </w:rPr>
        <w:fldChar w:fldCharType="begin"/>
      </w:r>
      <w:r>
        <w:rPr>
          <w:noProof/>
        </w:rPr>
        <w:instrText xml:space="preserve"> PAGEREF _Toc198519516 \h </w:instrText>
      </w:r>
      <w:r>
        <w:rPr>
          <w:noProof/>
        </w:rPr>
      </w:r>
      <w:r>
        <w:rPr>
          <w:noProof/>
        </w:rPr>
        <w:fldChar w:fldCharType="separate"/>
      </w:r>
      <w:r>
        <w:rPr>
          <w:noProof/>
        </w:rPr>
        <w:t>73</w:t>
      </w:r>
      <w:r>
        <w:rPr>
          <w:noProof/>
        </w:rPr>
        <w:fldChar w:fldCharType="end"/>
      </w:r>
    </w:p>
    <w:p w14:paraId="1D426E38" w14:textId="6409FBA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the power supply consumption at the end of the Conceptual Design phase.</w:t>
      </w:r>
      <w:r>
        <w:rPr>
          <w:noProof/>
        </w:rPr>
        <w:tab/>
      </w:r>
      <w:r>
        <w:rPr>
          <w:noProof/>
        </w:rPr>
        <w:fldChar w:fldCharType="begin"/>
      </w:r>
      <w:r>
        <w:rPr>
          <w:noProof/>
        </w:rPr>
        <w:instrText xml:space="preserve"> PAGEREF _Toc198519517 \h </w:instrText>
      </w:r>
      <w:r>
        <w:rPr>
          <w:noProof/>
        </w:rPr>
      </w:r>
      <w:r>
        <w:rPr>
          <w:noProof/>
        </w:rPr>
        <w:fldChar w:fldCharType="separate"/>
      </w:r>
      <w:r>
        <w:rPr>
          <w:noProof/>
        </w:rPr>
        <w:t>74</w:t>
      </w:r>
      <w:r>
        <w:rPr>
          <w:noProof/>
        </w:rPr>
        <w:fldChar w:fldCharType="end"/>
      </w:r>
    </w:p>
    <w:p w14:paraId="188B23ED" w14:textId="059E163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QQQ_0406.</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the Low Voltage distribution and associated LV cubicles associated to the QPLANT procurement.</w:t>
      </w:r>
      <w:r>
        <w:rPr>
          <w:noProof/>
        </w:rPr>
        <w:tab/>
      </w:r>
      <w:r>
        <w:rPr>
          <w:noProof/>
        </w:rPr>
        <w:fldChar w:fldCharType="begin"/>
      </w:r>
      <w:r>
        <w:rPr>
          <w:noProof/>
        </w:rPr>
        <w:instrText xml:space="preserve"> PAGEREF _Toc198519518 \h </w:instrText>
      </w:r>
      <w:r>
        <w:rPr>
          <w:noProof/>
        </w:rPr>
      </w:r>
      <w:r>
        <w:rPr>
          <w:noProof/>
        </w:rPr>
        <w:fldChar w:fldCharType="separate"/>
      </w:r>
      <w:r>
        <w:rPr>
          <w:noProof/>
        </w:rPr>
        <w:t>74</w:t>
      </w:r>
      <w:r>
        <w:rPr>
          <w:noProof/>
        </w:rPr>
        <w:fldChar w:fldCharType="end"/>
      </w:r>
    </w:p>
    <w:p w14:paraId="2CEDFCD0" w14:textId="2B9BBE5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QQQ_0407.</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routing, cabling, cable trays and connectors for all QPLANT components related to the compressor room, the cold box room and the storage area.</w:t>
      </w:r>
      <w:r>
        <w:rPr>
          <w:noProof/>
        </w:rPr>
        <w:tab/>
      </w:r>
      <w:r>
        <w:rPr>
          <w:noProof/>
        </w:rPr>
        <w:fldChar w:fldCharType="begin"/>
      </w:r>
      <w:r>
        <w:rPr>
          <w:noProof/>
        </w:rPr>
        <w:instrText xml:space="preserve"> PAGEREF _Toc198519519 \h </w:instrText>
      </w:r>
      <w:r>
        <w:rPr>
          <w:noProof/>
        </w:rPr>
      </w:r>
      <w:r>
        <w:rPr>
          <w:noProof/>
        </w:rPr>
        <w:fldChar w:fldCharType="separate"/>
      </w:r>
      <w:r>
        <w:rPr>
          <w:noProof/>
        </w:rPr>
        <w:t>74</w:t>
      </w:r>
      <w:r>
        <w:rPr>
          <w:noProof/>
        </w:rPr>
        <w:fldChar w:fldCharType="end"/>
      </w:r>
    </w:p>
    <w:p w14:paraId="41087681" w14:textId="71E8F81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QQQ_0408.</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electrical diagrams, cable trays and electrical management shall be subject to approval by SCK CEN. </w:t>
      </w:r>
      <w:r>
        <w:rPr>
          <w:noProof/>
        </w:rPr>
        <w:t>SCK CEN will provide the grounding connections in the compressor room, cold box room and storage area (in compliance with the international standards).</w:t>
      </w:r>
      <w:r>
        <w:rPr>
          <w:noProof/>
        </w:rPr>
        <w:tab/>
      </w:r>
      <w:r>
        <w:rPr>
          <w:noProof/>
        </w:rPr>
        <w:fldChar w:fldCharType="begin"/>
      </w:r>
      <w:r>
        <w:rPr>
          <w:noProof/>
        </w:rPr>
        <w:instrText xml:space="preserve"> PAGEREF _Toc198519520 \h </w:instrText>
      </w:r>
      <w:r>
        <w:rPr>
          <w:noProof/>
        </w:rPr>
      </w:r>
      <w:r>
        <w:rPr>
          <w:noProof/>
        </w:rPr>
        <w:fldChar w:fldCharType="separate"/>
      </w:r>
      <w:r>
        <w:rPr>
          <w:noProof/>
        </w:rPr>
        <w:t>74</w:t>
      </w:r>
      <w:r>
        <w:rPr>
          <w:noProof/>
        </w:rPr>
        <w:fldChar w:fldCharType="end"/>
      </w:r>
    </w:p>
    <w:p w14:paraId="7CB6FC84" w14:textId="6837EE6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QQQ_0409.</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connect all cryogenic equipment to the grounding of their buildings following the IEC standards.</w:t>
      </w:r>
      <w:r>
        <w:rPr>
          <w:noProof/>
        </w:rPr>
        <w:tab/>
      </w:r>
      <w:r>
        <w:rPr>
          <w:noProof/>
        </w:rPr>
        <w:fldChar w:fldCharType="begin"/>
      </w:r>
      <w:r>
        <w:rPr>
          <w:noProof/>
        </w:rPr>
        <w:instrText xml:space="preserve"> PAGEREF _Toc198519521 \h </w:instrText>
      </w:r>
      <w:r>
        <w:rPr>
          <w:noProof/>
        </w:rPr>
      </w:r>
      <w:r>
        <w:rPr>
          <w:noProof/>
        </w:rPr>
        <w:fldChar w:fldCharType="separate"/>
      </w:r>
      <w:r>
        <w:rPr>
          <w:noProof/>
        </w:rPr>
        <w:t>74</w:t>
      </w:r>
      <w:r>
        <w:rPr>
          <w:noProof/>
        </w:rPr>
        <w:fldChar w:fldCharType="end"/>
      </w:r>
    </w:p>
    <w:p w14:paraId="13024300" w14:textId="44138AB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QQQ_0410.</w:t>
      </w:r>
      <w:r>
        <w:rPr>
          <w:rFonts w:asciiTheme="minorHAnsi" w:eastAsiaTheme="minorEastAsia" w:hAnsiTheme="minorHAnsi" w:cstheme="minorBidi"/>
          <w:noProof/>
          <w:kern w:val="2"/>
          <w:sz w:val="24"/>
          <w:szCs w:val="24"/>
          <w:lang w:eastAsia="en-GB"/>
          <w14:ligatures w14:val="standardContextual"/>
        </w:rPr>
        <w:tab/>
      </w:r>
      <w:r w:rsidRPr="00DE3DAD">
        <w:rPr>
          <w:noProof/>
        </w:rPr>
        <w:t>The piping (helium, water, air) and Low Voltage cables shall be grouped in a single building feed-through and connected to equipotential bounding in order to reduce the EMI effects. EMC standards and guidelines shall be followed by the Contractor (</w:t>
      </w:r>
      <w:r w:rsidRPr="00DE3DAD">
        <w:rPr>
          <w:i/>
          <w:iCs/>
          <w:noProof/>
          <w:color w:val="562873" w:themeColor="accent1"/>
        </w:rPr>
        <w:t>§AD 7</w:t>
      </w:r>
      <w:r w:rsidRPr="00DE3DAD">
        <w:rPr>
          <w:noProof/>
        </w:rPr>
        <w:t>).</w:t>
      </w:r>
      <w:r>
        <w:rPr>
          <w:noProof/>
        </w:rPr>
        <w:tab/>
      </w:r>
      <w:r>
        <w:rPr>
          <w:noProof/>
        </w:rPr>
        <w:fldChar w:fldCharType="begin"/>
      </w:r>
      <w:r>
        <w:rPr>
          <w:noProof/>
        </w:rPr>
        <w:instrText xml:space="preserve"> PAGEREF _Toc198519522 \h </w:instrText>
      </w:r>
      <w:r>
        <w:rPr>
          <w:noProof/>
        </w:rPr>
      </w:r>
      <w:r>
        <w:rPr>
          <w:noProof/>
        </w:rPr>
        <w:fldChar w:fldCharType="separate"/>
      </w:r>
      <w:r>
        <w:rPr>
          <w:noProof/>
        </w:rPr>
        <w:t>74</w:t>
      </w:r>
      <w:r>
        <w:rPr>
          <w:noProof/>
        </w:rPr>
        <w:fldChar w:fldCharType="end"/>
      </w:r>
    </w:p>
    <w:p w14:paraId="58D111F8" w14:textId="1BCB208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QQQ_0411.</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provide to SCK CEN a proposal for UPS backup power in case of loss of electricity to supply HMI, PLCs, network, digital inputs. Centrally managed UPS backup power is provided by </w:t>
      </w:r>
      <w:r>
        <w:rPr>
          <w:noProof/>
        </w:rPr>
        <w:t>SCK CEN.</w:t>
      </w:r>
      <w:r>
        <w:rPr>
          <w:noProof/>
        </w:rPr>
        <w:tab/>
      </w:r>
      <w:r>
        <w:rPr>
          <w:noProof/>
        </w:rPr>
        <w:fldChar w:fldCharType="begin"/>
      </w:r>
      <w:r>
        <w:rPr>
          <w:noProof/>
        </w:rPr>
        <w:instrText xml:space="preserve"> PAGEREF _Toc198519523 \h </w:instrText>
      </w:r>
      <w:r>
        <w:rPr>
          <w:noProof/>
        </w:rPr>
      </w:r>
      <w:r>
        <w:rPr>
          <w:noProof/>
        </w:rPr>
        <w:fldChar w:fldCharType="separate"/>
      </w:r>
      <w:r>
        <w:rPr>
          <w:noProof/>
        </w:rPr>
        <w:t>74</w:t>
      </w:r>
      <w:r>
        <w:rPr>
          <w:noProof/>
        </w:rPr>
        <w:fldChar w:fldCharType="end"/>
      </w:r>
    </w:p>
    <w:p w14:paraId="67AB2F0F" w14:textId="4FC40E2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 list of sensors and transmitters to be powered by UPS shall be proposed by the Contractor and subject to approval by SCK CEN, based on a risk analysis of the relevant signals by the Contractor. This allows </w:t>
      </w:r>
      <w:r>
        <w:rPr>
          <w:noProof/>
        </w:rPr>
        <w:t>SCK CEN to dimension the centrally managed UPS and to provide the required backup power.</w:t>
      </w:r>
      <w:r>
        <w:rPr>
          <w:noProof/>
        </w:rPr>
        <w:tab/>
      </w:r>
      <w:r>
        <w:rPr>
          <w:noProof/>
        </w:rPr>
        <w:fldChar w:fldCharType="begin"/>
      </w:r>
      <w:r>
        <w:rPr>
          <w:noProof/>
        </w:rPr>
        <w:instrText xml:space="preserve"> PAGEREF _Toc198519524 \h </w:instrText>
      </w:r>
      <w:r>
        <w:rPr>
          <w:noProof/>
        </w:rPr>
      </w:r>
      <w:r>
        <w:rPr>
          <w:noProof/>
        </w:rPr>
        <w:fldChar w:fldCharType="separate"/>
      </w:r>
      <w:r>
        <w:rPr>
          <w:noProof/>
        </w:rPr>
        <w:t>74</w:t>
      </w:r>
      <w:r>
        <w:rPr>
          <w:noProof/>
        </w:rPr>
        <w:fldChar w:fldCharType="end"/>
      </w:r>
    </w:p>
    <w:p w14:paraId="2D3935BB" w14:textId="6E86547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QQQ_0413.</w:t>
      </w:r>
      <w:r>
        <w:rPr>
          <w:rFonts w:asciiTheme="minorHAnsi" w:eastAsiaTheme="minorEastAsia" w:hAnsiTheme="minorHAnsi" w:cstheme="minorBidi"/>
          <w:noProof/>
          <w:kern w:val="2"/>
          <w:sz w:val="24"/>
          <w:szCs w:val="24"/>
          <w:lang w:eastAsia="en-GB"/>
          <w14:ligatures w14:val="standardContextual"/>
        </w:rPr>
        <w:tab/>
      </w:r>
      <w:r w:rsidRPr="00DE3DAD">
        <w:rPr>
          <w:noProof/>
        </w:rPr>
        <w:t>Where the QPLANT has high power or high voltage components, the Systems embedded controls electronics shall be powered with a segregated AC power interface.</w:t>
      </w:r>
      <w:r>
        <w:rPr>
          <w:noProof/>
        </w:rPr>
        <w:tab/>
      </w:r>
      <w:r>
        <w:rPr>
          <w:noProof/>
        </w:rPr>
        <w:fldChar w:fldCharType="begin"/>
      </w:r>
      <w:r>
        <w:rPr>
          <w:noProof/>
        </w:rPr>
        <w:instrText xml:space="preserve"> PAGEREF _Toc198519525 \h </w:instrText>
      </w:r>
      <w:r>
        <w:rPr>
          <w:noProof/>
        </w:rPr>
      </w:r>
      <w:r>
        <w:rPr>
          <w:noProof/>
        </w:rPr>
        <w:fldChar w:fldCharType="separate"/>
      </w:r>
      <w:r>
        <w:rPr>
          <w:noProof/>
        </w:rPr>
        <w:t>74</w:t>
      </w:r>
      <w:r>
        <w:rPr>
          <w:noProof/>
        </w:rPr>
        <w:fldChar w:fldCharType="end"/>
      </w:r>
    </w:p>
    <w:p w14:paraId="06CF1443" w14:textId="51E8492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QQQ_0414.</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Contractor shall provide the cooling water expected consumption at the end of the Conceptual Design phase. </w:t>
      </w:r>
      <w:r>
        <w:rPr>
          <w:noProof/>
        </w:rPr>
        <w:tab/>
      </w:r>
      <w:r>
        <w:rPr>
          <w:noProof/>
        </w:rPr>
        <w:fldChar w:fldCharType="begin"/>
      </w:r>
      <w:r>
        <w:rPr>
          <w:noProof/>
        </w:rPr>
        <w:instrText xml:space="preserve"> PAGEREF _Toc198519526 \h </w:instrText>
      </w:r>
      <w:r>
        <w:rPr>
          <w:noProof/>
        </w:rPr>
      </w:r>
      <w:r>
        <w:rPr>
          <w:noProof/>
        </w:rPr>
        <w:fldChar w:fldCharType="separate"/>
      </w:r>
      <w:r>
        <w:rPr>
          <w:noProof/>
        </w:rPr>
        <w:t>74</w:t>
      </w:r>
      <w:r>
        <w:rPr>
          <w:noProof/>
        </w:rPr>
        <w:fldChar w:fldCharType="end"/>
      </w:r>
    </w:p>
    <w:p w14:paraId="51491333" w14:textId="2DB988F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distribute the cooling water inside the dedicated technical rooms to the different QPLANT users. The scheme of the cooling water distribution in the buildings shall be subject to approval by SCK CEN.</w:t>
      </w:r>
      <w:r>
        <w:rPr>
          <w:noProof/>
        </w:rPr>
        <w:tab/>
      </w:r>
      <w:r>
        <w:rPr>
          <w:noProof/>
        </w:rPr>
        <w:fldChar w:fldCharType="begin"/>
      </w:r>
      <w:r>
        <w:rPr>
          <w:noProof/>
        </w:rPr>
        <w:instrText xml:space="preserve"> PAGEREF _Toc198519527 \h </w:instrText>
      </w:r>
      <w:r>
        <w:rPr>
          <w:noProof/>
        </w:rPr>
      </w:r>
      <w:r>
        <w:rPr>
          <w:noProof/>
        </w:rPr>
        <w:fldChar w:fldCharType="separate"/>
      </w:r>
      <w:r>
        <w:rPr>
          <w:noProof/>
        </w:rPr>
        <w:t>75</w:t>
      </w:r>
      <w:r>
        <w:rPr>
          <w:noProof/>
        </w:rPr>
        <w:fldChar w:fldCharType="end"/>
      </w:r>
    </w:p>
    <w:p w14:paraId="7B726297" w14:textId="622B330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QQQ_0416.</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install the necessary instrumentation and additional control elements where required to measure/control temperature, pressure and mass flow rate of the cooling water loops.</w:t>
      </w:r>
      <w:r>
        <w:rPr>
          <w:noProof/>
        </w:rPr>
        <w:tab/>
      </w:r>
      <w:r>
        <w:rPr>
          <w:noProof/>
        </w:rPr>
        <w:fldChar w:fldCharType="begin"/>
      </w:r>
      <w:r>
        <w:rPr>
          <w:noProof/>
        </w:rPr>
        <w:instrText xml:space="preserve"> PAGEREF _Toc198519528 \h </w:instrText>
      </w:r>
      <w:r>
        <w:rPr>
          <w:noProof/>
        </w:rPr>
      </w:r>
      <w:r>
        <w:rPr>
          <w:noProof/>
        </w:rPr>
        <w:fldChar w:fldCharType="separate"/>
      </w:r>
      <w:r>
        <w:rPr>
          <w:noProof/>
        </w:rPr>
        <w:t>75</w:t>
      </w:r>
      <w:r>
        <w:rPr>
          <w:noProof/>
        </w:rPr>
        <w:fldChar w:fldCharType="end"/>
      </w:r>
    </w:p>
    <w:p w14:paraId="6E3D3D9A" w14:textId="3EDFF22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QQQ_0417.</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local drains considering that the draining of cooling water is a glycol type waste, and therefore needs to be connected to the SCK CEN PS03 system.</w:t>
      </w:r>
      <w:r>
        <w:rPr>
          <w:noProof/>
        </w:rPr>
        <w:tab/>
      </w:r>
      <w:r>
        <w:rPr>
          <w:noProof/>
        </w:rPr>
        <w:fldChar w:fldCharType="begin"/>
      </w:r>
      <w:r>
        <w:rPr>
          <w:noProof/>
        </w:rPr>
        <w:instrText xml:space="preserve"> PAGEREF _Toc198519529 \h </w:instrText>
      </w:r>
      <w:r>
        <w:rPr>
          <w:noProof/>
        </w:rPr>
      </w:r>
      <w:r>
        <w:rPr>
          <w:noProof/>
        </w:rPr>
        <w:fldChar w:fldCharType="separate"/>
      </w:r>
      <w:r>
        <w:rPr>
          <w:noProof/>
        </w:rPr>
        <w:t>75</w:t>
      </w:r>
      <w:r>
        <w:rPr>
          <w:noProof/>
        </w:rPr>
        <w:fldChar w:fldCharType="end"/>
      </w:r>
    </w:p>
    <w:p w14:paraId="3E713BCD" w14:textId="31106EC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QQQ_0418.</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the compressed air needs at the end of the Conceptual Design phase.</w:t>
      </w:r>
      <w:r>
        <w:rPr>
          <w:noProof/>
        </w:rPr>
        <w:tab/>
      </w:r>
      <w:r>
        <w:rPr>
          <w:noProof/>
        </w:rPr>
        <w:fldChar w:fldCharType="begin"/>
      </w:r>
      <w:r>
        <w:rPr>
          <w:noProof/>
        </w:rPr>
        <w:instrText xml:space="preserve"> PAGEREF _Toc198519530 \h </w:instrText>
      </w:r>
      <w:r>
        <w:rPr>
          <w:noProof/>
        </w:rPr>
      </w:r>
      <w:r>
        <w:rPr>
          <w:noProof/>
        </w:rPr>
        <w:fldChar w:fldCharType="separate"/>
      </w:r>
      <w:r>
        <w:rPr>
          <w:noProof/>
        </w:rPr>
        <w:t>75</w:t>
      </w:r>
      <w:r>
        <w:rPr>
          <w:noProof/>
        </w:rPr>
        <w:fldChar w:fldCharType="end"/>
      </w:r>
    </w:p>
    <w:p w14:paraId="190FEEE2" w14:textId="0173C19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QQQ_0419.</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distribute the compressed air inside the dedicated technical rooms to the different QPLANT users. The scheme of the compressed air distribution shall be submitted to SCK CEN’s approval.</w:t>
      </w:r>
      <w:r>
        <w:rPr>
          <w:noProof/>
        </w:rPr>
        <w:tab/>
      </w:r>
      <w:r>
        <w:rPr>
          <w:noProof/>
        </w:rPr>
        <w:fldChar w:fldCharType="begin"/>
      </w:r>
      <w:r>
        <w:rPr>
          <w:noProof/>
        </w:rPr>
        <w:instrText xml:space="preserve"> PAGEREF _Toc198519531 \h </w:instrText>
      </w:r>
      <w:r>
        <w:rPr>
          <w:noProof/>
        </w:rPr>
      </w:r>
      <w:r>
        <w:rPr>
          <w:noProof/>
        </w:rPr>
        <w:fldChar w:fldCharType="separate"/>
      </w:r>
      <w:r>
        <w:rPr>
          <w:noProof/>
        </w:rPr>
        <w:t>75</w:t>
      </w:r>
      <w:r>
        <w:rPr>
          <w:noProof/>
        </w:rPr>
        <w:fldChar w:fldCharType="end"/>
      </w:r>
    </w:p>
    <w:p w14:paraId="134C0B8D" w14:textId="68527E5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QQQ_0420.</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a quantitative analysis of heat dissipation to the HVAC system covering:</w:t>
      </w:r>
      <w:r>
        <w:rPr>
          <w:noProof/>
        </w:rPr>
        <w:tab/>
      </w:r>
      <w:r>
        <w:rPr>
          <w:noProof/>
        </w:rPr>
        <w:fldChar w:fldCharType="begin"/>
      </w:r>
      <w:r>
        <w:rPr>
          <w:noProof/>
        </w:rPr>
        <w:instrText xml:space="preserve"> PAGEREF _Toc198519532 \h </w:instrText>
      </w:r>
      <w:r>
        <w:rPr>
          <w:noProof/>
        </w:rPr>
      </w:r>
      <w:r>
        <w:rPr>
          <w:noProof/>
        </w:rPr>
        <w:fldChar w:fldCharType="separate"/>
      </w:r>
      <w:r>
        <w:rPr>
          <w:noProof/>
        </w:rPr>
        <w:t>75</w:t>
      </w:r>
      <w:r>
        <w:rPr>
          <w:noProof/>
        </w:rPr>
        <w:fldChar w:fldCharType="end"/>
      </w:r>
    </w:p>
    <w:p w14:paraId="6763E395" w14:textId="018E5812"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Wingdings" w:hAnsi="Wingdings"/>
          <w:noProof/>
        </w:rPr>
        <w:t></w:t>
      </w:r>
      <w:r>
        <w:rPr>
          <w:rFonts w:asciiTheme="minorHAnsi" w:eastAsiaTheme="minorEastAsia" w:hAnsiTheme="minorHAnsi" w:cstheme="minorBidi"/>
          <w:noProof/>
          <w:kern w:val="2"/>
          <w:sz w:val="24"/>
          <w:szCs w:val="24"/>
          <w:lang w:eastAsia="en-GB"/>
          <w14:ligatures w14:val="standardContextual"/>
        </w:rPr>
        <w:tab/>
      </w:r>
      <w:r w:rsidRPr="00DE3DAD">
        <w:rPr>
          <w:noProof/>
        </w:rPr>
        <w:t>Heat load to room and cooling air (in kW) for steady state (24 and 30 QCELL) operational and standby per room of WCS and QRB.</w:t>
      </w:r>
      <w:r>
        <w:rPr>
          <w:noProof/>
        </w:rPr>
        <w:tab/>
      </w:r>
      <w:r>
        <w:rPr>
          <w:noProof/>
        </w:rPr>
        <w:fldChar w:fldCharType="begin"/>
      </w:r>
      <w:r>
        <w:rPr>
          <w:noProof/>
        </w:rPr>
        <w:instrText xml:space="preserve"> PAGEREF _Toc198519533 \h </w:instrText>
      </w:r>
      <w:r>
        <w:rPr>
          <w:noProof/>
        </w:rPr>
      </w:r>
      <w:r>
        <w:rPr>
          <w:noProof/>
        </w:rPr>
        <w:fldChar w:fldCharType="separate"/>
      </w:r>
      <w:r>
        <w:rPr>
          <w:noProof/>
        </w:rPr>
        <w:t>75</w:t>
      </w:r>
      <w:r>
        <w:rPr>
          <w:noProof/>
        </w:rPr>
        <w:fldChar w:fldCharType="end"/>
      </w:r>
    </w:p>
    <w:p w14:paraId="7E1EB047" w14:textId="17FA3967" w:rsidR="00F87920" w:rsidRDefault="00F87920">
      <w:pPr>
        <w:pStyle w:val="TableofFigures"/>
        <w:tabs>
          <w:tab w:val="left" w:pos="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ascii="Wingdings" w:hAnsi="Wingdings"/>
          <w:noProof/>
        </w:rPr>
        <w:t></w:t>
      </w:r>
      <w:r>
        <w:rPr>
          <w:rFonts w:asciiTheme="minorHAnsi" w:eastAsiaTheme="minorEastAsia" w:hAnsiTheme="minorHAnsi" w:cstheme="minorBidi"/>
          <w:noProof/>
          <w:kern w:val="2"/>
          <w:sz w:val="24"/>
          <w:szCs w:val="24"/>
          <w:lang w:eastAsia="en-GB"/>
          <w14:ligatures w14:val="standardContextual"/>
        </w:rPr>
        <w:tab/>
      </w:r>
      <w:r w:rsidRPr="00DE3DAD">
        <w:rPr>
          <w:noProof/>
        </w:rPr>
        <w:t>Validation of SCK CEN provided exhaust routing to designated HVAC intake points during commissioning and acceptance testing.</w:t>
      </w:r>
      <w:r>
        <w:rPr>
          <w:noProof/>
        </w:rPr>
        <w:tab/>
      </w:r>
      <w:r>
        <w:rPr>
          <w:noProof/>
        </w:rPr>
        <w:fldChar w:fldCharType="begin"/>
      </w:r>
      <w:r>
        <w:rPr>
          <w:noProof/>
        </w:rPr>
        <w:instrText xml:space="preserve"> PAGEREF _Toc198519534 \h </w:instrText>
      </w:r>
      <w:r>
        <w:rPr>
          <w:noProof/>
        </w:rPr>
      </w:r>
      <w:r>
        <w:rPr>
          <w:noProof/>
        </w:rPr>
        <w:fldChar w:fldCharType="separate"/>
      </w:r>
      <w:r>
        <w:rPr>
          <w:noProof/>
        </w:rPr>
        <w:t>75</w:t>
      </w:r>
      <w:r>
        <w:rPr>
          <w:noProof/>
        </w:rPr>
        <w:fldChar w:fldCharType="end"/>
      </w:r>
    </w:p>
    <w:p w14:paraId="7A5D9C3C" w14:textId="72D9D50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QQQ_0421.</w:t>
      </w:r>
      <w:r>
        <w:rPr>
          <w:rFonts w:asciiTheme="minorHAnsi" w:eastAsiaTheme="minorEastAsia" w:hAnsiTheme="minorHAnsi" w:cstheme="minorBidi"/>
          <w:noProof/>
          <w:kern w:val="2"/>
          <w:sz w:val="24"/>
          <w:szCs w:val="24"/>
          <w:lang w:eastAsia="en-GB"/>
          <w14:ligatures w14:val="standardContextual"/>
        </w:rPr>
        <w:tab/>
      </w:r>
      <w:r>
        <w:rPr>
          <w:noProof/>
          <w:lang w:eastAsia="fr-FR"/>
        </w:rPr>
        <w:t>The Contractor shall ensure the integration of the HP compressor exhaust ducting with the Compressor Room (WCS in CCB). SCK CEN provides extraction from defined scope boundary.</w:t>
      </w:r>
      <w:r>
        <w:rPr>
          <w:noProof/>
        </w:rPr>
        <w:tab/>
      </w:r>
      <w:r>
        <w:rPr>
          <w:noProof/>
        </w:rPr>
        <w:fldChar w:fldCharType="begin"/>
      </w:r>
      <w:r>
        <w:rPr>
          <w:noProof/>
        </w:rPr>
        <w:instrText xml:space="preserve"> PAGEREF _Toc198519535 \h </w:instrText>
      </w:r>
      <w:r>
        <w:rPr>
          <w:noProof/>
        </w:rPr>
      </w:r>
      <w:r>
        <w:rPr>
          <w:noProof/>
        </w:rPr>
        <w:fldChar w:fldCharType="separate"/>
      </w:r>
      <w:r>
        <w:rPr>
          <w:noProof/>
        </w:rPr>
        <w:t>75</w:t>
      </w:r>
      <w:r>
        <w:rPr>
          <w:noProof/>
        </w:rPr>
        <w:fldChar w:fldCharType="end"/>
      </w:r>
    </w:p>
    <w:p w14:paraId="743FA128" w14:textId="54903AAC"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fr-FR"/>
        </w:rPr>
        <w:t>In the offer, the Applicant shall furnish interface (HP compressor exhaust outlet/terminal points) quantitative data (heat dissipation, flow rates, pressure drop, …)</w:t>
      </w:r>
      <w:r>
        <w:rPr>
          <w:noProof/>
        </w:rPr>
        <w:tab/>
      </w:r>
      <w:r>
        <w:rPr>
          <w:noProof/>
        </w:rPr>
        <w:fldChar w:fldCharType="begin"/>
      </w:r>
      <w:r>
        <w:rPr>
          <w:noProof/>
        </w:rPr>
        <w:instrText xml:space="preserve"> PAGEREF _Toc198519536 \h </w:instrText>
      </w:r>
      <w:r>
        <w:rPr>
          <w:noProof/>
        </w:rPr>
      </w:r>
      <w:r>
        <w:rPr>
          <w:noProof/>
        </w:rPr>
        <w:fldChar w:fldCharType="separate"/>
      </w:r>
      <w:r>
        <w:rPr>
          <w:noProof/>
        </w:rPr>
        <w:t>75</w:t>
      </w:r>
      <w:r>
        <w:rPr>
          <w:noProof/>
        </w:rPr>
        <w:fldChar w:fldCharType="end"/>
      </w:r>
    </w:p>
    <w:p w14:paraId="48166302" w14:textId="48E5B65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fr-FR"/>
        </w:rPr>
        <w:t>QQQ_0422.</w:t>
      </w:r>
      <w:r>
        <w:rPr>
          <w:rFonts w:asciiTheme="minorHAnsi" w:eastAsiaTheme="minorEastAsia" w:hAnsiTheme="minorHAnsi" w:cstheme="minorBidi"/>
          <w:noProof/>
          <w:kern w:val="2"/>
          <w:sz w:val="24"/>
          <w:szCs w:val="24"/>
          <w:lang w:eastAsia="en-GB"/>
          <w14:ligatures w14:val="standardContextual"/>
        </w:rPr>
        <w:tab/>
      </w:r>
      <w:r>
        <w:rPr>
          <w:noProof/>
          <w:lang w:eastAsia="fr-FR"/>
        </w:rPr>
        <w:t>HVAC system to allow for partial by-pass or heat injection during cold ambient conditions. The system shall be designed to minimize energy input while ensuring reliable operation.</w:t>
      </w:r>
      <w:r>
        <w:rPr>
          <w:noProof/>
        </w:rPr>
        <w:tab/>
      </w:r>
      <w:r>
        <w:rPr>
          <w:noProof/>
        </w:rPr>
        <w:fldChar w:fldCharType="begin"/>
      </w:r>
      <w:r>
        <w:rPr>
          <w:noProof/>
        </w:rPr>
        <w:instrText xml:space="preserve"> PAGEREF _Toc198519537 \h </w:instrText>
      </w:r>
      <w:r>
        <w:rPr>
          <w:noProof/>
        </w:rPr>
      </w:r>
      <w:r>
        <w:rPr>
          <w:noProof/>
        </w:rPr>
        <w:fldChar w:fldCharType="separate"/>
      </w:r>
      <w:r>
        <w:rPr>
          <w:noProof/>
        </w:rPr>
        <w:t>76</w:t>
      </w:r>
      <w:r>
        <w:rPr>
          <w:noProof/>
        </w:rPr>
        <w:fldChar w:fldCharType="end"/>
      </w:r>
    </w:p>
    <w:p w14:paraId="1DE117B9" w14:textId="3114390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QQQ_0423.</w:t>
      </w:r>
      <w:r>
        <w:rPr>
          <w:rFonts w:asciiTheme="minorHAnsi" w:eastAsiaTheme="minorEastAsia" w:hAnsiTheme="minorHAnsi" w:cstheme="minorBidi"/>
          <w:noProof/>
          <w:kern w:val="2"/>
          <w:sz w:val="24"/>
          <w:szCs w:val="24"/>
          <w:lang w:eastAsia="en-GB"/>
          <w14:ligatures w14:val="standardContextual"/>
        </w:rPr>
        <w:tab/>
      </w:r>
      <w:r w:rsidRPr="00DE3DAD">
        <w:rPr>
          <w:noProof/>
        </w:rPr>
        <w:t>The exhaust of the vacuum system(s) from the QPLANT process rooms shall be collected and vented outside the building. The location of these exhausts shall be subject to approval by SCK CEN.</w:t>
      </w:r>
      <w:r>
        <w:rPr>
          <w:noProof/>
        </w:rPr>
        <w:tab/>
      </w:r>
      <w:r>
        <w:rPr>
          <w:noProof/>
        </w:rPr>
        <w:fldChar w:fldCharType="begin"/>
      </w:r>
      <w:r>
        <w:rPr>
          <w:noProof/>
        </w:rPr>
        <w:instrText xml:space="preserve"> PAGEREF _Toc198519538 \h </w:instrText>
      </w:r>
      <w:r>
        <w:rPr>
          <w:noProof/>
        </w:rPr>
      </w:r>
      <w:r>
        <w:rPr>
          <w:noProof/>
        </w:rPr>
        <w:fldChar w:fldCharType="separate"/>
      </w:r>
      <w:r>
        <w:rPr>
          <w:noProof/>
        </w:rPr>
        <w:t>76</w:t>
      </w:r>
      <w:r>
        <w:rPr>
          <w:noProof/>
        </w:rPr>
        <w:fldChar w:fldCharType="end"/>
      </w:r>
    </w:p>
    <w:p w14:paraId="5F57DF6F" w14:textId="3450DF6B"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lang w:eastAsia="fr-FR"/>
        </w:rPr>
        <w:t>In the offer, The Applicant shall quantify the number, size and location of expected roof/wall penetrations.</w:t>
      </w:r>
      <w:r>
        <w:rPr>
          <w:noProof/>
        </w:rPr>
        <w:tab/>
      </w:r>
      <w:r>
        <w:rPr>
          <w:noProof/>
        </w:rPr>
        <w:fldChar w:fldCharType="begin"/>
      </w:r>
      <w:r>
        <w:rPr>
          <w:noProof/>
        </w:rPr>
        <w:instrText xml:space="preserve"> PAGEREF _Toc198519539 \h </w:instrText>
      </w:r>
      <w:r>
        <w:rPr>
          <w:noProof/>
        </w:rPr>
      </w:r>
      <w:r>
        <w:rPr>
          <w:noProof/>
        </w:rPr>
        <w:fldChar w:fldCharType="separate"/>
      </w:r>
      <w:r>
        <w:rPr>
          <w:noProof/>
        </w:rPr>
        <w:t>76</w:t>
      </w:r>
      <w:r>
        <w:rPr>
          <w:noProof/>
        </w:rPr>
        <w:fldChar w:fldCharType="end"/>
      </w:r>
    </w:p>
    <w:p w14:paraId="49238D40" w14:textId="29FBBC5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QQQ_0424.</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the necessary helium to be used during the installation and pre- commissioning phases including leak tests and conditioning of the QPLANT circuits.</w:t>
      </w:r>
      <w:r>
        <w:rPr>
          <w:noProof/>
        </w:rPr>
        <w:tab/>
      </w:r>
      <w:r>
        <w:rPr>
          <w:noProof/>
        </w:rPr>
        <w:fldChar w:fldCharType="begin"/>
      </w:r>
      <w:r>
        <w:rPr>
          <w:noProof/>
        </w:rPr>
        <w:instrText xml:space="preserve"> PAGEREF _Toc198519540 \h </w:instrText>
      </w:r>
      <w:r>
        <w:rPr>
          <w:noProof/>
        </w:rPr>
      </w:r>
      <w:r>
        <w:rPr>
          <w:noProof/>
        </w:rPr>
        <w:fldChar w:fldCharType="separate"/>
      </w:r>
      <w:r>
        <w:rPr>
          <w:noProof/>
        </w:rPr>
        <w:t>76</w:t>
      </w:r>
      <w:r>
        <w:rPr>
          <w:noProof/>
        </w:rPr>
        <w:fldChar w:fldCharType="end"/>
      </w:r>
    </w:p>
    <w:p w14:paraId="73EEA79D" w14:textId="6BEFBE8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QQQ_0425.</w:t>
      </w:r>
      <w:r>
        <w:rPr>
          <w:rFonts w:asciiTheme="minorHAnsi" w:eastAsiaTheme="minorEastAsia" w:hAnsiTheme="minorHAnsi" w:cstheme="minorBidi"/>
          <w:noProof/>
          <w:kern w:val="2"/>
          <w:sz w:val="24"/>
          <w:szCs w:val="24"/>
          <w:lang w:eastAsia="en-GB"/>
          <w14:ligatures w14:val="standardContextual"/>
        </w:rPr>
        <w:tab/>
      </w:r>
      <w:r w:rsidRPr="00DE3DAD">
        <w:rPr>
          <w:noProof/>
        </w:rPr>
        <w:t>If liquid nitrogen is used for the QPLANT precooling, the Contractor shall be responsible for the entire nitrogen equipment including liquid nitrogen tanks, heaters, etc. If the liquid nitrogen is not used for the QPLANT precooling, SCK CEN could provide gas helium for regeneration purpose. SCK CEN will provide the necessary support as required.</w:t>
      </w:r>
      <w:r>
        <w:rPr>
          <w:noProof/>
        </w:rPr>
        <w:tab/>
      </w:r>
      <w:r>
        <w:rPr>
          <w:noProof/>
        </w:rPr>
        <w:fldChar w:fldCharType="begin"/>
      </w:r>
      <w:r>
        <w:rPr>
          <w:noProof/>
        </w:rPr>
        <w:instrText xml:space="preserve"> PAGEREF _Toc198519541 \h </w:instrText>
      </w:r>
      <w:r>
        <w:rPr>
          <w:noProof/>
        </w:rPr>
      </w:r>
      <w:r>
        <w:rPr>
          <w:noProof/>
        </w:rPr>
        <w:fldChar w:fldCharType="separate"/>
      </w:r>
      <w:r>
        <w:rPr>
          <w:noProof/>
        </w:rPr>
        <w:t>76</w:t>
      </w:r>
      <w:r>
        <w:rPr>
          <w:noProof/>
        </w:rPr>
        <w:fldChar w:fldCharType="end"/>
      </w:r>
    </w:p>
    <w:p w14:paraId="25A12A4C" w14:textId="19CA605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QQQ_0426.</w:t>
      </w:r>
      <w:r>
        <w:rPr>
          <w:rFonts w:asciiTheme="minorHAnsi" w:eastAsiaTheme="minorEastAsia" w:hAnsiTheme="minorHAnsi" w:cstheme="minorBidi"/>
          <w:noProof/>
          <w:kern w:val="2"/>
          <w:sz w:val="24"/>
          <w:szCs w:val="24"/>
          <w:lang w:eastAsia="en-GB"/>
          <w14:ligatures w14:val="standardContextual"/>
        </w:rPr>
        <w:tab/>
      </w:r>
      <w:r w:rsidRPr="00DE3DAD">
        <w:rPr>
          <w:noProof/>
        </w:rPr>
        <w:t>During installation and commissioning, the Contractor shall be in charge to supply the necessary nitrogen linked to these activities.</w:t>
      </w:r>
      <w:r>
        <w:rPr>
          <w:noProof/>
        </w:rPr>
        <w:tab/>
      </w:r>
      <w:r>
        <w:rPr>
          <w:noProof/>
        </w:rPr>
        <w:fldChar w:fldCharType="begin"/>
      </w:r>
      <w:r>
        <w:rPr>
          <w:noProof/>
        </w:rPr>
        <w:instrText xml:space="preserve"> PAGEREF _Toc198519542 \h </w:instrText>
      </w:r>
      <w:r>
        <w:rPr>
          <w:noProof/>
        </w:rPr>
      </w:r>
      <w:r>
        <w:rPr>
          <w:noProof/>
        </w:rPr>
        <w:fldChar w:fldCharType="separate"/>
      </w:r>
      <w:r>
        <w:rPr>
          <w:noProof/>
        </w:rPr>
        <w:t>76</w:t>
      </w:r>
      <w:r>
        <w:rPr>
          <w:noProof/>
        </w:rPr>
        <w:fldChar w:fldCharType="end"/>
      </w:r>
    </w:p>
    <w:p w14:paraId="32E06D9E" w14:textId="5117EFB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QQQ_0427.</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MCS architecture</w:t>
      </w:r>
      <w:r w:rsidRPr="00DE3DAD">
        <w:rPr>
          <w:noProof/>
        </w:rPr>
        <w:t>: Where the system has an interface with MCS, the system shall comply to the MCS architecture, processes and interfaces. Ref. SCK CEN/38585071.</w:t>
      </w:r>
      <w:r>
        <w:rPr>
          <w:noProof/>
        </w:rPr>
        <w:tab/>
      </w:r>
      <w:r>
        <w:rPr>
          <w:noProof/>
        </w:rPr>
        <w:fldChar w:fldCharType="begin"/>
      </w:r>
      <w:r>
        <w:rPr>
          <w:noProof/>
        </w:rPr>
        <w:instrText xml:space="preserve"> PAGEREF _Toc198519543 \h </w:instrText>
      </w:r>
      <w:r>
        <w:rPr>
          <w:noProof/>
        </w:rPr>
      </w:r>
      <w:r>
        <w:rPr>
          <w:noProof/>
        </w:rPr>
        <w:fldChar w:fldCharType="separate"/>
      </w:r>
      <w:r>
        <w:rPr>
          <w:noProof/>
        </w:rPr>
        <w:t>76</w:t>
      </w:r>
      <w:r>
        <w:rPr>
          <w:noProof/>
        </w:rPr>
        <w:fldChar w:fldCharType="end"/>
      </w:r>
    </w:p>
    <w:p w14:paraId="66DA0F3A" w14:textId="3700B3C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Control and Monitoring Interface</w:t>
      </w:r>
      <w:r w:rsidRPr="00DE3DAD">
        <w:rPr>
          <w:noProof/>
        </w:rPr>
        <w:t xml:space="preserve">: The interface between </w:t>
      </w:r>
      <w:r w:rsidRPr="00DE3DAD">
        <w:rPr>
          <w:noProof/>
          <w:lang w:eastAsia="fr-FR"/>
        </w:rPr>
        <w:t xml:space="preserve">QPLANT (Contractor) and Control System (ICS) </w:t>
      </w:r>
      <w:r w:rsidRPr="00DE3DAD">
        <w:rPr>
          <w:noProof/>
        </w:rPr>
        <w:t xml:space="preserve">shall comply to the </w:t>
      </w:r>
      <w:r w:rsidRPr="00DE3DAD">
        <w:rPr>
          <w:b/>
          <w:noProof/>
        </w:rPr>
        <w:t xml:space="preserve">Slow Fieldbus </w:t>
      </w:r>
      <w:r w:rsidRPr="00DE3DAD">
        <w:rPr>
          <w:noProof/>
        </w:rPr>
        <w:t>Control and Monitoring Interfaces type C as listed in MCS Interface Catalogue Ref. SCK CEN/48276492.</w:t>
      </w:r>
      <w:r>
        <w:rPr>
          <w:noProof/>
        </w:rPr>
        <w:tab/>
      </w:r>
      <w:r>
        <w:rPr>
          <w:noProof/>
        </w:rPr>
        <w:fldChar w:fldCharType="begin"/>
      </w:r>
      <w:r>
        <w:rPr>
          <w:noProof/>
        </w:rPr>
        <w:instrText xml:space="preserve"> PAGEREF _Toc198519544 \h </w:instrText>
      </w:r>
      <w:r>
        <w:rPr>
          <w:noProof/>
        </w:rPr>
      </w:r>
      <w:r>
        <w:rPr>
          <w:noProof/>
        </w:rPr>
        <w:fldChar w:fldCharType="separate"/>
      </w:r>
      <w:r>
        <w:rPr>
          <w:noProof/>
        </w:rPr>
        <w:t>76</w:t>
      </w:r>
      <w:r>
        <w:rPr>
          <w:noProof/>
        </w:rPr>
        <w:fldChar w:fldCharType="end"/>
      </w:r>
    </w:p>
    <w:p w14:paraId="56871330" w14:textId="521FB02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QQQ_0429.</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MIS architecture</w:t>
      </w:r>
      <w:r w:rsidRPr="00DE3DAD">
        <w:rPr>
          <w:noProof/>
        </w:rPr>
        <w:t>: Where the system has an interface with MIS, the system shall comply to the MIS architecture, processes and interfaces. Ref. SCK CEN/39550252.</w:t>
      </w:r>
      <w:r>
        <w:rPr>
          <w:noProof/>
        </w:rPr>
        <w:tab/>
      </w:r>
      <w:r>
        <w:rPr>
          <w:noProof/>
        </w:rPr>
        <w:fldChar w:fldCharType="begin"/>
      </w:r>
      <w:r>
        <w:rPr>
          <w:noProof/>
        </w:rPr>
        <w:instrText xml:space="preserve"> PAGEREF _Toc198519545 \h </w:instrText>
      </w:r>
      <w:r>
        <w:rPr>
          <w:noProof/>
        </w:rPr>
      </w:r>
      <w:r>
        <w:rPr>
          <w:noProof/>
        </w:rPr>
        <w:fldChar w:fldCharType="separate"/>
      </w:r>
      <w:r>
        <w:rPr>
          <w:noProof/>
        </w:rPr>
        <w:t>77</w:t>
      </w:r>
      <w:r>
        <w:rPr>
          <w:noProof/>
        </w:rPr>
        <w:fldChar w:fldCharType="end"/>
      </w:r>
    </w:p>
    <w:p w14:paraId="16F80097" w14:textId="125807B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Slow Interlock Interface</w:t>
      </w:r>
      <w:r w:rsidRPr="00DE3DAD">
        <w:rPr>
          <w:noProof/>
        </w:rPr>
        <w:t xml:space="preserve">: The interface between </w:t>
      </w:r>
      <w:r w:rsidRPr="00DE3DAD">
        <w:rPr>
          <w:noProof/>
          <w:lang w:eastAsia="fr-FR"/>
        </w:rPr>
        <w:t>QPLANT (Contractor) and Interlock System (ICS)</w:t>
      </w:r>
      <w:r w:rsidRPr="00DE3DAD">
        <w:rPr>
          <w:noProof/>
        </w:rPr>
        <w:t xml:space="preserve"> shall comply to the Slow control interface catalogue. </w:t>
      </w:r>
      <w:r w:rsidRPr="00DE3DAD">
        <w:rPr>
          <w:noProof/>
          <w:highlight w:val="yellow"/>
        </w:rPr>
        <w:t>Ref. SCK CEN/48443569</w:t>
      </w:r>
      <w:r w:rsidRPr="00DE3DAD">
        <w:rPr>
          <w:noProof/>
        </w:rPr>
        <w:t xml:space="preserve"> </w:t>
      </w:r>
      <w:r w:rsidRPr="00DE3DAD">
        <w:rPr>
          <w:i/>
          <w:iCs/>
          <w:noProof/>
          <w:color w:val="562873" w:themeColor="accent1"/>
          <w:highlight w:val="yellow"/>
        </w:rPr>
        <w:t>§AD 16.</w:t>
      </w:r>
      <w:r>
        <w:rPr>
          <w:noProof/>
        </w:rPr>
        <w:tab/>
      </w:r>
      <w:r>
        <w:rPr>
          <w:noProof/>
        </w:rPr>
        <w:fldChar w:fldCharType="begin"/>
      </w:r>
      <w:r>
        <w:rPr>
          <w:noProof/>
        </w:rPr>
        <w:instrText xml:space="preserve"> PAGEREF _Toc198519546 \h </w:instrText>
      </w:r>
      <w:r>
        <w:rPr>
          <w:noProof/>
        </w:rPr>
      </w:r>
      <w:r>
        <w:rPr>
          <w:noProof/>
        </w:rPr>
        <w:fldChar w:fldCharType="separate"/>
      </w:r>
      <w:r>
        <w:rPr>
          <w:noProof/>
        </w:rPr>
        <w:t>77</w:t>
      </w:r>
      <w:r>
        <w:rPr>
          <w:noProof/>
        </w:rPr>
        <w:fldChar w:fldCharType="end"/>
      </w:r>
    </w:p>
    <w:p w14:paraId="433B66C4" w14:textId="2B38EDA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Slow interlock interface specification</w:t>
      </w:r>
      <w:r w:rsidRPr="00DE3DAD">
        <w:rPr>
          <w:noProof/>
        </w:rPr>
        <w:t xml:space="preserve">: Where the system has a slow interlock interface, the slow interlock interface shall comply to the slow interlock interface document: </w:t>
      </w:r>
      <w:r w:rsidRPr="00DE3DAD">
        <w:rPr>
          <w:noProof/>
          <w:highlight w:val="yellow"/>
        </w:rPr>
        <w:t>Ref. SCK CEN/48282970</w:t>
      </w:r>
      <w:r w:rsidRPr="00DE3DAD">
        <w:rPr>
          <w:noProof/>
        </w:rPr>
        <w:t>.</w:t>
      </w:r>
      <w:r>
        <w:rPr>
          <w:noProof/>
        </w:rPr>
        <w:tab/>
      </w:r>
      <w:r>
        <w:rPr>
          <w:noProof/>
        </w:rPr>
        <w:fldChar w:fldCharType="begin"/>
      </w:r>
      <w:r>
        <w:rPr>
          <w:noProof/>
        </w:rPr>
        <w:instrText xml:space="preserve"> PAGEREF _Toc198519547 \h </w:instrText>
      </w:r>
      <w:r>
        <w:rPr>
          <w:noProof/>
        </w:rPr>
      </w:r>
      <w:r>
        <w:rPr>
          <w:noProof/>
        </w:rPr>
        <w:fldChar w:fldCharType="separate"/>
      </w:r>
      <w:r>
        <w:rPr>
          <w:noProof/>
        </w:rPr>
        <w:t>77</w:t>
      </w:r>
      <w:r>
        <w:rPr>
          <w:noProof/>
        </w:rPr>
        <w:fldChar w:fldCharType="end"/>
      </w:r>
    </w:p>
    <w:p w14:paraId="58E232BC" w14:textId="2705FC6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Interlocks from or to QPLANT Control System to or from MIS ( See </w:t>
      </w:r>
      <w:r w:rsidRPr="00DE3DAD">
        <w:rPr>
          <w:i/>
          <w:iCs/>
          <w:noProof/>
          <w:color w:val="562873" w:themeColor="accent1"/>
        </w:rPr>
        <w:t xml:space="preserve">Figure 8 </w:t>
      </w:r>
      <w:r w:rsidRPr="00DE3DAD">
        <w:rPr>
          <w:noProof/>
        </w:rPr>
        <w:t>) shall use hardwired interfaces. The list of interlocks will be defined during the project execution by SCK CEN.</w:t>
      </w:r>
      <w:r>
        <w:rPr>
          <w:noProof/>
        </w:rPr>
        <w:tab/>
      </w:r>
      <w:r>
        <w:rPr>
          <w:noProof/>
        </w:rPr>
        <w:fldChar w:fldCharType="begin"/>
      </w:r>
      <w:r>
        <w:rPr>
          <w:noProof/>
        </w:rPr>
        <w:instrText xml:space="preserve"> PAGEREF _Toc198519548 \h </w:instrText>
      </w:r>
      <w:r>
        <w:rPr>
          <w:noProof/>
        </w:rPr>
      </w:r>
      <w:r>
        <w:rPr>
          <w:noProof/>
        </w:rPr>
        <w:fldChar w:fldCharType="separate"/>
      </w:r>
      <w:r>
        <w:rPr>
          <w:noProof/>
        </w:rPr>
        <w:t>77</w:t>
      </w:r>
      <w:r>
        <w:rPr>
          <w:noProof/>
        </w:rPr>
        <w:fldChar w:fldCharType="end"/>
      </w:r>
    </w:p>
    <w:p w14:paraId="78C145B6" w14:textId="76A93B49"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QQQ_0433.</w:t>
      </w:r>
      <w:r>
        <w:rPr>
          <w:noProof/>
        </w:rPr>
        <w:tab/>
      </w:r>
      <w:r>
        <w:rPr>
          <w:noProof/>
        </w:rPr>
        <w:fldChar w:fldCharType="begin"/>
      </w:r>
      <w:r>
        <w:rPr>
          <w:noProof/>
        </w:rPr>
        <w:instrText xml:space="preserve"> PAGEREF _Toc198519549 \h </w:instrText>
      </w:r>
      <w:r>
        <w:rPr>
          <w:noProof/>
        </w:rPr>
      </w:r>
      <w:r>
        <w:rPr>
          <w:noProof/>
        </w:rPr>
        <w:fldChar w:fldCharType="separate"/>
      </w:r>
      <w:r>
        <w:rPr>
          <w:noProof/>
        </w:rPr>
        <w:t>77</w:t>
      </w:r>
      <w:r>
        <w:rPr>
          <w:noProof/>
        </w:rPr>
        <w:fldChar w:fldCharType="end"/>
      </w:r>
    </w:p>
    <w:p w14:paraId="299C5B24" w14:textId="72F9BEF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QQQ_0434.</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MIT architecture</w:t>
      </w:r>
      <w:r w:rsidRPr="00DE3DAD">
        <w:rPr>
          <w:noProof/>
        </w:rPr>
        <w:t xml:space="preserve">: Where the system has an interface with MIT, the system shall comply to the MIT architecture, processes and interfaces. </w:t>
      </w:r>
      <w:r w:rsidRPr="00DE3DAD">
        <w:rPr>
          <w:noProof/>
          <w:highlight w:val="yellow"/>
        </w:rPr>
        <w:t>Ref SCK CEN/39553304</w:t>
      </w:r>
      <w:r w:rsidRPr="00DE3DAD">
        <w:rPr>
          <w:noProof/>
        </w:rPr>
        <w:t>.</w:t>
      </w:r>
      <w:r>
        <w:rPr>
          <w:noProof/>
        </w:rPr>
        <w:tab/>
      </w:r>
      <w:r>
        <w:rPr>
          <w:noProof/>
        </w:rPr>
        <w:fldChar w:fldCharType="begin"/>
      </w:r>
      <w:r>
        <w:rPr>
          <w:noProof/>
        </w:rPr>
        <w:instrText xml:space="preserve"> PAGEREF _Toc198519550 \h </w:instrText>
      </w:r>
      <w:r>
        <w:rPr>
          <w:noProof/>
        </w:rPr>
      </w:r>
      <w:r>
        <w:rPr>
          <w:noProof/>
        </w:rPr>
        <w:fldChar w:fldCharType="separate"/>
      </w:r>
      <w:r>
        <w:rPr>
          <w:noProof/>
        </w:rPr>
        <w:t>77</w:t>
      </w:r>
      <w:r>
        <w:rPr>
          <w:noProof/>
        </w:rPr>
        <w:fldChar w:fldCharType="end"/>
      </w:r>
    </w:p>
    <w:p w14:paraId="6E615003" w14:textId="1573F88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QQQ_0435.</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MIT Interface catalogue</w:t>
      </w:r>
      <w:r w:rsidRPr="00DE3DAD">
        <w:rPr>
          <w:noProof/>
        </w:rPr>
        <w:t xml:space="preserve">: The interface between </w:t>
      </w:r>
      <w:r w:rsidRPr="00DE3DAD">
        <w:rPr>
          <w:noProof/>
          <w:lang w:eastAsia="fr-FR"/>
        </w:rPr>
        <w:t xml:space="preserve">QPLANT (Contractor) and  SCK CEN Information Technology (ICS) </w:t>
      </w:r>
      <w:r w:rsidRPr="00DE3DAD">
        <w:rPr>
          <w:noProof/>
        </w:rPr>
        <w:t xml:space="preserve">shall comply to the MIT interfaces as listed in catalogue  </w:t>
      </w:r>
      <w:r w:rsidRPr="00DE3DAD">
        <w:rPr>
          <w:noProof/>
          <w:highlight w:val="yellow"/>
        </w:rPr>
        <w:t>Ref. SCK CEN/55564083</w:t>
      </w:r>
      <w:r>
        <w:rPr>
          <w:noProof/>
        </w:rPr>
        <w:tab/>
      </w:r>
      <w:r>
        <w:rPr>
          <w:noProof/>
        </w:rPr>
        <w:fldChar w:fldCharType="begin"/>
      </w:r>
      <w:r>
        <w:rPr>
          <w:noProof/>
        </w:rPr>
        <w:instrText xml:space="preserve"> PAGEREF _Toc198519551 \h </w:instrText>
      </w:r>
      <w:r>
        <w:rPr>
          <w:noProof/>
        </w:rPr>
      </w:r>
      <w:r>
        <w:rPr>
          <w:noProof/>
        </w:rPr>
        <w:fldChar w:fldCharType="separate"/>
      </w:r>
      <w:r>
        <w:rPr>
          <w:noProof/>
        </w:rPr>
        <w:t>77</w:t>
      </w:r>
      <w:r>
        <w:rPr>
          <w:noProof/>
        </w:rPr>
        <w:fldChar w:fldCharType="end"/>
      </w:r>
    </w:p>
    <w:p w14:paraId="26477E6C" w14:textId="74C6F4F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highlight w:val="yellow"/>
        </w:rPr>
        <w:t>QQQ_0436.</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highlight w:val="yellow"/>
        </w:rPr>
        <w:t>Network Integration Physical</w:t>
      </w:r>
      <w:r w:rsidRPr="00DE3DAD">
        <w:rPr>
          <w:noProof/>
          <w:highlight w:val="yellow"/>
        </w:rPr>
        <w:t>: The QPLANT shall be physically connected to the MIT network in a redundant, fault tolerant way. At minimum 2 physical links will be foreseen, each link routed via a separate pathway. The physical connections need to be distributed over at minimum 2 separate physical endpoints on the QPLANT side.</w:t>
      </w:r>
      <w:r>
        <w:rPr>
          <w:noProof/>
        </w:rPr>
        <w:tab/>
      </w:r>
      <w:r>
        <w:rPr>
          <w:noProof/>
        </w:rPr>
        <w:fldChar w:fldCharType="begin"/>
      </w:r>
      <w:r>
        <w:rPr>
          <w:noProof/>
        </w:rPr>
        <w:instrText xml:space="preserve"> PAGEREF _Toc198519552 \h </w:instrText>
      </w:r>
      <w:r>
        <w:rPr>
          <w:noProof/>
        </w:rPr>
      </w:r>
      <w:r>
        <w:rPr>
          <w:noProof/>
        </w:rPr>
        <w:fldChar w:fldCharType="separate"/>
      </w:r>
      <w:r>
        <w:rPr>
          <w:noProof/>
        </w:rPr>
        <w:t>77</w:t>
      </w:r>
      <w:r>
        <w:rPr>
          <w:noProof/>
        </w:rPr>
        <w:fldChar w:fldCharType="end"/>
      </w:r>
    </w:p>
    <w:p w14:paraId="1FC9CE7A" w14:textId="2974385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highlight w:val="yellow"/>
        </w:rPr>
        <w:t>QQQ_0437.</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highlight w:val="yellow"/>
        </w:rPr>
        <w:t>Network Integration Logical</w:t>
      </w:r>
      <w:r w:rsidRPr="00DE3DAD">
        <w:rPr>
          <w:noProof/>
          <w:highlight w:val="yellow"/>
        </w:rPr>
        <w:t>: The QPLANT shall be connected to the MIT IP network using a single logical routed connection ("layer 3"). At both sides, a single gateway IP will be configured as destination IP for packet forwarding.</w:t>
      </w:r>
      <w:r>
        <w:rPr>
          <w:noProof/>
        </w:rPr>
        <w:tab/>
      </w:r>
      <w:r>
        <w:rPr>
          <w:noProof/>
        </w:rPr>
        <w:fldChar w:fldCharType="begin"/>
      </w:r>
      <w:r>
        <w:rPr>
          <w:noProof/>
        </w:rPr>
        <w:instrText xml:space="preserve"> PAGEREF _Toc198519553 \h </w:instrText>
      </w:r>
      <w:r>
        <w:rPr>
          <w:noProof/>
        </w:rPr>
      </w:r>
      <w:r>
        <w:rPr>
          <w:noProof/>
        </w:rPr>
        <w:fldChar w:fldCharType="separate"/>
      </w:r>
      <w:r>
        <w:rPr>
          <w:noProof/>
        </w:rPr>
        <w:t>77</w:t>
      </w:r>
      <w:r>
        <w:rPr>
          <w:noProof/>
        </w:rPr>
        <w:fldChar w:fldCharType="end"/>
      </w:r>
    </w:p>
    <w:p w14:paraId="1C02DE9C" w14:textId="49CA272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QQQ_0438.</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System logging</w:t>
      </w:r>
      <w:r w:rsidRPr="00DE3DAD">
        <w:rPr>
          <w:noProof/>
          <w:shd w:val="clear" w:color="auto" w:fill="FFFFFF"/>
        </w:rPr>
        <w:t xml:space="preserve">: Where the QPLANT:CS or one of its components supports system logging, the contractor shall provide system logs remotely through at least one of the protocols mentioned in the MIT interface catalogue chapter "System logging". </w:t>
      </w:r>
      <w:r w:rsidRPr="00DE3DAD">
        <w:rPr>
          <w:noProof/>
          <w:highlight w:val="yellow"/>
          <w:shd w:val="clear" w:color="auto" w:fill="FFFFFF"/>
        </w:rPr>
        <w:t>Ref. SCK\55564083</w:t>
      </w:r>
      <w:r>
        <w:rPr>
          <w:noProof/>
        </w:rPr>
        <w:tab/>
      </w:r>
      <w:r>
        <w:rPr>
          <w:noProof/>
        </w:rPr>
        <w:fldChar w:fldCharType="begin"/>
      </w:r>
      <w:r>
        <w:rPr>
          <w:noProof/>
        </w:rPr>
        <w:instrText xml:space="preserve"> PAGEREF _Toc198519554 \h </w:instrText>
      </w:r>
      <w:r>
        <w:rPr>
          <w:noProof/>
        </w:rPr>
      </w:r>
      <w:r>
        <w:rPr>
          <w:noProof/>
        </w:rPr>
        <w:fldChar w:fldCharType="separate"/>
      </w:r>
      <w:r>
        <w:rPr>
          <w:noProof/>
        </w:rPr>
        <w:t>77</w:t>
      </w:r>
      <w:r>
        <w:rPr>
          <w:noProof/>
        </w:rPr>
        <w:fldChar w:fldCharType="end"/>
      </w:r>
    </w:p>
    <w:p w14:paraId="3522DAAB" w14:textId="6E80DB8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QQQ_0439.</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Application logging</w:t>
      </w:r>
      <w:r w:rsidRPr="00DE3DAD">
        <w:rPr>
          <w:noProof/>
          <w:shd w:val="clear" w:color="auto" w:fill="FFFFFF"/>
        </w:rPr>
        <w:t xml:space="preserve">: Where the QPLANT:CS support application logging, the System shall log remotely either by using a protocol defined in section "Application logging" of document "MIT interface catalogue" ( </w:t>
      </w:r>
      <w:r w:rsidRPr="00DE3DAD">
        <w:rPr>
          <w:noProof/>
          <w:highlight w:val="yellow"/>
          <w:shd w:val="clear" w:color="auto" w:fill="FFFFFF"/>
        </w:rPr>
        <w:t>Ref. SCK\55564083</w:t>
      </w:r>
      <w:r w:rsidRPr="00DE3DAD">
        <w:rPr>
          <w:noProof/>
          <w:shd w:val="clear" w:color="auto" w:fill="FFFFFF"/>
        </w:rPr>
        <w:t xml:space="preserve"> ) or alternatively adhere to the following:</w:t>
      </w:r>
      <w:r>
        <w:rPr>
          <w:noProof/>
        </w:rPr>
        <w:tab/>
      </w:r>
      <w:r>
        <w:rPr>
          <w:noProof/>
        </w:rPr>
        <w:fldChar w:fldCharType="begin"/>
      </w:r>
      <w:r>
        <w:rPr>
          <w:noProof/>
        </w:rPr>
        <w:instrText xml:space="preserve"> PAGEREF _Toc198519555 \h </w:instrText>
      </w:r>
      <w:r>
        <w:rPr>
          <w:noProof/>
        </w:rPr>
      </w:r>
      <w:r>
        <w:rPr>
          <w:noProof/>
        </w:rPr>
        <w:fldChar w:fldCharType="separate"/>
      </w:r>
      <w:r>
        <w:rPr>
          <w:noProof/>
        </w:rPr>
        <w:t>77</w:t>
      </w:r>
      <w:r>
        <w:rPr>
          <w:noProof/>
        </w:rPr>
        <w:fldChar w:fldCharType="end"/>
      </w:r>
    </w:p>
    <w:p w14:paraId="152B9D5A" w14:textId="0FA9CDF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QQQ_0440.</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Timing synchronization</w:t>
      </w:r>
      <w:r w:rsidRPr="00DE3DAD">
        <w:rPr>
          <w:noProof/>
        </w:rPr>
        <w:t>: The QPLANT:CS shall support timing synchronization by at least one of the protocols</w:t>
      </w:r>
      <w:r w:rsidRPr="00DE3DAD">
        <w:rPr>
          <w:noProof/>
          <w:shd w:val="clear" w:color="auto" w:fill="FFFFFF"/>
        </w:rPr>
        <w:t xml:space="preserve"> mentioned in the MIT interface catalogue chapter "Timing synchronization". Ref. </w:t>
      </w:r>
      <w:r w:rsidRPr="00DE3DAD">
        <w:rPr>
          <w:noProof/>
          <w:highlight w:val="yellow"/>
          <w:shd w:val="clear" w:color="auto" w:fill="FFFFFF"/>
        </w:rPr>
        <w:t>SCK\55564083</w:t>
      </w:r>
      <w:r>
        <w:rPr>
          <w:noProof/>
        </w:rPr>
        <w:tab/>
      </w:r>
      <w:r>
        <w:rPr>
          <w:noProof/>
        </w:rPr>
        <w:fldChar w:fldCharType="begin"/>
      </w:r>
      <w:r>
        <w:rPr>
          <w:noProof/>
        </w:rPr>
        <w:instrText xml:space="preserve"> PAGEREF _Toc198519556 \h </w:instrText>
      </w:r>
      <w:r>
        <w:rPr>
          <w:noProof/>
        </w:rPr>
      </w:r>
      <w:r>
        <w:rPr>
          <w:noProof/>
        </w:rPr>
        <w:fldChar w:fldCharType="separate"/>
      </w:r>
      <w:r>
        <w:rPr>
          <w:noProof/>
        </w:rPr>
        <w:t>78</w:t>
      </w:r>
      <w:r>
        <w:rPr>
          <w:noProof/>
        </w:rPr>
        <w:fldChar w:fldCharType="end"/>
      </w:r>
    </w:p>
    <w:p w14:paraId="45404742" w14:textId="3741081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QQQ_0441.</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Remote access</w:t>
      </w:r>
      <w:r w:rsidRPr="00DE3DAD">
        <w:rPr>
          <w:noProof/>
          <w:shd w:val="clear" w:color="auto" w:fill="FFFFFF"/>
        </w:rPr>
        <w:t xml:space="preserve">: Where the QPLANT:CS requires remote access, Systems shall provide remote access through at least one of the  protocols listed in the MIT interface catalogue chapter "Remote access". </w:t>
      </w:r>
      <w:r w:rsidRPr="00DE3DAD">
        <w:rPr>
          <w:noProof/>
          <w:highlight w:val="yellow"/>
          <w:lang w:eastAsia="fr-FR"/>
        </w:rPr>
        <w:t>Ref. SCK\55564083</w:t>
      </w:r>
      <w:r>
        <w:rPr>
          <w:noProof/>
        </w:rPr>
        <w:tab/>
      </w:r>
      <w:r>
        <w:rPr>
          <w:noProof/>
        </w:rPr>
        <w:fldChar w:fldCharType="begin"/>
      </w:r>
      <w:r>
        <w:rPr>
          <w:noProof/>
        </w:rPr>
        <w:instrText xml:space="preserve"> PAGEREF _Toc198519557 \h </w:instrText>
      </w:r>
      <w:r>
        <w:rPr>
          <w:noProof/>
        </w:rPr>
      </w:r>
      <w:r>
        <w:rPr>
          <w:noProof/>
        </w:rPr>
        <w:fldChar w:fldCharType="separate"/>
      </w:r>
      <w:r>
        <w:rPr>
          <w:noProof/>
        </w:rPr>
        <w:t>78</w:t>
      </w:r>
      <w:r>
        <w:rPr>
          <w:noProof/>
        </w:rPr>
        <w:fldChar w:fldCharType="end"/>
      </w:r>
    </w:p>
    <w:p w14:paraId="4DFA8658" w14:textId="3946B3C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QQQ_0442.</w:t>
      </w:r>
      <w:r>
        <w:rPr>
          <w:rFonts w:asciiTheme="minorHAnsi" w:eastAsiaTheme="minorEastAsia" w:hAnsiTheme="minorHAnsi" w:cstheme="minorBidi"/>
          <w:noProof/>
          <w:kern w:val="2"/>
          <w:sz w:val="24"/>
          <w:szCs w:val="24"/>
          <w:lang w:eastAsia="en-GB"/>
          <w14:ligatures w14:val="standardContextual"/>
        </w:rPr>
        <w:tab/>
      </w:r>
      <w:r w:rsidRPr="00DE3DAD">
        <w:rPr>
          <w:rFonts w:ascii="Segoe UI Semibold" w:hAnsi="Segoe UI Semibold"/>
          <w:noProof/>
          <w:color w:val="562873" w:themeColor="accent1"/>
        </w:rPr>
        <w:t>Patch panel</w:t>
      </w:r>
      <w:r w:rsidRPr="00DE3DAD">
        <w:rPr>
          <w:noProof/>
        </w:rPr>
        <w:t xml:space="preserve">: The connection of the </w:t>
      </w:r>
      <w:r w:rsidRPr="00DE3DAD">
        <w:rPr>
          <w:noProof/>
          <w:shd w:val="clear" w:color="auto" w:fill="FFFFFF"/>
        </w:rPr>
        <w:t xml:space="preserve">QPLANT:CS </w:t>
      </w:r>
      <w:r w:rsidRPr="00DE3DAD">
        <w:rPr>
          <w:noProof/>
        </w:rPr>
        <w:t>with MIT, shall terminate on a patch panel.</w:t>
      </w:r>
      <w:r>
        <w:rPr>
          <w:noProof/>
        </w:rPr>
        <w:tab/>
      </w:r>
      <w:r>
        <w:rPr>
          <w:noProof/>
        </w:rPr>
        <w:fldChar w:fldCharType="begin"/>
      </w:r>
      <w:r>
        <w:rPr>
          <w:noProof/>
        </w:rPr>
        <w:instrText xml:space="preserve"> PAGEREF _Toc198519558 \h </w:instrText>
      </w:r>
      <w:r>
        <w:rPr>
          <w:noProof/>
        </w:rPr>
      </w:r>
      <w:r>
        <w:rPr>
          <w:noProof/>
        </w:rPr>
        <w:fldChar w:fldCharType="separate"/>
      </w:r>
      <w:r>
        <w:rPr>
          <w:noProof/>
        </w:rPr>
        <w:t>78</w:t>
      </w:r>
      <w:r>
        <w:rPr>
          <w:noProof/>
        </w:rPr>
        <w:fldChar w:fldCharType="end"/>
      </w:r>
    </w:p>
    <w:p w14:paraId="1F00AFDE" w14:textId="248CEF4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QQQ_0443.</w:t>
      </w:r>
      <w:r>
        <w:rPr>
          <w:rFonts w:asciiTheme="minorHAnsi" w:eastAsiaTheme="minorEastAsia" w:hAnsiTheme="minorHAnsi" w:cstheme="minorBidi"/>
          <w:noProof/>
          <w:kern w:val="2"/>
          <w:sz w:val="24"/>
          <w:szCs w:val="24"/>
          <w:lang w:eastAsia="en-GB"/>
          <w14:ligatures w14:val="standardContextual"/>
        </w:rPr>
        <w:tab/>
      </w:r>
      <w:r w:rsidRPr="00DE3DAD">
        <w:rPr>
          <w:noProof/>
        </w:rPr>
        <w:t>Certified personnel shall carry out the weld inspections, pressure and leaks tests. The associated valid certificates of the qualified personnel shall be provided by the Contractor in the deliverable documentation (</w:t>
      </w:r>
      <w:r w:rsidRPr="00DE3DAD">
        <w:rPr>
          <w:b/>
          <w:bCs/>
          <w:i/>
          <w:iCs/>
          <w:noProof/>
          <w:color w:val="562873" w:themeColor="accent1"/>
        </w:rPr>
        <w:t>Error! Reference source not found.</w:t>
      </w:r>
      <w:r>
        <w:rPr>
          <w:noProof/>
        </w:rPr>
        <w:t>.)</w:t>
      </w:r>
      <w:r w:rsidRPr="00DE3DAD">
        <w:rPr>
          <w:noProof/>
        </w:rPr>
        <w:t>.</w:t>
      </w:r>
      <w:r>
        <w:rPr>
          <w:noProof/>
        </w:rPr>
        <w:tab/>
      </w:r>
      <w:r>
        <w:rPr>
          <w:noProof/>
        </w:rPr>
        <w:fldChar w:fldCharType="begin"/>
      </w:r>
      <w:r>
        <w:rPr>
          <w:noProof/>
        </w:rPr>
        <w:instrText xml:space="preserve"> PAGEREF _Toc198519559 \h </w:instrText>
      </w:r>
      <w:r>
        <w:rPr>
          <w:noProof/>
        </w:rPr>
      </w:r>
      <w:r>
        <w:rPr>
          <w:noProof/>
        </w:rPr>
        <w:fldChar w:fldCharType="separate"/>
      </w:r>
      <w:r>
        <w:rPr>
          <w:noProof/>
        </w:rPr>
        <w:t>78</w:t>
      </w:r>
      <w:r>
        <w:rPr>
          <w:noProof/>
        </w:rPr>
        <w:fldChar w:fldCharType="end"/>
      </w:r>
    </w:p>
    <w:p w14:paraId="78679F94" w14:textId="1B4D9E8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QQQ_0444.</w:t>
      </w:r>
      <w:r>
        <w:rPr>
          <w:rFonts w:asciiTheme="minorHAnsi" w:eastAsiaTheme="minorEastAsia" w:hAnsiTheme="minorHAnsi" w:cstheme="minorBidi"/>
          <w:noProof/>
          <w:kern w:val="2"/>
          <w:sz w:val="24"/>
          <w:szCs w:val="24"/>
          <w:lang w:eastAsia="en-GB"/>
          <w14:ligatures w14:val="standardContextual"/>
        </w:rPr>
        <w:tab/>
      </w:r>
      <w:r w:rsidRPr="00DE3DAD">
        <w:rPr>
          <w:noProof/>
        </w:rPr>
        <w:t>As a minimum, the following tests shall be conducted during construction of the components.</w:t>
      </w:r>
      <w:r>
        <w:rPr>
          <w:noProof/>
        </w:rPr>
        <w:tab/>
      </w:r>
      <w:r>
        <w:rPr>
          <w:noProof/>
        </w:rPr>
        <w:fldChar w:fldCharType="begin"/>
      </w:r>
      <w:r>
        <w:rPr>
          <w:noProof/>
        </w:rPr>
        <w:instrText xml:space="preserve"> PAGEREF _Toc198519560 \h </w:instrText>
      </w:r>
      <w:r>
        <w:rPr>
          <w:noProof/>
        </w:rPr>
      </w:r>
      <w:r>
        <w:rPr>
          <w:noProof/>
        </w:rPr>
        <w:fldChar w:fldCharType="separate"/>
      </w:r>
      <w:r>
        <w:rPr>
          <w:noProof/>
        </w:rPr>
        <w:t>78</w:t>
      </w:r>
      <w:r>
        <w:rPr>
          <w:noProof/>
        </w:rPr>
        <w:fldChar w:fldCharType="end"/>
      </w:r>
    </w:p>
    <w:p w14:paraId="3A61D8FE" w14:textId="18C9471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QQQ_0445.</w:t>
      </w:r>
      <w:r>
        <w:rPr>
          <w:rFonts w:asciiTheme="minorHAnsi" w:eastAsiaTheme="minorEastAsia" w:hAnsiTheme="minorHAnsi" w:cstheme="minorBidi"/>
          <w:noProof/>
          <w:kern w:val="2"/>
          <w:sz w:val="24"/>
          <w:szCs w:val="24"/>
          <w:lang w:eastAsia="en-GB"/>
          <w14:ligatures w14:val="standardContextual"/>
        </w:rPr>
        <w:tab/>
      </w:r>
      <w:r w:rsidRPr="00DE3DAD">
        <w:rPr>
          <w:noProof/>
        </w:rPr>
        <w:t>All possible functional tests at the manufacturer sites shall be performed to detect any faults before delivery and confirm the performances indicated in the technical specification. These tests shall include at least:</w:t>
      </w:r>
      <w:r>
        <w:rPr>
          <w:noProof/>
        </w:rPr>
        <w:tab/>
      </w:r>
      <w:r>
        <w:rPr>
          <w:noProof/>
        </w:rPr>
        <w:fldChar w:fldCharType="begin"/>
      </w:r>
      <w:r>
        <w:rPr>
          <w:noProof/>
        </w:rPr>
        <w:instrText xml:space="preserve"> PAGEREF _Toc198519561 \h </w:instrText>
      </w:r>
      <w:r>
        <w:rPr>
          <w:noProof/>
        </w:rPr>
      </w:r>
      <w:r>
        <w:rPr>
          <w:noProof/>
        </w:rPr>
        <w:fldChar w:fldCharType="separate"/>
      </w:r>
      <w:r>
        <w:rPr>
          <w:noProof/>
        </w:rPr>
        <w:t>78</w:t>
      </w:r>
      <w:r>
        <w:rPr>
          <w:noProof/>
        </w:rPr>
        <w:fldChar w:fldCharType="end"/>
      </w:r>
    </w:p>
    <w:p w14:paraId="56CE5539" w14:textId="66DFE0C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QQQ_0446.</w:t>
      </w:r>
      <w:r>
        <w:rPr>
          <w:rFonts w:asciiTheme="minorHAnsi" w:eastAsiaTheme="minorEastAsia" w:hAnsiTheme="minorHAnsi" w:cstheme="minorBidi"/>
          <w:noProof/>
          <w:kern w:val="2"/>
          <w:sz w:val="24"/>
          <w:szCs w:val="24"/>
          <w:lang w:eastAsia="en-GB"/>
          <w14:ligatures w14:val="standardContextual"/>
        </w:rPr>
        <w:tab/>
      </w:r>
      <w:r w:rsidRPr="00DE3DAD">
        <w:rPr>
          <w:noProof/>
        </w:rPr>
        <w:t>After mechanical assembly and cabling of any sub-assembly, the Contractor shall execute a complete electrical and wiring test. All components and cabling shall conform to the international electrical standards (IEC). The electrical and wiring tests shall include at least:</w:t>
      </w:r>
      <w:r>
        <w:rPr>
          <w:noProof/>
        </w:rPr>
        <w:tab/>
      </w:r>
      <w:r>
        <w:rPr>
          <w:noProof/>
        </w:rPr>
        <w:fldChar w:fldCharType="begin"/>
      </w:r>
      <w:r>
        <w:rPr>
          <w:noProof/>
        </w:rPr>
        <w:instrText xml:space="preserve"> PAGEREF _Toc198519562 \h </w:instrText>
      </w:r>
      <w:r>
        <w:rPr>
          <w:noProof/>
        </w:rPr>
      </w:r>
      <w:r>
        <w:rPr>
          <w:noProof/>
        </w:rPr>
        <w:fldChar w:fldCharType="separate"/>
      </w:r>
      <w:r>
        <w:rPr>
          <w:noProof/>
        </w:rPr>
        <w:t>79</w:t>
      </w:r>
      <w:r>
        <w:rPr>
          <w:noProof/>
        </w:rPr>
        <w:fldChar w:fldCharType="end"/>
      </w:r>
    </w:p>
    <w:p w14:paraId="44A85A73" w14:textId="075A59E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QQQ_0447.</w:t>
      </w:r>
      <w:r>
        <w:rPr>
          <w:rFonts w:asciiTheme="minorHAnsi" w:eastAsiaTheme="minorEastAsia" w:hAnsiTheme="minorHAnsi" w:cstheme="minorBidi"/>
          <w:noProof/>
          <w:kern w:val="2"/>
          <w:sz w:val="24"/>
          <w:szCs w:val="24"/>
          <w:lang w:eastAsia="en-GB"/>
          <w14:ligatures w14:val="standardContextual"/>
        </w:rPr>
        <w:tab/>
      </w:r>
      <w:r w:rsidRPr="00DE3DAD">
        <w:rPr>
          <w:noProof/>
        </w:rPr>
        <w:t>For the WCS electrical tests, before the connection between the motor and the compressor, the Contractor shall:</w:t>
      </w:r>
      <w:r>
        <w:rPr>
          <w:noProof/>
        </w:rPr>
        <w:tab/>
      </w:r>
      <w:r>
        <w:rPr>
          <w:noProof/>
        </w:rPr>
        <w:fldChar w:fldCharType="begin"/>
      </w:r>
      <w:r>
        <w:rPr>
          <w:noProof/>
        </w:rPr>
        <w:instrText xml:space="preserve"> PAGEREF _Toc198519563 \h </w:instrText>
      </w:r>
      <w:r>
        <w:rPr>
          <w:noProof/>
        </w:rPr>
      </w:r>
      <w:r>
        <w:rPr>
          <w:noProof/>
        </w:rPr>
        <w:fldChar w:fldCharType="separate"/>
      </w:r>
      <w:r>
        <w:rPr>
          <w:noProof/>
        </w:rPr>
        <w:t>79</w:t>
      </w:r>
      <w:r>
        <w:rPr>
          <w:noProof/>
        </w:rPr>
        <w:fldChar w:fldCharType="end"/>
      </w:r>
    </w:p>
    <w:p w14:paraId="09A2D974" w14:textId="2E99834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QQQ_0448.</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control system operation shall be tested in simulation mode before shipment.</w:t>
      </w:r>
      <w:r>
        <w:rPr>
          <w:noProof/>
        </w:rPr>
        <w:tab/>
      </w:r>
      <w:r>
        <w:rPr>
          <w:noProof/>
        </w:rPr>
        <w:fldChar w:fldCharType="begin"/>
      </w:r>
      <w:r>
        <w:rPr>
          <w:noProof/>
        </w:rPr>
        <w:instrText xml:space="preserve"> PAGEREF _Toc198519564 \h </w:instrText>
      </w:r>
      <w:r>
        <w:rPr>
          <w:noProof/>
        </w:rPr>
      </w:r>
      <w:r>
        <w:rPr>
          <w:noProof/>
        </w:rPr>
        <w:fldChar w:fldCharType="separate"/>
      </w:r>
      <w:r>
        <w:rPr>
          <w:noProof/>
        </w:rPr>
        <w:t>79</w:t>
      </w:r>
      <w:r>
        <w:rPr>
          <w:noProof/>
        </w:rPr>
        <w:fldChar w:fldCharType="end"/>
      </w:r>
    </w:p>
    <w:p w14:paraId="477CEB4A" w14:textId="1CD86D0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QQQ_0449.</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is responsible for the transport and storage of all the QPLANT components from the manufacturing sites to the SCK CEN final positioning. It includes the storage, transport, loading, unloading and final positioning activities.</w:t>
      </w:r>
      <w:r>
        <w:rPr>
          <w:noProof/>
        </w:rPr>
        <w:tab/>
      </w:r>
      <w:r>
        <w:rPr>
          <w:noProof/>
        </w:rPr>
        <w:fldChar w:fldCharType="begin"/>
      </w:r>
      <w:r>
        <w:rPr>
          <w:noProof/>
        </w:rPr>
        <w:instrText xml:space="preserve"> PAGEREF _Toc198519565 \h </w:instrText>
      </w:r>
      <w:r>
        <w:rPr>
          <w:noProof/>
        </w:rPr>
      </w:r>
      <w:r>
        <w:rPr>
          <w:noProof/>
        </w:rPr>
        <w:fldChar w:fldCharType="separate"/>
      </w:r>
      <w:r>
        <w:rPr>
          <w:noProof/>
        </w:rPr>
        <w:t>79</w:t>
      </w:r>
      <w:r>
        <w:rPr>
          <w:noProof/>
        </w:rPr>
        <w:fldChar w:fldCharType="end"/>
      </w:r>
    </w:p>
    <w:p w14:paraId="1E5B5FE9" w14:textId="0FD4239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QQQ_0450.</w:t>
      </w:r>
      <w:r>
        <w:rPr>
          <w:rFonts w:asciiTheme="minorHAnsi" w:eastAsiaTheme="minorEastAsia" w:hAnsiTheme="minorHAnsi" w:cstheme="minorBidi"/>
          <w:noProof/>
          <w:kern w:val="2"/>
          <w:sz w:val="24"/>
          <w:szCs w:val="24"/>
          <w:lang w:eastAsia="en-GB"/>
          <w14:ligatures w14:val="standardContextual"/>
        </w:rPr>
        <w:tab/>
      </w:r>
      <w:r w:rsidRPr="00DE3DAD">
        <w:rPr>
          <w:noProof/>
        </w:rPr>
        <w:t>Prior to transportation, all process circuits of the QPLANT components shall be filled with inert gas at a fixed pressure and sealed during transport. Necessary caps, blind flanges and hand valves shall be considered at that stage. Pressure gauges shall be installed and checked at the departure from manufacturer premises and at the arrival on SCK CEN site. It is recommended to provide transportation boxes with appropriate accelerometers for the refrigeration cold box.</w:t>
      </w:r>
      <w:r>
        <w:rPr>
          <w:noProof/>
        </w:rPr>
        <w:tab/>
      </w:r>
      <w:r>
        <w:rPr>
          <w:noProof/>
        </w:rPr>
        <w:fldChar w:fldCharType="begin"/>
      </w:r>
      <w:r>
        <w:rPr>
          <w:noProof/>
        </w:rPr>
        <w:instrText xml:space="preserve"> PAGEREF _Toc198519566 \h </w:instrText>
      </w:r>
      <w:r>
        <w:rPr>
          <w:noProof/>
        </w:rPr>
      </w:r>
      <w:r>
        <w:rPr>
          <w:noProof/>
        </w:rPr>
        <w:fldChar w:fldCharType="separate"/>
      </w:r>
      <w:r>
        <w:rPr>
          <w:noProof/>
        </w:rPr>
        <w:t>79</w:t>
      </w:r>
      <w:r>
        <w:rPr>
          <w:noProof/>
        </w:rPr>
        <w:fldChar w:fldCharType="end"/>
      </w:r>
    </w:p>
    <w:p w14:paraId="327B21F2" w14:textId="4EFC936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QQQ_0451.</w:t>
      </w:r>
      <w:r>
        <w:rPr>
          <w:rFonts w:asciiTheme="minorHAnsi" w:eastAsiaTheme="minorEastAsia" w:hAnsiTheme="minorHAnsi" w:cstheme="minorBidi"/>
          <w:noProof/>
          <w:kern w:val="2"/>
          <w:sz w:val="24"/>
          <w:szCs w:val="24"/>
          <w:lang w:eastAsia="en-GB"/>
          <w14:ligatures w14:val="standardContextual"/>
        </w:rPr>
        <w:tab/>
      </w:r>
      <w:r w:rsidRPr="00DE3DAD">
        <w:rPr>
          <w:noProof/>
        </w:rPr>
        <w:t>Appropriate packaging shall protect every item during transport from degrading environment, be suitable for the selected transport and consider temporary storage in the open air.</w:t>
      </w:r>
      <w:r>
        <w:rPr>
          <w:noProof/>
        </w:rPr>
        <w:tab/>
      </w:r>
      <w:r>
        <w:rPr>
          <w:noProof/>
        </w:rPr>
        <w:fldChar w:fldCharType="begin"/>
      </w:r>
      <w:r>
        <w:rPr>
          <w:noProof/>
        </w:rPr>
        <w:instrText xml:space="preserve"> PAGEREF _Toc198519567 \h </w:instrText>
      </w:r>
      <w:r>
        <w:rPr>
          <w:noProof/>
        </w:rPr>
      </w:r>
      <w:r>
        <w:rPr>
          <w:noProof/>
        </w:rPr>
        <w:fldChar w:fldCharType="separate"/>
      </w:r>
      <w:r>
        <w:rPr>
          <w:noProof/>
        </w:rPr>
        <w:t>80</w:t>
      </w:r>
      <w:r>
        <w:rPr>
          <w:noProof/>
        </w:rPr>
        <w:fldChar w:fldCharType="end"/>
      </w:r>
    </w:p>
    <w:p w14:paraId="38D21283" w14:textId="63C7340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QQQ_0452.</w:t>
      </w:r>
      <w:r>
        <w:rPr>
          <w:rFonts w:asciiTheme="minorHAnsi" w:eastAsiaTheme="minorEastAsia" w:hAnsiTheme="minorHAnsi" w:cstheme="minorBidi"/>
          <w:noProof/>
          <w:kern w:val="2"/>
          <w:sz w:val="24"/>
          <w:szCs w:val="24"/>
          <w:lang w:eastAsia="en-GB"/>
          <w14:ligatures w14:val="standardContextual"/>
        </w:rPr>
        <w:tab/>
      </w:r>
      <w:r w:rsidRPr="00DE3DAD">
        <w:rPr>
          <w:noProof/>
        </w:rPr>
        <w:t>Each package shall be clearly marked with a label stating the Contractor’s name, the destination, the name of the component and its identification number, the weight, and a link to the documentation.</w:t>
      </w:r>
      <w:r>
        <w:rPr>
          <w:noProof/>
        </w:rPr>
        <w:tab/>
      </w:r>
      <w:r>
        <w:rPr>
          <w:noProof/>
        </w:rPr>
        <w:fldChar w:fldCharType="begin"/>
      </w:r>
      <w:r>
        <w:rPr>
          <w:noProof/>
        </w:rPr>
        <w:instrText xml:space="preserve"> PAGEREF _Toc198519568 \h </w:instrText>
      </w:r>
      <w:r>
        <w:rPr>
          <w:noProof/>
        </w:rPr>
      </w:r>
      <w:r>
        <w:rPr>
          <w:noProof/>
        </w:rPr>
        <w:fldChar w:fldCharType="separate"/>
      </w:r>
      <w:r>
        <w:rPr>
          <w:noProof/>
        </w:rPr>
        <w:t>80</w:t>
      </w:r>
      <w:r>
        <w:rPr>
          <w:noProof/>
        </w:rPr>
        <w:fldChar w:fldCharType="end"/>
      </w:r>
    </w:p>
    <w:p w14:paraId="6E1CFE02" w14:textId="1870CB5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QQQ_0453.</w:t>
      </w:r>
      <w:r>
        <w:rPr>
          <w:rFonts w:asciiTheme="minorHAnsi" w:eastAsiaTheme="minorEastAsia" w:hAnsiTheme="minorHAnsi" w:cstheme="minorBidi"/>
          <w:noProof/>
          <w:kern w:val="2"/>
          <w:sz w:val="24"/>
          <w:szCs w:val="24"/>
          <w:lang w:eastAsia="en-GB"/>
          <w14:ligatures w14:val="standardContextual"/>
        </w:rPr>
        <w:tab/>
      </w:r>
      <w:r w:rsidRPr="00DE3DAD">
        <w:rPr>
          <w:noProof/>
        </w:rPr>
        <w:t>Prior to transportation, the package units shall be visually inspected at the manufacturer premises and a certificate about proper packaging and availability of the necessary documentation shall be issued. Representatives of the SCK CEN shall be invited y the Contractor to witness the inspection. The inspection shall consist in a visual verification of the packaging and a check of the formal and technical documentation.</w:t>
      </w:r>
      <w:r>
        <w:rPr>
          <w:noProof/>
        </w:rPr>
        <w:tab/>
      </w:r>
      <w:r>
        <w:rPr>
          <w:noProof/>
        </w:rPr>
        <w:fldChar w:fldCharType="begin"/>
      </w:r>
      <w:r>
        <w:rPr>
          <w:noProof/>
        </w:rPr>
        <w:instrText xml:space="preserve"> PAGEREF _Toc198519569 \h </w:instrText>
      </w:r>
      <w:r>
        <w:rPr>
          <w:noProof/>
        </w:rPr>
      </w:r>
      <w:r>
        <w:rPr>
          <w:noProof/>
        </w:rPr>
        <w:fldChar w:fldCharType="separate"/>
      </w:r>
      <w:r>
        <w:rPr>
          <w:noProof/>
        </w:rPr>
        <w:t>80</w:t>
      </w:r>
      <w:r>
        <w:rPr>
          <w:noProof/>
        </w:rPr>
        <w:fldChar w:fldCharType="end"/>
      </w:r>
    </w:p>
    <w:p w14:paraId="69498B6F" w14:textId="0AA8712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QQQ_0454.</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install and assemble all components (compressors, ORS, QRB, warm panels, interconnection lines, electrical cubicles, control system equipment’s, analysis cubicles, among others) and perform their connections on the SCK CEN site and to utility supplies.</w:t>
      </w:r>
      <w:r>
        <w:rPr>
          <w:noProof/>
        </w:rPr>
        <w:tab/>
      </w:r>
      <w:r>
        <w:rPr>
          <w:noProof/>
        </w:rPr>
        <w:fldChar w:fldCharType="begin"/>
      </w:r>
      <w:r>
        <w:rPr>
          <w:noProof/>
        </w:rPr>
        <w:instrText xml:space="preserve"> PAGEREF _Toc198519570 \h </w:instrText>
      </w:r>
      <w:r>
        <w:rPr>
          <w:noProof/>
        </w:rPr>
      </w:r>
      <w:r>
        <w:rPr>
          <w:noProof/>
        </w:rPr>
        <w:fldChar w:fldCharType="separate"/>
      </w:r>
      <w:r>
        <w:rPr>
          <w:noProof/>
        </w:rPr>
        <w:t>80</w:t>
      </w:r>
      <w:r>
        <w:rPr>
          <w:noProof/>
        </w:rPr>
        <w:fldChar w:fldCharType="end"/>
      </w:r>
    </w:p>
    <w:p w14:paraId="45771324" w14:textId="4218C38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and its subcontractors shall follow the local regulations applicable on the SCK CEN site, including the safety and logistic rules and the necessary trainings.</w:t>
      </w:r>
      <w:r>
        <w:rPr>
          <w:noProof/>
        </w:rPr>
        <w:tab/>
      </w:r>
      <w:r>
        <w:rPr>
          <w:noProof/>
        </w:rPr>
        <w:fldChar w:fldCharType="begin"/>
      </w:r>
      <w:r>
        <w:rPr>
          <w:noProof/>
        </w:rPr>
        <w:instrText xml:space="preserve"> PAGEREF _Toc198519571 \h </w:instrText>
      </w:r>
      <w:r>
        <w:rPr>
          <w:noProof/>
        </w:rPr>
      </w:r>
      <w:r>
        <w:rPr>
          <w:noProof/>
        </w:rPr>
        <w:fldChar w:fldCharType="separate"/>
      </w:r>
      <w:r>
        <w:rPr>
          <w:noProof/>
        </w:rPr>
        <w:t>80</w:t>
      </w:r>
      <w:r>
        <w:rPr>
          <w:noProof/>
        </w:rPr>
        <w:fldChar w:fldCharType="end"/>
      </w:r>
    </w:p>
    <w:p w14:paraId="0426228D" w14:textId="7DC789E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QQQ_0456.</w:t>
      </w:r>
      <w:r>
        <w:rPr>
          <w:rFonts w:asciiTheme="minorHAnsi" w:eastAsiaTheme="minorEastAsia" w:hAnsiTheme="minorHAnsi" w:cstheme="minorBidi"/>
          <w:noProof/>
          <w:kern w:val="2"/>
          <w:sz w:val="24"/>
          <w:szCs w:val="24"/>
          <w:lang w:eastAsia="en-GB"/>
          <w14:ligatures w14:val="standardContextual"/>
        </w:rPr>
        <w:tab/>
      </w:r>
      <w:r w:rsidRPr="00DE3DAD">
        <w:rPr>
          <w:noProof/>
        </w:rPr>
        <w:t>For all activities on SCK CEN site, the Contractor shall comply with the SCK CEN Safety and Health Plan (</w:t>
      </w:r>
      <w:r w:rsidRPr="00DE3DAD">
        <w:rPr>
          <w:i/>
          <w:iCs/>
          <w:noProof/>
          <w:color w:val="562873" w:themeColor="accent1"/>
        </w:rPr>
        <w:t>AD 2).</w:t>
      </w:r>
      <w:r>
        <w:rPr>
          <w:noProof/>
        </w:rPr>
        <w:tab/>
      </w:r>
      <w:r>
        <w:rPr>
          <w:noProof/>
        </w:rPr>
        <w:fldChar w:fldCharType="begin"/>
      </w:r>
      <w:r>
        <w:rPr>
          <w:noProof/>
        </w:rPr>
        <w:instrText xml:space="preserve"> PAGEREF _Toc198519572 \h </w:instrText>
      </w:r>
      <w:r>
        <w:rPr>
          <w:noProof/>
        </w:rPr>
      </w:r>
      <w:r>
        <w:rPr>
          <w:noProof/>
        </w:rPr>
        <w:fldChar w:fldCharType="separate"/>
      </w:r>
      <w:r>
        <w:rPr>
          <w:noProof/>
        </w:rPr>
        <w:t>80</w:t>
      </w:r>
      <w:r>
        <w:rPr>
          <w:noProof/>
        </w:rPr>
        <w:fldChar w:fldCharType="end"/>
      </w:r>
    </w:p>
    <w:p w14:paraId="46081FDD" w14:textId="19EB5F3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QQQ_0457.</w:t>
      </w:r>
      <w:r>
        <w:rPr>
          <w:rFonts w:asciiTheme="minorHAnsi" w:eastAsiaTheme="minorEastAsia" w:hAnsiTheme="minorHAnsi" w:cstheme="minorBidi"/>
          <w:noProof/>
          <w:kern w:val="2"/>
          <w:sz w:val="24"/>
          <w:szCs w:val="24"/>
          <w:lang w:eastAsia="en-GB"/>
          <w14:ligatures w14:val="standardContextual"/>
        </w:rPr>
        <w:tab/>
      </w:r>
      <w:r w:rsidRPr="00DE3DAD">
        <w:rPr>
          <w:noProof/>
        </w:rPr>
        <w:t>Utilities (electricity, cooling water, compressed air) except fluids (helium and nitrogen) will be supplied free of charge from start of installation to end of acceptance tests at the SCK CEN site. The Contractor shall provide a list of needed utilities with date of availability at the end of the conceptual design and updated at the final design (</w:t>
      </w:r>
      <w:r w:rsidRPr="00DE3DAD">
        <w:rPr>
          <w:b/>
          <w:bCs/>
          <w:i/>
          <w:iCs/>
          <w:noProof/>
          <w:color w:val="562873" w:themeColor="accent1"/>
        </w:rPr>
        <w:t>Error! Reference source not found.</w:t>
      </w:r>
      <w:r w:rsidRPr="00DE3DAD">
        <w:rPr>
          <w:noProof/>
        </w:rPr>
        <w:t>).</w:t>
      </w:r>
      <w:r>
        <w:rPr>
          <w:noProof/>
        </w:rPr>
        <w:tab/>
      </w:r>
      <w:r>
        <w:rPr>
          <w:noProof/>
        </w:rPr>
        <w:fldChar w:fldCharType="begin"/>
      </w:r>
      <w:r>
        <w:rPr>
          <w:noProof/>
        </w:rPr>
        <w:instrText xml:space="preserve"> PAGEREF _Toc198519573 \h </w:instrText>
      </w:r>
      <w:r>
        <w:rPr>
          <w:noProof/>
        </w:rPr>
      </w:r>
      <w:r>
        <w:rPr>
          <w:noProof/>
        </w:rPr>
        <w:fldChar w:fldCharType="separate"/>
      </w:r>
      <w:r>
        <w:rPr>
          <w:noProof/>
        </w:rPr>
        <w:t>80</w:t>
      </w:r>
      <w:r>
        <w:rPr>
          <w:noProof/>
        </w:rPr>
        <w:fldChar w:fldCharType="end"/>
      </w:r>
    </w:p>
    <w:p w14:paraId="40BB344E" w14:textId="432FFCB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QQQ_0458.</w:t>
      </w:r>
      <w:r>
        <w:rPr>
          <w:rFonts w:asciiTheme="minorHAnsi" w:eastAsiaTheme="minorEastAsia" w:hAnsiTheme="minorHAnsi" w:cstheme="minorBidi"/>
          <w:noProof/>
          <w:kern w:val="2"/>
          <w:sz w:val="24"/>
          <w:szCs w:val="24"/>
          <w:lang w:eastAsia="en-GB"/>
          <w14:ligatures w14:val="standardContextual"/>
        </w:rPr>
        <w:tab/>
      </w:r>
      <w:r w:rsidRPr="00DE3DAD">
        <w:rPr>
          <w:noProof/>
        </w:rPr>
        <w:t>The existing cranes in the buildings will be made available for the work on site, however, qualified operators shall be provided by the Contractor.</w:t>
      </w:r>
      <w:r>
        <w:rPr>
          <w:noProof/>
        </w:rPr>
        <w:tab/>
      </w:r>
      <w:r>
        <w:rPr>
          <w:noProof/>
        </w:rPr>
        <w:fldChar w:fldCharType="begin"/>
      </w:r>
      <w:r>
        <w:rPr>
          <w:noProof/>
        </w:rPr>
        <w:instrText xml:space="preserve"> PAGEREF _Toc198519574 \h </w:instrText>
      </w:r>
      <w:r>
        <w:rPr>
          <w:noProof/>
        </w:rPr>
      </w:r>
      <w:r>
        <w:rPr>
          <w:noProof/>
        </w:rPr>
        <w:fldChar w:fldCharType="separate"/>
      </w:r>
      <w:r>
        <w:rPr>
          <w:noProof/>
        </w:rPr>
        <w:t>80</w:t>
      </w:r>
      <w:r>
        <w:rPr>
          <w:noProof/>
        </w:rPr>
        <w:fldChar w:fldCharType="end"/>
      </w:r>
    </w:p>
    <w:p w14:paraId="68D27810" w14:textId="48AD95E9"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QQQ_0459.</w:t>
      </w:r>
      <w:r>
        <w:rPr>
          <w:rFonts w:asciiTheme="minorHAnsi" w:eastAsiaTheme="minorEastAsia" w:hAnsiTheme="minorHAnsi" w:cstheme="minorBidi"/>
          <w:noProof/>
          <w:kern w:val="2"/>
          <w:sz w:val="24"/>
          <w:szCs w:val="24"/>
          <w:lang w:eastAsia="en-GB"/>
          <w14:ligatures w14:val="standardContextual"/>
        </w:rPr>
        <w:tab/>
      </w:r>
      <w:r w:rsidRPr="00DE3DAD">
        <w:rPr>
          <w:noProof/>
        </w:rPr>
        <w:t>Upon arrival on the SCK CEN site at Mol, at least the following inspections shall be performed and documented:</w:t>
      </w:r>
      <w:r>
        <w:rPr>
          <w:noProof/>
        </w:rPr>
        <w:tab/>
      </w:r>
      <w:r>
        <w:rPr>
          <w:noProof/>
        </w:rPr>
        <w:fldChar w:fldCharType="begin"/>
      </w:r>
      <w:r>
        <w:rPr>
          <w:noProof/>
        </w:rPr>
        <w:instrText xml:space="preserve"> PAGEREF _Toc198519575 \h </w:instrText>
      </w:r>
      <w:r>
        <w:rPr>
          <w:noProof/>
        </w:rPr>
      </w:r>
      <w:r>
        <w:rPr>
          <w:noProof/>
        </w:rPr>
        <w:fldChar w:fldCharType="separate"/>
      </w:r>
      <w:r>
        <w:rPr>
          <w:noProof/>
        </w:rPr>
        <w:t>80</w:t>
      </w:r>
      <w:r>
        <w:rPr>
          <w:noProof/>
        </w:rPr>
        <w:fldChar w:fldCharType="end"/>
      </w:r>
    </w:p>
    <w:p w14:paraId="6D54F4F2" w14:textId="18A7A20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QQQ_0460.</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An incoming inspection report shall be provided by the Contractor and approved by SCK CEN (to be included in deliverable </w:t>
      </w:r>
      <w:r w:rsidRPr="00DE3DAD">
        <w:rPr>
          <w:b/>
          <w:bCs/>
          <w:i/>
          <w:iCs/>
          <w:noProof/>
          <w:color w:val="562873" w:themeColor="accent1"/>
        </w:rPr>
        <w:t>Error! Reference source not found.</w:t>
      </w:r>
      <w:r w:rsidRPr="00DE3DAD">
        <w:rPr>
          <w:b/>
          <w:bCs/>
          <w:noProof/>
        </w:rPr>
        <w:t>Error! Reference source not found.</w:t>
      </w:r>
      <w:r w:rsidRPr="00DE3DAD">
        <w:rPr>
          <w:noProof/>
        </w:rPr>
        <w:t>) before starting installation.</w:t>
      </w:r>
      <w:r>
        <w:rPr>
          <w:noProof/>
        </w:rPr>
        <w:tab/>
      </w:r>
      <w:r>
        <w:rPr>
          <w:noProof/>
        </w:rPr>
        <w:fldChar w:fldCharType="begin"/>
      </w:r>
      <w:r>
        <w:rPr>
          <w:noProof/>
        </w:rPr>
        <w:instrText xml:space="preserve"> PAGEREF _Toc198519576 \h </w:instrText>
      </w:r>
      <w:r>
        <w:rPr>
          <w:noProof/>
        </w:rPr>
      </w:r>
      <w:r>
        <w:rPr>
          <w:noProof/>
        </w:rPr>
        <w:fldChar w:fldCharType="separate"/>
      </w:r>
      <w:r>
        <w:rPr>
          <w:noProof/>
        </w:rPr>
        <w:t>81</w:t>
      </w:r>
      <w:r>
        <w:rPr>
          <w:noProof/>
        </w:rPr>
        <w:fldChar w:fldCharType="end"/>
      </w:r>
    </w:p>
    <w:p w14:paraId="6F45E0C5" w14:textId="15ADAEA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QQQ_0461.</w:t>
      </w:r>
      <w:r>
        <w:rPr>
          <w:rFonts w:asciiTheme="minorHAnsi" w:eastAsiaTheme="minorEastAsia" w:hAnsiTheme="minorHAnsi" w:cstheme="minorBidi"/>
          <w:noProof/>
          <w:kern w:val="2"/>
          <w:sz w:val="24"/>
          <w:szCs w:val="24"/>
          <w:lang w:eastAsia="en-GB"/>
          <w14:ligatures w14:val="standardContextual"/>
        </w:rPr>
        <w:tab/>
      </w:r>
      <w:r w:rsidRPr="00DE3DAD">
        <w:rPr>
          <w:noProof/>
        </w:rPr>
        <w:t>After assembly of subsystems (WCS, QRB, storages), the following tests shall be performed and documented:</w:t>
      </w:r>
      <w:r>
        <w:rPr>
          <w:noProof/>
        </w:rPr>
        <w:tab/>
      </w:r>
      <w:r>
        <w:rPr>
          <w:noProof/>
        </w:rPr>
        <w:fldChar w:fldCharType="begin"/>
      </w:r>
      <w:r>
        <w:rPr>
          <w:noProof/>
        </w:rPr>
        <w:instrText xml:space="preserve"> PAGEREF _Toc198519577 \h </w:instrText>
      </w:r>
      <w:r>
        <w:rPr>
          <w:noProof/>
        </w:rPr>
      </w:r>
      <w:r>
        <w:rPr>
          <w:noProof/>
        </w:rPr>
        <w:fldChar w:fldCharType="separate"/>
      </w:r>
      <w:r>
        <w:rPr>
          <w:noProof/>
        </w:rPr>
        <w:t>81</w:t>
      </w:r>
      <w:r>
        <w:rPr>
          <w:noProof/>
        </w:rPr>
        <w:fldChar w:fldCharType="end"/>
      </w:r>
    </w:p>
    <w:p w14:paraId="66CCE551" w14:textId="44B2F34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rFonts w:eastAsia="Times New Roman"/>
          <w:noProof/>
          <w:color w:val="02346E" w:themeColor="accent4" w:themeShade="BF"/>
        </w:rPr>
        <w:t>QQQ_0462.</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An assembly test report shall be provided by the Contractor and approved by SCK CEN </w:t>
      </w:r>
      <w:r w:rsidRPr="00DE3DAD">
        <w:rPr>
          <w:i/>
          <w:iCs/>
          <w:noProof/>
          <w:color w:val="562873" w:themeColor="accent1"/>
        </w:rPr>
        <w:t>(</w:t>
      </w:r>
      <w:r w:rsidRPr="00DE3DAD">
        <w:rPr>
          <w:b/>
          <w:bCs/>
          <w:i/>
          <w:iCs/>
          <w:noProof/>
          <w:color w:val="562873" w:themeColor="accent1"/>
        </w:rPr>
        <w:t>Error! Reference source not found.</w:t>
      </w:r>
      <w:r w:rsidRPr="00DE3DAD">
        <w:rPr>
          <w:noProof/>
        </w:rPr>
        <w:t>) before starting commissioning.</w:t>
      </w:r>
      <w:r>
        <w:rPr>
          <w:noProof/>
        </w:rPr>
        <w:tab/>
      </w:r>
      <w:r>
        <w:rPr>
          <w:noProof/>
        </w:rPr>
        <w:fldChar w:fldCharType="begin"/>
      </w:r>
      <w:r>
        <w:rPr>
          <w:noProof/>
        </w:rPr>
        <w:instrText xml:space="preserve"> PAGEREF _Toc198519578 \h </w:instrText>
      </w:r>
      <w:r>
        <w:rPr>
          <w:noProof/>
        </w:rPr>
      </w:r>
      <w:r>
        <w:rPr>
          <w:noProof/>
        </w:rPr>
        <w:fldChar w:fldCharType="separate"/>
      </w:r>
      <w:r>
        <w:rPr>
          <w:noProof/>
        </w:rPr>
        <w:t>81</w:t>
      </w:r>
      <w:r>
        <w:rPr>
          <w:noProof/>
        </w:rPr>
        <w:fldChar w:fldCharType="end"/>
      </w:r>
    </w:p>
    <w:p w14:paraId="5D864916" w14:textId="4AADA6B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QQQ_0463.</w:t>
      </w:r>
      <w:r>
        <w:rPr>
          <w:rFonts w:asciiTheme="minorHAnsi" w:eastAsiaTheme="minorEastAsia" w:hAnsiTheme="minorHAnsi" w:cstheme="minorBidi"/>
          <w:noProof/>
          <w:kern w:val="2"/>
          <w:sz w:val="24"/>
          <w:szCs w:val="24"/>
          <w:lang w:eastAsia="en-GB"/>
          <w14:ligatures w14:val="standardContextual"/>
        </w:rPr>
        <w:tab/>
      </w:r>
      <w:r w:rsidRPr="00DE3DAD">
        <w:rPr>
          <w:noProof/>
        </w:rPr>
        <w:t>The commissioning shall start with preliminary tests to control and check all components at ambient temperature. The preliminary tests shall include at least the following tasks:</w:t>
      </w:r>
      <w:r>
        <w:rPr>
          <w:noProof/>
        </w:rPr>
        <w:tab/>
      </w:r>
      <w:r>
        <w:rPr>
          <w:noProof/>
        </w:rPr>
        <w:fldChar w:fldCharType="begin"/>
      </w:r>
      <w:r>
        <w:rPr>
          <w:noProof/>
        </w:rPr>
        <w:instrText xml:space="preserve"> PAGEREF _Toc198519579 \h </w:instrText>
      </w:r>
      <w:r>
        <w:rPr>
          <w:noProof/>
        </w:rPr>
      </w:r>
      <w:r>
        <w:rPr>
          <w:noProof/>
        </w:rPr>
        <w:fldChar w:fldCharType="separate"/>
      </w:r>
      <w:r>
        <w:rPr>
          <w:noProof/>
        </w:rPr>
        <w:t>81</w:t>
      </w:r>
      <w:r>
        <w:rPr>
          <w:noProof/>
        </w:rPr>
        <w:fldChar w:fldCharType="end"/>
      </w:r>
    </w:p>
    <w:p w14:paraId="03AECA15" w14:textId="0D8F15E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QQQ_0464.</w:t>
      </w:r>
      <w:r>
        <w:rPr>
          <w:rFonts w:asciiTheme="minorHAnsi" w:eastAsiaTheme="minorEastAsia" w:hAnsiTheme="minorHAnsi" w:cstheme="minorBidi"/>
          <w:noProof/>
          <w:kern w:val="2"/>
          <w:sz w:val="24"/>
          <w:szCs w:val="24"/>
          <w:lang w:eastAsia="en-GB"/>
          <w14:ligatures w14:val="standardContextual"/>
        </w:rPr>
        <w:tab/>
      </w:r>
      <w:r w:rsidRPr="00DE3DAD">
        <w:rPr>
          <w:noProof/>
        </w:rPr>
        <w:t>Each individual subsystem (vacuum systems, WCS, gas storages, Refrigeration Cold Box) shall be commissioned during running tests:</w:t>
      </w:r>
      <w:r>
        <w:rPr>
          <w:noProof/>
        </w:rPr>
        <w:tab/>
      </w:r>
      <w:r>
        <w:rPr>
          <w:noProof/>
        </w:rPr>
        <w:fldChar w:fldCharType="begin"/>
      </w:r>
      <w:r>
        <w:rPr>
          <w:noProof/>
        </w:rPr>
        <w:instrText xml:space="preserve"> PAGEREF _Toc198519580 \h </w:instrText>
      </w:r>
      <w:r>
        <w:rPr>
          <w:noProof/>
        </w:rPr>
      </w:r>
      <w:r>
        <w:rPr>
          <w:noProof/>
        </w:rPr>
        <w:fldChar w:fldCharType="separate"/>
      </w:r>
      <w:r>
        <w:rPr>
          <w:noProof/>
        </w:rPr>
        <w:t>81</w:t>
      </w:r>
      <w:r>
        <w:rPr>
          <w:noProof/>
        </w:rPr>
        <w:fldChar w:fldCharType="end"/>
      </w:r>
    </w:p>
    <w:p w14:paraId="638B291F" w14:textId="3555843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QQQ_0465.</w:t>
      </w:r>
      <w:r>
        <w:rPr>
          <w:rFonts w:asciiTheme="minorHAnsi" w:eastAsiaTheme="minorEastAsia" w:hAnsiTheme="minorHAnsi" w:cstheme="minorBidi"/>
          <w:noProof/>
          <w:kern w:val="2"/>
          <w:sz w:val="24"/>
          <w:szCs w:val="24"/>
          <w:lang w:eastAsia="en-GB"/>
          <w14:ligatures w14:val="standardContextual"/>
        </w:rPr>
        <w:tab/>
      </w:r>
      <w:r w:rsidRPr="00DE3DAD">
        <w:rPr>
          <w:noProof/>
        </w:rPr>
        <w:t>WCS and QPLANT commissioning test reports shall be provided by the Contractor (</w:t>
      </w:r>
      <w:r w:rsidRPr="00DE3DAD">
        <w:rPr>
          <w:b/>
          <w:bCs/>
          <w:i/>
          <w:iCs/>
          <w:noProof/>
          <w:color w:val="562873" w:themeColor="accent1"/>
        </w:rPr>
        <w:t>Error! Reference source not found.</w:t>
      </w:r>
      <w:r w:rsidRPr="00DE3DAD">
        <w:rPr>
          <w:noProof/>
        </w:rPr>
        <w:t>) and approved by SCK CEN before starting acceptance capacity tests.</w:t>
      </w:r>
      <w:r>
        <w:rPr>
          <w:noProof/>
        </w:rPr>
        <w:tab/>
      </w:r>
      <w:r>
        <w:rPr>
          <w:noProof/>
        </w:rPr>
        <w:fldChar w:fldCharType="begin"/>
      </w:r>
      <w:r>
        <w:rPr>
          <w:noProof/>
        </w:rPr>
        <w:instrText xml:space="preserve"> PAGEREF _Toc198519581 \h </w:instrText>
      </w:r>
      <w:r>
        <w:rPr>
          <w:noProof/>
        </w:rPr>
      </w:r>
      <w:r>
        <w:rPr>
          <w:noProof/>
        </w:rPr>
        <w:fldChar w:fldCharType="separate"/>
      </w:r>
      <w:r>
        <w:rPr>
          <w:noProof/>
        </w:rPr>
        <w:t>82</w:t>
      </w:r>
      <w:r>
        <w:rPr>
          <w:noProof/>
        </w:rPr>
        <w:fldChar w:fldCharType="end"/>
      </w:r>
    </w:p>
    <w:p w14:paraId="6CB56B84" w14:textId="35E67A3C"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QQQ_0466.</w:t>
      </w:r>
      <w:r>
        <w:rPr>
          <w:rFonts w:asciiTheme="minorHAnsi" w:eastAsiaTheme="minorEastAsia" w:hAnsiTheme="minorHAnsi" w:cstheme="minorBidi"/>
          <w:noProof/>
          <w:kern w:val="2"/>
          <w:sz w:val="24"/>
          <w:szCs w:val="24"/>
          <w:lang w:eastAsia="en-GB"/>
          <w14:ligatures w14:val="standardContextual"/>
        </w:rPr>
        <w:tab/>
      </w:r>
      <w:r>
        <w:rPr>
          <w:noProof/>
        </w:rPr>
        <w:t xml:space="preserve"> Test shall contain the validation of the position of the interfaces (especially the one to the QLM).</w:t>
      </w:r>
      <w:r>
        <w:rPr>
          <w:noProof/>
        </w:rPr>
        <w:tab/>
      </w:r>
      <w:r>
        <w:rPr>
          <w:noProof/>
        </w:rPr>
        <w:fldChar w:fldCharType="begin"/>
      </w:r>
      <w:r>
        <w:rPr>
          <w:noProof/>
        </w:rPr>
        <w:instrText xml:space="preserve"> PAGEREF _Toc198519582 \h </w:instrText>
      </w:r>
      <w:r>
        <w:rPr>
          <w:noProof/>
        </w:rPr>
      </w:r>
      <w:r>
        <w:rPr>
          <w:noProof/>
        </w:rPr>
        <w:fldChar w:fldCharType="separate"/>
      </w:r>
      <w:r>
        <w:rPr>
          <w:noProof/>
        </w:rPr>
        <w:t>82</w:t>
      </w:r>
      <w:r>
        <w:rPr>
          <w:noProof/>
        </w:rPr>
        <w:fldChar w:fldCharType="end"/>
      </w:r>
    </w:p>
    <w:p w14:paraId="06EA9E51" w14:textId="615270D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QQQ_0467.</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During acceptance capacity tests on site, the Contractor shall demonstrate proper operation and verify the performance requirements specified in </w:t>
      </w:r>
      <w:r w:rsidRPr="00DE3DAD">
        <w:rPr>
          <w:i/>
          <w:iCs/>
          <w:noProof/>
          <w:color w:val="562873" w:themeColor="accent1"/>
        </w:rPr>
        <w:t>§3.2</w:t>
      </w:r>
      <w:r w:rsidRPr="00DE3DAD">
        <w:rPr>
          <w:noProof/>
        </w:rPr>
        <w:t xml:space="preserve"> (except cool-down and warm-up of QCELL’s which could only be performed after QCELL’s are connected. Nevertheless, operation sequences for cool-down and warm-up shall be demonstrated by the Contractor).</w:t>
      </w:r>
      <w:r>
        <w:rPr>
          <w:noProof/>
        </w:rPr>
        <w:tab/>
      </w:r>
      <w:r>
        <w:rPr>
          <w:noProof/>
        </w:rPr>
        <w:fldChar w:fldCharType="begin"/>
      </w:r>
      <w:r>
        <w:rPr>
          <w:noProof/>
        </w:rPr>
        <w:instrText xml:space="preserve"> PAGEREF _Toc198519583 \h </w:instrText>
      </w:r>
      <w:r>
        <w:rPr>
          <w:noProof/>
        </w:rPr>
      </w:r>
      <w:r>
        <w:rPr>
          <w:noProof/>
        </w:rPr>
        <w:fldChar w:fldCharType="separate"/>
      </w:r>
      <w:r>
        <w:rPr>
          <w:noProof/>
        </w:rPr>
        <w:t>82</w:t>
      </w:r>
      <w:r>
        <w:rPr>
          <w:noProof/>
        </w:rPr>
        <w:fldChar w:fldCharType="end"/>
      </w:r>
    </w:p>
    <w:p w14:paraId="71C84A89" w14:textId="7F11ACB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QQQ_0468.</w:t>
      </w:r>
      <w:r>
        <w:rPr>
          <w:rFonts w:asciiTheme="minorHAnsi" w:eastAsiaTheme="minorEastAsia" w:hAnsiTheme="minorHAnsi" w:cstheme="minorBidi"/>
          <w:noProof/>
          <w:kern w:val="2"/>
          <w:sz w:val="24"/>
          <w:szCs w:val="24"/>
          <w:lang w:eastAsia="en-GB"/>
          <w14:ligatures w14:val="standardContextual"/>
        </w:rPr>
        <w:tab/>
      </w:r>
      <w:r w:rsidRPr="00DE3DAD">
        <w:rPr>
          <w:noProof/>
        </w:rPr>
        <w:t>During these tests, all aspects e.g. mechanical and capacity, safety requirements and process control system shall be tested and validated.</w:t>
      </w:r>
      <w:r>
        <w:rPr>
          <w:noProof/>
        </w:rPr>
        <w:tab/>
      </w:r>
      <w:r>
        <w:rPr>
          <w:noProof/>
        </w:rPr>
        <w:fldChar w:fldCharType="begin"/>
      </w:r>
      <w:r>
        <w:rPr>
          <w:noProof/>
        </w:rPr>
        <w:instrText xml:space="preserve"> PAGEREF _Toc198519584 \h </w:instrText>
      </w:r>
      <w:r>
        <w:rPr>
          <w:noProof/>
        </w:rPr>
      </w:r>
      <w:r>
        <w:rPr>
          <w:noProof/>
        </w:rPr>
        <w:fldChar w:fldCharType="separate"/>
      </w:r>
      <w:r>
        <w:rPr>
          <w:noProof/>
        </w:rPr>
        <w:t>82</w:t>
      </w:r>
      <w:r>
        <w:rPr>
          <w:noProof/>
        </w:rPr>
        <w:fldChar w:fldCharType="end"/>
      </w:r>
    </w:p>
    <w:p w14:paraId="2BE0640E" w14:textId="4EB6585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QQQ_0469.</w:t>
      </w:r>
      <w:r>
        <w:rPr>
          <w:rFonts w:asciiTheme="minorHAnsi" w:eastAsiaTheme="minorEastAsia" w:hAnsiTheme="minorHAnsi" w:cstheme="minorBidi"/>
          <w:noProof/>
          <w:kern w:val="2"/>
          <w:sz w:val="24"/>
          <w:szCs w:val="24"/>
          <w:lang w:eastAsia="en-GB"/>
          <w14:ligatures w14:val="standardContextual"/>
        </w:rPr>
        <w:tab/>
      </w:r>
      <w:r w:rsidRPr="00DE3DAD">
        <w:rPr>
          <w:noProof/>
        </w:rPr>
        <w:t>A draft of the test program shall be submitted prior to start manufacturing (</w:t>
      </w:r>
      <w:r w:rsidRPr="00DE3DAD">
        <w:rPr>
          <w:b/>
          <w:bCs/>
          <w:i/>
          <w:iCs/>
          <w:noProof/>
          <w:color w:val="562873" w:themeColor="accent1"/>
        </w:rPr>
        <w:t>Error! Reference source not found.</w:t>
      </w:r>
      <w:r w:rsidRPr="00DE3DAD">
        <w:rPr>
          <w:noProof/>
        </w:rPr>
        <w:t>). The final version of the acceptance capacity test program shall be submitted latest 10 working days before the envisaged start of the tests (</w:t>
      </w:r>
      <w:r w:rsidRPr="00DE3DAD">
        <w:rPr>
          <w:b/>
          <w:bCs/>
          <w:i/>
          <w:iCs/>
          <w:noProof/>
          <w:color w:val="562873" w:themeColor="accent1"/>
        </w:rPr>
        <w:t>Error! Reference source not found.</w:t>
      </w:r>
      <w:r w:rsidRPr="00DE3DAD">
        <w:rPr>
          <w:noProof/>
        </w:rPr>
        <w:t>) and be approved by SCK CEN.</w:t>
      </w:r>
      <w:r>
        <w:rPr>
          <w:noProof/>
        </w:rPr>
        <w:tab/>
      </w:r>
      <w:r>
        <w:rPr>
          <w:noProof/>
        </w:rPr>
        <w:fldChar w:fldCharType="begin"/>
      </w:r>
      <w:r>
        <w:rPr>
          <w:noProof/>
        </w:rPr>
        <w:instrText xml:space="preserve"> PAGEREF _Toc198519585 \h </w:instrText>
      </w:r>
      <w:r>
        <w:rPr>
          <w:noProof/>
        </w:rPr>
      </w:r>
      <w:r>
        <w:rPr>
          <w:noProof/>
        </w:rPr>
        <w:fldChar w:fldCharType="separate"/>
      </w:r>
      <w:r>
        <w:rPr>
          <w:noProof/>
        </w:rPr>
        <w:t>82</w:t>
      </w:r>
      <w:r>
        <w:rPr>
          <w:noProof/>
        </w:rPr>
        <w:fldChar w:fldCharType="end"/>
      </w:r>
    </w:p>
    <w:p w14:paraId="5A6B3158" w14:textId="497FC26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QQQ_0470.</w:t>
      </w:r>
      <w:r>
        <w:rPr>
          <w:rFonts w:asciiTheme="minorHAnsi" w:eastAsiaTheme="minorEastAsia" w:hAnsiTheme="minorHAnsi" w:cstheme="minorBidi"/>
          <w:noProof/>
          <w:kern w:val="2"/>
          <w:sz w:val="24"/>
          <w:szCs w:val="24"/>
          <w:lang w:eastAsia="en-GB"/>
          <w14:ligatures w14:val="standardContextual"/>
        </w:rPr>
        <w:tab/>
      </w:r>
      <w:r w:rsidRPr="00DE3DAD">
        <w:rPr>
          <w:noProof/>
        </w:rPr>
        <w:t>The acceptance capacity tests shall be performed with the specified heat loads applied by heaters on the different cooling circuits to be representative of the operation with QPLANT connected to the accelerator. Dedicated test cryostat, if necessary (and to be provided by the Contractor), could be used. Control valves in relevant circuits shall also simulate appropriate pressure drops.</w:t>
      </w:r>
      <w:r>
        <w:rPr>
          <w:noProof/>
        </w:rPr>
        <w:tab/>
      </w:r>
      <w:r>
        <w:rPr>
          <w:noProof/>
        </w:rPr>
        <w:fldChar w:fldCharType="begin"/>
      </w:r>
      <w:r>
        <w:rPr>
          <w:noProof/>
        </w:rPr>
        <w:instrText xml:space="preserve"> PAGEREF _Toc198519586 \h </w:instrText>
      </w:r>
      <w:r>
        <w:rPr>
          <w:noProof/>
        </w:rPr>
      </w:r>
      <w:r>
        <w:rPr>
          <w:noProof/>
        </w:rPr>
        <w:fldChar w:fldCharType="separate"/>
      </w:r>
      <w:r>
        <w:rPr>
          <w:noProof/>
        </w:rPr>
        <w:t>82</w:t>
      </w:r>
      <w:r>
        <w:rPr>
          <w:noProof/>
        </w:rPr>
        <w:fldChar w:fldCharType="end"/>
      </w:r>
    </w:p>
    <w:p w14:paraId="5D50E904" w14:textId="722DCC0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QQQ_0471.</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acceptance capacity tests of the QPLANT (including Warm Compression Station and QPLANT) shall be reported in deliverable </w:t>
      </w:r>
      <w:r w:rsidRPr="00DE3DAD">
        <w:rPr>
          <w:b/>
          <w:bCs/>
          <w:i/>
          <w:iCs/>
          <w:noProof/>
          <w:color w:val="562873" w:themeColor="accent1"/>
        </w:rPr>
        <w:t>Error! Reference source not found.</w:t>
      </w:r>
      <w:r w:rsidRPr="00DE3DAD">
        <w:rPr>
          <w:noProof/>
        </w:rPr>
        <w:t>.</w:t>
      </w:r>
      <w:r>
        <w:rPr>
          <w:noProof/>
        </w:rPr>
        <w:tab/>
      </w:r>
      <w:r>
        <w:rPr>
          <w:noProof/>
        </w:rPr>
        <w:fldChar w:fldCharType="begin"/>
      </w:r>
      <w:r>
        <w:rPr>
          <w:noProof/>
        </w:rPr>
        <w:instrText xml:space="preserve"> PAGEREF _Toc198519587 \h </w:instrText>
      </w:r>
      <w:r>
        <w:rPr>
          <w:noProof/>
        </w:rPr>
      </w:r>
      <w:r>
        <w:rPr>
          <w:noProof/>
        </w:rPr>
        <w:fldChar w:fldCharType="separate"/>
      </w:r>
      <w:r>
        <w:rPr>
          <w:noProof/>
        </w:rPr>
        <w:t>83</w:t>
      </w:r>
      <w:r>
        <w:rPr>
          <w:noProof/>
        </w:rPr>
        <w:fldChar w:fldCharType="end"/>
      </w:r>
    </w:p>
    <w:p w14:paraId="04081573" w14:textId="48DB23B3"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QQQ_0472.</w:t>
      </w:r>
      <w:r>
        <w:rPr>
          <w:rFonts w:asciiTheme="minorHAnsi" w:eastAsiaTheme="minorEastAsia" w:hAnsiTheme="minorHAnsi" w:cstheme="minorBidi"/>
          <w:noProof/>
          <w:kern w:val="2"/>
          <w:sz w:val="24"/>
          <w:szCs w:val="24"/>
          <w:lang w:eastAsia="en-GB"/>
          <w14:ligatures w14:val="standardContextual"/>
        </w:rPr>
        <w:tab/>
      </w:r>
      <w:r w:rsidRPr="00DE3DAD">
        <w:rPr>
          <w:noProof/>
        </w:rPr>
        <w:t>During these tests, the WCS is not connected to the Refrigeration Cold Box. The functional tests shall consist in:</w:t>
      </w:r>
      <w:r>
        <w:rPr>
          <w:noProof/>
        </w:rPr>
        <w:tab/>
      </w:r>
      <w:r>
        <w:rPr>
          <w:noProof/>
        </w:rPr>
        <w:fldChar w:fldCharType="begin"/>
      </w:r>
      <w:r>
        <w:rPr>
          <w:noProof/>
        </w:rPr>
        <w:instrText xml:space="preserve"> PAGEREF _Toc198519588 \h </w:instrText>
      </w:r>
      <w:r>
        <w:rPr>
          <w:noProof/>
        </w:rPr>
      </w:r>
      <w:r>
        <w:rPr>
          <w:noProof/>
        </w:rPr>
        <w:fldChar w:fldCharType="separate"/>
      </w:r>
      <w:r>
        <w:rPr>
          <w:noProof/>
        </w:rPr>
        <w:t>83</w:t>
      </w:r>
      <w:r>
        <w:rPr>
          <w:noProof/>
        </w:rPr>
        <w:fldChar w:fldCharType="end"/>
      </w:r>
    </w:p>
    <w:p w14:paraId="452B8BD5" w14:textId="71D1657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QQQ_0473.</w:t>
      </w:r>
      <w:r>
        <w:rPr>
          <w:rFonts w:asciiTheme="minorHAnsi" w:eastAsiaTheme="minorEastAsia" w:hAnsiTheme="minorHAnsi" w:cstheme="minorBidi"/>
          <w:noProof/>
          <w:kern w:val="2"/>
          <w:sz w:val="24"/>
          <w:szCs w:val="24"/>
          <w:lang w:eastAsia="en-GB"/>
          <w14:ligatures w14:val="standardContextual"/>
        </w:rPr>
        <w:tab/>
      </w:r>
      <w:r w:rsidRPr="00DE3DAD">
        <w:rPr>
          <w:noProof/>
        </w:rPr>
        <w:t>The capacity tests of the WCS shall consist in warm tests of the WCS during 48 hours in steady state conditions corresponding to the maximum mass flow rate for each stage and maximum pressure ratio.</w:t>
      </w:r>
      <w:r>
        <w:rPr>
          <w:noProof/>
        </w:rPr>
        <w:tab/>
      </w:r>
      <w:r>
        <w:rPr>
          <w:noProof/>
        </w:rPr>
        <w:fldChar w:fldCharType="begin"/>
      </w:r>
      <w:r>
        <w:rPr>
          <w:noProof/>
        </w:rPr>
        <w:instrText xml:space="preserve"> PAGEREF _Toc198519589 \h </w:instrText>
      </w:r>
      <w:r>
        <w:rPr>
          <w:noProof/>
        </w:rPr>
      </w:r>
      <w:r>
        <w:rPr>
          <w:noProof/>
        </w:rPr>
        <w:fldChar w:fldCharType="separate"/>
      </w:r>
      <w:r>
        <w:rPr>
          <w:noProof/>
        </w:rPr>
        <w:t>83</w:t>
      </w:r>
      <w:r>
        <w:rPr>
          <w:noProof/>
        </w:rPr>
        <w:fldChar w:fldCharType="end"/>
      </w:r>
    </w:p>
    <w:p w14:paraId="32A046EB" w14:textId="7F33581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QQQ_0474.</w:t>
      </w:r>
      <w:r>
        <w:rPr>
          <w:rFonts w:asciiTheme="minorHAnsi" w:eastAsiaTheme="minorEastAsia" w:hAnsiTheme="minorHAnsi" w:cstheme="minorBidi"/>
          <w:noProof/>
          <w:kern w:val="2"/>
          <w:sz w:val="24"/>
          <w:szCs w:val="24"/>
          <w:lang w:eastAsia="en-GB"/>
          <w14:ligatures w14:val="standardContextual"/>
        </w:rPr>
        <w:tab/>
      </w:r>
      <w:r w:rsidRPr="00DE3DAD">
        <w:rPr>
          <w:noProof/>
        </w:rPr>
        <w:t>The following values shall be permanently monitored during the tests:</w:t>
      </w:r>
      <w:r>
        <w:rPr>
          <w:noProof/>
        </w:rPr>
        <w:tab/>
      </w:r>
      <w:r>
        <w:rPr>
          <w:noProof/>
        </w:rPr>
        <w:fldChar w:fldCharType="begin"/>
      </w:r>
      <w:r>
        <w:rPr>
          <w:noProof/>
        </w:rPr>
        <w:instrText xml:space="preserve"> PAGEREF _Toc198519590 \h </w:instrText>
      </w:r>
      <w:r>
        <w:rPr>
          <w:noProof/>
        </w:rPr>
      </w:r>
      <w:r>
        <w:rPr>
          <w:noProof/>
        </w:rPr>
        <w:fldChar w:fldCharType="separate"/>
      </w:r>
      <w:r>
        <w:rPr>
          <w:noProof/>
        </w:rPr>
        <w:t>83</w:t>
      </w:r>
      <w:r>
        <w:rPr>
          <w:noProof/>
        </w:rPr>
        <w:fldChar w:fldCharType="end"/>
      </w:r>
    </w:p>
    <w:p w14:paraId="49CD655C" w14:textId="0A69D57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QQQ_0475.</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estimate uncertainties on the measurements. The estimated uncertainty will be added or subtracted (depending on the measurement) to the measured values before checking the acceptance capacity criteria.</w:t>
      </w:r>
      <w:r>
        <w:rPr>
          <w:noProof/>
        </w:rPr>
        <w:tab/>
      </w:r>
      <w:r>
        <w:rPr>
          <w:noProof/>
        </w:rPr>
        <w:fldChar w:fldCharType="begin"/>
      </w:r>
      <w:r>
        <w:rPr>
          <w:noProof/>
        </w:rPr>
        <w:instrText xml:space="preserve"> PAGEREF _Toc198519591 \h </w:instrText>
      </w:r>
      <w:r>
        <w:rPr>
          <w:noProof/>
        </w:rPr>
      </w:r>
      <w:r>
        <w:rPr>
          <w:noProof/>
        </w:rPr>
        <w:fldChar w:fldCharType="separate"/>
      </w:r>
      <w:r>
        <w:rPr>
          <w:noProof/>
        </w:rPr>
        <w:t>83</w:t>
      </w:r>
      <w:r>
        <w:rPr>
          <w:noProof/>
        </w:rPr>
        <w:fldChar w:fldCharType="end"/>
      </w:r>
    </w:p>
    <w:p w14:paraId="67B658E8" w14:textId="6CEBA1B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QQQ_0476.</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capacity test of the WCS will be deemed as successful when all compressors run at full charge during the full period of the test (48 hours), without any discontinuous operation and with acceptable temperatures of cooling water according to </w:t>
      </w:r>
      <w:r w:rsidRPr="00DE3DAD">
        <w:rPr>
          <w:i/>
          <w:iCs/>
          <w:noProof/>
          <w:color w:val="562873" w:themeColor="accent1"/>
        </w:rPr>
        <w:t>3.4.4</w:t>
      </w:r>
      <w:r w:rsidRPr="00DE3DAD">
        <w:rPr>
          <w:noProof/>
        </w:rPr>
        <w:t>. The accepted stability criteria are: for the LP: ± 3 % and for the HP: ± 2 %.</w:t>
      </w:r>
      <w:r>
        <w:rPr>
          <w:noProof/>
        </w:rPr>
        <w:tab/>
      </w:r>
      <w:r>
        <w:rPr>
          <w:noProof/>
        </w:rPr>
        <w:fldChar w:fldCharType="begin"/>
      </w:r>
      <w:r>
        <w:rPr>
          <w:noProof/>
        </w:rPr>
        <w:instrText xml:space="preserve"> PAGEREF _Toc198519592 \h </w:instrText>
      </w:r>
      <w:r>
        <w:rPr>
          <w:noProof/>
        </w:rPr>
      </w:r>
      <w:r>
        <w:rPr>
          <w:noProof/>
        </w:rPr>
        <w:fldChar w:fldCharType="separate"/>
      </w:r>
      <w:r>
        <w:rPr>
          <w:noProof/>
        </w:rPr>
        <w:t>83</w:t>
      </w:r>
      <w:r>
        <w:rPr>
          <w:noProof/>
        </w:rPr>
        <w:fldChar w:fldCharType="end"/>
      </w:r>
    </w:p>
    <w:p w14:paraId="597D97FE" w14:textId="3442CCD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QQQ_0477.</w:t>
      </w:r>
      <w:r>
        <w:rPr>
          <w:rFonts w:asciiTheme="minorHAnsi" w:eastAsiaTheme="minorEastAsia" w:hAnsiTheme="minorHAnsi" w:cstheme="minorBidi"/>
          <w:noProof/>
          <w:kern w:val="2"/>
          <w:sz w:val="24"/>
          <w:szCs w:val="24"/>
          <w:lang w:eastAsia="en-GB"/>
          <w14:ligatures w14:val="standardContextual"/>
        </w:rPr>
        <w:tab/>
      </w:r>
      <w:r w:rsidRPr="00DE3DAD">
        <w:rPr>
          <w:noProof/>
        </w:rPr>
        <w:t>After successful functional and capacity tests of the WCS, the functional tests of the QPLANT (Refrigeration Cold Box) could start. The functional tests shall include at least:</w:t>
      </w:r>
      <w:r>
        <w:rPr>
          <w:noProof/>
        </w:rPr>
        <w:tab/>
      </w:r>
      <w:r>
        <w:rPr>
          <w:noProof/>
        </w:rPr>
        <w:fldChar w:fldCharType="begin"/>
      </w:r>
      <w:r>
        <w:rPr>
          <w:noProof/>
        </w:rPr>
        <w:instrText xml:space="preserve"> PAGEREF _Toc198519593 \h </w:instrText>
      </w:r>
      <w:r>
        <w:rPr>
          <w:noProof/>
        </w:rPr>
      </w:r>
      <w:r>
        <w:rPr>
          <w:noProof/>
        </w:rPr>
        <w:fldChar w:fldCharType="separate"/>
      </w:r>
      <w:r>
        <w:rPr>
          <w:noProof/>
        </w:rPr>
        <w:t>84</w:t>
      </w:r>
      <w:r>
        <w:rPr>
          <w:noProof/>
        </w:rPr>
        <w:fldChar w:fldCharType="end"/>
      </w:r>
    </w:p>
    <w:p w14:paraId="423CD1B3" w14:textId="2C7B9B3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QQQ_0478.</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capacity tests shall start when all the functional tests described above have been successfully completed and all specified documents have been provided.</w:t>
      </w:r>
      <w:r>
        <w:rPr>
          <w:noProof/>
        </w:rPr>
        <w:tab/>
      </w:r>
      <w:r>
        <w:rPr>
          <w:noProof/>
        </w:rPr>
        <w:fldChar w:fldCharType="begin"/>
      </w:r>
      <w:r>
        <w:rPr>
          <w:noProof/>
        </w:rPr>
        <w:instrText xml:space="preserve"> PAGEREF _Toc198519594 \h </w:instrText>
      </w:r>
      <w:r>
        <w:rPr>
          <w:noProof/>
        </w:rPr>
      </w:r>
      <w:r>
        <w:rPr>
          <w:noProof/>
        </w:rPr>
        <w:fldChar w:fldCharType="separate"/>
      </w:r>
      <w:r>
        <w:rPr>
          <w:noProof/>
        </w:rPr>
        <w:t>84</w:t>
      </w:r>
      <w:r>
        <w:rPr>
          <w:noProof/>
        </w:rPr>
        <w:fldChar w:fldCharType="end"/>
      </w:r>
    </w:p>
    <w:p w14:paraId="3245A57B" w14:textId="62219F6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QQQ_0479.</w:t>
      </w:r>
      <w:r>
        <w:rPr>
          <w:rFonts w:asciiTheme="minorHAnsi" w:eastAsiaTheme="minorEastAsia" w:hAnsiTheme="minorHAnsi" w:cstheme="minorBidi"/>
          <w:noProof/>
          <w:kern w:val="2"/>
          <w:sz w:val="24"/>
          <w:szCs w:val="24"/>
          <w:lang w:eastAsia="en-GB"/>
          <w14:ligatures w14:val="standardContextual"/>
        </w:rPr>
        <w:tab/>
      </w:r>
      <w:r w:rsidRPr="00DE3DAD">
        <w:rPr>
          <w:noProof/>
        </w:rPr>
        <w:t>The QPLANT capacity tests shall be performed for the defined steady state modes (Cold stand-by; Thermal Shield stand-by; 2 K operation: Minimal and Nominal Design Points).</w:t>
      </w:r>
      <w:r>
        <w:rPr>
          <w:noProof/>
        </w:rPr>
        <w:tab/>
      </w:r>
      <w:r>
        <w:rPr>
          <w:noProof/>
        </w:rPr>
        <w:fldChar w:fldCharType="begin"/>
      </w:r>
      <w:r>
        <w:rPr>
          <w:noProof/>
        </w:rPr>
        <w:instrText xml:space="preserve"> PAGEREF _Toc198519595 \h </w:instrText>
      </w:r>
      <w:r>
        <w:rPr>
          <w:noProof/>
        </w:rPr>
      </w:r>
      <w:r>
        <w:rPr>
          <w:noProof/>
        </w:rPr>
        <w:fldChar w:fldCharType="separate"/>
      </w:r>
      <w:r>
        <w:rPr>
          <w:noProof/>
        </w:rPr>
        <w:t>84</w:t>
      </w:r>
      <w:r>
        <w:rPr>
          <w:noProof/>
        </w:rPr>
        <w:fldChar w:fldCharType="end"/>
      </w:r>
    </w:p>
    <w:p w14:paraId="34EA3747" w14:textId="6964A692"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QQQ_0480.</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capacity tests of the steady state modes will be performed under the environmental conditions and utilities described in </w:t>
      </w:r>
      <w:r w:rsidRPr="00DE3DAD">
        <w:rPr>
          <w:i/>
          <w:iCs/>
          <w:noProof/>
          <w:color w:val="562873" w:themeColor="accent1"/>
        </w:rPr>
        <w:t>3.4</w:t>
      </w:r>
      <w:r w:rsidRPr="00DE3DAD">
        <w:rPr>
          <w:noProof/>
        </w:rPr>
        <w:t>. If conditions given are out of range during capacity tests, the Contractor in agreement with SCK CEN could propose a correction for the measurements.</w:t>
      </w:r>
      <w:r>
        <w:rPr>
          <w:noProof/>
        </w:rPr>
        <w:tab/>
      </w:r>
      <w:r>
        <w:rPr>
          <w:noProof/>
        </w:rPr>
        <w:fldChar w:fldCharType="begin"/>
      </w:r>
      <w:r>
        <w:rPr>
          <w:noProof/>
        </w:rPr>
        <w:instrText xml:space="preserve"> PAGEREF _Toc198519596 \h </w:instrText>
      </w:r>
      <w:r>
        <w:rPr>
          <w:noProof/>
        </w:rPr>
      </w:r>
      <w:r>
        <w:rPr>
          <w:noProof/>
        </w:rPr>
        <w:fldChar w:fldCharType="separate"/>
      </w:r>
      <w:r>
        <w:rPr>
          <w:noProof/>
        </w:rPr>
        <w:t>84</w:t>
      </w:r>
      <w:r>
        <w:rPr>
          <w:noProof/>
        </w:rPr>
        <w:fldChar w:fldCharType="end"/>
      </w:r>
    </w:p>
    <w:p w14:paraId="18575F3C" w14:textId="486824C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QQQ_0481.</w:t>
      </w:r>
      <w:r>
        <w:rPr>
          <w:rFonts w:asciiTheme="minorHAnsi" w:eastAsiaTheme="minorEastAsia" w:hAnsiTheme="minorHAnsi" w:cstheme="minorBidi"/>
          <w:noProof/>
          <w:kern w:val="2"/>
          <w:sz w:val="24"/>
          <w:szCs w:val="24"/>
          <w:lang w:eastAsia="en-GB"/>
          <w14:ligatures w14:val="standardContextual"/>
        </w:rPr>
        <w:tab/>
      </w:r>
      <w:r w:rsidRPr="00DE3DAD">
        <w:rPr>
          <w:noProof/>
        </w:rPr>
        <w:t>During capacity tests, the test heaters shall operate at least the required values defined in the heat loads table (</w:t>
      </w:r>
      <w:r>
        <w:rPr>
          <w:noProof/>
        </w:rPr>
        <w:t>Table 3</w:t>
      </w:r>
      <w:r w:rsidRPr="00DE3DAD">
        <w:rPr>
          <w:noProof/>
        </w:rPr>
        <w:t>).</w:t>
      </w:r>
      <w:r>
        <w:rPr>
          <w:noProof/>
        </w:rPr>
        <w:tab/>
      </w:r>
      <w:r>
        <w:rPr>
          <w:noProof/>
        </w:rPr>
        <w:fldChar w:fldCharType="begin"/>
      </w:r>
      <w:r>
        <w:rPr>
          <w:noProof/>
        </w:rPr>
        <w:instrText xml:space="preserve"> PAGEREF _Toc198519597 \h </w:instrText>
      </w:r>
      <w:r>
        <w:rPr>
          <w:noProof/>
        </w:rPr>
      </w:r>
      <w:r>
        <w:rPr>
          <w:noProof/>
        </w:rPr>
        <w:fldChar w:fldCharType="separate"/>
      </w:r>
      <w:r>
        <w:rPr>
          <w:noProof/>
        </w:rPr>
        <w:t>84</w:t>
      </w:r>
      <w:r>
        <w:rPr>
          <w:noProof/>
        </w:rPr>
        <w:fldChar w:fldCharType="end"/>
      </w:r>
    </w:p>
    <w:p w14:paraId="6AED3C5D" w14:textId="60097FD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QQQ_0482.</w:t>
      </w:r>
      <w:r>
        <w:rPr>
          <w:rFonts w:asciiTheme="minorHAnsi" w:eastAsiaTheme="minorEastAsia" w:hAnsiTheme="minorHAnsi" w:cstheme="minorBidi"/>
          <w:noProof/>
          <w:kern w:val="2"/>
          <w:sz w:val="24"/>
          <w:szCs w:val="24"/>
          <w:lang w:eastAsia="en-GB"/>
          <w14:ligatures w14:val="standardContextual"/>
        </w:rPr>
        <w:tab/>
      </w:r>
      <w:r w:rsidRPr="00DE3DAD">
        <w:rPr>
          <w:noProof/>
        </w:rPr>
        <w:t>During each capacity test, the following values shall be continuously monitored:</w:t>
      </w:r>
      <w:r>
        <w:rPr>
          <w:noProof/>
        </w:rPr>
        <w:tab/>
      </w:r>
      <w:r>
        <w:rPr>
          <w:noProof/>
        </w:rPr>
        <w:fldChar w:fldCharType="begin"/>
      </w:r>
      <w:r>
        <w:rPr>
          <w:noProof/>
        </w:rPr>
        <w:instrText xml:space="preserve"> PAGEREF _Toc198519598 \h </w:instrText>
      </w:r>
      <w:r>
        <w:rPr>
          <w:noProof/>
        </w:rPr>
      </w:r>
      <w:r>
        <w:rPr>
          <w:noProof/>
        </w:rPr>
        <w:fldChar w:fldCharType="separate"/>
      </w:r>
      <w:r>
        <w:rPr>
          <w:noProof/>
        </w:rPr>
        <w:t>84</w:t>
      </w:r>
      <w:r>
        <w:rPr>
          <w:noProof/>
        </w:rPr>
        <w:fldChar w:fldCharType="end"/>
      </w:r>
    </w:p>
    <w:p w14:paraId="2A31A523" w14:textId="42EA272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QQQ_0483.</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estimate uncertainties on the measurements. The estimated uncertainty will be added or subtracted (depending on the measurement) to the measured values before checking the acceptance capacity criteria.</w:t>
      </w:r>
      <w:r>
        <w:rPr>
          <w:noProof/>
        </w:rPr>
        <w:tab/>
      </w:r>
      <w:r>
        <w:rPr>
          <w:noProof/>
        </w:rPr>
        <w:fldChar w:fldCharType="begin"/>
      </w:r>
      <w:r>
        <w:rPr>
          <w:noProof/>
        </w:rPr>
        <w:instrText xml:space="preserve"> PAGEREF _Toc198519599 \h </w:instrText>
      </w:r>
      <w:r>
        <w:rPr>
          <w:noProof/>
        </w:rPr>
      </w:r>
      <w:r>
        <w:rPr>
          <w:noProof/>
        </w:rPr>
        <w:fldChar w:fldCharType="separate"/>
      </w:r>
      <w:r>
        <w:rPr>
          <w:noProof/>
        </w:rPr>
        <w:t>84</w:t>
      </w:r>
      <w:r>
        <w:rPr>
          <w:noProof/>
        </w:rPr>
        <w:fldChar w:fldCharType="end"/>
      </w:r>
    </w:p>
    <w:p w14:paraId="4D98F22D" w14:textId="4E26DC9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QQQ_0484.</w:t>
      </w:r>
      <w:r>
        <w:rPr>
          <w:rFonts w:asciiTheme="minorHAnsi" w:eastAsiaTheme="minorEastAsia" w:hAnsiTheme="minorHAnsi" w:cstheme="minorBidi"/>
          <w:noProof/>
          <w:kern w:val="2"/>
          <w:sz w:val="24"/>
          <w:szCs w:val="24"/>
          <w:lang w:eastAsia="en-GB"/>
          <w14:ligatures w14:val="standardContextual"/>
        </w:rPr>
        <w:tab/>
      </w:r>
      <w:r w:rsidRPr="00DE3DAD">
        <w:rPr>
          <w:noProof/>
        </w:rPr>
        <w:t>The Thermal Shield stand-by capacity test shall consist of:</w:t>
      </w:r>
      <w:r>
        <w:rPr>
          <w:noProof/>
        </w:rPr>
        <w:tab/>
      </w:r>
      <w:r>
        <w:rPr>
          <w:noProof/>
        </w:rPr>
        <w:fldChar w:fldCharType="begin"/>
      </w:r>
      <w:r>
        <w:rPr>
          <w:noProof/>
        </w:rPr>
        <w:instrText xml:space="preserve"> PAGEREF _Toc198519600 \h </w:instrText>
      </w:r>
      <w:r>
        <w:rPr>
          <w:noProof/>
        </w:rPr>
      </w:r>
      <w:r>
        <w:rPr>
          <w:noProof/>
        </w:rPr>
        <w:fldChar w:fldCharType="separate"/>
      </w:r>
      <w:r>
        <w:rPr>
          <w:noProof/>
        </w:rPr>
        <w:t>85</w:t>
      </w:r>
      <w:r>
        <w:rPr>
          <w:noProof/>
        </w:rPr>
        <w:fldChar w:fldCharType="end"/>
      </w:r>
    </w:p>
    <w:p w14:paraId="7F8F869B" w14:textId="3E9E9FB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QQQ_0485.</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capacity tests of the QPLANT during Thermal Shield stand-by mode are deemed as passed if during the full period of the test, without any discontinuous operation, the achieved values verify the performance requirements described in </w:t>
      </w:r>
      <w:r>
        <w:rPr>
          <w:noProof/>
        </w:rPr>
        <w:t>Table 3</w:t>
      </w:r>
      <w:r w:rsidRPr="00DE3DAD">
        <w:rPr>
          <w:i/>
          <w:iCs/>
          <w:noProof/>
          <w:color w:val="562873" w:themeColor="accent1"/>
        </w:rPr>
        <w:t xml:space="preserve"> </w:t>
      </w:r>
      <w:r w:rsidRPr="00DE3DAD">
        <w:rPr>
          <w:noProof/>
        </w:rPr>
        <w:t>and</w:t>
      </w:r>
      <w:r>
        <w:rPr>
          <w:noProof/>
        </w:rPr>
        <w:t xml:space="preserve"> Table 4.</w:t>
      </w:r>
      <w:r>
        <w:rPr>
          <w:noProof/>
        </w:rPr>
        <w:tab/>
      </w:r>
      <w:r>
        <w:rPr>
          <w:noProof/>
        </w:rPr>
        <w:fldChar w:fldCharType="begin"/>
      </w:r>
      <w:r>
        <w:rPr>
          <w:noProof/>
        </w:rPr>
        <w:instrText xml:space="preserve"> PAGEREF _Toc198519601 \h </w:instrText>
      </w:r>
      <w:r>
        <w:rPr>
          <w:noProof/>
        </w:rPr>
      </w:r>
      <w:r>
        <w:rPr>
          <w:noProof/>
        </w:rPr>
        <w:fldChar w:fldCharType="separate"/>
      </w:r>
      <w:r>
        <w:rPr>
          <w:noProof/>
        </w:rPr>
        <w:t>85</w:t>
      </w:r>
      <w:r>
        <w:rPr>
          <w:noProof/>
        </w:rPr>
        <w:fldChar w:fldCharType="end"/>
      </w:r>
    </w:p>
    <w:p w14:paraId="402BD57B" w14:textId="4F3F258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QQQ_0486.</w:t>
      </w:r>
      <w:r>
        <w:rPr>
          <w:rFonts w:asciiTheme="minorHAnsi" w:eastAsiaTheme="minorEastAsia" w:hAnsiTheme="minorHAnsi" w:cstheme="minorBidi"/>
          <w:noProof/>
          <w:kern w:val="2"/>
          <w:sz w:val="24"/>
          <w:szCs w:val="24"/>
          <w:lang w:eastAsia="en-GB"/>
          <w14:ligatures w14:val="standardContextual"/>
        </w:rPr>
        <w:tab/>
      </w:r>
      <w:r w:rsidRPr="00DE3DAD">
        <w:rPr>
          <w:noProof/>
        </w:rPr>
        <w:t>The cold stand-by capacity test shall consist of:</w:t>
      </w:r>
      <w:r>
        <w:rPr>
          <w:noProof/>
        </w:rPr>
        <w:tab/>
      </w:r>
      <w:r>
        <w:rPr>
          <w:noProof/>
        </w:rPr>
        <w:fldChar w:fldCharType="begin"/>
      </w:r>
      <w:r>
        <w:rPr>
          <w:noProof/>
        </w:rPr>
        <w:instrText xml:space="preserve"> PAGEREF _Toc198519602 \h </w:instrText>
      </w:r>
      <w:r>
        <w:rPr>
          <w:noProof/>
        </w:rPr>
      </w:r>
      <w:r>
        <w:rPr>
          <w:noProof/>
        </w:rPr>
        <w:fldChar w:fldCharType="separate"/>
      </w:r>
      <w:r>
        <w:rPr>
          <w:noProof/>
        </w:rPr>
        <w:t>85</w:t>
      </w:r>
      <w:r>
        <w:rPr>
          <w:noProof/>
        </w:rPr>
        <w:fldChar w:fldCharType="end"/>
      </w:r>
    </w:p>
    <w:p w14:paraId="6CA99C2F" w14:textId="2F35736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QQQ_0487.</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capacity tests of the QPLANT during cold stand-by mode are deemed as passed if during the full period of the test, without any discontinuous operation, the achieved values verify the performance requirements described in </w:t>
      </w:r>
      <w:r>
        <w:rPr>
          <w:noProof/>
        </w:rPr>
        <w:t>Table 3</w:t>
      </w:r>
      <w:r w:rsidRPr="00DE3DAD">
        <w:rPr>
          <w:i/>
          <w:iCs/>
          <w:noProof/>
          <w:color w:val="562873" w:themeColor="accent1"/>
        </w:rPr>
        <w:t xml:space="preserve"> </w:t>
      </w:r>
      <w:r w:rsidRPr="00DE3DAD">
        <w:rPr>
          <w:noProof/>
        </w:rPr>
        <w:t>and</w:t>
      </w:r>
      <w:r>
        <w:rPr>
          <w:noProof/>
        </w:rPr>
        <w:t xml:space="preserve"> Table 4.</w:t>
      </w:r>
      <w:r>
        <w:rPr>
          <w:noProof/>
        </w:rPr>
        <w:tab/>
      </w:r>
      <w:r>
        <w:rPr>
          <w:noProof/>
        </w:rPr>
        <w:fldChar w:fldCharType="begin"/>
      </w:r>
      <w:r>
        <w:rPr>
          <w:noProof/>
        </w:rPr>
        <w:instrText xml:space="preserve"> PAGEREF _Toc198519603 \h </w:instrText>
      </w:r>
      <w:r>
        <w:rPr>
          <w:noProof/>
        </w:rPr>
      </w:r>
      <w:r>
        <w:rPr>
          <w:noProof/>
        </w:rPr>
        <w:fldChar w:fldCharType="separate"/>
      </w:r>
      <w:r>
        <w:rPr>
          <w:noProof/>
        </w:rPr>
        <w:t>85</w:t>
      </w:r>
      <w:r>
        <w:rPr>
          <w:noProof/>
        </w:rPr>
        <w:fldChar w:fldCharType="end"/>
      </w:r>
    </w:p>
    <w:p w14:paraId="41D9A25F" w14:textId="2B170B74"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QQQ_0488.</w:t>
      </w:r>
      <w:r>
        <w:rPr>
          <w:rFonts w:asciiTheme="minorHAnsi" w:eastAsiaTheme="minorEastAsia" w:hAnsiTheme="minorHAnsi" w:cstheme="minorBidi"/>
          <w:noProof/>
          <w:kern w:val="2"/>
          <w:sz w:val="24"/>
          <w:szCs w:val="24"/>
          <w:lang w:eastAsia="en-GB"/>
          <w14:ligatures w14:val="standardContextual"/>
        </w:rPr>
        <w:tab/>
      </w:r>
      <w:r w:rsidRPr="00DE3DAD">
        <w:rPr>
          <w:noProof/>
        </w:rPr>
        <w:t>The 2K operation capacity tests in stable conditions shall be performed for the nominal and minimal design points. It shall consist:</w:t>
      </w:r>
      <w:r>
        <w:rPr>
          <w:noProof/>
        </w:rPr>
        <w:tab/>
      </w:r>
      <w:r>
        <w:rPr>
          <w:noProof/>
        </w:rPr>
        <w:fldChar w:fldCharType="begin"/>
      </w:r>
      <w:r>
        <w:rPr>
          <w:noProof/>
        </w:rPr>
        <w:instrText xml:space="preserve"> PAGEREF _Toc198519604 \h </w:instrText>
      </w:r>
      <w:r>
        <w:rPr>
          <w:noProof/>
        </w:rPr>
      </w:r>
      <w:r>
        <w:rPr>
          <w:noProof/>
        </w:rPr>
        <w:fldChar w:fldCharType="separate"/>
      </w:r>
      <w:r>
        <w:rPr>
          <w:noProof/>
        </w:rPr>
        <w:t>85</w:t>
      </w:r>
      <w:r>
        <w:rPr>
          <w:noProof/>
        </w:rPr>
        <w:fldChar w:fldCharType="end"/>
      </w:r>
    </w:p>
    <w:p w14:paraId="5536F48C" w14:textId="03878246"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QQQ_0489.</w:t>
      </w:r>
      <w:r>
        <w:rPr>
          <w:rFonts w:asciiTheme="minorHAnsi" w:eastAsiaTheme="minorEastAsia" w:hAnsiTheme="minorHAnsi" w:cstheme="minorBidi"/>
          <w:noProof/>
          <w:kern w:val="2"/>
          <w:sz w:val="24"/>
          <w:szCs w:val="24"/>
          <w:lang w:eastAsia="en-GB"/>
          <w14:ligatures w14:val="standardContextual"/>
        </w:rPr>
        <w:tab/>
      </w:r>
      <w:r w:rsidRPr="00DE3DAD">
        <w:rPr>
          <w:noProof/>
        </w:rPr>
        <w:t xml:space="preserve">The 2K operation capacity tests is deemed as passed if during all 2 K operation tests, without any discontinuous operation, the achieved values verify the performance requirements described in </w:t>
      </w:r>
      <w:r>
        <w:rPr>
          <w:noProof/>
        </w:rPr>
        <w:t>Table 3</w:t>
      </w:r>
      <w:r w:rsidRPr="00DE3DAD">
        <w:rPr>
          <w:i/>
          <w:iCs/>
          <w:noProof/>
          <w:color w:val="562873" w:themeColor="accent1"/>
        </w:rPr>
        <w:t xml:space="preserve"> </w:t>
      </w:r>
      <w:r w:rsidRPr="00DE3DAD">
        <w:rPr>
          <w:noProof/>
        </w:rPr>
        <w:t>and</w:t>
      </w:r>
      <w:r>
        <w:rPr>
          <w:noProof/>
        </w:rPr>
        <w:t xml:space="preserve"> Table 4.</w:t>
      </w:r>
      <w:r>
        <w:rPr>
          <w:noProof/>
        </w:rPr>
        <w:tab/>
      </w:r>
      <w:r>
        <w:rPr>
          <w:noProof/>
        </w:rPr>
        <w:fldChar w:fldCharType="begin"/>
      </w:r>
      <w:r>
        <w:rPr>
          <w:noProof/>
        </w:rPr>
        <w:instrText xml:space="preserve"> PAGEREF _Toc198519605 \h </w:instrText>
      </w:r>
      <w:r>
        <w:rPr>
          <w:noProof/>
        </w:rPr>
      </w:r>
      <w:r>
        <w:rPr>
          <w:noProof/>
        </w:rPr>
        <w:fldChar w:fldCharType="separate"/>
      </w:r>
      <w:r>
        <w:rPr>
          <w:noProof/>
        </w:rPr>
        <w:t>85</w:t>
      </w:r>
      <w:r>
        <w:rPr>
          <w:noProof/>
        </w:rPr>
        <w:fldChar w:fldCharType="end"/>
      </w:r>
    </w:p>
    <w:p w14:paraId="38507720" w14:textId="07D7C06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QQQ_0490.</w:t>
      </w:r>
      <w:r>
        <w:rPr>
          <w:rFonts w:asciiTheme="minorHAnsi" w:eastAsiaTheme="minorEastAsia" w:hAnsiTheme="minorHAnsi" w:cstheme="minorBidi"/>
          <w:noProof/>
          <w:kern w:val="2"/>
          <w:sz w:val="24"/>
          <w:szCs w:val="24"/>
          <w:lang w:eastAsia="en-GB"/>
          <w14:ligatures w14:val="standardContextual"/>
        </w:rPr>
        <w:tab/>
      </w:r>
      <w:r w:rsidRPr="00DE3DAD">
        <w:rPr>
          <w:noProof/>
        </w:rPr>
        <w:t>Test of the liquefaction rate at the end of cool-down: the liquefaction rate shall be at least 125 Liters per hours to cope with the filling requirements. With a static heat load of 560 watts applied on helium bath (at 4.5 K), the Contractor shall demonstrate the liquefaction rate which shall be kept for at least half an hour to validate the test.</w:t>
      </w:r>
      <w:r>
        <w:rPr>
          <w:noProof/>
        </w:rPr>
        <w:tab/>
      </w:r>
      <w:r>
        <w:rPr>
          <w:noProof/>
        </w:rPr>
        <w:fldChar w:fldCharType="begin"/>
      </w:r>
      <w:r>
        <w:rPr>
          <w:noProof/>
        </w:rPr>
        <w:instrText xml:space="preserve"> PAGEREF _Toc198519606 \h </w:instrText>
      </w:r>
      <w:r>
        <w:rPr>
          <w:noProof/>
        </w:rPr>
      </w:r>
      <w:r>
        <w:rPr>
          <w:noProof/>
        </w:rPr>
        <w:fldChar w:fldCharType="separate"/>
      </w:r>
      <w:r>
        <w:rPr>
          <w:noProof/>
        </w:rPr>
        <w:t>86</w:t>
      </w:r>
      <w:r>
        <w:rPr>
          <w:noProof/>
        </w:rPr>
        <w:fldChar w:fldCharType="end"/>
      </w:r>
    </w:p>
    <w:p w14:paraId="01F6DF6B" w14:textId="50F79DD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QQQ_0491.</w:t>
      </w:r>
      <w:r>
        <w:rPr>
          <w:rFonts w:asciiTheme="minorHAnsi" w:eastAsiaTheme="minorEastAsia" w:hAnsiTheme="minorHAnsi" w:cstheme="minorBidi"/>
          <w:noProof/>
          <w:kern w:val="2"/>
          <w:sz w:val="24"/>
          <w:szCs w:val="24"/>
          <w:lang w:eastAsia="en-GB"/>
          <w14:ligatures w14:val="standardContextual"/>
        </w:rPr>
        <w:tab/>
      </w:r>
      <w:r w:rsidRPr="00DE3DAD">
        <w:rPr>
          <w:noProof/>
        </w:rPr>
        <w:t>Test of the pumping rate of the cryomodule volumes: the Contractor shall demonstrate using the 2 K helium bath that the pumping of the 2 K helium cryomodule volumes (2900 liters) from 1.3 bars to 26 mbars could be performed in maximum 24 hours, with static heat load of 560 watts applied.</w:t>
      </w:r>
      <w:r>
        <w:rPr>
          <w:noProof/>
        </w:rPr>
        <w:tab/>
      </w:r>
      <w:r>
        <w:rPr>
          <w:noProof/>
        </w:rPr>
        <w:fldChar w:fldCharType="begin"/>
      </w:r>
      <w:r>
        <w:rPr>
          <w:noProof/>
        </w:rPr>
        <w:instrText xml:space="preserve"> PAGEREF _Toc198519607 \h </w:instrText>
      </w:r>
      <w:r>
        <w:rPr>
          <w:noProof/>
        </w:rPr>
      </w:r>
      <w:r>
        <w:rPr>
          <w:noProof/>
        </w:rPr>
        <w:fldChar w:fldCharType="separate"/>
      </w:r>
      <w:r>
        <w:rPr>
          <w:noProof/>
        </w:rPr>
        <w:t>86</w:t>
      </w:r>
      <w:r>
        <w:rPr>
          <w:noProof/>
        </w:rPr>
        <w:fldChar w:fldCharType="end"/>
      </w:r>
    </w:p>
    <w:p w14:paraId="76E5C8B6" w14:textId="2E6CFBC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QQQ_0492.</w:t>
      </w:r>
      <w:r>
        <w:rPr>
          <w:rFonts w:asciiTheme="minorHAnsi" w:eastAsiaTheme="minorEastAsia" w:hAnsiTheme="minorHAnsi" w:cstheme="minorBidi"/>
          <w:noProof/>
          <w:kern w:val="2"/>
          <w:sz w:val="24"/>
          <w:szCs w:val="24"/>
          <w:lang w:eastAsia="en-GB"/>
          <w14:ligatures w14:val="standardContextual"/>
        </w:rPr>
        <w:tab/>
      </w:r>
      <w:r w:rsidRPr="00DE3DAD">
        <w:rPr>
          <w:noProof/>
        </w:rPr>
        <w:t>Test of stability during transitions between the nominal and the minimal 2 K operation design points: The test of transition between the 2 K operation design points shall be performed with at least two cycles. It shall consist of:</w:t>
      </w:r>
      <w:r>
        <w:rPr>
          <w:noProof/>
        </w:rPr>
        <w:tab/>
      </w:r>
      <w:r>
        <w:rPr>
          <w:noProof/>
        </w:rPr>
        <w:fldChar w:fldCharType="begin"/>
      </w:r>
      <w:r>
        <w:rPr>
          <w:noProof/>
        </w:rPr>
        <w:instrText xml:space="preserve"> PAGEREF _Toc198519608 \h </w:instrText>
      </w:r>
      <w:r>
        <w:rPr>
          <w:noProof/>
        </w:rPr>
      </w:r>
      <w:r>
        <w:rPr>
          <w:noProof/>
        </w:rPr>
        <w:fldChar w:fldCharType="separate"/>
      </w:r>
      <w:r>
        <w:rPr>
          <w:noProof/>
        </w:rPr>
        <w:t>86</w:t>
      </w:r>
      <w:r>
        <w:rPr>
          <w:noProof/>
        </w:rPr>
        <w:fldChar w:fldCharType="end"/>
      </w:r>
    </w:p>
    <w:p w14:paraId="6851DAD7" w14:textId="4E1BE015"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The stability of the operation during the transition between the minimal and maximal 2 K operation is to be demonstrated.</w:t>
      </w:r>
      <w:r>
        <w:rPr>
          <w:noProof/>
        </w:rPr>
        <w:tab/>
      </w:r>
      <w:r>
        <w:rPr>
          <w:noProof/>
        </w:rPr>
        <w:fldChar w:fldCharType="begin"/>
      </w:r>
      <w:r>
        <w:rPr>
          <w:noProof/>
        </w:rPr>
        <w:instrText xml:space="preserve"> PAGEREF _Toc198519609 \h </w:instrText>
      </w:r>
      <w:r>
        <w:rPr>
          <w:noProof/>
        </w:rPr>
      </w:r>
      <w:r>
        <w:rPr>
          <w:noProof/>
        </w:rPr>
        <w:fldChar w:fldCharType="separate"/>
      </w:r>
      <w:r>
        <w:rPr>
          <w:noProof/>
        </w:rPr>
        <w:t>86</w:t>
      </w:r>
      <w:r>
        <w:rPr>
          <w:noProof/>
        </w:rPr>
        <w:fldChar w:fldCharType="end"/>
      </w:r>
    </w:p>
    <w:p w14:paraId="27454A17" w14:textId="3C9DBE17"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lang w:eastAsia="en-GB"/>
        </w:rPr>
        <w:lastRenderedPageBreak/>
        <w:t>QQQ_0493.</w:t>
      </w:r>
      <w:r>
        <w:rPr>
          <w:rFonts w:asciiTheme="minorHAnsi" w:eastAsiaTheme="minorEastAsia" w:hAnsiTheme="minorHAnsi" w:cstheme="minorBidi"/>
          <w:noProof/>
          <w:kern w:val="2"/>
          <w:sz w:val="24"/>
          <w:szCs w:val="24"/>
          <w:lang w:eastAsia="en-GB"/>
          <w14:ligatures w14:val="standardContextual"/>
        </w:rPr>
        <w:tab/>
      </w:r>
      <w:r>
        <w:rPr>
          <w:noProof/>
          <w:lang w:eastAsia="en-GB"/>
        </w:rPr>
        <w:t>In the offer, the Applicant shall provide a top level list all components with a MTBF &lt; 10 years or replacement rate &gt;3 in 40 years. The Contractor shall then detail this list during the Contract execution.  shall have a defined spares inventory and shelf life, aligned with the RCM plan.</w:t>
      </w:r>
      <w:r>
        <w:rPr>
          <w:noProof/>
        </w:rPr>
        <w:tab/>
      </w:r>
      <w:r>
        <w:rPr>
          <w:noProof/>
        </w:rPr>
        <w:fldChar w:fldCharType="begin"/>
      </w:r>
      <w:r>
        <w:rPr>
          <w:noProof/>
        </w:rPr>
        <w:instrText xml:space="preserve"> PAGEREF _Toc198519610 \h </w:instrText>
      </w:r>
      <w:r>
        <w:rPr>
          <w:noProof/>
        </w:rPr>
      </w:r>
      <w:r>
        <w:rPr>
          <w:noProof/>
        </w:rPr>
        <w:fldChar w:fldCharType="separate"/>
      </w:r>
      <w:r>
        <w:rPr>
          <w:noProof/>
        </w:rPr>
        <w:t>86</w:t>
      </w:r>
      <w:r>
        <w:rPr>
          <w:noProof/>
        </w:rPr>
        <w:fldChar w:fldCharType="end"/>
      </w:r>
    </w:p>
    <w:p w14:paraId="283821FC" w14:textId="614BBF0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QQQ_0494.</w:t>
      </w:r>
      <w:r>
        <w:rPr>
          <w:rFonts w:asciiTheme="minorHAnsi" w:eastAsiaTheme="minorEastAsia" w:hAnsiTheme="minorHAnsi" w:cstheme="minorBidi"/>
          <w:noProof/>
          <w:kern w:val="2"/>
          <w:sz w:val="24"/>
          <w:szCs w:val="24"/>
          <w:lang w:eastAsia="en-GB"/>
          <w14:ligatures w14:val="standardContextual"/>
        </w:rPr>
        <w:tab/>
      </w:r>
      <w:r>
        <w:rPr>
          <w:noProof/>
          <w:lang w:eastAsia="fr-FR"/>
        </w:rPr>
        <w:t>Throughout Contract performance the Contractor shall, at a minimum, deliver the documentation listed in Table 14</w:t>
      </w:r>
      <w:r>
        <w:rPr>
          <w:noProof/>
        </w:rPr>
        <w:t>.</w:t>
      </w:r>
      <w:r>
        <w:rPr>
          <w:noProof/>
        </w:rPr>
        <w:tab/>
      </w:r>
      <w:r>
        <w:rPr>
          <w:noProof/>
        </w:rPr>
        <w:fldChar w:fldCharType="begin"/>
      </w:r>
      <w:r>
        <w:rPr>
          <w:noProof/>
        </w:rPr>
        <w:instrText xml:space="preserve"> PAGEREF _Toc198519611 \h </w:instrText>
      </w:r>
      <w:r>
        <w:rPr>
          <w:noProof/>
        </w:rPr>
      </w:r>
      <w:r>
        <w:rPr>
          <w:noProof/>
        </w:rPr>
        <w:fldChar w:fldCharType="separate"/>
      </w:r>
      <w:r>
        <w:rPr>
          <w:noProof/>
        </w:rPr>
        <w:t>88</w:t>
      </w:r>
      <w:r>
        <w:rPr>
          <w:noProof/>
        </w:rPr>
        <w:fldChar w:fldCharType="end"/>
      </w:r>
    </w:p>
    <w:p w14:paraId="0C7C7AEB" w14:textId="34D73A05"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QQQ_0495.</w:t>
      </w:r>
      <w:r>
        <w:rPr>
          <w:rFonts w:asciiTheme="minorHAnsi" w:eastAsiaTheme="minorEastAsia" w:hAnsiTheme="minorHAnsi" w:cstheme="minorBidi"/>
          <w:noProof/>
          <w:kern w:val="2"/>
          <w:sz w:val="24"/>
          <w:szCs w:val="24"/>
          <w:lang w:eastAsia="en-GB"/>
          <w14:ligatures w14:val="standardContextual"/>
        </w:rPr>
        <w:tab/>
      </w:r>
      <w:r>
        <w:rPr>
          <w:noProof/>
        </w:rPr>
        <w:t xml:space="preserve">As part of </w:t>
      </w:r>
      <w:r w:rsidRPr="00DE3DAD">
        <w:rPr>
          <w:i/>
          <w:iCs/>
          <w:noProof/>
          <w:color w:val="562873" w:themeColor="accent1"/>
        </w:rPr>
        <w:t>#DD04, t</w:t>
      </w:r>
      <w:r>
        <w:rPr>
          <w:noProof/>
        </w:rPr>
        <w:t>he Contractor shall provide the necessary technical data and design datasheets of critical components such as heat exchangers, piping, rotating machines, and valve information with sufficient detail to allow SCK CEN to model the complete cryogenic system including the cryogenic plant in simulations.</w:t>
      </w:r>
      <w:r>
        <w:rPr>
          <w:noProof/>
        </w:rPr>
        <w:tab/>
      </w:r>
      <w:r>
        <w:rPr>
          <w:noProof/>
        </w:rPr>
        <w:fldChar w:fldCharType="begin"/>
      </w:r>
      <w:r>
        <w:rPr>
          <w:noProof/>
        </w:rPr>
        <w:instrText xml:space="preserve"> PAGEREF _Toc198519612 \h </w:instrText>
      </w:r>
      <w:r>
        <w:rPr>
          <w:noProof/>
        </w:rPr>
      </w:r>
      <w:r>
        <w:rPr>
          <w:noProof/>
        </w:rPr>
        <w:fldChar w:fldCharType="separate"/>
      </w:r>
      <w:r>
        <w:rPr>
          <w:noProof/>
        </w:rPr>
        <w:t>88</w:t>
      </w:r>
      <w:r>
        <w:rPr>
          <w:noProof/>
        </w:rPr>
        <w:fldChar w:fldCharType="end"/>
      </w:r>
    </w:p>
    <w:p w14:paraId="1E844FF5" w14:textId="3972915E"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QQQ_0496.</w:t>
      </w:r>
      <w:r>
        <w:rPr>
          <w:rFonts w:asciiTheme="minorHAnsi" w:eastAsiaTheme="minorEastAsia" w:hAnsiTheme="minorHAnsi" w:cstheme="minorBidi"/>
          <w:noProof/>
          <w:kern w:val="2"/>
          <w:sz w:val="24"/>
          <w:szCs w:val="24"/>
          <w:lang w:eastAsia="en-GB"/>
          <w14:ligatures w14:val="standardContextual"/>
        </w:rPr>
        <w:tab/>
      </w:r>
      <w:r>
        <w:rPr>
          <w:noProof/>
        </w:rPr>
        <w:t>The Contractor shall provide all relevant information regarding materials and components including, but not limited to:</w:t>
      </w:r>
      <w:r>
        <w:rPr>
          <w:noProof/>
        </w:rPr>
        <w:tab/>
      </w:r>
      <w:r>
        <w:rPr>
          <w:noProof/>
        </w:rPr>
        <w:fldChar w:fldCharType="begin"/>
      </w:r>
      <w:r>
        <w:rPr>
          <w:noProof/>
        </w:rPr>
        <w:instrText xml:space="preserve"> PAGEREF _Toc198519613 \h </w:instrText>
      </w:r>
      <w:r>
        <w:rPr>
          <w:noProof/>
        </w:rPr>
      </w:r>
      <w:r>
        <w:rPr>
          <w:noProof/>
        </w:rPr>
        <w:fldChar w:fldCharType="separate"/>
      </w:r>
      <w:r>
        <w:rPr>
          <w:noProof/>
        </w:rPr>
        <w:t>88</w:t>
      </w:r>
      <w:r>
        <w:rPr>
          <w:noProof/>
        </w:rPr>
        <w:fldChar w:fldCharType="end"/>
      </w:r>
    </w:p>
    <w:p w14:paraId="54FC2186" w14:textId="7AA6178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QQQ_0497.</w:t>
      </w:r>
      <w:r>
        <w:rPr>
          <w:rFonts w:asciiTheme="minorHAnsi" w:eastAsiaTheme="minorEastAsia" w:hAnsiTheme="minorHAnsi" w:cstheme="minorBidi"/>
          <w:noProof/>
          <w:kern w:val="2"/>
          <w:sz w:val="24"/>
          <w:szCs w:val="24"/>
          <w:lang w:eastAsia="en-GB"/>
          <w14:ligatures w14:val="standardContextual"/>
        </w:rPr>
        <w:tab/>
      </w:r>
      <w:r>
        <w:rPr>
          <w:noProof/>
        </w:rPr>
        <w:t>The Contractor shall deliver a maintenance manual and lifecycle strategy documentation, including but not limited to:</w:t>
      </w:r>
      <w:r>
        <w:rPr>
          <w:noProof/>
        </w:rPr>
        <w:tab/>
      </w:r>
      <w:r>
        <w:rPr>
          <w:noProof/>
        </w:rPr>
        <w:fldChar w:fldCharType="begin"/>
      </w:r>
      <w:r>
        <w:rPr>
          <w:noProof/>
        </w:rPr>
        <w:instrText xml:space="preserve"> PAGEREF _Toc198519614 \h </w:instrText>
      </w:r>
      <w:r>
        <w:rPr>
          <w:noProof/>
        </w:rPr>
      </w:r>
      <w:r>
        <w:rPr>
          <w:noProof/>
        </w:rPr>
        <w:fldChar w:fldCharType="separate"/>
      </w:r>
      <w:r>
        <w:rPr>
          <w:noProof/>
        </w:rPr>
        <w:t>88</w:t>
      </w:r>
      <w:r>
        <w:rPr>
          <w:noProof/>
        </w:rPr>
        <w:fldChar w:fldCharType="end"/>
      </w:r>
    </w:p>
    <w:p w14:paraId="679F025F" w14:textId="028FBC98"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QQQ_0498.</w:t>
      </w:r>
      <w:r>
        <w:rPr>
          <w:rFonts w:asciiTheme="minorHAnsi" w:eastAsiaTheme="minorEastAsia" w:hAnsiTheme="minorHAnsi" w:cstheme="minorBidi"/>
          <w:noProof/>
          <w:kern w:val="2"/>
          <w:sz w:val="24"/>
          <w:szCs w:val="24"/>
          <w:lang w:eastAsia="en-GB"/>
          <w14:ligatures w14:val="standardContextual"/>
        </w:rPr>
        <w:tab/>
      </w:r>
      <w:r w:rsidRPr="00DE3DAD">
        <w:rPr>
          <w:noProof/>
        </w:rPr>
        <w:t>The process flow diagrams, process and instrumentation diagrams and temperature-entropy diagrams showing all the operation modes (including cool down) of the QPLANT shall be subject to approval by SCK CEN.</w:t>
      </w:r>
      <w:r>
        <w:rPr>
          <w:noProof/>
        </w:rPr>
        <w:tab/>
      </w:r>
      <w:r>
        <w:rPr>
          <w:noProof/>
        </w:rPr>
        <w:fldChar w:fldCharType="begin"/>
      </w:r>
      <w:r>
        <w:rPr>
          <w:noProof/>
        </w:rPr>
        <w:instrText xml:space="preserve"> PAGEREF _Toc198519615 \h </w:instrText>
      </w:r>
      <w:r>
        <w:rPr>
          <w:noProof/>
        </w:rPr>
      </w:r>
      <w:r>
        <w:rPr>
          <w:noProof/>
        </w:rPr>
        <w:fldChar w:fldCharType="separate"/>
      </w:r>
      <w:r>
        <w:rPr>
          <w:noProof/>
        </w:rPr>
        <w:t>88</w:t>
      </w:r>
      <w:r>
        <w:rPr>
          <w:noProof/>
        </w:rPr>
        <w:fldChar w:fldCharType="end"/>
      </w:r>
    </w:p>
    <w:p w14:paraId="5A2AD78B" w14:textId="2A519D8D"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QQQ_0499.</w:t>
      </w:r>
      <w:r>
        <w:rPr>
          <w:rFonts w:asciiTheme="minorHAnsi" w:eastAsiaTheme="minorEastAsia" w:hAnsiTheme="minorHAnsi" w:cstheme="minorBidi"/>
          <w:noProof/>
          <w:kern w:val="2"/>
          <w:sz w:val="24"/>
          <w:szCs w:val="24"/>
          <w:lang w:eastAsia="en-GB"/>
          <w14:ligatures w14:val="standardContextual"/>
        </w:rPr>
        <w:tab/>
      </w:r>
      <w:r>
        <w:rPr>
          <w:noProof/>
        </w:rPr>
        <w:t>The Contractor shall implement a comprehensive Lifecycle Cost Management (LCM) strategy supporting a fixed-price contractual framework.   The LCM strategy shall integrate as per ISO 15288:2023: Capital Expenditure (CAPEX), Operational Expenditure (OPEX), Maintenance forecasting and spares replacement, Upgrade and obsolescence planning, End-of-life and disposal planning</w:t>
      </w:r>
      <w:r>
        <w:rPr>
          <w:noProof/>
        </w:rPr>
        <w:tab/>
      </w:r>
      <w:r>
        <w:rPr>
          <w:noProof/>
        </w:rPr>
        <w:fldChar w:fldCharType="begin"/>
      </w:r>
      <w:r>
        <w:rPr>
          <w:noProof/>
        </w:rPr>
        <w:instrText xml:space="preserve"> PAGEREF _Toc198519616 \h </w:instrText>
      </w:r>
      <w:r>
        <w:rPr>
          <w:noProof/>
        </w:rPr>
      </w:r>
      <w:r>
        <w:rPr>
          <w:noProof/>
        </w:rPr>
        <w:fldChar w:fldCharType="separate"/>
      </w:r>
      <w:r>
        <w:rPr>
          <w:noProof/>
        </w:rPr>
        <w:t>90</w:t>
      </w:r>
      <w:r>
        <w:rPr>
          <w:noProof/>
        </w:rPr>
        <w:fldChar w:fldCharType="end"/>
      </w:r>
    </w:p>
    <w:p w14:paraId="389BD1F4" w14:textId="6C499924"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rPr>
        <w:t>It shall comply with principles and methodologies of: ISO 15686-5 (Lifecycle Costing), IEC 60300-3-3 (Reliability-Centered Maintenance), and ISO 55000 (Asset Management).</w:t>
      </w:r>
      <w:r>
        <w:rPr>
          <w:noProof/>
        </w:rPr>
        <w:tab/>
      </w:r>
      <w:r>
        <w:rPr>
          <w:noProof/>
        </w:rPr>
        <w:fldChar w:fldCharType="begin"/>
      </w:r>
      <w:r>
        <w:rPr>
          <w:noProof/>
        </w:rPr>
        <w:instrText xml:space="preserve"> PAGEREF _Toc198519617 \h </w:instrText>
      </w:r>
      <w:r>
        <w:rPr>
          <w:noProof/>
        </w:rPr>
      </w:r>
      <w:r>
        <w:rPr>
          <w:noProof/>
        </w:rPr>
        <w:fldChar w:fldCharType="separate"/>
      </w:r>
      <w:r>
        <w:rPr>
          <w:noProof/>
        </w:rPr>
        <w:t>90</w:t>
      </w:r>
      <w:r>
        <w:rPr>
          <w:noProof/>
        </w:rPr>
        <w:fldChar w:fldCharType="end"/>
      </w:r>
    </w:p>
    <w:p w14:paraId="4CD24B0B" w14:textId="23C76CB1"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QQQ_0500.</w:t>
      </w:r>
      <w:r>
        <w:rPr>
          <w:rFonts w:asciiTheme="minorHAnsi" w:eastAsiaTheme="minorEastAsia" w:hAnsiTheme="minorHAnsi" w:cstheme="minorBidi"/>
          <w:noProof/>
          <w:kern w:val="2"/>
          <w:sz w:val="24"/>
          <w:szCs w:val="24"/>
          <w:lang w:eastAsia="en-GB"/>
          <w14:ligatures w14:val="standardContextual"/>
        </w:rPr>
        <w:tab/>
      </w:r>
      <w:r w:rsidRPr="00DE3DAD">
        <w:rPr>
          <w:noProof/>
        </w:rPr>
        <w:t>In the offer, the Applicant shall explicitly describe, quantify, and justify their proposed Reliability-Centred Maintenance (RCM) strategy for QPLANT and QPLANT:CS. This shall include whether a validated digital model (e.g., process twin, thermodynamic model, control system simulation, or AI-based reliability estimator) is used to support diagnostics, predictive maintenance, and lifecycle cost reduction via virtual sensors and replacement deferrals.</w:t>
      </w:r>
      <w:r>
        <w:rPr>
          <w:noProof/>
        </w:rPr>
        <w:tab/>
      </w:r>
      <w:r>
        <w:rPr>
          <w:noProof/>
        </w:rPr>
        <w:fldChar w:fldCharType="begin"/>
      </w:r>
      <w:r>
        <w:rPr>
          <w:noProof/>
        </w:rPr>
        <w:instrText xml:space="preserve"> PAGEREF _Toc198519618 \h </w:instrText>
      </w:r>
      <w:r>
        <w:rPr>
          <w:noProof/>
        </w:rPr>
      </w:r>
      <w:r>
        <w:rPr>
          <w:noProof/>
        </w:rPr>
        <w:fldChar w:fldCharType="separate"/>
      </w:r>
      <w:r>
        <w:rPr>
          <w:noProof/>
        </w:rPr>
        <w:t>90</w:t>
      </w:r>
      <w:r>
        <w:rPr>
          <w:noProof/>
        </w:rPr>
        <w:fldChar w:fldCharType="end"/>
      </w:r>
    </w:p>
    <w:p w14:paraId="3A95B0D3" w14:textId="74E62FDA"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i/>
          <w:iCs/>
          <w:noProof/>
        </w:rPr>
        <w:t>If a validated model is included, the Applicant shall provide:</w:t>
      </w:r>
      <w:r>
        <w:rPr>
          <w:noProof/>
        </w:rPr>
        <w:tab/>
      </w:r>
      <w:r>
        <w:rPr>
          <w:noProof/>
        </w:rPr>
        <w:fldChar w:fldCharType="begin"/>
      </w:r>
      <w:r>
        <w:rPr>
          <w:noProof/>
        </w:rPr>
        <w:instrText xml:space="preserve"> PAGEREF _Toc198519619 \h </w:instrText>
      </w:r>
      <w:r>
        <w:rPr>
          <w:noProof/>
        </w:rPr>
      </w:r>
      <w:r>
        <w:rPr>
          <w:noProof/>
        </w:rPr>
        <w:fldChar w:fldCharType="separate"/>
      </w:r>
      <w:r>
        <w:rPr>
          <w:noProof/>
        </w:rPr>
        <w:t>90</w:t>
      </w:r>
      <w:r>
        <w:rPr>
          <w:noProof/>
        </w:rPr>
        <w:fldChar w:fldCharType="end"/>
      </w:r>
    </w:p>
    <w:p w14:paraId="1BAD619A" w14:textId="52FC153E"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An explanation of how the model contributes to:</w:t>
      </w:r>
      <w:r>
        <w:rPr>
          <w:noProof/>
        </w:rPr>
        <w:tab/>
      </w:r>
      <w:r>
        <w:rPr>
          <w:noProof/>
        </w:rPr>
        <w:fldChar w:fldCharType="begin"/>
      </w:r>
      <w:r>
        <w:rPr>
          <w:noProof/>
        </w:rPr>
        <w:instrText xml:space="preserve"> PAGEREF _Toc198519620 \h </w:instrText>
      </w:r>
      <w:r>
        <w:rPr>
          <w:noProof/>
        </w:rPr>
      </w:r>
      <w:r>
        <w:rPr>
          <w:noProof/>
        </w:rPr>
        <w:fldChar w:fldCharType="separate"/>
      </w:r>
      <w:r>
        <w:rPr>
          <w:noProof/>
        </w:rPr>
        <w:t>90</w:t>
      </w:r>
      <w:r>
        <w:rPr>
          <w:noProof/>
        </w:rPr>
        <w:fldChar w:fldCharType="end"/>
      </w:r>
    </w:p>
    <w:p w14:paraId="65860757" w14:textId="41A20D9E"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A quantified cost disclosure, covering:</w:t>
      </w:r>
      <w:r>
        <w:rPr>
          <w:noProof/>
        </w:rPr>
        <w:tab/>
      </w:r>
      <w:r>
        <w:rPr>
          <w:noProof/>
        </w:rPr>
        <w:fldChar w:fldCharType="begin"/>
      </w:r>
      <w:r>
        <w:rPr>
          <w:noProof/>
        </w:rPr>
        <w:instrText xml:space="preserve"> PAGEREF _Toc198519621 \h </w:instrText>
      </w:r>
      <w:r>
        <w:rPr>
          <w:noProof/>
        </w:rPr>
      </w:r>
      <w:r>
        <w:rPr>
          <w:noProof/>
        </w:rPr>
        <w:fldChar w:fldCharType="separate"/>
      </w:r>
      <w:r>
        <w:rPr>
          <w:noProof/>
        </w:rPr>
        <w:t>90</w:t>
      </w:r>
      <w:r>
        <w:rPr>
          <w:noProof/>
        </w:rPr>
        <w:fldChar w:fldCharType="end"/>
      </w:r>
    </w:p>
    <w:p w14:paraId="61D48FDC" w14:textId="7200894E"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i/>
          <w:iCs/>
          <w:noProof/>
        </w:rPr>
        <w:t>If no model is proposed, the Applicant shall:</w:t>
      </w:r>
      <w:r>
        <w:rPr>
          <w:noProof/>
        </w:rPr>
        <w:tab/>
      </w:r>
      <w:r>
        <w:rPr>
          <w:noProof/>
        </w:rPr>
        <w:fldChar w:fldCharType="begin"/>
      </w:r>
      <w:r>
        <w:rPr>
          <w:noProof/>
        </w:rPr>
        <w:instrText xml:space="preserve"> PAGEREF _Toc198519622 \h </w:instrText>
      </w:r>
      <w:r>
        <w:rPr>
          <w:noProof/>
        </w:rPr>
      </w:r>
      <w:r>
        <w:rPr>
          <w:noProof/>
        </w:rPr>
        <w:fldChar w:fldCharType="separate"/>
      </w:r>
      <w:r>
        <w:rPr>
          <w:noProof/>
        </w:rPr>
        <w:t>91</w:t>
      </w:r>
      <w:r>
        <w:rPr>
          <w:noProof/>
        </w:rPr>
        <w:fldChar w:fldCharType="end"/>
      </w:r>
    </w:p>
    <w:p w14:paraId="329FE368" w14:textId="3FBB062E"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In the offer, the applicant shall provide:</w:t>
      </w:r>
      <w:r>
        <w:rPr>
          <w:noProof/>
        </w:rPr>
        <w:tab/>
      </w:r>
      <w:r>
        <w:rPr>
          <w:noProof/>
        </w:rPr>
        <w:fldChar w:fldCharType="begin"/>
      </w:r>
      <w:r>
        <w:rPr>
          <w:noProof/>
        </w:rPr>
        <w:instrText xml:space="preserve"> PAGEREF _Toc198519623 \h </w:instrText>
      </w:r>
      <w:r>
        <w:rPr>
          <w:noProof/>
        </w:rPr>
      </w:r>
      <w:r>
        <w:rPr>
          <w:noProof/>
        </w:rPr>
        <w:fldChar w:fldCharType="separate"/>
      </w:r>
      <w:r>
        <w:rPr>
          <w:noProof/>
        </w:rPr>
        <w:t>91</w:t>
      </w:r>
      <w:r>
        <w:rPr>
          <w:noProof/>
        </w:rPr>
        <w:fldChar w:fldCharType="end"/>
      </w:r>
    </w:p>
    <w:p w14:paraId="3AE3E99E" w14:textId="51CDC94D"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rPr>
        <w:t>SCK CEN is responsible for the Oxygen Displacement Risk Management. SCK CEN install and commission the required sensoring, alarming system, evacuation protocols etc.</w:t>
      </w:r>
      <w:r>
        <w:rPr>
          <w:noProof/>
        </w:rPr>
        <w:tab/>
      </w:r>
      <w:r>
        <w:rPr>
          <w:noProof/>
        </w:rPr>
        <w:fldChar w:fldCharType="begin"/>
      </w:r>
      <w:r>
        <w:rPr>
          <w:noProof/>
        </w:rPr>
        <w:instrText xml:space="preserve"> PAGEREF _Toc198519624 \h </w:instrText>
      </w:r>
      <w:r>
        <w:rPr>
          <w:noProof/>
        </w:rPr>
      </w:r>
      <w:r>
        <w:rPr>
          <w:noProof/>
        </w:rPr>
        <w:fldChar w:fldCharType="separate"/>
      </w:r>
      <w:r>
        <w:rPr>
          <w:noProof/>
        </w:rPr>
        <w:t>92</w:t>
      </w:r>
      <w:r>
        <w:rPr>
          <w:noProof/>
        </w:rPr>
        <w:fldChar w:fldCharType="end"/>
      </w:r>
    </w:p>
    <w:p w14:paraId="54862E42" w14:textId="75CEC09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QQQ_0501.</w:t>
      </w:r>
      <w:r>
        <w:rPr>
          <w:rFonts w:asciiTheme="minorHAnsi" w:eastAsiaTheme="minorEastAsia" w:hAnsiTheme="minorHAnsi" w:cstheme="minorBidi"/>
          <w:noProof/>
          <w:kern w:val="2"/>
          <w:sz w:val="24"/>
          <w:szCs w:val="24"/>
          <w:lang w:eastAsia="en-GB"/>
          <w14:ligatures w14:val="standardContextual"/>
        </w:rPr>
        <w:tab/>
      </w:r>
      <w:r>
        <w:rPr>
          <w:noProof/>
        </w:rPr>
        <w:t>The Contractor shall provide all the required input to allow SCK CEN to correctly implement the ODH-system e.g accurate helium inventory.</w:t>
      </w:r>
      <w:r>
        <w:rPr>
          <w:noProof/>
        </w:rPr>
        <w:tab/>
      </w:r>
      <w:r>
        <w:rPr>
          <w:noProof/>
        </w:rPr>
        <w:fldChar w:fldCharType="begin"/>
      </w:r>
      <w:r>
        <w:rPr>
          <w:noProof/>
        </w:rPr>
        <w:instrText xml:space="preserve"> PAGEREF _Toc198519625 \h </w:instrText>
      </w:r>
      <w:r>
        <w:rPr>
          <w:noProof/>
        </w:rPr>
      </w:r>
      <w:r>
        <w:rPr>
          <w:noProof/>
        </w:rPr>
        <w:fldChar w:fldCharType="separate"/>
      </w:r>
      <w:r>
        <w:rPr>
          <w:noProof/>
        </w:rPr>
        <w:t>92</w:t>
      </w:r>
      <w:r>
        <w:rPr>
          <w:noProof/>
        </w:rPr>
        <w:fldChar w:fldCharType="end"/>
      </w:r>
    </w:p>
    <w:p w14:paraId="3AA98E57" w14:textId="7F6CB1F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QQQ_0502.</w:t>
      </w:r>
      <w:r>
        <w:rPr>
          <w:rFonts w:asciiTheme="minorHAnsi" w:eastAsiaTheme="minorEastAsia" w:hAnsiTheme="minorHAnsi" w:cstheme="minorBidi"/>
          <w:noProof/>
          <w:kern w:val="2"/>
          <w:sz w:val="24"/>
          <w:szCs w:val="24"/>
          <w:lang w:eastAsia="en-GB"/>
          <w14:ligatures w14:val="standardContextual"/>
        </w:rPr>
        <w:tab/>
      </w:r>
      <w:r w:rsidRPr="00DE3DAD">
        <w:rPr>
          <w:noProof/>
        </w:rPr>
        <w:t>The design of the QPLANT shall follow the applicable technical standards for such kind of components (typically EN 13458) in addition of the specific requirements applicable for the project listed in the Applicable Documents.</w:t>
      </w:r>
      <w:r>
        <w:rPr>
          <w:noProof/>
        </w:rPr>
        <w:tab/>
      </w:r>
      <w:r>
        <w:rPr>
          <w:noProof/>
        </w:rPr>
        <w:fldChar w:fldCharType="begin"/>
      </w:r>
      <w:r>
        <w:rPr>
          <w:noProof/>
        </w:rPr>
        <w:instrText xml:space="preserve"> PAGEREF _Toc198519626 \h </w:instrText>
      </w:r>
      <w:r>
        <w:rPr>
          <w:noProof/>
        </w:rPr>
      </w:r>
      <w:r>
        <w:rPr>
          <w:noProof/>
        </w:rPr>
        <w:fldChar w:fldCharType="separate"/>
      </w:r>
      <w:r>
        <w:rPr>
          <w:noProof/>
        </w:rPr>
        <w:t>92</w:t>
      </w:r>
      <w:r>
        <w:rPr>
          <w:noProof/>
        </w:rPr>
        <w:fldChar w:fldCharType="end"/>
      </w:r>
    </w:p>
    <w:p w14:paraId="15C67CD2" w14:textId="124B77EB"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QQQ_0503.</w:t>
      </w:r>
      <w:r>
        <w:rPr>
          <w:rFonts w:asciiTheme="minorHAnsi" w:eastAsiaTheme="minorEastAsia" w:hAnsiTheme="minorHAnsi" w:cstheme="minorBidi"/>
          <w:noProof/>
          <w:kern w:val="2"/>
          <w:sz w:val="24"/>
          <w:szCs w:val="24"/>
          <w:lang w:eastAsia="en-GB"/>
          <w14:ligatures w14:val="standardContextual"/>
        </w:rPr>
        <w:tab/>
      </w:r>
      <w:r w:rsidRPr="00DE3DAD">
        <w:rPr>
          <w:noProof/>
        </w:rPr>
        <w:t>The Contractor shall provide to SCK CEN the applied codes, rules and standard for the design, manufacturing and testing of the QPLANT.</w:t>
      </w:r>
      <w:r>
        <w:rPr>
          <w:noProof/>
        </w:rPr>
        <w:tab/>
      </w:r>
      <w:r>
        <w:rPr>
          <w:noProof/>
        </w:rPr>
        <w:fldChar w:fldCharType="begin"/>
      </w:r>
      <w:r>
        <w:rPr>
          <w:noProof/>
        </w:rPr>
        <w:instrText xml:space="preserve"> PAGEREF _Toc198519627 \h </w:instrText>
      </w:r>
      <w:r>
        <w:rPr>
          <w:noProof/>
        </w:rPr>
      </w:r>
      <w:r>
        <w:rPr>
          <w:noProof/>
        </w:rPr>
        <w:fldChar w:fldCharType="separate"/>
      </w:r>
      <w:r>
        <w:rPr>
          <w:noProof/>
        </w:rPr>
        <w:t>92</w:t>
      </w:r>
      <w:r>
        <w:rPr>
          <w:noProof/>
        </w:rPr>
        <w:fldChar w:fldCharType="end"/>
      </w:r>
    </w:p>
    <w:p w14:paraId="7AAF3643" w14:textId="13FEFBAA"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QQQ_0504.</w:t>
      </w:r>
      <w:r>
        <w:rPr>
          <w:rFonts w:asciiTheme="minorHAnsi" w:eastAsiaTheme="minorEastAsia" w:hAnsiTheme="minorHAnsi" w:cstheme="minorBidi"/>
          <w:noProof/>
          <w:kern w:val="2"/>
          <w:sz w:val="24"/>
          <w:szCs w:val="24"/>
          <w:lang w:eastAsia="en-GB"/>
          <w14:ligatures w14:val="standardContextual"/>
        </w:rPr>
        <w:tab/>
      </w:r>
      <w:r>
        <w:rPr>
          <w:noProof/>
        </w:rPr>
        <w:t>The Contractor shall provide a EU declaration of conformity for the QPLANT and CE mark all QPLANT components. Therefore the Contractor shall at least:</w:t>
      </w:r>
      <w:r>
        <w:rPr>
          <w:noProof/>
        </w:rPr>
        <w:tab/>
      </w:r>
      <w:r>
        <w:rPr>
          <w:noProof/>
        </w:rPr>
        <w:fldChar w:fldCharType="begin"/>
      </w:r>
      <w:r>
        <w:rPr>
          <w:noProof/>
        </w:rPr>
        <w:instrText xml:space="preserve"> PAGEREF _Toc198519628 \h </w:instrText>
      </w:r>
      <w:r>
        <w:rPr>
          <w:noProof/>
        </w:rPr>
      </w:r>
      <w:r>
        <w:rPr>
          <w:noProof/>
        </w:rPr>
        <w:fldChar w:fldCharType="separate"/>
      </w:r>
      <w:r>
        <w:rPr>
          <w:noProof/>
        </w:rPr>
        <w:t>92</w:t>
      </w:r>
      <w:r>
        <w:rPr>
          <w:noProof/>
        </w:rPr>
        <w:fldChar w:fldCharType="end"/>
      </w:r>
    </w:p>
    <w:p w14:paraId="2EC1AE76" w14:textId="40427BBF"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t>QQQ_0505.</w:t>
      </w:r>
      <w:r>
        <w:rPr>
          <w:rFonts w:asciiTheme="minorHAnsi" w:eastAsiaTheme="minorEastAsia" w:hAnsiTheme="minorHAnsi" w:cstheme="minorBidi"/>
          <w:noProof/>
          <w:kern w:val="2"/>
          <w:sz w:val="24"/>
          <w:szCs w:val="24"/>
          <w:lang w:eastAsia="en-GB"/>
          <w14:ligatures w14:val="standardContextual"/>
        </w:rPr>
        <w:tab/>
      </w:r>
      <w:r w:rsidRPr="00DE3DAD">
        <w:rPr>
          <w:noProof/>
        </w:rPr>
        <w:t>In case of any utility losses (electricity, compressed air, water, vacuum, etc.), the QPLANT shall ensure the safety of the QPLANT and people, minimizing as much as possible the loss of helium.</w:t>
      </w:r>
      <w:r>
        <w:rPr>
          <w:noProof/>
        </w:rPr>
        <w:tab/>
      </w:r>
      <w:r>
        <w:rPr>
          <w:noProof/>
        </w:rPr>
        <w:fldChar w:fldCharType="begin"/>
      </w:r>
      <w:r>
        <w:rPr>
          <w:noProof/>
        </w:rPr>
        <w:instrText xml:space="preserve"> PAGEREF _Toc198519629 \h </w:instrText>
      </w:r>
      <w:r>
        <w:rPr>
          <w:noProof/>
        </w:rPr>
      </w:r>
      <w:r>
        <w:rPr>
          <w:noProof/>
        </w:rPr>
        <w:fldChar w:fldCharType="separate"/>
      </w:r>
      <w:r>
        <w:rPr>
          <w:noProof/>
        </w:rPr>
        <w:t>93</w:t>
      </w:r>
      <w:r>
        <w:rPr>
          <w:noProof/>
        </w:rPr>
        <w:fldChar w:fldCharType="end"/>
      </w:r>
    </w:p>
    <w:p w14:paraId="574EC41A" w14:textId="1D8A9620" w:rsidR="00F87920" w:rsidRDefault="00F87920">
      <w:pPr>
        <w:pStyle w:val="TableofFigures"/>
        <w:tabs>
          <w:tab w:val="left" w:pos="1400"/>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color w:val="02346E" w:themeColor="accent4" w:themeShade="BF"/>
        </w:rPr>
        <w:lastRenderedPageBreak/>
        <w:t>QQQ_0506.</w:t>
      </w:r>
      <w:r>
        <w:rPr>
          <w:rFonts w:asciiTheme="minorHAnsi" w:eastAsiaTheme="minorEastAsia" w:hAnsiTheme="minorHAnsi" w:cstheme="minorBidi"/>
          <w:noProof/>
          <w:kern w:val="2"/>
          <w:sz w:val="24"/>
          <w:szCs w:val="24"/>
          <w:lang w:eastAsia="en-GB"/>
          <w14:ligatures w14:val="standardContextual"/>
        </w:rPr>
        <w:tab/>
      </w:r>
      <w:r w:rsidRPr="00DE3DAD">
        <w:rPr>
          <w:noProof/>
        </w:rPr>
        <w:t>A complete safety lifecycle including specific failure mode analysis (FMECA, HAZOP or equivalent) shall be performed by the Contractor during the design phase with the participation of SCK CEN.</w:t>
      </w:r>
      <w:r>
        <w:rPr>
          <w:noProof/>
        </w:rPr>
        <w:tab/>
      </w:r>
      <w:r>
        <w:rPr>
          <w:noProof/>
        </w:rPr>
        <w:fldChar w:fldCharType="begin"/>
      </w:r>
      <w:r>
        <w:rPr>
          <w:noProof/>
        </w:rPr>
        <w:instrText xml:space="preserve"> PAGEREF _Toc198519630 \h </w:instrText>
      </w:r>
      <w:r>
        <w:rPr>
          <w:noProof/>
        </w:rPr>
      </w:r>
      <w:r>
        <w:rPr>
          <w:noProof/>
        </w:rPr>
        <w:fldChar w:fldCharType="separate"/>
      </w:r>
      <w:r>
        <w:rPr>
          <w:noProof/>
        </w:rPr>
        <w:t>93</w:t>
      </w:r>
      <w:r>
        <w:rPr>
          <w:noProof/>
        </w:rPr>
        <w:fldChar w:fldCharType="end"/>
      </w:r>
    </w:p>
    <w:p w14:paraId="03C5EE1E" w14:textId="48B38F8A"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Pr>
          <w:noProof/>
        </w:rPr>
        <w:t>Figure 13 Cool-down power for cold masses &lt; 5 K (based on constant cool-down speed of 4 K/h ~ 72 hours).</w:t>
      </w:r>
      <w:r>
        <w:rPr>
          <w:noProof/>
        </w:rPr>
        <w:tab/>
      </w:r>
      <w:r>
        <w:rPr>
          <w:noProof/>
        </w:rPr>
        <w:fldChar w:fldCharType="begin"/>
      </w:r>
      <w:r>
        <w:rPr>
          <w:noProof/>
        </w:rPr>
        <w:instrText xml:space="preserve"> PAGEREF _Toc198519631 \h </w:instrText>
      </w:r>
      <w:r>
        <w:rPr>
          <w:noProof/>
        </w:rPr>
      </w:r>
      <w:r>
        <w:rPr>
          <w:noProof/>
        </w:rPr>
        <w:fldChar w:fldCharType="separate"/>
      </w:r>
      <w:r>
        <w:rPr>
          <w:noProof/>
        </w:rPr>
        <w:t>111</w:t>
      </w:r>
      <w:r>
        <w:rPr>
          <w:noProof/>
        </w:rPr>
        <w:fldChar w:fldCharType="end"/>
      </w:r>
    </w:p>
    <w:p w14:paraId="5B4CB21D" w14:textId="3C35B07B"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 xml:space="preserve">When the magnetic shields temperatures are below 70 K, cool down of the cavities and couplers from the Thermal Shield temperature to 4.5 K can start. The QPLANT shall be able to remove at least the cool-down power during this cool-down phase is given in </w:t>
      </w:r>
      <w:r>
        <w:rPr>
          <w:noProof/>
        </w:rPr>
        <w:t>Table 17</w:t>
      </w:r>
      <w:r w:rsidRPr="00DE3DAD">
        <w:rPr>
          <w:noProof/>
        </w:rPr>
        <w:t xml:space="preserve"> and section </w:t>
      </w:r>
      <w:r w:rsidRPr="00DE3DAD">
        <w:rPr>
          <w:i/>
          <w:iCs/>
          <w:noProof/>
          <w:color w:val="562873" w:themeColor="accent1"/>
        </w:rPr>
        <w:t>10.1</w:t>
      </w:r>
      <w:r w:rsidRPr="00DE3DAD">
        <w:rPr>
          <w:noProof/>
        </w:rPr>
        <w:t>.</w:t>
      </w:r>
      <w:r>
        <w:rPr>
          <w:noProof/>
        </w:rPr>
        <w:tab/>
      </w:r>
      <w:r>
        <w:rPr>
          <w:noProof/>
        </w:rPr>
        <w:fldChar w:fldCharType="begin"/>
      </w:r>
      <w:r>
        <w:rPr>
          <w:noProof/>
        </w:rPr>
        <w:instrText xml:space="preserve"> PAGEREF _Toc198519632 \h </w:instrText>
      </w:r>
      <w:r>
        <w:rPr>
          <w:noProof/>
        </w:rPr>
      </w:r>
      <w:r>
        <w:rPr>
          <w:noProof/>
        </w:rPr>
        <w:fldChar w:fldCharType="separate"/>
      </w:r>
      <w:r>
        <w:rPr>
          <w:noProof/>
        </w:rPr>
        <w:t>111</w:t>
      </w:r>
      <w:r>
        <w:rPr>
          <w:noProof/>
        </w:rPr>
        <w:fldChar w:fldCharType="end"/>
      </w:r>
    </w:p>
    <w:p w14:paraId="2859EBBC" w14:textId="1A7CF496"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When the cavities reach the liquid helium temperature, the liquid filling of the helium baths can start.</w:t>
      </w:r>
      <w:r>
        <w:rPr>
          <w:noProof/>
        </w:rPr>
        <w:tab/>
      </w:r>
      <w:r>
        <w:rPr>
          <w:noProof/>
        </w:rPr>
        <w:fldChar w:fldCharType="begin"/>
      </w:r>
      <w:r>
        <w:rPr>
          <w:noProof/>
        </w:rPr>
        <w:instrText xml:space="preserve"> PAGEREF _Toc198519633 \h </w:instrText>
      </w:r>
      <w:r>
        <w:rPr>
          <w:noProof/>
        </w:rPr>
      </w:r>
      <w:r>
        <w:rPr>
          <w:noProof/>
        </w:rPr>
        <w:fldChar w:fldCharType="separate"/>
      </w:r>
      <w:r>
        <w:rPr>
          <w:noProof/>
        </w:rPr>
        <w:t>111</w:t>
      </w:r>
      <w:r>
        <w:rPr>
          <w:noProof/>
        </w:rPr>
        <w:fldChar w:fldCharType="end"/>
      </w:r>
    </w:p>
    <w:p w14:paraId="1CB5660A" w14:textId="2392557E" w:rsidR="00F87920" w:rsidRDefault="00F87920">
      <w:pPr>
        <w:pStyle w:val="TableofFigures"/>
        <w:tabs>
          <w:tab w:val="right" w:leader="dot" w:pos="9344"/>
        </w:tabs>
        <w:rPr>
          <w:rFonts w:asciiTheme="minorHAnsi" w:eastAsiaTheme="minorEastAsia" w:hAnsiTheme="minorHAnsi" w:cstheme="minorBidi"/>
          <w:noProof/>
          <w:kern w:val="2"/>
          <w:sz w:val="24"/>
          <w:szCs w:val="24"/>
          <w:lang w:eastAsia="en-GB"/>
          <w14:ligatures w14:val="standardContextual"/>
        </w:rPr>
      </w:pPr>
      <w:r w:rsidRPr="00DE3DAD">
        <w:rPr>
          <w:noProof/>
        </w:rPr>
        <w:t>Cool-down of cavity circuits to 2 K. This 2 K cool-down includes also a complementary liquid helium filling. The pumping duration to reach 31 mbar in every QM bath (+QVE) from about 1.3 bar shall be achieved in less than 24 hours.</w:t>
      </w:r>
      <w:r>
        <w:rPr>
          <w:noProof/>
        </w:rPr>
        <w:tab/>
      </w:r>
      <w:r>
        <w:rPr>
          <w:noProof/>
        </w:rPr>
        <w:fldChar w:fldCharType="begin"/>
      </w:r>
      <w:r>
        <w:rPr>
          <w:noProof/>
        </w:rPr>
        <w:instrText xml:space="preserve"> PAGEREF _Toc198519634 \h </w:instrText>
      </w:r>
      <w:r>
        <w:rPr>
          <w:noProof/>
        </w:rPr>
      </w:r>
      <w:r>
        <w:rPr>
          <w:noProof/>
        </w:rPr>
        <w:fldChar w:fldCharType="separate"/>
      </w:r>
      <w:r>
        <w:rPr>
          <w:noProof/>
        </w:rPr>
        <w:t>112</w:t>
      </w:r>
      <w:r>
        <w:rPr>
          <w:noProof/>
        </w:rPr>
        <w:fldChar w:fldCharType="end"/>
      </w:r>
    </w:p>
    <w:p w14:paraId="440663CF" w14:textId="5A3C4FA5" w:rsidR="00792D94" w:rsidRPr="00792D94" w:rsidRDefault="00F87920" w:rsidP="00792D94">
      <w:r>
        <w:fldChar w:fldCharType="end"/>
      </w:r>
    </w:p>
    <w:sectPr w:rsidR="00792D94" w:rsidRPr="00792D94" w:rsidSect="00CF5D52">
      <w:pgSz w:w="11906" w:h="16838" w:code="9"/>
      <w:pgMar w:top="1418" w:right="1134" w:bottom="990" w:left="1418" w:header="624" w:footer="14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rda Ulrich" w:date="2025-04-23T11:46:00Z" w:initials="UD">
    <w:p w14:paraId="10148172" w14:textId="1075E1A1" w:rsidR="006436A4" w:rsidRDefault="006436A4" w:rsidP="00CD1EE7">
      <w:pPr>
        <w:pStyle w:val="CommentText"/>
        <w:jc w:val="left"/>
      </w:pPr>
      <w:r>
        <w:rPr>
          <w:rStyle w:val="CommentReference"/>
        </w:rPr>
        <w:annotationRef/>
      </w:r>
      <w:r>
        <w:rPr>
          <w:lang w:val="en-US"/>
        </w:rPr>
        <w:t>@PUR: Is it clear that DSBT will partly take SCK role?</w:t>
      </w:r>
    </w:p>
  </w:comment>
  <w:comment w:id="5" w:author="Dekempeneer Erik" w:date="2025-04-25T11:16:00Z" w:initials="ED">
    <w:p w14:paraId="0C33B67C" w14:textId="77777777" w:rsidR="006436A4" w:rsidRDefault="006436A4" w:rsidP="00C51B4D">
      <w:pPr>
        <w:pStyle w:val="CommentText"/>
        <w:jc w:val="left"/>
      </w:pPr>
      <w:r>
        <w:rPr>
          <w:rStyle w:val="CommentReference"/>
        </w:rPr>
        <w:annotationRef/>
      </w:r>
      <w:r>
        <w:rPr>
          <w:lang w:val="en-US"/>
        </w:rPr>
        <w:t>Still many places in the text where ‘CSS’ is used. Please check/replace all of them.</w:t>
      </w:r>
    </w:p>
  </w:comment>
  <w:comment w:id="6" w:author="Jardin Maarten" w:date="2025-03-27T12:54:00Z" w:initials="JM">
    <w:p w14:paraId="012957BB" w14:textId="2B44A814" w:rsidR="006436A4" w:rsidRDefault="006436A4" w:rsidP="00A156C9">
      <w:pPr>
        <w:pStyle w:val="CommentText"/>
      </w:pPr>
      <w:r>
        <w:rPr>
          <w:rStyle w:val="CommentReference"/>
        </w:rPr>
        <w:annotationRef/>
      </w:r>
      <w:r>
        <w:rPr>
          <w:rStyle w:val="CommentReference"/>
        </w:rPr>
        <w:t>To be renamed to</w:t>
      </w:r>
      <w:r>
        <w:t xml:space="preserve"> QPLANT:CS</w:t>
      </w:r>
    </w:p>
  </w:comment>
  <w:comment w:id="9" w:author="Dekempeneer Erik" w:date="2025-03-08T13:03:00Z" w:initials="ED">
    <w:p w14:paraId="5D26B7A0" w14:textId="77777777" w:rsidR="006436A4" w:rsidRDefault="006436A4" w:rsidP="003E5C09">
      <w:pPr>
        <w:pStyle w:val="CommentText"/>
        <w:jc w:val="left"/>
      </w:pPr>
      <w:r>
        <w:rPr>
          <w:rStyle w:val="CommentReference"/>
        </w:rPr>
        <w:annotationRef/>
      </w:r>
      <w:r>
        <w:t>FYI</w:t>
      </w:r>
    </w:p>
    <w:p w14:paraId="34DF2A36" w14:textId="77777777" w:rsidR="006436A4" w:rsidRDefault="006436A4" w:rsidP="003E5C09">
      <w:pPr>
        <w:pStyle w:val="CommentText"/>
        <w:jc w:val="left"/>
      </w:pPr>
      <w:r>
        <w:t>I removed ‘basic design’ since we only request conceptual and detailed design</w:t>
      </w:r>
    </w:p>
  </w:comment>
  <w:comment w:id="10" w:author="Dorda Ulrich" w:date="2025-04-23T10:57:00Z" w:initials="UD">
    <w:p w14:paraId="1617283C" w14:textId="5163A201" w:rsidR="006436A4" w:rsidRDefault="006436A4" w:rsidP="004110B6">
      <w:pPr>
        <w:pStyle w:val="CommentText"/>
        <w:jc w:val="left"/>
      </w:pPr>
      <w:r>
        <w:rPr>
          <w:rStyle w:val="CommentReference"/>
        </w:rPr>
        <w:annotationRef/>
      </w:r>
      <w:r>
        <w:rPr>
          <w:lang w:val="en-US"/>
        </w:rPr>
        <w:t>For PUR to check</w:t>
      </w:r>
    </w:p>
  </w:comment>
  <w:comment w:id="18" w:author="Dorda Ulrich" w:date="2025-04-09T15:43:00Z" w:initials="UD">
    <w:p w14:paraId="0B887B66" w14:textId="74C5437C" w:rsidR="006436A4" w:rsidRDefault="006436A4" w:rsidP="00A445D7">
      <w:pPr>
        <w:pStyle w:val="CommentText"/>
        <w:jc w:val="left"/>
      </w:pPr>
      <w:r>
        <w:rPr>
          <w:rStyle w:val="CommentReference"/>
        </w:rPr>
        <w:annotationRef/>
      </w:r>
      <w:r>
        <w:rPr>
          <w:lang w:val="en-US"/>
        </w:rPr>
        <w:t xml:space="preserve">@GKO: remove/replace references to MINERVA </w:t>
      </w:r>
    </w:p>
  </w:comment>
  <w:comment w:id="19" w:author="Bonthuys Gerkotze" w:date="2025-04-16T06:04:00Z" w:initials="GB">
    <w:p w14:paraId="29DD6ACA" w14:textId="77777777" w:rsidR="006436A4" w:rsidRDefault="006436A4" w:rsidP="00A156C9">
      <w:pPr>
        <w:pStyle w:val="CommentText"/>
        <w:jc w:val="left"/>
      </w:pPr>
      <w:r>
        <w:rPr>
          <w:rStyle w:val="CommentReference"/>
        </w:rPr>
        <w:annotationRef/>
      </w:r>
      <w:r>
        <w:t xml:space="preserve">MINERVA changed to ‘MP1’ </w:t>
      </w:r>
      <w:r>
        <w:br/>
      </w:r>
    </w:p>
    <w:p w14:paraId="2E56880C" w14:textId="77777777" w:rsidR="006436A4" w:rsidRDefault="006436A4" w:rsidP="00A156C9">
      <w:pPr>
        <w:pStyle w:val="CommentText"/>
        <w:jc w:val="left"/>
      </w:pPr>
      <w:r>
        <w:rPr>
          <w:color w:val="562873"/>
        </w:rPr>
        <w:t>MP1</w:t>
      </w:r>
      <w:r>
        <w:rPr>
          <w:color w:val="562873"/>
        </w:rPr>
        <w:tab/>
      </w:r>
      <w:r>
        <w:t>Phase 1 – Implementation of the MYRRHA programme</w:t>
      </w:r>
    </w:p>
    <w:p w14:paraId="6457ACBD" w14:textId="77777777" w:rsidR="006436A4" w:rsidRDefault="006436A4" w:rsidP="00A156C9">
      <w:pPr>
        <w:pStyle w:val="CommentText"/>
        <w:jc w:val="left"/>
      </w:pPr>
      <w:r>
        <w:t>Also in abbreviations</w:t>
      </w:r>
      <w:r>
        <w:br/>
      </w:r>
      <w:r>
        <w:br/>
        <w:t>Replaced 62 instances (only the first in track changes</w:t>
      </w:r>
    </w:p>
  </w:comment>
  <w:comment w:id="24" w:author="Bonthuys Gerkotze" w:date="2025-04-16T06:11:00Z" w:initials="GB">
    <w:p w14:paraId="2D0D2926" w14:textId="77777777" w:rsidR="006436A4" w:rsidRDefault="006436A4" w:rsidP="00A156C9">
      <w:pPr>
        <w:pStyle w:val="CommentText"/>
        <w:jc w:val="left"/>
      </w:pPr>
      <w:r>
        <w:rPr>
          <w:rStyle w:val="CommentReference"/>
        </w:rPr>
        <w:annotationRef/>
      </w:r>
      <w:r>
        <w:rPr>
          <w:lang w:val="en-US"/>
        </w:rPr>
        <w:t>All cryoplant replaced with QPLANT - 200 instances</w:t>
      </w:r>
    </w:p>
  </w:comment>
  <w:comment w:id="29" w:author="Dekempeneer Erik" w:date="2025-02-20T09:14:00Z" w:initials="ED">
    <w:p w14:paraId="1CC9CD90" w14:textId="73E3BBF0" w:rsidR="006436A4" w:rsidRDefault="006436A4" w:rsidP="003F5B6B">
      <w:pPr>
        <w:pStyle w:val="CommentText"/>
        <w:jc w:val="left"/>
      </w:pPr>
      <w:r>
        <w:rPr>
          <w:rStyle w:val="CommentReference"/>
        </w:rPr>
        <w:annotationRef/>
      </w:r>
      <w:r>
        <w:rPr>
          <w:lang w:val="en-US"/>
        </w:rPr>
        <w:t>Please indicate the ‘cryoplant scope’ in the figure (put a box around it). Otherwise the caption is not understood.</w:t>
      </w:r>
    </w:p>
  </w:comment>
  <w:comment w:id="30" w:author="do Rego Lima Pedro" w:date="2025-03-06T11:50:00Z" w:initials="Pd">
    <w:p w14:paraId="69B3409A" w14:textId="77777777" w:rsidR="006436A4" w:rsidRDefault="006436A4" w:rsidP="0054428C">
      <w:pPr>
        <w:pStyle w:val="CommentText"/>
        <w:jc w:val="left"/>
      </w:pPr>
      <w:r>
        <w:rPr>
          <w:rStyle w:val="CommentReference"/>
        </w:rPr>
        <w:annotationRef/>
      </w:r>
      <w:r>
        <w:rPr>
          <w:lang w:val="en-US"/>
        </w:rPr>
        <w:t>Specifically instructed to remove.</w:t>
      </w:r>
      <w:r>
        <w:rPr>
          <w:lang w:val="en-US"/>
        </w:rPr>
        <w:cr/>
        <w:t>Changed the caption</w:t>
      </w:r>
      <w:r>
        <w:rPr>
          <w:lang w:val="en-US"/>
        </w:rPr>
        <w:br/>
      </w:r>
      <w:r>
        <w:rPr>
          <w:lang w:val="en-US"/>
        </w:rPr>
        <w:br/>
      </w:r>
    </w:p>
    <w:p w14:paraId="597E1E00" w14:textId="08EF6F1A" w:rsidR="006436A4" w:rsidRDefault="006436A4" w:rsidP="0054428C">
      <w:pPr>
        <w:pStyle w:val="CommentText"/>
        <w:jc w:val="left"/>
      </w:pPr>
      <w:r>
        <w:rPr>
          <w:noProof/>
          <w:lang w:val="en-US"/>
        </w:rPr>
        <w:drawing>
          <wp:inline distT="0" distB="0" distL="0" distR="0" wp14:anchorId="6485E16E" wp14:editId="42FF89D1">
            <wp:extent cx="5939790" cy="4012565"/>
            <wp:effectExtent l="0" t="0" r="3810" b="6985"/>
            <wp:docPr id="140920586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6842" name="Picture 186272684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39790" cy="4012565"/>
                    </a:xfrm>
                    <a:prstGeom prst="rect">
                      <a:avLst/>
                    </a:prstGeom>
                  </pic:spPr>
                </pic:pic>
              </a:graphicData>
            </a:graphic>
          </wp:inline>
        </w:drawing>
      </w:r>
    </w:p>
  </w:comment>
  <w:comment w:id="37" w:author="Dorda Ulrich" w:date="2025-04-09T16:04:00Z" w:initials="UD">
    <w:p w14:paraId="3DE663E8" w14:textId="336D4558" w:rsidR="006436A4" w:rsidRDefault="006436A4" w:rsidP="00E85F8F">
      <w:pPr>
        <w:pStyle w:val="CommentText"/>
        <w:jc w:val="left"/>
      </w:pPr>
      <w:r>
        <w:rPr>
          <w:rStyle w:val="CommentReference"/>
        </w:rPr>
        <w:annotationRef/>
      </w:r>
      <w:r>
        <w:t>Caption missing, simplified view where all QCELLS are represented by 1</w:t>
      </w:r>
    </w:p>
  </w:comment>
  <w:comment w:id="38" w:author="Bonthuys Gerkotze" w:date="2025-04-16T11:57:00Z" w:initials="GB">
    <w:p w14:paraId="1E4C850C" w14:textId="77777777" w:rsidR="006436A4" w:rsidRDefault="006436A4" w:rsidP="00744AE2">
      <w:pPr>
        <w:pStyle w:val="CommentText"/>
        <w:jc w:val="left"/>
      </w:pPr>
      <w:r>
        <w:rPr>
          <w:rStyle w:val="CommentReference"/>
        </w:rPr>
        <w:annotationRef/>
      </w:r>
      <w:r>
        <w:rPr>
          <w:lang w:val="en-US"/>
        </w:rPr>
        <w:t>Caption inserted</w:t>
      </w:r>
    </w:p>
  </w:comment>
  <w:comment w:id="46" w:author="Dekempeneer Erik" w:date="2025-03-16T11:52:00Z" w:initials="ED">
    <w:p w14:paraId="731E22FB" w14:textId="77777777" w:rsidR="006436A4" w:rsidRDefault="006436A4" w:rsidP="006B478D">
      <w:pPr>
        <w:pStyle w:val="CommentText"/>
        <w:jc w:val="left"/>
      </w:pPr>
      <w:r>
        <w:rPr>
          <w:rStyle w:val="CommentReference"/>
        </w:rPr>
        <w:annotationRef/>
      </w:r>
      <w:r>
        <w:rPr>
          <w:lang w:val="en-US"/>
        </w:rPr>
        <w:t>@UDO/MJA</w:t>
      </w:r>
    </w:p>
    <w:p w14:paraId="6630EC5F" w14:textId="77777777" w:rsidR="006436A4" w:rsidRDefault="006436A4" w:rsidP="001C6DC5">
      <w:pPr>
        <w:pStyle w:val="CommentText"/>
        <w:numPr>
          <w:ilvl w:val="0"/>
          <w:numId w:val="39"/>
        </w:numPr>
        <w:jc w:val="left"/>
      </w:pPr>
      <w:r>
        <w:rPr>
          <w:lang w:val="en-US"/>
        </w:rPr>
        <w:t>Consider to add an introduction explaining in simple words ‘CCS’, ‘MINERVA MCS,MIS,MIT’, the interface/ integration between both, the MINERVA user needs, … Now we immediately jump in a long list of requirements without clarifying why they are there</w:t>
      </w:r>
    </w:p>
    <w:p w14:paraId="7DE8D5A5" w14:textId="77777777" w:rsidR="006436A4" w:rsidRDefault="006436A4" w:rsidP="001C6DC5">
      <w:pPr>
        <w:pStyle w:val="CommentText"/>
        <w:numPr>
          <w:ilvl w:val="0"/>
          <w:numId w:val="39"/>
        </w:numPr>
        <w:jc w:val="left"/>
      </w:pPr>
      <w:r>
        <w:rPr>
          <w:lang w:val="en-US"/>
        </w:rPr>
        <w:t>Make sure we are internally fully aligned on what is in scope/ out of scope for MINERVA controls (e.g. who will be in charge of maintaining CCS ?)</w:t>
      </w:r>
    </w:p>
    <w:p w14:paraId="685912AD" w14:textId="77777777" w:rsidR="006436A4" w:rsidRDefault="006436A4" w:rsidP="001C6DC5">
      <w:pPr>
        <w:pStyle w:val="CommentText"/>
        <w:numPr>
          <w:ilvl w:val="0"/>
          <w:numId w:val="39"/>
        </w:numPr>
        <w:jc w:val="left"/>
      </w:pPr>
      <w:r>
        <w:rPr>
          <w:lang w:val="en-US"/>
        </w:rPr>
        <w:t xml:space="preserve">Make sure that the list of requirements is fit-for-purpose </w:t>
      </w:r>
    </w:p>
  </w:comment>
  <w:comment w:id="47" w:author="Jardin Maarten" w:date="2025-04-04T11:13:00Z" w:initials="JM">
    <w:p w14:paraId="3C2E5AE1" w14:textId="77777777" w:rsidR="006436A4" w:rsidRDefault="006436A4" w:rsidP="006B478D">
      <w:pPr>
        <w:pStyle w:val="CommentText"/>
      </w:pPr>
      <w:r>
        <w:rPr>
          <w:rStyle w:val="CommentReference"/>
        </w:rPr>
        <w:annotationRef/>
      </w:r>
      <w:r>
        <w:t>Done please review</w:t>
      </w:r>
    </w:p>
  </w:comment>
  <w:comment w:id="48" w:author="Dekempeneer Erik" w:date="2025-04-25T13:17:00Z" w:initials="ED">
    <w:p w14:paraId="59613005" w14:textId="77777777" w:rsidR="006436A4" w:rsidRDefault="006436A4" w:rsidP="001C6DC5">
      <w:pPr>
        <w:pStyle w:val="CommentText"/>
        <w:numPr>
          <w:ilvl w:val="0"/>
          <w:numId w:val="59"/>
        </w:numPr>
        <w:jc w:val="left"/>
      </w:pPr>
      <w:r>
        <w:rPr>
          <w:rStyle w:val="CommentReference"/>
        </w:rPr>
        <w:annotationRef/>
      </w:r>
      <w:r>
        <w:rPr>
          <w:lang w:val="en-US"/>
        </w:rPr>
        <w:t xml:space="preserve">In combination with 3.3.17.2 (scope),I think the context is much clearer know. Thx. </w:t>
      </w:r>
    </w:p>
    <w:p w14:paraId="007C1832" w14:textId="77777777" w:rsidR="006436A4" w:rsidRDefault="006436A4" w:rsidP="001C6DC5">
      <w:pPr>
        <w:pStyle w:val="CommentText"/>
        <w:numPr>
          <w:ilvl w:val="0"/>
          <w:numId w:val="59"/>
        </w:numPr>
        <w:jc w:val="left"/>
      </w:pPr>
      <w:r>
        <w:rPr>
          <w:lang w:val="en-US"/>
        </w:rPr>
        <w:t>I added a few track changes + see also comments related with the figure.</w:t>
      </w:r>
    </w:p>
  </w:comment>
  <w:comment w:id="49" w:author="Dorda Ulrich" w:date="2025-04-28T15:20:00Z" w:initials="UD">
    <w:p w14:paraId="03AE57C9" w14:textId="77777777" w:rsidR="006436A4" w:rsidRDefault="006436A4" w:rsidP="0020326D">
      <w:pPr>
        <w:pStyle w:val="CommentText"/>
        <w:jc w:val="left"/>
      </w:pPr>
      <w:r>
        <w:rPr>
          <w:rStyle w:val="CommentReference"/>
        </w:rPr>
        <w:annotationRef/>
      </w:r>
      <w:r>
        <w:rPr>
          <w:lang w:val="en-US"/>
        </w:rPr>
        <w:t>To be seen with ICS group: It MIT part of CIS? If yes, the figure is not correct.</w:t>
      </w:r>
    </w:p>
  </w:comment>
  <w:comment w:id="50" w:author="Jardin Maarten" w:date="2025-04-30T08:54:00Z" w:initials="JM">
    <w:p w14:paraId="77B70643" w14:textId="013C0E52" w:rsidR="006436A4" w:rsidRDefault="006436A4">
      <w:pPr>
        <w:pStyle w:val="CommentText"/>
      </w:pPr>
      <w:r>
        <w:rPr>
          <w:rStyle w:val="CommentReference"/>
        </w:rPr>
        <w:annotationRef/>
      </w:r>
      <w:r>
        <w:t>Correct MIT is wider then CIS. Adapted accordingly</w:t>
      </w:r>
    </w:p>
  </w:comment>
  <w:comment w:id="51" w:author="Dorda Ulrich" w:date="2025-05-09T13:30:00Z" w:initials="UD">
    <w:p w14:paraId="52C3B5B9" w14:textId="77777777" w:rsidR="004466FF" w:rsidRDefault="004466FF" w:rsidP="004466FF">
      <w:pPr>
        <w:pStyle w:val="CommentText"/>
        <w:jc w:val="left"/>
      </w:pPr>
      <w:r>
        <w:rPr>
          <w:rStyle w:val="CommentReference"/>
        </w:rPr>
        <w:annotationRef/>
      </w:r>
      <w:r>
        <w:rPr>
          <w:lang w:val="en-US"/>
        </w:rPr>
        <w:t>@GKO: Check with Maarten what “physical interface” means (towards Secondary system), Relevant here in the context of the CIS?</w:t>
      </w:r>
    </w:p>
  </w:comment>
  <w:comment w:id="52" w:author="Dekempeneer Erik" w:date="2025-04-25T11:58:00Z" w:initials="ED">
    <w:p w14:paraId="33B8EA9D" w14:textId="74629A0E" w:rsidR="006436A4" w:rsidRDefault="006436A4" w:rsidP="001C6DC5">
      <w:pPr>
        <w:pStyle w:val="CommentText"/>
        <w:numPr>
          <w:ilvl w:val="0"/>
          <w:numId w:val="58"/>
        </w:numPr>
        <w:jc w:val="left"/>
      </w:pPr>
      <w:r>
        <w:rPr>
          <w:rStyle w:val="CommentReference"/>
        </w:rPr>
        <w:annotationRef/>
      </w:r>
      <w:r>
        <w:rPr>
          <w:lang w:val="en-US"/>
        </w:rPr>
        <w:t>Add figure caption</w:t>
      </w:r>
    </w:p>
    <w:p w14:paraId="580D6892" w14:textId="77777777" w:rsidR="006436A4" w:rsidRDefault="006436A4" w:rsidP="001C6DC5">
      <w:pPr>
        <w:pStyle w:val="CommentText"/>
        <w:numPr>
          <w:ilvl w:val="0"/>
          <w:numId w:val="58"/>
        </w:numPr>
        <w:jc w:val="left"/>
      </w:pPr>
      <w:r>
        <w:rPr>
          <w:lang w:val="en-US"/>
        </w:rPr>
        <w:t>The acronym ‘CCS’ (QPLANT) is not defined. If it supposed to represent the control system, than it has to change to QPLANT:CS</w:t>
      </w:r>
    </w:p>
  </w:comment>
  <w:comment w:id="53" w:author="Jardin Maarten" w:date="2025-04-30T09:05:00Z" w:initials="JM">
    <w:p w14:paraId="4C9BE1AE" w14:textId="5E9DDE88" w:rsidR="006436A4" w:rsidRDefault="006436A4">
      <w:pPr>
        <w:pStyle w:val="CommentText"/>
      </w:pPr>
      <w:r>
        <w:rPr>
          <w:rStyle w:val="CommentReference"/>
        </w:rPr>
        <w:annotationRef/>
      </w:r>
      <w:r>
        <w:t>adjusted</w:t>
      </w:r>
    </w:p>
  </w:comment>
  <w:comment w:id="55" w:author="Dekempeneer Erik" w:date="2025-03-03T09:22:00Z" w:initials="ED">
    <w:p w14:paraId="2946D6EA" w14:textId="0F4E7955" w:rsidR="006436A4" w:rsidRDefault="006436A4" w:rsidP="006B4DC3">
      <w:pPr>
        <w:pStyle w:val="CommentText"/>
        <w:jc w:val="left"/>
      </w:pPr>
      <w:r>
        <w:rPr>
          <w:rStyle w:val="CommentReference"/>
        </w:rPr>
        <w:annotationRef/>
      </w:r>
      <w:r>
        <w:rPr>
          <w:lang w:val="en-US"/>
        </w:rPr>
        <w:t>Should we not add ‘scope of work by SCK CEN’ ?</w:t>
      </w:r>
    </w:p>
    <w:p w14:paraId="1DAF9811" w14:textId="77777777" w:rsidR="006436A4" w:rsidRDefault="006436A4" w:rsidP="001C6DC5">
      <w:pPr>
        <w:pStyle w:val="CommentText"/>
        <w:numPr>
          <w:ilvl w:val="0"/>
          <w:numId w:val="21"/>
        </w:numPr>
        <w:jc w:val="left"/>
      </w:pPr>
      <w:r>
        <w:rPr>
          <w:lang w:val="en-US"/>
        </w:rPr>
        <w:t>Cooperate with contractor to define interfaces with utility systems (which information is provided with the tender documents ?, which will be clarified during contract execution ?)</w:t>
      </w:r>
    </w:p>
    <w:p w14:paraId="4E256885" w14:textId="77777777" w:rsidR="006436A4" w:rsidRDefault="006436A4" w:rsidP="001C6DC5">
      <w:pPr>
        <w:pStyle w:val="CommentText"/>
        <w:numPr>
          <w:ilvl w:val="0"/>
          <w:numId w:val="21"/>
        </w:numPr>
        <w:jc w:val="left"/>
      </w:pPr>
      <w:r>
        <w:rPr>
          <w:lang w:val="en-US"/>
        </w:rPr>
        <w:t xml:space="preserve">Install, test and commission utility systems. </w:t>
      </w:r>
    </w:p>
  </w:comment>
  <w:comment w:id="56" w:author="do Rego Lima Pedro" w:date="2025-03-06T11:55:00Z" w:initials="Pd">
    <w:p w14:paraId="1BDBF9DF" w14:textId="77777777" w:rsidR="006436A4" w:rsidRDefault="006436A4" w:rsidP="0054428C">
      <w:pPr>
        <w:pStyle w:val="CommentText"/>
        <w:jc w:val="left"/>
      </w:pPr>
      <w:r>
        <w:rPr>
          <w:rStyle w:val="CommentReference"/>
        </w:rPr>
        <w:annotationRef/>
      </w:r>
      <w:r>
        <w:t>Specifically instructed to remove.</w:t>
      </w:r>
      <w:r>
        <w:br/>
      </w:r>
      <w:r>
        <w:br/>
        <w:t>My input: information that could be added there is not critical, as most is within requirements bellow.</w:t>
      </w:r>
      <w:r>
        <w:br/>
      </w:r>
    </w:p>
    <w:p w14:paraId="721705B5" w14:textId="77777777" w:rsidR="006436A4" w:rsidRDefault="006436A4" w:rsidP="0054428C">
      <w:pPr>
        <w:pStyle w:val="CommentText"/>
        <w:jc w:val="left"/>
      </w:pPr>
      <w:r>
        <w:t>It aligns with the strategy ‘they now best’.</w:t>
      </w:r>
    </w:p>
  </w:comment>
  <w:comment w:id="58" w:author="Dekempeneer Erik" w:date="2025-03-15T12:08:00Z" w:initials="ED">
    <w:p w14:paraId="2BD76437" w14:textId="77777777" w:rsidR="006436A4" w:rsidRDefault="006436A4" w:rsidP="00A66FEE">
      <w:pPr>
        <w:pStyle w:val="CommentText"/>
        <w:jc w:val="left"/>
      </w:pPr>
      <w:r>
        <w:rPr>
          <w:rStyle w:val="CommentReference"/>
        </w:rPr>
        <w:annotationRef/>
      </w:r>
      <w:r>
        <w:rPr>
          <w:lang w:val="en-US"/>
        </w:rPr>
        <w:t>@UDO/DBE</w:t>
      </w:r>
    </w:p>
    <w:p w14:paraId="0F68AA99" w14:textId="77777777" w:rsidR="006436A4" w:rsidRDefault="006436A4" w:rsidP="00A66FEE">
      <w:pPr>
        <w:pStyle w:val="CommentText"/>
        <w:jc w:val="left"/>
      </w:pPr>
      <w:r>
        <w:rPr>
          <w:lang w:val="en-US"/>
        </w:rPr>
        <w:t>In 3.10 (SLA) it is stated that the Contractor is providing operational support during 1</w:t>
      </w:r>
      <w:r>
        <w:rPr>
          <w:vertAlign w:val="superscript"/>
          <w:lang w:val="en-US"/>
        </w:rPr>
        <w:t>st</w:t>
      </w:r>
      <w:r>
        <w:rPr>
          <w:lang w:val="en-US"/>
        </w:rPr>
        <w:t xml:space="preserve"> year. If this is correct, it should be explained what this is and added in scope of work.</w:t>
      </w:r>
    </w:p>
  </w:comment>
  <w:comment w:id="59" w:author="Dekempeneer Erik" w:date="2025-02-20T09:59:00Z" w:initials="ED">
    <w:p w14:paraId="62FF505A" w14:textId="203F8851" w:rsidR="006436A4" w:rsidRDefault="006436A4" w:rsidP="006B4DC3">
      <w:pPr>
        <w:pStyle w:val="CommentText"/>
        <w:jc w:val="left"/>
      </w:pPr>
      <w:r>
        <w:rPr>
          <w:rStyle w:val="CommentReference"/>
        </w:rPr>
        <w:annotationRef/>
      </w:r>
      <w:r>
        <w:t xml:space="preserve">Summarize this whole list as ‘design &amp; build’ (the list is detailed/repeated in the bullet list below). </w:t>
      </w:r>
    </w:p>
  </w:comment>
  <w:comment w:id="60" w:author="Jardin Maarten" w:date="2025-04-29T15:46:00Z" w:initials="JM">
    <w:p w14:paraId="3B213624" w14:textId="49FA8213" w:rsidR="006436A4" w:rsidRDefault="006436A4">
      <w:pPr>
        <w:pStyle w:val="CommentText"/>
      </w:pPr>
      <w:r>
        <w:rPr>
          <w:rStyle w:val="CommentReference"/>
        </w:rPr>
        <w:annotationRef/>
      </w:r>
      <w:r>
        <w:t xml:space="preserve">If this resembles the Q&amp;C 1.2.1 from </w:t>
      </w:r>
      <w:r>
        <w:rPr>
          <w:b/>
          <w:bCs/>
          <w:highlight w:val="yellow"/>
        </w:rPr>
        <w:t>ALX/</w:t>
      </w:r>
      <w:r w:rsidRPr="007D0EF6">
        <w:rPr>
          <w:b/>
          <w:bCs/>
          <w:highlight w:val="yellow"/>
        </w:rPr>
        <w:t>91190087</w:t>
      </w:r>
      <w:r>
        <w:rPr>
          <w:b/>
          <w:bCs/>
        </w:rPr>
        <w:t xml:space="preserve"> </w:t>
      </w:r>
      <w:r>
        <w:rPr>
          <w:bCs/>
        </w:rPr>
        <w:t xml:space="preserve">it is missing in Chapter QA&amp;C. Also not clear if there is a SPC: support contract to for backing up the integration when problems arise. </w:t>
      </w:r>
    </w:p>
  </w:comment>
  <w:comment w:id="62" w:author="Dekempeneer Erik" w:date="2025-03-14T14:42:00Z" w:initials="ED">
    <w:p w14:paraId="4A39AA07" w14:textId="3E3B01A3" w:rsidR="006436A4" w:rsidRDefault="006436A4" w:rsidP="007934A1">
      <w:pPr>
        <w:pStyle w:val="CommentText"/>
        <w:jc w:val="left"/>
      </w:pPr>
      <w:r>
        <w:rPr>
          <w:rStyle w:val="CommentReference"/>
        </w:rPr>
        <w:annotationRef/>
      </w:r>
      <w:r>
        <w:rPr>
          <w:lang w:val="en-US"/>
        </w:rPr>
        <w:t>@GBO</w:t>
      </w:r>
    </w:p>
    <w:p w14:paraId="1F6E20C3" w14:textId="77777777" w:rsidR="006436A4" w:rsidRDefault="006436A4" w:rsidP="007934A1">
      <w:pPr>
        <w:pStyle w:val="CommentText"/>
        <w:jc w:val="left"/>
      </w:pPr>
      <w:r>
        <w:rPr>
          <w:lang w:val="en-US"/>
        </w:rPr>
        <w:t>The Control System might need to be prepared for option 1, regardless if we buy it in this contract or not ?</w:t>
      </w:r>
    </w:p>
  </w:comment>
  <w:comment w:id="63" w:author="Dekempeneer Erik" w:date="2025-03-17T13:23:00Z" w:initials="ED">
    <w:p w14:paraId="48F0E4F2" w14:textId="77777777" w:rsidR="006436A4" w:rsidRDefault="006436A4" w:rsidP="008013CE">
      <w:pPr>
        <w:pStyle w:val="CommentText"/>
        <w:jc w:val="left"/>
      </w:pPr>
      <w:r>
        <w:rPr>
          <w:rStyle w:val="CommentReference"/>
        </w:rPr>
        <w:annotationRef/>
      </w:r>
      <w:r>
        <w:rPr>
          <w:lang w:val="en-US"/>
        </w:rPr>
        <w:t>GBO: correct.</w:t>
      </w:r>
    </w:p>
  </w:comment>
  <w:comment w:id="64" w:author="Dekempeneer Erik" w:date="2025-03-24T11:01:00Z" w:initials="ED">
    <w:p w14:paraId="446CFA82" w14:textId="77777777" w:rsidR="006436A4" w:rsidRDefault="006436A4" w:rsidP="00676D1A">
      <w:pPr>
        <w:pStyle w:val="CommentText"/>
        <w:jc w:val="left"/>
      </w:pPr>
      <w:r>
        <w:rPr>
          <w:rStyle w:val="CommentReference"/>
        </w:rPr>
        <w:annotationRef/>
      </w:r>
      <w:r>
        <w:rPr>
          <w:lang w:val="en-US"/>
        </w:rPr>
        <w:t>@UDO</w:t>
      </w:r>
    </w:p>
    <w:p w14:paraId="7A961503" w14:textId="77777777" w:rsidR="006436A4" w:rsidRDefault="006436A4" w:rsidP="00676D1A">
      <w:pPr>
        <w:pStyle w:val="CommentText"/>
        <w:jc w:val="left"/>
      </w:pPr>
      <w:r>
        <w:rPr>
          <w:lang w:val="en-US"/>
        </w:rPr>
        <w:t>We still need to define requirements for option 3</w:t>
      </w:r>
    </w:p>
  </w:comment>
  <w:comment w:id="66" w:author="Dekempeneer Erik" w:date="2025-02-28T10:03:00Z" w:initials="ED">
    <w:p w14:paraId="1CF5C7D3" w14:textId="73CE4888" w:rsidR="006436A4" w:rsidRDefault="006436A4" w:rsidP="006B4DC3">
      <w:pPr>
        <w:pStyle w:val="CommentText"/>
        <w:jc w:val="left"/>
      </w:pPr>
      <w:r>
        <w:rPr>
          <w:rStyle w:val="CommentReference"/>
        </w:rPr>
        <w:annotationRef/>
      </w:r>
      <w:r>
        <w:t xml:space="preserve">General comment: </w:t>
      </w:r>
    </w:p>
    <w:p w14:paraId="1BFF9A95" w14:textId="77777777" w:rsidR="006436A4" w:rsidRDefault="006436A4" w:rsidP="001C6DC5">
      <w:pPr>
        <w:pStyle w:val="CommentText"/>
        <w:numPr>
          <w:ilvl w:val="0"/>
          <w:numId w:val="20"/>
        </w:numPr>
        <w:jc w:val="left"/>
      </w:pPr>
      <w:r>
        <w:t>I think that in some instances we have used the term ‘contractor’ whereas it should have been ‘applicant’. Please check carefully.</w:t>
      </w:r>
    </w:p>
    <w:p w14:paraId="41BFF50B" w14:textId="77777777" w:rsidR="006436A4" w:rsidRDefault="006436A4" w:rsidP="001C6DC5">
      <w:pPr>
        <w:pStyle w:val="CommentText"/>
        <w:numPr>
          <w:ilvl w:val="0"/>
          <w:numId w:val="20"/>
        </w:numPr>
        <w:jc w:val="left"/>
      </w:pPr>
      <w:r>
        <w:t>All cross-references need to be checked. There are mistakes here and there.</w:t>
      </w:r>
    </w:p>
  </w:comment>
  <w:comment w:id="68" w:author="do Rego Lima Pedro" w:date="2025-02-25T15:38:00Z" w:initials="Pd">
    <w:p w14:paraId="4576BF89" w14:textId="43CD3880" w:rsidR="006436A4" w:rsidRDefault="006436A4" w:rsidP="0099104E">
      <w:pPr>
        <w:pStyle w:val="CommentText"/>
        <w:jc w:val="left"/>
      </w:pPr>
      <w:r>
        <w:rPr>
          <w:rStyle w:val="CommentReference"/>
        </w:rPr>
        <w:annotationRef/>
      </w:r>
      <w:r>
        <w:rPr>
          <w:lang w:val="en-US"/>
        </w:rPr>
        <w:t>Find better title</w:t>
      </w:r>
    </w:p>
  </w:comment>
  <w:comment w:id="69" w:author="Dekempeneer Erik" w:date="2025-02-27T08:43:00Z" w:initials="ED">
    <w:p w14:paraId="0497D85F" w14:textId="77777777" w:rsidR="006436A4" w:rsidRDefault="006436A4" w:rsidP="00037F80">
      <w:pPr>
        <w:pStyle w:val="CommentText"/>
        <w:jc w:val="left"/>
      </w:pPr>
      <w:r>
        <w:rPr>
          <w:rStyle w:val="CommentReference"/>
        </w:rPr>
        <w:annotationRef/>
      </w:r>
      <w:r>
        <w:rPr>
          <w:lang w:val="en-US"/>
        </w:rPr>
        <w:t>Replaced with same title as before</w:t>
      </w:r>
    </w:p>
  </w:comment>
  <w:comment w:id="71" w:author="Dekempeneer Erik" w:date="2025-03-15T11:55:00Z" w:initials="ED">
    <w:p w14:paraId="28A740E3" w14:textId="77777777" w:rsidR="006436A4" w:rsidRDefault="006436A4" w:rsidP="0027426D">
      <w:pPr>
        <w:pStyle w:val="CommentText"/>
        <w:jc w:val="left"/>
      </w:pPr>
      <w:r>
        <w:rPr>
          <w:rStyle w:val="CommentReference"/>
        </w:rPr>
        <w:annotationRef/>
      </w:r>
      <w:r>
        <w:rPr>
          <w:lang w:val="en-US"/>
        </w:rPr>
        <w:t>@PCO</w:t>
      </w:r>
    </w:p>
    <w:p w14:paraId="1F417028" w14:textId="77777777" w:rsidR="006436A4" w:rsidRDefault="006436A4" w:rsidP="0027426D">
      <w:pPr>
        <w:pStyle w:val="CommentText"/>
        <w:jc w:val="left"/>
      </w:pPr>
      <w:r>
        <w:rPr>
          <w:lang w:val="en-US"/>
        </w:rPr>
        <w:t>Please check if references match the contract/ admin part)</w:t>
      </w:r>
    </w:p>
  </w:comment>
  <w:comment w:id="72" w:author="Courtheyn Peter" w:date="2025-03-25T10:47:00Z" w:initials="PC">
    <w:p w14:paraId="12761CF6" w14:textId="77777777" w:rsidR="006436A4" w:rsidRDefault="006436A4" w:rsidP="00852D3F">
      <w:pPr>
        <w:pStyle w:val="CommentText"/>
        <w:jc w:val="left"/>
      </w:pPr>
      <w:r>
        <w:rPr>
          <w:rStyle w:val="CommentReference"/>
        </w:rPr>
        <w:annotationRef/>
      </w:r>
      <w:r>
        <w:rPr>
          <w:lang w:val="en-US"/>
        </w:rPr>
        <w:t>It is OK</w:t>
      </w:r>
    </w:p>
  </w:comment>
  <w:comment w:id="77" w:author="Dekempeneer Erik" w:date="2025-03-14T11:12:00Z" w:initials="ED">
    <w:p w14:paraId="19D00159" w14:textId="15BC803B" w:rsidR="006436A4" w:rsidRDefault="006436A4" w:rsidP="00DE1D04">
      <w:pPr>
        <w:pStyle w:val="CommentText"/>
        <w:jc w:val="left"/>
      </w:pPr>
      <w:r>
        <w:rPr>
          <w:rStyle w:val="CommentReference"/>
        </w:rPr>
        <w:annotationRef/>
      </w:r>
      <w:r>
        <w:rPr>
          <w:lang w:val="en-US"/>
        </w:rPr>
        <w:t>@PCO</w:t>
      </w:r>
    </w:p>
    <w:p w14:paraId="13CE9601" w14:textId="77777777" w:rsidR="006436A4" w:rsidRDefault="006436A4" w:rsidP="00DE1D04">
      <w:pPr>
        <w:pStyle w:val="CommentText"/>
        <w:jc w:val="left"/>
      </w:pPr>
      <w:r>
        <w:rPr>
          <w:lang w:val="en-US"/>
        </w:rPr>
        <w:t xml:space="preserve">To me this seems a relevant addition (text copied from RF CPLR). Please evaluate. </w:t>
      </w:r>
    </w:p>
  </w:comment>
  <w:comment w:id="78" w:author="Courtheyn Peter" w:date="2025-03-25T10:48:00Z" w:initials="PC">
    <w:p w14:paraId="6754198B" w14:textId="77777777" w:rsidR="006436A4" w:rsidRDefault="006436A4" w:rsidP="00852D3F">
      <w:pPr>
        <w:pStyle w:val="CommentText"/>
        <w:jc w:val="left"/>
      </w:pPr>
      <w:r>
        <w:rPr>
          <w:rStyle w:val="CommentReference"/>
        </w:rPr>
        <w:annotationRef/>
      </w:r>
      <w:r>
        <w:rPr>
          <w:lang w:val="en-US"/>
        </w:rPr>
        <w:t>Looks fine to me</w:t>
      </w:r>
    </w:p>
  </w:comment>
  <w:comment w:id="70" w:author="do Rego Lima Pedro" w:date="2024-12-06T09:30:00Z" w:initials="Pd">
    <w:p w14:paraId="1B697F56" w14:textId="1A9E29DE" w:rsidR="006436A4" w:rsidRDefault="006436A4" w:rsidP="00342AD4">
      <w:pPr>
        <w:pStyle w:val="CommentText"/>
        <w:jc w:val="left"/>
      </w:pPr>
      <w:r>
        <w:rPr>
          <w:rStyle w:val="CommentReference"/>
        </w:rPr>
        <w:annotationRef/>
      </w:r>
      <w:r>
        <w:fldChar w:fldCharType="begin"/>
      </w:r>
      <w:r>
        <w:instrText>HYPERLINK "mailto:Peter.Courtheyn@extern.sckcen.be"</w:instrText>
      </w:r>
      <w:bookmarkStart w:id="79" w:name="_@_81C4CFDC5B2341C1A68C8716E3142DE5Z"/>
      <w:r>
        <w:fldChar w:fldCharType="separate"/>
      </w:r>
      <w:bookmarkEnd w:id="79"/>
      <w:r w:rsidRPr="004A7241">
        <w:rPr>
          <w:rStyle w:val="Mention1"/>
          <w:noProof/>
        </w:rPr>
        <w:t>@Courtheyn Peter</w:t>
      </w:r>
      <w:r>
        <w:fldChar w:fldCharType="end"/>
      </w:r>
      <w:r>
        <w:t xml:space="preserve"> </w:t>
      </w:r>
    </w:p>
    <w:p w14:paraId="3946B453" w14:textId="77777777" w:rsidR="006436A4" w:rsidRDefault="006436A4" w:rsidP="00342AD4">
      <w:pPr>
        <w:pStyle w:val="CommentText"/>
        <w:jc w:val="left"/>
      </w:pPr>
    </w:p>
    <w:p w14:paraId="6880A2D3" w14:textId="77777777" w:rsidR="006436A4" w:rsidRDefault="006436A4" w:rsidP="00342AD4">
      <w:pPr>
        <w:pStyle w:val="CommentText"/>
        <w:jc w:val="left"/>
      </w:pPr>
      <w:r>
        <w:t xml:space="preserve">This section 3.1 intends to group all the formal requirements . </w:t>
      </w:r>
    </w:p>
    <w:p w14:paraId="29F36E37" w14:textId="77777777" w:rsidR="006436A4" w:rsidRDefault="006436A4" w:rsidP="00342AD4">
      <w:pPr>
        <w:pStyle w:val="CommentText"/>
        <w:jc w:val="left"/>
      </w:pPr>
    </w:p>
    <w:p w14:paraId="7AD80D97" w14:textId="77777777" w:rsidR="006436A4" w:rsidRDefault="006436A4" w:rsidP="00342AD4">
      <w:pPr>
        <w:pStyle w:val="CommentText"/>
        <w:jc w:val="left"/>
      </w:pPr>
      <w:r>
        <w:t>3.1.1-3.1.3 subsections are (initially derived from QM Assembly (latest version).  I drafted it with section number (can be removed now) and clause  for joining the paragraphs related to the same issue.</w:t>
      </w:r>
    </w:p>
    <w:p w14:paraId="4D8E6359" w14:textId="77777777" w:rsidR="006436A4" w:rsidRDefault="006436A4" w:rsidP="00342AD4">
      <w:pPr>
        <w:pStyle w:val="CommentText"/>
        <w:jc w:val="left"/>
      </w:pPr>
    </w:p>
    <w:p w14:paraId="6A863328" w14:textId="77777777" w:rsidR="006436A4" w:rsidRDefault="006436A4" w:rsidP="00342AD4">
      <w:pPr>
        <w:pStyle w:val="CommentText"/>
        <w:jc w:val="left"/>
      </w:pPr>
      <w:r>
        <w:t>Please review / rework to final drafting according to PUR requisites.</w:t>
      </w:r>
    </w:p>
  </w:comment>
  <w:comment w:id="3014" w:author="Dorda Ulrich" w:date="2025-04-09T16:16:00Z" w:initials="UD">
    <w:p w14:paraId="6A047C19" w14:textId="4827BE5E" w:rsidR="006436A4" w:rsidRDefault="006436A4" w:rsidP="00AF5EA9">
      <w:pPr>
        <w:pStyle w:val="CommentText"/>
        <w:jc w:val="left"/>
      </w:pPr>
      <w:r>
        <w:rPr>
          <w:rStyle w:val="CommentReference"/>
        </w:rPr>
        <w:annotationRef/>
      </w:r>
      <w:r>
        <w:t>@GKO: remove the “steady state” and “transient”</w:t>
      </w:r>
    </w:p>
    <w:p w14:paraId="4919ABA0" w14:textId="77777777" w:rsidR="006436A4" w:rsidRDefault="006436A4" w:rsidP="00AF5EA9">
      <w:pPr>
        <w:pStyle w:val="CommentText"/>
        <w:jc w:val="left"/>
      </w:pPr>
    </w:p>
    <w:p w14:paraId="05251B5F" w14:textId="77777777" w:rsidR="006436A4" w:rsidRDefault="006436A4" w:rsidP="00AF5EA9">
      <w:pPr>
        <w:pStyle w:val="CommentText"/>
        <w:jc w:val="left"/>
      </w:pPr>
      <w:r>
        <w:t>2K operation and Standby needs to be changed</w:t>
      </w:r>
    </w:p>
  </w:comment>
  <w:comment w:id="3020" w:author="Dekempeneer Erik" w:date="2025-04-25T10:45:00Z" w:initials="ED">
    <w:p w14:paraId="2BC4D9D7" w14:textId="77777777" w:rsidR="006436A4" w:rsidRDefault="006436A4" w:rsidP="008263AA">
      <w:pPr>
        <w:pStyle w:val="CommentText"/>
        <w:jc w:val="left"/>
      </w:pPr>
      <w:r>
        <w:rPr>
          <w:rStyle w:val="CommentReference"/>
        </w:rPr>
        <w:annotationRef/>
      </w:r>
      <w:r>
        <w:rPr>
          <w:lang w:val="en-US"/>
        </w:rPr>
        <w:t>This is not clear. What is the purpose of the requirement ?</w:t>
      </w:r>
    </w:p>
  </w:comment>
  <w:comment w:id="3044" w:author="Dekempeneer Erik" w:date="2025-03-13T18:43:00Z" w:initials="ED">
    <w:p w14:paraId="2636D598" w14:textId="686340DB" w:rsidR="006436A4" w:rsidRDefault="006436A4" w:rsidP="00064252">
      <w:pPr>
        <w:pStyle w:val="CommentText"/>
        <w:jc w:val="left"/>
      </w:pPr>
      <w:r>
        <w:rPr>
          <w:rStyle w:val="CommentReference"/>
        </w:rPr>
        <w:annotationRef/>
      </w:r>
      <w:r>
        <w:t>@GBO</w:t>
      </w:r>
    </w:p>
    <w:p w14:paraId="20ACF03A" w14:textId="77777777" w:rsidR="006436A4" w:rsidRDefault="006436A4" w:rsidP="00064252">
      <w:pPr>
        <w:pStyle w:val="CommentText"/>
        <w:jc w:val="left"/>
      </w:pPr>
      <w:r>
        <w:t>Can we read ‘static heat load’ from this table ? We should define static heat load explicitly because the term is used in the text but so far not really defined</w:t>
      </w:r>
    </w:p>
  </w:comment>
  <w:comment w:id="3052" w:author="Dorda Ulrich" w:date="2025-03-27T16:40:00Z" w:initials="UD">
    <w:p w14:paraId="22A8A855" w14:textId="324A7AFA" w:rsidR="006436A4" w:rsidRDefault="006436A4" w:rsidP="00C50DB4">
      <w:pPr>
        <w:pStyle w:val="CommentText"/>
        <w:jc w:val="left"/>
      </w:pPr>
      <w:r>
        <w:rPr>
          <w:rStyle w:val="CommentReference"/>
        </w:rPr>
        <w:annotationRef/>
      </w:r>
      <w:r>
        <w:rPr>
          <w:lang w:val="en-US"/>
        </w:rPr>
        <w:t>Take Daniels text on prevention of loosing Helium -&gt; reduced mode with 1 compressor for that.</w:t>
      </w:r>
    </w:p>
  </w:comment>
  <w:comment w:id="3053" w:author="Dorda Ulrich" w:date="2025-04-07T11:03:00Z" w:initials="UD">
    <w:p w14:paraId="5E4789B2" w14:textId="77777777" w:rsidR="006436A4" w:rsidRDefault="006436A4" w:rsidP="00507192">
      <w:pPr>
        <w:pStyle w:val="CommentText"/>
        <w:jc w:val="left"/>
      </w:pPr>
      <w:r>
        <w:rPr>
          <w:rStyle w:val="CommentReference"/>
        </w:rPr>
        <w:annotationRef/>
      </w:r>
      <w:r>
        <w:rPr>
          <w:lang w:val="en-US"/>
        </w:rPr>
        <w:t>@GKO: add section for He-recovery system (which must also work in abnormal envent)</w:t>
      </w:r>
    </w:p>
  </w:comment>
  <w:comment w:id="3059" w:author="Dekempeneer Erik" w:date="2025-03-21T10:46:00Z" w:initials="ED">
    <w:p w14:paraId="295B7B0B" w14:textId="50FC47C8" w:rsidR="006436A4" w:rsidRDefault="006436A4" w:rsidP="000F269A">
      <w:pPr>
        <w:pStyle w:val="CommentText"/>
        <w:jc w:val="left"/>
      </w:pPr>
      <w:r>
        <w:rPr>
          <w:rStyle w:val="CommentReference"/>
        </w:rPr>
        <w:annotationRef/>
      </w:r>
      <w:r>
        <w:rPr>
          <w:lang w:val="en-US"/>
        </w:rPr>
        <w:t>Add requirement requesting compliance with te conceptual design note from DSBT.</w:t>
      </w:r>
    </w:p>
  </w:comment>
  <w:comment w:id="3060" w:author="Dorda Ulrich" w:date="2025-04-28T14:57:00Z" w:initials="UD">
    <w:p w14:paraId="4E170274" w14:textId="77777777" w:rsidR="006436A4" w:rsidRDefault="006436A4" w:rsidP="00B32F0A">
      <w:pPr>
        <w:pStyle w:val="CommentText"/>
        <w:jc w:val="left"/>
      </w:pPr>
      <w:r>
        <w:rPr>
          <w:rStyle w:val="CommentReference"/>
        </w:rPr>
        <w:annotationRef/>
      </w:r>
      <w:r>
        <w:rPr>
          <w:lang w:val="en-US"/>
        </w:rPr>
        <w:t>We decided no the put the conceptual design note forward (and it would not be a requirement but only as a “source of ideas”)</w:t>
      </w:r>
    </w:p>
  </w:comment>
  <w:comment w:id="3067" w:author="Dorda Ulrich" w:date="2025-04-16T15:05:00Z" w:initials="UD">
    <w:p w14:paraId="50112C8A" w14:textId="52047C48" w:rsidR="006436A4" w:rsidRDefault="006436A4" w:rsidP="002468F0">
      <w:pPr>
        <w:pStyle w:val="CommentText"/>
        <w:jc w:val="left"/>
      </w:pPr>
      <w:r>
        <w:rPr>
          <w:rStyle w:val="CommentReference"/>
        </w:rPr>
        <w:annotationRef/>
      </w:r>
      <w:r>
        <w:t>Add definition (either here or in the glossary)</w:t>
      </w:r>
    </w:p>
  </w:comment>
  <w:comment w:id="3066" w:author="Dorda Ulrich" w:date="2025-04-16T15:10:00Z" w:initials="UD">
    <w:p w14:paraId="3DE683F9" w14:textId="77777777" w:rsidR="006436A4" w:rsidRDefault="006436A4" w:rsidP="002468F0">
      <w:pPr>
        <w:pStyle w:val="CommentText"/>
        <w:jc w:val="left"/>
      </w:pPr>
      <w:r>
        <w:rPr>
          <w:rStyle w:val="CommentReference"/>
        </w:rPr>
        <w:annotationRef/>
      </w:r>
      <w:r>
        <w:t>@DBE: Check! Is the number good and is it really for all operating conditions. E.g. only steady state scenarios?</w:t>
      </w:r>
    </w:p>
  </w:comment>
  <w:comment w:id="3069" w:author="Dorda Ulrich" w:date="2025-04-16T15:12:00Z" w:initials="UD">
    <w:p w14:paraId="4F61B921" w14:textId="77777777" w:rsidR="006436A4" w:rsidRDefault="006436A4" w:rsidP="002468F0">
      <w:pPr>
        <w:pStyle w:val="CommentText"/>
        <w:jc w:val="left"/>
      </w:pPr>
      <w:r>
        <w:rPr>
          <w:rStyle w:val="CommentReference"/>
        </w:rPr>
        <w:annotationRef/>
      </w:r>
      <w:r>
        <w:rPr>
          <w:lang w:val="en-US"/>
        </w:rPr>
        <w:t>@PUR and legal: Very closely check this.</w:t>
      </w:r>
    </w:p>
  </w:comment>
  <w:comment w:id="3074" w:author="Dorda Ulrich" w:date="2025-04-16T15:29:00Z" w:initials="UD">
    <w:p w14:paraId="73080060" w14:textId="77777777" w:rsidR="006436A4" w:rsidRDefault="006436A4" w:rsidP="002468F0">
      <w:pPr>
        <w:pStyle w:val="CommentText"/>
        <w:jc w:val="left"/>
      </w:pPr>
      <w:r>
        <w:rPr>
          <w:rStyle w:val="CommentReference"/>
        </w:rPr>
        <w:annotationRef/>
      </w:r>
      <w:r>
        <w:rPr>
          <w:lang w:val="en-US"/>
        </w:rPr>
        <w:t>@DBE: let’s discuss</w:t>
      </w:r>
    </w:p>
  </w:comment>
  <w:comment w:id="3077" w:author="Dorda Ulrich" w:date="2025-04-16T15:28:00Z" w:initials="UD">
    <w:p w14:paraId="15035777" w14:textId="77777777" w:rsidR="006436A4" w:rsidRDefault="006436A4" w:rsidP="002468F0">
      <w:pPr>
        <w:pStyle w:val="CommentText"/>
        <w:jc w:val="left"/>
      </w:pPr>
      <w:r>
        <w:rPr>
          <w:rStyle w:val="CommentReference"/>
        </w:rPr>
        <w:annotationRef/>
      </w:r>
      <w:r>
        <w:rPr>
          <w:lang w:val="en-US"/>
        </w:rPr>
        <w:t>Legal / PUR!! - check carefully, change, move etc. This is crucial, as it may have a significant financial impact (our electricity cost) etc.</w:t>
      </w:r>
    </w:p>
  </w:comment>
  <w:comment w:id="3079" w:author="do Rego Lima Pedro" w:date="2025-02-25T13:28:00Z" w:initials="Pd">
    <w:p w14:paraId="5E94967E" w14:textId="654A018F" w:rsidR="006436A4" w:rsidRDefault="006436A4" w:rsidP="003D764B">
      <w:pPr>
        <w:pStyle w:val="CommentText"/>
        <w:jc w:val="left"/>
      </w:pPr>
      <w:r>
        <w:rPr>
          <w:rStyle w:val="CommentReference"/>
        </w:rPr>
        <w:annotationRef/>
      </w:r>
      <w:r>
        <w:t xml:space="preserve">New subsection to group reliability requirements </w:t>
      </w:r>
    </w:p>
  </w:comment>
  <w:comment w:id="3126" w:author="Dorda Ulrich" w:date="2025-04-09T16:37:00Z" w:initials="UD">
    <w:p w14:paraId="6AF19C2F" w14:textId="77777777" w:rsidR="006436A4" w:rsidRDefault="006436A4" w:rsidP="00653DFD">
      <w:pPr>
        <w:pStyle w:val="CommentText"/>
        <w:jc w:val="left"/>
      </w:pPr>
      <w:r>
        <w:rPr>
          <w:rStyle w:val="CommentReference"/>
        </w:rPr>
        <w:annotationRef/>
      </w:r>
      <w:r>
        <w:rPr>
          <w:lang w:val="en-US"/>
        </w:rPr>
        <w:t>GKO: Clean up</w:t>
      </w:r>
    </w:p>
  </w:comment>
  <w:comment w:id="3127" w:author="Bonthuys Gerkotze" w:date="2025-05-09T10:06:00Z" w:initials="GB">
    <w:p w14:paraId="7CCE53AB" w14:textId="77777777" w:rsidR="00535285" w:rsidRDefault="00535285" w:rsidP="00535285">
      <w:pPr>
        <w:pStyle w:val="CommentText"/>
        <w:jc w:val="left"/>
      </w:pPr>
      <w:r>
        <w:rPr>
          <w:rStyle w:val="CommentReference"/>
        </w:rPr>
        <w:annotationRef/>
      </w:r>
      <w:r>
        <w:rPr>
          <w:lang w:val="en-US"/>
        </w:rPr>
        <w:t>Updated text for clarity - expanded the offer requirements</w:t>
      </w:r>
    </w:p>
  </w:comment>
  <w:comment w:id="3139" w:author="Dekempeneer Erik" w:date="2025-03-03T09:12:00Z" w:initials="ED">
    <w:p w14:paraId="7E95BC64" w14:textId="615EC7BC" w:rsidR="006436A4" w:rsidRDefault="006436A4" w:rsidP="00096E71">
      <w:pPr>
        <w:pStyle w:val="CommentText"/>
        <w:jc w:val="left"/>
      </w:pPr>
      <w:r>
        <w:rPr>
          <w:rStyle w:val="CommentReference"/>
        </w:rPr>
        <w:annotationRef/>
      </w:r>
      <w:r>
        <w:rPr>
          <w:lang w:val="en-US"/>
        </w:rPr>
        <w:t>It would be better to move this whole requirement to 3.5.1.1. Here it raises questions because we have not read about the operating scenario’s yet.</w:t>
      </w:r>
    </w:p>
  </w:comment>
  <w:comment w:id="3140" w:author="do Rego Lima Pedro" w:date="2025-03-04T13:51:00Z" w:initials="Pd">
    <w:p w14:paraId="516953C5" w14:textId="77777777" w:rsidR="006436A4" w:rsidRDefault="006436A4" w:rsidP="00096E71">
      <w:pPr>
        <w:pStyle w:val="CommentText"/>
        <w:jc w:val="left"/>
      </w:pPr>
      <w:r>
        <w:rPr>
          <w:rStyle w:val="CommentReference"/>
        </w:rPr>
        <w:annotationRef/>
      </w:r>
      <w:r>
        <w:rPr>
          <w:lang w:val="en-US"/>
        </w:rPr>
        <w:t>moved</w:t>
      </w:r>
    </w:p>
  </w:comment>
  <w:comment w:id="3142" w:author="Dekempeneer Erik" w:date="2025-04-25T11:08:00Z" w:initials="ED">
    <w:p w14:paraId="20FBBB44" w14:textId="77777777" w:rsidR="006436A4" w:rsidRDefault="006436A4" w:rsidP="00C51B4D">
      <w:pPr>
        <w:pStyle w:val="CommentText"/>
        <w:jc w:val="left"/>
      </w:pPr>
      <w:r>
        <w:rPr>
          <w:rStyle w:val="CommentReference"/>
        </w:rPr>
        <w:annotationRef/>
      </w:r>
      <w:r>
        <w:rPr>
          <w:lang w:val="en-US"/>
        </w:rPr>
        <w:t>Add definition</w:t>
      </w:r>
    </w:p>
  </w:comment>
  <w:comment w:id="3148" w:author="Dekempeneer Erik" w:date="2025-04-25T11:21:00Z" w:initials="ED">
    <w:p w14:paraId="2ACCB71C" w14:textId="77777777" w:rsidR="006436A4" w:rsidRDefault="006436A4" w:rsidP="00F31C94">
      <w:pPr>
        <w:pStyle w:val="CommentText"/>
        <w:jc w:val="left"/>
      </w:pPr>
      <w:r>
        <w:rPr>
          <w:rStyle w:val="CommentReference"/>
        </w:rPr>
        <w:annotationRef/>
      </w:r>
      <w:r>
        <w:rPr>
          <w:lang w:val="en-US"/>
        </w:rPr>
        <w:t>Nearly the same title as higher level title 3.3. Perhaps redundant aggregation level ?</w:t>
      </w:r>
    </w:p>
  </w:comment>
  <w:comment w:id="3154" w:author="Dorda Ulrich" w:date="2025-04-18T09:44:00Z" w:initials="UD">
    <w:p w14:paraId="15534A7A" w14:textId="03CD0840" w:rsidR="006436A4" w:rsidRDefault="006436A4" w:rsidP="00B478AD">
      <w:pPr>
        <w:pStyle w:val="CommentText"/>
        <w:jc w:val="left"/>
      </w:pPr>
      <w:r>
        <w:rPr>
          <w:rStyle w:val="CommentReference"/>
        </w:rPr>
        <w:annotationRef/>
      </w:r>
      <w:r>
        <w:rPr>
          <w:lang w:val="en-US"/>
        </w:rPr>
        <w:t>Our burst disks are at 2bar. To discuss with DBE</w:t>
      </w:r>
    </w:p>
  </w:comment>
  <w:comment w:id="3157" w:author="Dorda Ulrich" w:date="2025-03-28T12:56:00Z" w:initials="UD">
    <w:p w14:paraId="185D5737" w14:textId="47E7DF41" w:rsidR="006436A4" w:rsidRDefault="006436A4" w:rsidP="003232CF">
      <w:pPr>
        <w:pStyle w:val="CommentText"/>
        <w:jc w:val="left"/>
      </w:pPr>
      <w:r>
        <w:rPr>
          <w:rStyle w:val="CommentReference"/>
        </w:rPr>
        <w:annotationRef/>
      </w:r>
      <w:r>
        <w:rPr>
          <w:lang w:val="en-US"/>
        </w:rPr>
        <w:t>GKO: come back to this if this needed</w:t>
      </w:r>
    </w:p>
  </w:comment>
  <w:comment w:id="3159" w:author="Dekempeneer Erik" w:date="2025-04-25T11:25:00Z" w:initials="ED">
    <w:p w14:paraId="32D3CFF0" w14:textId="77777777" w:rsidR="006436A4" w:rsidRDefault="006436A4" w:rsidP="00F31C94">
      <w:pPr>
        <w:pStyle w:val="CommentText"/>
        <w:jc w:val="left"/>
      </w:pPr>
      <w:r>
        <w:rPr>
          <w:rStyle w:val="CommentReference"/>
        </w:rPr>
        <w:annotationRef/>
      </w:r>
      <w:r>
        <w:rPr>
          <w:lang w:val="en-US"/>
        </w:rPr>
        <w:t>??</w:t>
      </w:r>
    </w:p>
  </w:comment>
  <w:comment w:id="3160" w:author="Dorda Ulrich" w:date="2025-04-28T14:24:00Z" w:initials="UD">
    <w:p w14:paraId="1B80EA19" w14:textId="77777777" w:rsidR="006436A4" w:rsidRDefault="006436A4" w:rsidP="00C14BC0">
      <w:pPr>
        <w:pStyle w:val="CommentText"/>
        <w:jc w:val="left"/>
      </w:pPr>
      <w:r>
        <w:rPr>
          <w:rStyle w:val="CommentReference"/>
        </w:rPr>
        <w:annotationRef/>
      </w:r>
      <w:r>
        <w:rPr>
          <w:lang w:val="en-US"/>
        </w:rPr>
        <w:t>We somehow imply it, but have it in most tenders. To not have them give us refurbished stuff.</w:t>
      </w:r>
    </w:p>
  </w:comment>
  <w:comment w:id="3167" w:author="Dorda Ulrich" w:date="2025-03-28T13:02:00Z" w:initials="UD">
    <w:p w14:paraId="7BE70A87" w14:textId="17CFF3D8" w:rsidR="006436A4" w:rsidRDefault="006436A4" w:rsidP="0091495B">
      <w:pPr>
        <w:pStyle w:val="CommentText"/>
        <w:jc w:val="left"/>
      </w:pPr>
      <w:r>
        <w:rPr>
          <w:rStyle w:val="CommentReference"/>
        </w:rPr>
        <w:annotationRef/>
      </w:r>
      <w:r>
        <w:rPr>
          <w:lang w:val="en-US"/>
        </w:rPr>
        <w:t>GKO: Check with DBE if this change was as intended</w:t>
      </w:r>
    </w:p>
  </w:comment>
  <w:comment w:id="3168" w:author="Dekempeneer Erik" w:date="2025-04-25T11:30:00Z" w:initials="ED">
    <w:p w14:paraId="1A5D242D" w14:textId="77777777" w:rsidR="006436A4" w:rsidRDefault="006436A4" w:rsidP="00F31C94">
      <w:pPr>
        <w:pStyle w:val="CommentText"/>
        <w:jc w:val="left"/>
      </w:pPr>
      <w:r>
        <w:rPr>
          <w:rStyle w:val="CommentReference"/>
        </w:rPr>
        <w:annotationRef/>
      </w:r>
      <w:r>
        <w:rPr>
          <w:lang w:val="en-US"/>
        </w:rPr>
        <w:t>Where is it defined ?</w:t>
      </w:r>
    </w:p>
  </w:comment>
  <w:comment w:id="3169" w:author="Dorda Ulrich" w:date="2025-04-28T14:26:00Z" w:initials="UD">
    <w:p w14:paraId="74F6ECE0" w14:textId="77777777" w:rsidR="006436A4" w:rsidRDefault="006436A4" w:rsidP="00C14BC0">
      <w:pPr>
        <w:pStyle w:val="CommentText"/>
        <w:jc w:val="left"/>
      </w:pPr>
      <w:r>
        <w:rPr>
          <w:rStyle w:val="CommentReference"/>
        </w:rPr>
        <w:annotationRef/>
      </w:r>
      <w:r>
        <w:rPr>
          <w:lang w:val="en-US"/>
        </w:rPr>
        <w:t>@GKO: correct woring (is it S-line?)</w:t>
      </w:r>
    </w:p>
  </w:comment>
  <w:comment w:id="3175" w:author="Dorda Ulrich" w:date="2025-03-31T09:54:00Z" w:initials="UD">
    <w:p w14:paraId="0F0C4154" w14:textId="237ACF1E" w:rsidR="006436A4" w:rsidRDefault="006436A4" w:rsidP="000F66FC">
      <w:pPr>
        <w:pStyle w:val="CommentText"/>
        <w:jc w:val="left"/>
      </w:pPr>
      <w:r>
        <w:rPr>
          <w:rStyle w:val="CommentReference"/>
        </w:rPr>
        <w:annotationRef/>
      </w:r>
      <w:r>
        <w:rPr>
          <w:lang w:val="en-US"/>
        </w:rPr>
        <w:t>We should leave this to them - they need to CE certify, we do not want to take responsibility</w:t>
      </w:r>
    </w:p>
  </w:comment>
  <w:comment w:id="3177" w:author="Dorda Ulrich" w:date="2025-03-31T09:54:00Z" w:initials="UD">
    <w:p w14:paraId="5A6CC6BD" w14:textId="77777777" w:rsidR="006436A4" w:rsidRDefault="006436A4" w:rsidP="000F66FC">
      <w:pPr>
        <w:pStyle w:val="CommentText"/>
        <w:jc w:val="left"/>
      </w:pPr>
      <w:r>
        <w:rPr>
          <w:rStyle w:val="CommentReference"/>
        </w:rPr>
        <w:annotationRef/>
      </w:r>
      <w:r>
        <w:rPr>
          <w:lang w:val="en-US"/>
        </w:rPr>
        <w:t>Covered by generic requirement?</w:t>
      </w:r>
    </w:p>
  </w:comment>
  <w:comment w:id="3181" w:author="Dorda Ulrich" w:date="2025-03-31T09:56:00Z" w:initials="UD">
    <w:p w14:paraId="1073A44E" w14:textId="77777777" w:rsidR="006436A4" w:rsidRDefault="006436A4" w:rsidP="00211CC0">
      <w:pPr>
        <w:pStyle w:val="CommentText"/>
        <w:jc w:val="left"/>
      </w:pPr>
      <w:r>
        <w:rPr>
          <w:rStyle w:val="CommentReference"/>
        </w:rPr>
        <w:annotationRef/>
      </w:r>
      <w:r>
        <w:rPr>
          <w:lang w:val="en-US"/>
        </w:rPr>
        <w:t>Move to previous section?</w:t>
      </w:r>
    </w:p>
  </w:comment>
  <w:comment w:id="3195" w:author="Dorda Ulrich" w:date="2025-03-31T09:57:00Z" w:initials="UD">
    <w:p w14:paraId="0B429965" w14:textId="5083657A" w:rsidR="006436A4" w:rsidRDefault="006436A4" w:rsidP="001C6686">
      <w:pPr>
        <w:pStyle w:val="CommentText"/>
        <w:jc w:val="left"/>
      </w:pPr>
      <w:r>
        <w:rPr>
          <w:rStyle w:val="CommentReference"/>
        </w:rPr>
        <w:annotationRef/>
      </w:r>
      <w:r>
        <w:rPr>
          <w:lang w:val="en-US"/>
        </w:rPr>
        <w:t>Usefullness?</w:t>
      </w:r>
    </w:p>
  </w:comment>
  <w:comment w:id="3197" w:author="Dorda Ulrich" w:date="2025-03-31T09:58:00Z" w:initials="UD">
    <w:p w14:paraId="4120DC05" w14:textId="77777777" w:rsidR="006436A4" w:rsidRDefault="006436A4" w:rsidP="001C6686">
      <w:pPr>
        <w:pStyle w:val="CommentText"/>
        <w:jc w:val="left"/>
      </w:pPr>
      <w:r>
        <w:rPr>
          <w:rStyle w:val="CommentReference"/>
        </w:rPr>
        <w:annotationRef/>
      </w:r>
      <w:r>
        <w:rPr>
          <w:lang w:val="en-US"/>
        </w:rPr>
        <w:t>Usefullness?</w:t>
      </w:r>
    </w:p>
  </w:comment>
  <w:comment w:id="3202" w:author="Dekempeneer Erik" w:date="2025-03-10T09:32:00Z" w:initials="ED">
    <w:p w14:paraId="39F966F9" w14:textId="7269BF8A" w:rsidR="006436A4" w:rsidRDefault="006436A4" w:rsidP="007934A1">
      <w:pPr>
        <w:pStyle w:val="CommentText"/>
        <w:jc w:val="left"/>
      </w:pPr>
      <w:r>
        <w:rPr>
          <w:rStyle w:val="CommentReference"/>
        </w:rPr>
        <w:annotationRef/>
      </w:r>
      <w:r>
        <w:t>@GBO</w:t>
      </w:r>
    </w:p>
    <w:p w14:paraId="6D0559F8" w14:textId="77777777" w:rsidR="006436A4" w:rsidRDefault="006436A4" w:rsidP="007934A1">
      <w:pPr>
        <w:pStyle w:val="CommentText"/>
        <w:jc w:val="left"/>
      </w:pPr>
      <w:r>
        <w:t>Rephrase ‘exploitable’, e.g. ‘that can be controlled by’ ?</w:t>
      </w:r>
    </w:p>
  </w:comment>
  <w:comment w:id="3207" w:author="Dekempeneer Erik" w:date="2025-03-10T09:34:00Z" w:initials="ED">
    <w:p w14:paraId="420BDDDB" w14:textId="46FD6034" w:rsidR="006436A4" w:rsidRDefault="006436A4" w:rsidP="007934A1">
      <w:pPr>
        <w:pStyle w:val="CommentText"/>
        <w:jc w:val="left"/>
      </w:pPr>
      <w:r>
        <w:rPr>
          <w:rStyle w:val="CommentReference"/>
        </w:rPr>
        <w:annotationRef/>
      </w:r>
      <w:r>
        <w:t>@GBO</w:t>
      </w:r>
    </w:p>
    <w:p w14:paraId="5C4AE6AF" w14:textId="77777777" w:rsidR="006436A4" w:rsidRDefault="006436A4" w:rsidP="007934A1">
      <w:pPr>
        <w:pStyle w:val="CommentText"/>
        <w:jc w:val="left"/>
      </w:pPr>
      <w:r>
        <w:t xml:space="preserve">Is this a test platform ? </w:t>
      </w:r>
    </w:p>
    <w:p w14:paraId="4080B665" w14:textId="77777777" w:rsidR="006436A4" w:rsidRDefault="006436A4" w:rsidP="007934A1">
      <w:pPr>
        <w:pStyle w:val="CommentText"/>
        <w:jc w:val="left"/>
      </w:pPr>
      <w:r>
        <w:t>Is it sufficiently defined ?</w:t>
      </w:r>
    </w:p>
    <w:p w14:paraId="30BBC5E9" w14:textId="77777777" w:rsidR="006436A4" w:rsidRDefault="006436A4" w:rsidP="007934A1">
      <w:pPr>
        <w:pStyle w:val="CommentText"/>
        <w:jc w:val="left"/>
      </w:pPr>
      <w:r>
        <w:t>Add to scope of work ?</w:t>
      </w:r>
    </w:p>
  </w:comment>
  <w:comment w:id="3208" w:author="Dorda Ulrich" w:date="2025-03-31T10:23:00Z" w:initials="UD">
    <w:p w14:paraId="29AF81AA" w14:textId="77777777" w:rsidR="006436A4" w:rsidRDefault="006436A4" w:rsidP="00474204">
      <w:pPr>
        <w:pStyle w:val="CommentText"/>
        <w:jc w:val="left"/>
      </w:pPr>
      <w:r>
        <w:rPr>
          <w:rStyle w:val="CommentReference"/>
        </w:rPr>
        <w:annotationRef/>
      </w:r>
      <w:r>
        <w:rPr>
          <w:lang w:val="en-US"/>
        </w:rPr>
        <w:t>Do we really want this? Why not use our standard skids that Vladimir will need anyway</w:t>
      </w:r>
    </w:p>
  </w:comment>
  <w:comment w:id="3209" w:author="Dorda Ulrich" w:date="2025-04-16T15:43:00Z" w:initials="UD">
    <w:p w14:paraId="671C5D2B" w14:textId="77777777" w:rsidR="006436A4" w:rsidRDefault="006436A4" w:rsidP="00D90B93">
      <w:pPr>
        <w:pStyle w:val="CommentText"/>
        <w:jc w:val="left"/>
      </w:pPr>
      <w:r>
        <w:rPr>
          <w:rStyle w:val="CommentReference"/>
        </w:rPr>
        <w:annotationRef/>
      </w:r>
      <w:r>
        <w:rPr>
          <w:lang w:val="en-US"/>
        </w:rPr>
        <w:t>GKO: Talk to Vladimir</w:t>
      </w:r>
    </w:p>
  </w:comment>
  <w:comment w:id="3214" w:author="Dorda Ulrich" w:date="2025-04-16T15:53:00Z" w:initials="UD">
    <w:p w14:paraId="0ECA25BB" w14:textId="77777777" w:rsidR="006436A4" w:rsidRDefault="006436A4" w:rsidP="001440FB">
      <w:pPr>
        <w:pStyle w:val="CommentText"/>
        <w:jc w:val="left"/>
      </w:pPr>
      <w:r>
        <w:rPr>
          <w:rStyle w:val="CommentReference"/>
        </w:rPr>
        <w:annotationRef/>
      </w:r>
      <w:r>
        <w:rPr>
          <w:lang w:val="en-US"/>
        </w:rPr>
        <w:t>Terminology (roughing). Where is this valve supposed to be?</w:t>
      </w:r>
    </w:p>
  </w:comment>
  <w:comment w:id="3217" w:author="Dorda Ulrich" w:date="2025-04-16T15:56:00Z" w:initials="UD">
    <w:p w14:paraId="200FE66D" w14:textId="77777777" w:rsidR="006436A4" w:rsidRDefault="006436A4" w:rsidP="00FD585C">
      <w:pPr>
        <w:pStyle w:val="CommentText"/>
        <w:jc w:val="left"/>
      </w:pPr>
      <w:r>
        <w:rPr>
          <w:rStyle w:val="CommentReference"/>
        </w:rPr>
        <w:annotationRef/>
      </w:r>
      <w:r>
        <w:rPr>
          <w:lang w:val="en-US"/>
        </w:rPr>
        <w:t>Clean up. E.g. allow (shall they implement a automatic pump down  or just implement the gauges so that we can do this)</w:t>
      </w:r>
    </w:p>
  </w:comment>
  <w:comment w:id="3238" w:author="Dorda Ulrich" w:date="2025-04-18T09:29:00Z" w:initials="UD">
    <w:p w14:paraId="591D66B4" w14:textId="04A63A51" w:rsidR="006436A4" w:rsidRDefault="006436A4" w:rsidP="00183039">
      <w:pPr>
        <w:pStyle w:val="CommentText"/>
        <w:jc w:val="left"/>
      </w:pPr>
      <w:r>
        <w:rPr>
          <w:rStyle w:val="CommentReference"/>
        </w:rPr>
        <w:annotationRef/>
      </w:r>
      <w:r>
        <w:rPr>
          <w:lang w:val="en-US"/>
        </w:rPr>
        <w:t>@GKO: move to better suited location</w:t>
      </w:r>
    </w:p>
  </w:comment>
  <w:comment w:id="3240" w:author="Dorda Ulrich" w:date="2025-04-18T09:34:00Z" w:initials="UD">
    <w:p w14:paraId="5A40C2F5" w14:textId="77777777" w:rsidR="006436A4" w:rsidRDefault="006436A4" w:rsidP="006239BD">
      <w:pPr>
        <w:pStyle w:val="CommentText"/>
        <w:jc w:val="left"/>
      </w:pPr>
      <w:r>
        <w:rPr>
          <w:rStyle w:val="CommentReference"/>
        </w:rPr>
        <w:annotationRef/>
      </w:r>
      <w:r>
        <w:rPr>
          <w:lang w:val="en-US"/>
        </w:rPr>
        <w:t>Discuss with DBE</w:t>
      </w:r>
    </w:p>
  </w:comment>
  <w:comment w:id="3244" w:author="Dorda Ulrich" w:date="2025-04-18T10:07:00Z" w:initials="UD">
    <w:p w14:paraId="19EB78F7" w14:textId="77777777" w:rsidR="006436A4" w:rsidRDefault="006436A4" w:rsidP="00717139">
      <w:pPr>
        <w:pStyle w:val="CommentText"/>
        <w:jc w:val="left"/>
      </w:pPr>
      <w:r>
        <w:rPr>
          <w:rStyle w:val="CommentReference"/>
        </w:rPr>
        <w:annotationRef/>
      </w:r>
      <w:r>
        <w:t>To discuss with NFS - how do we get the backup power? Same connections? How do they have to split…?</w:t>
      </w:r>
    </w:p>
  </w:comment>
  <w:comment w:id="3306" w:author="Dorda Ulrich" w:date="2025-04-18T10:09:00Z" w:initials="UD">
    <w:p w14:paraId="1D077DB0" w14:textId="77777777" w:rsidR="006436A4" w:rsidRDefault="006436A4" w:rsidP="00B6666A">
      <w:pPr>
        <w:pStyle w:val="CommentText"/>
        <w:jc w:val="left"/>
      </w:pPr>
      <w:r>
        <w:rPr>
          <w:rStyle w:val="CommentReference"/>
        </w:rPr>
        <w:annotationRef/>
      </w:r>
      <w:r>
        <w:rPr>
          <w:lang w:val="en-US"/>
        </w:rPr>
        <w:t>Wait for AFA decision. UDO to push.</w:t>
      </w:r>
    </w:p>
  </w:comment>
  <w:comment w:id="3310" w:author="Dorda Ulrich" w:date="2025-04-18T10:18:00Z" w:initials="UD">
    <w:p w14:paraId="4364BD97" w14:textId="77777777" w:rsidR="006436A4" w:rsidRDefault="006436A4" w:rsidP="00DA5CDD">
      <w:pPr>
        <w:pStyle w:val="CommentText"/>
        <w:jc w:val="left"/>
      </w:pPr>
      <w:r>
        <w:rPr>
          <w:rStyle w:val="CommentReference"/>
        </w:rPr>
        <w:annotationRef/>
      </w:r>
      <w:r>
        <w:rPr>
          <w:lang w:val="en-US"/>
        </w:rPr>
        <w:t>@GKO: move to codes and standards</w:t>
      </w:r>
    </w:p>
  </w:comment>
  <w:comment w:id="3315" w:author="Dorda Ulrich" w:date="2025-04-18T10:37:00Z" w:initials="UD">
    <w:p w14:paraId="606EC342" w14:textId="77777777" w:rsidR="006436A4" w:rsidRDefault="006436A4" w:rsidP="00703F96">
      <w:pPr>
        <w:pStyle w:val="CommentText"/>
        <w:jc w:val="left"/>
      </w:pPr>
      <w:r>
        <w:rPr>
          <w:rStyle w:val="CommentReference"/>
        </w:rPr>
        <w:annotationRef/>
      </w:r>
      <w:r>
        <w:rPr>
          <w:lang w:val="en-US"/>
        </w:rPr>
        <w:t>To be checked if it’s not NFS that provides this</w:t>
      </w:r>
    </w:p>
  </w:comment>
  <w:comment w:id="3320" w:author="Dorda Ulrich" w:date="2025-03-31T10:47:00Z" w:initials="UD">
    <w:p w14:paraId="2C8DC4A3" w14:textId="5FEAABE5" w:rsidR="006436A4" w:rsidRDefault="006436A4" w:rsidP="00C849AC">
      <w:pPr>
        <w:pStyle w:val="CommentText"/>
        <w:jc w:val="left"/>
      </w:pPr>
      <w:r>
        <w:rPr>
          <w:rStyle w:val="CommentReference"/>
        </w:rPr>
        <w:annotationRef/>
      </w:r>
      <w:r>
        <w:rPr>
          <w:lang w:val="en-US"/>
        </w:rPr>
        <w:t>Redundant/similar like previous (merge?)</w:t>
      </w:r>
    </w:p>
  </w:comment>
  <w:comment w:id="3322" w:author="Dorda Ulrich" w:date="2025-03-31T10:48:00Z" w:initials="UD">
    <w:p w14:paraId="6586EC56" w14:textId="77777777" w:rsidR="006436A4" w:rsidRDefault="006436A4" w:rsidP="004D1B83">
      <w:pPr>
        <w:pStyle w:val="CommentText"/>
        <w:jc w:val="left"/>
      </w:pPr>
      <w:r>
        <w:rPr>
          <w:rStyle w:val="CommentReference"/>
        </w:rPr>
        <w:annotationRef/>
      </w:r>
      <w:r>
        <w:rPr>
          <w:lang w:val="en-US"/>
        </w:rPr>
        <w:t>Needed? General documentation etc?</w:t>
      </w:r>
    </w:p>
  </w:comment>
  <w:comment w:id="3324" w:author="Dorda Ulrich" w:date="2025-03-31T10:48:00Z" w:initials="UD">
    <w:p w14:paraId="533291FF" w14:textId="77777777" w:rsidR="006436A4" w:rsidRDefault="006436A4" w:rsidP="00712A45">
      <w:pPr>
        <w:pStyle w:val="CommentText"/>
        <w:jc w:val="left"/>
      </w:pPr>
      <w:r>
        <w:rPr>
          <w:rStyle w:val="CommentReference"/>
        </w:rPr>
        <w:annotationRef/>
      </w:r>
      <w:r>
        <w:t>Usefullness? What do you mean by assessed by SCK (I don’t want us to do anything…)</w:t>
      </w:r>
    </w:p>
  </w:comment>
  <w:comment w:id="3329" w:author="Dorda Ulrich" w:date="2025-03-31T10:49:00Z" w:initials="UD">
    <w:p w14:paraId="69F195CA" w14:textId="77777777" w:rsidR="006436A4" w:rsidRDefault="006436A4" w:rsidP="00F061D9">
      <w:pPr>
        <w:pStyle w:val="CommentText"/>
        <w:jc w:val="left"/>
      </w:pPr>
      <w:r>
        <w:rPr>
          <w:rStyle w:val="CommentReference"/>
        </w:rPr>
        <w:annotationRef/>
      </w:r>
      <w:r>
        <w:rPr>
          <w:lang w:val="en-US"/>
        </w:rPr>
        <w:t>What is this about? What means hard-wired?</w:t>
      </w:r>
    </w:p>
  </w:comment>
  <w:comment w:id="3334" w:author="Dorda Ulrich" w:date="2025-03-31T10:51:00Z" w:initials="UD">
    <w:p w14:paraId="41B8142B" w14:textId="77777777" w:rsidR="006436A4" w:rsidRDefault="006436A4" w:rsidP="008C16C7">
      <w:pPr>
        <w:pStyle w:val="CommentText"/>
        <w:jc w:val="left"/>
      </w:pPr>
      <w:r>
        <w:rPr>
          <w:rStyle w:val="CommentReference"/>
        </w:rPr>
        <w:annotationRef/>
      </w:r>
      <w:r>
        <w:rPr>
          <w:lang w:val="en-US"/>
        </w:rPr>
        <w:t>Their own risk analyis?</w:t>
      </w:r>
    </w:p>
  </w:comment>
  <w:comment w:id="3338" w:author="Dorda Ulrich" w:date="2025-03-31T10:50:00Z" w:initials="UD">
    <w:p w14:paraId="136FDF18" w14:textId="230C811F" w:rsidR="006436A4" w:rsidRDefault="006436A4" w:rsidP="00AF5604">
      <w:pPr>
        <w:pStyle w:val="CommentText"/>
        <w:jc w:val="left"/>
      </w:pPr>
      <w:r>
        <w:rPr>
          <w:rStyle w:val="CommentReference"/>
        </w:rPr>
        <w:annotationRef/>
      </w:r>
      <w:r>
        <w:rPr>
          <w:lang w:val="en-US"/>
        </w:rPr>
        <w:t>Why us to approve?</w:t>
      </w:r>
    </w:p>
  </w:comment>
  <w:comment w:id="3340" w:author="Dorda Ulrich" w:date="2025-03-31T10:51:00Z" w:initials="UD">
    <w:p w14:paraId="2B6974E6" w14:textId="77777777" w:rsidR="006436A4" w:rsidRDefault="006436A4" w:rsidP="00AF5604">
      <w:pPr>
        <w:pStyle w:val="CommentText"/>
        <w:jc w:val="left"/>
      </w:pPr>
      <w:r>
        <w:rPr>
          <w:rStyle w:val="CommentReference"/>
        </w:rPr>
        <w:annotationRef/>
      </w:r>
      <w:r>
        <w:rPr>
          <w:lang w:val="en-US"/>
        </w:rPr>
        <w:t>Make one generic requirement: Everything must be remote controllable etc.</w:t>
      </w:r>
    </w:p>
  </w:comment>
  <w:comment w:id="3344" w:author="Dorda Ulrich" w:date="2025-03-31T10:52:00Z" w:initials="UD">
    <w:p w14:paraId="3ADA9878" w14:textId="77777777" w:rsidR="006436A4" w:rsidRDefault="006436A4" w:rsidP="004D52F1">
      <w:pPr>
        <w:pStyle w:val="CommentText"/>
        <w:jc w:val="left"/>
      </w:pPr>
      <w:r>
        <w:rPr>
          <w:rStyle w:val="CommentReference"/>
        </w:rPr>
        <w:annotationRef/>
      </w:r>
      <w:r>
        <w:rPr>
          <w:lang w:val="en-US"/>
        </w:rPr>
        <w:t>Why do we care?</w:t>
      </w:r>
    </w:p>
  </w:comment>
  <w:comment w:id="3346" w:author="Dorda Ulrich" w:date="2025-03-31T10:52:00Z" w:initials="UD">
    <w:p w14:paraId="28712DE5" w14:textId="77777777" w:rsidR="006436A4" w:rsidRDefault="006436A4" w:rsidP="00D775D8">
      <w:pPr>
        <w:pStyle w:val="CommentText"/>
        <w:jc w:val="left"/>
      </w:pPr>
      <w:r>
        <w:rPr>
          <w:rStyle w:val="CommentReference"/>
        </w:rPr>
        <w:annotationRef/>
      </w:r>
      <w:r>
        <w:rPr>
          <w:lang w:val="en-US"/>
        </w:rPr>
        <w:t>Why us to approve, why do we need to tell them?</w:t>
      </w:r>
    </w:p>
  </w:comment>
  <w:comment w:id="3364" w:author="Dorda Ulrich" w:date="2025-03-31T11:13:00Z" w:initials="UD">
    <w:p w14:paraId="3980B0EF" w14:textId="77777777" w:rsidR="006436A4" w:rsidRDefault="006436A4" w:rsidP="008C19C4">
      <w:pPr>
        <w:pStyle w:val="CommentText"/>
        <w:jc w:val="left"/>
      </w:pPr>
      <w:r>
        <w:rPr>
          <w:rStyle w:val="CommentReference"/>
        </w:rPr>
        <w:annotationRef/>
      </w:r>
      <w:r>
        <w:rPr>
          <w:lang w:val="en-US"/>
        </w:rPr>
        <w:t>What else would you want?</w:t>
      </w:r>
    </w:p>
  </w:comment>
  <w:comment w:id="3368" w:author="Dorda Ulrich" w:date="2025-03-31T11:14:00Z" w:initials="UD">
    <w:p w14:paraId="77213DA5" w14:textId="77777777" w:rsidR="006436A4" w:rsidRDefault="006436A4" w:rsidP="00582AD5">
      <w:pPr>
        <w:pStyle w:val="CommentText"/>
        <w:jc w:val="left"/>
      </w:pPr>
      <w:r>
        <w:rPr>
          <w:rStyle w:val="CommentReference"/>
        </w:rPr>
        <w:annotationRef/>
      </w:r>
      <w:r>
        <w:rPr>
          <w:lang w:val="en-US"/>
        </w:rPr>
        <w:t>Remove as we already give them two options?</w:t>
      </w:r>
    </w:p>
  </w:comment>
  <w:comment w:id="3369" w:author="Dekempeneer Erik" w:date="2025-03-10T10:30:00Z" w:initials="ED">
    <w:p w14:paraId="2041A6EC" w14:textId="101C02BA" w:rsidR="006436A4" w:rsidRDefault="006436A4" w:rsidP="007934A1">
      <w:pPr>
        <w:pStyle w:val="CommentText"/>
        <w:jc w:val="left"/>
      </w:pPr>
      <w:r>
        <w:rPr>
          <w:rStyle w:val="CommentReference"/>
        </w:rPr>
        <w:annotationRef/>
      </w:r>
      <w:r>
        <w:t>@GBO</w:t>
      </w:r>
    </w:p>
    <w:p w14:paraId="4DBC1F9A" w14:textId="77777777" w:rsidR="006436A4" w:rsidRDefault="006436A4" w:rsidP="007934A1">
      <w:pPr>
        <w:pStyle w:val="CommentText"/>
        <w:jc w:val="left"/>
      </w:pPr>
      <w:r>
        <w:t>Check phrasing</w:t>
      </w:r>
    </w:p>
  </w:comment>
  <w:comment w:id="3377" w:author="Dorda Ulrich" w:date="2025-03-31T11:16:00Z" w:initials="UD">
    <w:p w14:paraId="3B156296" w14:textId="77777777" w:rsidR="006436A4" w:rsidRDefault="006436A4" w:rsidP="00003586">
      <w:pPr>
        <w:pStyle w:val="CommentText"/>
        <w:jc w:val="left"/>
      </w:pPr>
      <w:r>
        <w:rPr>
          <w:rStyle w:val="CommentReference"/>
        </w:rPr>
        <w:annotationRef/>
      </w:r>
      <w:r>
        <w:rPr>
          <w:lang w:val="en-US"/>
        </w:rPr>
        <w:t>Didn’t we already state that they must follow SI units? (then /h is not ok…)</w:t>
      </w:r>
    </w:p>
  </w:comment>
  <w:comment w:id="3386" w:author="Dorda Ulrich" w:date="2025-03-31T11:19:00Z" w:initials="UD">
    <w:p w14:paraId="7C675540" w14:textId="77777777" w:rsidR="006436A4" w:rsidRDefault="006436A4" w:rsidP="00D902EE">
      <w:pPr>
        <w:pStyle w:val="CommentText"/>
        <w:jc w:val="left"/>
      </w:pPr>
      <w:r>
        <w:rPr>
          <w:rStyle w:val="CommentReference"/>
        </w:rPr>
        <w:annotationRef/>
      </w:r>
      <w:r>
        <w:rPr>
          <w:lang w:val="en-US"/>
        </w:rPr>
        <w:t>Daaaa !</w:t>
      </w:r>
    </w:p>
  </w:comment>
  <w:comment w:id="3388" w:author="Dorda Ulrich" w:date="2025-03-31T11:19:00Z" w:initials="UD">
    <w:p w14:paraId="4786EBF8" w14:textId="77777777" w:rsidR="006436A4" w:rsidRDefault="006436A4" w:rsidP="00383712">
      <w:pPr>
        <w:pStyle w:val="CommentText"/>
        <w:jc w:val="left"/>
      </w:pPr>
      <w:r>
        <w:rPr>
          <w:rStyle w:val="CommentReference"/>
        </w:rPr>
        <w:annotationRef/>
      </w:r>
      <w:r>
        <w:rPr>
          <w:lang w:val="en-US"/>
        </w:rPr>
        <w:t>A word is missing here</w:t>
      </w:r>
    </w:p>
  </w:comment>
  <w:comment w:id="3391" w:author="Dorda Ulrich" w:date="2025-03-31T11:21:00Z" w:initials="UD">
    <w:p w14:paraId="278EDD53" w14:textId="77777777" w:rsidR="006436A4" w:rsidRDefault="006436A4" w:rsidP="00A8671E">
      <w:pPr>
        <w:pStyle w:val="CommentText"/>
        <w:jc w:val="left"/>
      </w:pPr>
      <w:r>
        <w:rPr>
          <w:rStyle w:val="CommentReference"/>
        </w:rPr>
        <w:annotationRef/>
      </w:r>
      <w:r>
        <w:rPr>
          <w:lang w:val="en-US"/>
        </w:rPr>
        <w:t>? Where is that? It’s our control system!</w:t>
      </w:r>
    </w:p>
  </w:comment>
  <w:comment w:id="3392" w:author="Dorda Ulrich" w:date="2025-03-31T11:22:00Z" w:initials="UD">
    <w:p w14:paraId="07D45819" w14:textId="77777777" w:rsidR="006436A4" w:rsidRDefault="006436A4" w:rsidP="00CF28BC">
      <w:pPr>
        <w:pStyle w:val="CommentText"/>
        <w:jc w:val="left"/>
      </w:pPr>
      <w:r>
        <w:rPr>
          <w:rStyle w:val="CommentReference"/>
        </w:rPr>
        <w:annotationRef/>
      </w:r>
      <w:r>
        <w:rPr>
          <w:lang w:val="en-US"/>
        </w:rPr>
        <w:t>Start requ. List with this as the main requirement of this section</w:t>
      </w:r>
    </w:p>
  </w:comment>
  <w:comment w:id="3394" w:author="Dorda Ulrich" w:date="2025-03-31T11:21:00Z" w:initials="UD">
    <w:p w14:paraId="27C85D54" w14:textId="5FC6BE2C" w:rsidR="006436A4" w:rsidRDefault="006436A4" w:rsidP="001821E0">
      <w:pPr>
        <w:pStyle w:val="CommentText"/>
        <w:jc w:val="left"/>
      </w:pPr>
      <w:r>
        <w:rPr>
          <w:rStyle w:val="CommentReference"/>
        </w:rPr>
        <w:annotationRef/>
      </w:r>
      <w:r>
        <w:rPr>
          <w:lang w:val="en-US"/>
        </w:rPr>
        <w:t>Useless!</w:t>
      </w:r>
    </w:p>
  </w:comment>
  <w:comment w:id="3395" w:author="Dorda Ulrich" w:date="2025-03-31T11:21:00Z" w:initials="UD">
    <w:p w14:paraId="448200F4" w14:textId="77777777" w:rsidR="006436A4" w:rsidRDefault="006436A4" w:rsidP="001821E0">
      <w:pPr>
        <w:pStyle w:val="CommentText"/>
        <w:jc w:val="left"/>
      </w:pPr>
      <w:r>
        <w:rPr>
          <w:rStyle w:val="CommentReference"/>
        </w:rPr>
        <w:annotationRef/>
      </w:r>
      <w:r>
        <w:rPr>
          <w:lang w:val="en-US"/>
        </w:rPr>
        <w:t>Merge with above</w:t>
      </w:r>
    </w:p>
  </w:comment>
  <w:comment w:id="3397" w:author="Dorda Ulrich" w:date="2025-03-31T11:22:00Z" w:initials="UD">
    <w:p w14:paraId="7F3D223B" w14:textId="77777777" w:rsidR="006436A4" w:rsidRDefault="006436A4" w:rsidP="001821E0">
      <w:pPr>
        <w:pStyle w:val="CommentText"/>
        <w:jc w:val="left"/>
      </w:pPr>
      <w:r>
        <w:rPr>
          <w:rStyle w:val="CommentReference"/>
        </w:rPr>
        <w:annotationRef/>
      </w:r>
      <w:r>
        <w:rPr>
          <w:lang w:val="en-US"/>
        </w:rPr>
        <w:t>Need to understand where how, to see if merging. To be discussed</w:t>
      </w:r>
    </w:p>
  </w:comment>
  <w:comment w:id="3400" w:author="Dorda Ulrich" w:date="2025-03-31T11:23:00Z" w:initials="UD">
    <w:p w14:paraId="71CFC91F" w14:textId="77777777" w:rsidR="006436A4" w:rsidRDefault="006436A4" w:rsidP="006153FC">
      <w:pPr>
        <w:pStyle w:val="CommentText"/>
        <w:jc w:val="left"/>
      </w:pPr>
      <w:r>
        <w:rPr>
          <w:rStyle w:val="CommentReference"/>
        </w:rPr>
        <w:annotationRef/>
      </w:r>
      <w:r>
        <w:rPr>
          <w:lang w:val="en-US"/>
        </w:rPr>
        <w:t xml:space="preserve">How would we check? They need to CE certify which means they must perform correctly. </w:t>
      </w:r>
    </w:p>
  </w:comment>
  <w:comment w:id="3405" w:author="Dorda Ulrich" w:date="2025-03-31T11:23:00Z" w:initials="UD">
    <w:p w14:paraId="4BDAD9F2" w14:textId="77777777" w:rsidR="006436A4" w:rsidRDefault="006436A4" w:rsidP="006153FC">
      <w:pPr>
        <w:pStyle w:val="CommentText"/>
        <w:jc w:val="left"/>
      </w:pPr>
      <w:r>
        <w:rPr>
          <w:rStyle w:val="CommentReference"/>
        </w:rPr>
        <w:annotationRef/>
      </w:r>
      <w:r>
        <w:rPr>
          <w:lang w:val="en-US"/>
        </w:rPr>
        <w:t>Daaaaa ?</w:t>
      </w:r>
    </w:p>
  </w:comment>
  <w:comment w:id="3408" w:author="Dorda Ulrich" w:date="2025-03-31T11:24:00Z" w:initials="UD">
    <w:p w14:paraId="74C8AB31" w14:textId="77777777" w:rsidR="006436A4" w:rsidRDefault="006436A4" w:rsidP="006153FC">
      <w:pPr>
        <w:pStyle w:val="CommentText"/>
        <w:jc w:val="left"/>
      </w:pPr>
      <w:r>
        <w:rPr>
          <w:rStyle w:val="CommentReference"/>
        </w:rPr>
        <w:annotationRef/>
      </w:r>
      <w:r>
        <w:rPr>
          <w:lang w:val="en-US"/>
        </w:rPr>
        <w:t>Machine directive, mixing of two completely different topics!! And one being about safety!!</w:t>
      </w:r>
    </w:p>
  </w:comment>
  <w:comment w:id="3417" w:author="Dekempeneer Erik" w:date="2025-03-10T10:57:00Z" w:initials="ED">
    <w:p w14:paraId="1CA997E9" w14:textId="2B46FE34" w:rsidR="006436A4" w:rsidRDefault="006436A4" w:rsidP="007934A1">
      <w:pPr>
        <w:pStyle w:val="CommentText"/>
        <w:jc w:val="left"/>
      </w:pPr>
      <w:r>
        <w:rPr>
          <w:rStyle w:val="CommentReference"/>
        </w:rPr>
        <w:annotationRef/>
      </w:r>
      <w:r>
        <w:t>@GBO</w:t>
      </w:r>
    </w:p>
    <w:p w14:paraId="7FC65482" w14:textId="77777777" w:rsidR="006436A4" w:rsidRDefault="006436A4" w:rsidP="007934A1">
      <w:pPr>
        <w:pStyle w:val="CommentText"/>
        <w:jc w:val="left"/>
      </w:pPr>
      <w:r>
        <w:t>Phrasing ?</w:t>
      </w:r>
    </w:p>
  </w:comment>
  <w:comment w:id="3421" w:author="Dorda Ulrich" w:date="2025-03-31T11:37:00Z" w:initials="UD">
    <w:p w14:paraId="593C5AAA" w14:textId="3B96805E" w:rsidR="006436A4" w:rsidRDefault="006436A4" w:rsidP="00115D4A">
      <w:pPr>
        <w:pStyle w:val="CommentText"/>
        <w:jc w:val="left"/>
      </w:pPr>
      <w:r>
        <w:rPr>
          <w:rStyle w:val="CommentReference"/>
        </w:rPr>
        <w:annotationRef/>
      </w:r>
      <w:r>
        <w:rPr>
          <w:lang w:val="en-US"/>
        </w:rPr>
        <w:t>??? This is the labeling section!!!</w:t>
      </w:r>
    </w:p>
  </w:comment>
  <w:comment w:id="3425" w:author="Dorda Ulrich" w:date="2025-03-31T11:17:00Z" w:initials="UD">
    <w:p w14:paraId="1C77C75D" w14:textId="77777777" w:rsidR="006436A4" w:rsidRDefault="006436A4" w:rsidP="00774CBA">
      <w:pPr>
        <w:pStyle w:val="CommentText"/>
        <w:jc w:val="left"/>
      </w:pPr>
      <w:r>
        <w:rPr>
          <w:rStyle w:val="CommentReference"/>
        </w:rPr>
        <w:annotationRef/>
      </w:r>
      <w:r>
        <w:rPr>
          <w:lang w:val="en-US"/>
        </w:rPr>
        <w:t>They don’t display anything …. -&gt; general statement about exposing to our control system</w:t>
      </w:r>
    </w:p>
  </w:comment>
  <w:comment w:id="3427" w:author="Dorda Ulrich" w:date="2025-03-31T11:18:00Z" w:initials="UD">
    <w:p w14:paraId="3A27E904" w14:textId="77777777" w:rsidR="006436A4" w:rsidRDefault="006436A4" w:rsidP="00774CBA">
      <w:pPr>
        <w:pStyle w:val="CommentText"/>
        <w:jc w:val="left"/>
      </w:pPr>
      <w:r>
        <w:rPr>
          <w:rStyle w:val="CommentReference"/>
        </w:rPr>
        <w:annotationRef/>
      </w:r>
      <w:r>
        <w:rPr>
          <w:lang w:val="en-US"/>
        </w:rPr>
        <w:t>Why write here then… We already ask for this analysis</w:t>
      </w:r>
    </w:p>
  </w:comment>
  <w:comment w:id="3432" w:author="Dorda Ulrich" w:date="2025-03-31T11:38:00Z" w:initials="UD">
    <w:p w14:paraId="639987CE" w14:textId="77777777" w:rsidR="006436A4" w:rsidRDefault="006436A4" w:rsidP="001679CE">
      <w:pPr>
        <w:pStyle w:val="CommentText"/>
        <w:jc w:val="left"/>
      </w:pPr>
      <w:r>
        <w:rPr>
          <w:rStyle w:val="CommentReference"/>
        </w:rPr>
        <w:annotationRef/>
      </w:r>
      <w:r>
        <w:rPr>
          <w:lang w:val="en-US"/>
        </w:rPr>
        <w:t>??? Usefullness</w:t>
      </w:r>
    </w:p>
  </w:comment>
  <w:comment w:id="3435" w:author="Dorda Ulrich" w:date="2025-03-31T11:38:00Z" w:initials="UD">
    <w:p w14:paraId="0A240447" w14:textId="77777777" w:rsidR="006436A4" w:rsidRDefault="006436A4" w:rsidP="00B949BE">
      <w:pPr>
        <w:pStyle w:val="CommentText"/>
        <w:jc w:val="left"/>
      </w:pPr>
      <w:r>
        <w:rPr>
          <w:rStyle w:val="CommentReference"/>
        </w:rPr>
        <w:annotationRef/>
      </w:r>
      <w:r>
        <w:rPr>
          <w:lang w:val="en-US"/>
        </w:rPr>
        <w:t>Generic statement to be done once for all</w:t>
      </w:r>
    </w:p>
  </w:comment>
  <w:comment w:id="3440" w:author="Dorda Ulrich" w:date="2025-03-31T11:47:00Z" w:initials="UD">
    <w:p w14:paraId="637C87C2" w14:textId="77777777" w:rsidR="006436A4" w:rsidRDefault="006436A4" w:rsidP="00B54ED3">
      <w:pPr>
        <w:pStyle w:val="CommentText"/>
        <w:jc w:val="left"/>
      </w:pPr>
      <w:r>
        <w:rPr>
          <w:rStyle w:val="CommentReference"/>
        </w:rPr>
        <w:annotationRef/>
      </w:r>
      <w:r>
        <w:rPr>
          <w:lang w:val="en-US"/>
        </w:rPr>
        <w:t>Needed? Clear anyway?</w:t>
      </w:r>
    </w:p>
  </w:comment>
  <w:comment w:id="3455" w:author="Dorda Ulrich" w:date="2025-04-23T14:49:00Z" w:initials="UD">
    <w:p w14:paraId="572294E2" w14:textId="77777777" w:rsidR="006436A4" w:rsidRDefault="006436A4" w:rsidP="004B0D7C">
      <w:pPr>
        <w:pStyle w:val="CommentText"/>
        <w:ind w:left="300"/>
        <w:jc w:val="left"/>
      </w:pPr>
      <w:r>
        <w:rPr>
          <w:rStyle w:val="CommentReference"/>
        </w:rPr>
        <w:annotationRef/>
      </w:r>
      <w:r>
        <w:rPr>
          <w:lang w:val="en-US"/>
        </w:rPr>
        <w:t>They shall provide the interface. There can be as many as they want. SCK does the ducts to the outside</w:t>
      </w:r>
    </w:p>
  </w:comment>
  <w:comment w:id="3457" w:author="Dorda Ulrich" w:date="2025-03-31T11:51:00Z" w:initials="UD">
    <w:p w14:paraId="64BD12ED" w14:textId="74629FBC" w:rsidR="006436A4" w:rsidRDefault="006436A4" w:rsidP="001616E8">
      <w:pPr>
        <w:pStyle w:val="CommentText"/>
        <w:jc w:val="left"/>
      </w:pPr>
      <w:r>
        <w:rPr>
          <w:rStyle w:val="CommentReference"/>
        </w:rPr>
        <w:annotationRef/>
      </w:r>
      <w:r>
        <w:t>Rephrase in the context of delivered water cooling.  --&gt; Move to /merge with “interfaces with water-cooling loop”</w:t>
      </w:r>
    </w:p>
  </w:comment>
  <w:comment w:id="3458" w:author="Dorda Ulrich" w:date="2025-03-31T11:51:00Z" w:initials="UD">
    <w:p w14:paraId="4A755D20" w14:textId="75793722" w:rsidR="006436A4" w:rsidRDefault="006436A4" w:rsidP="00714054">
      <w:pPr>
        <w:pStyle w:val="CommentText"/>
        <w:jc w:val="left"/>
      </w:pPr>
      <w:r>
        <w:rPr>
          <w:rStyle w:val="CommentReference"/>
        </w:rPr>
        <w:annotationRef/>
      </w:r>
      <w:r>
        <w:rPr>
          <w:lang w:val="en-US"/>
        </w:rPr>
        <w:t>??</w:t>
      </w:r>
    </w:p>
  </w:comment>
  <w:comment w:id="3463" w:author="Dorda Ulrich" w:date="2025-03-31T11:51:00Z" w:initials="UD">
    <w:p w14:paraId="7B326238" w14:textId="77777777" w:rsidR="006436A4" w:rsidRDefault="006436A4" w:rsidP="00DB3EFF">
      <w:pPr>
        <w:pStyle w:val="CommentText"/>
        <w:jc w:val="left"/>
      </w:pPr>
      <w:r>
        <w:rPr>
          <w:rStyle w:val="CommentReference"/>
        </w:rPr>
        <w:annotationRef/>
      </w:r>
      <w:r>
        <w:rPr>
          <w:lang w:val="en-US"/>
        </w:rPr>
        <w:t>What is the requirement to them?</w:t>
      </w:r>
    </w:p>
  </w:comment>
  <w:comment w:id="3465" w:author="Dorda Ulrich" w:date="2025-03-31T11:52:00Z" w:initials="UD">
    <w:p w14:paraId="260A1021" w14:textId="77777777" w:rsidR="006436A4" w:rsidRDefault="006436A4" w:rsidP="00050E64">
      <w:pPr>
        <w:pStyle w:val="CommentText"/>
        <w:jc w:val="left"/>
      </w:pPr>
      <w:r>
        <w:rPr>
          <w:rStyle w:val="CommentReference"/>
        </w:rPr>
        <w:annotationRef/>
      </w:r>
      <w:r>
        <w:rPr>
          <w:lang w:val="en-US"/>
        </w:rPr>
        <w:t>Applicant?</w:t>
      </w:r>
    </w:p>
  </w:comment>
  <w:comment w:id="3468" w:author="Dorda Ulrich" w:date="2025-03-31T11:52:00Z" w:initials="UD">
    <w:p w14:paraId="081A60CA" w14:textId="77777777" w:rsidR="006436A4" w:rsidRDefault="006436A4" w:rsidP="004B5A5F">
      <w:pPr>
        <w:pStyle w:val="CommentText"/>
        <w:jc w:val="left"/>
      </w:pPr>
      <w:r>
        <w:rPr>
          <w:rStyle w:val="CommentReference"/>
        </w:rPr>
        <w:annotationRef/>
      </w:r>
      <w:r>
        <w:rPr>
          <w:lang w:val="en-US"/>
        </w:rPr>
        <w:t>useless</w:t>
      </w:r>
    </w:p>
  </w:comment>
  <w:comment w:id="3478" w:author="Dorda Ulrich" w:date="2025-03-31T11:57:00Z" w:initials="UD">
    <w:p w14:paraId="7EEA1CEA" w14:textId="77777777" w:rsidR="006436A4" w:rsidRDefault="006436A4" w:rsidP="007A0AAF">
      <w:pPr>
        <w:pStyle w:val="CommentText"/>
        <w:jc w:val="left"/>
      </w:pPr>
      <w:r>
        <w:rPr>
          <w:rStyle w:val="CommentReference"/>
        </w:rPr>
        <w:annotationRef/>
      </w:r>
      <w:r>
        <w:rPr>
          <w:lang w:val="en-US"/>
        </w:rPr>
        <w:t>Usefullness?!</w:t>
      </w:r>
    </w:p>
  </w:comment>
  <w:comment w:id="3481" w:author="Dekempeneer Erik" w:date="2025-03-10T11:41:00Z" w:initials="ED">
    <w:p w14:paraId="37D37F49" w14:textId="739ECF75" w:rsidR="006436A4" w:rsidRDefault="006436A4" w:rsidP="007934A1">
      <w:pPr>
        <w:pStyle w:val="CommentText"/>
        <w:jc w:val="left"/>
      </w:pPr>
      <w:r>
        <w:rPr>
          <w:rStyle w:val="CommentReference"/>
        </w:rPr>
        <w:annotationRef/>
      </w:r>
      <w:r>
        <w:t>@GBO</w:t>
      </w:r>
    </w:p>
    <w:p w14:paraId="5A1598EF" w14:textId="77777777" w:rsidR="006436A4" w:rsidRDefault="006436A4" w:rsidP="007934A1">
      <w:pPr>
        <w:pStyle w:val="CommentText"/>
        <w:jc w:val="left"/>
      </w:pPr>
      <w:r>
        <w:t>Rinsing ?</w:t>
      </w:r>
    </w:p>
  </w:comment>
  <w:comment w:id="3486" w:author="Dorda Ulrich" w:date="2025-03-31T11:58:00Z" w:initials="UD">
    <w:p w14:paraId="2DBF9438" w14:textId="77777777" w:rsidR="006436A4" w:rsidRDefault="006436A4" w:rsidP="002014CE">
      <w:pPr>
        <w:pStyle w:val="CommentText"/>
        <w:jc w:val="left"/>
      </w:pPr>
      <w:r>
        <w:rPr>
          <w:rStyle w:val="CommentReference"/>
        </w:rPr>
        <w:annotationRef/>
      </w:r>
      <w:r>
        <w:rPr>
          <w:lang w:val="en-US"/>
        </w:rPr>
        <w:t>I’d say that they need to know what works in their plant (?)</w:t>
      </w:r>
    </w:p>
  </w:comment>
  <w:comment w:id="3488" w:author="Dorda Ulrich" w:date="2025-03-31T11:58:00Z" w:initials="UD">
    <w:p w14:paraId="292F93D2" w14:textId="77777777" w:rsidR="006436A4" w:rsidRDefault="006436A4" w:rsidP="00140B20">
      <w:pPr>
        <w:pStyle w:val="CommentText"/>
        <w:jc w:val="left"/>
      </w:pPr>
      <w:r>
        <w:rPr>
          <w:rStyle w:val="CommentReference"/>
        </w:rPr>
        <w:annotationRef/>
      </w:r>
      <w:r>
        <w:rPr>
          <w:lang w:val="en-US"/>
        </w:rPr>
        <w:t>Maintenance manual</w:t>
      </w:r>
    </w:p>
  </w:comment>
  <w:comment w:id="3492" w:author="Dorda Ulrich" w:date="2025-04-10T16:18:00Z" w:initials="UD">
    <w:p w14:paraId="4ACAC5FA" w14:textId="77777777" w:rsidR="006436A4" w:rsidRDefault="006436A4" w:rsidP="004F3695">
      <w:pPr>
        <w:pStyle w:val="CommentText"/>
        <w:jc w:val="left"/>
      </w:pPr>
      <w:r>
        <w:rPr>
          <w:rStyle w:val="CommentReference"/>
        </w:rPr>
        <w:annotationRef/>
      </w:r>
      <w:r>
        <w:rPr>
          <w:lang w:val="en-US"/>
        </w:rPr>
        <w:t>What do you mean by this? Dedicated?</w:t>
      </w:r>
    </w:p>
  </w:comment>
  <w:comment w:id="3495" w:author="Dorda Ulrich" w:date="2025-04-10T16:21:00Z" w:initials="UD">
    <w:p w14:paraId="1003ED68" w14:textId="77777777" w:rsidR="006436A4" w:rsidRDefault="006436A4" w:rsidP="004F3695">
      <w:pPr>
        <w:pStyle w:val="CommentText"/>
        <w:jc w:val="left"/>
      </w:pPr>
      <w:r>
        <w:rPr>
          <w:rStyle w:val="CommentReference"/>
        </w:rPr>
        <w:annotationRef/>
      </w:r>
      <w:r>
        <w:rPr>
          <w:lang w:val="en-US"/>
        </w:rPr>
        <w:t>Isn’t this their own internal business?</w:t>
      </w:r>
    </w:p>
  </w:comment>
  <w:comment w:id="3497" w:author="Dorda Ulrich" w:date="2025-04-10T16:21:00Z" w:initials="UD">
    <w:p w14:paraId="3C146F58" w14:textId="77777777" w:rsidR="006436A4" w:rsidRDefault="006436A4" w:rsidP="004F3695">
      <w:pPr>
        <w:pStyle w:val="CommentText"/>
        <w:jc w:val="left"/>
      </w:pPr>
      <w:r>
        <w:rPr>
          <w:rStyle w:val="CommentReference"/>
        </w:rPr>
        <w:annotationRef/>
      </w:r>
      <w:r>
        <w:rPr>
          <w:lang w:val="en-US"/>
        </w:rPr>
        <w:t>Required level of detail?</w:t>
      </w:r>
    </w:p>
  </w:comment>
  <w:comment w:id="3500" w:author="Dorda Ulrich" w:date="2025-04-15T12:40:00Z" w:initials="UD">
    <w:p w14:paraId="392B6006" w14:textId="77777777" w:rsidR="006436A4" w:rsidRDefault="006436A4" w:rsidP="00641C54">
      <w:pPr>
        <w:pStyle w:val="CommentText"/>
        <w:jc w:val="left"/>
      </w:pPr>
      <w:r>
        <w:rPr>
          <w:rStyle w:val="CommentReference"/>
        </w:rPr>
        <w:annotationRef/>
      </w:r>
      <w:r>
        <w:rPr>
          <w:lang w:val="en-US"/>
        </w:rPr>
        <w:t>If needed, they will implement it anyhow. If not - why do we care?</w:t>
      </w:r>
    </w:p>
  </w:comment>
  <w:comment w:id="3541" w:author="Dorda Ulrich" w:date="2025-03-31T12:02:00Z" w:initials="UD">
    <w:p w14:paraId="1D7FAFEB" w14:textId="4E4E0FB1" w:rsidR="006436A4" w:rsidRDefault="006436A4" w:rsidP="008B63B8">
      <w:pPr>
        <w:pStyle w:val="CommentText"/>
        <w:jc w:val="left"/>
      </w:pPr>
      <w:r>
        <w:rPr>
          <w:rStyle w:val="CommentReference"/>
        </w:rPr>
        <w:annotationRef/>
      </w:r>
      <w:r>
        <w:rPr>
          <w:lang w:val="en-US"/>
        </w:rPr>
        <w:t>You mean of their system. So why not make this the only requirement. Otherwise we’d need to say how many of such users in parallel, how often, ...</w:t>
      </w:r>
    </w:p>
  </w:comment>
  <w:comment w:id="3552" w:author="Dekempeneer Erik" w:date="2025-03-10T12:01:00Z" w:initials="ED">
    <w:p w14:paraId="26AB074A" w14:textId="3F310167" w:rsidR="006436A4" w:rsidRDefault="006436A4" w:rsidP="007934A1">
      <w:pPr>
        <w:pStyle w:val="CommentText"/>
        <w:jc w:val="left"/>
      </w:pPr>
      <w:r>
        <w:rPr>
          <w:rStyle w:val="CommentReference"/>
        </w:rPr>
        <w:annotationRef/>
      </w:r>
      <w:r>
        <w:t>@GBO</w:t>
      </w:r>
    </w:p>
    <w:p w14:paraId="1DCF5E4D" w14:textId="77777777" w:rsidR="006436A4" w:rsidRDefault="006436A4" w:rsidP="007934A1">
      <w:pPr>
        <w:pStyle w:val="CommentText"/>
        <w:jc w:val="left"/>
      </w:pPr>
      <w:r>
        <w:t>This row was missing in the version which I received. Was this intentional or not ? For now, I copied it back from the DSBT document</w:t>
      </w:r>
    </w:p>
  </w:comment>
  <w:comment w:id="3553" w:author="Dekempeneer Erik" w:date="2025-03-17T14:24:00Z" w:initials="ED">
    <w:p w14:paraId="5ECECC39" w14:textId="77777777" w:rsidR="006436A4" w:rsidRDefault="006436A4" w:rsidP="00922E1D">
      <w:pPr>
        <w:pStyle w:val="CommentText"/>
        <w:jc w:val="left"/>
      </w:pPr>
      <w:r>
        <w:rPr>
          <w:rStyle w:val="CommentReference"/>
        </w:rPr>
        <w:annotationRef/>
      </w:r>
      <w:r>
        <w:rPr>
          <w:lang w:val="en-US"/>
        </w:rPr>
        <w:t>GBO will check</w:t>
      </w:r>
    </w:p>
  </w:comment>
  <w:comment w:id="3563" w:author="Dekempeneer Erik" w:date="2025-03-10T12:10:00Z" w:initials="ED">
    <w:p w14:paraId="14A23363" w14:textId="7FA3E4A2" w:rsidR="006436A4" w:rsidRDefault="006436A4" w:rsidP="00953599">
      <w:pPr>
        <w:pStyle w:val="CommentText"/>
        <w:jc w:val="left"/>
      </w:pPr>
      <w:r>
        <w:rPr>
          <w:rStyle w:val="CommentReference"/>
        </w:rPr>
        <w:annotationRef/>
      </w:r>
      <w:r>
        <w:rPr>
          <w:lang w:val="en-US"/>
        </w:rPr>
        <w:t>@GBO</w:t>
      </w:r>
    </w:p>
    <w:p w14:paraId="5FD3ABC3" w14:textId="77777777" w:rsidR="006436A4" w:rsidRDefault="006436A4" w:rsidP="00953599">
      <w:pPr>
        <w:pStyle w:val="CommentText"/>
        <w:jc w:val="left"/>
      </w:pPr>
      <w:r>
        <w:rPr>
          <w:lang w:val="en-US"/>
        </w:rPr>
        <w:t>Do we expect an answer on this in the Applicant offer ? Are previous requirements imposing an alternative solution ? We might also omit this because Applicant are invited in general to propose modifications if they want to.</w:t>
      </w:r>
    </w:p>
  </w:comment>
  <w:comment w:id="3569" w:author="Dekempeneer Erik" w:date="2025-03-10T12:12:00Z" w:initials="ED">
    <w:p w14:paraId="2FCE5C36" w14:textId="77777777" w:rsidR="006436A4" w:rsidRDefault="006436A4" w:rsidP="007934A1">
      <w:pPr>
        <w:pStyle w:val="CommentText"/>
        <w:jc w:val="left"/>
      </w:pPr>
      <w:r>
        <w:rPr>
          <w:rStyle w:val="CommentReference"/>
        </w:rPr>
        <w:annotationRef/>
      </w:r>
      <w:r>
        <w:t>@GBO</w:t>
      </w:r>
    </w:p>
    <w:p w14:paraId="6D4C0016" w14:textId="77777777" w:rsidR="006436A4" w:rsidRDefault="006436A4" w:rsidP="007934A1">
      <w:pPr>
        <w:pStyle w:val="CommentText"/>
        <w:jc w:val="left"/>
      </w:pPr>
      <w:r>
        <w:t>How much ?</w:t>
      </w:r>
    </w:p>
  </w:comment>
  <w:comment w:id="3570" w:author="Dekempeneer Erik" w:date="2025-03-17T14:29:00Z" w:initials="ED">
    <w:p w14:paraId="25133060" w14:textId="77777777" w:rsidR="006436A4" w:rsidRDefault="006436A4" w:rsidP="00E83E58">
      <w:pPr>
        <w:pStyle w:val="CommentText"/>
        <w:jc w:val="left"/>
      </w:pPr>
      <w:r>
        <w:rPr>
          <w:rStyle w:val="CommentReference"/>
        </w:rPr>
        <w:annotationRef/>
      </w:r>
      <w:r>
        <w:rPr>
          <w:lang w:val="en-US"/>
        </w:rPr>
        <w:t>GBO: add value</w:t>
      </w:r>
    </w:p>
  </w:comment>
  <w:comment w:id="3593" w:author="Dekempeneer Erik" w:date="2025-03-10T12:18:00Z" w:initials="ED">
    <w:p w14:paraId="302012D7" w14:textId="04281F5C" w:rsidR="006436A4" w:rsidRDefault="006436A4" w:rsidP="007934A1">
      <w:pPr>
        <w:pStyle w:val="CommentText"/>
        <w:jc w:val="left"/>
      </w:pPr>
      <w:r>
        <w:rPr>
          <w:rStyle w:val="CommentReference"/>
        </w:rPr>
        <w:annotationRef/>
      </w:r>
      <w:r>
        <w:t>@GBO</w:t>
      </w:r>
    </w:p>
    <w:p w14:paraId="0ED71B40" w14:textId="77777777" w:rsidR="006436A4" w:rsidRDefault="006436A4" w:rsidP="007934A1">
      <w:pPr>
        <w:pStyle w:val="CommentText"/>
        <w:jc w:val="left"/>
      </w:pPr>
      <w:r>
        <w:t>In which deliverable ? Approve at end of design phase ?</w:t>
      </w:r>
    </w:p>
  </w:comment>
  <w:comment w:id="3594" w:author="Dekempeneer Erik" w:date="2025-03-17T14:29:00Z" w:initials="ED">
    <w:p w14:paraId="1A3F88B7" w14:textId="77777777" w:rsidR="006436A4" w:rsidRDefault="006436A4" w:rsidP="00E83E58">
      <w:pPr>
        <w:pStyle w:val="CommentText"/>
        <w:jc w:val="left"/>
      </w:pPr>
      <w:r>
        <w:rPr>
          <w:rStyle w:val="CommentReference"/>
        </w:rPr>
        <w:annotationRef/>
      </w:r>
      <w:r>
        <w:rPr>
          <w:lang w:val="en-US"/>
        </w:rPr>
        <w:t>GBO check</w:t>
      </w:r>
    </w:p>
  </w:comment>
  <w:comment w:id="3620" w:author="Dekempeneer Erik" w:date="2025-03-10T12:28:00Z" w:initials="ED">
    <w:p w14:paraId="35245135" w14:textId="0DEFA926" w:rsidR="006436A4" w:rsidRDefault="006436A4" w:rsidP="007934A1">
      <w:pPr>
        <w:pStyle w:val="CommentText"/>
        <w:jc w:val="left"/>
      </w:pPr>
      <w:r>
        <w:rPr>
          <w:rStyle w:val="CommentReference"/>
        </w:rPr>
        <w:annotationRef/>
      </w:r>
      <w:r>
        <w:t>@GBO</w:t>
      </w:r>
    </w:p>
    <w:p w14:paraId="40617055" w14:textId="77777777" w:rsidR="006436A4" w:rsidRDefault="006436A4" w:rsidP="007934A1">
      <w:pPr>
        <w:pStyle w:val="CommentText"/>
        <w:jc w:val="left"/>
      </w:pPr>
      <w:r>
        <w:t>Check phrasing ?</w:t>
      </w:r>
    </w:p>
  </w:comment>
  <w:comment w:id="3632" w:author="Dekempeneer Erik" w:date="2025-03-10T13:52:00Z" w:initials="ED">
    <w:p w14:paraId="3D011A7F" w14:textId="77777777" w:rsidR="006436A4" w:rsidRDefault="006436A4" w:rsidP="007934A1">
      <w:pPr>
        <w:pStyle w:val="CommentText"/>
        <w:jc w:val="left"/>
      </w:pPr>
      <w:r>
        <w:rPr>
          <w:rStyle w:val="CommentReference"/>
        </w:rPr>
        <w:annotationRef/>
      </w:r>
      <w:r>
        <w:t>@GBO, @PCO</w:t>
      </w:r>
    </w:p>
    <w:p w14:paraId="6E6254CC" w14:textId="77777777" w:rsidR="006436A4" w:rsidRDefault="006436A4" w:rsidP="007934A1">
      <w:pPr>
        <w:pStyle w:val="CommentText"/>
        <w:jc w:val="left"/>
      </w:pPr>
      <w:r>
        <w:t>When do we plan a decision on option 1 ?</w:t>
      </w:r>
    </w:p>
    <w:p w14:paraId="355666D8" w14:textId="77777777" w:rsidR="006436A4" w:rsidRDefault="006436A4" w:rsidP="007934A1">
      <w:pPr>
        <w:pStyle w:val="CommentText"/>
        <w:jc w:val="left"/>
      </w:pPr>
      <w:r>
        <w:t xml:space="preserve">Since decision has impact on design effort by Contractor, it must come early in the project. Where do we define this ?  </w:t>
      </w:r>
    </w:p>
  </w:comment>
  <w:comment w:id="3633" w:author="Dekempeneer Erik" w:date="2025-03-17T14:33:00Z" w:initials="ED">
    <w:p w14:paraId="4FC2684B" w14:textId="77777777" w:rsidR="006436A4" w:rsidRDefault="006436A4" w:rsidP="00DA4375">
      <w:pPr>
        <w:pStyle w:val="CommentText"/>
        <w:jc w:val="left"/>
      </w:pPr>
      <w:r>
        <w:rPr>
          <w:rStyle w:val="CommentReference"/>
        </w:rPr>
        <w:annotationRef/>
      </w:r>
      <w:r>
        <w:rPr>
          <w:lang w:val="en-US"/>
        </w:rPr>
        <w:t>EDK: Design and Control of Optipn 1 is included in fixed amount</w:t>
      </w:r>
    </w:p>
  </w:comment>
  <w:comment w:id="3634" w:author="Courtheyn Peter" w:date="2025-03-25T10:48:00Z" w:initials="PC">
    <w:p w14:paraId="66ED154E" w14:textId="77777777" w:rsidR="006436A4" w:rsidRDefault="006436A4" w:rsidP="00852D3F">
      <w:pPr>
        <w:pStyle w:val="CommentText"/>
        <w:jc w:val="left"/>
      </w:pPr>
      <w:r>
        <w:rPr>
          <w:rStyle w:val="CommentReference"/>
        </w:rPr>
        <w:annotationRef/>
      </w:r>
      <w:r>
        <w:t xml:space="preserve">How to deal with options is generically described in the main tender document: </w:t>
      </w:r>
    </w:p>
    <w:p w14:paraId="305738BD" w14:textId="77777777" w:rsidR="006436A4" w:rsidRDefault="006436A4" w:rsidP="00852D3F">
      <w:pPr>
        <w:pStyle w:val="CommentText"/>
        <w:jc w:val="left"/>
      </w:pPr>
      <w:r>
        <w:t xml:space="preserve">It is </w:t>
      </w:r>
      <w:r>
        <w:rPr>
          <w:b/>
          <w:bCs/>
        </w:rPr>
        <w:t>mandatory to submit the required options mentioned in the inventory</w:t>
      </w:r>
      <w:r>
        <w:t>. See further Technical Provisions.</w:t>
      </w:r>
    </w:p>
    <w:p w14:paraId="1D28779D" w14:textId="77777777" w:rsidR="006436A4" w:rsidRDefault="006436A4" w:rsidP="00852D3F">
      <w:pPr>
        <w:pStyle w:val="CommentText"/>
        <w:jc w:val="left"/>
      </w:pPr>
    </w:p>
    <w:p w14:paraId="34818A6B" w14:textId="77777777" w:rsidR="006436A4" w:rsidRDefault="006436A4" w:rsidP="00852D3F">
      <w:pPr>
        <w:pStyle w:val="CommentText"/>
        <w:jc w:val="left"/>
      </w:pPr>
      <w:r>
        <w:t>Contractors are then required to submit an offer for each option described in the tender documents. If they fail to do so or the offer does not meet the minimum requirements, this entails the substantial irregularity of both the option in question and the basic bid (cf. art. 48, §2).</w:t>
      </w:r>
    </w:p>
    <w:p w14:paraId="68A7F02D" w14:textId="77777777" w:rsidR="006436A4" w:rsidRDefault="006436A4" w:rsidP="00852D3F">
      <w:pPr>
        <w:pStyle w:val="CommentText"/>
        <w:jc w:val="left"/>
      </w:pPr>
    </w:p>
    <w:p w14:paraId="0DB5EF3A" w14:textId="77777777" w:rsidR="006436A4" w:rsidRDefault="006436A4" w:rsidP="00852D3F">
      <w:pPr>
        <w:pStyle w:val="CommentText"/>
        <w:jc w:val="left"/>
      </w:pPr>
      <w:r>
        <w:t xml:space="preserve">The contracting authority take the required options into account when determining the contractor with the economically most advantageous offer (cf. art. 87, §1). The options are therefore considered when evaluating the tenders. The inventory lists the mandatory options; the contracting authority </w:t>
      </w:r>
      <w:r>
        <w:rPr>
          <w:b/>
          <w:bCs/>
        </w:rPr>
        <w:t>has no obligation to order</w:t>
      </w:r>
      <w:r>
        <w:t xml:space="preserve"> these quantities at the time of granting, as they are mentioned in probable quantities.</w:t>
      </w:r>
    </w:p>
    <w:p w14:paraId="17A747BC" w14:textId="77777777" w:rsidR="006436A4" w:rsidRDefault="006436A4" w:rsidP="00852D3F">
      <w:pPr>
        <w:pStyle w:val="CommentText"/>
        <w:jc w:val="left"/>
      </w:pPr>
    </w:p>
    <w:p w14:paraId="48A73021" w14:textId="77777777" w:rsidR="006436A4" w:rsidRDefault="006436A4" w:rsidP="00852D3F">
      <w:pPr>
        <w:pStyle w:val="CommentText"/>
        <w:jc w:val="left"/>
      </w:pPr>
      <w:r>
        <w:t>--&gt; do we want to add additional requirements?</w:t>
      </w:r>
    </w:p>
  </w:comment>
  <w:comment w:id="3659" w:author="Dekempeneer Erik" w:date="2025-03-10T14:03:00Z" w:initials="ED">
    <w:p w14:paraId="32AD5D5B" w14:textId="14FEDE2F" w:rsidR="006436A4" w:rsidRDefault="006436A4" w:rsidP="007934A1">
      <w:pPr>
        <w:pStyle w:val="CommentText"/>
        <w:jc w:val="left"/>
      </w:pPr>
      <w:r>
        <w:rPr>
          <w:rStyle w:val="CommentReference"/>
        </w:rPr>
        <w:annotationRef/>
      </w:r>
      <w:r>
        <w:t>@GBO</w:t>
      </w:r>
    </w:p>
    <w:p w14:paraId="402A6822" w14:textId="77777777" w:rsidR="006436A4" w:rsidRDefault="006436A4" w:rsidP="007934A1">
      <w:pPr>
        <w:pStyle w:val="CommentText"/>
        <w:jc w:val="left"/>
      </w:pPr>
      <w:r>
        <w:t>What is that ? Needs to be clarified</w:t>
      </w:r>
    </w:p>
  </w:comment>
  <w:comment w:id="3660" w:author="Dekempeneer Erik" w:date="2025-03-17T14:36:00Z" w:initials="ED">
    <w:p w14:paraId="1B459A8E" w14:textId="77777777" w:rsidR="006436A4" w:rsidRDefault="006436A4" w:rsidP="00DA4375">
      <w:pPr>
        <w:pStyle w:val="CommentText"/>
        <w:jc w:val="left"/>
      </w:pPr>
      <w:r>
        <w:rPr>
          <w:rStyle w:val="CommentReference"/>
        </w:rPr>
        <w:annotationRef/>
      </w:r>
      <w:r>
        <w:rPr>
          <w:lang w:val="en-US"/>
        </w:rPr>
        <w:t>GBO: rephrarse by stating the foundation specifications as a shall requirement</w:t>
      </w:r>
    </w:p>
  </w:comment>
  <w:comment w:id="3662" w:author="Dekempeneer Erik" w:date="2025-03-10T14:05:00Z" w:initials="ED">
    <w:p w14:paraId="6AAEF503" w14:textId="5C4E0307" w:rsidR="006436A4" w:rsidRDefault="006436A4" w:rsidP="007934A1">
      <w:pPr>
        <w:pStyle w:val="CommentText"/>
        <w:jc w:val="left"/>
      </w:pPr>
      <w:r>
        <w:rPr>
          <w:rStyle w:val="CommentReference"/>
        </w:rPr>
        <w:annotationRef/>
      </w:r>
      <w:r>
        <w:t>@GBO</w:t>
      </w:r>
    </w:p>
    <w:p w14:paraId="31A058FD" w14:textId="77777777" w:rsidR="006436A4" w:rsidRDefault="006436A4" w:rsidP="007934A1">
      <w:pPr>
        <w:pStyle w:val="CommentText"/>
        <w:jc w:val="left"/>
      </w:pPr>
      <w:r>
        <w:t>Better to combine with #288. Now I see some conflict</w:t>
      </w:r>
    </w:p>
  </w:comment>
  <w:comment w:id="3663" w:author="Dekempeneer Erik" w:date="2025-03-17T14:39:00Z" w:initials="ED">
    <w:p w14:paraId="5DE95732" w14:textId="77777777" w:rsidR="006436A4" w:rsidRDefault="006436A4" w:rsidP="00AC43F1">
      <w:pPr>
        <w:pStyle w:val="CommentText"/>
        <w:jc w:val="left"/>
      </w:pPr>
      <w:r>
        <w:rPr>
          <w:rStyle w:val="CommentReference"/>
        </w:rPr>
        <w:annotationRef/>
      </w:r>
      <w:r>
        <w:rPr>
          <w:lang w:val="en-US"/>
        </w:rPr>
        <w:t>GBO: check if ‘vertical’ is option or not</w:t>
      </w:r>
    </w:p>
  </w:comment>
  <w:comment w:id="3668" w:author="Dekempeneer Erik" w:date="2025-03-14T14:39:00Z" w:initials="ED">
    <w:p w14:paraId="425BF7DC" w14:textId="420D6BD0" w:rsidR="006436A4" w:rsidRDefault="006436A4" w:rsidP="007934A1">
      <w:pPr>
        <w:pStyle w:val="CommentText"/>
        <w:jc w:val="left"/>
      </w:pPr>
      <w:r>
        <w:rPr>
          <w:rStyle w:val="CommentReference"/>
        </w:rPr>
        <w:annotationRef/>
      </w:r>
      <w:r>
        <w:rPr>
          <w:lang w:val="en-US"/>
        </w:rPr>
        <w:t>@GBO</w:t>
      </w:r>
    </w:p>
    <w:p w14:paraId="025C4546" w14:textId="77777777" w:rsidR="006436A4" w:rsidRDefault="006436A4" w:rsidP="007934A1">
      <w:pPr>
        <w:pStyle w:val="CommentText"/>
        <w:jc w:val="left"/>
      </w:pPr>
      <w:r>
        <w:rPr>
          <w:lang w:val="en-US"/>
        </w:rPr>
        <w:t>See earlier comment on #29</w:t>
      </w:r>
    </w:p>
  </w:comment>
  <w:comment w:id="3669" w:author="Dekempeneer Erik" w:date="2025-03-17T14:41:00Z" w:initials="ED">
    <w:p w14:paraId="70395A2E" w14:textId="77777777" w:rsidR="006436A4" w:rsidRDefault="006436A4" w:rsidP="00AC43F1">
      <w:pPr>
        <w:pStyle w:val="CommentText"/>
        <w:jc w:val="left"/>
      </w:pPr>
      <w:r>
        <w:rPr>
          <w:rStyle w:val="CommentReference"/>
        </w:rPr>
        <w:annotationRef/>
      </w:r>
      <w:r>
        <w:rPr>
          <w:lang w:val="en-US"/>
        </w:rPr>
        <w:t>EDK; remove it when GBO/DBE have decided on norsm and standards, and when RDA did his part on CE marking</w:t>
      </w:r>
    </w:p>
  </w:comment>
  <w:comment w:id="3681" w:author="Dekempeneer Erik" w:date="2025-02-28T10:50:00Z" w:initials="ED">
    <w:p w14:paraId="0240C08D" w14:textId="70C63510" w:rsidR="006436A4" w:rsidRDefault="006436A4" w:rsidP="004E07B9">
      <w:pPr>
        <w:pStyle w:val="CommentText"/>
        <w:jc w:val="left"/>
      </w:pPr>
      <w:r>
        <w:rPr>
          <w:rStyle w:val="CommentReference"/>
        </w:rPr>
        <w:annotationRef/>
      </w:r>
      <w:r>
        <w:t>I skipped this chapter</w:t>
      </w:r>
    </w:p>
  </w:comment>
  <w:comment w:id="3690" w:author="Jardin Maarten" w:date="2025-01-20T19:34:00Z" w:initials="JM">
    <w:p w14:paraId="3740A9C2" w14:textId="3A88DD59" w:rsidR="006436A4" w:rsidRDefault="006436A4" w:rsidP="00525712">
      <w:pPr>
        <w:pStyle w:val="CommentText"/>
      </w:pPr>
      <w:r>
        <w:rPr>
          <w:rStyle w:val="CommentReference"/>
        </w:rPr>
        <w:annotationRef/>
      </w:r>
      <w:r>
        <w:t>Deliverable</w:t>
      </w:r>
    </w:p>
  </w:comment>
  <w:comment w:id="3691" w:author="Dekempeneer Erik" w:date="2025-03-16T11:53:00Z" w:initials="ED">
    <w:p w14:paraId="46BD57D6" w14:textId="77777777" w:rsidR="006436A4" w:rsidRDefault="006436A4" w:rsidP="00525712">
      <w:pPr>
        <w:pStyle w:val="CommentText"/>
        <w:jc w:val="left"/>
      </w:pPr>
      <w:r>
        <w:rPr>
          <w:rStyle w:val="CommentReference"/>
        </w:rPr>
        <w:annotationRef/>
      </w:r>
      <w:r>
        <w:rPr>
          <w:lang w:val="en-US"/>
        </w:rPr>
        <w:t>@Pedro</w:t>
      </w:r>
    </w:p>
  </w:comment>
  <w:comment w:id="3692" w:author="Jardin Maarten" w:date="2025-01-20T19:34:00Z" w:initials="JM">
    <w:p w14:paraId="68DF76D8" w14:textId="77777777" w:rsidR="006436A4" w:rsidRDefault="006436A4" w:rsidP="00525712">
      <w:pPr>
        <w:pStyle w:val="CommentText"/>
      </w:pPr>
      <w:r>
        <w:rPr>
          <w:rStyle w:val="CommentReference"/>
        </w:rPr>
        <w:annotationRef/>
      </w:r>
      <w:r>
        <w:t>Deliverable</w:t>
      </w:r>
    </w:p>
  </w:comment>
  <w:comment w:id="3693" w:author="Dekempeneer Erik" w:date="2025-03-16T11:53:00Z" w:initials="ED">
    <w:p w14:paraId="5FDF2EF5" w14:textId="77777777" w:rsidR="006436A4" w:rsidRPr="006F2CC8" w:rsidRDefault="006436A4" w:rsidP="00525712">
      <w:pPr>
        <w:pStyle w:val="CommentText"/>
        <w:jc w:val="left"/>
        <w:rPr>
          <w:lang w:val="en-US"/>
        </w:rPr>
      </w:pPr>
      <w:r>
        <w:rPr>
          <w:rStyle w:val="CommentReference"/>
        </w:rPr>
        <w:annotationRef/>
      </w:r>
      <w:r w:rsidRPr="006F2CC8">
        <w:rPr>
          <w:lang w:val="en-US"/>
        </w:rPr>
        <w:t>@Pedro</w:t>
      </w:r>
    </w:p>
  </w:comment>
  <w:comment w:id="3697" w:author="Dorda Ulrich" w:date="2025-04-18T09:59:00Z" w:initials="UD">
    <w:p w14:paraId="5968B8DD" w14:textId="77777777" w:rsidR="006436A4" w:rsidRDefault="006436A4" w:rsidP="006232DE">
      <w:pPr>
        <w:pStyle w:val="CommentText"/>
        <w:jc w:val="left"/>
      </w:pPr>
      <w:r>
        <w:rPr>
          <w:rStyle w:val="CommentReference"/>
        </w:rPr>
        <w:annotationRef/>
      </w:r>
      <w:r>
        <w:rPr>
          <w:lang w:val="en-US"/>
        </w:rPr>
        <w:t xml:space="preserve">To integrate here: </w:t>
      </w:r>
      <w:r>
        <w:rPr>
          <w:color w:val="02346E"/>
        </w:rPr>
        <w:t>Req # 001</w:t>
      </w:r>
      <w:r>
        <w:rPr>
          <w:color w:val="02346E"/>
        </w:rPr>
        <w:tab/>
        <w:t xml:space="preserve">Also the helium recovery system: </w:t>
      </w:r>
      <w:r>
        <w:t>The Contractor shall integrate interface with QPLANT:CS (Control System) for system monitoring, isolation modes, and recovery logic.</w:t>
      </w:r>
    </w:p>
  </w:comment>
  <w:comment w:id="3698" w:author="Jardin Maarten" w:date="2025-04-29T17:25:00Z" w:initials="JM">
    <w:p w14:paraId="602C4A66" w14:textId="45398BB9" w:rsidR="006436A4" w:rsidRDefault="006436A4">
      <w:pPr>
        <w:pStyle w:val="CommentText"/>
      </w:pPr>
      <w:r>
        <w:rPr>
          <w:rStyle w:val="CommentReference"/>
        </w:rPr>
        <w:annotationRef/>
      </w:r>
      <w:r>
        <w:t xml:space="preserve">Same as req 252 control and monitoring interface under Interfaces? </w:t>
      </w:r>
    </w:p>
  </w:comment>
  <w:comment w:id="3699" w:author="Dorda Ulrich" w:date="2025-05-05T11:58:00Z" w:initials="UD">
    <w:p w14:paraId="4D05A015" w14:textId="77777777" w:rsidR="006436A4" w:rsidRDefault="006436A4" w:rsidP="007E2BD3">
      <w:pPr>
        <w:pStyle w:val="CommentText"/>
        <w:jc w:val="left"/>
      </w:pPr>
      <w:r>
        <w:rPr>
          <w:rStyle w:val="CommentReference"/>
        </w:rPr>
        <w:annotationRef/>
      </w:r>
      <w:r>
        <w:rPr>
          <w:lang w:val="en-US"/>
        </w:rPr>
        <w:t>@ GKO: implement</w:t>
      </w:r>
    </w:p>
  </w:comment>
  <w:comment w:id="3700" w:author="Dorda Ulrich" w:date="2025-04-28T15:35:00Z" w:initials="UD">
    <w:p w14:paraId="7D86F182" w14:textId="3E5EB4BB" w:rsidR="006436A4" w:rsidRDefault="006436A4" w:rsidP="003103EE">
      <w:pPr>
        <w:pStyle w:val="CommentText"/>
        <w:jc w:val="left"/>
      </w:pPr>
      <w:r>
        <w:rPr>
          <w:rStyle w:val="CommentReference"/>
        </w:rPr>
        <w:annotationRef/>
      </w:r>
      <w:r>
        <w:rPr>
          <w:lang w:val="en-US"/>
        </w:rPr>
        <w:t>To be moved somewhere here: “..</w:t>
      </w:r>
      <w:r>
        <w:t>This means that any control commands, status updates, or alerts that are relevant to cryogenic operations are routed through MCS, ensuring that users receive consistent and centralized information</w:t>
      </w:r>
    </w:p>
    <w:p w14:paraId="3752D6C8" w14:textId="77777777" w:rsidR="006436A4" w:rsidRDefault="006436A4" w:rsidP="003103EE">
      <w:pPr>
        <w:pStyle w:val="CommentText"/>
        <w:jc w:val="left"/>
      </w:pPr>
      <w:r>
        <w:rPr>
          <w:lang w:val="en-US"/>
        </w:rPr>
        <w:t>“</w:t>
      </w:r>
    </w:p>
  </w:comment>
  <w:comment w:id="3706" w:author="Dorda Ulrich" w:date="2025-04-28T15:50:00Z" w:initials="UD">
    <w:p w14:paraId="03C43B86" w14:textId="77777777" w:rsidR="006436A4" w:rsidRDefault="006436A4" w:rsidP="003B36B3">
      <w:pPr>
        <w:pStyle w:val="CommentText"/>
        <w:jc w:val="left"/>
      </w:pPr>
      <w:r>
        <w:rPr>
          <w:rStyle w:val="CommentReference"/>
        </w:rPr>
        <w:annotationRef/>
      </w:r>
      <w:r>
        <w:rPr>
          <w:lang w:val="en-US"/>
        </w:rPr>
        <w:t>Iterate with Maarten</w:t>
      </w:r>
    </w:p>
  </w:comment>
  <w:comment w:id="3707" w:author="Jardin Maarten" w:date="2025-04-29T17:20:00Z" w:initials="JM">
    <w:p w14:paraId="0CB263AE" w14:textId="4EE64005" w:rsidR="006436A4" w:rsidRDefault="006436A4">
      <w:pPr>
        <w:pStyle w:val="CommentText"/>
      </w:pPr>
      <w:r>
        <w:rPr>
          <w:rStyle w:val="CommentReference"/>
        </w:rPr>
        <w:annotationRef/>
      </w:r>
      <w:r>
        <w:t xml:space="preserve">Overlapping with software change management. Also see </w:t>
      </w:r>
      <w:r w:rsidRPr="00725372">
        <w:rPr>
          <w:sz w:val="18"/>
          <w:szCs w:val="18"/>
        </w:rPr>
        <w:t>GSHRC-11</w:t>
      </w:r>
    </w:p>
  </w:comment>
  <w:comment w:id="3708" w:author="Dorda Ulrich" w:date="2025-05-05T11:59:00Z" w:initials="UD">
    <w:p w14:paraId="26A9A20D" w14:textId="77777777" w:rsidR="006436A4" w:rsidRDefault="006436A4" w:rsidP="007E2BD3">
      <w:pPr>
        <w:pStyle w:val="CommentText"/>
        <w:jc w:val="left"/>
      </w:pPr>
      <w:r>
        <w:rPr>
          <w:rStyle w:val="CommentReference"/>
        </w:rPr>
        <w:annotationRef/>
      </w:r>
      <w:r>
        <w:rPr>
          <w:lang w:val="en-US"/>
        </w:rPr>
        <w:t>@GKO check and remove.</w:t>
      </w:r>
    </w:p>
  </w:comment>
  <w:comment w:id="3712" w:author="Jardin Maarten" w:date="2025-04-29T17:29:00Z" w:initials="JM">
    <w:p w14:paraId="3EA76432" w14:textId="75267E20" w:rsidR="006436A4" w:rsidRDefault="006436A4">
      <w:pPr>
        <w:pStyle w:val="CommentText"/>
      </w:pPr>
      <w:r>
        <w:rPr>
          <w:rStyle w:val="CommentReference"/>
        </w:rPr>
        <w:annotationRef/>
      </w:r>
      <w:r>
        <w:t>Idem. Anything changed in the tender approach?</w:t>
      </w:r>
    </w:p>
  </w:comment>
  <w:comment w:id="3722" w:author="Jardin Maarten" w:date="2025-04-08T08:59:00Z" w:initials="JM">
    <w:p w14:paraId="67309B0F" w14:textId="015BA71D" w:rsidR="006436A4" w:rsidRPr="006F2CC8" w:rsidRDefault="006436A4">
      <w:pPr>
        <w:pStyle w:val="CommentText"/>
        <w:rPr>
          <w:lang w:val="en-US"/>
        </w:rPr>
      </w:pPr>
      <w:r>
        <w:rPr>
          <w:rStyle w:val="CommentReference"/>
        </w:rPr>
        <w:annotationRef/>
      </w:r>
      <w:r w:rsidRPr="006F2CC8">
        <w:rPr>
          <w:lang w:val="en-US"/>
        </w:rPr>
        <w:t>Process control via MCS?</w:t>
      </w:r>
    </w:p>
  </w:comment>
  <w:comment w:id="3733" w:author="Dorda Ulrich" w:date="2025-05-09T13:43:00Z" w:initials="UD">
    <w:p w14:paraId="54533392" w14:textId="77777777" w:rsidR="00AC614A" w:rsidRDefault="00AC614A" w:rsidP="00AC614A">
      <w:pPr>
        <w:pStyle w:val="CommentText"/>
        <w:jc w:val="left"/>
      </w:pPr>
      <w:r>
        <w:rPr>
          <w:rStyle w:val="CommentReference"/>
        </w:rPr>
        <w:annotationRef/>
      </w:r>
      <w:r>
        <w:rPr>
          <w:lang w:val="en-US"/>
        </w:rPr>
        <w:t>@ GKO: AS maarten what this means</w:t>
      </w:r>
    </w:p>
  </w:comment>
  <w:comment w:id="3732" w:author="Dekempeneer Erik" w:date="2025-03-10T15:27:00Z" w:initials="ED">
    <w:p w14:paraId="283A7A7C" w14:textId="6488DD1D" w:rsidR="006436A4" w:rsidRDefault="006436A4" w:rsidP="007934A1">
      <w:pPr>
        <w:pStyle w:val="CommentText"/>
        <w:jc w:val="left"/>
      </w:pPr>
      <w:r>
        <w:rPr>
          <w:rStyle w:val="CommentReference"/>
        </w:rPr>
        <w:annotationRef/>
      </w:r>
      <w:r>
        <w:t>@MJA</w:t>
      </w:r>
    </w:p>
    <w:p w14:paraId="4357FAFA" w14:textId="77777777" w:rsidR="006436A4" w:rsidRDefault="006436A4" w:rsidP="007934A1">
      <w:pPr>
        <w:pStyle w:val="CommentText"/>
        <w:jc w:val="left"/>
      </w:pPr>
      <w:r>
        <w:t xml:space="preserve">Local parameters ? (define or add examples to clarify)  </w:t>
      </w:r>
    </w:p>
  </w:comment>
  <w:comment w:id="3736" w:author="Dorda Ulrich" w:date="2025-05-09T13:46:00Z" w:initials="UD">
    <w:p w14:paraId="4FFB5D96" w14:textId="77777777" w:rsidR="00AC614A" w:rsidRDefault="00AC614A" w:rsidP="00AC614A">
      <w:pPr>
        <w:pStyle w:val="CommentText"/>
        <w:jc w:val="left"/>
      </w:pPr>
      <w:r>
        <w:rPr>
          <w:rStyle w:val="CommentReference"/>
        </w:rPr>
        <w:annotationRef/>
      </w:r>
      <w:r>
        <w:rPr>
          <w:lang w:val="en-US"/>
        </w:rPr>
        <w:t>Should or shall</w:t>
      </w:r>
    </w:p>
  </w:comment>
  <w:comment w:id="3737" w:author="Dorda Ulrich" w:date="2025-05-09T13:46:00Z" w:initials="UD">
    <w:p w14:paraId="2F79FAC4" w14:textId="5D39767F" w:rsidR="00AC614A" w:rsidRDefault="00AC614A" w:rsidP="00AC614A">
      <w:pPr>
        <w:pStyle w:val="CommentText"/>
        <w:jc w:val="left"/>
      </w:pPr>
      <w:r>
        <w:rPr>
          <w:rStyle w:val="CommentReference"/>
        </w:rPr>
        <w:annotationRef/>
      </w:r>
      <w:r>
        <w:rPr>
          <w:lang w:val="en-US"/>
        </w:rPr>
        <w:t>What means manual (still via the CS-interface?)</w:t>
      </w:r>
    </w:p>
  </w:comment>
  <w:comment w:id="3738" w:author="Dekempeneer Erik" w:date="2025-03-10T15:28:00Z" w:initials="ED">
    <w:p w14:paraId="1263D748" w14:textId="687D8973" w:rsidR="006436A4" w:rsidRDefault="006436A4" w:rsidP="007934A1">
      <w:pPr>
        <w:pStyle w:val="CommentText"/>
        <w:jc w:val="left"/>
      </w:pPr>
      <w:r>
        <w:rPr>
          <w:rStyle w:val="CommentReference"/>
        </w:rPr>
        <w:annotationRef/>
      </w:r>
      <w:r>
        <w:t>@MJA</w:t>
      </w:r>
    </w:p>
    <w:p w14:paraId="748D20CD" w14:textId="77777777" w:rsidR="006436A4" w:rsidRDefault="006436A4" w:rsidP="007934A1">
      <w:pPr>
        <w:pStyle w:val="CommentText"/>
        <w:jc w:val="left"/>
      </w:pPr>
      <w:r>
        <w:t>?</w:t>
      </w:r>
    </w:p>
  </w:comment>
  <w:comment w:id="3739" w:author="Jardin Maarten" w:date="2025-04-29T17:41:00Z" w:initials="JM">
    <w:p w14:paraId="55A57E99" w14:textId="48F69D28" w:rsidR="006436A4" w:rsidRDefault="006436A4">
      <w:pPr>
        <w:pStyle w:val="CommentText"/>
      </w:pPr>
      <w:r>
        <w:rPr>
          <w:rStyle w:val="CommentReference"/>
        </w:rPr>
        <w:annotationRef/>
      </w:r>
    </w:p>
  </w:comment>
  <w:comment w:id="3741" w:author="Dorda Ulrich" w:date="2025-05-09T13:47:00Z" w:initials="UD">
    <w:p w14:paraId="03EC73BD" w14:textId="77777777" w:rsidR="00EE68BF" w:rsidRDefault="00EE68BF" w:rsidP="00EE68BF">
      <w:pPr>
        <w:pStyle w:val="CommentText"/>
        <w:jc w:val="left"/>
      </w:pPr>
      <w:r>
        <w:rPr>
          <w:rStyle w:val="CommentReference"/>
        </w:rPr>
        <w:annotationRef/>
      </w:r>
      <w:r>
        <w:rPr>
          <w:lang w:val="en-US"/>
        </w:rPr>
        <w:t>Should or shall</w:t>
      </w:r>
    </w:p>
  </w:comment>
  <w:comment w:id="3746" w:author="Dorda Ulrich" w:date="2025-05-09T13:51:00Z" w:initials="UD">
    <w:p w14:paraId="249A7857" w14:textId="77777777" w:rsidR="00577A2F" w:rsidRDefault="00577A2F" w:rsidP="00577A2F">
      <w:pPr>
        <w:pStyle w:val="CommentText"/>
        <w:jc w:val="left"/>
      </w:pPr>
      <w:r>
        <w:rPr>
          <w:rStyle w:val="CommentReference"/>
        </w:rPr>
        <w:annotationRef/>
      </w:r>
      <w:r>
        <w:rPr>
          <w:lang w:val="en-US"/>
        </w:rPr>
        <w:t>@GKO: format nicely and crosscheck with Maarten</w:t>
      </w:r>
    </w:p>
  </w:comment>
  <w:comment w:id="3751" w:author="Dorda Ulrich" w:date="2025-05-09T13:52:00Z" w:initials="UD">
    <w:p w14:paraId="4050EE23" w14:textId="77777777" w:rsidR="00BC0D14" w:rsidRDefault="00BC0D14" w:rsidP="00BC0D14">
      <w:pPr>
        <w:pStyle w:val="CommentText"/>
        <w:jc w:val="left"/>
      </w:pPr>
      <w:r>
        <w:rPr>
          <w:rStyle w:val="CommentReference"/>
        </w:rPr>
        <w:annotationRef/>
      </w:r>
      <w:r>
        <w:t>Do they need to tell us this in the offer so we can give them technical points. Like this, they can do whatever they want</w:t>
      </w:r>
    </w:p>
  </w:comment>
  <w:comment w:id="3755" w:author="Dorda Ulrich" w:date="2025-05-09T13:57:00Z" w:initials="UD">
    <w:p w14:paraId="32675B4C" w14:textId="77777777" w:rsidR="007E192F" w:rsidRDefault="007E192F" w:rsidP="007E192F">
      <w:pPr>
        <w:pStyle w:val="CommentText"/>
        <w:jc w:val="left"/>
      </w:pPr>
      <w:r>
        <w:rPr>
          <w:rStyle w:val="CommentReference"/>
        </w:rPr>
        <w:annotationRef/>
      </w:r>
      <w:r>
        <w:rPr>
          <w:lang w:val="en-US"/>
        </w:rPr>
        <w:t>Meaning unclear to me</w:t>
      </w:r>
    </w:p>
  </w:comment>
  <w:comment w:id="3761" w:author="Dorda Ulrich" w:date="2025-05-09T13:58:00Z" w:initials="UD">
    <w:p w14:paraId="5744EAAA" w14:textId="77777777" w:rsidR="007E192F" w:rsidRDefault="007E192F" w:rsidP="007E192F">
      <w:pPr>
        <w:pStyle w:val="CommentText"/>
        <w:jc w:val="left"/>
      </w:pPr>
      <w:r>
        <w:rPr>
          <w:rStyle w:val="CommentReference"/>
        </w:rPr>
        <w:annotationRef/>
      </w:r>
      <w:r>
        <w:rPr>
          <w:lang w:val="en-US"/>
        </w:rPr>
        <w:t>Should or shall?</w:t>
      </w:r>
    </w:p>
  </w:comment>
  <w:comment w:id="3773" w:author="Dekempeneer Erik" w:date="2025-03-10T15:51:00Z" w:initials="ED">
    <w:p w14:paraId="3B5C1FBC" w14:textId="6AEC5751" w:rsidR="006436A4" w:rsidRDefault="006436A4" w:rsidP="00AF7261">
      <w:pPr>
        <w:pStyle w:val="CommentText"/>
        <w:jc w:val="left"/>
      </w:pPr>
      <w:r>
        <w:rPr>
          <w:rStyle w:val="CommentReference"/>
        </w:rPr>
        <w:annotationRef/>
      </w:r>
      <w:r>
        <w:t>@MJA</w:t>
      </w:r>
    </w:p>
    <w:p w14:paraId="583A3581" w14:textId="77777777" w:rsidR="006436A4" w:rsidRDefault="006436A4" w:rsidP="00AF7261">
      <w:pPr>
        <w:pStyle w:val="CommentText"/>
        <w:jc w:val="left"/>
      </w:pPr>
      <w:r>
        <w:t>Meaning ? Add to acronyms</w:t>
      </w:r>
    </w:p>
    <w:p w14:paraId="4C237745" w14:textId="77777777" w:rsidR="006436A4" w:rsidRDefault="006436A4" w:rsidP="00AF7261">
      <w:pPr>
        <w:pStyle w:val="CommentText"/>
        <w:jc w:val="left"/>
      </w:pPr>
      <w:r>
        <w:t>Is this part of SLA option 3</w:t>
      </w:r>
    </w:p>
  </w:comment>
  <w:comment w:id="3774" w:author="Jardin Maarten" w:date="2025-04-09T08:36:00Z" w:initials="JM">
    <w:p w14:paraId="0127730F" w14:textId="02178551" w:rsidR="006436A4" w:rsidRDefault="006436A4">
      <w:pPr>
        <w:pStyle w:val="CommentText"/>
      </w:pPr>
      <w:r>
        <w:rPr>
          <w:rStyle w:val="CommentReference"/>
        </w:rPr>
        <w:annotationRef/>
      </w:r>
      <w:r>
        <w:t>Added reference to FAT paragraph</w:t>
      </w:r>
    </w:p>
  </w:comment>
  <w:comment w:id="3782" w:author="Dekempeneer Erik" w:date="2025-03-10T16:07:00Z" w:initials="ED">
    <w:p w14:paraId="7EBE4239" w14:textId="77777777" w:rsidR="006436A4" w:rsidRDefault="006436A4" w:rsidP="00FE542B">
      <w:pPr>
        <w:pStyle w:val="CommentText"/>
        <w:jc w:val="left"/>
      </w:pPr>
      <w:r>
        <w:rPr>
          <w:rStyle w:val="CommentReference"/>
        </w:rPr>
        <w:annotationRef/>
      </w:r>
      <w:r>
        <w:rPr>
          <w:lang w:val="en-US"/>
        </w:rPr>
        <w:t>Lifetime is 40 years, extendable to 60 years ?</w:t>
      </w:r>
    </w:p>
  </w:comment>
  <w:comment w:id="3783" w:author="Dekempeneer Erik" w:date="2025-03-11T16:35:00Z" w:initials="ED">
    <w:p w14:paraId="457BA883" w14:textId="77777777" w:rsidR="006436A4" w:rsidRDefault="006436A4" w:rsidP="007977C9">
      <w:pPr>
        <w:pStyle w:val="CommentText"/>
        <w:jc w:val="left"/>
      </w:pPr>
      <w:r>
        <w:rPr>
          <w:rStyle w:val="CommentReference"/>
        </w:rPr>
        <w:annotationRef/>
      </w:r>
      <w:r>
        <w:rPr>
          <w:lang w:val="en-US"/>
        </w:rPr>
        <w:t>Assumed support duration for PLC = 20 years.</w:t>
      </w:r>
    </w:p>
  </w:comment>
  <w:comment w:id="3785" w:author="Dorda Ulrich" w:date="2025-05-09T14:08:00Z" w:initials="UD">
    <w:p w14:paraId="33BF9F37" w14:textId="77777777" w:rsidR="00421EEC" w:rsidRDefault="00421EEC" w:rsidP="00421EEC">
      <w:pPr>
        <w:pStyle w:val="CommentText"/>
        <w:jc w:val="left"/>
      </w:pPr>
      <w:r>
        <w:rPr>
          <w:rStyle w:val="CommentReference"/>
        </w:rPr>
        <w:annotationRef/>
      </w:r>
      <w:r>
        <w:rPr>
          <w:lang w:val="en-US"/>
        </w:rPr>
        <w:t>What is the visualization project?</w:t>
      </w:r>
    </w:p>
  </w:comment>
  <w:comment w:id="3787" w:author="Dorda Ulrich" w:date="2025-05-09T14:09:00Z" w:initials="UD">
    <w:p w14:paraId="25C7A904" w14:textId="77777777" w:rsidR="00421EEC" w:rsidRDefault="00421EEC" w:rsidP="00421EEC">
      <w:pPr>
        <w:pStyle w:val="CommentText"/>
        <w:jc w:val="left"/>
      </w:pPr>
      <w:r>
        <w:rPr>
          <w:rStyle w:val="CommentReference"/>
        </w:rPr>
        <w:annotationRef/>
      </w:r>
      <w:r>
        <w:rPr>
          <w:lang w:val="en-US"/>
        </w:rPr>
        <w:t>Which one?</w:t>
      </w:r>
    </w:p>
  </w:comment>
  <w:comment w:id="3789" w:author="Dorda Ulrich" w:date="2025-05-09T14:09:00Z" w:initials="UD">
    <w:p w14:paraId="551C19D6" w14:textId="77777777" w:rsidR="00421EEC" w:rsidRDefault="00421EEC" w:rsidP="00421EEC">
      <w:pPr>
        <w:pStyle w:val="CommentText"/>
        <w:jc w:val="left"/>
      </w:pPr>
      <w:r>
        <w:rPr>
          <w:rStyle w:val="CommentReference"/>
        </w:rPr>
        <w:annotationRef/>
      </w:r>
      <w:r>
        <w:rPr>
          <w:lang w:val="en-US"/>
        </w:rPr>
        <w:t>Usefullness?</w:t>
      </w:r>
    </w:p>
  </w:comment>
  <w:comment w:id="3800" w:author="Dorda Ulrich" w:date="2025-05-09T14:15:00Z" w:initials="UD">
    <w:p w14:paraId="41D6BD9F" w14:textId="77777777" w:rsidR="00780ED7" w:rsidRDefault="00780ED7" w:rsidP="00780ED7">
      <w:pPr>
        <w:pStyle w:val="CommentText"/>
        <w:jc w:val="left"/>
      </w:pPr>
      <w:r>
        <w:rPr>
          <w:rStyle w:val="CommentReference"/>
        </w:rPr>
        <w:annotationRef/>
      </w:r>
      <w:r>
        <w:rPr>
          <w:lang w:val="en-US"/>
        </w:rPr>
        <w:t>The operator station software does not do the acquisition but only visualized it (or what is the operator station software?)</w:t>
      </w:r>
    </w:p>
  </w:comment>
  <w:comment w:id="3801" w:author="Dorda Ulrich" w:date="2025-05-09T14:13:00Z" w:initials="UD">
    <w:p w14:paraId="2FD592D7" w14:textId="4584E746" w:rsidR="00780ED7" w:rsidRDefault="00780ED7" w:rsidP="00780ED7">
      <w:pPr>
        <w:pStyle w:val="CommentText"/>
        <w:jc w:val="left"/>
      </w:pPr>
      <w:r>
        <w:rPr>
          <w:rStyle w:val="CommentReference"/>
        </w:rPr>
        <w:annotationRef/>
      </w:r>
      <w:r>
        <w:rPr>
          <w:lang w:val="en-US"/>
        </w:rPr>
        <w:t>Default is maximum 2 seconds. What is possible as non-default?</w:t>
      </w:r>
    </w:p>
  </w:comment>
  <w:comment w:id="3802" w:author="Dorda Ulrich" w:date="2025-05-09T14:12:00Z" w:initials="UD">
    <w:p w14:paraId="216A83AA" w14:textId="005A85C6" w:rsidR="00780ED7" w:rsidRDefault="00780ED7" w:rsidP="00780ED7">
      <w:pPr>
        <w:pStyle w:val="CommentText"/>
        <w:jc w:val="left"/>
      </w:pPr>
      <w:r>
        <w:rPr>
          <w:rStyle w:val="CommentReference"/>
        </w:rPr>
        <w:annotationRef/>
      </w:r>
      <w:r>
        <w:rPr>
          <w:lang w:val="en-US"/>
        </w:rPr>
        <w:t>Confusing. Period or rate.</w:t>
      </w:r>
    </w:p>
  </w:comment>
  <w:comment w:id="3805" w:author="Dorda Ulrich" w:date="2025-05-09T14:15:00Z" w:initials="UD">
    <w:p w14:paraId="0C571881" w14:textId="77777777" w:rsidR="00780ED7" w:rsidRDefault="00780ED7" w:rsidP="00780ED7">
      <w:pPr>
        <w:pStyle w:val="CommentText"/>
        <w:jc w:val="left"/>
      </w:pPr>
      <w:r>
        <w:rPr>
          <w:rStyle w:val="CommentReference"/>
        </w:rPr>
        <w:annotationRef/>
      </w:r>
      <w:r>
        <w:rPr>
          <w:lang w:val="en-US"/>
        </w:rPr>
        <w:t>It’s not the HMI software calling...</w:t>
      </w:r>
    </w:p>
  </w:comment>
  <w:comment w:id="3812" w:author="Dekempeneer Erik" w:date="2025-03-10T16:17:00Z" w:initials="ED">
    <w:p w14:paraId="00BCDFE6" w14:textId="5B09953C" w:rsidR="006436A4" w:rsidRDefault="006436A4" w:rsidP="0024074D">
      <w:pPr>
        <w:pStyle w:val="CommentText"/>
        <w:jc w:val="left"/>
      </w:pPr>
      <w:r>
        <w:rPr>
          <w:rStyle w:val="CommentReference"/>
        </w:rPr>
        <w:annotationRef/>
      </w:r>
      <w:r>
        <w:t>@MJA</w:t>
      </w:r>
    </w:p>
    <w:p w14:paraId="68E61DEB" w14:textId="77777777" w:rsidR="006436A4" w:rsidRDefault="006436A4" w:rsidP="0024074D">
      <w:pPr>
        <w:pStyle w:val="CommentText"/>
        <w:jc w:val="left"/>
      </w:pPr>
      <w:r>
        <w:t>Fig 13 is not referenced in he text ?</w:t>
      </w:r>
    </w:p>
  </w:comment>
  <w:comment w:id="3815" w:author="Dorda Ulrich" w:date="2025-05-05T11:13:00Z" w:initials="UD">
    <w:p w14:paraId="68AE33F7" w14:textId="77777777" w:rsidR="006436A4" w:rsidRDefault="006436A4" w:rsidP="00AC7450">
      <w:pPr>
        <w:pStyle w:val="CommentText"/>
        <w:jc w:val="left"/>
      </w:pPr>
      <w:r>
        <w:rPr>
          <w:rStyle w:val="CommentReference"/>
        </w:rPr>
        <w:annotationRef/>
      </w:r>
      <w:r>
        <w:rPr>
          <w:lang w:val="en-US"/>
        </w:rPr>
        <w:t>Written in general terms - why here under network?</w:t>
      </w:r>
    </w:p>
  </w:comment>
  <w:comment w:id="3819" w:author="do Rego Lima Pedro" w:date="2025-03-05T12:39:00Z" w:initials="Pd">
    <w:p w14:paraId="21D28B30" w14:textId="7F128B40" w:rsidR="006436A4" w:rsidRDefault="006436A4" w:rsidP="00CB1438">
      <w:pPr>
        <w:pStyle w:val="CommentText"/>
        <w:jc w:val="left"/>
      </w:pPr>
      <w:r>
        <w:rPr>
          <w:rStyle w:val="CommentReference"/>
        </w:rPr>
        <w:annotationRef/>
      </w:r>
      <w:r>
        <w:rPr>
          <w:lang w:val="en-US"/>
        </w:rPr>
        <w:t>Asked Maarten</w:t>
      </w:r>
    </w:p>
  </w:comment>
  <w:comment w:id="3822" w:author="Jardin Maarten" w:date="2025-03-28T11:49:00Z" w:initials="JM">
    <w:p w14:paraId="69424143" w14:textId="77777777" w:rsidR="006436A4" w:rsidRDefault="006436A4" w:rsidP="002D697C">
      <w:pPr>
        <w:pStyle w:val="CommentText"/>
      </w:pPr>
      <w:r>
        <w:rPr>
          <w:rStyle w:val="CommentReference"/>
        </w:rPr>
        <w:annotationRef/>
      </w:r>
      <w:r>
        <w:t>repeated</w:t>
      </w:r>
    </w:p>
  </w:comment>
  <w:comment w:id="3823" w:author="Dekempeneer Erik" w:date="2025-03-10T16:40:00Z" w:initials="ED">
    <w:p w14:paraId="2DCE91F7" w14:textId="77777777" w:rsidR="006436A4" w:rsidRDefault="006436A4" w:rsidP="002D697C">
      <w:pPr>
        <w:pStyle w:val="CommentText"/>
        <w:jc w:val="left"/>
      </w:pPr>
      <w:r>
        <w:rPr>
          <w:rStyle w:val="CommentReference"/>
        </w:rPr>
        <w:annotationRef/>
      </w:r>
      <w:r>
        <w:t>@MJA</w:t>
      </w:r>
    </w:p>
    <w:p w14:paraId="68C27669" w14:textId="77777777" w:rsidR="006436A4" w:rsidRDefault="006436A4" w:rsidP="002D697C">
      <w:pPr>
        <w:pStyle w:val="CommentText"/>
        <w:jc w:val="left"/>
      </w:pPr>
      <w:r>
        <w:t>Which deliverable ?</w:t>
      </w:r>
    </w:p>
  </w:comment>
  <w:comment w:id="3824" w:author="Jardin Maarten" w:date="2025-04-01T17:55:00Z" w:initials="JM">
    <w:p w14:paraId="7375D90B" w14:textId="253EB922" w:rsidR="006436A4" w:rsidRDefault="006436A4">
      <w:pPr>
        <w:pStyle w:val="CommentText"/>
      </w:pPr>
      <w:r>
        <w:rPr>
          <w:rStyle w:val="CommentReference"/>
        </w:rPr>
        <w:annotationRef/>
      </w:r>
      <w:r>
        <w:t>DD5</w:t>
      </w:r>
    </w:p>
  </w:comment>
  <w:comment w:id="3828" w:author="Dekempeneer Erik" w:date="2025-03-10T16:19:00Z" w:initials="ED">
    <w:p w14:paraId="3B3D021F" w14:textId="77777777" w:rsidR="006436A4" w:rsidRDefault="006436A4" w:rsidP="0024074D">
      <w:pPr>
        <w:pStyle w:val="CommentText"/>
        <w:jc w:val="left"/>
      </w:pPr>
      <w:r>
        <w:rPr>
          <w:rStyle w:val="CommentReference"/>
        </w:rPr>
        <w:annotationRef/>
      </w:r>
      <w:r>
        <w:t>@MJA</w:t>
      </w:r>
    </w:p>
    <w:p w14:paraId="2E87216D" w14:textId="77777777" w:rsidR="006436A4" w:rsidRDefault="006436A4" w:rsidP="0024074D">
      <w:pPr>
        <w:pStyle w:val="CommentText"/>
        <w:jc w:val="left"/>
      </w:pPr>
      <w:r>
        <w:t>CCS ?</w:t>
      </w:r>
    </w:p>
  </w:comment>
  <w:comment w:id="3829" w:author="Dekempeneer Erik" w:date="2025-03-11T16:36:00Z" w:initials="ED">
    <w:p w14:paraId="111A14FD" w14:textId="77777777" w:rsidR="006436A4" w:rsidRDefault="006436A4" w:rsidP="0024074D">
      <w:pPr>
        <w:pStyle w:val="CommentText"/>
      </w:pPr>
      <w:r>
        <w:rPr>
          <w:rStyle w:val="CommentReference"/>
        </w:rPr>
        <w:annotationRef/>
      </w:r>
    </w:p>
  </w:comment>
  <w:comment w:id="3834" w:author="Jardin Maarten" w:date="2025-01-21T08:44:00Z" w:initials="JM">
    <w:p w14:paraId="4A527C66" w14:textId="0A27AD9F" w:rsidR="006436A4" w:rsidRDefault="006436A4" w:rsidP="00944989">
      <w:pPr>
        <w:pStyle w:val="CommentText"/>
      </w:pPr>
      <w:r>
        <w:rPr>
          <w:rStyle w:val="CommentReference"/>
        </w:rPr>
        <w:annotationRef/>
      </w:r>
      <w:r>
        <w:t>Rference needs to be added</w:t>
      </w:r>
    </w:p>
  </w:comment>
  <w:comment w:id="3835" w:author="Dekempeneer Erik" w:date="2025-03-16T11:57:00Z" w:initials="ED">
    <w:p w14:paraId="6F25CBEB" w14:textId="77777777" w:rsidR="006436A4" w:rsidRDefault="006436A4" w:rsidP="003E5C09">
      <w:pPr>
        <w:pStyle w:val="CommentText"/>
        <w:jc w:val="left"/>
      </w:pPr>
      <w:r>
        <w:rPr>
          <w:rStyle w:val="CommentReference"/>
        </w:rPr>
        <w:annotationRef/>
      </w:r>
      <w:r>
        <w:rPr>
          <w:lang w:val="en-US"/>
        </w:rPr>
        <w:t>@Pedro</w:t>
      </w:r>
    </w:p>
  </w:comment>
  <w:comment w:id="3837" w:author="Jardin Maarten" w:date="2025-01-21T08:44:00Z" w:initials="JM">
    <w:p w14:paraId="39BCD298" w14:textId="780CAC94" w:rsidR="006436A4" w:rsidRDefault="006436A4" w:rsidP="00944989">
      <w:pPr>
        <w:pStyle w:val="CommentText"/>
      </w:pPr>
      <w:r>
        <w:rPr>
          <w:rStyle w:val="CommentReference"/>
        </w:rPr>
        <w:annotationRef/>
      </w:r>
      <w:r>
        <w:t>Rference needs to be added</w:t>
      </w:r>
    </w:p>
  </w:comment>
  <w:comment w:id="3838" w:author="Dekempeneer Erik" w:date="2025-03-16T11:57:00Z" w:initials="ED">
    <w:p w14:paraId="04897DAB" w14:textId="77777777" w:rsidR="006436A4" w:rsidRDefault="006436A4" w:rsidP="003E5C09">
      <w:pPr>
        <w:pStyle w:val="CommentText"/>
        <w:jc w:val="left"/>
      </w:pPr>
      <w:r>
        <w:rPr>
          <w:rStyle w:val="CommentReference"/>
        </w:rPr>
        <w:annotationRef/>
      </w:r>
      <w:r>
        <w:rPr>
          <w:lang w:val="en-US"/>
        </w:rPr>
        <w:t>@Pedro</w:t>
      </w:r>
    </w:p>
  </w:comment>
  <w:comment w:id="3840" w:author="Jardin Maarten" w:date="2025-01-21T08:44:00Z" w:initials="JM">
    <w:p w14:paraId="1D42B821" w14:textId="5FBD713E" w:rsidR="006436A4" w:rsidRDefault="006436A4" w:rsidP="00944989">
      <w:pPr>
        <w:pStyle w:val="CommentText"/>
      </w:pPr>
      <w:r>
        <w:rPr>
          <w:rStyle w:val="CommentReference"/>
        </w:rPr>
        <w:annotationRef/>
      </w:r>
      <w:r>
        <w:t>Rference needs to be added</w:t>
      </w:r>
    </w:p>
  </w:comment>
  <w:comment w:id="3841" w:author="Dekempeneer Erik" w:date="2025-03-16T11:57:00Z" w:initials="ED">
    <w:p w14:paraId="55DD7945" w14:textId="77777777" w:rsidR="006436A4" w:rsidRDefault="006436A4" w:rsidP="003E5C09">
      <w:pPr>
        <w:pStyle w:val="CommentText"/>
        <w:jc w:val="left"/>
      </w:pPr>
      <w:r>
        <w:rPr>
          <w:rStyle w:val="CommentReference"/>
        </w:rPr>
        <w:annotationRef/>
      </w:r>
      <w:r>
        <w:rPr>
          <w:lang w:val="en-US"/>
        </w:rPr>
        <w:t>@Pedro</w:t>
      </w:r>
    </w:p>
  </w:comment>
  <w:comment w:id="3843" w:author="Jardin Maarten" w:date="2025-01-21T08:44:00Z" w:initials="JM">
    <w:p w14:paraId="0C5CAC3B" w14:textId="1FE3F5E5" w:rsidR="006436A4" w:rsidRDefault="006436A4" w:rsidP="00944989">
      <w:pPr>
        <w:pStyle w:val="CommentText"/>
      </w:pPr>
      <w:r>
        <w:rPr>
          <w:rStyle w:val="CommentReference"/>
        </w:rPr>
        <w:annotationRef/>
      </w:r>
      <w:r>
        <w:t>Rference needs to be added</w:t>
      </w:r>
    </w:p>
  </w:comment>
  <w:comment w:id="3844" w:author="Dekempeneer Erik" w:date="2025-03-16T11:57:00Z" w:initials="ED">
    <w:p w14:paraId="47BF6D6E" w14:textId="77777777" w:rsidR="006436A4" w:rsidRDefault="006436A4" w:rsidP="003E5C09">
      <w:pPr>
        <w:pStyle w:val="CommentText"/>
        <w:jc w:val="left"/>
      </w:pPr>
      <w:r>
        <w:rPr>
          <w:rStyle w:val="CommentReference"/>
        </w:rPr>
        <w:annotationRef/>
      </w:r>
      <w:r>
        <w:rPr>
          <w:lang w:val="en-US"/>
        </w:rPr>
        <w:t>@Pedro</w:t>
      </w:r>
    </w:p>
  </w:comment>
  <w:comment w:id="3849" w:author="Jardin Maarten" w:date="2025-03-28T11:51:00Z" w:initials="JM">
    <w:p w14:paraId="2B76988B" w14:textId="6A77835D" w:rsidR="006436A4" w:rsidRDefault="006436A4">
      <w:pPr>
        <w:pStyle w:val="CommentText"/>
      </w:pPr>
      <w:r>
        <w:rPr>
          <w:rStyle w:val="CommentReference"/>
        </w:rPr>
        <w:annotationRef/>
      </w:r>
      <w:r>
        <w:t>Take proposa&amp;l geert (optional…)</w:t>
      </w:r>
    </w:p>
  </w:comment>
  <w:comment w:id="3852" w:author="Jardin Maarten" w:date="2025-03-28T11:52:00Z" w:initials="JM">
    <w:p w14:paraId="184F681E" w14:textId="58B89AF4" w:rsidR="006436A4" w:rsidRDefault="006436A4">
      <w:pPr>
        <w:pStyle w:val="CommentText"/>
      </w:pPr>
      <w:r>
        <w:rPr>
          <w:rStyle w:val="CommentReference"/>
        </w:rPr>
        <w:annotationRef/>
      </w:r>
      <w:r>
        <w:t>Deliverable after delivery</w:t>
      </w:r>
    </w:p>
  </w:comment>
  <w:comment w:id="3857" w:author="Jardin Maarten" w:date="2025-03-28T11:54:00Z" w:initials="JM">
    <w:p w14:paraId="2E7986B0" w14:textId="28B34CA1" w:rsidR="006436A4" w:rsidRDefault="006436A4">
      <w:pPr>
        <w:pStyle w:val="CommentText"/>
      </w:pPr>
      <w:r>
        <w:rPr>
          <w:rStyle w:val="CommentReference"/>
        </w:rPr>
        <w:annotationRef/>
      </w:r>
      <w:r>
        <w:t xml:space="preserve">Keep Performance </w:t>
      </w:r>
    </w:p>
  </w:comment>
  <w:comment w:id="3884" w:author="Dorda Ulrich" w:date="2025-04-15T13:42:00Z" w:initials="UD">
    <w:p w14:paraId="64842C9D" w14:textId="77777777" w:rsidR="006436A4" w:rsidRDefault="006436A4" w:rsidP="00480365">
      <w:pPr>
        <w:pStyle w:val="CommentText"/>
        <w:jc w:val="left"/>
      </w:pPr>
      <w:r>
        <w:rPr>
          <w:rStyle w:val="CommentReference"/>
        </w:rPr>
        <w:annotationRef/>
      </w:r>
      <w:r>
        <w:rPr>
          <w:lang w:val="en-US"/>
        </w:rPr>
        <w:t>What do you mean by this</w:t>
      </w:r>
    </w:p>
  </w:comment>
  <w:comment w:id="3887" w:author="Dekempeneer Erik" w:date="2025-04-25T13:23:00Z" w:initials="ED">
    <w:p w14:paraId="69AA5A7A" w14:textId="77777777" w:rsidR="006436A4" w:rsidRDefault="006436A4" w:rsidP="00CD4D32">
      <w:pPr>
        <w:pStyle w:val="CommentText"/>
        <w:jc w:val="left"/>
      </w:pPr>
      <w:r>
        <w:rPr>
          <w:rStyle w:val="CommentReference"/>
        </w:rPr>
        <w:annotationRef/>
      </w:r>
      <w:r>
        <w:rPr>
          <w:lang w:val="en-US"/>
        </w:rPr>
        <w:t>‘exhaust from ‘ ?</w:t>
      </w:r>
    </w:p>
  </w:comment>
  <w:comment w:id="3888" w:author="Dekempeneer Erik" w:date="2025-04-25T13:24:00Z" w:initials="ED">
    <w:p w14:paraId="3DEDFBF2" w14:textId="77777777" w:rsidR="006436A4" w:rsidRDefault="006436A4" w:rsidP="00CD4D32">
      <w:pPr>
        <w:pStyle w:val="CommentText"/>
        <w:jc w:val="left"/>
      </w:pPr>
      <w:r>
        <w:rPr>
          <w:rStyle w:val="CommentReference"/>
        </w:rPr>
        <w:annotationRef/>
      </w:r>
      <w:r>
        <w:rPr>
          <w:lang w:val="en-US"/>
        </w:rPr>
        <w:t>‘Exhaust’ pipe ?</w:t>
      </w:r>
    </w:p>
  </w:comment>
  <w:comment w:id="3922" w:author="Dekempeneer Erik" w:date="2025-03-03T10:40:00Z" w:initials="ED">
    <w:p w14:paraId="617F97A9" w14:textId="0C386E67" w:rsidR="006436A4" w:rsidRDefault="006436A4" w:rsidP="003E5C09">
      <w:pPr>
        <w:pStyle w:val="CommentText"/>
        <w:jc w:val="left"/>
      </w:pPr>
      <w:r>
        <w:rPr>
          <w:rStyle w:val="CommentReference"/>
        </w:rPr>
        <w:annotationRef/>
      </w:r>
      <w:r>
        <w:t>@GBO</w:t>
      </w:r>
    </w:p>
    <w:p w14:paraId="0915EAEC" w14:textId="77777777" w:rsidR="006436A4" w:rsidRDefault="006436A4" w:rsidP="003E5C09">
      <w:pPr>
        <w:pStyle w:val="CommentText"/>
        <w:jc w:val="left"/>
      </w:pPr>
      <w:r>
        <w:t>Is the building crane not already fixed ? Do we have constraints ?</w:t>
      </w:r>
    </w:p>
  </w:comment>
  <w:comment w:id="3923" w:author="Dekempeneer Erik" w:date="2025-03-19T09:36:00Z" w:initials="ED">
    <w:p w14:paraId="3BCD882E" w14:textId="77777777" w:rsidR="006436A4" w:rsidRDefault="006436A4" w:rsidP="006814D5">
      <w:pPr>
        <w:pStyle w:val="CommentText"/>
        <w:jc w:val="left"/>
      </w:pPr>
      <w:r>
        <w:rPr>
          <w:rStyle w:val="CommentReference"/>
        </w:rPr>
        <w:annotationRef/>
      </w:r>
      <w:r>
        <w:rPr>
          <w:lang w:val="en-US"/>
        </w:rPr>
        <w:t>GBO will provide detail on the current constraints. There proposal needs to provide the detailed crane opetatioon</w:t>
      </w:r>
    </w:p>
  </w:comment>
  <w:comment w:id="3926" w:author="Dekempeneer Erik" w:date="2025-03-10T17:29:00Z" w:initials="ED">
    <w:p w14:paraId="55649AA2" w14:textId="55986432" w:rsidR="006436A4" w:rsidRDefault="006436A4" w:rsidP="003E5C09">
      <w:pPr>
        <w:pStyle w:val="CommentText"/>
        <w:jc w:val="left"/>
      </w:pPr>
      <w:r>
        <w:rPr>
          <w:rStyle w:val="CommentReference"/>
        </w:rPr>
        <w:annotationRef/>
      </w:r>
      <w:r>
        <w:t>@GBO</w:t>
      </w:r>
    </w:p>
    <w:p w14:paraId="4AFC270D" w14:textId="77777777" w:rsidR="006436A4" w:rsidRDefault="006436A4" w:rsidP="003E5C09">
      <w:pPr>
        <w:pStyle w:val="CommentText"/>
        <w:jc w:val="left"/>
      </w:pPr>
      <w:r>
        <w:t>Is there a drawing with roads indicated ?</w:t>
      </w:r>
    </w:p>
  </w:comment>
  <w:comment w:id="3927" w:author="Dekempeneer Erik" w:date="2025-03-19T09:37:00Z" w:initials="ED">
    <w:p w14:paraId="550A3509" w14:textId="77777777" w:rsidR="006436A4" w:rsidRDefault="006436A4" w:rsidP="006814D5">
      <w:pPr>
        <w:pStyle w:val="CommentText"/>
        <w:jc w:val="left"/>
      </w:pPr>
      <w:r>
        <w:rPr>
          <w:rStyle w:val="CommentReference"/>
        </w:rPr>
        <w:annotationRef/>
      </w:r>
      <w:r>
        <w:rPr>
          <w:lang w:val="en-US"/>
        </w:rPr>
        <w:t>Yes</w:t>
      </w:r>
    </w:p>
  </w:comment>
  <w:comment w:id="3928" w:author="Dekempeneer Erik" w:date="2025-03-14T15:36:00Z" w:initials="ED">
    <w:p w14:paraId="74A6621D" w14:textId="0449BB9A" w:rsidR="006436A4" w:rsidRDefault="006436A4" w:rsidP="00EE1FFD">
      <w:pPr>
        <w:pStyle w:val="CommentText"/>
        <w:jc w:val="left"/>
      </w:pPr>
      <w:r>
        <w:rPr>
          <w:rStyle w:val="CommentReference"/>
        </w:rPr>
        <w:annotationRef/>
      </w:r>
      <w:r>
        <w:rPr>
          <w:lang w:val="en-US"/>
        </w:rPr>
        <w:t>@GBO</w:t>
      </w:r>
    </w:p>
    <w:p w14:paraId="5A61507B" w14:textId="77777777" w:rsidR="006436A4" w:rsidRDefault="006436A4" w:rsidP="00EE1FFD">
      <w:pPr>
        <w:pStyle w:val="CommentText"/>
        <w:jc w:val="left"/>
      </w:pPr>
      <w:r>
        <w:rPr>
          <w:lang w:val="en-US"/>
        </w:rPr>
        <w:t>We should add dimensions.</w:t>
      </w:r>
    </w:p>
  </w:comment>
  <w:comment w:id="3929" w:author="Dekempeneer Erik" w:date="2025-03-19T09:37:00Z" w:initials="ED">
    <w:p w14:paraId="27CCACFD" w14:textId="77777777" w:rsidR="006436A4" w:rsidRDefault="006436A4" w:rsidP="006814D5">
      <w:pPr>
        <w:pStyle w:val="CommentText"/>
        <w:jc w:val="left"/>
      </w:pPr>
      <w:r>
        <w:rPr>
          <w:rStyle w:val="CommentReference"/>
        </w:rPr>
        <w:annotationRef/>
      </w:r>
      <w:r>
        <w:rPr>
          <w:lang w:val="en-US"/>
        </w:rPr>
        <w:t>yes</w:t>
      </w:r>
    </w:p>
  </w:comment>
  <w:comment w:id="3936" w:author="Dekempeneer Erik" w:date="2025-03-03T10:40:00Z" w:initials="ED">
    <w:p w14:paraId="7BF3E3DA" w14:textId="6C6EE803" w:rsidR="006436A4" w:rsidRDefault="006436A4" w:rsidP="003E5C09">
      <w:pPr>
        <w:pStyle w:val="CommentText"/>
        <w:jc w:val="left"/>
      </w:pPr>
      <w:r>
        <w:rPr>
          <w:rStyle w:val="CommentReference"/>
        </w:rPr>
        <w:annotationRef/>
      </w:r>
      <w:r>
        <w:t>@GBO</w:t>
      </w:r>
    </w:p>
    <w:p w14:paraId="72A8B7D8" w14:textId="77777777" w:rsidR="006436A4" w:rsidRDefault="006436A4" w:rsidP="003E5C09">
      <w:pPr>
        <w:pStyle w:val="CommentText"/>
        <w:jc w:val="left"/>
      </w:pPr>
      <w:r>
        <w:t>Same comment as above</w:t>
      </w:r>
    </w:p>
  </w:comment>
  <w:comment w:id="3937" w:author="Dekempeneer Erik" w:date="2025-03-19T09:37:00Z" w:initials="ED">
    <w:p w14:paraId="59CCE343" w14:textId="77777777" w:rsidR="006436A4" w:rsidRDefault="006436A4" w:rsidP="006814D5">
      <w:pPr>
        <w:pStyle w:val="CommentText"/>
        <w:jc w:val="left"/>
      </w:pPr>
      <w:r>
        <w:rPr>
          <w:rStyle w:val="CommentReference"/>
        </w:rPr>
        <w:annotationRef/>
      </w:r>
      <w:r>
        <w:rPr>
          <w:lang w:val="en-US"/>
        </w:rPr>
        <w:t>See above</w:t>
      </w:r>
    </w:p>
  </w:comment>
  <w:comment w:id="3950" w:author="Jardin Maarten" w:date="2025-04-08T10:56:00Z" w:initials="JM">
    <w:p w14:paraId="367C910B" w14:textId="1510408F" w:rsidR="006436A4" w:rsidRDefault="006436A4">
      <w:pPr>
        <w:pStyle w:val="CommentText"/>
      </w:pPr>
      <w:r>
        <w:rPr>
          <w:rStyle w:val="CommentReference"/>
        </w:rPr>
        <w:annotationRef/>
      </w:r>
      <w:r>
        <w:t>UPS provided by MINERVA?</w:t>
      </w:r>
    </w:p>
  </w:comment>
  <w:comment w:id="3951" w:author="Dorda Ulrich" w:date="2025-04-18T10:03:00Z" w:initials="UD">
    <w:p w14:paraId="2222EA25" w14:textId="77777777" w:rsidR="006436A4" w:rsidRDefault="006436A4" w:rsidP="006232DE">
      <w:pPr>
        <w:pStyle w:val="CommentText"/>
        <w:jc w:val="left"/>
      </w:pPr>
      <w:r>
        <w:rPr>
          <w:rStyle w:val="CommentReference"/>
        </w:rPr>
        <w:annotationRef/>
      </w:r>
      <w:r>
        <w:rPr>
          <w:lang w:val="en-US"/>
        </w:rPr>
        <w:t>TO correct: For the compressors we provide 4 points</w:t>
      </w:r>
    </w:p>
  </w:comment>
  <w:comment w:id="3953" w:author="Dekempeneer Erik" w:date="2025-03-14T15:43:00Z" w:initials="ED">
    <w:p w14:paraId="05DF5E62" w14:textId="6E502E61" w:rsidR="006436A4" w:rsidRDefault="006436A4" w:rsidP="00EE1FFD">
      <w:pPr>
        <w:pStyle w:val="CommentText"/>
        <w:jc w:val="left"/>
      </w:pPr>
      <w:r>
        <w:rPr>
          <w:rStyle w:val="CommentReference"/>
        </w:rPr>
        <w:annotationRef/>
      </w:r>
      <w:r>
        <w:rPr>
          <w:lang w:val="en-US"/>
        </w:rPr>
        <w:t>@GBO</w:t>
      </w:r>
    </w:p>
    <w:p w14:paraId="7663E97F" w14:textId="77777777" w:rsidR="006436A4" w:rsidRDefault="006436A4" w:rsidP="00EE1FFD">
      <w:pPr>
        <w:pStyle w:val="CommentText"/>
        <w:jc w:val="left"/>
      </w:pPr>
      <w:r>
        <w:rPr>
          <w:lang w:val="en-US"/>
        </w:rPr>
        <w:t>List of utilities is requested as part of detailed design in table 15. How does this match ?</w:t>
      </w:r>
    </w:p>
  </w:comment>
  <w:comment w:id="3954" w:author="Dekempeneer Erik" w:date="2025-03-19T09:49:00Z" w:initials="ED">
    <w:p w14:paraId="627B171F" w14:textId="77777777" w:rsidR="006436A4" w:rsidRDefault="006436A4" w:rsidP="006814D5">
      <w:pPr>
        <w:pStyle w:val="CommentText"/>
        <w:jc w:val="left"/>
      </w:pPr>
      <w:r>
        <w:rPr>
          <w:rStyle w:val="CommentReference"/>
        </w:rPr>
        <w:annotationRef/>
      </w:r>
      <w:r>
        <w:rPr>
          <w:lang w:val="en-US"/>
        </w:rPr>
        <w:t>GBO: give feedback</w:t>
      </w:r>
    </w:p>
  </w:comment>
  <w:comment w:id="3956" w:author="Dekempeneer Erik" w:date="2025-03-10T17:32:00Z" w:initials="ED">
    <w:p w14:paraId="67A11084" w14:textId="17564C5E" w:rsidR="006436A4" w:rsidRDefault="006436A4" w:rsidP="00EE1FFD">
      <w:pPr>
        <w:pStyle w:val="CommentText"/>
        <w:jc w:val="left"/>
      </w:pPr>
      <w:r>
        <w:rPr>
          <w:rStyle w:val="CommentReference"/>
        </w:rPr>
        <w:annotationRef/>
      </w:r>
      <w:r>
        <w:t>@GBO</w:t>
      </w:r>
    </w:p>
    <w:p w14:paraId="436A0D82" w14:textId="77777777" w:rsidR="006436A4" w:rsidRDefault="006436A4" w:rsidP="00EE1FFD">
      <w:pPr>
        <w:pStyle w:val="CommentText"/>
        <w:jc w:val="left"/>
      </w:pPr>
      <w:r>
        <w:t>Phrasing ?</w:t>
      </w:r>
    </w:p>
  </w:comment>
  <w:comment w:id="3957" w:author="Dekempeneer Erik" w:date="2025-03-19T09:52:00Z" w:initials="ED">
    <w:p w14:paraId="787A2A0D" w14:textId="77777777" w:rsidR="006436A4" w:rsidRDefault="006436A4" w:rsidP="006814D5">
      <w:pPr>
        <w:pStyle w:val="CommentText"/>
        <w:jc w:val="left"/>
      </w:pPr>
      <w:r>
        <w:rPr>
          <w:rStyle w:val="CommentReference"/>
        </w:rPr>
        <w:annotationRef/>
      </w:r>
      <w:r>
        <w:rPr>
          <w:lang w:val="en-US"/>
        </w:rPr>
        <w:t>GBO: add distrubution  ‘where, from ?)</w:t>
      </w:r>
    </w:p>
  </w:comment>
  <w:comment w:id="3970" w:author="Jardin Maarten" w:date="2025-04-08T16:02:00Z" w:initials="JM">
    <w:p w14:paraId="61E09C04" w14:textId="6B05E899" w:rsidR="006436A4" w:rsidRDefault="006436A4">
      <w:pPr>
        <w:pStyle w:val="CommentText"/>
      </w:pPr>
      <w:r>
        <w:rPr>
          <w:rStyle w:val="CommentReference"/>
        </w:rPr>
        <w:annotationRef/>
      </w:r>
      <w:r>
        <w:t>GBO Please review I moved them and updated to reflect the teams discussion</w:t>
      </w:r>
    </w:p>
  </w:comment>
  <w:comment w:id="3976" w:author="Dekempeneer Erik" w:date="2025-03-10T15:33:00Z" w:initials="ED">
    <w:p w14:paraId="711793AC" w14:textId="77777777" w:rsidR="006436A4" w:rsidRDefault="006436A4" w:rsidP="006532C2">
      <w:pPr>
        <w:pStyle w:val="CommentText"/>
        <w:jc w:val="left"/>
      </w:pPr>
      <w:r>
        <w:rPr>
          <w:rStyle w:val="CommentReference"/>
        </w:rPr>
        <w:annotationRef/>
      </w:r>
      <w:r>
        <w:t>@MJA</w:t>
      </w:r>
    </w:p>
    <w:p w14:paraId="30892931" w14:textId="77777777" w:rsidR="006436A4" w:rsidRDefault="006436A4" w:rsidP="006532C2">
      <w:pPr>
        <w:pStyle w:val="CommentText"/>
        <w:jc w:val="left"/>
      </w:pPr>
      <w:r>
        <w:t>CCS ?</w:t>
      </w:r>
    </w:p>
  </w:comment>
  <w:comment w:id="3977" w:author="Jardin Maarten" w:date="2025-04-08T15:54:00Z" w:initials="JM">
    <w:p w14:paraId="3D2C80D4" w14:textId="142A432C" w:rsidR="006436A4" w:rsidRDefault="006436A4">
      <w:pPr>
        <w:pStyle w:val="CommentText"/>
      </w:pPr>
      <w:r>
        <w:rPr>
          <w:rStyle w:val="CommentReference"/>
        </w:rPr>
        <w:annotationRef/>
      </w:r>
      <w:r>
        <w:t>Cryoplant not only control system</w:t>
      </w:r>
    </w:p>
  </w:comment>
  <w:comment w:id="3984" w:author="Dekempeneer Erik" w:date="2025-03-14T15:43:00Z" w:initials="ED">
    <w:p w14:paraId="6D70DE4D" w14:textId="158BB249" w:rsidR="006436A4" w:rsidRDefault="006436A4" w:rsidP="00EE1FFD">
      <w:pPr>
        <w:pStyle w:val="CommentText"/>
        <w:jc w:val="left"/>
      </w:pPr>
      <w:r>
        <w:rPr>
          <w:rStyle w:val="CommentReference"/>
        </w:rPr>
        <w:annotationRef/>
      </w:r>
      <w:r>
        <w:t>@GBO</w:t>
      </w:r>
    </w:p>
    <w:p w14:paraId="76C5136D" w14:textId="77777777" w:rsidR="006436A4" w:rsidRDefault="006436A4" w:rsidP="00EE1FFD">
      <w:pPr>
        <w:pStyle w:val="CommentText"/>
        <w:jc w:val="left"/>
      </w:pPr>
      <w:r>
        <w:t>List of utilities is requested as part of detailed design in table 15. How does this match ?</w:t>
      </w:r>
    </w:p>
  </w:comment>
  <w:comment w:id="3985" w:author="Dekempeneer Erik" w:date="2025-03-19T09:52:00Z" w:initials="ED">
    <w:p w14:paraId="68122B37" w14:textId="77777777" w:rsidR="006436A4" w:rsidRDefault="006436A4" w:rsidP="006814D5">
      <w:pPr>
        <w:pStyle w:val="CommentText"/>
        <w:jc w:val="left"/>
      </w:pPr>
      <w:r>
        <w:rPr>
          <w:rStyle w:val="CommentReference"/>
        </w:rPr>
        <w:annotationRef/>
      </w:r>
      <w:r>
        <w:rPr>
          <w:lang w:val="en-US"/>
        </w:rPr>
        <w:t>Same question as before</w:t>
      </w:r>
    </w:p>
  </w:comment>
  <w:comment w:id="4022" w:author="Dekempeneer Erik" w:date="2025-04-25T15:06:00Z" w:initials="ED">
    <w:p w14:paraId="75E5269B" w14:textId="77777777" w:rsidR="006436A4" w:rsidRDefault="006436A4" w:rsidP="008F6D7E">
      <w:pPr>
        <w:pStyle w:val="CommentText"/>
        <w:jc w:val="left"/>
      </w:pPr>
      <w:r>
        <w:rPr>
          <w:rStyle w:val="CommentReference"/>
        </w:rPr>
        <w:annotationRef/>
      </w:r>
      <w:r>
        <w:rPr>
          <w:lang w:val="en-US"/>
        </w:rPr>
        <w:t>For me these paragraphs are not clear. Check phrasing</w:t>
      </w:r>
    </w:p>
  </w:comment>
  <w:comment w:id="4054" w:author="Dekempeneer Erik" w:date="2025-04-25T15:09:00Z" w:initials="ED">
    <w:p w14:paraId="632D8119" w14:textId="77777777" w:rsidR="006436A4" w:rsidRDefault="006436A4" w:rsidP="008F6D7E">
      <w:pPr>
        <w:pStyle w:val="CommentText"/>
        <w:jc w:val="left"/>
      </w:pPr>
      <w:r>
        <w:rPr>
          <w:rStyle w:val="CommentReference"/>
        </w:rPr>
        <w:annotationRef/>
      </w:r>
      <w:r>
        <w:rPr>
          <w:lang w:val="en-US"/>
        </w:rPr>
        <w:t xml:space="preserve">Is this only relevant for the vacuum system. I saw other examples of exhausts to the outside. </w:t>
      </w:r>
    </w:p>
  </w:comment>
  <w:comment w:id="4065" w:author="Dekempeneer Erik" w:date="2025-04-25T15:14:00Z" w:initials="ED">
    <w:p w14:paraId="34A29B1C" w14:textId="77777777" w:rsidR="006436A4" w:rsidRDefault="006436A4" w:rsidP="00362CF1">
      <w:pPr>
        <w:pStyle w:val="CommentText"/>
        <w:jc w:val="left"/>
      </w:pPr>
      <w:r>
        <w:rPr>
          <w:rStyle w:val="CommentReference"/>
        </w:rPr>
        <w:annotationRef/>
      </w:r>
      <w:r>
        <w:rPr>
          <w:lang w:val="en-US"/>
        </w:rPr>
        <w:t>Can’t we remove this ?</w:t>
      </w:r>
    </w:p>
  </w:comment>
  <w:comment w:id="4069" w:author="Jardin Maarten" w:date="2025-04-07T12:49:00Z" w:initials="JM">
    <w:p w14:paraId="7D713525" w14:textId="7CCCD9F4" w:rsidR="006436A4" w:rsidRDefault="006436A4">
      <w:pPr>
        <w:pStyle w:val="CommentText"/>
      </w:pPr>
      <w:r>
        <w:rPr>
          <w:rStyle w:val="CommentReference"/>
        </w:rPr>
        <w:annotationRef/>
      </w:r>
      <w:r>
        <w:t>Reference is not approved and still in draft</w:t>
      </w:r>
    </w:p>
  </w:comment>
  <w:comment w:id="4071" w:author="Dorda Ulrich" w:date="2025-04-16T09:18:00Z" w:initials="UD">
    <w:p w14:paraId="28F6FB4C" w14:textId="77777777" w:rsidR="006436A4" w:rsidRDefault="006436A4" w:rsidP="0087769C">
      <w:pPr>
        <w:pStyle w:val="CommentText"/>
        <w:jc w:val="left"/>
      </w:pPr>
      <w:r>
        <w:rPr>
          <w:rStyle w:val="CommentReference"/>
        </w:rPr>
        <w:annotationRef/>
      </w:r>
      <w:r>
        <w:rPr>
          <w:lang w:val="en-US"/>
        </w:rPr>
        <w:t>ICS would be control and interlock system. If it’s only about control system, it’s MCS</w:t>
      </w:r>
    </w:p>
  </w:comment>
  <w:comment w:id="4072" w:author="Jardin Maarten" w:date="2025-01-20T16:30:00Z" w:initials="JM">
    <w:p w14:paraId="4CBB3040" w14:textId="290DE191" w:rsidR="006436A4" w:rsidRDefault="006436A4" w:rsidP="003B0E81">
      <w:pPr>
        <w:pStyle w:val="CommentText"/>
      </w:pPr>
      <w:r>
        <w:rPr>
          <w:rStyle w:val="CommentReference"/>
        </w:rPr>
        <w:annotationRef/>
      </w:r>
      <w:r>
        <w:t>To be added to reference list</w:t>
      </w:r>
    </w:p>
  </w:comment>
  <w:comment w:id="4073" w:author="Dekempeneer Erik" w:date="2025-03-16T11:54:00Z" w:initials="ED">
    <w:p w14:paraId="4436ECDA" w14:textId="77777777" w:rsidR="006436A4" w:rsidRDefault="006436A4" w:rsidP="003B0E81">
      <w:pPr>
        <w:pStyle w:val="CommentText"/>
        <w:jc w:val="left"/>
      </w:pPr>
      <w:r>
        <w:rPr>
          <w:rStyle w:val="CommentReference"/>
        </w:rPr>
        <w:annotationRef/>
      </w:r>
      <w:r>
        <w:rPr>
          <w:lang w:val="en-US"/>
        </w:rPr>
        <w:t>@Pedro</w:t>
      </w:r>
    </w:p>
  </w:comment>
  <w:comment w:id="4076" w:author="Jardin Maarten" w:date="2025-04-07T12:48:00Z" w:initials="JM">
    <w:p w14:paraId="7BFED4CC" w14:textId="0270EE32" w:rsidR="006436A4" w:rsidRDefault="006436A4">
      <w:pPr>
        <w:pStyle w:val="CommentText"/>
      </w:pPr>
      <w:r>
        <w:rPr>
          <w:rStyle w:val="CommentReference"/>
        </w:rPr>
        <w:annotationRef/>
      </w:r>
      <w:r>
        <w:t>Reference is not approved and still in draft.</w:t>
      </w:r>
    </w:p>
  </w:comment>
  <w:comment w:id="4078" w:author="Dorda Ulrich" w:date="2025-04-16T09:19:00Z" w:initials="UD">
    <w:p w14:paraId="5E9F54A7" w14:textId="77777777" w:rsidR="006436A4" w:rsidRDefault="006436A4" w:rsidP="0087769C">
      <w:pPr>
        <w:pStyle w:val="CommentText"/>
        <w:jc w:val="left"/>
      </w:pPr>
      <w:r>
        <w:rPr>
          <w:rStyle w:val="CommentReference"/>
        </w:rPr>
        <w:annotationRef/>
      </w:r>
      <w:r>
        <w:rPr>
          <w:lang w:val="en-US"/>
        </w:rPr>
        <w:t>MIS?</w:t>
      </w:r>
    </w:p>
  </w:comment>
  <w:comment w:id="4081" w:author="Dekempeneer Erik" w:date="2025-04-25T15:20:00Z" w:initials="ED">
    <w:p w14:paraId="0FEA0219" w14:textId="77777777" w:rsidR="00066FA6" w:rsidRDefault="00066FA6" w:rsidP="00066FA6">
      <w:pPr>
        <w:pStyle w:val="CommentText"/>
        <w:jc w:val="left"/>
      </w:pPr>
      <w:r>
        <w:rPr>
          <w:rStyle w:val="CommentReference"/>
        </w:rPr>
        <w:annotationRef/>
      </w:r>
      <w:r>
        <w:rPr>
          <w:lang w:val="en-US"/>
        </w:rPr>
        <w:t>Should this not be deleted ?</w:t>
      </w:r>
    </w:p>
  </w:comment>
  <w:comment w:id="4082" w:author="Dekempeneer Erik" w:date="2025-03-10T15:34:00Z" w:initials="ED">
    <w:p w14:paraId="1F5F2032" w14:textId="77777777" w:rsidR="00066FA6" w:rsidRDefault="00066FA6" w:rsidP="00066FA6">
      <w:pPr>
        <w:pStyle w:val="CommentText"/>
        <w:jc w:val="left"/>
      </w:pPr>
      <w:r>
        <w:rPr>
          <w:rStyle w:val="CommentReference"/>
        </w:rPr>
        <w:annotationRef/>
      </w:r>
      <w:r>
        <w:t>@MJA</w:t>
      </w:r>
    </w:p>
    <w:p w14:paraId="1F62F0F6" w14:textId="77777777" w:rsidR="00066FA6" w:rsidRDefault="00066FA6" w:rsidP="00066FA6">
      <w:pPr>
        <w:pStyle w:val="CommentText"/>
        <w:jc w:val="left"/>
      </w:pPr>
      <w:r>
        <w:t>When is it due ?</w:t>
      </w:r>
    </w:p>
  </w:comment>
  <w:comment w:id="4083" w:author="Jardin Maarten" w:date="2025-04-29T15:34:00Z" w:initials="JM">
    <w:p w14:paraId="31C2DC31" w14:textId="77777777" w:rsidR="00066FA6" w:rsidRDefault="00066FA6" w:rsidP="00066FA6">
      <w:pPr>
        <w:pStyle w:val="CommentText"/>
      </w:pPr>
      <w:r>
        <w:rPr>
          <w:rStyle w:val="CommentReference"/>
        </w:rPr>
        <w:annotationRef/>
      </w:r>
      <w:r>
        <w:t>Don’t know someone from NFS should specify. Guess that this is mainly needed for heat recovery.</w:t>
      </w:r>
    </w:p>
  </w:comment>
  <w:comment w:id="4088" w:author="Dekempeneer Erik" w:date="2025-04-25T15:16:00Z" w:initials="ED">
    <w:p w14:paraId="5520A384" w14:textId="77777777" w:rsidR="006436A4" w:rsidRDefault="006436A4" w:rsidP="00362CF1">
      <w:pPr>
        <w:pStyle w:val="CommentText"/>
        <w:jc w:val="left"/>
      </w:pPr>
      <w:r>
        <w:rPr>
          <w:rStyle w:val="CommentReference"/>
        </w:rPr>
        <w:annotationRef/>
      </w:r>
      <w:r>
        <w:rPr>
          <w:lang w:val="en-US"/>
        </w:rPr>
        <w:t>MIT ?</w:t>
      </w:r>
    </w:p>
  </w:comment>
  <w:comment w:id="4092" w:author="Dekempeneer Erik" w:date="2025-03-10T16:20:00Z" w:initials="ED">
    <w:p w14:paraId="018DC70E" w14:textId="19954153" w:rsidR="006436A4" w:rsidRDefault="006436A4" w:rsidP="00892A67">
      <w:pPr>
        <w:pStyle w:val="CommentText"/>
        <w:jc w:val="left"/>
      </w:pPr>
      <w:r>
        <w:rPr>
          <w:rStyle w:val="CommentReference"/>
        </w:rPr>
        <w:annotationRef/>
      </w:r>
      <w:r>
        <w:t>@MJA</w:t>
      </w:r>
    </w:p>
    <w:p w14:paraId="371A20B4" w14:textId="77777777" w:rsidR="006436A4" w:rsidRDefault="006436A4" w:rsidP="00892A67">
      <w:pPr>
        <w:pStyle w:val="CommentText"/>
        <w:jc w:val="left"/>
      </w:pPr>
      <w:r>
        <w:t>CCS ?</w:t>
      </w:r>
    </w:p>
  </w:comment>
  <w:comment w:id="4093" w:author="Jardin Maarten" w:date="2025-04-01T17:25:00Z" w:initials="JM">
    <w:p w14:paraId="39CBBF80" w14:textId="32F33BAA" w:rsidR="006436A4" w:rsidRDefault="006436A4">
      <w:pPr>
        <w:pStyle w:val="CommentText"/>
      </w:pPr>
      <w:r>
        <w:rPr>
          <w:rStyle w:val="CommentReference"/>
        </w:rPr>
        <w:annotationRef/>
      </w:r>
      <w:r>
        <w:t>Css and components of css</w:t>
      </w:r>
    </w:p>
  </w:comment>
  <w:comment w:id="4097" w:author="Dekempeneer Erik" w:date="2025-03-10T16:37:00Z" w:initials="ED">
    <w:p w14:paraId="62F00171" w14:textId="77777777" w:rsidR="006436A4" w:rsidRDefault="006436A4" w:rsidP="0024074D">
      <w:pPr>
        <w:pStyle w:val="CommentText"/>
        <w:jc w:val="left"/>
      </w:pPr>
      <w:r>
        <w:rPr>
          <w:rStyle w:val="CommentReference"/>
        </w:rPr>
        <w:annotationRef/>
      </w:r>
      <w:r>
        <w:t>@MJA</w:t>
      </w:r>
    </w:p>
    <w:p w14:paraId="2C74309B" w14:textId="77777777" w:rsidR="006436A4" w:rsidRDefault="006436A4" w:rsidP="0024074D">
      <w:pPr>
        <w:pStyle w:val="CommentText"/>
        <w:jc w:val="left"/>
      </w:pPr>
      <w:r>
        <w:t>CCS ?</w:t>
      </w:r>
    </w:p>
  </w:comment>
  <w:comment w:id="4099" w:author="Jardin Maarten" w:date="2025-03-28T11:47:00Z" w:initials="JM">
    <w:p w14:paraId="00797B03" w14:textId="77777777" w:rsidR="006436A4" w:rsidRDefault="006436A4" w:rsidP="0024074D">
      <w:pPr>
        <w:pStyle w:val="CommentText"/>
      </w:pPr>
      <w:r>
        <w:rPr>
          <w:rStyle w:val="CommentReference"/>
        </w:rPr>
        <w:annotationRef/>
      </w:r>
      <w:r>
        <w:t>MIT Manages remote access : add sup requirement</w:t>
      </w:r>
    </w:p>
  </w:comment>
  <w:comment w:id="4100" w:author="Dekempeneer Erik" w:date="2025-03-10T16:37:00Z" w:initials="ED">
    <w:p w14:paraId="4F70C741" w14:textId="77777777" w:rsidR="006436A4" w:rsidRDefault="006436A4" w:rsidP="0024074D">
      <w:pPr>
        <w:pStyle w:val="CommentText"/>
        <w:jc w:val="left"/>
      </w:pPr>
      <w:r>
        <w:rPr>
          <w:rStyle w:val="CommentReference"/>
        </w:rPr>
        <w:annotationRef/>
      </w:r>
      <w:r>
        <w:t>@MJA</w:t>
      </w:r>
    </w:p>
    <w:p w14:paraId="3498E60D" w14:textId="77777777" w:rsidR="006436A4" w:rsidRDefault="006436A4" w:rsidP="0024074D">
      <w:pPr>
        <w:pStyle w:val="CommentText"/>
        <w:jc w:val="left"/>
      </w:pPr>
      <w:r>
        <w:t>CCS ? Continues below ...</w:t>
      </w:r>
    </w:p>
  </w:comment>
  <w:comment w:id="4101" w:author="Jardin Maarten" w:date="2025-01-21T08:44:00Z" w:initials="JM">
    <w:p w14:paraId="68BE5311" w14:textId="77777777" w:rsidR="006436A4" w:rsidRDefault="006436A4" w:rsidP="0024074D">
      <w:pPr>
        <w:pStyle w:val="CommentText"/>
      </w:pPr>
      <w:r>
        <w:rPr>
          <w:rStyle w:val="CommentReference"/>
        </w:rPr>
        <w:annotationRef/>
      </w:r>
      <w:r>
        <w:t>Rference needs to be added</w:t>
      </w:r>
    </w:p>
  </w:comment>
  <w:comment w:id="4102" w:author="Dekempeneer Erik" w:date="2025-03-16T11:56:00Z" w:initials="ED">
    <w:p w14:paraId="6885A4EA" w14:textId="77777777" w:rsidR="006436A4" w:rsidRDefault="006436A4" w:rsidP="0024074D">
      <w:pPr>
        <w:pStyle w:val="CommentText"/>
        <w:jc w:val="left"/>
      </w:pPr>
      <w:r>
        <w:rPr>
          <w:rStyle w:val="CommentReference"/>
        </w:rPr>
        <w:annotationRef/>
      </w:r>
      <w:r>
        <w:rPr>
          <w:lang w:val="en-US"/>
        </w:rPr>
        <w:t>@Pedro</w:t>
      </w:r>
    </w:p>
  </w:comment>
  <w:comment w:id="4104" w:author="Dekempeneer Erik" w:date="2025-03-10T16:37:00Z" w:initials="ED">
    <w:p w14:paraId="153E40FF" w14:textId="77777777" w:rsidR="006436A4" w:rsidRDefault="006436A4" w:rsidP="006F2CC8">
      <w:pPr>
        <w:pStyle w:val="CommentText"/>
        <w:jc w:val="left"/>
      </w:pPr>
      <w:r>
        <w:rPr>
          <w:rStyle w:val="CommentReference"/>
        </w:rPr>
        <w:annotationRef/>
      </w:r>
      <w:r>
        <w:t>@MJA</w:t>
      </w:r>
    </w:p>
    <w:p w14:paraId="10502C4A" w14:textId="77777777" w:rsidR="006436A4" w:rsidRDefault="006436A4" w:rsidP="006F2CC8">
      <w:pPr>
        <w:pStyle w:val="CommentText"/>
        <w:jc w:val="left"/>
      </w:pPr>
      <w:r>
        <w:t>CCS ? Continues below ...</w:t>
      </w:r>
    </w:p>
  </w:comment>
  <w:comment w:id="4144" w:author="Dekempeneer Erik" w:date="2025-02-28T11:22:00Z" w:initials="ED">
    <w:p w14:paraId="12ACD84D" w14:textId="7893B5F2" w:rsidR="006436A4" w:rsidRDefault="006436A4" w:rsidP="00EE1FFD">
      <w:pPr>
        <w:pStyle w:val="CommentText"/>
        <w:jc w:val="left"/>
      </w:pPr>
      <w:r>
        <w:rPr>
          <w:rStyle w:val="CommentReference"/>
        </w:rPr>
        <w:annotationRef/>
      </w:r>
      <w:r>
        <w:t>@GBO</w:t>
      </w:r>
    </w:p>
    <w:p w14:paraId="0BF2B082" w14:textId="77777777" w:rsidR="006436A4" w:rsidRDefault="006436A4" w:rsidP="001C6DC5">
      <w:pPr>
        <w:pStyle w:val="CommentText"/>
        <w:numPr>
          <w:ilvl w:val="0"/>
          <w:numId w:val="33"/>
        </w:numPr>
        <w:jc w:val="left"/>
      </w:pPr>
      <w:r>
        <w:t xml:space="preserve">Check with NSW and use learnings from others. </w:t>
      </w:r>
    </w:p>
    <w:p w14:paraId="1AF3063C" w14:textId="77777777" w:rsidR="006436A4" w:rsidRDefault="006436A4" w:rsidP="001C6DC5">
      <w:pPr>
        <w:pStyle w:val="CommentText"/>
        <w:numPr>
          <w:ilvl w:val="0"/>
          <w:numId w:val="33"/>
        </w:numPr>
        <w:jc w:val="left"/>
      </w:pPr>
      <w:r>
        <w:t>I suggest to add a phone number (the person to contact in case of issues with a package)</w:t>
      </w:r>
    </w:p>
  </w:comment>
  <w:comment w:id="4146" w:author="Dekempeneer Erik" w:date="2025-03-11T06:45:00Z" w:initials="ED">
    <w:p w14:paraId="6CD0DC9F" w14:textId="77777777" w:rsidR="006436A4" w:rsidRDefault="006436A4" w:rsidP="00EE1FFD">
      <w:pPr>
        <w:pStyle w:val="CommentText"/>
        <w:jc w:val="left"/>
      </w:pPr>
      <w:r>
        <w:rPr>
          <w:rStyle w:val="CommentReference"/>
        </w:rPr>
        <w:annotationRef/>
      </w:r>
      <w:r>
        <w:t>@GBO</w:t>
      </w:r>
    </w:p>
    <w:p w14:paraId="3DB1AAAA" w14:textId="77777777" w:rsidR="006436A4" w:rsidRDefault="006436A4" w:rsidP="00EE1FFD">
      <w:pPr>
        <w:pStyle w:val="CommentText"/>
        <w:jc w:val="left"/>
      </w:pPr>
      <w:r>
        <w:t>Why ? In principle the contractor is responsible for monitoring this. We can be invited when it arrives in Mol. Note that we will be invited for the FAT.</w:t>
      </w:r>
    </w:p>
  </w:comment>
  <w:comment w:id="4147" w:author="Dekempeneer Erik" w:date="2025-03-19T10:15:00Z" w:initials="ED">
    <w:p w14:paraId="0B468245" w14:textId="77777777" w:rsidR="006436A4" w:rsidRDefault="006436A4" w:rsidP="006814D5">
      <w:pPr>
        <w:pStyle w:val="CommentText"/>
        <w:jc w:val="left"/>
      </w:pPr>
      <w:r>
        <w:rPr>
          <w:rStyle w:val="CommentReference"/>
        </w:rPr>
        <w:annotationRef/>
      </w:r>
      <w:r>
        <w:rPr>
          <w:lang w:val="en-US"/>
        </w:rPr>
        <w:t>GBO: check if this should be a HP or WP</w:t>
      </w:r>
    </w:p>
  </w:comment>
  <w:comment w:id="4168" w:author="Dekempeneer Erik" w:date="2025-03-12T10:04:00Z" w:initials="ED">
    <w:p w14:paraId="7D6457AD" w14:textId="77777777" w:rsidR="006436A4" w:rsidRDefault="006436A4" w:rsidP="00FB40E3">
      <w:pPr>
        <w:pStyle w:val="CommentText"/>
        <w:jc w:val="left"/>
      </w:pPr>
      <w:r>
        <w:rPr>
          <w:rStyle w:val="CommentReference"/>
        </w:rPr>
        <w:annotationRef/>
      </w:r>
      <w:r>
        <w:t>@GBO</w:t>
      </w:r>
    </w:p>
    <w:p w14:paraId="0D8487E7" w14:textId="77777777" w:rsidR="006436A4" w:rsidRDefault="006436A4" w:rsidP="00FB40E3">
      <w:pPr>
        <w:pStyle w:val="CommentText"/>
        <w:jc w:val="left"/>
      </w:pPr>
      <w:r>
        <w:t>We need to define stand-alone and integrated commissioning in this section</w:t>
      </w:r>
    </w:p>
  </w:comment>
  <w:comment w:id="4169" w:author="Dekempeneer Erik" w:date="2025-03-19T10:23:00Z" w:initials="ED">
    <w:p w14:paraId="305E6CBB" w14:textId="77777777" w:rsidR="006436A4" w:rsidRDefault="006436A4" w:rsidP="00FB40E3">
      <w:pPr>
        <w:pStyle w:val="CommentText"/>
        <w:jc w:val="left"/>
      </w:pPr>
      <w:r>
        <w:rPr>
          <w:rStyle w:val="CommentReference"/>
        </w:rPr>
        <w:annotationRef/>
      </w:r>
      <w:r>
        <w:rPr>
          <w:lang w:val="en-US"/>
        </w:rPr>
        <w:t>Suggestion (to check by GBO):</w:t>
      </w:r>
    </w:p>
    <w:p w14:paraId="317E042C" w14:textId="77777777" w:rsidR="006436A4" w:rsidRDefault="006436A4" w:rsidP="00FB40E3">
      <w:pPr>
        <w:pStyle w:val="CommentText"/>
        <w:jc w:val="left"/>
      </w:pPr>
      <w:r>
        <w:rPr>
          <w:lang w:val="en-US"/>
        </w:rPr>
        <w:t>Rename 3.8.4 as stand-alone commissioning</w:t>
      </w:r>
    </w:p>
    <w:p w14:paraId="4A72D557" w14:textId="77777777" w:rsidR="006436A4" w:rsidRDefault="006436A4" w:rsidP="00FB40E3">
      <w:pPr>
        <w:pStyle w:val="CommentText"/>
        <w:jc w:val="left"/>
      </w:pPr>
      <w:r>
        <w:rPr>
          <w:lang w:val="en-US"/>
        </w:rPr>
        <w:t>Inroduce new section: integrated commissioning</w:t>
      </w:r>
    </w:p>
  </w:comment>
  <w:comment w:id="4190" w:author="Jardin Maarten" w:date="2025-04-30T10:17:00Z" w:initials="JM">
    <w:p w14:paraId="05A47DD5" w14:textId="3F1A814E" w:rsidR="006436A4" w:rsidRDefault="006436A4">
      <w:pPr>
        <w:pStyle w:val="CommentText"/>
      </w:pPr>
      <w:r>
        <w:rPr>
          <w:rStyle w:val="CommentReference"/>
        </w:rPr>
        <w:annotationRef/>
      </w:r>
      <w:r>
        <w:t xml:space="preserve">Q&amp;C 1.2.1 from </w:t>
      </w:r>
      <w:r>
        <w:rPr>
          <w:b/>
          <w:bCs/>
          <w:highlight w:val="yellow"/>
        </w:rPr>
        <w:t>ALX/</w:t>
      </w:r>
      <w:r w:rsidRPr="007D0EF6">
        <w:rPr>
          <w:b/>
          <w:bCs/>
          <w:highlight w:val="yellow"/>
        </w:rPr>
        <w:t>91190087</w:t>
      </w:r>
      <w:r>
        <w:rPr>
          <w:b/>
          <w:bCs/>
        </w:rPr>
        <w:t xml:space="preserve"> </w:t>
      </w:r>
      <w:r>
        <w:rPr>
          <w:bCs/>
        </w:rPr>
        <w:t>it is missing. :Testing the interface with MCS/MIS within the contract</w:t>
      </w:r>
    </w:p>
  </w:comment>
  <w:comment w:id="4191" w:author="Dorda Ulrich" w:date="2025-04-18T10:34:00Z" w:initials="UD">
    <w:p w14:paraId="64FC2371" w14:textId="77777777" w:rsidR="006436A4" w:rsidRDefault="006436A4" w:rsidP="00BA35A9">
      <w:pPr>
        <w:pStyle w:val="CommentText"/>
        <w:jc w:val="left"/>
      </w:pPr>
      <w:r>
        <w:rPr>
          <w:rStyle w:val="CommentReference"/>
        </w:rPr>
        <w:annotationRef/>
      </w:r>
      <w:r>
        <w:rPr>
          <w:lang w:val="en-US"/>
        </w:rPr>
        <w:t xml:space="preserve">To be integrate here: </w:t>
      </w:r>
      <w:r>
        <w:t>The He recovery system shall undergo final functional acceptance testing to verify flow rates, pressure performance, recovery time, and helium purity against design targets.</w:t>
      </w:r>
    </w:p>
  </w:comment>
  <w:comment w:id="4198" w:author="Dekempeneer Erik" w:date="2025-03-14T16:00:00Z" w:initials="ED">
    <w:p w14:paraId="2BFABEB4" w14:textId="305DCDF5" w:rsidR="006436A4" w:rsidRDefault="006436A4" w:rsidP="00EE1FFD">
      <w:pPr>
        <w:pStyle w:val="CommentText"/>
        <w:jc w:val="left"/>
      </w:pPr>
      <w:r>
        <w:rPr>
          <w:rStyle w:val="CommentReference"/>
        </w:rPr>
        <w:annotationRef/>
      </w:r>
      <w:r>
        <w:rPr>
          <w:lang w:val="en-US"/>
        </w:rPr>
        <w:t>@GBO</w:t>
      </w:r>
    </w:p>
    <w:p w14:paraId="6F0B2AAC" w14:textId="77777777" w:rsidR="006436A4" w:rsidRDefault="006436A4" w:rsidP="00EE1FFD">
      <w:pPr>
        <w:pStyle w:val="CommentText"/>
        <w:jc w:val="left"/>
      </w:pPr>
      <w:r>
        <w:rPr>
          <w:lang w:val="en-US"/>
        </w:rPr>
        <w:t>Not consistent with 6.2.2 and 6.3.1</w:t>
      </w:r>
    </w:p>
  </w:comment>
  <w:comment w:id="4199" w:author="Dekempeneer Erik" w:date="2025-03-19T10:28:00Z" w:initials="ED">
    <w:p w14:paraId="33478D5F" w14:textId="77777777" w:rsidR="006436A4" w:rsidRDefault="006436A4" w:rsidP="006814D5">
      <w:pPr>
        <w:pStyle w:val="CommentText"/>
        <w:jc w:val="left"/>
      </w:pPr>
      <w:r>
        <w:rPr>
          <w:rStyle w:val="CommentReference"/>
        </w:rPr>
        <w:annotationRef/>
      </w:r>
      <w:r>
        <w:rPr>
          <w:lang w:val="en-US"/>
        </w:rPr>
        <w:t>6.3.1 is more strict: it requires 3 months ahead</w:t>
      </w:r>
    </w:p>
  </w:comment>
  <w:comment w:id="4216" w:author="Jardin Maarten" w:date="2025-04-30T10:35:00Z" w:initials="JM">
    <w:p w14:paraId="31D52212" w14:textId="71E21563" w:rsidR="006436A4" w:rsidRDefault="006436A4">
      <w:pPr>
        <w:pStyle w:val="CommentText"/>
      </w:pPr>
      <w:r>
        <w:rPr>
          <w:rStyle w:val="CommentReference"/>
        </w:rPr>
        <w:annotationRef/>
      </w:r>
      <w:r>
        <w:t>Absorbers?</w:t>
      </w:r>
    </w:p>
  </w:comment>
  <w:comment w:id="4235" w:author="Dekempeneer Erik" w:date="2025-03-11T12:05:00Z" w:initials="ED">
    <w:p w14:paraId="0731E496" w14:textId="44645EB4" w:rsidR="006436A4" w:rsidRDefault="006436A4" w:rsidP="006D5D3E">
      <w:pPr>
        <w:pStyle w:val="CommentText"/>
        <w:jc w:val="left"/>
      </w:pPr>
      <w:r>
        <w:rPr>
          <w:rStyle w:val="CommentReference"/>
        </w:rPr>
        <w:annotationRef/>
      </w:r>
      <w:r>
        <w:t>@GBO</w:t>
      </w:r>
    </w:p>
    <w:p w14:paraId="66B155FC" w14:textId="77777777" w:rsidR="006436A4" w:rsidRDefault="006436A4" w:rsidP="006D5D3E">
      <w:pPr>
        <w:pStyle w:val="CommentText"/>
        <w:jc w:val="left"/>
      </w:pPr>
      <w:r>
        <w:t>Can this be executed without QCELL connected ?</w:t>
      </w:r>
    </w:p>
  </w:comment>
  <w:comment w:id="4236" w:author="Dekempeneer Erik" w:date="2025-03-19T10:32:00Z" w:initials="ED">
    <w:p w14:paraId="17C50A14" w14:textId="77777777" w:rsidR="006436A4" w:rsidRDefault="006436A4" w:rsidP="006814D5">
      <w:pPr>
        <w:pStyle w:val="CommentText"/>
        <w:jc w:val="left"/>
      </w:pPr>
      <w:r>
        <w:rPr>
          <w:rStyle w:val="CommentReference"/>
        </w:rPr>
        <w:annotationRef/>
      </w:r>
      <w:r>
        <w:rPr>
          <w:lang w:val="en-US"/>
        </w:rPr>
        <w:t>It’s different from previous requirtements in the sense that there it ios clear the test os done with heater. Here w&lt;e spak aboput cavitoes, QMs, ...</w:t>
      </w:r>
    </w:p>
  </w:comment>
  <w:comment w:id="4243" w:author="Dekempeneer Erik" w:date="2025-03-24T11:03:00Z" w:initials="ED">
    <w:p w14:paraId="5E58FF1B" w14:textId="77777777" w:rsidR="006436A4" w:rsidRDefault="006436A4" w:rsidP="006C1CB8">
      <w:pPr>
        <w:pStyle w:val="CommentText"/>
        <w:jc w:val="left"/>
      </w:pPr>
      <w:r>
        <w:rPr>
          <w:rStyle w:val="CommentReference"/>
        </w:rPr>
        <w:annotationRef/>
      </w:r>
      <w:r>
        <w:rPr>
          <w:lang w:val="en-US"/>
        </w:rPr>
        <w:t>@UDO</w:t>
      </w:r>
    </w:p>
    <w:p w14:paraId="779EDF3D" w14:textId="77777777" w:rsidR="006436A4" w:rsidRDefault="006436A4" w:rsidP="006C1CB8">
      <w:pPr>
        <w:pStyle w:val="CommentText"/>
        <w:jc w:val="left"/>
      </w:pPr>
      <w:r>
        <w:rPr>
          <w:lang w:val="en-US"/>
        </w:rPr>
        <w:t>Extend to five years ?</w:t>
      </w:r>
    </w:p>
  </w:comment>
  <w:comment w:id="4244" w:author="Dekempeneer Erik" w:date="2025-03-24T11:04:00Z" w:initials="ED">
    <w:p w14:paraId="73F164FF" w14:textId="77777777" w:rsidR="006436A4" w:rsidRDefault="006436A4" w:rsidP="006C1CB8">
      <w:pPr>
        <w:pStyle w:val="CommentText"/>
        <w:jc w:val="left"/>
      </w:pPr>
      <w:r>
        <w:rPr>
          <w:rStyle w:val="CommentReference"/>
        </w:rPr>
        <w:annotationRef/>
      </w:r>
      <w:r>
        <w:rPr>
          <w:lang w:val="en-US"/>
        </w:rPr>
        <w:t>@UDO</w:t>
      </w:r>
    </w:p>
    <w:p w14:paraId="1292754A" w14:textId="77777777" w:rsidR="006436A4" w:rsidRDefault="006436A4" w:rsidP="006C1CB8">
      <w:pPr>
        <w:pStyle w:val="CommentText"/>
        <w:jc w:val="left"/>
      </w:pPr>
      <w:r>
        <w:rPr>
          <w:lang w:val="en-US"/>
        </w:rPr>
        <w:t>Do we expect this to fail in a period of 2 years ?</w:t>
      </w:r>
    </w:p>
  </w:comment>
  <w:comment w:id="4246" w:author="Dekempeneer Erik" w:date="2025-04-25T15:22:00Z" w:initials="ED">
    <w:p w14:paraId="048940F6" w14:textId="77777777" w:rsidR="006436A4" w:rsidRDefault="006436A4" w:rsidP="00362CF1">
      <w:pPr>
        <w:pStyle w:val="CommentText"/>
        <w:jc w:val="left"/>
      </w:pPr>
      <w:r>
        <w:rPr>
          <w:rStyle w:val="CommentReference"/>
        </w:rPr>
        <w:annotationRef/>
      </w:r>
      <w:r>
        <w:rPr>
          <w:lang w:val="en-US"/>
        </w:rPr>
        <w:t>Phrasing ?</w:t>
      </w:r>
    </w:p>
  </w:comment>
  <w:comment w:id="4248" w:author="Dekempeneer Erik" w:date="2025-03-24T11:30:00Z" w:initials="ED">
    <w:p w14:paraId="03B6E306" w14:textId="06E2BC64" w:rsidR="006436A4" w:rsidRDefault="006436A4" w:rsidP="00F63F15">
      <w:pPr>
        <w:pStyle w:val="CommentText"/>
        <w:jc w:val="left"/>
      </w:pPr>
      <w:r>
        <w:rPr>
          <w:rStyle w:val="CommentReference"/>
        </w:rPr>
        <w:annotationRef/>
      </w:r>
      <w:r>
        <w:t>@UDO</w:t>
      </w:r>
    </w:p>
    <w:p w14:paraId="1A30008C" w14:textId="77777777" w:rsidR="006436A4" w:rsidRDefault="006436A4" w:rsidP="00F63F15">
      <w:pPr>
        <w:pStyle w:val="CommentText"/>
        <w:jc w:val="left"/>
      </w:pPr>
      <w:r>
        <w:t>Renamed from ‘SLA’ to ‘After-sales service’.</w:t>
      </w:r>
    </w:p>
    <w:p w14:paraId="65DD467B" w14:textId="77777777" w:rsidR="006436A4" w:rsidRDefault="006436A4" w:rsidP="00F63F15">
      <w:pPr>
        <w:pStyle w:val="CommentText"/>
        <w:jc w:val="left"/>
      </w:pPr>
      <w:r>
        <w:t xml:space="preserve">This whole sub-chapter 3.10 is 95% copy-paste from SSA tender, except for the yellow highlighted bullet-point which was added. The latter is the only bullet point which refers to an SLA scope. We should consider to take this bullet separate and move it to a dedicated ‘new’ paragraph on SLA.   </w:t>
      </w:r>
    </w:p>
  </w:comment>
  <w:comment w:id="4249" w:author="Dekempeneer Erik" w:date="2025-02-28T13:47:00Z" w:initials="ED">
    <w:p w14:paraId="18B52B1A" w14:textId="7A12BA49" w:rsidR="006436A4" w:rsidRDefault="006436A4" w:rsidP="00C70599">
      <w:pPr>
        <w:pStyle w:val="CommentText"/>
        <w:jc w:val="left"/>
      </w:pPr>
      <w:r>
        <w:rPr>
          <w:rStyle w:val="CommentReference"/>
        </w:rPr>
        <w:annotationRef/>
      </w:r>
      <w:r>
        <w:t>SLA is an Option (see 2.2). Rephrase to be consistent</w:t>
      </w:r>
    </w:p>
  </w:comment>
  <w:comment w:id="4250" w:author="Dekempeneer Erik" w:date="2025-03-15T12:28:00Z" w:initials="ED">
    <w:p w14:paraId="552C5EF6" w14:textId="31124C01" w:rsidR="006436A4" w:rsidRDefault="006436A4" w:rsidP="00110C3C">
      <w:pPr>
        <w:pStyle w:val="CommentText"/>
        <w:jc w:val="left"/>
      </w:pPr>
      <w:r>
        <w:rPr>
          <w:rStyle w:val="CommentReference"/>
        </w:rPr>
        <w:annotationRef/>
      </w:r>
      <w:r>
        <w:rPr>
          <w:lang w:val="en-US"/>
        </w:rPr>
        <w:t>@UDO/PCO</w:t>
      </w:r>
    </w:p>
    <w:p w14:paraId="47CD8EBE" w14:textId="77777777" w:rsidR="006436A4" w:rsidRDefault="006436A4" w:rsidP="00110C3C">
      <w:pPr>
        <w:pStyle w:val="CommentText"/>
        <w:jc w:val="left"/>
      </w:pPr>
      <w:r>
        <w:rPr>
          <w:lang w:val="en-US"/>
        </w:rPr>
        <w:t xml:space="preserve">Is this of interest to us ? I can imagine that we could negotiate a price reduction on spare parts in case we sign a life long SLA agreement. The prices in 3.9 are applicable for a 2 year period only. </w:t>
      </w:r>
    </w:p>
  </w:comment>
  <w:comment w:id="4251" w:author="Courtheyn Peter" w:date="2025-03-25T10:49:00Z" w:initials="PC">
    <w:p w14:paraId="1AC9250F" w14:textId="77777777" w:rsidR="006436A4" w:rsidRDefault="006436A4" w:rsidP="00852D3F">
      <w:pPr>
        <w:pStyle w:val="CommentText"/>
        <w:jc w:val="left"/>
      </w:pPr>
      <w:r>
        <w:rPr>
          <w:rStyle w:val="CommentReference"/>
        </w:rPr>
        <w:annotationRef/>
      </w:r>
      <w:r>
        <w:t>Maybe rephrase by: “shall be remunerated MAXIMALLY according to the price list”</w:t>
      </w:r>
    </w:p>
  </w:comment>
  <w:comment w:id="4253" w:author="Dekempeneer Erik" w:date="2025-03-16T11:19:00Z" w:initials="ED">
    <w:p w14:paraId="5F3DD9AD" w14:textId="39D8DBDC" w:rsidR="006436A4" w:rsidRDefault="006436A4" w:rsidP="00662840">
      <w:pPr>
        <w:pStyle w:val="CommentText"/>
        <w:jc w:val="left"/>
      </w:pPr>
      <w:r>
        <w:rPr>
          <w:rStyle w:val="CommentReference"/>
        </w:rPr>
        <w:annotationRef/>
      </w:r>
      <w:r>
        <w:rPr>
          <w:lang w:val="en-US"/>
        </w:rPr>
        <w:t>@GBO/EDK</w:t>
      </w:r>
    </w:p>
    <w:p w14:paraId="6BCEB2E7" w14:textId="77777777" w:rsidR="006436A4" w:rsidRDefault="006436A4" w:rsidP="00662840">
      <w:pPr>
        <w:pStyle w:val="CommentText"/>
        <w:jc w:val="left"/>
      </w:pPr>
      <w:r>
        <w:rPr>
          <w:lang w:val="en-US"/>
        </w:rPr>
        <w:t xml:space="preserve">Table 15 to be worked on still. </w:t>
      </w:r>
    </w:p>
  </w:comment>
  <w:comment w:id="4256" w:author="Dekempeneer Erik" w:date="2025-03-13T18:15:00Z" w:initials="ED">
    <w:p w14:paraId="651B5722" w14:textId="77777777" w:rsidR="006436A4" w:rsidRDefault="006436A4" w:rsidP="00236CF2">
      <w:pPr>
        <w:pStyle w:val="CommentText"/>
        <w:jc w:val="left"/>
      </w:pPr>
      <w:r>
        <w:rPr>
          <w:rStyle w:val="CommentReference"/>
        </w:rPr>
        <w:annotationRef/>
      </w:r>
      <w:r>
        <w:t>@GBO</w:t>
      </w:r>
    </w:p>
    <w:p w14:paraId="64EAB1E7" w14:textId="77777777" w:rsidR="006436A4" w:rsidRDefault="006436A4" w:rsidP="00236CF2">
      <w:pPr>
        <w:pStyle w:val="CommentText"/>
        <w:jc w:val="left"/>
      </w:pPr>
      <w:r>
        <w:t>Why do we want to do simulation studies ? Isn’t this the Contractor’s job ?</w:t>
      </w:r>
    </w:p>
  </w:comment>
  <w:comment w:id="4257" w:author="Dekempeneer Erik" w:date="2025-03-17T13:56:00Z" w:initials="ED">
    <w:p w14:paraId="1AB7E31B" w14:textId="77777777" w:rsidR="006436A4" w:rsidRDefault="006436A4" w:rsidP="00236CF2">
      <w:pPr>
        <w:pStyle w:val="CommentText"/>
        <w:jc w:val="left"/>
      </w:pPr>
      <w:r>
        <w:rPr>
          <w:rStyle w:val="CommentReference"/>
        </w:rPr>
        <w:annotationRef/>
      </w:r>
      <w:r>
        <w:rPr>
          <w:lang w:val="en-US"/>
        </w:rPr>
        <w:t>Agreed with DSBT, model is integrating the user</w:t>
      </w:r>
    </w:p>
  </w:comment>
  <w:comment w:id="4259" w:author="Dorda Ulrich" w:date="2025-04-25T08:46:00Z" w:initials="UD">
    <w:p w14:paraId="0F89CE12" w14:textId="77777777" w:rsidR="006436A4" w:rsidRDefault="006436A4" w:rsidP="00FE330C">
      <w:pPr>
        <w:pStyle w:val="CommentText"/>
        <w:jc w:val="left"/>
      </w:pPr>
      <w:r>
        <w:rPr>
          <w:rStyle w:val="CommentReference"/>
        </w:rPr>
        <w:annotationRef/>
      </w:r>
      <w:r>
        <w:rPr>
          <w:lang w:val="en-US"/>
        </w:rPr>
        <w:t>@GKO: dissolve this requirement and put into the Table 14 (if not there yet)</w:t>
      </w:r>
    </w:p>
  </w:comment>
  <w:comment w:id="4261" w:author="Bonthuys Gerkotze" w:date="2025-04-24T08:53:00Z" w:initials="GB">
    <w:p w14:paraId="6392B876" w14:textId="0E2DD5B4" w:rsidR="006436A4" w:rsidRDefault="006436A4" w:rsidP="00810CE1">
      <w:pPr>
        <w:pStyle w:val="CommentText"/>
        <w:jc w:val="left"/>
      </w:pPr>
      <w:r>
        <w:rPr>
          <w:rStyle w:val="CommentReference"/>
        </w:rPr>
        <w:annotationRef/>
      </w:r>
      <w:r>
        <w:rPr>
          <w:lang w:val="en-US"/>
        </w:rPr>
        <w:t>Move to Documentation as a deliverable requirement</w:t>
      </w:r>
    </w:p>
  </w:comment>
  <w:comment w:id="4309" w:author="Dorda Ulrich" w:date="2025-03-28T12:49:00Z" w:initials="UD">
    <w:p w14:paraId="19E8C62C" w14:textId="77777777" w:rsidR="006436A4" w:rsidRDefault="006436A4" w:rsidP="00D8246E">
      <w:pPr>
        <w:pStyle w:val="CommentText"/>
        <w:jc w:val="left"/>
      </w:pPr>
      <w:r>
        <w:rPr>
          <w:rStyle w:val="CommentReference"/>
        </w:rPr>
        <w:annotationRef/>
      </w:r>
      <w:r>
        <w:rPr>
          <w:lang w:val="en-US"/>
        </w:rPr>
        <w:t>Moved here, to be checked if already here</w:t>
      </w:r>
    </w:p>
  </w:comment>
  <w:comment w:id="4312" w:author="Dekempeneer Erik" w:date="2025-03-11T17:48:00Z" w:initials="ED">
    <w:p w14:paraId="3BE4EE1A" w14:textId="5698F7F3" w:rsidR="006436A4" w:rsidRDefault="006436A4" w:rsidP="00D50A55">
      <w:pPr>
        <w:pStyle w:val="CommentText"/>
        <w:jc w:val="left"/>
      </w:pPr>
      <w:r>
        <w:rPr>
          <w:rStyle w:val="CommentReference"/>
        </w:rPr>
        <w:annotationRef/>
      </w:r>
      <w:r>
        <w:t xml:space="preserve">@MJA: </w:t>
      </w:r>
    </w:p>
    <w:p w14:paraId="1C491F95" w14:textId="77777777" w:rsidR="006436A4" w:rsidRDefault="006436A4" w:rsidP="00D50A55">
      <w:pPr>
        <w:pStyle w:val="CommentText"/>
        <w:jc w:val="left"/>
      </w:pPr>
      <w:r>
        <w:t>Review/Update table 15 with controls input</w:t>
      </w:r>
    </w:p>
  </w:comment>
  <w:comment w:id="4338" w:author="Dekempeneer Erik" w:date="2025-04-25T15:54:00Z" w:initials="ED">
    <w:p w14:paraId="35D1C87A" w14:textId="77777777" w:rsidR="006436A4" w:rsidRDefault="006436A4" w:rsidP="001C6DC5">
      <w:pPr>
        <w:pStyle w:val="CommentText"/>
        <w:numPr>
          <w:ilvl w:val="0"/>
          <w:numId w:val="60"/>
        </w:numPr>
        <w:jc w:val="left"/>
      </w:pPr>
      <w:r>
        <w:rPr>
          <w:rStyle w:val="CommentReference"/>
        </w:rPr>
        <w:annotationRef/>
      </w:r>
      <w:r>
        <w:t>What does this mean ? Please explain</w:t>
      </w:r>
    </w:p>
    <w:p w14:paraId="299026BC" w14:textId="77777777" w:rsidR="006436A4" w:rsidRDefault="006436A4" w:rsidP="001C6DC5">
      <w:pPr>
        <w:pStyle w:val="CommentText"/>
        <w:numPr>
          <w:ilvl w:val="0"/>
          <w:numId w:val="60"/>
        </w:numPr>
        <w:jc w:val="left"/>
      </w:pPr>
      <w:r>
        <w:t xml:space="preserve">The requirement ‘implement LCM strategy’ is meaningless unless we explain the purpose. I assume we want them to apply LCM in order to validate how they will meet/optimize the technical criterium on CAPEX/OPEX ratio. The fixed-price contract is just a constraint. </w:t>
      </w:r>
    </w:p>
  </w:comment>
  <w:comment w:id="4341" w:author="Dekempeneer Erik" w:date="2025-04-25T15:45:00Z" w:initials="ED">
    <w:p w14:paraId="1DCB0717" w14:textId="6B5140A8" w:rsidR="006436A4" w:rsidRDefault="006436A4" w:rsidP="00362CF1">
      <w:pPr>
        <w:pStyle w:val="CommentText"/>
        <w:jc w:val="left"/>
      </w:pPr>
      <w:r>
        <w:rPr>
          <w:rStyle w:val="CommentReference"/>
        </w:rPr>
        <w:annotationRef/>
      </w:r>
      <w:r>
        <w:rPr>
          <w:lang w:val="en-US"/>
        </w:rPr>
        <w:t>Why do we add som much details on a model which the Contractor is free to apply or not ? I think this can be removed. The essence of Req #334 is summarized in the first sentence.</w:t>
      </w:r>
    </w:p>
  </w:comment>
  <w:comment w:id="4347" w:author="Dekempeneer Erik" w:date="2025-04-25T16:02:00Z" w:initials="ED">
    <w:p w14:paraId="778BA5CE" w14:textId="77777777" w:rsidR="006436A4" w:rsidRDefault="006436A4" w:rsidP="00362CF1">
      <w:pPr>
        <w:pStyle w:val="CommentText"/>
        <w:jc w:val="left"/>
      </w:pPr>
      <w:r>
        <w:rPr>
          <w:rStyle w:val="CommentReference"/>
        </w:rPr>
        <w:annotationRef/>
      </w:r>
      <w:r>
        <w:rPr>
          <w:lang w:val="en-US"/>
        </w:rPr>
        <w:t>What does this mean ?</w:t>
      </w:r>
    </w:p>
  </w:comment>
  <w:comment w:id="4352" w:author="Dorda Ulrich" w:date="2025-04-28T14:49:00Z" w:initials="UD">
    <w:p w14:paraId="32BEA0E0" w14:textId="77777777" w:rsidR="006436A4" w:rsidRDefault="006436A4" w:rsidP="005D5D4C">
      <w:pPr>
        <w:pStyle w:val="CommentText"/>
        <w:jc w:val="left"/>
      </w:pPr>
      <w:r>
        <w:rPr>
          <w:rStyle w:val="CommentReference"/>
        </w:rPr>
        <w:annotationRef/>
      </w:r>
      <w:r>
        <w:rPr>
          <w:lang w:val="en-US"/>
        </w:rPr>
        <w:t>Find the correct term and change consistently everywhere (Ruben or SEH)</w:t>
      </w:r>
    </w:p>
  </w:comment>
  <w:comment w:id="4372" w:author="Dekempeneer Erik" w:date="2025-04-25T16:08:00Z" w:initials="ED">
    <w:p w14:paraId="649A8696" w14:textId="1AA0D10D" w:rsidR="006436A4" w:rsidRDefault="006436A4" w:rsidP="001C6DC5">
      <w:pPr>
        <w:pStyle w:val="CommentText"/>
        <w:numPr>
          <w:ilvl w:val="0"/>
          <w:numId w:val="61"/>
        </w:numPr>
        <w:jc w:val="left"/>
      </w:pPr>
      <w:r>
        <w:rPr>
          <w:rStyle w:val="CommentReference"/>
        </w:rPr>
        <w:annotationRef/>
      </w:r>
      <w:r>
        <w:rPr>
          <w:lang w:val="en-US"/>
        </w:rPr>
        <w:t>English is already required in the QA chapter.</w:t>
      </w:r>
    </w:p>
    <w:p w14:paraId="28913AE6" w14:textId="77777777" w:rsidR="006436A4" w:rsidRDefault="006436A4" w:rsidP="001C6DC5">
      <w:pPr>
        <w:pStyle w:val="CommentText"/>
        <w:numPr>
          <w:ilvl w:val="0"/>
          <w:numId w:val="61"/>
        </w:numPr>
        <w:jc w:val="left"/>
      </w:pPr>
      <w:r>
        <w:rPr>
          <w:lang w:val="en-US"/>
        </w:rPr>
        <w:t xml:space="preserve">The comment on ‘extra languages’ is not clear to me </w:t>
      </w:r>
    </w:p>
  </w:comment>
  <w:comment w:id="4374" w:author="Dekempeneer Erik" w:date="2025-02-28T10:21:00Z" w:initials="ED">
    <w:p w14:paraId="6F65129E" w14:textId="44B34581" w:rsidR="006436A4" w:rsidRDefault="006436A4" w:rsidP="00B8608F">
      <w:pPr>
        <w:pStyle w:val="CommentText"/>
        <w:jc w:val="left"/>
      </w:pPr>
      <w:r>
        <w:rPr>
          <w:rStyle w:val="CommentReference"/>
        </w:rPr>
        <w:annotationRef/>
      </w:r>
      <w:r>
        <w:t>@GBO</w:t>
      </w:r>
    </w:p>
    <w:p w14:paraId="138839A0" w14:textId="77777777" w:rsidR="006436A4" w:rsidRDefault="006436A4" w:rsidP="00B8608F">
      <w:pPr>
        <w:pStyle w:val="CommentText"/>
        <w:jc w:val="left"/>
      </w:pPr>
      <w:r>
        <w:t>Do we have back-up power for the QPlant ? Or should the Contractor foresee this if needed ?</w:t>
      </w:r>
    </w:p>
  </w:comment>
  <w:comment w:id="4375" w:author="Dekempeneer Erik" w:date="2025-03-17T14:06:00Z" w:initials="ED">
    <w:p w14:paraId="6C177D46" w14:textId="77777777" w:rsidR="006436A4" w:rsidRDefault="006436A4" w:rsidP="00B8608F">
      <w:pPr>
        <w:pStyle w:val="CommentText"/>
        <w:jc w:val="left"/>
      </w:pPr>
      <w:r>
        <w:rPr>
          <w:rStyle w:val="CommentReference"/>
        </w:rPr>
        <w:annotationRef/>
      </w:r>
      <w:r>
        <w:rPr>
          <w:lang w:val="en-US"/>
        </w:rPr>
        <w:t>GBO: to be reviewed with DBE</w:t>
      </w:r>
    </w:p>
  </w:comment>
  <w:comment w:id="4376" w:author="Dekempeneer Erik" w:date="2025-04-25T16:09:00Z" w:initials="ED">
    <w:p w14:paraId="45F6FA6C" w14:textId="77777777" w:rsidR="006436A4" w:rsidRDefault="006436A4" w:rsidP="00E46686">
      <w:pPr>
        <w:pStyle w:val="CommentText"/>
        <w:jc w:val="left"/>
      </w:pPr>
      <w:r>
        <w:rPr>
          <w:rStyle w:val="CommentReference"/>
        </w:rPr>
        <w:annotationRef/>
      </w:r>
      <w:r>
        <w:t xml:space="preserve">I don’t see the link with ‘codes and standards’ </w:t>
      </w:r>
    </w:p>
  </w:comment>
  <w:comment w:id="4377" w:author="Dorda Ulrich" w:date="2025-04-25T09:17:00Z" w:initials="UD">
    <w:p w14:paraId="5F7BE130" w14:textId="2216EB97" w:rsidR="006436A4" w:rsidRDefault="006436A4" w:rsidP="00E26755">
      <w:pPr>
        <w:pStyle w:val="CommentText"/>
        <w:jc w:val="left"/>
      </w:pPr>
      <w:r>
        <w:rPr>
          <w:rStyle w:val="CommentReference"/>
        </w:rPr>
        <w:annotationRef/>
      </w:r>
      <w:r>
        <w:rPr>
          <w:lang w:val="en-US"/>
        </w:rPr>
        <w:t>@GKO: move to where it belongs</w:t>
      </w:r>
    </w:p>
  </w:comment>
  <w:comment w:id="4378" w:author="Dorda Ulrich" w:date="2025-05-09T14:26:00Z" w:initials="UD">
    <w:p w14:paraId="6F5FD79B" w14:textId="77777777" w:rsidR="003857F7" w:rsidRDefault="003857F7" w:rsidP="003857F7">
      <w:pPr>
        <w:pStyle w:val="CommentText"/>
        <w:jc w:val="left"/>
      </w:pPr>
      <w:r>
        <w:rPr>
          <w:rStyle w:val="CommentReference"/>
        </w:rPr>
        <w:annotationRef/>
      </w:r>
      <w:r>
        <w:rPr>
          <w:lang w:val="en-US"/>
        </w:rPr>
        <w:t>Split up and move where it belongs</w:t>
      </w:r>
    </w:p>
  </w:comment>
  <w:comment w:id="4380" w:author="Dorda Ulrich" w:date="2025-03-28T08:42:00Z" w:initials="UD">
    <w:p w14:paraId="64CDEB03" w14:textId="5DA6F8D4" w:rsidR="006436A4" w:rsidRDefault="006436A4" w:rsidP="00B8608F">
      <w:pPr>
        <w:pStyle w:val="CommentText"/>
        <w:jc w:val="left"/>
      </w:pPr>
      <w:r>
        <w:rPr>
          <w:rStyle w:val="CommentReference"/>
        </w:rPr>
        <w:annotationRef/>
      </w:r>
      <w:r>
        <w:rPr>
          <w:lang w:val="en-US"/>
        </w:rPr>
        <w:t>Safety part</w:t>
      </w:r>
    </w:p>
  </w:comment>
  <w:comment w:id="4381" w:author="Daneels Ruben" w:date="2025-04-02T10:16:00Z" w:initials="rdaneels">
    <w:p w14:paraId="2438E57B" w14:textId="77777777" w:rsidR="006436A4" w:rsidRDefault="006436A4" w:rsidP="00197AEF">
      <w:pPr>
        <w:pStyle w:val="CommentText"/>
        <w:jc w:val="left"/>
      </w:pPr>
      <w:r>
        <w:rPr>
          <w:rStyle w:val="CommentReference"/>
        </w:rPr>
        <w:annotationRef/>
      </w:r>
      <w:r>
        <w:t>It is good to keep this requirement as is.</w:t>
      </w:r>
    </w:p>
  </w:comment>
  <w:comment w:id="4382" w:author="Dekempeneer Erik" w:date="2025-04-25T16:11:00Z" w:initials="ED">
    <w:p w14:paraId="6FA0E0E4" w14:textId="77777777" w:rsidR="006436A4" w:rsidRDefault="006436A4" w:rsidP="00E46686">
      <w:pPr>
        <w:pStyle w:val="CommentText"/>
        <w:jc w:val="left"/>
      </w:pPr>
      <w:r>
        <w:rPr>
          <w:rStyle w:val="CommentReference"/>
        </w:rPr>
        <w:annotationRef/>
      </w:r>
      <w:r>
        <w:t xml:space="preserve">I don’t see the link with ‘codes and standards’ </w:t>
      </w:r>
    </w:p>
  </w:comment>
  <w:comment w:id="4616" w:author="Dekempeneer Erik" w:date="2025-03-13T10:03:00Z" w:initials="ED">
    <w:p w14:paraId="55D29E48" w14:textId="7127FDD6" w:rsidR="006436A4" w:rsidRDefault="006436A4" w:rsidP="00270DA5">
      <w:pPr>
        <w:pStyle w:val="CommentText"/>
        <w:jc w:val="left"/>
      </w:pPr>
      <w:r>
        <w:rPr>
          <w:rStyle w:val="CommentReference"/>
        </w:rPr>
        <w:annotationRef/>
      </w:r>
      <w:r>
        <w:t>FYI (logic behind the table)</w:t>
      </w:r>
    </w:p>
    <w:p w14:paraId="0C0F0654" w14:textId="77777777" w:rsidR="006436A4" w:rsidRDefault="006436A4" w:rsidP="001C6DC5">
      <w:pPr>
        <w:pStyle w:val="CommentText"/>
        <w:numPr>
          <w:ilvl w:val="0"/>
          <w:numId w:val="35"/>
        </w:numPr>
        <w:ind w:left="300"/>
        <w:jc w:val="left"/>
      </w:pPr>
      <w:r>
        <w:t>MS dates indicated as ‘T</w:t>
      </w:r>
      <w:r>
        <w:rPr>
          <w:vertAlign w:val="subscript"/>
        </w:rPr>
        <w:t>0</w:t>
      </w:r>
      <w:r>
        <w:t xml:space="preserve"> + x’ are based on outcome of industrial pre-studies (see DSBT summary report).</w:t>
      </w:r>
    </w:p>
    <w:p w14:paraId="37728AA6" w14:textId="77777777" w:rsidR="006436A4" w:rsidRDefault="006436A4" w:rsidP="001C6DC5">
      <w:pPr>
        <w:pStyle w:val="CommentText"/>
        <w:numPr>
          <w:ilvl w:val="0"/>
          <w:numId w:val="35"/>
        </w:numPr>
        <w:jc w:val="left"/>
      </w:pPr>
      <w:r>
        <w:t>Additional MS dates are limited to what I consider being critical for us (e.g. M22 is critical because we need enough time to prepare start of installation M32).</w:t>
      </w:r>
    </w:p>
    <w:p w14:paraId="403DDCBE" w14:textId="77777777" w:rsidR="006436A4" w:rsidRDefault="006436A4" w:rsidP="001C6DC5">
      <w:pPr>
        <w:pStyle w:val="CommentText"/>
        <w:numPr>
          <w:ilvl w:val="0"/>
          <w:numId w:val="35"/>
        </w:numPr>
        <w:jc w:val="left"/>
      </w:pPr>
      <w:r>
        <w:t>MSs without a date are there because I think we want them to appear in the detailed schedule, but the exact date is to be defined by the Contractor</w:t>
      </w:r>
    </w:p>
    <w:p w14:paraId="41CA7D22" w14:textId="77777777" w:rsidR="006436A4" w:rsidRDefault="006436A4" w:rsidP="00270DA5">
      <w:pPr>
        <w:pStyle w:val="CommentText"/>
        <w:jc w:val="left"/>
      </w:pPr>
      <w:r>
        <w:t xml:space="preserve"> </w:t>
      </w:r>
    </w:p>
  </w:comment>
  <w:comment w:id="4617" w:author="Dekempeneer Erik" w:date="2025-03-19T08:32:00Z" w:initials="ED">
    <w:p w14:paraId="1599CCA6" w14:textId="77777777" w:rsidR="006436A4" w:rsidRDefault="006436A4" w:rsidP="005F478A">
      <w:pPr>
        <w:pStyle w:val="CommentText"/>
        <w:jc w:val="left"/>
      </w:pPr>
      <w:r>
        <w:rPr>
          <w:rStyle w:val="CommentReference"/>
        </w:rPr>
        <w:annotationRef/>
      </w:r>
      <w:r>
        <w:rPr>
          <w:lang w:val="en-US"/>
        </w:rPr>
        <w:t>@GBO</w:t>
      </w:r>
    </w:p>
    <w:p w14:paraId="6950E3AF" w14:textId="77777777" w:rsidR="006436A4" w:rsidRDefault="006436A4" w:rsidP="005F478A">
      <w:pPr>
        <w:pStyle w:val="CommentText"/>
        <w:jc w:val="left"/>
      </w:pPr>
      <w:r>
        <w:rPr>
          <w:lang w:val="en-US"/>
        </w:rPr>
        <w:t>What exactly do we need to provide still ? We should mention this in the text (e.g. in 3.3.1)</w:t>
      </w:r>
    </w:p>
  </w:comment>
  <w:comment w:id="4618" w:author="Dekempeneer Erik" w:date="2025-03-19T10:57:00Z" w:initials="ED">
    <w:p w14:paraId="5968B9A9" w14:textId="77777777" w:rsidR="006436A4" w:rsidRDefault="006436A4" w:rsidP="006814D5">
      <w:pPr>
        <w:pStyle w:val="CommentText"/>
        <w:jc w:val="left"/>
      </w:pPr>
      <w:r>
        <w:rPr>
          <w:rStyle w:val="CommentReference"/>
        </w:rPr>
        <w:annotationRef/>
      </w:r>
      <w:r>
        <w:rPr>
          <w:lang w:val="en-US"/>
        </w:rPr>
        <w:t>GBO to check</w:t>
      </w:r>
    </w:p>
  </w:comment>
  <w:comment w:id="6011" w:author="Dekempeneer Erik" w:date="2025-03-15T16:26:00Z" w:initials="ED">
    <w:p w14:paraId="5A4D94B1" w14:textId="78A8A376" w:rsidR="006436A4" w:rsidRDefault="006436A4" w:rsidP="00EC3FE8">
      <w:pPr>
        <w:pStyle w:val="CommentText"/>
        <w:jc w:val="left"/>
      </w:pPr>
      <w:r>
        <w:rPr>
          <w:rStyle w:val="CommentReference"/>
        </w:rPr>
        <w:annotationRef/>
      </w:r>
      <w:r>
        <w:t>@PCO</w:t>
      </w:r>
    </w:p>
    <w:p w14:paraId="6D4E2F74" w14:textId="77777777" w:rsidR="006436A4" w:rsidRDefault="006436A4" w:rsidP="001C6DC5">
      <w:pPr>
        <w:pStyle w:val="CommentText"/>
        <w:numPr>
          <w:ilvl w:val="0"/>
          <w:numId w:val="36"/>
        </w:numPr>
        <w:jc w:val="left"/>
      </w:pPr>
      <w:r>
        <w:t>Please check with main tender document</w:t>
      </w:r>
    </w:p>
    <w:p w14:paraId="5249742F" w14:textId="77777777" w:rsidR="006436A4" w:rsidRDefault="006436A4" w:rsidP="001C6DC5">
      <w:pPr>
        <w:pStyle w:val="CommentText"/>
        <w:numPr>
          <w:ilvl w:val="0"/>
          <w:numId w:val="36"/>
        </w:numPr>
        <w:jc w:val="left"/>
      </w:pPr>
      <w:r>
        <w:t>Should we not write somewhere that the ‘Project Manager’ shall be designated at the conclusion of the contract (similar as for SCK CEN leading officer). Or shall we ask a name in the offer ?</w:t>
      </w:r>
    </w:p>
  </w:comment>
  <w:comment w:id="6012" w:author="Courtheyn Peter" w:date="2025-03-25T10:49:00Z" w:initials="PC">
    <w:p w14:paraId="3D7AED25" w14:textId="77777777" w:rsidR="006436A4" w:rsidRDefault="006436A4" w:rsidP="001C6DC5">
      <w:pPr>
        <w:pStyle w:val="CommentText"/>
        <w:numPr>
          <w:ilvl w:val="0"/>
          <w:numId w:val="40"/>
        </w:numPr>
        <w:jc w:val="left"/>
      </w:pPr>
      <w:r>
        <w:rPr>
          <w:rStyle w:val="CommentReference"/>
        </w:rPr>
        <w:annotationRef/>
      </w:r>
      <w:r>
        <w:t>Replace by 20.1</w:t>
      </w:r>
    </w:p>
    <w:p w14:paraId="2FE871EB" w14:textId="77777777" w:rsidR="006436A4" w:rsidRDefault="006436A4" w:rsidP="00852D3F">
      <w:pPr>
        <w:pStyle w:val="CommentText"/>
        <w:jc w:val="left"/>
      </w:pPr>
      <w:r>
        <w:t>2) It is stated in addendum I: 20.1</w:t>
      </w:r>
      <w:r>
        <w:tab/>
        <w:t>In the Contractor’s Offer, the Contractor shall appoint its authorised representative.</w:t>
      </w:r>
    </w:p>
    <w:p w14:paraId="0367172C" w14:textId="77777777" w:rsidR="006436A4" w:rsidRDefault="006436A4" w:rsidP="00852D3F">
      <w:pPr>
        <w:pStyle w:val="CommentText"/>
        <w:jc w:val="left"/>
      </w:pPr>
    </w:p>
    <w:p w14:paraId="24F09B73" w14:textId="77777777" w:rsidR="006436A4" w:rsidRDefault="006436A4" w:rsidP="00852D3F">
      <w:pPr>
        <w:pStyle w:val="CommentText"/>
        <w:jc w:val="left"/>
      </w:pPr>
      <w:r>
        <w:t>The representative of the Contractor shall have the authority to act for and on behalf of the Contractor in all matters relating to the Contract and shall act as its Single Point Of Contact (or “SPOC”).</w:t>
      </w:r>
    </w:p>
    <w:p w14:paraId="3D88418D" w14:textId="77777777" w:rsidR="006436A4" w:rsidRDefault="006436A4" w:rsidP="00852D3F">
      <w:pPr>
        <w:pStyle w:val="CommentText"/>
        <w:jc w:val="left"/>
      </w:pPr>
    </w:p>
    <w:p w14:paraId="6D0C1D4A" w14:textId="77777777" w:rsidR="006436A4" w:rsidRDefault="006436A4" w:rsidP="00852D3F">
      <w:pPr>
        <w:pStyle w:val="CommentText"/>
        <w:jc w:val="left"/>
      </w:pPr>
      <w:r>
        <w:t>The Contractor, in performing the Works, shall promptly respond to such notices, approvals and directions as may be given by the Contracting Authority’s representative as defined in article 19.2.</w:t>
      </w:r>
    </w:p>
  </w:comment>
  <w:comment w:id="6016" w:author="Dorda Ulrich" w:date="2025-04-23T11:39:00Z" w:initials="UD">
    <w:p w14:paraId="10BBFA72" w14:textId="77777777" w:rsidR="006436A4" w:rsidRDefault="006436A4" w:rsidP="003B44E0">
      <w:pPr>
        <w:pStyle w:val="CommentText"/>
        <w:jc w:val="left"/>
      </w:pPr>
      <w:r>
        <w:rPr>
          <w:rStyle w:val="CommentReference"/>
        </w:rPr>
        <w:annotationRef/>
      </w:r>
      <w:r>
        <w:t>@GKO: see if I messed it up or not</w:t>
      </w:r>
    </w:p>
  </w:comment>
  <w:comment w:id="6022" w:author="Dekempeneer Erik" w:date="2025-03-12T16:56:00Z" w:initials="ED">
    <w:p w14:paraId="7DE3991B" w14:textId="23AE57D2" w:rsidR="006436A4" w:rsidRDefault="006436A4" w:rsidP="00B46604">
      <w:pPr>
        <w:pStyle w:val="CommentText"/>
        <w:jc w:val="left"/>
      </w:pPr>
      <w:r>
        <w:rPr>
          <w:rStyle w:val="CommentReference"/>
        </w:rPr>
        <w:annotationRef/>
      </w:r>
      <w:r>
        <w:t>@GBO</w:t>
      </w:r>
    </w:p>
    <w:p w14:paraId="1F75A68F" w14:textId="77777777" w:rsidR="006436A4" w:rsidRDefault="006436A4" w:rsidP="00B46604">
      <w:pPr>
        <w:pStyle w:val="CommentText"/>
        <w:jc w:val="left"/>
      </w:pPr>
      <w:r>
        <w:t xml:space="preserve">Purpose ? Who’s initiative ? </w:t>
      </w:r>
    </w:p>
    <w:p w14:paraId="7F837843" w14:textId="77777777" w:rsidR="006436A4" w:rsidRDefault="006436A4" w:rsidP="00B46604">
      <w:pPr>
        <w:pStyle w:val="CommentText"/>
        <w:jc w:val="left"/>
      </w:pPr>
      <w:r>
        <w:t>I think you need ‘technical meetings’ to discuss design evolutions, interfaces, …</w:t>
      </w:r>
    </w:p>
    <w:p w14:paraId="5A6E7C72" w14:textId="77777777" w:rsidR="006436A4" w:rsidRDefault="006436A4" w:rsidP="00B46604">
      <w:pPr>
        <w:pStyle w:val="CommentText"/>
        <w:jc w:val="left"/>
      </w:pPr>
      <w:r>
        <w:t>Monitoring technical baseline, … is a responsibility for the ‘Project Manager’</w:t>
      </w:r>
    </w:p>
  </w:comment>
  <w:comment w:id="6023" w:author="Dekempeneer Erik" w:date="2025-03-19T11:07:00Z" w:initials="ED">
    <w:p w14:paraId="7A43E79F" w14:textId="77777777" w:rsidR="006436A4" w:rsidRDefault="006436A4" w:rsidP="006814D5">
      <w:pPr>
        <w:pStyle w:val="CommentText"/>
        <w:jc w:val="left"/>
      </w:pPr>
      <w:r>
        <w:rPr>
          <w:rStyle w:val="CommentReference"/>
        </w:rPr>
        <w:annotationRef/>
      </w:r>
      <w:r>
        <w:rPr>
          <w:lang w:val="en-US"/>
        </w:rPr>
        <w:t>A monthlt techniocal discussion, next to the ùmonthly magareial progress meeting</w:t>
      </w:r>
    </w:p>
  </w:comment>
  <w:comment w:id="6024" w:author="Dorda Ulrich" w:date="2025-04-23T12:54:00Z" w:initials="UD">
    <w:p w14:paraId="5BD0AFAD" w14:textId="77777777" w:rsidR="006436A4" w:rsidRDefault="006436A4" w:rsidP="001D5752">
      <w:pPr>
        <w:pStyle w:val="CommentText"/>
        <w:jc w:val="left"/>
      </w:pPr>
      <w:r>
        <w:rPr>
          <w:rStyle w:val="CommentReference"/>
        </w:rPr>
        <w:annotationRef/>
      </w:r>
      <w:r>
        <w:rPr>
          <w:lang w:val="en-US"/>
        </w:rPr>
        <w:t>FYI: I removed the steerco meetings. We escalate on demand</w:t>
      </w:r>
    </w:p>
  </w:comment>
  <w:comment w:id="6036" w:author="Dorda Ulrich" w:date="2025-04-23T12:47:00Z" w:initials="UD">
    <w:p w14:paraId="2979745A" w14:textId="77777777" w:rsidR="006436A4" w:rsidRDefault="006436A4" w:rsidP="005C4E99">
      <w:pPr>
        <w:pStyle w:val="CommentText"/>
        <w:jc w:val="left"/>
      </w:pPr>
      <w:r>
        <w:rPr>
          <w:rStyle w:val="CommentReference"/>
        </w:rPr>
        <w:annotationRef/>
      </w:r>
      <w:r>
        <w:rPr>
          <w:lang w:val="en-US"/>
        </w:rPr>
        <w:t>Does not really fit in the list here, but to a list of documents to be provided</w:t>
      </w:r>
    </w:p>
  </w:comment>
  <w:comment w:id="6039" w:author="Dorda Ulrich" w:date="2025-04-23T12:49:00Z" w:initials="UD">
    <w:p w14:paraId="0AB10750" w14:textId="77777777" w:rsidR="006436A4" w:rsidRDefault="006436A4" w:rsidP="00FC4D80">
      <w:pPr>
        <w:pStyle w:val="CommentText"/>
        <w:jc w:val="left"/>
      </w:pPr>
      <w:r>
        <w:rPr>
          <w:rStyle w:val="CommentReference"/>
        </w:rPr>
        <w:annotationRef/>
      </w:r>
      <w:r>
        <w:rPr>
          <w:lang w:val="en-US"/>
        </w:rPr>
        <w:t>@PUR: Did you check this?</w:t>
      </w:r>
    </w:p>
  </w:comment>
  <w:comment w:id="6042" w:author="Dorda Ulrich" w:date="2025-04-23T12:51:00Z" w:initials="UD">
    <w:p w14:paraId="4494A342" w14:textId="77777777" w:rsidR="006436A4" w:rsidRDefault="006436A4" w:rsidP="00FF54D0">
      <w:pPr>
        <w:pStyle w:val="CommentText"/>
        <w:jc w:val="left"/>
      </w:pPr>
      <w:r>
        <w:rPr>
          <w:rStyle w:val="CommentReference"/>
        </w:rPr>
        <w:annotationRef/>
      </w:r>
      <w:r>
        <w:rPr>
          <w:lang w:val="en-US"/>
        </w:rPr>
        <w:t xml:space="preserve">@PUR: Did you check that? </w:t>
      </w:r>
    </w:p>
  </w:comment>
  <w:comment w:id="6054" w:author="Dekempeneer Erik" w:date="2025-03-13T17:52:00Z" w:initials="ED">
    <w:p w14:paraId="6058F6DE" w14:textId="0C8314FE" w:rsidR="006436A4" w:rsidRDefault="006436A4" w:rsidP="006041CD">
      <w:pPr>
        <w:pStyle w:val="CommentText"/>
        <w:jc w:val="left"/>
      </w:pPr>
      <w:r>
        <w:rPr>
          <w:rStyle w:val="CommentReference"/>
        </w:rPr>
        <w:annotationRef/>
      </w:r>
      <w:r>
        <w:rPr>
          <w:lang w:val="en-US"/>
        </w:rPr>
        <w:t>@GBO</w:t>
      </w:r>
    </w:p>
    <w:p w14:paraId="25541696" w14:textId="77777777" w:rsidR="006436A4" w:rsidRDefault="006436A4" w:rsidP="006041CD">
      <w:pPr>
        <w:pStyle w:val="CommentText"/>
        <w:jc w:val="left"/>
      </w:pPr>
      <w:r>
        <w:rPr>
          <w:lang w:val="en-US"/>
        </w:rPr>
        <w:t>MIP was not defined. Do you agree with this proposal ?</w:t>
      </w:r>
    </w:p>
  </w:comment>
  <w:comment w:id="6346" w:author="Dekempeneer Erik" w:date="2025-03-14T12:15:00Z" w:initials="ED">
    <w:p w14:paraId="7DCE32EC" w14:textId="39988D7C" w:rsidR="006436A4" w:rsidRDefault="006436A4" w:rsidP="00FC186B">
      <w:pPr>
        <w:pStyle w:val="CommentText"/>
        <w:jc w:val="left"/>
      </w:pPr>
      <w:r>
        <w:rPr>
          <w:rStyle w:val="CommentReference"/>
        </w:rPr>
        <w:annotationRef/>
      </w:r>
      <w:r>
        <w:t>@PCO</w:t>
      </w:r>
    </w:p>
    <w:p w14:paraId="41BFAA74" w14:textId="77777777" w:rsidR="006436A4" w:rsidRDefault="006436A4" w:rsidP="00FC186B">
      <w:pPr>
        <w:pStyle w:val="CommentText"/>
        <w:jc w:val="left"/>
      </w:pPr>
      <w:r>
        <w:t>This does not seem to make much sense since we impose 2 years. Shouldn’t we omit the phrase or replace applicant’s offer with ‘Contract’ ?</w:t>
      </w:r>
    </w:p>
  </w:comment>
  <w:comment w:id="6347" w:author="Courtheyn Peter" w:date="2025-03-25T10:50:00Z" w:initials="PC">
    <w:p w14:paraId="7DCB40C0" w14:textId="77777777" w:rsidR="006436A4" w:rsidRDefault="006436A4" w:rsidP="00852D3F">
      <w:pPr>
        <w:pStyle w:val="CommentText"/>
        <w:jc w:val="left"/>
      </w:pPr>
      <w:r>
        <w:rPr>
          <w:rStyle w:val="CommentReference"/>
        </w:rPr>
        <w:annotationRef/>
      </w:r>
      <w:r>
        <w:t>Cross - Check with addendum I is needed here:</w:t>
      </w:r>
    </w:p>
    <w:p w14:paraId="798005E0" w14:textId="77777777" w:rsidR="006436A4" w:rsidRDefault="006436A4" w:rsidP="00852D3F">
      <w:pPr>
        <w:pStyle w:val="CommentText"/>
        <w:jc w:val="left"/>
      </w:pPr>
      <w:r>
        <w:t xml:space="preserve">“The Warranty Period for the </w:t>
      </w:r>
      <w:r>
        <w:rPr>
          <w:highlight w:val="yellow"/>
        </w:rPr>
        <w:t>CRYOPLANT shall be three (3) years from</w:t>
      </w:r>
      <w:r>
        <w:t xml:space="preserve"> the date of the issuance of the Provisional Acceptance Certificate. In-warranty repairs and/or replacement parts shall be warranted for at least one (1) year after execution, or for the unexpired portion of the original Warranty Period of the CRYOPLANT, whichever is longest. Notwithstanding the foregoing, the Warranty Period is suspended for the duration between formal notice by the Contracting Authority to the Contractor on the defect and resolving of said defect by the Contractor.  </w:t>
      </w:r>
    </w:p>
    <w:p w14:paraId="3F6E5398" w14:textId="77777777" w:rsidR="006436A4" w:rsidRDefault="006436A4" w:rsidP="00852D3F">
      <w:pPr>
        <w:pStyle w:val="CommentText"/>
        <w:jc w:val="left"/>
      </w:pPr>
    </w:p>
    <w:p w14:paraId="0CFC67C3" w14:textId="77777777" w:rsidR="006436A4" w:rsidRDefault="006436A4" w:rsidP="00852D3F">
      <w:pPr>
        <w:pStyle w:val="CommentText"/>
        <w:jc w:val="left"/>
      </w:pPr>
      <w:r>
        <w:t>If the Contractor fails to fulfil its obligations under the warranty, so that final acceptance cannot take place at the scheduled time, the Warranty Period shall be automatically extended, without any right to compensation for the Contractor, until final acceptance takes place.”</w:t>
      </w:r>
    </w:p>
  </w:comment>
  <w:comment w:id="6350" w:author="Dekempeneer Erik" w:date="2025-03-16T10:09:00Z" w:initials="ED">
    <w:p w14:paraId="5BDA2253" w14:textId="6BB35CD0" w:rsidR="006436A4" w:rsidRDefault="006436A4" w:rsidP="00FC186B">
      <w:pPr>
        <w:pStyle w:val="CommentText"/>
        <w:jc w:val="left"/>
      </w:pPr>
      <w:r>
        <w:rPr>
          <w:rStyle w:val="CommentReference"/>
        </w:rPr>
        <w:annotationRef/>
      </w:r>
      <w:r>
        <w:rPr>
          <w:lang w:val="en-US"/>
        </w:rPr>
        <w:t>@PCO</w:t>
      </w:r>
    </w:p>
    <w:p w14:paraId="7E2DF599" w14:textId="77777777" w:rsidR="006436A4" w:rsidRDefault="006436A4" w:rsidP="00FC186B">
      <w:pPr>
        <w:pStyle w:val="CommentText"/>
        <w:jc w:val="left"/>
      </w:pPr>
      <w:r>
        <w:rPr>
          <w:lang w:val="en-US"/>
        </w:rPr>
        <w:t>Not sure who wrote this but to me it seems like a mistake/ should be ‘after’ I guess.</w:t>
      </w:r>
    </w:p>
  </w:comment>
  <w:comment w:id="6351" w:author="Courtheyn Peter" w:date="2025-03-25T10:50:00Z" w:initials="PC">
    <w:p w14:paraId="67CD6AA3" w14:textId="77777777" w:rsidR="006436A4" w:rsidRDefault="006436A4" w:rsidP="00852D3F">
      <w:pPr>
        <w:pStyle w:val="CommentText"/>
        <w:jc w:val="left"/>
      </w:pPr>
      <w:r>
        <w:rPr>
          <w:rStyle w:val="CommentReference"/>
        </w:rPr>
        <w:annotationRef/>
      </w:r>
      <w:r>
        <w:t xml:space="preserve">Replace by: Final acceptance occurs after the successful completion of the Warranty Period, at the written request of the Contractor, on the condition that all defects, attributable to the Contractor, regardless of whether they have been identified in the Provisional Acceptance Certificate or during the Warranty Period, have been duly resolved by the Contractor.  If the conditions are met, a Final Acceptance Certificate will be issued by SCK CEN within 10 Business Days after receipt of the Contractor’s written request in this respect.  </w:t>
      </w:r>
    </w:p>
  </w:comment>
  <w:comment w:id="6376" w:author="Dekempeneer Erik" w:date="2025-03-16T10:15:00Z" w:initials="ED">
    <w:p w14:paraId="613EB0C1" w14:textId="4649F050" w:rsidR="006436A4" w:rsidRDefault="006436A4" w:rsidP="00FC186B">
      <w:pPr>
        <w:pStyle w:val="CommentText"/>
        <w:jc w:val="left"/>
      </w:pPr>
      <w:r>
        <w:rPr>
          <w:rStyle w:val="CommentReference"/>
        </w:rPr>
        <w:annotationRef/>
      </w:r>
      <w:r>
        <w:rPr>
          <w:lang w:val="en-US"/>
        </w:rPr>
        <w:t>@Pedro</w:t>
      </w:r>
    </w:p>
    <w:p w14:paraId="507A18C0" w14:textId="77777777" w:rsidR="006436A4" w:rsidRDefault="006436A4" w:rsidP="00FC186B">
      <w:pPr>
        <w:pStyle w:val="CommentText"/>
        <w:jc w:val="left"/>
      </w:pPr>
      <w:r>
        <w:rPr>
          <w:lang w:val="en-US"/>
        </w:rPr>
        <w:t xml:space="preserve">When main text is ready, please update reference table. We re still missing the conceptual design report from DSBT. Also for Controls the list is not up to date (but first still some work to do by MJA). </w:t>
      </w:r>
    </w:p>
  </w:comment>
  <w:comment w:id="6378" w:author="do Rego Lima Pedro" w:date="2024-12-06T09:32:00Z" w:initials="Pd">
    <w:p w14:paraId="4748353E" w14:textId="1EDB2248" w:rsidR="006436A4" w:rsidRDefault="006436A4" w:rsidP="00766AC3">
      <w:pPr>
        <w:pStyle w:val="CommentText"/>
        <w:jc w:val="left"/>
      </w:pPr>
      <w:r>
        <w:rPr>
          <w:rStyle w:val="CommentReference"/>
        </w:rPr>
        <w:annotationRef/>
      </w:r>
      <w:r>
        <w:fldChar w:fldCharType="begin"/>
      </w:r>
      <w:r>
        <w:instrText>HYPERLINK "mailto:gerkotze.bonthuys@sckcen.be"</w:instrText>
      </w:r>
      <w:bookmarkStart w:id="6379" w:name="_@_3DC55948108E4953B2F9890971BD6846Z"/>
      <w:r>
        <w:fldChar w:fldCharType="separate"/>
      </w:r>
      <w:bookmarkEnd w:id="6379"/>
      <w:r w:rsidRPr="00012B58">
        <w:rPr>
          <w:rStyle w:val="Mention1"/>
          <w:noProof/>
        </w:rPr>
        <w:t>@Bonthuys Gerkotze</w:t>
      </w:r>
      <w:r>
        <w:fldChar w:fldCharType="end"/>
      </w:r>
      <w:r>
        <w:t xml:space="preserve"> </w:t>
      </w:r>
    </w:p>
    <w:p w14:paraId="382F607E" w14:textId="77777777" w:rsidR="006436A4" w:rsidRDefault="006436A4" w:rsidP="00766AC3">
      <w:pPr>
        <w:pStyle w:val="CommentText"/>
        <w:jc w:val="left"/>
      </w:pPr>
    </w:p>
    <w:p w14:paraId="0C959ADE" w14:textId="77777777" w:rsidR="006436A4" w:rsidRDefault="006436A4" w:rsidP="00766AC3">
      <w:pPr>
        <w:pStyle w:val="CommentText"/>
        <w:jc w:val="left"/>
      </w:pPr>
      <w:r>
        <w:t>We need ALX references in here</w:t>
      </w:r>
    </w:p>
  </w:comment>
  <w:comment w:id="6381" w:author="Dorda Ulrich" w:date="2025-03-27T16:54:00Z" w:initials="UD">
    <w:p w14:paraId="37105109" w14:textId="77777777" w:rsidR="006436A4" w:rsidRDefault="006436A4" w:rsidP="00C47EA9">
      <w:pPr>
        <w:pStyle w:val="CommentText"/>
        <w:jc w:val="left"/>
      </w:pPr>
      <w:r>
        <w:rPr>
          <w:rStyle w:val="CommentReference"/>
        </w:rPr>
        <w:annotationRef/>
      </w:r>
      <w:r>
        <w:rPr>
          <w:lang w:val="en-US"/>
        </w:rPr>
        <w:t>Move the list here as subpoints of AD1</w:t>
      </w:r>
    </w:p>
  </w:comment>
  <w:comment w:id="6383" w:author="Dekempeneer Erik" w:date="2025-03-10T08:09:00Z" w:initials="ED">
    <w:p w14:paraId="3095868C" w14:textId="1555E4D0" w:rsidR="006436A4" w:rsidRDefault="006436A4" w:rsidP="00FC186B">
      <w:pPr>
        <w:pStyle w:val="CommentText"/>
        <w:jc w:val="left"/>
      </w:pPr>
      <w:r>
        <w:rPr>
          <w:rStyle w:val="CommentReference"/>
        </w:rPr>
        <w:annotationRef/>
      </w:r>
      <w:r>
        <w:t>@GBO</w:t>
      </w:r>
    </w:p>
    <w:p w14:paraId="73576C24" w14:textId="77777777" w:rsidR="006436A4" w:rsidRDefault="006436A4" w:rsidP="001C6DC5">
      <w:pPr>
        <w:pStyle w:val="CommentText"/>
        <w:numPr>
          <w:ilvl w:val="0"/>
          <w:numId w:val="37"/>
        </w:numPr>
        <w:jc w:val="left"/>
      </w:pPr>
      <w:r>
        <w:t>Was this updated for the cryoplant ?</w:t>
      </w:r>
    </w:p>
    <w:p w14:paraId="4316EBEC" w14:textId="77777777" w:rsidR="006436A4" w:rsidRDefault="006436A4" w:rsidP="001C6DC5">
      <w:pPr>
        <w:pStyle w:val="CommentText"/>
        <w:numPr>
          <w:ilvl w:val="0"/>
          <w:numId w:val="37"/>
        </w:numPr>
        <w:jc w:val="left"/>
      </w:pPr>
      <w:r>
        <w:t xml:space="preserve">See also my previous comment: we should not over-specify this because the Contractor is responsible and liable for this matter. </w:t>
      </w:r>
    </w:p>
  </w:comment>
  <w:comment w:id="6384" w:author="Dekempeneer Erik" w:date="2025-03-19T11:11:00Z" w:initials="ED">
    <w:p w14:paraId="6C418683" w14:textId="77777777" w:rsidR="006436A4" w:rsidRDefault="006436A4" w:rsidP="006814D5">
      <w:pPr>
        <w:pStyle w:val="CommentText"/>
        <w:jc w:val="left"/>
      </w:pPr>
      <w:r>
        <w:rPr>
          <w:rStyle w:val="CommentReference"/>
        </w:rPr>
        <w:annotationRef/>
      </w:r>
      <w:r>
        <w:rPr>
          <w:lang w:val="en-US"/>
        </w:rPr>
        <w:t>GBO: as discussed before, willl probably disappear</w:t>
      </w:r>
    </w:p>
  </w:comment>
  <w:comment w:id="6407" w:author="Dekempeneer Erik" w:date="2025-03-16T10:24:00Z" w:initials="ED">
    <w:p w14:paraId="38AFD605" w14:textId="29991E49" w:rsidR="006436A4" w:rsidRDefault="006436A4" w:rsidP="00FC186B">
      <w:pPr>
        <w:pStyle w:val="CommentText"/>
        <w:jc w:val="left"/>
      </w:pPr>
      <w:r>
        <w:rPr>
          <w:rStyle w:val="CommentReference"/>
        </w:rPr>
        <w:annotationRef/>
      </w:r>
      <w:r>
        <w:rPr>
          <w:lang w:val="en-US"/>
        </w:rPr>
        <w:t>@GBO</w:t>
      </w:r>
    </w:p>
    <w:p w14:paraId="13B39213" w14:textId="77777777" w:rsidR="006436A4" w:rsidRDefault="006436A4" w:rsidP="00FC186B">
      <w:pPr>
        <w:pStyle w:val="CommentText"/>
        <w:jc w:val="left"/>
      </w:pPr>
      <w:r>
        <w:rPr>
          <w:lang w:val="en-US"/>
        </w:rPr>
        <w:t>This section/figure is not used in the text. Do we need to keep it ?</w:t>
      </w:r>
    </w:p>
  </w:comment>
  <w:comment w:id="6408" w:author="Dekempeneer Erik" w:date="2025-03-19T11:13:00Z" w:initials="ED">
    <w:p w14:paraId="421DE3AA" w14:textId="77777777" w:rsidR="006436A4" w:rsidRDefault="006436A4" w:rsidP="006814D5">
      <w:pPr>
        <w:pStyle w:val="CommentText"/>
        <w:jc w:val="left"/>
      </w:pPr>
      <w:r>
        <w:rPr>
          <w:rStyle w:val="CommentReference"/>
        </w:rPr>
        <w:annotationRef/>
      </w:r>
      <w:r>
        <w:rPr>
          <w:lang w:val="en-US"/>
        </w:rPr>
        <w:t>GBO: can be removed if concept report is incliuded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148172" w15:done="0"/>
  <w15:commentEx w15:paraId="0C33B67C" w15:done="1"/>
  <w15:commentEx w15:paraId="012957BB" w15:done="1"/>
  <w15:commentEx w15:paraId="34DF2A36" w15:done="1"/>
  <w15:commentEx w15:paraId="1617283C" w15:done="0"/>
  <w15:commentEx w15:paraId="0B887B66" w15:done="1"/>
  <w15:commentEx w15:paraId="6457ACBD" w15:paraIdParent="0B887B66" w15:done="1"/>
  <w15:commentEx w15:paraId="2D0D2926" w15:done="1"/>
  <w15:commentEx w15:paraId="1CC9CD90" w15:done="1"/>
  <w15:commentEx w15:paraId="597E1E00" w15:paraIdParent="1CC9CD90" w15:done="1"/>
  <w15:commentEx w15:paraId="3DE663E8" w15:done="1"/>
  <w15:commentEx w15:paraId="1E4C850C" w15:paraIdParent="3DE663E8" w15:done="1"/>
  <w15:commentEx w15:paraId="685912AD" w15:done="1"/>
  <w15:commentEx w15:paraId="3C2E5AE1" w15:paraIdParent="685912AD" w15:done="1"/>
  <w15:commentEx w15:paraId="007C1832" w15:paraIdParent="685912AD" w15:done="1"/>
  <w15:commentEx w15:paraId="03AE57C9" w15:done="1"/>
  <w15:commentEx w15:paraId="77B70643" w15:paraIdParent="03AE57C9" w15:done="1"/>
  <w15:commentEx w15:paraId="52C3B5B9" w15:done="0"/>
  <w15:commentEx w15:paraId="580D6892" w15:done="1"/>
  <w15:commentEx w15:paraId="4C9BE1AE" w15:paraIdParent="580D6892" w15:done="1"/>
  <w15:commentEx w15:paraId="4E256885" w15:done="1"/>
  <w15:commentEx w15:paraId="721705B5" w15:paraIdParent="4E256885" w15:done="1"/>
  <w15:commentEx w15:paraId="0F68AA99" w15:done="1"/>
  <w15:commentEx w15:paraId="62FF505A" w15:done="1"/>
  <w15:commentEx w15:paraId="3B213624" w15:done="0"/>
  <w15:commentEx w15:paraId="1F6E20C3" w15:done="1"/>
  <w15:commentEx w15:paraId="48F0E4F2" w15:paraIdParent="1F6E20C3" w15:done="1"/>
  <w15:commentEx w15:paraId="7A961503" w15:done="0"/>
  <w15:commentEx w15:paraId="41BFF50B" w15:done="1"/>
  <w15:commentEx w15:paraId="4576BF89" w15:done="1"/>
  <w15:commentEx w15:paraId="0497D85F" w15:paraIdParent="4576BF89" w15:done="1"/>
  <w15:commentEx w15:paraId="1F417028" w15:done="1"/>
  <w15:commentEx w15:paraId="12761CF6" w15:paraIdParent="1F417028" w15:done="1"/>
  <w15:commentEx w15:paraId="13CE9601" w15:done="1"/>
  <w15:commentEx w15:paraId="6754198B" w15:paraIdParent="13CE9601" w15:done="1"/>
  <w15:commentEx w15:paraId="6A863328" w15:done="1"/>
  <w15:commentEx w15:paraId="05251B5F" w15:done="1"/>
  <w15:commentEx w15:paraId="2BC4D9D7" w15:done="1"/>
  <w15:commentEx w15:paraId="20ACF03A" w15:done="1"/>
  <w15:commentEx w15:paraId="22A8A855" w15:done="1"/>
  <w15:commentEx w15:paraId="5E4789B2" w15:paraIdParent="22A8A855" w15:done="1"/>
  <w15:commentEx w15:paraId="295B7B0B" w15:done="1"/>
  <w15:commentEx w15:paraId="4E170274" w15:paraIdParent="295B7B0B" w15:done="1"/>
  <w15:commentEx w15:paraId="50112C8A" w15:done="1"/>
  <w15:commentEx w15:paraId="3DE683F9" w15:done="0"/>
  <w15:commentEx w15:paraId="4F61B921" w15:done="0"/>
  <w15:commentEx w15:paraId="73080060" w15:done="0"/>
  <w15:commentEx w15:paraId="15035777" w15:done="0"/>
  <w15:commentEx w15:paraId="5E94967E" w15:done="1"/>
  <w15:commentEx w15:paraId="6AF19C2F" w15:done="1"/>
  <w15:commentEx w15:paraId="7CCE53AB" w15:paraIdParent="6AF19C2F" w15:done="1"/>
  <w15:commentEx w15:paraId="7E95BC64" w15:done="1"/>
  <w15:commentEx w15:paraId="516953C5" w15:paraIdParent="7E95BC64" w15:done="1"/>
  <w15:commentEx w15:paraId="20FBBB44" w15:done="0"/>
  <w15:commentEx w15:paraId="2ACCB71C" w15:done="0"/>
  <w15:commentEx w15:paraId="15534A7A" w15:done="0"/>
  <w15:commentEx w15:paraId="185D5737" w15:done="0"/>
  <w15:commentEx w15:paraId="32D3CFF0" w15:done="0"/>
  <w15:commentEx w15:paraId="1B80EA19" w15:paraIdParent="32D3CFF0" w15:done="0"/>
  <w15:commentEx w15:paraId="7BE70A87" w15:done="0"/>
  <w15:commentEx w15:paraId="1A5D242D" w15:done="0"/>
  <w15:commentEx w15:paraId="74F6ECE0" w15:paraIdParent="1A5D242D" w15:done="0"/>
  <w15:commentEx w15:paraId="0F0C4154" w15:done="0"/>
  <w15:commentEx w15:paraId="5A6CC6BD" w15:done="0"/>
  <w15:commentEx w15:paraId="1073A44E" w15:done="0"/>
  <w15:commentEx w15:paraId="0B429965" w15:done="0"/>
  <w15:commentEx w15:paraId="4120DC05" w15:done="0"/>
  <w15:commentEx w15:paraId="6D0559F8" w15:done="1"/>
  <w15:commentEx w15:paraId="30BBC5E9" w15:done="1"/>
  <w15:commentEx w15:paraId="29AF81AA" w15:done="0"/>
  <w15:commentEx w15:paraId="671C5D2B" w15:paraIdParent="29AF81AA" w15:done="0"/>
  <w15:commentEx w15:paraId="0ECA25BB" w15:done="0"/>
  <w15:commentEx w15:paraId="200FE66D" w15:done="0"/>
  <w15:commentEx w15:paraId="591D66B4" w15:done="0"/>
  <w15:commentEx w15:paraId="5A40C2F5" w15:done="0"/>
  <w15:commentEx w15:paraId="19EB78F7" w15:done="0"/>
  <w15:commentEx w15:paraId="1D077DB0" w15:done="0"/>
  <w15:commentEx w15:paraId="4364BD97" w15:done="0"/>
  <w15:commentEx w15:paraId="606EC342" w15:done="0"/>
  <w15:commentEx w15:paraId="2C8DC4A3" w15:done="0"/>
  <w15:commentEx w15:paraId="6586EC56" w15:done="0"/>
  <w15:commentEx w15:paraId="533291FF" w15:done="0"/>
  <w15:commentEx w15:paraId="69F195CA" w15:done="0"/>
  <w15:commentEx w15:paraId="41B8142B" w15:done="0"/>
  <w15:commentEx w15:paraId="136FDF18" w15:done="0"/>
  <w15:commentEx w15:paraId="2B6974E6" w15:done="0"/>
  <w15:commentEx w15:paraId="3ADA9878" w15:done="0"/>
  <w15:commentEx w15:paraId="28712DE5" w15:done="0"/>
  <w15:commentEx w15:paraId="3980B0EF" w15:done="0"/>
  <w15:commentEx w15:paraId="77213DA5" w15:done="0"/>
  <w15:commentEx w15:paraId="4DBC1F9A" w15:done="1"/>
  <w15:commentEx w15:paraId="3B156296" w15:done="0"/>
  <w15:commentEx w15:paraId="7C675540" w15:done="0"/>
  <w15:commentEx w15:paraId="4786EBF8" w15:done="0"/>
  <w15:commentEx w15:paraId="278EDD53" w15:done="0"/>
  <w15:commentEx w15:paraId="07D45819" w15:done="0"/>
  <w15:commentEx w15:paraId="27C85D54" w15:done="0"/>
  <w15:commentEx w15:paraId="448200F4" w15:done="0"/>
  <w15:commentEx w15:paraId="7F3D223B" w15:done="0"/>
  <w15:commentEx w15:paraId="71CFC91F" w15:done="0"/>
  <w15:commentEx w15:paraId="4BDAD9F2" w15:done="0"/>
  <w15:commentEx w15:paraId="74C8AB31" w15:done="0"/>
  <w15:commentEx w15:paraId="7FC65482" w15:done="1"/>
  <w15:commentEx w15:paraId="593C5AAA" w15:done="0"/>
  <w15:commentEx w15:paraId="1C77C75D" w15:done="0"/>
  <w15:commentEx w15:paraId="3A27E904" w15:done="0"/>
  <w15:commentEx w15:paraId="639987CE" w15:done="0"/>
  <w15:commentEx w15:paraId="0A240447" w15:done="0"/>
  <w15:commentEx w15:paraId="637C87C2" w15:done="0"/>
  <w15:commentEx w15:paraId="572294E2" w15:done="0"/>
  <w15:commentEx w15:paraId="64BD12ED" w15:done="0"/>
  <w15:commentEx w15:paraId="4A755D20" w15:done="0"/>
  <w15:commentEx w15:paraId="7B326238" w15:done="0"/>
  <w15:commentEx w15:paraId="260A1021" w15:done="0"/>
  <w15:commentEx w15:paraId="081A60CA" w15:done="0"/>
  <w15:commentEx w15:paraId="7EEA1CEA" w15:done="0"/>
  <w15:commentEx w15:paraId="5A1598EF" w15:done="1"/>
  <w15:commentEx w15:paraId="2DBF9438" w15:done="0"/>
  <w15:commentEx w15:paraId="292F93D2" w15:done="0"/>
  <w15:commentEx w15:paraId="4ACAC5FA" w15:done="0"/>
  <w15:commentEx w15:paraId="1003ED68" w15:done="0"/>
  <w15:commentEx w15:paraId="3C146F58" w15:done="0"/>
  <w15:commentEx w15:paraId="392B6006" w15:done="0"/>
  <w15:commentEx w15:paraId="1D7FAFEB" w15:done="0"/>
  <w15:commentEx w15:paraId="1DCF5E4D" w15:done="0"/>
  <w15:commentEx w15:paraId="5ECECC39" w15:paraIdParent="1DCF5E4D" w15:done="0"/>
  <w15:commentEx w15:paraId="5FD3ABC3" w15:done="1"/>
  <w15:commentEx w15:paraId="6D4C0016" w15:done="0"/>
  <w15:commentEx w15:paraId="25133060" w15:paraIdParent="6D4C0016" w15:done="0"/>
  <w15:commentEx w15:paraId="0ED71B40" w15:done="0"/>
  <w15:commentEx w15:paraId="1A3F88B7" w15:paraIdParent="0ED71B40" w15:done="0"/>
  <w15:commentEx w15:paraId="40617055" w15:done="1"/>
  <w15:commentEx w15:paraId="355666D8" w15:done="0"/>
  <w15:commentEx w15:paraId="4FC2684B" w15:paraIdParent="355666D8" w15:done="0"/>
  <w15:commentEx w15:paraId="48A73021" w15:paraIdParent="355666D8" w15:done="0"/>
  <w15:commentEx w15:paraId="402A6822" w15:done="0"/>
  <w15:commentEx w15:paraId="1B459A8E" w15:paraIdParent="402A6822" w15:done="0"/>
  <w15:commentEx w15:paraId="31A058FD" w15:done="0"/>
  <w15:commentEx w15:paraId="5DE95732" w15:paraIdParent="31A058FD" w15:done="0"/>
  <w15:commentEx w15:paraId="025C4546" w15:done="0"/>
  <w15:commentEx w15:paraId="70395A2E" w15:paraIdParent="025C4546" w15:done="0"/>
  <w15:commentEx w15:paraId="0240C08D" w15:done="1"/>
  <w15:commentEx w15:paraId="3740A9C2" w15:done="0"/>
  <w15:commentEx w15:paraId="46BD57D6" w15:paraIdParent="3740A9C2" w15:done="0"/>
  <w15:commentEx w15:paraId="68DF76D8" w15:done="0"/>
  <w15:commentEx w15:paraId="5FDF2EF5" w15:paraIdParent="68DF76D8" w15:done="0"/>
  <w15:commentEx w15:paraId="5968B8DD" w15:done="0"/>
  <w15:commentEx w15:paraId="602C4A66" w15:paraIdParent="5968B8DD" w15:done="0"/>
  <w15:commentEx w15:paraId="4D05A015" w15:paraIdParent="5968B8DD" w15:done="0"/>
  <w15:commentEx w15:paraId="3752D6C8" w15:done="0"/>
  <w15:commentEx w15:paraId="03C43B86" w15:done="0"/>
  <w15:commentEx w15:paraId="0CB263AE" w15:paraIdParent="03C43B86" w15:done="0"/>
  <w15:commentEx w15:paraId="26A9A20D" w15:paraIdParent="03C43B86" w15:done="0"/>
  <w15:commentEx w15:paraId="3EA76432" w15:done="0"/>
  <w15:commentEx w15:paraId="67309B0F" w15:done="1"/>
  <w15:commentEx w15:paraId="54533392" w15:done="0"/>
  <w15:commentEx w15:paraId="4357FAFA" w15:done="1"/>
  <w15:commentEx w15:paraId="4FFB5D96" w15:done="0"/>
  <w15:commentEx w15:paraId="2F79FAC4" w15:done="0"/>
  <w15:commentEx w15:paraId="748D20CD" w15:done="1"/>
  <w15:commentEx w15:paraId="55A57E99" w15:paraIdParent="748D20CD" w15:done="1"/>
  <w15:commentEx w15:paraId="03EC73BD" w15:done="0"/>
  <w15:commentEx w15:paraId="249A7857" w15:done="0"/>
  <w15:commentEx w15:paraId="4050EE23" w15:done="0"/>
  <w15:commentEx w15:paraId="32675B4C" w15:done="0"/>
  <w15:commentEx w15:paraId="5744EAAA" w15:done="0"/>
  <w15:commentEx w15:paraId="4C237745" w15:done="1"/>
  <w15:commentEx w15:paraId="0127730F" w15:paraIdParent="4C237745" w15:done="1"/>
  <w15:commentEx w15:paraId="7EBE4239" w15:done="1"/>
  <w15:commentEx w15:paraId="457BA883" w15:paraIdParent="7EBE4239" w15:done="1"/>
  <w15:commentEx w15:paraId="33BF9F37" w15:done="0"/>
  <w15:commentEx w15:paraId="25C7A904" w15:done="0"/>
  <w15:commentEx w15:paraId="551C19D6" w15:done="0"/>
  <w15:commentEx w15:paraId="41D6BD9F" w15:done="0"/>
  <w15:commentEx w15:paraId="2FD592D7" w15:done="0"/>
  <w15:commentEx w15:paraId="216A83AA" w15:done="0"/>
  <w15:commentEx w15:paraId="0C571881" w15:done="0"/>
  <w15:commentEx w15:paraId="68E61DEB" w15:done="0"/>
  <w15:commentEx w15:paraId="68AE33F7" w15:done="0"/>
  <w15:commentEx w15:paraId="21D28B30" w15:done="1"/>
  <w15:commentEx w15:paraId="69424143" w15:done="1"/>
  <w15:commentEx w15:paraId="68C27669" w15:done="1"/>
  <w15:commentEx w15:paraId="7375D90B" w15:paraIdParent="68C27669" w15:done="1"/>
  <w15:commentEx w15:paraId="2E87216D" w15:done="1"/>
  <w15:commentEx w15:paraId="111A14FD" w15:paraIdParent="2E87216D" w15:done="1"/>
  <w15:commentEx w15:paraId="4A527C66" w15:done="1"/>
  <w15:commentEx w15:paraId="6F25CBEB" w15:paraIdParent="4A527C66" w15:done="1"/>
  <w15:commentEx w15:paraId="39BCD298" w15:done="1"/>
  <w15:commentEx w15:paraId="04897DAB" w15:paraIdParent="39BCD298" w15:done="1"/>
  <w15:commentEx w15:paraId="1D42B821" w15:done="1"/>
  <w15:commentEx w15:paraId="55DD7945" w15:paraIdParent="1D42B821" w15:done="1"/>
  <w15:commentEx w15:paraId="0C5CAC3B" w15:done="1"/>
  <w15:commentEx w15:paraId="47BF6D6E" w15:paraIdParent="0C5CAC3B" w15:done="1"/>
  <w15:commentEx w15:paraId="2B76988B" w15:done="0"/>
  <w15:commentEx w15:paraId="184F681E" w15:done="1"/>
  <w15:commentEx w15:paraId="2E7986B0" w15:done="1"/>
  <w15:commentEx w15:paraId="64842C9D" w15:done="0"/>
  <w15:commentEx w15:paraId="69AA5A7A" w15:done="0"/>
  <w15:commentEx w15:paraId="3DEDFBF2" w15:done="0"/>
  <w15:commentEx w15:paraId="0915EAEC" w15:done="0"/>
  <w15:commentEx w15:paraId="3BCD882E" w15:paraIdParent="0915EAEC" w15:done="0"/>
  <w15:commentEx w15:paraId="4AFC270D" w15:done="1"/>
  <w15:commentEx w15:paraId="550A3509" w15:paraIdParent="4AFC270D" w15:done="1"/>
  <w15:commentEx w15:paraId="5A61507B" w15:done="1"/>
  <w15:commentEx w15:paraId="27CCACFD" w15:paraIdParent="5A61507B" w15:done="1"/>
  <w15:commentEx w15:paraId="72A8B7D8" w15:done="0"/>
  <w15:commentEx w15:paraId="59CCE343" w15:paraIdParent="72A8B7D8" w15:done="0"/>
  <w15:commentEx w15:paraId="367C910B" w15:done="0"/>
  <w15:commentEx w15:paraId="2222EA25" w15:done="0"/>
  <w15:commentEx w15:paraId="7663E97F" w15:done="0"/>
  <w15:commentEx w15:paraId="627B171F" w15:paraIdParent="7663E97F" w15:done="0"/>
  <w15:commentEx w15:paraId="436A0D82" w15:done="0"/>
  <w15:commentEx w15:paraId="787A2A0D" w15:paraIdParent="436A0D82" w15:done="0"/>
  <w15:commentEx w15:paraId="61E09C04" w15:done="0"/>
  <w15:commentEx w15:paraId="30892931" w15:done="1"/>
  <w15:commentEx w15:paraId="3D2C80D4" w15:paraIdParent="30892931" w15:done="1"/>
  <w15:commentEx w15:paraId="76C5136D" w15:done="0"/>
  <w15:commentEx w15:paraId="68122B37" w15:paraIdParent="76C5136D" w15:done="0"/>
  <w15:commentEx w15:paraId="75E5269B" w15:done="0"/>
  <w15:commentEx w15:paraId="632D8119" w15:done="0"/>
  <w15:commentEx w15:paraId="34A29B1C" w15:done="0"/>
  <w15:commentEx w15:paraId="7D713525" w15:done="0"/>
  <w15:commentEx w15:paraId="28F6FB4C" w15:done="0"/>
  <w15:commentEx w15:paraId="4CBB3040" w15:done="0"/>
  <w15:commentEx w15:paraId="4436ECDA" w15:paraIdParent="4CBB3040" w15:done="0"/>
  <w15:commentEx w15:paraId="7BFED4CC" w15:done="0"/>
  <w15:commentEx w15:paraId="5E9F54A7" w15:done="0"/>
  <w15:commentEx w15:paraId="0FEA0219" w15:done="0"/>
  <w15:commentEx w15:paraId="1F62F0F6" w15:done="0"/>
  <w15:commentEx w15:paraId="31C2DC31" w15:paraIdParent="1F62F0F6" w15:done="0"/>
  <w15:commentEx w15:paraId="5520A384" w15:done="0"/>
  <w15:commentEx w15:paraId="371A20B4" w15:done="1"/>
  <w15:commentEx w15:paraId="39CBBF80" w15:paraIdParent="371A20B4" w15:done="1"/>
  <w15:commentEx w15:paraId="2C74309B" w15:done="1"/>
  <w15:commentEx w15:paraId="00797B03" w15:done="0"/>
  <w15:commentEx w15:paraId="3498E60D" w15:done="1"/>
  <w15:commentEx w15:paraId="68BE5311" w15:done="1"/>
  <w15:commentEx w15:paraId="6885A4EA" w15:paraIdParent="68BE5311" w15:done="1"/>
  <w15:commentEx w15:paraId="10502C4A" w15:done="1"/>
  <w15:commentEx w15:paraId="1AF3063C" w15:done="0"/>
  <w15:commentEx w15:paraId="3DB1AAAA" w15:done="0"/>
  <w15:commentEx w15:paraId="0B468245" w15:paraIdParent="3DB1AAAA" w15:done="0"/>
  <w15:commentEx w15:paraId="0D8487E7" w15:done="0"/>
  <w15:commentEx w15:paraId="4A72D557" w15:paraIdParent="0D8487E7" w15:done="0"/>
  <w15:commentEx w15:paraId="05A47DD5" w15:done="0"/>
  <w15:commentEx w15:paraId="64FC2371" w15:done="0"/>
  <w15:commentEx w15:paraId="6F0B2AAC" w15:done="0"/>
  <w15:commentEx w15:paraId="33478D5F" w15:paraIdParent="6F0B2AAC" w15:done="0"/>
  <w15:commentEx w15:paraId="31D52212" w15:done="0"/>
  <w15:commentEx w15:paraId="66B155FC" w15:done="0"/>
  <w15:commentEx w15:paraId="17C50A14" w15:paraIdParent="66B155FC" w15:done="0"/>
  <w15:commentEx w15:paraId="779EDF3D" w15:done="0"/>
  <w15:commentEx w15:paraId="1292754A" w15:done="0"/>
  <w15:commentEx w15:paraId="048940F6" w15:done="0"/>
  <w15:commentEx w15:paraId="65DD467B" w15:done="0"/>
  <w15:commentEx w15:paraId="18B52B1A" w15:done="1"/>
  <w15:commentEx w15:paraId="47CD8EBE" w15:done="0"/>
  <w15:commentEx w15:paraId="1AC9250F" w15:paraIdParent="47CD8EBE" w15:done="0"/>
  <w15:commentEx w15:paraId="6BCEB2E7" w15:done="0"/>
  <w15:commentEx w15:paraId="64EAB1E7" w15:done="1"/>
  <w15:commentEx w15:paraId="1AB7E31B" w15:paraIdParent="64EAB1E7" w15:done="1"/>
  <w15:commentEx w15:paraId="0F89CE12" w15:done="0"/>
  <w15:commentEx w15:paraId="6392B876" w15:done="1"/>
  <w15:commentEx w15:paraId="19E8C62C" w15:done="0"/>
  <w15:commentEx w15:paraId="1C491F95" w15:done="0"/>
  <w15:commentEx w15:paraId="299026BC" w15:done="0"/>
  <w15:commentEx w15:paraId="1DCB0717" w15:done="0"/>
  <w15:commentEx w15:paraId="778BA5CE" w15:done="0"/>
  <w15:commentEx w15:paraId="32BEA0E0" w15:done="0"/>
  <w15:commentEx w15:paraId="28913AE6" w15:done="0"/>
  <w15:commentEx w15:paraId="138839A0" w15:done="0"/>
  <w15:commentEx w15:paraId="6C177D46" w15:paraIdParent="138839A0" w15:done="0"/>
  <w15:commentEx w15:paraId="45F6FA6C" w15:paraIdParent="138839A0" w15:done="0"/>
  <w15:commentEx w15:paraId="5F7BE130" w15:done="0"/>
  <w15:commentEx w15:paraId="6F5FD79B" w15:done="0"/>
  <w15:commentEx w15:paraId="64CDEB03" w15:done="0"/>
  <w15:commentEx w15:paraId="2438E57B" w15:paraIdParent="64CDEB03" w15:done="0"/>
  <w15:commentEx w15:paraId="6FA0E0E4" w15:paraIdParent="64CDEB03" w15:done="0"/>
  <w15:commentEx w15:paraId="41CA7D22" w15:done="0"/>
  <w15:commentEx w15:paraId="6950E3AF" w15:done="0"/>
  <w15:commentEx w15:paraId="5968B9A9" w15:paraIdParent="6950E3AF" w15:done="0"/>
  <w15:commentEx w15:paraId="5249742F" w15:done="1"/>
  <w15:commentEx w15:paraId="6D0C1D4A" w15:paraIdParent="5249742F" w15:done="1"/>
  <w15:commentEx w15:paraId="10BBFA72" w15:done="0"/>
  <w15:commentEx w15:paraId="5A6E7C72" w15:done="0"/>
  <w15:commentEx w15:paraId="7A43E79F" w15:paraIdParent="5A6E7C72" w15:done="0"/>
  <w15:commentEx w15:paraId="5BD0AFAD" w15:done="0"/>
  <w15:commentEx w15:paraId="2979745A" w15:done="0"/>
  <w15:commentEx w15:paraId="0AB10750" w15:done="0"/>
  <w15:commentEx w15:paraId="4494A342" w15:done="0"/>
  <w15:commentEx w15:paraId="25541696" w15:done="1"/>
  <w15:commentEx w15:paraId="41BFAA74" w15:done="0"/>
  <w15:commentEx w15:paraId="0CFC67C3" w15:paraIdParent="41BFAA74" w15:done="0"/>
  <w15:commentEx w15:paraId="7E2DF599" w15:done="0"/>
  <w15:commentEx w15:paraId="67CD6AA3" w15:paraIdParent="7E2DF599" w15:done="0"/>
  <w15:commentEx w15:paraId="507A18C0" w15:done="0"/>
  <w15:commentEx w15:paraId="0C959ADE" w15:done="1"/>
  <w15:commentEx w15:paraId="37105109" w15:done="0"/>
  <w15:commentEx w15:paraId="4316EBEC" w15:done="0"/>
  <w15:commentEx w15:paraId="6C418683" w15:paraIdParent="4316EBEC" w15:done="0"/>
  <w15:commentEx w15:paraId="13B39213" w15:done="0"/>
  <w15:commentEx w15:paraId="421DE3AA" w15:paraIdParent="13B392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F8234C3" w16cex:dateUtc="2025-04-23T09:46:00Z"/>
  <w16cex:commentExtensible w16cex:durableId="25BF963E" w16cex:dateUtc="2025-04-25T09:16:00Z"/>
  <w16cex:commentExtensible w16cex:durableId="3C4A84A5" w16cex:dateUtc="2025-03-08T12:03:00Z"/>
  <w16cex:commentExtensible w16cex:durableId="1FD3A872" w16cex:dateUtc="2025-04-23T08:57:00Z"/>
  <w16cex:commentExtensible w16cex:durableId="3BDEB00E" w16cex:dateUtc="2025-04-09T13:43:00Z"/>
  <w16cex:commentExtensible w16cex:durableId="3EC91E87" w16cex:dateUtc="2025-04-16T04:04:00Z"/>
  <w16cex:commentExtensible w16cex:durableId="1686FB39" w16cex:dateUtc="2025-04-16T04:11:00Z"/>
  <w16cex:commentExtensible w16cex:durableId="7068656A" w16cex:dateUtc="2025-02-20T08:14:00Z"/>
  <w16cex:commentExtensible w16cex:durableId="5C9AFE20" w16cex:dateUtc="2025-03-06T10:50:00Z"/>
  <w16cex:commentExtensible w16cex:durableId="6027AAE1" w16cex:dateUtc="2025-04-09T14:04:00Z"/>
  <w16cex:commentExtensible w16cex:durableId="165ECCB9" w16cex:dateUtc="2025-04-16T09:57:00Z"/>
  <w16cex:commentExtensible w16cex:durableId="4D604B9D" w16cex:dateUtc="2025-03-16T10:52:00Z"/>
  <w16cex:commentExtensible w16cex:durableId="332699E6" w16cex:dateUtc="2025-04-25T11:17:00Z"/>
  <w16cex:commentExtensible w16cex:durableId="121E59DD" w16cex:dateUtc="2025-04-28T13:20:00Z"/>
  <w16cex:commentExtensible w16cex:durableId="2D44592A" w16cex:dateUtc="2025-05-09T11:30:00Z"/>
  <w16cex:commentExtensible w16cex:durableId="5CE8148C" w16cex:dateUtc="2025-04-25T09:58:00Z"/>
  <w16cex:commentExtensible w16cex:durableId="441947CD" w16cex:dateUtc="2025-03-03T08:22:00Z"/>
  <w16cex:commentExtensible w16cex:durableId="7C4574D3" w16cex:dateUtc="2025-03-06T10:55:00Z"/>
  <w16cex:commentExtensible w16cex:durableId="044B2677" w16cex:dateUtc="2025-03-15T11:08:00Z"/>
  <w16cex:commentExtensible w16cex:durableId="25CA9262" w16cex:dateUtc="2025-02-20T08:59:00Z"/>
  <w16cex:commentExtensible w16cex:durableId="1315D29F" w16cex:dateUtc="2025-03-14T13:42:00Z"/>
  <w16cex:commentExtensible w16cex:durableId="6E913F6B" w16cex:dateUtc="2025-03-17T12:23:00Z"/>
  <w16cex:commentExtensible w16cex:durableId="1CFF69B5" w16cex:dateUtc="2025-03-24T10:01:00Z"/>
  <w16cex:commentExtensible w16cex:durableId="2FF1A086" w16cex:dateUtc="2025-02-28T09:03:00Z"/>
  <w16cex:commentExtensible w16cex:durableId="263DD97E" w16cex:dateUtc="2025-02-25T14:38:00Z"/>
  <w16cex:commentExtensible w16cex:durableId="1D411149" w16cex:dateUtc="2025-02-27T07:43:00Z"/>
  <w16cex:commentExtensible w16cex:durableId="73C270DF" w16cex:dateUtc="2025-03-15T10:55:00Z"/>
  <w16cex:commentExtensible w16cex:durableId="12343BDD" w16cex:dateUtc="2025-03-25T09:47:00Z"/>
  <w16cex:commentExtensible w16cex:durableId="13E3693F" w16cex:dateUtc="2025-03-14T10:12:00Z"/>
  <w16cex:commentExtensible w16cex:durableId="25279EEE" w16cex:dateUtc="2025-03-25T09:48:00Z"/>
  <w16cex:commentExtensible w16cex:durableId="2AFD4298" w16cex:dateUtc="2024-12-06T08:30:00Z"/>
  <w16cex:commentExtensible w16cex:durableId="49C46604" w16cex:dateUtc="2025-04-09T14:16:00Z"/>
  <w16cex:commentExtensible w16cex:durableId="6852B494" w16cex:dateUtc="2025-04-25T08:45:00Z"/>
  <w16cex:commentExtensible w16cex:durableId="45E2EA46" w16cex:dateUtc="2025-03-13T17:43:00Z"/>
  <w16cex:commentExtensible w16cex:durableId="08F459A0" w16cex:dateUtc="2025-03-27T15:40:00Z"/>
  <w16cex:commentExtensible w16cex:durableId="5F2ED9A9" w16cex:dateUtc="2025-04-07T09:03:00Z"/>
  <w16cex:commentExtensible w16cex:durableId="0A8DDA65" w16cex:dateUtc="2025-03-21T09:46:00Z"/>
  <w16cex:commentExtensible w16cex:durableId="190973A3" w16cex:dateUtc="2025-04-28T12:57:00Z"/>
  <w16cex:commentExtensible w16cex:durableId="682B7C8C" w16cex:dateUtc="2025-04-16T13:05:00Z"/>
  <w16cex:commentExtensible w16cex:durableId="1D7233D3" w16cex:dateUtc="2025-04-16T13:10:00Z"/>
  <w16cex:commentExtensible w16cex:durableId="3A0E944C" w16cex:dateUtc="2025-04-16T13:12:00Z"/>
  <w16cex:commentExtensible w16cex:durableId="7E228C15" w16cex:dateUtc="2025-04-16T13:29:00Z"/>
  <w16cex:commentExtensible w16cex:durableId="039A3AA8" w16cex:dateUtc="2025-04-16T13:28:00Z"/>
  <w16cex:commentExtensible w16cex:durableId="345B2784" w16cex:dateUtc="2025-02-25T12:28:00Z"/>
  <w16cex:commentExtensible w16cex:durableId="4FB4C1D5" w16cex:dateUtc="2025-04-09T14:37:00Z"/>
  <w16cex:commentExtensible w16cex:durableId="69AB6BD9" w16cex:dateUtc="2025-05-09T08:06:00Z"/>
  <w16cex:commentExtensible w16cex:durableId="70C4F082" w16cex:dateUtc="2025-03-03T08:12:00Z"/>
  <w16cex:commentExtensible w16cex:durableId="30FCE4C1" w16cex:dateUtc="2025-03-04T12:51:00Z"/>
  <w16cex:commentExtensible w16cex:durableId="75C1B3EB" w16cex:dateUtc="2025-04-25T09:08:00Z"/>
  <w16cex:commentExtensible w16cex:durableId="35F320DC" w16cex:dateUtc="2025-04-25T09:21:00Z"/>
  <w16cex:commentExtensible w16cex:durableId="0D819C0E" w16cex:dateUtc="2025-04-18T07:44:00Z"/>
  <w16cex:commentExtensible w16cex:durableId="482BC9CB" w16cex:dateUtc="2025-03-28T11:56:00Z"/>
  <w16cex:commentExtensible w16cex:durableId="7B59E6BC" w16cex:dateUtc="2025-04-25T09:25:00Z"/>
  <w16cex:commentExtensible w16cex:durableId="0DE69EA1" w16cex:dateUtc="2025-04-28T12:24:00Z"/>
  <w16cex:commentExtensible w16cex:durableId="607B094B" w16cex:dateUtc="2025-03-28T12:02:00Z"/>
  <w16cex:commentExtensible w16cex:durableId="419F513F" w16cex:dateUtc="2025-04-25T09:30:00Z"/>
  <w16cex:commentExtensible w16cex:durableId="02EE81AF" w16cex:dateUtc="2025-04-28T12:26:00Z"/>
  <w16cex:commentExtensible w16cex:durableId="41576D48" w16cex:dateUtc="2025-03-31T07:54:00Z"/>
  <w16cex:commentExtensible w16cex:durableId="6293821A" w16cex:dateUtc="2025-03-31T07:54:00Z"/>
  <w16cex:commentExtensible w16cex:durableId="266436CB" w16cex:dateUtc="2025-03-31T07:56:00Z"/>
  <w16cex:commentExtensible w16cex:durableId="13765A63" w16cex:dateUtc="2025-03-31T07:57:00Z"/>
  <w16cex:commentExtensible w16cex:durableId="38243350" w16cex:dateUtc="2025-03-31T07:58:00Z"/>
  <w16cex:commentExtensible w16cex:durableId="19839009" w16cex:dateUtc="2025-03-10T08:32:00Z"/>
  <w16cex:commentExtensible w16cex:durableId="086CC498" w16cex:dateUtc="2025-03-10T08:34:00Z"/>
  <w16cex:commentExtensible w16cex:durableId="50D8FBD6" w16cex:dateUtc="2025-03-31T08:23:00Z"/>
  <w16cex:commentExtensible w16cex:durableId="55A847CD" w16cex:dateUtc="2025-04-16T13:43:00Z"/>
  <w16cex:commentExtensible w16cex:durableId="581EFDD9" w16cex:dateUtc="2025-04-16T13:53:00Z"/>
  <w16cex:commentExtensible w16cex:durableId="3D281D2B" w16cex:dateUtc="2025-04-16T13:56:00Z"/>
  <w16cex:commentExtensible w16cex:durableId="48D49B25" w16cex:dateUtc="2025-04-18T07:29:00Z"/>
  <w16cex:commentExtensible w16cex:durableId="0538F0E1" w16cex:dateUtc="2025-04-18T07:34:00Z"/>
  <w16cex:commentExtensible w16cex:durableId="1DEBEA6E" w16cex:dateUtc="2025-04-18T08:07:00Z"/>
  <w16cex:commentExtensible w16cex:durableId="6722ACE0" w16cex:dateUtc="2025-04-18T08:09:00Z"/>
  <w16cex:commentExtensible w16cex:durableId="2E8092DA" w16cex:dateUtc="2025-04-18T08:18:00Z"/>
  <w16cex:commentExtensible w16cex:durableId="58C05D0E" w16cex:dateUtc="2025-04-18T08:37:00Z"/>
  <w16cex:commentExtensible w16cex:durableId="3917A2A1" w16cex:dateUtc="2025-03-31T08:47:00Z"/>
  <w16cex:commentExtensible w16cex:durableId="25205638" w16cex:dateUtc="2025-03-31T08:48:00Z"/>
  <w16cex:commentExtensible w16cex:durableId="0D5A8934" w16cex:dateUtc="2025-03-31T08:48:00Z"/>
  <w16cex:commentExtensible w16cex:durableId="79ACB7DA" w16cex:dateUtc="2025-03-31T08:49:00Z"/>
  <w16cex:commentExtensible w16cex:durableId="733DBAE1" w16cex:dateUtc="2025-03-31T08:51:00Z"/>
  <w16cex:commentExtensible w16cex:durableId="643921E6" w16cex:dateUtc="2025-03-31T08:50:00Z"/>
  <w16cex:commentExtensible w16cex:durableId="6C2885BA" w16cex:dateUtc="2025-03-31T08:51:00Z"/>
  <w16cex:commentExtensible w16cex:durableId="48F72414" w16cex:dateUtc="2025-03-31T08:52:00Z"/>
  <w16cex:commentExtensible w16cex:durableId="1FCD8421" w16cex:dateUtc="2025-03-31T08:52:00Z"/>
  <w16cex:commentExtensible w16cex:durableId="1A36C746" w16cex:dateUtc="2025-03-31T09:13:00Z"/>
  <w16cex:commentExtensible w16cex:durableId="6B1499E3" w16cex:dateUtc="2025-03-31T09:14:00Z"/>
  <w16cex:commentExtensible w16cex:durableId="798C535C" w16cex:dateUtc="2025-03-10T09:30:00Z"/>
  <w16cex:commentExtensible w16cex:durableId="7731168D" w16cex:dateUtc="2025-03-31T09:16:00Z"/>
  <w16cex:commentExtensible w16cex:durableId="020E5B30" w16cex:dateUtc="2025-03-31T09:19:00Z"/>
  <w16cex:commentExtensible w16cex:durableId="26CC0079" w16cex:dateUtc="2025-03-31T09:19:00Z"/>
  <w16cex:commentExtensible w16cex:durableId="459EC26C" w16cex:dateUtc="2025-03-31T09:21:00Z"/>
  <w16cex:commentExtensible w16cex:durableId="6E072CBA" w16cex:dateUtc="2025-03-31T09:22:00Z"/>
  <w16cex:commentExtensible w16cex:durableId="144C9C56" w16cex:dateUtc="2025-03-31T09:21:00Z"/>
  <w16cex:commentExtensible w16cex:durableId="2E7DBDC2" w16cex:dateUtc="2025-03-31T09:21:00Z"/>
  <w16cex:commentExtensible w16cex:durableId="2E62AAF8" w16cex:dateUtc="2025-03-31T09:22:00Z"/>
  <w16cex:commentExtensible w16cex:durableId="4A3595C2" w16cex:dateUtc="2025-03-31T09:23:00Z"/>
  <w16cex:commentExtensible w16cex:durableId="7FFCBCE0" w16cex:dateUtc="2025-03-31T09:23:00Z"/>
  <w16cex:commentExtensible w16cex:durableId="5F4B1BDD" w16cex:dateUtc="2025-03-10T09:57:00Z"/>
  <w16cex:commentExtensible w16cex:durableId="0A865AA1" w16cex:dateUtc="2025-03-31T09:37:00Z"/>
  <w16cex:commentExtensible w16cex:durableId="3634CA7E" w16cex:dateUtc="2025-03-31T09:17:00Z"/>
  <w16cex:commentExtensible w16cex:durableId="4C8DE7C3" w16cex:dateUtc="2025-03-31T09:18:00Z"/>
  <w16cex:commentExtensible w16cex:durableId="187F3C22" w16cex:dateUtc="2025-03-31T09:38:00Z"/>
  <w16cex:commentExtensible w16cex:durableId="078C9EED" w16cex:dateUtc="2025-03-31T09:38:00Z"/>
  <w16cex:commentExtensible w16cex:durableId="3356C6D9" w16cex:dateUtc="2025-03-31T09:47:00Z"/>
  <w16cex:commentExtensible w16cex:durableId="6A0F027F" w16cex:dateUtc="2025-04-23T12:49:00Z"/>
  <w16cex:commentExtensible w16cex:durableId="2EE7AAFA" w16cex:dateUtc="2025-03-31T09:51:00Z"/>
  <w16cex:commentExtensible w16cex:durableId="58FE2650" w16cex:dateUtc="2025-03-31T09:51:00Z"/>
  <w16cex:commentExtensible w16cex:durableId="16B3A87F" w16cex:dateUtc="2025-03-31T09:51:00Z"/>
  <w16cex:commentExtensible w16cex:durableId="3DDA5A97" w16cex:dateUtc="2025-03-31T09:52:00Z"/>
  <w16cex:commentExtensible w16cex:durableId="1FE1FB84" w16cex:dateUtc="2025-03-31T09:52:00Z"/>
  <w16cex:commentExtensible w16cex:durableId="6CDDC0B2" w16cex:dateUtc="2025-03-31T09:57:00Z"/>
  <w16cex:commentExtensible w16cex:durableId="2895907B" w16cex:dateUtc="2025-03-10T10:41:00Z"/>
  <w16cex:commentExtensible w16cex:durableId="39E3A31E" w16cex:dateUtc="2025-03-31T09:58:00Z"/>
  <w16cex:commentExtensible w16cex:durableId="171CC2B6" w16cex:dateUtc="2025-03-31T09:58:00Z"/>
  <w16cex:commentExtensible w16cex:durableId="2D7354C0" w16cex:dateUtc="2025-04-10T14:18:00Z"/>
  <w16cex:commentExtensible w16cex:durableId="46D9A058" w16cex:dateUtc="2025-04-10T14:21:00Z"/>
  <w16cex:commentExtensible w16cex:durableId="73378F53" w16cex:dateUtc="2025-04-10T14:21:00Z"/>
  <w16cex:commentExtensible w16cex:durableId="1A372006" w16cex:dateUtc="2025-04-15T10:40:00Z"/>
  <w16cex:commentExtensible w16cex:durableId="1892265A" w16cex:dateUtc="2025-03-31T10:02:00Z"/>
  <w16cex:commentExtensible w16cex:durableId="3A5FDBA6" w16cex:dateUtc="2025-03-10T11:01:00Z"/>
  <w16cex:commentExtensible w16cex:durableId="2EEC8EB3" w16cex:dateUtc="2025-03-17T13:24:00Z"/>
  <w16cex:commentExtensible w16cex:durableId="29DDEAC3" w16cex:dateUtc="2025-03-10T11:10:00Z"/>
  <w16cex:commentExtensible w16cex:durableId="1224F422" w16cex:dateUtc="2025-03-10T11:12:00Z"/>
  <w16cex:commentExtensible w16cex:durableId="2702DF2A" w16cex:dateUtc="2025-03-17T13:29:00Z"/>
  <w16cex:commentExtensible w16cex:durableId="42493546" w16cex:dateUtc="2025-03-10T11:18:00Z"/>
  <w16cex:commentExtensible w16cex:durableId="484EDA3F" w16cex:dateUtc="2025-03-17T13:29:00Z"/>
  <w16cex:commentExtensible w16cex:durableId="2ADBB6F1" w16cex:dateUtc="2025-03-10T11:28:00Z"/>
  <w16cex:commentExtensible w16cex:durableId="715753DB" w16cex:dateUtc="2025-03-10T12:52:00Z"/>
  <w16cex:commentExtensible w16cex:durableId="298A84EE" w16cex:dateUtc="2025-03-17T13:33:00Z"/>
  <w16cex:commentExtensible w16cex:durableId="06EA7E77" w16cex:dateUtc="2025-03-25T09:48:00Z"/>
  <w16cex:commentExtensible w16cex:durableId="783FC864" w16cex:dateUtc="2025-03-10T13:03:00Z"/>
  <w16cex:commentExtensible w16cex:durableId="35932B75" w16cex:dateUtc="2025-03-17T13:36:00Z"/>
  <w16cex:commentExtensible w16cex:durableId="697DC8E3" w16cex:dateUtc="2025-03-10T13:05:00Z"/>
  <w16cex:commentExtensible w16cex:durableId="36653E27" w16cex:dateUtc="2025-03-17T13:39:00Z"/>
  <w16cex:commentExtensible w16cex:durableId="5DBC91D7" w16cex:dateUtc="2025-03-14T13:39:00Z"/>
  <w16cex:commentExtensible w16cex:durableId="78DF7334" w16cex:dateUtc="2025-03-17T13:41:00Z"/>
  <w16cex:commentExtensible w16cex:durableId="42369A1E" w16cex:dateUtc="2025-02-28T09:50:00Z"/>
  <w16cex:commentExtensible w16cex:durableId="6BA22768" w16cex:dateUtc="2025-04-18T07:59:00Z"/>
  <w16cex:commentExtensible w16cex:durableId="6476F87D" w16cex:dateUtc="2025-05-05T09:58:00Z"/>
  <w16cex:commentExtensible w16cex:durableId="04631FB0" w16cex:dateUtc="2025-04-28T13:35:00Z"/>
  <w16cex:commentExtensible w16cex:durableId="4CD55AEC" w16cex:dateUtc="2025-04-28T13:50:00Z"/>
  <w16cex:commentExtensible w16cex:durableId="45CA90DA" w16cex:dateUtc="2025-05-05T09:59:00Z"/>
  <w16cex:commentExtensible w16cex:durableId="11524D3A" w16cex:dateUtc="2025-05-09T11:43:00Z"/>
  <w16cex:commentExtensible w16cex:durableId="37A2D944" w16cex:dateUtc="2025-03-10T14:27:00Z"/>
  <w16cex:commentExtensible w16cex:durableId="30919E01" w16cex:dateUtc="2025-05-09T11:46:00Z"/>
  <w16cex:commentExtensible w16cex:durableId="101C8DE6" w16cex:dateUtc="2025-05-09T11:46:00Z"/>
  <w16cex:commentExtensible w16cex:durableId="656BD94B" w16cex:dateUtc="2025-03-10T14:28:00Z"/>
  <w16cex:commentExtensible w16cex:durableId="02D5D1A8" w16cex:dateUtc="2025-05-09T11:47:00Z"/>
  <w16cex:commentExtensible w16cex:durableId="6007DB5F" w16cex:dateUtc="2025-05-09T11:51:00Z"/>
  <w16cex:commentExtensible w16cex:durableId="704AD2C8" w16cex:dateUtc="2025-05-09T11:52:00Z"/>
  <w16cex:commentExtensible w16cex:durableId="449C18C0" w16cex:dateUtc="2025-05-09T11:57:00Z"/>
  <w16cex:commentExtensible w16cex:durableId="2070E2E7" w16cex:dateUtc="2025-05-09T11:58:00Z"/>
  <w16cex:commentExtensible w16cex:durableId="1E2E2E40" w16cex:dateUtc="2025-03-10T15:07:00Z"/>
  <w16cex:commentExtensible w16cex:durableId="4FBCE9B1" w16cex:dateUtc="2025-03-11T15:35:00Z"/>
  <w16cex:commentExtensible w16cex:durableId="7F4E8C97" w16cex:dateUtc="2025-05-09T12:08:00Z"/>
  <w16cex:commentExtensible w16cex:durableId="116B123D" w16cex:dateUtc="2025-05-09T12:09:00Z"/>
  <w16cex:commentExtensible w16cex:durableId="5E80BA76" w16cex:dateUtc="2025-05-09T12:09:00Z"/>
  <w16cex:commentExtensible w16cex:durableId="3034B068" w16cex:dateUtc="2025-05-09T12:15:00Z"/>
  <w16cex:commentExtensible w16cex:durableId="42E5B9BD" w16cex:dateUtc="2025-05-09T12:13:00Z"/>
  <w16cex:commentExtensible w16cex:durableId="76789A60" w16cex:dateUtc="2025-05-09T12:12:00Z"/>
  <w16cex:commentExtensible w16cex:durableId="0C5AFBCD" w16cex:dateUtc="2025-05-09T12:15:00Z"/>
  <w16cex:commentExtensible w16cex:durableId="7046798E" w16cex:dateUtc="2025-05-05T09:13:00Z"/>
  <w16cex:commentExtensible w16cex:durableId="45FBC74B" w16cex:dateUtc="2025-03-05T11:39:00Z"/>
  <w16cex:commentExtensible w16cex:durableId="7A32B691" w16cex:dateUtc="2025-03-16T10:57:00Z"/>
  <w16cex:commentExtensible w16cex:durableId="69A15EE8" w16cex:dateUtc="2025-03-16T10:57:00Z"/>
  <w16cex:commentExtensible w16cex:durableId="4D3FEA70" w16cex:dateUtc="2025-03-16T10:57:00Z"/>
  <w16cex:commentExtensible w16cex:durableId="06899EA7" w16cex:dateUtc="2025-03-16T10:57:00Z"/>
  <w16cex:commentExtensible w16cex:durableId="3223D546" w16cex:dateUtc="2025-04-15T11:42:00Z"/>
  <w16cex:commentExtensible w16cex:durableId="1826DDB7" w16cex:dateUtc="2025-04-25T11:23:00Z"/>
  <w16cex:commentExtensible w16cex:durableId="62252F8F" w16cex:dateUtc="2025-04-25T11:24:00Z"/>
  <w16cex:commentExtensible w16cex:durableId="55907CC8" w16cex:dateUtc="2025-03-03T09:40:00Z"/>
  <w16cex:commentExtensible w16cex:durableId="2234B82F" w16cex:dateUtc="2025-03-19T08:36:00Z"/>
  <w16cex:commentExtensible w16cex:durableId="20B520BC" w16cex:dateUtc="2025-03-10T16:29:00Z"/>
  <w16cex:commentExtensible w16cex:durableId="0C4CA4A2" w16cex:dateUtc="2025-03-19T08:37:00Z"/>
  <w16cex:commentExtensible w16cex:durableId="26444DFE" w16cex:dateUtc="2025-03-14T14:36:00Z"/>
  <w16cex:commentExtensible w16cex:durableId="3B034DCC" w16cex:dateUtc="2025-03-19T08:37:00Z"/>
  <w16cex:commentExtensible w16cex:durableId="3B5C6417" w16cex:dateUtc="2025-03-03T09:40:00Z"/>
  <w16cex:commentExtensible w16cex:durableId="4A38C5B7" w16cex:dateUtc="2025-03-19T08:37:00Z"/>
  <w16cex:commentExtensible w16cex:durableId="46AB69A2" w16cex:dateUtc="2025-04-18T08:03:00Z"/>
  <w16cex:commentExtensible w16cex:durableId="5E22017C" w16cex:dateUtc="2025-03-14T14:43:00Z"/>
  <w16cex:commentExtensible w16cex:durableId="05FC2813" w16cex:dateUtc="2025-03-19T08:49:00Z"/>
  <w16cex:commentExtensible w16cex:durableId="595520BD" w16cex:dateUtc="2025-03-10T16:32:00Z"/>
  <w16cex:commentExtensible w16cex:durableId="0167F9A6" w16cex:dateUtc="2025-03-19T08:52:00Z"/>
  <w16cex:commentExtensible w16cex:durableId="275213C2" w16cex:dateUtc="2025-03-14T14:43:00Z"/>
  <w16cex:commentExtensible w16cex:durableId="75E1CC38" w16cex:dateUtc="2025-03-19T08:52:00Z"/>
  <w16cex:commentExtensible w16cex:durableId="783B3ADB" w16cex:dateUtc="2025-04-25T13:06:00Z"/>
  <w16cex:commentExtensible w16cex:durableId="75CF110F" w16cex:dateUtc="2025-04-25T13:09:00Z"/>
  <w16cex:commentExtensible w16cex:durableId="7A70A6F4" w16cex:dateUtc="2025-04-25T13:14:00Z"/>
  <w16cex:commentExtensible w16cex:durableId="1B9C3C27" w16cex:dateUtc="2025-04-16T07:18:00Z"/>
  <w16cex:commentExtensible w16cex:durableId="29E313C0" w16cex:dateUtc="2025-04-16T07:19:00Z"/>
  <w16cex:commentExtensible w16cex:durableId="29541E84" w16cex:dateUtc="2025-04-25T13:16:00Z"/>
  <w16cex:commentExtensible w16cex:durableId="57774613" w16cex:dateUtc="2025-02-28T10:22:00Z"/>
  <w16cex:commentExtensible w16cex:durableId="552CD707" w16cex:dateUtc="2025-03-11T05:45:00Z"/>
  <w16cex:commentExtensible w16cex:durableId="655D3AB3" w16cex:dateUtc="2025-03-19T09:15:00Z"/>
  <w16cex:commentExtensible w16cex:durableId="34715B70" w16cex:dateUtc="2025-03-12T09:04:00Z"/>
  <w16cex:commentExtensible w16cex:durableId="59725047" w16cex:dateUtc="2025-03-19T09:23:00Z"/>
  <w16cex:commentExtensible w16cex:durableId="08CA8789" w16cex:dateUtc="2025-04-18T08:34:00Z"/>
  <w16cex:commentExtensible w16cex:durableId="1AC40B48" w16cex:dateUtc="2025-03-14T15:00:00Z"/>
  <w16cex:commentExtensible w16cex:durableId="43704426" w16cex:dateUtc="2025-03-19T09:28:00Z"/>
  <w16cex:commentExtensible w16cex:durableId="222E2E4D" w16cex:dateUtc="2025-03-11T11:05:00Z"/>
  <w16cex:commentExtensible w16cex:durableId="5D6650E6" w16cex:dateUtc="2025-03-19T09:32:00Z"/>
  <w16cex:commentExtensible w16cex:durableId="5530D459" w16cex:dateUtc="2025-03-24T10:03:00Z"/>
  <w16cex:commentExtensible w16cex:durableId="0A76A001" w16cex:dateUtc="2025-03-24T10:04:00Z"/>
  <w16cex:commentExtensible w16cex:durableId="5B6F6F21" w16cex:dateUtc="2025-04-25T13:22:00Z"/>
  <w16cex:commentExtensible w16cex:durableId="419130CB" w16cex:dateUtc="2025-03-24T10:30:00Z"/>
  <w16cex:commentExtensible w16cex:durableId="3A76B65B" w16cex:dateUtc="2025-02-28T12:47:00Z"/>
  <w16cex:commentExtensible w16cex:durableId="5B702B9D" w16cex:dateUtc="2025-03-15T11:28:00Z"/>
  <w16cex:commentExtensible w16cex:durableId="7E625D11" w16cex:dateUtc="2025-03-25T09:49:00Z"/>
  <w16cex:commentExtensible w16cex:durableId="530526D2" w16cex:dateUtc="2025-03-16T10:19:00Z"/>
  <w16cex:commentExtensible w16cex:durableId="5647F3DB" w16cex:dateUtc="2025-03-13T17:15:00Z"/>
  <w16cex:commentExtensible w16cex:durableId="3104BD05" w16cex:dateUtc="2025-03-17T12:56:00Z"/>
  <w16cex:commentExtensible w16cex:durableId="07B66056" w16cex:dateUtc="2025-04-25T06:46:00Z"/>
  <w16cex:commentExtensible w16cex:durableId="4CBAB363" w16cex:dateUtc="2025-04-24T06:53:00Z"/>
  <w16cex:commentExtensible w16cex:durableId="547FCE2C" w16cex:dateUtc="2025-03-28T11:49:00Z"/>
  <w16cex:commentExtensible w16cex:durableId="7697C327" w16cex:dateUtc="2025-03-11T16:48:00Z"/>
  <w16cex:commentExtensible w16cex:durableId="53005A65" w16cex:dateUtc="2025-04-25T13:54:00Z"/>
  <w16cex:commentExtensible w16cex:durableId="5B9EB0C3" w16cex:dateUtc="2025-04-25T13:45:00Z"/>
  <w16cex:commentExtensible w16cex:durableId="093CCC79" w16cex:dateUtc="2025-04-25T14:02:00Z"/>
  <w16cex:commentExtensible w16cex:durableId="05EB8C20" w16cex:dateUtc="2025-04-28T12:49:00Z"/>
  <w16cex:commentExtensible w16cex:durableId="61F99BB3" w16cex:dateUtc="2025-04-25T14:08:00Z"/>
  <w16cex:commentExtensible w16cex:durableId="640917ED" w16cex:dateUtc="2025-02-28T09:21:00Z"/>
  <w16cex:commentExtensible w16cex:durableId="1D5F28E0" w16cex:dateUtc="2025-03-17T13:06:00Z"/>
  <w16cex:commentExtensible w16cex:durableId="4BE7CF1F" w16cex:dateUtc="2025-04-25T14:09:00Z"/>
  <w16cex:commentExtensible w16cex:durableId="30E4D361" w16cex:dateUtc="2025-04-25T07:17:00Z"/>
  <w16cex:commentExtensible w16cex:durableId="100AC57A" w16cex:dateUtc="2025-05-09T12:26:00Z"/>
  <w16cex:commentExtensible w16cex:durableId="46E3CF95" w16cex:dateUtc="2025-03-28T07:42:00Z"/>
  <w16cex:commentExtensible w16cex:durableId="0F6A1A85" w16cex:dateUtc="2025-04-02T08:16:00Z"/>
  <w16cex:commentExtensible w16cex:durableId="79D2197D" w16cex:dateUtc="2025-04-25T14:11:00Z"/>
  <w16cex:commentExtensible w16cex:durableId="5A034E1A" w16cex:dateUtc="2025-03-13T09:03:00Z"/>
  <w16cex:commentExtensible w16cex:durableId="4894DE58" w16cex:dateUtc="2025-03-19T07:32:00Z"/>
  <w16cex:commentExtensible w16cex:durableId="26B49571" w16cex:dateUtc="2025-03-19T09:57:00Z"/>
  <w16cex:commentExtensible w16cex:durableId="10DB211C" w16cex:dateUtc="2025-03-15T15:26:00Z"/>
  <w16cex:commentExtensible w16cex:durableId="4845F0DE" w16cex:dateUtc="2025-03-25T09:49:00Z"/>
  <w16cex:commentExtensible w16cex:durableId="5EBA7DE4" w16cex:dateUtc="2025-04-23T09:39:00Z"/>
  <w16cex:commentExtensible w16cex:durableId="679F40EA" w16cex:dateUtc="2025-03-12T15:56:00Z"/>
  <w16cex:commentExtensible w16cex:durableId="3F8C2A83" w16cex:dateUtc="2025-03-19T10:07:00Z"/>
  <w16cex:commentExtensible w16cex:durableId="765DC87E" w16cex:dateUtc="2025-04-23T10:54:00Z"/>
  <w16cex:commentExtensible w16cex:durableId="0C1AE2A3" w16cex:dateUtc="2025-04-23T10:47:00Z"/>
  <w16cex:commentExtensible w16cex:durableId="50A9801E" w16cex:dateUtc="2025-04-23T10:49:00Z"/>
  <w16cex:commentExtensible w16cex:durableId="376378F1" w16cex:dateUtc="2025-04-23T10:51:00Z"/>
  <w16cex:commentExtensible w16cex:durableId="35F40993" w16cex:dateUtc="2025-03-13T16:52:00Z"/>
  <w16cex:commentExtensible w16cex:durableId="7E05FB54" w16cex:dateUtc="2025-03-14T11:15:00Z"/>
  <w16cex:commentExtensible w16cex:durableId="7B988C9C" w16cex:dateUtc="2025-03-25T09:50:00Z"/>
  <w16cex:commentExtensible w16cex:durableId="2A5CE093" w16cex:dateUtc="2025-03-16T09:09:00Z"/>
  <w16cex:commentExtensible w16cex:durableId="1AE2C48D" w16cex:dateUtc="2025-03-25T09:50:00Z"/>
  <w16cex:commentExtensible w16cex:durableId="252E4763" w16cex:dateUtc="2025-03-16T09:15:00Z"/>
  <w16cex:commentExtensible w16cex:durableId="30F592C0" w16cex:dateUtc="2024-12-06T08:32:00Z"/>
  <w16cex:commentExtensible w16cex:durableId="1FE09000" w16cex:dateUtc="2025-03-27T15:54:00Z"/>
  <w16cex:commentExtensible w16cex:durableId="1B807214" w16cex:dateUtc="2025-03-10T07:09:00Z"/>
  <w16cex:commentExtensible w16cex:durableId="5C971BC8" w16cex:dateUtc="2025-03-19T10:11:00Z"/>
  <w16cex:commentExtensible w16cex:durableId="09296A99" w16cex:dateUtc="2025-03-16T09:24:00Z"/>
  <w16cex:commentExtensible w16cex:durableId="6978F3C3" w16cex:dateUtc="2025-03-1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148172" w16cid:durableId="7F8234C3"/>
  <w16cid:commentId w16cid:paraId="0C33B67C" w16cid:durableId="25BF963E"/>
  <w16cid:commentId w16cid:paraId="012957BB" w16cid:durableId="4866319C"/>
  <w16cid:commentId w16cid:paraId="34DF2A36" w16cid:durableId="3C4A84A5"/>
  <w16cid:commentId w16cid:paraId="1617283C" w16cid:durableId="1FD3A872"/>
  <w16cid:commentId w16cid:paraId="0B887B66" w16cid:durableId="3BDEB00E"/>
  <w16cid:commentId w16cid:paraId="6457ACBD" w16cid:durableId="3EC91E87"/>
  <w16cid:commentId w16cid:paraId="2D0D2926" w16cid:durableId="1686FB39"/>
  <w16cid:commentId w16cid:paraId="1CC9CD90" w16cid:durableId="7068656A"/>
  <w16cid:commentId w16cid:paraId="597E1E00" w16cid:durableId="5C9AFE20"/>
  <w16cid:commentId w16cid:paraId="3DE663E8" w16cid:durableId="6027AAE1"/>
  <w16cid:commentId w16cid:paraId="1E4C850C" w16cid:durableId="165ECCB9"/>
  <w16cid:commentId w16cid:paraId="685912AD" w16cid:durableId="4D604B9D"/>
  <w16cid:commentId w16cid:paraId="3C2E5AE1" w16cid:durableId="4544AB46"/>
  <w16cid:commentId w16cid:paraId="007C1832" w16cid:durableId="332699E6"/>
  <w16cid:commentId w16cid:paraId="03AE57C9" w16cid:durableId="121E59DD"/>
  <w16cid:commentId w16cid:paraId="77B70643" w16cid:durableId="5A36DBFE"/>
  <w16cid:commentId w16cid:paraId="52C3B5B9" w16cid:durableId="2D44592A"/>
  <w16cid:commentId w16cid:paraId="580D6892" w16cid:durableId="5CE8148C"/>
  <w16cid:commentId w16cid:paraId="4C9BE1AE" w16cid:durableId="762F0472"/>
  <w16cid:commentId w16cid:paraId="4E256885" w16cid:durableId="441947CD"/>
  <w16cid:commentId w16cid:paraId="721705B5" w16cid:durableId="7C4574D3"/>
  <w16cid:commentId w16cid:paraId="0F68AA99" w16cid:durableId="044B2677"/>
  <w16cid:commentId w16cid:paraId="62FF505A" w16cid:durableId="25CA9262"/>
  <w16cid:commentId w16cid:paraId="3B213624" w16cid:durableId="15C03621"/>
  <w16cid:commentId w16cid:paraId="1F6E20C3" w16cid:durableId="1315D29F"/>
  <w16cid:commentId w16cid:paraId="48F0E4F2" w16cid:durableId="6E913F6B"/>
  <w16cid:commentId w16cid:paraId="7A961503" w16cid:durableId="1CFF69B5"/>
  <w16cid:commentId w16cid:paraId="41BFF50B" w16cid:durableId="2FF1A086"/>
  <w16cid:commentId w16cid:paraId="4576BF89" w16cid:durableId="263DD97E"/>
  <w16cid:commentId w16cid:paraId="0497D85F" w16cid:durableId="1D411149"/>
  <w16cid:commentId w16cid:paraId="1F417028" w16cid:durableId="73C270DF"/>
  <w16cid:commentId w16cid:paraId="12761CF6" w16cid:durableId="12343BDD"/>
  <w16cid:commentId w16cid:paraId="13CE9601" w16cid:durableId="13E3693F"/>
  <w16cid:commentId w16cid:paraId="6754198B" w16cid:durableId="25279EEE"/>
  <w16cid:commentId w16cid:paraId="6A863328" w16cid:durableId="2AFD4298"/>
  <w16cid:commentId w16cid:paraId="05251B5F" w16cid:durableId="49C46604"/>
  <w16cid:commentId w16cid:paraId="2BC4D9D7" w16cid:durableId="6852B494"/>
  <w16cid:commentId w16cid:paraId="20ACF03A" w16cid:durableId="45E2EA46"/>
  <w16cid:commentId w16cid:paraId="22A8A855" w16cid:durableId="08F459A0"/>
  <w16cid:commentId w16cid:paraId="5E4789B2" w16cid:durableId="5F2ED9A9"/>
  <w16cid:commentId w16cid:paraId="295B7B0B" w16cid:durableId="0A8DDA65"/>
  <w16cid:commentId w16cid:paraId="4E170274" w16cid:durableId="190973A3"/>
  <w16cid:commentId w16cid:paraId="50112C8A" w16cid:durableId="682B7C8C"/>
  <w16cid:commentId w16cid:paraId="3DE683F9" w16cid:durableId="1D7233D3"/>
  <w16cid:commentId w16cid:paraId="4F61B921" w16cid:durableId="3A0E944C"/>
  <w16cid:commentId w16cid:paraId="73080060" w16cid:durableId="7E228C15"/>
  <w16cid:commentId w16cid:paraId="15035777" w16cid:durableId="039A3AA8"/>
  <w16cid:commentId w16cid:paraId="5E94967E" w16cid:durableId="345B2784"/>
  <w16cid:commentId w16cid:paraId="6AF19C2F" w16cid:durableId="4FB4C1D5"/>
  <w16cid:commentId w16cid:paraId="7CCE53AB" w16cid:durableId="69AB6BD9"/>
  <w16cid:commentId w16cid:paraId="7E95BC64" w16cid:durableId="70C4F082"/>
  <w16cid:commentId w16cid:paraId="516953C5" w16cid:durableId="30FCE4C1"/>
  <w16cid:commentId w16cid:paraId="20FBBB44" w16cid:durableId="75C1B3EB"/>
  <w16cid:commentId w16cid:paraId="2ACCB71C" w16cid:durableId="35F320DC"/>
  <w16cid:commentId w16cid:paraId="15534A7A" w16cid:durableId="0D819C0E"/>
  <w16cid:commentId w16cid:paraId="185D5737" w16cid:durableId="482BC9CB"/>
  <w16cid:commentId w16cid:paraId="32D3CFF0" w16cid:durableId="7B59E6BC"/>
  <w16cid:commentId w16cid:paraId="1B80EA19" w16cid:durableId="0DE69EA1"/>
  <w16cid:commentId w16cid:paraId="7BE70A87" w16cid:durableId="607B094B"/>
  <w16cid:commentId w16cid:paraId="1A5D242D" w16cid:durableId="419F513F"/>
  <w16cid:commentId w16cid:paraId="74F6ECE0" w16cid:durableId="02EE81AF"/>
  <w16cid:commentId w16cid:paraId="0F0C4154" w16cid:durableId="41576D48"/>
  <w16cid:commentId w16cid:paraId="5A6CC6BD" w16cid:durableId="6293821A"/>
  <w16cid:commentId w16cid:paraId="1073A44E" w16cid:durableId="266436CB"/>
  <w16cid:commentId w16cid:paraId="0B429965" w16cid:durableId="13765A63"/>
  <w16cid:commentId w16cid:paraId="4120DC05" w16cid:durableId="38243350"/>
  <w16cid:commentId w16cid:paraId="6D0559F8" w16cid:durableId="19839009"/>
  <w16cid:commentId w16cid:paraId="30BBC5E9" w16cid:durableId="086CC498"/>
  <w16cid:commentId w16cid:paraId="29AF81AA" w16cid:durableId="50D8FBD6"/>
  <w16cid:commentId w16cid:paraId="671C5D2B" w16cid:durableId="55A847CD"/>
  <w16cid:commentId w16cid:paraId="0ECA25BB" w16cid:durableId="581EFDD9"/>
  <w16cid:commentId w16cid:paraId="200FE66D" w16cid:durableId="3D281D2B"/>
  <w16cid:commentId w16cid:paraId="591D66B4" w16cid:durableId="48D49B25"/>
  <w16cid:commentId w16cid:paraId="5A40C2F5" w16cid:durableId="0538F0E1"/>
  <w16cid:commentId w16cid:paraId="19EB78F7" w16cid:durableId="1DEBEA6E"/>
  <w16cid:commentId w16cid:paraId="1D077DB0" w16cid:durableId="6722ACE0"/>
  <w16cid:commentId w16cid:paraId="4364BD97" w16cid:durableId="2E8092DA"/>
  <w16cid:commentId w16cid:paraId="606EC342" w16cid:durableId="58C05D0E"/>
  <w16cid:commentId w16cid:paraId="2C8DC4A3" w16cid:durableId="3917A2A1"/>
  <w16cid:commentId w16cid:paraId="6586EC56" w16cid:durableId="25205638"/>
  <w16cid:commentId w16cid:paraId="533291FF" w16cid:durableId="0D5A8934"/>
  <w16cid:commentId w16cid:paraId="69F195CA" w16cid:durableId="79ACB7DA"/>
  <w16cid:commentId w16cid:paraId="41B8142B" w16cid:durableId="733DBAE1"/>
  <w16cid:commentId w16cid:paraId="136FDF18" w16cid:durableId="643921E6"/>
  <w16cid:commentId w16cid:paraId="2B6974E6" w16cid:durableId="6C2885BA"/>
  <w16cid:commentId w16cid:paraId="3ADA9878" w16cid:durableId="48F72414"/>
  <w16cid:commentId w16cid:paraId="28712DE5" w16cid:durableId="1FCD8421"/>
  <w16cid:commentId w16cid:paraId="3980B0EF" w16cid:durableId="1A36C746"/>
  <w16cid:commentId w16cid:paraId="77213DA5" w16cid:durableId="6B1499E3"/>
  <w16cid:commentId w16cid:paraId="4DBC1F9A" w16cid:durableId="798C535C"/>
  <w16cid:commentId w16cid:paraId="3B156296" w16cid:durableId="7731168D"/>
  <w16cid:commentId w16cid:paraId="7C675540" w16cid:durableId="020E5B30"/>
  <w16cid:commentId w16cid:paraId="4786EBF8" w16cid:durableId="26CC0079"/>
  <w16cid:commentId w16cid:paraId="278EDD53" w16cid:durableId="459EC26C"/>
  <w16cid:commentId w16cid:paraId="07D45819" w16cid:durableId="6E072CBA"/>
  <w16cid:commentId w16cid:paraId="27C85D54" w16cid:durableId="144C9C56"/>
  <w16cid:commentId w16cid:paraId="448200F4" w16cid:durableId="2E7DBDC2"/>
  <w16cid:commentId w16cid:paraId="7F3D223B" w16cid:durableId="2E62AAF8"/>
  <w16cid:commentId w16cid:paraId="71CFC91F" w16cid:durableId="4A3595C2"/>
  <w16cid:commentId w16cid:paraId="4BDAD9F2" w16cid:durableId="7FFCBCE0"/>
  <w16cid:commentId w16cid:paraId="74C8AB31" w16cid:durableId="7734C8B0"/>
  <w16cid:commentId w16cid:paraId="7FC65482" w16cid:durableId="5F4B1BDD"/>
  <w16cid:commentId w16cid:paraId="593C5AAA" w16cid:durableId="0A865AA1"/>
  <w16cid:commentId w16cid:paraId="1C77C75D" w16cid:durableId="3634CA7E"/>
  <w16cid:commentId w16cid:paraId="3A27E904" w16cid:durableId="4C8DE7C3"/>
  <w16cid:commentId w16cid:paraId="639987CE" w16cid:durableId="187F3C22"/>
  <w16cid:commentId w16cid:paraId="0A240447" w16cid:durableId="078C9EED"/>
  <w16cid:commentId w16cid:paraId="637C87C2" w16cid:durableId="3356C6D9"/>
  <w16cid:commentId w16cid:paraId="572294E2" w16cid:durableId="6A0F027F"/>
  <w16cid:commentId w16cid:paraId="64BD12ED" w16cid:durableId="2EE7AAFA"/>
  <w16cid:commentId w16cid:paraId="4A755D20" w16cid:durableId="58FE2650"/>
  <w16cid:commentId w16cid:paraId="7B326238" w16cid:durableId="16B3A87F"/>
  <w16cid:commentId w16cid:paraId="260A1021" w16cid:durableId="3DDA5A97"/>
  <w16cid:commentId w16cid:paraId="081A60CA" w16cid:durableId="1FE1FB84"/>
  <w16cid:commentId w16cid:paraId="7EEA1CEA" w16cid:durableId="6CDDC0B2"/>
  <w16cid:commentId w16cid:paraId="5A1598EF" w16cid:durableId="2895907B"/>
  <w16cid:commentId w16cid:paraId="2DBF9438" w16cid:durableId="39E3A31E"/>
  <w16cid:commentId w16cid:paraId="292F93D2" w16cid:durableId="171CC2B6"/>
  <w16cid:commentId w16cid:paraId="4ACAC5FA" w16cid:durableId="2D7354C0"/>
  <w16cid:commentId w16cid:paraId="1003ED68" w16cid:durableId="46D9A058"/>
  <w16cid:commentId w16cid:paraId="3C146F58" w16cid:durableId="73378F53"/>
  <w16cid:commentId w16cid:paraId="392B6006" w16cid:durableId="1A372006"/>
  <w16cid:commentId w16cid:paraId="1D7FAFEB" w16cid:durableId="1892265A"/>
  <w16cid:commentId w16cid:paraId="1DCF5E4D" w16cid:durableId="3A5FDBA6"/>
  <w16cid:commentId w16cid:paraId="5ECECC39" w16cid:durableId="2EEC8EB3"/>
  <w16cid:commentId w16cid:paraId="5FD3ABC3" w16cid:durableId="29DDEAC3"/>
  <w16cid:commentId w16cid:paraId="6D4C0016" w16cid:durableId="1224F422"/>
  <w16cid:commentId w16cid:paraId="25133060" w16cid:durableId="2702DF2A"/>
  <w16cid:commentId w16cid:paraId="0ED71B40" w16cid:durableId="42493546"/>
  <w16cid:commentId w16cid:paraId="1A3F88B7" w16cid:durableId="484EDA3F"/>
  <w16cid:commentId w16cid:paraId="40617055" w16cid:durableId="2ADBB6F1"/>
  <w16cid:commentId w16cid:paraId="355666D8" w16cid:durableId="715753DB"/>
  <w16cid:commentId w16cid:paraId="4FC2684B" w16cid:durableId="298A84EE"/>
  <w16cid:commentId w16cid:paraId="48A73021" w16cid:durableId="06EA7E77"/>
  <w16cid:commentId w16cid:paraId="402A6822" w16cid:durableId="783FC864"/>
  <w16cid:commentId w16cid:paraId="1B459A8E" w16cid:durableId="35932B75"/>
  <w16cid:commentId w16cid:paraId="31A058FD" w16cid:durableId="697DC8E3"/>
  <w16cid:commentId w16cid:paraId="5DE95732" w16cid:durableId="36653E27"/>
  <w16cid:commentId w16cid:paraId="025C4546" w16cid:durableId="5DBC91D7"/>
  <w16cid:commentId w16cid:paraId="70395A2E" w16cid:durableId="78DF7334"/>
  <w16cid:commentId w16cid:paraId="0240C08D" w16cid:durableId="42369A1E"/>
  <w16cid:commentId w16cid:paraId="3740A9C2" w16cid:durableId="4C727DF2"/>
  <w16cid:commentId w16cid:paraId="46BD57D6" w16cid:durableId="307EF950"/>
  <w16cid:commentId w16cid:paraId="68DF76D8" w16cid:durableId="0A8BE845"/>
  <w16cid:commentId w16cid:paraId="5FDF2EF5" w16cid:durableId="33571C9A"/>
  <w16cid:commentId w16cid:paraId="5968B8DD" w16cid:durableId="6BA22768"/>
  <w16cid:commentId w16cid:paraId="602C4A66" w16cid:durableId="562F5093"/>
  <w16cid:commentId w16cid:paraId="4D05A015" w16cid:durableId="6476F87D"/>
  <w16cid:commentId w16cid:paraId="3752D6C8" w16cid:durableId="04631FB0"/>
  <w16cid:commentId w16cid:paraId="03C43B86" w16cid:durableId="4CD55AEC"/>
  <w16cid:commentId w16cid:paraId="0CB263AE" w16cid:durableId="43F09759"/>
  <w16cid:commentId w16cid:paraId="26A9A20D" w16cid:durableId="45CA90DA"/>
  <w16cid:commentId w16cid:paraId="3EA76432" w16cid:durableId="14A1B74A"/>
  <w16cid:commentId w16cid:paraId="67309B0F" w16cid:durableId="42276C58"/>
  <w16cid:commentId w16cid:paraId="54533392" w16cid:durableId="11524D3A"/>
  <w16cid:commentId w16cid:paraId="4357FAFA" w16cid:durableId="37A2D944"/>
  <w16cid:commentId w16cid:paraId="4FFB5D96" w16cid:durableId="30919E01"/>
  <w16cid:commentId w16cid:paraId="2F79FAC4" w16cid:durableId="101C8DE6"/>
  <w16cid:commentId w16cid:paraId="748D20CD" w16cid:durableId="656BD94B"/>
  <w16cid:commentId w16cid:paraId="55A57E99" w16cid:durableId="0A4516E7"/>
  <w16cid:commentId w16cid:paraId="03EC73BD" w16cid:durableId="02D5D1A8"/>
  <w16cid:commentId w16cid:paraId="249A7857" w16cid:durableId="6007DB5F"/>
  <w16cid:commentId w16cid:paraId="4050EE23" w16cid:durableId="704AD2C8"/>
  <w16cid:commentId w16cid:paraId="32675B4C" w16cid:durableId="449C18C0"/>
  <w16cid:commentId w16cid:paraId="5744EAAA" w16cid:durableId="2070E2E7"/>
  <w16cid:commentId w16cid:paraId="4C237745" w16cid:durableId="0BFEED47"/>
  <w16cid:commentId w16cid:paraId="0127730F" w16cid:durableId="5E7C77A0"/>
  <w16cid:commentId w16cid:paraId="7EBE4239" w16cid:durableId="1E2E2E40"/>
  <w16cid:commentId w16cid:paraId="457BA883" w16cid:durableId="4FBCE9B1"/>
  <w16cid:commentId w16cid:paraId="33BF9F37" w16cid:durableId="7F4E8C97"/>
  <w16cid:commentId w16cid:paraId="25C7A904" w16cid:durableId="116B123D"/>
  <w16cid:commentId w16cid:paraId="551C19D6" w16cid:durableId="5E80BA76"/>
  <w16cid:commentId w16cid:paraId="41D6BD9F" w16cid:durableId="3034B068"/>
  <w16cid:commentId w16cid:paraId="2FD592D7" w16cid:durableId="42E5B9BD"/>
  <w16cid:commentId w16cid:paraId="216A83AA" w16cid:durableId="76789A60"/>
  <w16cid:commentId w16cid:paraId="0C571881" w16cid:durableId="0C5AFBCD"/>
  <w16cid:commentId w16cid:paraId="68E61DEB" w16cid:durableId="5F47D170"/>
  <w16cid:commentId w16cid:paraId="68AE33F7" w16cid:durableId="7046798E"/>
  <w16cid:commentId w16cid:paraId="21D28B30" w16cid:durableId="45FBC74B"/>
  <w16cid:commentId w16cid:paraId="69424143" w16cid:durableId="22D42A9C"/>
  <w16cid:commentId w16cid:paraId="68C27669" w16cid:durableId="5B67975C"/>
  <w16cid:commentId w16cid:paraId="7375D90B" w16cid:durableId="2B35083A"/>
  <w16cid:commentId w16cid:paraId="2E87216D" w16cid:durableId="11263B4B"/>
  <w16cid:commentId w16cid:paraId="111A14FD" w16cid:durableId="7F315A4A"/>
  <w16cid:commentId w16cid:paraId="4A527C66" w16cid:durableId="2B3A49CE"/>
  <w16cid:commentId w16cid:paraId="6F25CBEB" w16cid:durableId="7A32B691"/>
  <w16cid:commentId w16cid:paraId="39BCD298" w16cid:durableId="2B3A49CF"/>
  <w16cid:commentId w16cid:paraId="04897DAB" w16cid:durableId="69A15EE8"/>
  <w16cid:commentId w16cid:paraId="1D42B821" w16cid:durableId="2B3A49D0"/>
  <w16cid:commentId w16cid:paraId="55DD7945" w16cid:durableId="4D3FEA70"/>
  <w16cid:commentId w16cid:paraId="0C5CAC3B" w16cid:durableId="2B3A49D1"/>
  <w16cid:commentId w16cid:paraId="47BF6D6E" w16cid:durableId="06899EA7"/>
  <w16cid:commentId w16cid:paraId="2B76988B" w16cid:durableId="1CF17476"/>
  <w16cid:commentId w16cid:paraId="184F681E" w16cid:durableId="776255EA"/>
  <w16cid:commentId w16cid:paraId="2E7986B0" w16cid:durableId="3FE97550"/>
  <w16cid:commentId w16cid:paraId="64842C9D" w16cid:durableId="3223D546"/>
  <w16cid:commentId w16cid:paraId="69AA5A7A" w16cid:durableId="1826DDB7"/>
  <w16cid:commentId w16cid:paraId="3DEDFBF2" w16cid:durableId="62252F8F"/>
  <w16cid:commentId w16cid:paraId="0915EAEC" w16cid:durableId="55907CC8"/>
  <w16cid:commentId w16cid:paraId="3BCD882E" w16cid:durableId="2234B82F"/>
  <w16cid:commentId w16cid:paraId="4AFC270D" w16cid:durableId="20B520BC"/>
  <w16cid:commentId w16cid:paraId="550A3509" w16cid:durableId="0C4CA4A2"/>
  <w16cid:commentId w16cid:paraId="5A61507B" w16cid:durableId="26444DFE"/>
  <w16cid:commentId w16cid:paraId="27CCACFD" w16cid:durableId="3B034DCC"/>
  <w16cid:commentId w16cid:paraId="72A8B7D8" w16cid:durableId="3B5C6417"/>
  <w16cid:commentId w16cid:paraId="59CCE343" w16cid:durableId="4A38C5B7"/>
  <w16cid:commentId w16cid:paraId="367C910B" w16cid:durableId="6BB6F7A2"/>
  <w16cid:commentId w16cid:paraId="2222EA25" w16cid:durableId="46AB69A2"/>
  <w16cid:commentId w16cid:paraId="7663E97F" w16cid:durableId="5E22017C"/>
  <w16cid:commentId w16cid:paraId="627B171F" w16cid:durableId="05FC2813"/>
  <w16cid:commentId w16cid:paraId="436A0D82" w16cid:durableId="595520BD"/>
  <w16cid:commentId w16cid:paraId="787A2A0D" w16cid:durableId="0167F9A6"/>
  <w16cid:commentId w16cid:paraId="61E09C04" w16cid:durableId="23DCE679"/>
  <w16cid:commentId w16cid:paraId="30892931" w16cid:durableId="13A84225"/>
  <w16cid:commentId w16cid:paraId="3D2C80D4" w16cid:durableId="68B02045"/>
  <w16cid:commentId w16cid:paraId="76C5136D" w16cid:durableId="275213C2"/>
  <w16cid:commentId w16cid:paraId="68122B37" w16cid:durableId="75E1CC38"/>
  <w16cid:commentId w16cid:paraId="75E5269B" w16cid:durableId="783B3ADB"/>
  <w16cid:commentId w16cid:paraId="632D8119" w16cid:durableId="75CF110F"/>
  <w16cid:commentId w16cid:paraId="34A29B1C" w16cid:durableId="7A70A6F4"/>
  <w16cid:commentId w16cid:paraId="7D713525" w16cid:durableId="7CECA65C"/>
  <w16cid:commentId w16cid:paraId="28F6FB4C" w16cid:durableId="1B9C3C27"/>
  <w16cid:commentId w16cid:paraId="4CBB3040" w16cid:durableId="092E6A64"/>
  <w16cid:commentId w16cid:paraId="4436ECDA" w16cid:durableId="379CD0D1"/>
  <w16cid:commentId w16cid:paraId="7BFED4CC" w16cid:durableId="3A2C2C97"/>
  <w16cid:commentId w16cid:paraId="5E9F54A7" w16cid:durableId="29E313C0"/>
  <w16cid:commentId w16cid:paraId="0FEA0219" w16cid:durableId="663DD72B"/>
  <w16cid:commentId w16cid:paraId="1F62F0F6" w16cid:durableId="27A4CEFF"/>
  <w16cid:commentId w16cid:paraId="31C2DC31" w16cid:durableId="12F81C12"/>
  <w16cid:commentId w16cid:paraId="5520A384" w16cid:durableId="29541E84"/>
  <w16cid:commentId w16cid:paraId="371A20B4" w16cid:durableId="06B0E763"/>
  <w16cid:commentId w16cid:paraId="39CBBF80" w16cid:durableId="2E1419EE"/>
  <w16cid:commentId w16cid:paraId="2C74309B" w16cid:durableId="0EA89470"/>
  <w16cid:commentId w16cid:paraId="00797B03" w16cid:durableId="5224C388"/>
  <w16cid:commentId w16cid:paraId="3498E60D" w16cid:durableId="42F07C85"/>
  <w16cid:commentId w16cid:paraId="68BE5311" w16cid:durableId="3B238F03"/>
  <w16cid:commentId w16cid:paraId="6885A4EA" w16cid:durableId="72611D0B"/>
  <w16cid:commentId w16cid:paraId="10502C4A" w16cid:durableId="55EF11AB"/>
  <w16cid:commentId w16cid:paraId="1AF3063C" w16cid:durableId="57774613"/>
  <w16cid:commentId w16cid:paraId="3DB1AAAA" w16cid:durableId="552CD707"/>
  <w16cid:commentId w16cid:paraId="0B468245" w16cid:durableId="655D3AB3"/>
  <w16cid:commentId w16cid:paraId="0D8487E7" w16cid:durableId="34715B70"/>
  <w16cid:commentId w16cid:paraId="4A72D557" w16cid:durableId="59725047"/>
  <w16cid:commentId w16cid:paraId="05A47DD5" w16cid:durableId="52D75DCE"/>
  <w16cid:commentId w16cid:paraId="64FC2371" w16cid:durableId="08CA8789"/>
  <w16cid:commentId w16cid:paraId="6F0B2AAC" w16cid:durableId="1AC40B48"/>
  <w16cid:commentId w16cid:paraId="33478D5F" w16cid:durableId="43704426"/>
  <w16cid:commentId w16cid:paraId="31D52212" w16cid:durableId="17E961B1"/>
  <w16cid:commentId w16cid:paraId="66B155FC" w16cid:durableId="222E2E4D"/>
  <w16cid:commentId w16cid:paraId="17C50A14" w16cid:durableId="5D6650E6"/>
  <w16cid:commentId w16cid:paraId="779EDF3D" w16cid:durableId="5530D459"/>
  <w16cid:commentId w16cid:paraId="1292754A" w16cid:durableId="0A76A001"/>
  <w16cid:commentId w16cid:paraId="048940F6" w16cid:durableId="5B6F6F21"/>
  <w16cid:commentId w16cid:paraId="65DD467B" w16cid:durableId="419130CB"/>
  <w16cid:commentId w16cid:paraId="18B52B1A" w16cid:durableId="3A76B65B"/>
  <w16cid:commentId w16cid:paraId="47CD8EBE" w16cid:durableId="5B702B9D"/>
  <w16cid:commentId w16cid:paraId="1AC9250F" w16cid:durableId="7E625D11"/>
  <w16cid:commentId w16cid:paraId="6BCEB2E7" w16cid:durableId="530526D2"/>
  <w16cid:commentId w16cid:paraId="64EAB1E7" w16cid:durableId="5647F3DB"/>
  <w16cid:commentId w16cid:paraId="1AB7E31B" w16cid:durableId="3104BD05"/>
  <w16cid:commentId w16cid:paraId="0F89CE12" w16cid:durableId="07B66056"/>
  <w16cid:commentId w16cid:paraId="6392B876" w16cid:durableId="4CBAB363"/>
  <w16cid:commentId w16cid:paraId="19E8C62C" w16cid:durableId="547FCE2C"/>
  <w16cid:commentId w16cid:paraId="1C491F95" w16cid:durableId="7697C327"/>
  <w16cid:commentId w16cid:paraId="299026BC" w16cid:durableId="53005A65"/>
  <w16cid:commentId w16cid:paraId="1DCB0717" w16cid:durableId="5B9EB0C3"/>
  <w16cid:commentId w16cid:paraId="778BA5CE" w16cid:durableId="093CCC79"/>
  <w16cid:commentId w16cid:paraId="32BEA0E0" w16cid:durableId="05EB8C20"/>
  <w16cid:commentId w16cid:paraId="28913AE6" w16cid:durableId="61F99BB3"/>
  <w16cid:commentId w16cid:paraId="138839A0" w16cid:durableId="640917ED"/>
  <w16cid:commentId w16cid:paraId="6C177D46" w16cid:durableId="1D5F28E0"/>
  <w16cid:commentId w16cid:paraId="45F6FA6C" w16cid:durableId="4BE7CF1F"/>
  <w16cid:commentId w16cid:paraId="5F7BE130" w16cid:durableId="30E4D361"/>
  <w16cid:commentId w16cid:paraId="6F5FD79B" w16cid:durableId="100AC57A"/>
  <w16cid:commentId w16cid:paraId="64CDEB03" w16cid:durableId="46E3CF95"/>
  <w16cid:commentId w16cid:paraId="2438E57B" w16cid:durableId="0F6A1A85"/>
  <w16cid:commentId w16cid:paraId="6FA0E0E4" w16cid:durableId="79D2197D"/>
  <w16cid:commentId w16cid:paraId="41CA7D22" w16cid:durableId="5A034E1A"/>
  <w16cid:commentId w16cid:paraId="6950E3AF" w16cid:durableId="4894DE58"/>
  <w16cid:commentId w16cid:paraId="5968B9A9" w16cid:durableId="26B49571"/>
  <w16cid:commentId w16cid:paraId="5249742F" w16cid:durableId="10DB211C"/>
  <w16cid:commentId w16cid:paraId="6D0C1D4A" w16cid:durableId="4845F0DE"/>
  <w16cid:commentId w16cid:paraId="10BBFA72" w16cid:durableId="5EBA7DE4"/>
  <w16cid:commentId w16cid:paraId="5A6E7C72" w16cid:durableId="679F40EA"/>
  <w16cid:commentId w16cid:paraId="7A43E79F" w16cid:durableId="3F8C2A83"/>
  <w16cid:commentId w16cid:paraId="5BD0AFAD" w16cid:durableId="765DC87E"/>
  <w16cid:commentId w16cid:paraId="2979745A" w16cid:durableId="0C1AE2A3"/>
  <w16cid:commentId w16cid:paraId="0AB10750" w16cid:durableId="50A9801E"/>
  <w16cid:commentId w16cid:paraId="4494A342" w16cid:durableId="376378F1"/>
  <w16cid:commentId w16cid:paraId="25541696" w16cid:durableId="35F40993"/>
  <w16cid:commentId w16cid:paraId="41BFAA74" w16cid:durableId="7E05FB54"/>
  <w16cid:commentId w16cid:paraId="0CFC67C3" w16cid:durableId="7B988C9C"/>
  <w16cid:commentId w16cid:paraId="7E2DF599" w16cid:durableId="2A5CE093"/>
  <w16cid:commentId w16cid:paraId="67CD6AA3" w16cid:durableId="1AE2C48D"/>
  <w16cid:commentId w16cid:paraId="507A18C0" w16cid:durableId="252E4763"/>
  <w16cid:commentId w16cid:paraId="0C959ADE" w16cid:durableId="30F592C0"/>
  <w16cid:commentId w16cid:paraId="37105109" w16cid:durableId="1FE09000"/>
  <w16cid:commentId w16cid:paraId="4316EBEC" w16cid:durableId="1B807214"/>
  <w16cid:commentId w16cid:paraId="6C418683" w16cid:durableId="5C971BC8"/>
  <w16cid:commentId w16cid:paraId="13B39213" w16cid:durableId="09296A99"/>
  <w16cid:commentId w16cid:paraId="421DE3AA" w16cid:durableId="6978F3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0D40A" w14:textId="77777777" w:rsidR="00965F2F" w:rsidRDefault="00965F2F" w:rsidP="00822981">
      <w:r>
        <w:separator/>
      </w:r>
    </w:p>
  </w:endnote>
  <w:endnote w:type="continuationSeparator" w:id="0">
    <w:p w14:paraId="56A8D269" w14:textId="77777777" w:rsidR="00965F2F" w:rsidRDefault="00965F2F" w:rsidP="00822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uxton Sketch">
    <w:charset w:val="00"/>
    <w:family w:val="script"/>
    <w:pitch w:val="variable"/>
    <w:sig w:usb0="A00002AF" w:usb1="400020D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B60A" w14:textId="77777777" w:rsidR="006436A4" w:rsidRDefault="006436A4" w:rsidP="0086170D">
    <w:pPr>
      <w:pStyle w:val="Footer"/>
      <w:tabs>
        <w:tab w:val="clear" w:pos="9406"/>
        <w:tab w:val="right" w:pos="10348"/>
      </w:tabs>
      <w:ind w:left="-709" w:right="-5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5A2AD" w14:textId="2A7E2E99"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63360" behindDoc="0" locked="0" layoutInCell="1" allowOverlap="1" wp14:anchorId="6329B45B" wp14:editId="51F8EC49">
          <wp:simplePos x="0" y="0"/>
          <wp:positionH relativeFrom="page">
            <wp:posOffset>280670</wp:posOffset>
          </wp:positionH>
          <wp:positionV relativeFrom="paragraph">
            <wp:posOffset>66040</wp:posOffset>
          </wp:positionV>
          <wp:extent cx="720090" cy="165735"/>
          <wp:effectExtent l="0" t="0" r="3810" b="5715"/>
          <wp:wrapNone/>
          <wp:docPr id="1848125410" name="Picture 184812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711812" w:rsidRPr="00711812">
      <w:rPr>
        <w:bCs/>
        <w:i w:val="0"/>
        <w:szCs w:val="14"/>
      </w:rPr>
      <w:t>Addendum II -  Cryoplant Technical Requirements</w:t>
    </w:r>
    <w:r>
      <w:rPr>
        <w:b/>
        <w:i w:val="0"/>
        <w:szCs w:val="14"/>
      </w:rPr>
      <w:fldChar w:fldCharType="end"/>
    </w:r>
    <w:r w:rsidRPr="002B7E40">
      <w:rPr>
        <w:b/>
        <w:i w:val="0"/>
        <w:sz w:val="12"/>
        <w:szCs w:val="14"/>
      </w:rPr>
      <w:tab/>
    </w:r>
    <w:r w:rsidRPr="002B7E40">
      <w:rPr>
        <w:b/>
        <w:i w:val="0"/>
        <w:szCs w:val="14"/>
      </w:rPr>
      <w:t xml:space="preserve">p. </w:t>
    </w:r>
    <w:r>
      <w:rPr>
        <w:b/>
        <w:i w:val="0"/>
        <w:szCs w:val="14"/>
      </w:rPr>
      <w:fldChar w:fldCharType="begin"/>
    </w:r>
    <w:r w:rsidRPr="002B7E40">
      <w:rPr>
        <w:b/>
        <w:i w:val="0"/>
        <w:szCs w:val="14"/>
      </w:rPr>
      <w:instrText xml:space="preserve"> PAGE   \* CHARFORMAT </w:instrText>
    </w:r>
    <w:r>
      <w:rPr>
        <w:b/>
        <w:i w:val="0"/>
        <w:szCs w:val="14"/>
      </w:rPr>
      <w:fldChar w:fldCharType="separate"/>
    </w:r>
    <w:r>
      <w:rPr>
        <w:b/>
        <w:i w:val="0"/>
        <w:noProof/>
        <w:szCs w:val="14"/>
      </w:rPr>
      <w:t>1</w:t>
    </w:r>
    <w:r>
      <w:rPr>
        <w:b/>
        <w:i w:val="0"/>
        <w:szCs w:val="14"/>
      </w:rPr>
      <w:fldChar w:fldCharType="end"/>
    </w:r>
    <w:r>
      <w:rPr>
        <w:b/>
        <w:i w:val="0"/>
        <w:szCs w:val="14"/>
      </w:rPr>
      <w:t xml:space="preserve"> / </w:t>
    </w:r>
    <w:r>
      <w:rPr>
        <w:b/>
        <w:i w:val="0"/>
        <w:szCs w:val="14"/>
      </w:rPr>
      <w:fldChar w:fldCharType="begin"/>
    </w:r>
    <w:r>
      <w:rPr>
        <w:b/>
        <w:i w:val="0"/>
        <w:szCs w:val="14"/>
      </w:rPr>
      <w:instrText xml:space="preserve"> NUMPAGES  \* Arabic  \* CHARFORMAT </w:instrText>
    </w:r>
    <w:r>
      <w:rPr>
        <w:b/>
        <w:i w:val="0"/>
        <w:szCs w:val="14"/>
      </w:rPr>
      <w:fldChar w:fldCharType="separate"/>
    </w:r>
    <w:r>
      <w:rPr>
        <w:b/>
        <w:i w:val="0"/>
        <w:noProof/>
        <w:szCs w:val="14"/>
      </w:rPr>
      <w:t>1</w:t>
    </w:r>
    <w:r>
      <w:rPr>
        <w:b/>
        <w:i w:val="0"/>
        <w:noProof/>
        <w:szCs w:val="14"/>
      </w:rPr>
      <w:fldChar w:fldCharType="end"/>
    </w:r>
  </w:p>
  <w:p w14:paraId="284E92D4" w14:textId="68D03E78"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711812">
      <w:rPr>
        <w:i w:val="0"/>
        <w:sz w:val="12"/>
        <w:szCs w:val="14"/>
      </w:rPr>
      <w:t>SCK CEN/90508872</w:t>
    </w:r>
    <w:r>
      <w:rPr>
        <w:i w:val="0"/>
        <w:sz w:val="12"/>
        <w:szCs w:val="14"/>
      </w:rPr>
      <w:fldChar w:fldCharType="end"/>
    </w:r>
    <w:r>
      <w:rPr>
        <w:i w:val="0"/>
        <w:sz w:val="12"/>
        <w:szCs w:val="14"/>
      </w:rPr>
      <w:tab/>
      <w:t xml:space="preserve">ISC: </w:t>
    </w:r>
    <w:r>
      <w:rPr>
        <w:i w:val="0"/>
        <w:sz w:val="12"/>
        <w:szCs w:val="14"/>
      </w:rPr>
      <w:fldChar w:fldCharType="begin"/>
    </w:r>
    <w:r>
      <w:rPr>
        <w:i w:val="0"/>
        <w:sz w:val="12"/>
        <w:szCs w:val="14"/>
      </w:rPr>
      <w:instrText xml:space="preserve"> DOCPROPERTY  "Common Attributes_Information Security Classification"  \* CHARFORMAT </w:instrText>
    </w:r>
    <w:r>
      <w:rPr>
        <w:i w:val="0"/>
        <w:sz w:val="12"/>
        <w:szCs w:val="14"/>
      </w:rPr>
      <w:fldChar w:fldCharType="separate"/>
    </w:r>
    <w:r w:rsidR="00711812">
      <w:rPr>
        <w:i w:val="0"/>
        <w:sz w:val="12"/>
        <w:szCs w:val="14"/>
      </w:rPr>
      <w:t>Restricted</w:t>
    </w:r>
    <w:r>
      <w:rPr>
        <w:i w:val="0"/>
        <w:sz w:val="12"/>
        <w:szCs w:val="14"/>
      </w:rPr>
      <w:fldChar w:fldCharType="end"/>
    </w:r>
  </w:p>
  <w:p w14:paraId="69638988" w14:textId="79B9F9AB"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iCs/>
        <w:sz w:val="12"/>
        <w:szCs w:val="14"/>
      </w:rPr>
    </w:pPr>
    <w:r>
      <w:rPr>
        <w:i w:val="0"/>
        <w:sz w:val="12"/>
        <w:szCs w:val="14"/>
      </w:rPr>
      <w:fldChar w:fldCharType="begin"/>
    </w:r>
    <w:r>
      <w:rPr>
        <w:i w:val="0"/>
        <w:iCs/>
        <w:sz w:val="12"/>
        <w:szCs w:val="14"/>
      </w:rPr>
      <w:instrText xml:space="preserve"> DOCPROPERTY  "Common Attributes_Alternative Reference"  \* </w:instrText>
    </w:r>
    <w:r>
      <w:rPr>
        <w:i w:val="0"/>
        <w:sz w:val="12"/>
        <w:szCs w:val="14"/>
      </w:rPr>
      <w:instrText>CHARFORMAT</w:instrText>
    </w:r>
    <w:r>
      <w:rPr>
        <w:i w:val="0"/>
        <w:iCs/>
        <w:sz w:val="12"/>
        <w:szCs w:val="14"/>
      </w:rPr>
      <w:instrText xml:space="preserve"> </w:instrText>
    </w:r>
    <w:r>
      <w:rPr>
        <w:i w:val="0"/>
        <w:sz w:val="12"/>
        <w:szCs w:val="14"/>
      </w:rPr>
      <w:fldChar w:fldCharType="separate"/>
    </w:r>
    <w:r w:rsidR="00711812">
      <w:rPr>
        <w:i w:val="0"/>
        <w:iCs/>
        <w:sz w:val="12"/>
        <w:szCs w:val="14"/>
      </w:rPr>
      <w:t xml:space="preserve"> </w:t>
    </w:r>
    <w:r>
      <w:rPr>
        <w:i w:val="0"/>
        <w:sz w:val="12"/>
        <w:szCs w:val="14"/>
      </w:rPr>
      <w:fldChar w:fldCharType="end"/>
    </w:r>
    <w:r>
      <w:rPr>
        <w:i w:val="0"/>
        <w:iCs/>
        <w:sz w:val="12"/>
        <w:szCs w:val="14"/>
      </w:rPr>
      <w:tab/>
      <w:t xml:space="preserve">last saved on </w:t>
    </w:r>
    <w:r>
      <w:rPr>
        <w:i w:val="0"/>
        <w:iCs/>
        <w:sz w:val="12"/>
        <w:szCs w:val="14"/>
      </w:rPr>
      <w:fldChar w:fldCharType="begin"/>
    </w:r>
    <w:r>
      <w:rPr>
        <w:i w:val="0"/>
        <w:iCs/>
        <w:sz w:val="12"/>
        <w:szCs w:val="14"/>
      </w:rPr>
      <w:instrText xml:space="preserve"> SAVEDATE  \@ "d-MM-yy"  \* MERGEFORMAT </w:instrText>
    </w:r>
    <w:r>
      <w:rPr>
        <w:i w:val="0"/>
        <w:iCs/>
        <w:sz w:val="12"/>
        <w:szCs w:val="14"/>
      </w:rPr>
      <w:fldChar w:fldCharType="separate"/>
    </w:r>
    <w:r w:rsidR="00147676">
      <w:rPr>
        <w:i w:val="0"/>
        <w:iCs/>
        <w:noProof/>
        <w:sz w:val="12"/>
        <w:szCs w:val="14"/>
      </w:rPr>
      <w:t>18-05-25</w:t>
    </w:r>
    <w:r>
      <w:rPr>
        <w:i w:val="0"/>
        <w:iCs/>
        <w:sz w:val="12"/>
        <w:szCs w:val="14"/>
      </w:rPr>
      <w:fldChar w:fldCharType="end"/>
    </w:r>
  </w:p>
  <w:p w14:paraId="2AA0214A" w14:textId="58FC3718"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5C29E986"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3B58" w14:textId="3B8516B3"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"GEHEIM - NUC / SECRET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"VERTROUWELIJK - NUC / CONFIDENTIEL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"BEPERKTE VERSPREIDING - NUC / DIFFUSION RESTREINTE - NUC"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Pr>
        <w:color w:val="FF0000"/>
        <w:sz w:val="12"/>
        <w:szCs w:val="12"/>
      </w:rPr>
      <w:t xml:space="preserve"> </w:t>
    </w:r>
    <w:r w:rsidRPr="00E454D4">
      <w:rPr>
        <w:color w:val="FF0000"/>
        <w:sz w:val="12"/>
        <w:szCs w:val="12"/>
      </w:rPr>
      <w:t xml:space="preserve"> </w: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  (Wet van 15 april 1994 / Loi du 15 avril 1994) "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"(Wet van 15 april 1994 / Loi du 15 avril 1994)"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"(Wet van 15 april 1994 / Loi du 15 avril 1994)"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0409A2">
      <w:t xml:space="preserve"> </w:t>
    </w:r>
  </w:p>
  <w:p w14:paraId="36A55B0B" w14:textId="77777777"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5FB4C" w14:textId="3E960AC8"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69504" behindDoc="0" locked="0" layoutInCell="1" allowOverlap="1" wp14:anchorId="0F972019" wp14:editId="33B70D9D">
          <wp:simplePos x="0" y="0"/>
          <wp:positionH relativeFrom="page">
            <wp:posOffset>280670</wp:posOffset>
          </wp:positionH>
          <wp:positionV relativeFrom="paragraph">
            <wp:posOffset>66040</wp:posOffset>
          </wp:positionV>
          <wp:extent cx="720090" cy="165735"/>
          <wp:effectExtent l="0" t="0" r="3810" b="5715"/>
          <wp:wrapNone/>
          <wp:docPr id="1889451036" name="Picture 18894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711812" w:rsidRPr="00711812">
      <w:rPr>
        <w:bCs/>
        <w:i w:val="0"/>
        <w:szCs w:val="14"/>
      </w:rPr>
      <w:t>Addendum II -  Cryoplant Technical Requirements</w:t>
    </w:r>
    <w:r>
      <w:rPr>
        <w:b/>
        <w:i w:val="0"/>
        <w:szCs w:val="14"/>
      </w:rPr>
      <w:fldChar w:fldCharType="end"/>
    </w:r>
    <w:r w:rsidRPr="002B7E40">
      <w:rPr>
        <w:b/>
        <w:i w:val="0"/>
        <w:sz w:val="12"/>
        <w:szCs w:val="14"/>
      </w:rPr>
      <w:tab/>
    </w:r>
    <w:r>
      <w:rPr>
        <w:b/>
        <w:i w:val="0"/>
        <w:sz w:val="12"/>
        <w:szCs w:val="14"/>
      </w:rPr>
      <w:fldChar w:fldCharType="begin"/>
    </w:r>
    <w:r>
      <w:rPr>
        <w:b/>
        <w:i w:val="0"/>
        <w:sz w:val="12"/>
        <w:szCs w:val="14"/>
      </w:rPr>
      <w:instrText xml:space="preserve"> PAGE  \* roman  \* MERGEFORMAT </w:instrText>
    </w:r>
    <w:r>
      <w:rPr>
        <w:b/>
        <w:i w:val="0"/>
        <w:sz w:val="12"/>
        <w:szCs w:val="14"/>
      </w:rPr>
      <w:fldChar w:fldCharType="separate"/>
    </w:r>
    <w:r w:rsidR="00023BC2">
      <w:rPr>
        <w:b/>
        <w:i w:val="0"/>
        <w:noProof/>
        <w:sz w:val="12"/>
        <w:szCs w:val="14"/>
      </w:rPr>
      <w:t>vi</w:t>
    </w:r>
    <w:r>
      <w:rPr>
        <w:b/>
        <w:i w:val="0"/>
        <w:sz w:val="12"/>
        <w:szCs w:val="14"/>
      </w:rPr>
      <w:fldChar w:fldCharType="end"/>
    </w:r>
  </w:p>
  <w:p w14:paraId="5C361CCA" w14:textId="31D3CE4A" w:rsidR="006436A4" w:rsidRDefault="006436A4" w:rsidP="001A691B">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iCs/>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711812">
      <w:rPr>
        <w:i w:val="0"/>
        <w:sz w:val="12"/>
        <w:szCs w:val="14"/>
      </w:rPr>
      <w:t>SCK CEN/90508872</w:t>
    </w:r>
    <w:r>
      <w:rPr>
        <w:i w:val="0"/>
        <w:sz w:val="12"/>
        <w:szCs w:val="14"/>
      </w:rPr>
      <w:fldChar w:fldCharType="end"/>
    </w:r>
    <w:r>
      <w:rPr>
        <w:i w:val="0"/>
        <w:sz w:val="12"/>
        <w:szCs w:val="14"/>
      </w:rPr>
      <w:tab/>
    </w:r>
  </w:p>
  <w:p w14:paraId="22FB6393" w14:textId="23648C5B"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2127D15A"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35234" w14:textId="765E2D5E"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71552" behindDoc="0" locked="0" layoutInCell="1" allowOverlap="1" wp14:anchorId="06AD491A" wp14:editId="40DA19BA">
          <wp:simplePos x="0" y="0"/>
          <wp:positionH relativeFrom="page">
            <wp:posOffset>280670</wp:posOffset>
          </wp:positionH>
          <wp:positionV relativeFrom="paragraph">
            <wp:posOffset>66040</wp:posOffset>
          </wp:positionV>
          <wp:extent cx="720090" cy="165735"/>
          <wp:effectExtent l="0" t="0" r="3810" b="5715"/>
          <wp:wrapNone/>
          <wp:docPr id="1416069727" name="Picture 141606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711812" w:rsidRPr="00711812">
      <w:rPr>
        <w:bCs/>
        <w:i w:val="0"/>
        <w:szCs w:val="14"/>
      </w:rPr>
      <w:t>Addendum II -  Cryoplant Technical Requirements</w:t>
    </w:r>
    <w:r>
      <w:rPr>
        <w:b/>
        <w:i w:val="0"/>
        <w:szCs w:val="14"/>
      </w:rPr>
      <w:fldChar w:fldCharType="end"/>
    </w:r>
    <w:r w:rsidRPr="002B7E40">
      <w:rPr>
        <w:b/>
        <w:i w:val="0"/>
        <w:sz w:val="12"/>
        <w:szCs w:val="14"/>
      </w:rPr>
      <w:tab/>
    </w:r>
    <w:r w:rsidRPr="002B7E40">
      <w:rPr>
        <w:b/>
        <w:i w:val="0"/>
        <w:szCs w:val="14"/>
      </w:rPr>
      <w:t xml:space="preserve">p. </w:t>
    </w:r>
    <w:r>
      <w:rPr>
        <w:b/>
        <w:i w:val="0"/>
        <w:szCs w:val="14"/>
      </w:rPr>
      <w:fldChar w:fldCharType="begin"/>
    </w:r>
    <w:r w:rsidRPr="002B7E40">
      <w:rPr>
        <w:b/>
        <w:i w:val="0"/>
        <w:szCs w:val="14"/>
      </w:rPr>
      <w:instrText xml:space="preserve"> PAGE   \* CHARFORMAT </w:instrText>
    </w:r>
    <w:r>
      <w:rPr>
        <w:b/>
        <w:i w:val="0"/>
        <w:szCs w:val="14"/>
      </w:rPr>
      <w:fldChar w:fldCharType="separate"/>
    </w:r>
    <w:r w:rsidR="0027611E">
      <w:rPr>
        <w:b/>
        <w:i w:val="0"/>
        <w:noProof/>
        <w:szCs w:val="14"/>
      </w:rPr>
      <w:t>50</w:t>
    </w:r>
    <w:r>
      <w:rPr>
        <w:b/>
        <w:i w:val="0"/>
        <w:szCs w:val="14"/>
      </w:rPr>
      <w:fldChar w:fldCharType="end"/>
    </w:r>
    <w:r>
      <w:rPr>
        <w:b/>
        <w:i w:val="0"/>
        <w:szCs w:val="14"/>
      </w:rPr>
      <w:t xml:space="preserve"> / </w:t>
    </w:r>
    <w:r>
      <w:rPr>
        <w:b/>
        <w:i w:val="0"/>
        <w:szCs w:val="14"/>
      </w:rPr>
      <w:fldChar w:fldCharType="begin"/>
    </w:r>
    <w:r>
      <w:rPr>
        <w:b/>
        <w:i w:val="0"/>
        <w:szCs w:val="14"/>
      </w:rPr>
      <w:instrText xml:space="preserve"> NUMPAGES  \* Arabic  \* CHARFORMAT </w:instrText>
    </w:r>
    <w:r>
      <w:rPr>
        <w:b/>
        <w:i w:val="0"/>
        <w:szCs w:val="14"/>
      </w:rPr>
      <w:fldChar w:fldCharType="separate"/>
    </w:r>
    <w:r w:rsidR="0027611E">
      <w:rPr>
        <w:b/>
        <w:i w:val="0"/>
        <w:noProof/>
        <w:szCs w:val="14"/>
      </w:rPr>
      <w:t>117</w:t>
    </w:r>
    <w:r>
      <w:rPr>
        <w:b/>
        <w:i w:val="0"/>
        <w:noProof/>
        <w:szCs w:val="14"/>
      </w:rPr>
      <w:fldChar w:fldCharType="end"/>
    </w:r>
  </w:p>
  <w:p w14:paraId="4035897B" w14:textId="717132A9"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711812">
      <w:rPr>
        <w:i w:val="0"/>
        <w:sz w:val="12"/>
        <w:szCs w:val="14"/>
      </w:rPr>
      <w:t>SCK CEN/90508872</w:t>
    </w:r>
    <w:r>
      <w:rPr>
        <w:i w:val="0"/>
        <w:sz w:val="12"/>
        <w:szCs w:val="14"/>
      </w:rPr>
      <w:fldChar w:fldCharType="end"/>
    </w:r>
    <w:r>
      <w:rPr>
        <w:i w:val="0"/>
        <w:sz w:val="12"/>
        <w:szCs w:val="14"/>
      </w:rPr>
      <w:tab/>
      <w:t xml:space="preserve">ISC: </w:t>
    </w:r>
    <w:r>
      <w:rPr>
        <w:i w:val="0"/>
        <w:sz w:val="12"/>
        <w:szCs w:val="14"/>
      </w:rPr>
      <w:fldChar w:fldCharType="begin"/>
    </w:r>
    <w:r>
      <w:rPr>
        <w:i w:val="0"/>
        <w:sz w:val="12"/>
        <w:szCs w:val="14"/>
      </w:rPr>
      <w:instrText xml:space="preserve"> DOCPROPERTY  "Common Attributes_Information Security Classification"  \* CHARFORMAT </w:instrText>
    </w:r>
    <w:r>
      <w:rPr>
        <w:i w:val="0"/>
        <w:sz w:val="12"/>
        <w:szCs w:val="14"/>
      </w:rPr>
      <w:fldChar w:fldCharType="separate"/>
    </w:r>
    <w:r w:rsidR="00711812">
      <w:rPr>
        <w:i w:val="0"/>
        <w:sz w:val="12"/>
        <w:szCs w:val="14"/>
      </w:rPr>
      <w:t>Restricted</w:t>
    </w:r>
    <w:r>
      <w:rPr>
        <w:i w:val="0"/>
        <w:sz w:val="12"/>
        <w:szCs w:val="14"/>
      </w:rPr>
      <w:fldChar w:fldCharType="end"/>
    </w:r>
  </w:p>
  <w:p w14:paraId="60E7FF6F" w14:textId="60A1CAFC" w:rsidR="006436A4" w:rsidRDefault="006436A4" w:rsidP="00696A0D">
    <w:pPr>
      <w:pStyle w:val="AlexandriaFooter"/>
      <w:pBdr>
        <w:top w:val="none" w:sz="0" w:space="0" w:color="auto"/>
        <w:left w:val="single" w:sz="4" w:space="4" w:color="auto"/>
        <w:right w:val="single" w:sz="4" w:space="4" w:color="auto"/>
      </w:pBdr>
      <w:tabs>
        <w:tab w:val="clear" w:pos="4536"/>
        <w:tab w:val="clear" w:pos="9072"/>
        <w:tab w:val="left" w:pos="2370"/>
        <w:tab w:val="right" w:pos="15168"/>
      </w:tabs>
      <w:ind w:left="907" w:right="-510"/>
      <w:rPr>
        <w:i w:val="0"/>
        <w:iCs/>
        <w:sz w:val="12"/>
        <w:szCs w:val="14"/>
      </w:rPr>
    </w:pPr>
    <w:r>
      <w:rPr>
        <w:i w:val="0"/>
        <w:sz w:val="12"/>
        <w:szCs w:val="14"/>
      </w:rPr>
      <w:fldChar w:fldCharType="begin"/>
    </w:r>
    <w:r>
      <w:rPr>
        <w:i w:val="0"/>
        <w:iCs/>
        <w:sz w:val="12"/>
        <w:szCs w:val="14"/>
      </w:rPr>
      <w:instrText xml:space="preserve"> DOCPROPERTY  "Common Attributes_Alternative Reference"  \* </w:instrText>
    </w:r>
    <w:r>
      <w:rPr>
        <w:i w:val="0"/>
        <w:sz w:val="12"/>
        <w:szCs w:val="14"/>
      </w:rPr>
      <w:instrText>CHARFORMAT</w:instrText>
    </w:r>
    <w:r>
      <w:rPr>
        <w:i w:val="0"/>
        <w:iCs/>
        <w:sz w:val="12"/>
        <w:szCs w:val="14"/>
      </w:rPr>
      <w:instrText xml:space="preserve"> </w:instrText>
    </w:r>
    <w:r>
      <w:rPr>
        <w:i w:val="0"/>
        <w:sz w:val="12"/>
        <w:szCs w:val="14"/>
      </w:rPr>
      <w:fldChar w:fldCharType="separate"/>
    </w:r>
    <w:r w:rsidR="00711812">
      <w:rPr>
        <w:i w:val="0"/>
        <w:iCs/>
        <w:sz w:val="12"/>
        <w:szCs w:val="14"/>
      </w:rPr>
      <w:t xml:space="preserve"> </w:t>
    </w:r>
    <w:r>
      <w:rPr>
        <w:i w:val="0"/>
        <w:sz w:val="12"/>
        <w:szCs w:val="14"/>
      </w:rPr>
      <w:fldChar w:fldCharType="end"/>
    </w:r>
    <w:r>
      <w:rPr>
        <w:i w:val="0"/>
        <w:iCs/>
        <w:sz w:val="12"/>
        <w:szCs w:val="14"/>
      </w:rPr>
      <w:tab/>
    </w:r>
    <w:r>
      <w:rPr>
        <w:i w:val="0"/>
        <w:iCs/>
        <w:sz w:val="12"/>
        <w:szCs w:val="14"/>
      </w:rPr>
      <w:tab/>
      <w:t xml:space="preserve">last saved on </w:t>
    </w:r>
    <w:r>
      <w:rPr>
        <w:i w:val="0"/>
        <w:iCs/>
        <w:sz w:val="12"/>
        <w:szCs w:val="14"/>
      </w:rPr>
      <w:fldChar w:fldCharType="begin"/>
    </w:r>
    <w:r>
      <w:rPr>
        <w:i w:val="0"/>
        <w:iCs/>
        <w:sz w:val="12"/>
        <w:szCs w:val="14"/>
      </w:rPr>
      <w:instrText xml:space="preserve"> SAVEDATE  \@ "d-MM-yy"  \* MERGEFORMAT </w:instrText>
    </w:r>
    <w:r>
      <w:rPr>
        <w:i w:val="0"/>
        <w:iCs/>
        <w:sz w:val="12"/>
        <w:szCs w:val="14"/>
      </w:rPr>
      <w:fldChar w:fldCharType="separate"/>
    </w:r>
    <w:r w:rsidR="00147676">
      <w:rPr>
        <w:i w:val="0"/>
        <w:iCs/>
        <w:noProof/>
        <w:sz w:val="12"/>
        <w:szCs w:val="14"/>
      </w:rPr>
      <w:t>18-05-25</w:t>
    </w:r>
    <w:r>
      <w:rPr>
        <w:i w:val="0"/>
        <w:iCs/>
        <w:sz w:val="12"/>
        <w:szCs w:val="14"/>
      </w:rPr>
      <w:fldChar w:fldCharType="end"/>
    </w:r>
  </w:p>
  <w:p w14:paraId="3F3F37AA" w14:textId="67044036"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711812">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774755A3"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77477" w14:textId="5AA4A910"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"GEHEIM - NUC / SECRET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"VERTROUWELIJK - NUC / CONFIDENTIEL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"BEPERKTE VERSPREIDING - NUC / DIFFUSION RESTREINTE - NUC"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Pr>
        <w:color w:val="FF0000"/>
        <w:sz w:val="12"/>
        <w:szCs w:val="12"/>
      </w:rPr>
      <w:t xml:space="preserve"> </w:t>
    </w:r>
    <w:r w:rsidRPr="00E454D4">
      <w:rPr>
        <w:color w:val="FF0000"/>
        <w:sz w:val="12"/>
        <w:szCs w:val="12"/>
      </w:rPr>
      <w:t xml:space="preserve"> </w: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  (Wet van 15 april 1994 / Loi du 15 avril 1994) "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"(Wet van 15 april 1994 / Loi du 15 avril 1994)"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711812">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"(Wet van 15 april 1994 / Loi du 15 avril 1994)" </w:instrText>
    </w:r>
    <w:r w:rsidR="00147676">
      <w:rPr>
        <w:color w:val="FF0000"/>
        <w:sz w:val="12"/>
        <w:szCs w:val="12"/>
      </w:rPr>
      <w:fldChar w:fldCharType="separate"/>
    </w:r>
    <w:r w:rsidRPr="00E454D4">
      <w:rPr>
        <w:color w:val="FF0000"/>
        <w:sz w:val="12"/>
        <w:szCs w:val="12"/>
      </w:rPr>
      <w:fldChar w:fldCharType="end"/>
    </w:r>
    <w:r w:rsidRPr="00E454D4">
      <w:rPr>
        <w:color w:val="FF0000"/>
        <w:sz w:val="12"/>
        <w:szCs w:val="12"/>
      </w:rPr>
      <w:instrText xml:space="preserve"> </w:instrText>
    </w:r>
    <w:r w:rsidR="00147676">
      <w:rPr>
        <w:color w:val="FF0000"/>
        <w:sz w:val="12"/>
        <w:szCs w:val="12"/>
      </w:rPr>
      <w:fldChar w:fldCharType="separate"/>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0409A2">
      <w:t xml:space="preserve"> </w:t>
    </w:r>
  </w:p>
  <w:p w14:paraId="7D2BCBB9" w14:textId="77777777"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C284" w14:textId="77777777" w:rsidR="00965F2F" w:rsidRDefault="00965F2F" w:rsidP="00822981">
      <w:r>
        <w:separator/>
      </w:r>
    </w:p>
  </w:footnote>
  <w:footnote w:type="continuationSeparator" w:id="0">
    <w:p w14:paraId="3ADBA8ED" w14:textId="77777777" w:rsidR="00965F2F" w:rsidRDefault="00965F2F" w:rsidP="00822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975A" w14:textId="77777777" w:rsidR="00544B99" w:rsidRDefault="00544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883AC" w14:textId="77777777" w:rsidR="00544B99" w:rsidRDefault="00544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1975"/>
      <w:gridCol w:w="5243"/>
    </w:tblGrid>
    <w:tr w:rsidR="006436A4" w:rsidRPr="00F979EB" w14:paraId="0F6AE0A8" w14:textId="77777777" w:rsidTr="002B6EDD">
      <w:tc>
        <w:tcPr>
          <w:tcW w:w="2136" w:type="dxa"/>
        </w:tcPr>
        <w:p w14:paraId="56006B24" w14:textId="77777777" w:rsidR="006436A4" w:rsidRPr="00F979EB" w:rsidRDefault="006436A4" w:rsidP="00193007">
          <w:pPr>
            <w:pStyle w:val="Header"/>
          </w:pPr>
          <w:r>
            <w:rPr>
              <w:noProof/>
              <w:lang w:val="en-US"/>
            </w:rPr>
            <w:drawing>
              <wp:anchor distT="0" distB="0" distL="114300" distR="114300" simplePos="0" relativeHeight="251667456" behindDoc="0" locked="0" layoutInCell="1" allowOverlap="1" wp14:anchorId="12393E43" wp14:editId="391650C7">
                <wp:simplePos x="0" y="0"/>
                <wp:positionH relativeFrom="page">
                  <wp:posOffset>69215</wp:posOffset>
                </wp:positionH>
                <wp:positionV relativeFrom="page">
                  <wp:posOffset>96520</wp:posOffset>
                </wp:positionV>
                <wp:extent cx="1473200" cy="413863"/>
                <wp:effectExtent l="0" t="0" r="0" b="0"/>
                <wp:wrapNone/>
                <wp:docPr id="389893624" name="Picture 38989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rotWithShape="1">
                        <a:blip r:embed="rId1">
                          <a:extLst>
                            <a:ext uri="{28A0092B-C50C-407E-A947-70E740481C1C}">
                              <a14:useLocalDpi xmlns:a14="http://schemas.microsoft.com/office/drawing/2010/main" val="0"/>
                            </a:ext>
                          </a:extLst>
                        </a:blip>
                        <a:srcRect l="6751" t="16040" r="6789"/>
                        <a:stretch/>
                      </pic:blipFill>
                      <pic:spPr bwMode="auto">
                        <a:xfrm>
                          <a:off x="0" y="0"/>
                          <a:ext cx="1473200" cy="4138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75" w:type="dxa"/>
        </w:tcPr>
        <w:p w14:paraId="691B1FCA" w14:textId="77777777" w:rsidR="006436A4" w:rsidRPr="00F979EB" w:rsidRDefault="006436A4" w:rsidP="00193007">
          <w:pPr>
            <w:pStyle w:val="Header"/>
            <w:jc w:val="right"/>
          </w:pPr>
        </w:p>
      </w:tc>
      <w:tc>
        <w:tcPr>
          <w:tcW w:w="5243" w:type="dxa"/>
        </w:tcPr>
        <w:p w14:paraId="509F6ECF" w14:textId="77777777" w:rsidR="006436A4" w:rsidRPr="00F979EB" w:rsidRDefault="006436A4" w:rsidP="00193007">
          <w:pPr>
            <w:pStyle w:val="Header"/>
            <w:jc w:val="right"/>
          </w:pPr>
          <w:r>
            <w:rPr>
              <w:noProof/>
              <w:lang w:val="en-US"/>
            </w:rPr>
            <w:drawing>
              <wp:inline distT="0" distB="0" distL="0" distR="0" wp14:anchorId="2825C43A" wp14:editId="4BE5A80E">
                <wp:extent cx="2057400" cy="1543050"/>
                <wp:effectExtent l="0" t="0" r="0" b="0"/>
                <wp:docPr id="753073379" name="Picture 753073379" descr="A logo with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circles and dots&#10;&#10;Description automatically generated with medium confidenc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062361" cy="1546771"/>
                        </a:xfrm>
                        <a:prstGeom prst="rect">
                          <a:avLst/>
                        </a:prstGeom>
                      </pic:spPr>
                    </pic:pic>
                  </a:graphicData>
                </a:graphic>
              </wp:inline>
            </w:drawing>
          </w:r>
        </w:p>
      </w:tc>
    </w:tr>
  </w:tbl>
  <w:p w14:paraId="2E841712" w14:textId="77777777" w:rsidR="006436A4" w:rsidRPr="00F979EB" w:rsidRDefault="006436A4" w:rsidP="00FB7056">
    <w:pPr>
      <w:pStyle w:val="Header"/>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6BD9F" w14:textId="77777777" w:rsidR="006436A4" w:rsidRPr="00F979EB" w:rsidRDefault="006436A4" w:rsidP="00FB7056">
    <w:pPr>
      <w:pStyle w:val="Head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7B98"/>
    <w:multiLevelType w:val="multilevel"/>
    <w:tmpl w:val="9F0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86C9B"/>
    <w:multiLevelType w:val="hybridMultilevel"/>
    <w:tmpl w:val="C6E6F538"/>
    <w:lvl w:ilvl="0" w:tplc="3E50EFBC">
      <w:start w:val="1"/>
      <w:numFmt w:val="bullet"/>
      <w:lvlText w:val=""/>
      <w:lvlJc w:val="left"/>
      <w:pPr>
        <w:ind w:left="720" w:hanging="360"/>
      </w:pPr>
      <w:rPr>
        <w:rFonts w:ascii="Symbol" w:hAnsi="Symbol" w:hint="default"/>
        <w:color w:val="000000" w:themeColor="text1"/>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06562C"/>
    <w:multiLevelType w:val="hybridMultilevel"/>
    <w:tmpl w:val="21FAD1E2"/>
    <w:lvl w:ilvl="0" w:tplc="537405F0">
      <w:start w:val="1"/>
      <w:numFmt w:val="decimal"/>
      <w:lvlText w:val="%1)"/>
      <w:lvlJc w:val="left"/>
      <w:pPr>
        <w:ind w:left="1020" w:hanging="360"/>
      </w:pPr>
    </w:lvl>
    <w:lvl w:ilvl="1" w:tplc="242C106C">
      <w:start w:val="1"/>
      <w:numFmt w:val="decimal"/>
      <w:lvlText w:val="%2)"/>
      <w:lvlJc w:val="left"/>
      <w:pPr>
        <w:ind w:left="1020" w:hanging="360"/>
      </w:pPr>
    </w:lvl>
    <w:lvl w:ilvl="2" w:tplc="6C8223AC">
      <w:start w:val="1"/>
      <w:numFmt w:val="decimal"/>
      <w:lvlText w:val="%3)"/>
      <w:lvlJc w:val="left"/>
      <w:pPr>
        <w:ind w:left="1020" w:hanging="360"/>
      </w:pPr>
    </w:lvl>
    <w:lvl w:ilvl="3" w:tplc="C98ED6B4">
      <w:start w:val="1"/>
      <w:numFmt w:val="decimal"/>
      <w:lvlText w:val="%4)"/>
      <w:lvlJc w:val="left"/>
      <w:pPr>
        <w:ind w:left="1020" w:hanging="360"/>
      </w:pPr>
    </w:lvl>
    <w:lvl w:ilvl="4" w:tplc="2EA00FF6">
      <w:start w:val="1"/>
      <w:numFmt w:val="decimal"/>
      <w:lvlText w:val="%5)"/>
      <w:lvlJc w:val="left"/>
      <w:pPr>
        <w:ind w:left="1020" w:hanging="360"/>
      </w:pPr>
    </w:lvl>
    <w:lvl w:ilvl="5" w:tplc="A726E81C">
      <w:start w:val="1"/>
      <w:numFmt w:val="decimal"/>
      <w:lvlText w:val="%6)"/>
      <w:lvlJc w:val="left"/>
      <w:pPr>
        <w:ind w:left="1020" w:hanging="360"/>
      </w:pPr>
    </w:lvl>
    <w:lvl w:ilvl="6" w:tplc="FBA8024C">
      <w:start w:val="1"/>
      <w:numFmt w:val="decimal"/>
      <w:lvlText w:val="%7)"/>
      <w:lvlJc w:val="left"/>
      <w:pPr>
        <w:ind w:left="1020" w:hanging="360"/>
      </w:pPr>
    </w:lvl>
    <w:lvl w:ilvl="7" w:tplc="93D4B320">
      <w:start w:val="1"/>
      <w:numFmt w:val="decimal"/>
      <w:lvlText w:val="%8)"/>
      <w:lvlJc w:val="left"/>
      <w:pPr>
        <w:ind w:left="1020" w:hanging="360"/>
      </w:pPr>
    </w:lvl>
    <w:lvl w:ilvl="8" w:tplc="590A6176">
      <w:start w:val="1"/>
      <w:numFmt w:val="decimal"/>
      <w:lvlText w:val="%9)"/>
      <w:lvlJc w:val="left"/>
      <w:pPr>
        <w:ind w:left="1020" w:hanging="360"/>
      </w:pPr>
    </w:lvl>
  </w:abstractNum>
  <w:abstractNum w:abstractNumId="3" w15:restartNumberingAfterBreak="0">
    <w:nsid w:val="05774D81"/>
    <w:multiLevelType w:val="multilevel"/>
    <w:tmpl w:val="74AC64CE"/>
    <w:lvl w:ilvl="0">
      <w:start w:val="15"/>
      <w:numFmt w:val="decimal"/>
      <w:pStyle w:val="ARCRYO-REQ"/>
      <w:lvlText w:val="{[%1]}"/>
      <w:lvlJc w:val="right"/>
      <w:pPr>
        <w:ind w:left="1440" w:hanging="360"/>
      </w:pPr>
      <w:rPr>
        <w:rFonts w:hint="default"/>
      </w:rPr>
    </w:lvl>
    <w:lvl w:ilvl="1">
      <w:start w:val="1"/>
      <w:numFmt w:val="none"/>
      <w:lvlText w:val="%2"/>
      <w:lvlJc w:val="left"/>
      <w:pPr>
        <w:ind w:left="1440" w:firstLine="0"/>
      </w:pPr>
      <w:rPr>
        <w:rFonts w:hint="default"/>
      </w:rPr>
    </w:lvl>
    <w:lvl w:ilvl="2">
      <w:start w:val="1"/>
      <w:numFmt w:val="bullet"/>
      <w:lvlText w:val=""/>
      <w:lvlJc w:val="left"/>
      <w:pPr>
        <w:ind w:left="2016" w:hanging="360"/>
      </w:pPr>
      <w:rPr>
        <w:rFonts w:ascii="Symbol" w:hAnsi="Symbol" w:hint="default"/>
        <w:color w:val="562873" w:themeColor="accent1"/>
      </w:rPr>
    </w:lvl>
    <w:lvl w:ilvl="3">
      <w:start w:val="1"/>
      <w:numFmt w:val="lowerRoman"/>
      <w:lvlText w:val="%4."/>
      <w:lvlJc w:val="left"/>
      <w:pPr>
        <w:ind w:left="1944" w:hanging="504"/>
      </w:pPr>
      <w:rPr>
        <w:rFonts w:hint="default"/>
      </w:rPr>
    </w:lvl>
    <w:lvl w:ilvl="4">
      <w:start w:val="1"/>
      <w:numFmt w:val="none"/>
      <w:lvlText w:val="%5"/>
      <w:lvlJc w:val="left"/>
      <w:pPr>
        <w:tabs>
          <w:tab w:val="num" w:pos="1944"/>
        </w:tabs>
        <w:ind w:left="1944" w:firstLine="0"/>
      </w:pPr>
      <w:rPr>
        <w:rFonts w:hint="default"/>
      </w:rPr>
    </w:lvl>
    <w:lvl w:ilvl="5">
      <w:start w:val="1"/>
      <w:numFmt w:val="bullet"/>
      <w:lvlText w:val=""/>
      <w:lvlJc w:val="left"/>
      <w:pPr>
        <w:ind w:left="2520" w:hanging="360"/>
      </w:pPr>
      <w:rPr>
        <w:rFonts w:ascii="Symbol" w:hAnsi="Symbol" w:hint="default"/>
        <w:color w:val="984A9C" w:themeColor="accent2"/>
      </w:rPr>
    </w:lvl>
    <w:lvl w:ilvl="6">
      <w:start w:val="1"/>
      <w:numFmt w:val="bullet"/>
      <w:lvlText w:val="▪"/>
      <w:lvlJc w:val="left"/>
      <w:pPr>
        <w:ind w:left="3384" w:hanging="504"/>
      </w:pPr>
      <w:rPr>
        <w:rFonts w:ascii="Buxton Sketch" w:hAnsi="Buxton Sketch" w:hint="default"/>
        <w:color w:val="984A9C" w:themeColor="accent2"/>
      </w:rPr>
    </w:lvl>
    <w:lvl w:ilvl="7">
      <w:start w:val="1"/>
      <w:numFmt w:val="lowerLetter"/>
      <w:lvlText w:val="%8.x"/>
      <w:lvlJc w:val="left"/>
      <w:pPr>
        <w:ind w:left="6667" w:hanging="360"/>
      </w:pPr>
      <w:rPr>
        <w:rFonts w:hint="default"/>
      </w:rPr>
    </w:lvl>
    <w:lvl w:ilvl="8">
      <w:start w:val="1"/>
      <w:numFmt w:val="lowerRoman"/>
      <w:lvlText w:val="%9.x"/>
      <w:lvlJc w:val="right"/>
      <w:pPr>
        <w:ind w:left="7387" w:hanging="180"/>
      </w:pPr>
      <w:rPr>
        <w:rFonts w:hint="default"/>
      </w:rPr>
    </w:lvl>
  </w:abstractNum>
  <w:abstractNum w:abstractNumId="4" w15:restartNumberingAfterBreak="0">
    <w:nsid w:val="06AE6129"/>
    <w:multiLevelType w:val="hybridMultilevel"/>
    <w:tmpl w:val="646AC576"/>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E60F3F"/>
    <w:multiLevelType w:val="hybridMultilevel"/>
    <w:tmpl w:val="097898A8"/>
    <w:lvl w:ilvl="0" w:tplc="84BE127C">
      <w:start w:val="1"/>
      <w:numFmt w:val="lowerRoman"/>
      <w:lvlText w:val="%1. "/>
      <w:lvlJc w:val="right"/>
      <w:pPr>
        <w:ind w:left="720" w:hanging="360"/>
      </w:pPr>
      <w:rPr>
        <w:rFonts w:hint="default"/>
        <w:cap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C6EDF"/>
    <w:multiLevelType w:val="hybridMultilevel"/>
    <w:tmpl w:val="62E0AD90"/>
    <w:lvl w:ilvl="0" w:tplc="055272CC">
      <w:start w:val="1"/>
      <w:numFmt w:val="decimal"/>
      <w:lvlText w:val="%1)"/>
      <w:lvlJc w:val="left"/>
      <w:pPr>
        <w:ind w:left="1020" w:hanging="360"/>
      </w:pPr>
    </w:lvl>
    <w:lvl w:ilvl="1" w:tplc="6FB84E8A">
      <w:start w:val="1"/>
      <w:numFmt w:val="decimal"/>
      <w:lvlText w:val="%2)"/>
      <w:lvlJc w:val="left"/>
      <w:pPr>
        <w:ind w:left="1020" w:hanging="360"/>
      </w:pPr>
    </w:lvl>
    <w:lvl w:ilvl="2" w:tplc="6E481E40">
      <w:start w:val="1"/>
      <w:numFmt w:val="decimal"/>
      <w:lvlText w:val="%3)"/>
      <w:lvlJc w:val="left"/>
      <w:pPr>
        <w:ind w:left="1020" w:hanging="360"/>
      </w:pPr>
    </w:lvl>
    <w:lvl w:ilvl="3" w:tplc="F70AC4BE">
      <w:start w:val="1"/>
      <w:numFmt w:val="decimal"/>
      <w:lvlText w:val="%4)"/>
      <w:lvlJc w:val="left"/>
      <w:pPr>
        <w:ind w:left="1020" w:hanging="360"/>
      </w:pPr>
    </w:lvl>
    <w:lvl w:ilvl="4" w:tplc="3F261ABE">
      <w:start w:val="1"/>
      <w:numFmt w:val="decimal"/>
      <w:lvlText w:val="%5)"/>
      <w:lvlJc w:val="left"/>
      <w:pPr>
        <w:ind w:left="1020" w:hanging="360"/>
      </w:pPr>
    </w:lvl>
    <w:lvl w:ilvl="5" w:tplc="398638C4">
      <w:start w:val="1"/>
      <w:numFmt w:val="decimal"/>
      <w:lvlText w:val="%6)"/>
      <w:lvlJc w:val="left"/>
      <w:pPr>
        <w:ind w:left="1020" w:hanging="360"/>
      </w:pPr>
    </w:lvl>
    <w:lvl w:ilvl="6" w:tplc="2A7E6956">
      <w:start w:val="1"/>
      <w:numFmt w:val="decimal"/>
      <w:lvlText w:val="%7)"/>
      <w:lvlJc w:val="left"/>
      <w:pPr>
        <w:ind w:left="1020" w:hanging="360"/>
      </w:pPr>
    </w:lvl>
    <w:lvl w:ilvl="7" w:tplc="79645A6E">
      <w:start w:val="1"/>
      <w:numFmt w:val="decimal"/>
      <w:lvlText w:val="%8)"/>
      <w:lvlJc w:val="left"/>
      <w:pPr>
        <w:ind w:left="1020" w:hanging="360"/>
      </w:pPr>
    </w:lvl>
    <w:lvl w:ilvl="8" w:tplc="956259A0">
      <w:start w:val="1"/>
      <w:numFmt w:val="decimal"/>
      <w:lvlText w:val="%9)"/>
      <w:lvlJc w:val="left"/>
      <w:pPr>
        <w:ind w:left="1020" w:hanging="360"/>
      </w:pPr>
    </w:lvl>
  </w:abstractNum>
  <w:abstractNum w:abstractNumId="7" w15:restartNumberingAfterBreak="0">
    <w:nsid w:val="0F0F67D9"/>
    <w:multiLevelType w:val="multilevel"/>
    <w:tmpl w:val="5F5CB200"/>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8" w15:restartNumberingAfterBreak="0">
    <w:nsid w:val="0FA26CB0"/>
    <w:multiLevelType w:val="multilevel"/>
    <w:tmpl w:val="899CC554"/>
    <w:lvl w:ilvl="0">
      <w:start w:val="1"/>
      <w:numFmt w:val="none"/>
      <w:lvlText w:val="%1"/>
      <w:lvlJc w:val="left"/>
      <w:pPr>
        <w:ind w:left="0" w:firstLine="0"/>
      </w:pPr>
      <w:rPr>
        <w:rFonts w:hint="default"/>
        <w:b w:val="0"/>
        <w:bCs w:val="0"/>
        <w:i/>
        <w:color w:val="auto"/>
      </w:r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440" w:hanging="288"/>
      </w:pPr>
      <w:rPr>
        <w:rFonts w:ascii="Buxton Sketch" w:hAnsi="Buxton Sketch" w:hint="default"/>
        <w:b w:val="0"/>
        <w:i w:val="0"/>
        <w:caps w:val="0"/>
        <w:strike w:val="0"/>
        <w:dstrike w:val="0"/>
        <w:vanish w:val="0"/>
        <w:color w:val="562873" w:themeColor="accent1"/>
        <w:sz w:val="20"/>
        <w:vertAlign w:val="baseline"/>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9" w15:restartNumberingAfterBreak="0">
    <w:nsid w:val="213C3BE8"/>
    <w:multiLevelType w:val="hybridMultilevel"/>
    <w:tmpl w:val="D6003D08"/>
    <w:lvl w:ilvl="0" w:tplc="B9B6153C">
      <w:start w:val="1"/>
      <w:numFmt w:val="decimal"/>
      <w:lvlText w:val="%1)"/>
      <w:lvlJc w:val="left"/>
      <w:pPr>
        <w:ind w:left="1020" w:hanging="360"/>
      </w:pPr>
    </w:lvl>
    <w:lvl w:ilvl="1" w:tplc="DCEE221C">
      <w:start w:val="1"/>
      <w:numFmt w:val="decimal"/>
      <w:lvlText w:val="%2)"/>
      <w:lvlJc w:val="left"/>
      <w:pPr>
        <w:ind w:left="1020" w:hanging="360"/>
      </w:pPr>
    </w:lvl>
    <w:lvl w:ilvl="2" w:tplc="DE4A3C96">
      <w:start w:val="1"/>
      <w:numFmt w:val="decimal"/>
      <w:lvlText w:val="%3)"/>
      <w:lvlJc w:val="left"/>
      <w:pPr>
        <w:ind w:left="1020" w:hanging="360"/>
      </w:pPr>
    </w:lvl>
    <w:lvl w:ilvl="3" w:tplc="CC36D0EE">
      <w:start w:val="1"/>
      <w:numFmt w:val="decimal"/>
      <w:lvlText w:val="%4)"/>
      <w:lvlJc w:val="left"/>
      <w:pPr>
        <w:ind w:left="1020" w:hanging="360"/>
      </w:pPr>
    </w:lvl>
    <w:lvl w:ilvl="4" w:tplc="F0E2A256">
      <w:start w:val="1"/>
      <w:numFmt w:val="decimal"/>
      <w:lvlText w:val="%5)"/>
      <w:lvlJc w:val="left"/>
      <w:pPr>
        <w:ind w:left="1020" w:hanging="360"/>
      </w:pPr>
    </w:lvl>
    <w:lvl w:ilvl="5" w:tplc="2E947126">
      <w:start w:val="1"/>
      <w:numFmt w:val="decimal"/>
      <w:lvlText w:val="%6)"/>
      <w:lvlJc w:val="left"/>
      <w:pPr>
        <w:ind w:left="1020" w:hanging="360"/>
      </w:pPr>
    </w:lvl>
    <w:lvl w:ilvl="6" w:tplc="26FE5116">
      <w:start w:val="1"/>
      <w:numFmt w:val="decimal"/>
      <w:lvlText w:val="%7)"/>
      <w:lvlJc w:val="left"/>
      <w:pPr>
        <w:ind w:left="1020" w:hanging="360"/>
      </w:pPr>
    </w:lvl>
    <w:lvl w:ilvl="7" w:tplc="46A22904">
      <w:start w:val="1"/>
      <w:numFmt w:val="decimal"/>
      <w:lvlText w:val="%8)"/>
      <w:lvlJc w:val="left"/>
      <w:pPr>
        <w:ind w:left="1020" w:hanging="360"/>
      </w:pPr>
    </w:lvl>
    <w:lvl w:ilvl="8" w:tplc="D63E98A0">
      <w:start w:val="1"/>
      <w:numFmt w:val="decimal"/>
      <w:lvlText w:val="%9)"/>
      <w:lvlJc w:val="left"/>
      <w:pPr>
        <w:ind w:left="1020" w:hanging="360"/>
      </w:pPr>
    </w:lvl>
  </w:abstractNum>
  <w:abstractNum w:abstractNumId="10" w15:restartNumberingAfterBreak="0">
    <w:nsid w:val="21FD20CD"/>
    <w:multiLevelType w:val="hybridMultilevel"/>
    <w:tmpl w:val="009844AC"/>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37049B3"/>
    <w:multiLevelType w:val="hybridMultilevel"/>
    <w:tmpl w:val="D74899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91374B"/>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13" w15:restartNumberingAfterBreak="0">
    <w:nsid w:val="27227B30"/>
    <w:multiLevelType w:val="hybridMultilevel"/>
    <w:tmpl w:val="6D92039C"/>
    <w:lvl w:ilvl="0" w:tplc="AB1A8F16">
      <w:start w:val="1"/>
      <w:numFmt w:val="bullet"/>
      <w:lvlText w:val=""/>
      <w:lvlJc w:val="left"/>
      <w:pPr>
        <w:ind w:left="720" w:hanging="360"/>
      </w:pPr>
      <w:rPr>
        <w:rFonts w:ascii="Symbol" w:hAnsi="Symbol" w:hint="default"/>
        <w:color w:val="7030A0"/>
      </w:rPr>
    </w:lvl>
    <w:lvl w:ilvl="1" w:tplc="E19C99CC">
      <w:start w:val="1"/>
      <w:numFmt w:val="bullet"/>
      <w:lvlText w:val="o"/>
      <w:lvlJc w:val="left"/>
      <w:pPr>
        <w:ind w:left="1440" w:hanging="360"/>
      </w:pPr>
      <w:rPr>
        <w:rFonts w:ascii="Symbol" w:hAnsi="Symbol"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C28ED"/>
    <w:multiLevelType w:val="multilevel"/>
    <w:tmpl w:val="DEEC8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B1B41"/>
    <w:multiLevelType w:val="hybridMultilevel"/>
    <w:tmpl w:val="995A950C"/>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B5B05AD"/>
    <w:multiLevelType w:val="hybridMultilevel"/>
    <w:tmpl w:val="BE4CF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D0C524C"/>
    <w:multiLevelType w:val="hybridMultilevel"/>
    <w:tmpl w:val="8B2233CC"/>
    <w:lvl w:ilvl="0" w:tplc="AB1A8F16">
      <w:start w:val="1"/>
      <w:numFmt w:val="bullet"/>
      <w:lvlText w:val=""/>
      <w:lvlJc w:val="left"/>
      <w:pPr>
        <w:ind w:left="720" w:hanging="360"/>
      </w:pPr>
      <w:rPr>
        <w:rFonts w:ascii="Symbol" w:hAnsi="Symbol" w:hint="default"/>
        <w:color w:val="7030A0"/>
      </w:rPr>
    </w:lvl>
    <w:lvl w:ilvl="1" w:tplc="6A00ECC0">
      <w:start w:val="1"/>
      <w:numFmt w:val="bullet"/>
      <w:lvlText w:val=""/>
      <w:lvlJc w:val="left"/>
      <w:pPr>
        <w:ind w:left="1440" w:hanging="360"/>
      </w:pPr>
      <w:rPr>
        <w:rFonts w:ascii="Symbol" w:hAnsi="Symbol" w:cs="Courier New" w:hint="default"/>
        <w:color w:val="984A9C"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FE344D"/>
    <w:multiLevelType w:val="hybridMultilevel"/>
    <w:tmpl w:val="63845376"/>
    <w:lvl w:ilvl="0" w:tplc="5D48015C">
      <w:start w:val="1"/>
      <w:numFmt w:val="decimal"/>
      <w:lvlText w:val="%1)"/>
      <w:lvlJc w:val="left"/>
      <w:pPr>
        <w:ind w:left="1020" w:hanging="360"/>
      </w:pPr>
    </w:lvl>
    <w:lvl w:ilvl="1" w:tplc="6B38A27A">
      <w:start w:val="1"/>
      <w:numFmt w:val="decimal"/>
      <w:lvlText w:val="%2)"/>
      <w:lvlJc w:val="left"/>
      <w:pPr>
        <w:ind w:left="1020" w:hanging="360"/>
      </w:pPr>
    </w:lvl>
    <w:lvl w:ilvl="2" w:tplc="991062DC">
      <w:start w:val="1"/>
      <w:numFmt w:val="decimal"/>
      <w:lvlText w:val="%3)"/>
      <w:lvlJc w:val="left"/>
      <w:pPr>
        <w:ind w:left="1020" w:hanging="360"/>
      </w:pPr>
    </w:lvl>
    <w:lvl w:ilvl="3" w:tplc="13223FD2">
      <w:start w:val="1"/>
      <w:numFmt w:val="decimal"/>
      <w:lvlText w:val="%4)"/>
      <w:lvlJc w:val="left"/>
      <w:pPr>
        <w:ind w:left="1020" w:hanging="360"/>
      </w:pPr>
    </w:lvl>
    <w:lvl w:ilvl="4" w:tplc="CDA83164">
      <w:start w:val="1"/>
      <w:numFmt w:val="decimal"/>
      <w:lvlText w:val="%5)"/>
      <w:lvlJc w:val="left"/>
      <w:pPr>
        <w:ind w:left="1020" w:hanging="360"/>
      </w:pPr>
    </w:lvl>
    <w:lvl w:ilvl="5" w:tplc="1200DF68">
      <w:start w:val="1"/>
      <w:numFmt w:val="decimal"/>
      <w:lvlText w:val="%6)"/>
      <w:lvlJc w:val="left"/>
      <w:pPr>
        <w:ind w:left="1020" w:hanging="360"/>
      </w:pPr>
    </w:lvl>
    <w:lvl w:ilvl="6" w:tplc="5C3E4284">
      <w:start w:val="1"/>
      <w:numFmt w:val="decimal"/>
      <w:lvlText w:val="%7)"/>
      <w:lvlJc w:val="left"/>
      <w:pPr>
        <w:ind w:left="1020" w:hanging="360"/>
      </w:pPr>
    </w:lvl>
    <w:lvl w:ilvl="7" w:tplc="3CD2C510">
      <w:start w:val="1"/>
      <w:numFmt w:val="decimal"/>
      <w:lvlText w:val="%8)"/>
      <w:lvlJc w:val="left"/>
      <w:pPr>
        <w:ind w:left="1020" w:hanging="360"/>
      </w:pPr>
    </w:lvl>
    <w:lvl w:ilvl="8" w:tplc="6DE8F9FC">
      <w:start w:val="1"/>
      <w:numFmt w:val="decimal"/>
      <w:lvlText w:val="%9)"/>
      <w:lvlJc w:val="left"/>
      <w:pPr>
        <w:ind w:left="1020" w:hanging="360"/>
      </w:pPr>
    </w:lvl>
  </w:abstractNum>
  <w:abstractNum w:abstractNumId="19" w15:restartNumberingAfterBreak="0">
    <w:nsid w:val="2E756CC1"/>
    <w:multiLevelType w:val="hybridMultilevel"/>
    <w:tmpl w:val="2F727E8C"/>
    <w:lvl w:ilvl="0" w:tplc="C35C3EDA">
      <w:start w:val="1"/>
      <w:numFmt w:val="bullet"/>
      <w:pStyle w:val="BulletListNormal"/>
      <w:lvlText w:val=""/>
      <w:lvlJc w:val="left"/>
      <w:pPr>
        <w:ind w:left="720" w:hanging="360"/>
      </w:pPr>
      <w:rPr>
        <w:rFonts w:ascii="Symbol" w:hAnsi="Symbol" w:hint="default"/>
        <w:b/>
        <w:bCs/>
        <w:color w:val="7030A0"/>
      </w:rPr>
    </w:lvl>
    <w:lvl w:ilvl="1" w:tplc="A8988332">
      <w:start w:val="1"/>
      <w:numFmt w:val="bullet"/>
      <w:lvlText w:val=""/>
      <w:lvlJc w:val="left"/>
      <w:pPr>
        <w:ind w:left="1440" w:hanging="360"/>
      </w:pPr>
      <w:rPr>
        <w:rFonts w:ascii="Symbol" w:hAnsi="Symbol" w:hint="default"/>
        <w:b/>
        <w:i w:val="0"/>
        <w:color w:val="984A9C" w:themeColor="accent2"/>
        <w:sz w:val="20"/>
      </w:rPr>
    </w:lvl>
    <w:lvl w:ilvl="2" w:tplc="2938BB02">
      <w:start w:val="1"/>
      <w:numFmt w:val="bullet"/>
      <w:lvlText w:val=""/>
      <w:lvlJc w:val="left"/>
      <w:pPr>
        <w:ind w:left="2160" w:hanging="360"/>
      </w:pPr>
      <w:rPr>
        <w:rFonts w:ascii="Wingdings" w:hAnsi="Wingdings" w:hint="default"/>
        <w:color w:val="562873" w:themeColor="accen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11E26"/>
    <w:multiLevelType w:val="hybridMultilevel"/>
    <w:tmpl w:val="A09C27C4"/>
    <w:lvl w:ilvl="0" w:tplc="E0500BCC">
      <w:start w:val="1"/>
      <w:numFmt w:val="decimal"/>
      <w:lvlText w:val="%1)"/>
      <w:lvlJc w:val="left"/>
      <w:pPr>
        <w:ind w:left="1020" w:hanging="360"/>
      </w:pPr>
    </w:lvl>
    <w:lvl w:ilvl="1" w:tplc="0A0E18C2">
      <w:start w:val="1"/>
      <w:numFmt w:val="decimal"/>
      <w:lvlText w:val="%2)"/>
      <w:lvlJc w:val="left"/>
      <w:pPr>
        <w:ind w:left="1020" w:hanging="360"/>
      </w:pPr>
    </w:lvl>
    <w:lvl w:ilvl="2" w:tplc="08C4C160">
      <w:start w:val="1"/>
      <w:numFmt w:val="decimal"/>
      <w:lvlText w:val="%3)"/>
      <w:lvlJc w:val="left"/>
      <w:pPr>
        <w:ind w:left="1020" w:hanging="360"/>
      </w:pPr>
    </w:lvl>
    <w:lvl w:ilvl="3" w:tplc="01CEA678">
      <w:start w:val="1"/>
      <w:numFmt w:val="decimal"/>
      <w:lvlText w:val="%4)"/>
      <w:lvlJc w:val="left"/>
      <w:pPr>
        <w:ind w:left="1020" w:hanging="360"/>
      </w:pPr>
    </w:lvl>
    <w:lvl w:ilvl="4" w:tplc="ECAAEDCE">
      <w:start w:val="1"/>
      <w:numFmt w:val="decimal"/>
      <w:lvlText w:val="%5)"/>
      <w:lvlJc w:val="left"/>
      <w:pPr>
        <w:ind w:left="1020" w:hanging="360"/>
      </w:pPr>
    </w:lvl>
    <w:lvl w:ilvl="5" w:tplc="B82847FC">
      <w:start w:val="1"/>
      <w:numFmt w:val="decimal"/>
      <w:lvlText w:val="%6)"/>
      <w:lvlJc w:val="left"/>
      <w:pPr>
        <w:ind w:left="1020" w:hanging="360"/>
      </w:pPr>
    </w:lvl>
    <w:lvl w:ilvl="6" w:tplc="222684E2">
      <w:start w:val="1"/>
      <w:numFmt w:val="decimal"/>
      <w:lvlText w:val="%7)"/>
      <w:lvlJc w:val="left"/>
      <w:pPr>
        <w:ind w:left="1020" w:hanging="360"/>
      </w:pPr>
    </w:lvl>
    <w:lvl w:ilvl="7" w:tplc="4336E432">
      <w:start w:val="1"/>
      <w:numFmt w:val="decimal"/>
      <w:lvlText w:val="%8)"/>
      <w:lvlJc w:val="left"/>
      <w:pPr>
        <w:ind w:left="1020" w:hanging="360"/>
      </w:pPr>
    </w:lvl>
    <w:lvl w:ilvl="8" w:tplc="17825390">
      <w:start w:val="1"/>
      <w:numFmt w:val="decimal"/>
      <w:lvlText w:val="%9)"/>
      <w:lvlJc w:val="left"/>
      <w:pPr>
        <w:ind w:left="1020" w:hanging="360"/>
      </w:pPr>
    </w:lvl>
  </w:abstractNum>
  <w:abstractNum w:abstractNumId="21" w15:restartNumberingAfterBreak="0">
    <w:nsid w:val="2F5B72CE"/>
    <w:multiLevelType w:val="hybridMultilevel"/>
    <w:tmpl w:val="0E88E402"/>
    <w:lvl w:ilvl="0" w:tplc="62C810CA">
      <w:start w:val="1"/>
      <w:numFmt w:val="decimal"/>
      <w:pStyle w:val="ReferenceList"/>
      <w:lvlText w:val="[%1]"/>
      <w:lvlJc w:val="left"/>
      <w:pPr>
        <w:ind w:left="36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15:restartNumberingAfterBreak="0">
    <w:nsid w:val="2F910AA0"/>
    <w:multiLevelType w:val="hybridMultilevel"/>
    <w:tmpl w:val="97200D4E"/>
    <w:lvl w:ilvl="0" w:tplc="DCD8C320">
      <w:start w:val="1"/>
      <w:numFmt w:val="decimal"/>
      <w:lvlText w:val="%1)"/>
      <w:lvlJc w:val="left"/>
      <w:pPr>
        <w:ind w:left="1020" w:hanging="360"/>
      </w:pPr>
    </w:lvl>
    <w:lvl w:ilvl="1" w:tplc="1586F4BA">
      <w:start w:val="1"/>
      <w:numFmt w:val="decimal"/>
      <w:lvlText w:val="%2)"/>
      <w:lvlJc w:val="left"/>
      <w:pPr>
        <w:ind w:left="1020" w:hanging="360"/>
      </w:pPr>
    </w:lvl>
    <w:lvl w:ilvl="2" w:tplc="16F62E34">
      <w:start w:val="1"/>
      <w:numFmt w:val="decimal"/>
      <w:lvlText w:val="%3)"/>
      <w:lvlJc w:val="left"/>
      <w:pPr>
        <w:ind w:left="1020" w:hanging="360"/>
      </w:pPr>
    </w:lvl>
    <w:lvl w:ilvl="3" w:tplc="0BE47282">
      <w:start w:val="1"/>
      <w:numFmt w:val="decimal"/>
      <w:lvlText w:val="%4)"/>
      <w:lvlJc w:val="left"/>
      <w:pPr>
        <w:ind w:left="1020" w:hanging="360"/>
      </w:pPr>
    </w:lvl>
    <w:lvl w:ilvl="4" w:tplc="75C2FC56">
      <w:start w:val="1"/>
      <w:numFmt w:val="decimal"/>
      <w:lvlText w:val="%5)"/>
      <w:lvlJc w:val="left"/>
      <w:pPr>
        <w:ind w:left="1020" w:hanging="360"/>
      </w:pPr>
    </w:lvl>
    <w:lvl w:ilvl="5" w:tplc="016AC254">
      <w:start w:val="1"/>
      <w:numFmt w:val="decimal"/>
      <w:lvlText w:val="%6)"/>
      <w:lvlJc w:val="left"/>
      <w:pPr>
        <w:ind w:left="1020" w:hanging="360"/>
      </w:pPr>
    </w:lvl>
    <w:lvl w:ilvl="6" w:tplc="8C36650A">
      <w:start w:val="1"/>
      <w:numFmt w:val="decimal"/>
      <w:lvlText w:val="%7)"/>
      <w:lvlJc w:val="left"/>
      <w:pPr>
        <w:ind w:left="1020" w:hanging="360"/>
      </w:pPr>
    </w:lvl>
    <w:lvl w:ilvl="7" w:tplc="A2B6C216">
      <w:start w:val="1"/>
      <w:numFmt w:val="decimal"/>
      <w:lvlText w:val="%8)"/>
      <w:lvlJc w:val="left"/>
      <w:pPr>
        <w:ind w:left="1020" w:hanging="360"/>
      </w:pPr>
    </w:lvl>
    <w:lvl w:ilvl="8" w:tplc="6CE280C8">
      <w:start w:val="1"/>
      <w:numFmt w:val="decimal"/>
      <w:lvlText w:val="%9)"/>
      <w:lvlJc w:val="left"/>
      <w:pPr>
        <w:ind w:left="1020" w:hanging="360"/>
      </w:pPr>
    </w:lvl>
  </w:abstractNum>
  <w:abstractNum w:abstractNumId="23" w15:restartNumberingAfterBreak="0">
    <w:nsid w:val="31456E34"/>
    <w:multiLevelType w:val="multilevel"/>
    <w:tmpl w:val="94EEEE34"/>
    <w:lvl w:ilvl="0">
      <w:start w:val="1"/>
      <w:numFmt w:val="bullet"/>
      <w:pStyle w:val="RequirementBullet"/>
      <w:lvlText w:val=""/>
      <w:lvlJc w:val="left"/>
      <w:pPr>
        <w:tabs>
          <w:tab w:val="num" w:pos="2160"/>
        </w:tabs>
        <w:ind w:left="2520" w:hanging="360"/>
      </w:pPr>
      <w:rPr>
        <w:rFonts w:ascii="Symbol" w:hAnsi="Symbol" w:hint="default"/>
        <w:b/>
        <w:bCs/>
        <w:color w:val="562873" w:themeColor="accent1"/>
      </w:rPr>
    </w:lvl>
    <w:lvl w:ilvl="1">
      <w:start w:val="1"/>
      <w:numFmt w:val="bullet"/>
      <w:lvlText w:val=""/>
      <w:lvlJc w:val="left"/>
      <w:pPr>
        <w:tabs>
          <w:tab w:val="num" w:pos="2448"/>
        </w:tabs>
        <w:ind w:left="2808" w:hanging="360"/>
      </w:pPr>
      <w:rPr>
        <w:rFonts w:ascii="Symbol" w:hAnsi="Symbol" w:hint="default"/>
        <w:color w:val="984A9C" w:themeColor="accent2"/>
      </w:rPr>
    </w:lvl>
    <w:lvl w:ilvl="2">
      <w:start w:val="1"/>
      <w:numFmt w:val="none"/>
      <w:lvlText w:val=""/>
      <w:lvlJc w:val="left"/>
      <w:pPr>
        <w:tabs>
          <w:tab w:val="num" w:pos="2736"/>
        </w:tabs>
        <w:ind w:left="2808" w:hanging="360"/>
      </w:pPr>
      <w:rPr>
        <w:rFonts w:hint="default"/>
        <w:color w:val="562873" w:themeColor="accent1"/>
      </w:rPr>
    </w:lvl>
    <w:lvl w:ilvl="3">
      <w:start w:val="1"/>
      <w:numFmt w:val="bullet"/>
      <w:lvlText w:val=""/>
      <w:lvlJc w:val="left"/>
      <w:pPr>
        <w:tabs>
          <w:tab w:val="num" w:pos="3024"/>
        </w:tabs>
        <w:ind w:left="3384" w:hanging="360"/>
      </w:pPr>
      <w:rPr>
        <w:rFonts w:ascii="Symbol" w:hAnsi="Symbol" w:hint="default"/>
      </w:rPr>
    </w:lvl>
    <w:lvl w:ilvl="4">
      <w:start w:val="1"/>
      <w:numFmt w:val="bullet"/>
      <w:lvlText w:val="o"/>
      <w:lvlJc w:val="left"/>
      <w:pPr>
        <w:tabs>
          <w:tab w:val="num" w:pos="3312"/>
        </w:tabs>
        <w:ind w:left="3672" w:hanging="360"/>
      </w:pPr>
      <w:rPr>
        <w:rFonts w:ascii="Courier New" w:hAnsi="Courier New" w:cs="Courier New" w:hint="default"/>
      </w:rPr>
    </w:lvl>
    <w:lvl w:ilvl="5">
      <w:start w:val="1"/>
      <w:numFmt w:val="bullet"/>
      <w:lvlText w:val=""/>
      <w:lvlJc w:val="left"/>
      <w:pPr>
        <w:tabs>
          <w:tab w:val="num" w:pos="3600"/>
        </w:tabs>
        <w:ind w:left="3960" w:hanging="360"/>
      </w:pPr>
      <w:rPr>
        <w:rFonts w:ascii="Wingdings" w:hAnsi="Wingdings" w:hint="default"/>
      </w:rPr>
    </w:lvl>
    <w:lvl w:ilvl="6">
      <w:start w:val="1"/>
      <w:numFmt w:val="bullet"/>
      <w:lvlText w:val=""/>
      <w:lvlJc w:val="left"/>
      <w:pPr>
        <w:tabs>
          <w:tab w:val="num" w:pos="3888"/>
        </w:tabs>
        <w:ind w:left="4248" w:hanging="360"/>
      </w:pPr>
      <w:rPr>
        <w:rFonts w:ascii="Symbol" w:hAnsi="Symbol" w:hint="default"/>
      </w:rPr>
    </w:lvl>
    <w:lvl w:ilvl="7">
      <w:start w:val="1"/>
      <w:numFmt w:val="bullet"/>
      <w:lvlText w:val="o"/>
      <w:lvlJc w:val="left"/>
      <w:pPr>
        <w:tabs>
          <w:tab w:val="num" w:pos="4176"/>
        </w:tabs>
        <w:ind w:left="4536" w:hanging="360"/>
      </w:pPr>
      <w:rPr>
        <w:rFonts w:ascii="Courier New" w:hAnsi="Courier New" w:cs="Courier New" w:hint="default"/>
      </w:rPr>
    </w:lvl>
    <w:lvl w:ilvl="8">
      <w:start w:val="1"/>
      <w:numFmt w:val="bullet"/>
      <w:lvlText w:val=""/>
      <w:lvlJc w:val="left"/>
      <w:pPr>
        <w:tabs>
          <w:tab w:val="num" w:pos="4464"/>
        </w:tabs>
        <w:ind w:left="4824" w:hanging="360"/>
      </w:pPr>
      <w:rPr>
        <w:rFonts w:ascii="Wingdings" w:hAnsi="Wingdings" w:hint="default"/>
      </w:rPr>
    </w:lvl>
  </w:abstractNum>
  <w:abstractNum w:abstractNumId="24" w15:restartNumberingAfterBreak="0">
    <w:nsid w:val="38A07FA1"/>
    <w:multiLevelType w:val="hybridMultilevel"/>
    <w:tmpl w:val="397A6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D31456F"/>
    <w:multiLevelType w:val="multilevel"/>
    <w:tmpl w:val="D9A4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7E54FD"/>
    <w:multiLevelType w:val="hybridMultilevel"/>
    <w:tmpl w:val="5D808FD8"/>
    <w:lvl w:ilvl="0" w:tplc="B77227EC">
      <w:start w:val="1"/>
      <w:numFmt w:val="decimal"/>
      <w:lvlText w:val="%1)"/>
      <w:lvlJc w:val="left"/>
      <w:pPr>
        <w:ind w:left="1020" w:hanging="360"/>
      </w:pPr>
    </w:lvl>
    <w:lvl w:ilvl="1" w:tplc="FA147642">
      <w:start w:val="1"/>
      <w:numFmt w:val="decimal"/>
      <w:lvlText w:val="%2)"/>
      <w:lvlJc w:val="left"/>
      <w:pPr>
        <w:ind w:left="1020" w:hanging="360"/>
      </w:pPr>
    </w:lvl>
    <w:lvl w:ilvl="2" w:tplc="3CCCDA66">
      <w:start w:val="1"/>
      <w:numFmt w:val="decimal"/>
      <w:lvlText w:val="%3)"/>
      <w:lvlJc w:val="left"/>
      <w:pPr>
        <w:ind w:left="1020" w:hanging="360"/>
      </w:pPr>
    </w:lvl>
    <w:lvl w:ilvl="3" w:tplc="31F8536A">
      <w:start w:val="1"/>
      <w:numFmt w:val="decimal"/>
      <w:lvlText w:val="%4)"/>
      <w:lvlJc w:val="left"/>
      <w:pPr>
        <w:ind w:left="1020" w:hanging="360"/>
      </w:pPr>
    </w:lvl>
    <w:lvl w:ilvl="4" w:tplc="7C684548">
      <w:start w:val="1"/>
      <w:numFmt w:val="decimal"/>
      <w:lvlText w:val="%5)"/>
      <w:lvlJc w:val="left"/>
      <w:pPr>
        <w:ind w:left="1020" w:hanging="360"/>
      </w:pPr>
    </w:lvl>
    <w:lvl w:ilvl="5" w:tplc="5108016A">
      <w:start w:val="1"/>
      <w:numFmt w:val="decimal"/>
      <w:lvlText w:val="%6)"/>
      <w:lvlJc w:val="left"/>
      <w:pPr>
        <w:ind w:left="1020" w:hanging="360"/>
      </w:pPr>
    </w:lvl>
    <w:lvl w:ilvl="6" w:tplc="9904D2BC">
      <w:start w:val="1"/>
      <w:numFmt w:val="decimal"/>
      <w:lvlText w:val="%7)"/>
      <w:lvlJc w:val="left"/>
      <w:pPr>
        <w:ind w:left="1020" w:hanging="360"/>
      </w:pPr>
    </w:lvl>
    <w:lvl w:ilvl="7" w:tplc="365E2AD8">
      <w:start w:val="1"/>
      <w:numFmt w:val="decimal"/>
      <w:lvlText w:val="%8)"/>
      <w:lvlJc w:val="left"/>
      <w:pPr>
        <w:ind w:left="1020" w:hanging="360"/>
      </w:pPr>
    </w:lvl>
    <w:lvl w:ilvl="8" w:tplc="034240AC">
      <w:start w:val="1"/>
      <w:numFmt w:val="decimal"/>
      <w:lvlText w:val="%9)"/>
      <w:lvlJc w:val="left"/>
      <w:pPr>
        <w:ind w:left="1020" w:hanging="360"/>
      </w:pPr>
    </w:lvl>
  </w:abstractNum>
  <w:abstractNum w:abstractNumId="27" w15:restartNumberingAfterBreak="0">
    <w:nsid w:val="40A3002E"/>
    <w:multiLevelType w:val="hybridMultilevel"/>
    <w:tmpl w:val="4BD6A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E833F2"/>
    <w:multiLevelType w:val="multilevel"/>
    <w:tmpl w:val="20F0E294"/>
    <w:lvl w:ilvl="0">
      <w:start w:val="1"/>
      <w:numFmt w:val="decimal"/>
      <w:pStyle w:val="SysReq1"/>
      <w:lvlText w:val="QQQ_0%1."/>
      <w:lvlJc w:val="left"/>
      <w:pPr>
        <w:ind w:left="1495" w:hanging="360"/>
      </w:pPr>
      <w:rPr>
        <w:rFonts w:hint="default"/>
        <w:b w:val="0"/>
        <w:i w:val="0"/>
        <w:iCs w:val="0"/>
        <w:color w:val="02346E" w:themeColor="accent4" w:themeShade="BF"/>
        <w:sz w:val="18"/>
      </w:rPr>
    </w:lvl>
    <w:lvl w:ilvl="1">
      <w:start w:val="1"/>
      <w:numFmt w:val="none"/>
      <w:pStyle w:val="ICS"/>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pStyle w:val="SysReq2"/>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29" w15:restartNumberingAfterBreak="0">
    <w:nsid w:val="445D6669"/>
    <w:multiLevelType w:val="multilevel"/>
    <w:tmpl w:val="3266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572B1"/>
    <w:multiLevelType w:val="hybridMultilevel"/>
    <w:tmpl w:val="98349F6A"/>
    <w:lvl w:ilvl="0" w:tplc="4BAA3EE8">
      <w:start w:val="1"/>
      <w:numFmt w:val="decimal"/>
      <w:lvlText w:val="%1)"/>
      <w:lvlJc w:val="left"/>
      <w:pPr>
        <w:ind w:left="1020" w:hanging="360"/>
      </w:pPr>
    </w:lvl>
    <w:lvl w:ilvl="1" w:tplc="DF380B42">
      <w:start w:val="1"/>
      <w:numFmt w:val="decimal"/>
      <w:lvlText w:val="%2)"/>
      <w:lvlJc w:val="left"/>
      <w:pPr>
        <w:ind w:left="1020" w:hanging="360"/>
      </w:pPr>
    </w:lvl>
    <w:lvl w:ilvl="2" w:tplc="38904DBC">
      <w:start w:val="1"/>
      <w:numFmt w:val="decimal"/>
      <w:lvlText w:val="%3)"/>
      <w:lvlJc w:val="left"/>
      <w:pPr>
        <w:ind w:left="1020" w:hanging="360"/>
      </w:pPr>
    </w:lvl>
    <w:lvl w:ilvl="3" w:tplc="8B82911A">
      <w:start w:val="1"/>
      <w:numFmt w:val="decimal"/>
      <w:lvlText w:val="%4)"/>
      <w:lvlJc w:val="left"/>
      <w:pPr>
        <w:ind w:left="1020" w:hanging="360"/>
      </w:pPr>
    </w:lvl>
    <w:lvl w:ilvl="4" w:tplc="28F481C4">
      <w:start w:val="1"/>
      <w:numFmt w:val="decimal"/>
      <w:lvlText w:val="%5)"/>
      <w:lvlJc w:val="left"/>
      <w:pPr>
        <w:ind w:left="1020" w:hanging="360"/>
      </w:pPr>
    </w:lvl>
    <w:lvl w:ilvl="5" w:tplc="B9DCCEA0">
      <w:start w:val="1"/>
      <w:numFmt w:val="decimal"/>
      <w:lvlText w:val="%6)"/>
      <w:lvlJc w:val="left"/>
      <w:pPr>
        <w:ind w:left="1020" w:hanging="360"/>
      </w:pPr>
    </w:lvl>
    <w:lvl w:ilvl="6" w:tplc="90661B92">
      <w:start w:val="1"/>
      <w:numFmt w:val="decimal"/>
      <w:lvlText w:val="%7)"/>
      <w:lvlJc w:val="left"/>
      <w:pPr>
        <w:ind w:left="1020" w:hanging="360"/>
      </w:pPr>
    </w:lvl>
    <w:lvl w:ilvl="7" w:tplc="1B2010D6">
      <w:start w:val="1"/>
      <w:numFmt w:val="decimal"/>
      <w:lvlText w:val="%8)"/>
      <w:lvlJc w:val="left"/>
      <w:pPr>
        <w:ind w:left="1020" w:hanging="360"/>
      </w:pPr>
    </w:lvl>
    <w:lvl w:ilvl="8" w:tplc="624A10D6">
      <w:start w:val="1"/>
      <w:numFmt w:val="decimal"/>
      <w:lvlText w:val="%9)"/>
      <w:lvlJc w:val="left"/>
      <w:pPr>
        <w:ind w:left="1020" w:hanging="360"/>
      </w:pPr>
    </w:lvl>
  </w:abstractNum>
  <w:abstractNum w:abstractNumId="31" w15:restartNumberingAfterBreak="0">
    <w:nsid w:val="45150367"/>
    <w:multiLevelType w:val="hybridMultilevel"/>
    <w:tmpl w:val="724AF870"/>
    <w:lvl w:ilvl="0" w:tplc="641AA7EC">
      <w:start w:val="1"/>
      <w:numFmt w:val="decimal"/>
      <w:lvlText w:val="%1)"/>
      <w:lvlJc w:val="left"/>
      <w:pPr>
        <w:ind w:left="1020" w:hanging="360"/>
      </w:pPr>
    </w:lvl>
    <w:lvl w:ilvl="1" w:tplc="79E815E2">
      <w:start w:val="1"/>
      <w:numFmt w:val="decimal"/>
      <w:lvlText w:val="%2)"/>
      <w:lvlJc w:val="left"/>
      <w:pPr>
        <w:ind w:left="1020" w:hanging="360"/>
      </w:pPr>
    </w:lvl>
    <w:lvl w:ilvl="2" w:tplc="BE7E8D06">
      <w:start w:val="1"/>
      <w:numFmt w:val="decimal"/>
      <w:lvlText w:val="%3)"/>
      <w:lvlJc w:val="left"/>
      <w:pPr>
        <w:ind w:left="1020" w:hanging="360"/>
      </w:pPr>
    </w:lvl>
    <w:lvl w:ilvl="3" w:tplc="B76653EE">
      <w:start w:val="1"/>
      <w:numFmt w:val="decimal"/>
      <w:lvlText w:val="%4)"/>
      <w:lvlJc w:val="left"/>
      <w:pPr>
        <w:ind w:left="1020" w:hanging="360"/>
      </w:pPr>
    </w:lvl>
    <w:lvl w:ilvl="4" w:tplc="4FEA3940">
      <w:start w:val="1"/>
      <w:numFmt w:val="decimal"/>
      <w:lvlText w:val="%5)"/>
      <w:lvlJc w:val="left"/>
      <w:pPr>
        <w:ind w:left="1020" w:hanging="360"/>
      </w:pPr>
    </w:lvl>
    <w:lvl w:ilvl="5" w:tplc="B248FA12">
      <w:start w:val="1"/>
      <w:numFmt w:val="decimal"/>
      <w:lvlText w:val="%6)"/>
      <w:lvlJc w:val="left"/>
      <w:pPr>
        <w:ind w:left="1020" w:hanging="360"/>
      </w:pPr>
    </w:lvl>
    <w:lvl w:ilvl="6" w:tplc="2ABAAA00">
      <w:start w:val="1"/>
      <w:numFmt w:val="decimal"/>
      <w:lvlText w:val="%7)"/>
      <w:lvlJc w:val="left"/>
      <w:pPr>
        <w:ind w:left="1020" w:hanging="360"/>
      </w:pPr>
    </w:lvl>
    <w:lvl w:ilvl="7" w:tplc="5A6066DC">
      <w:start w:val="1"/>
      <w:numFmt w:val="decimal"/>
      <w:lvlText w:val="%8)"/>
      <w:lvlJc w:val="left"/>
      <w:pPr>
        <w:ind w:left="1020" w:hanging="360"/>
      </w:pPr>
    </w:lvl>
    <w:lvl w:ilvl="8" w:tplc="7A941F9A">
      <w:start w:val="1"/>
      <w:numFmt w:val="decimal"/>
      <w:lvlText w:val="%9)"/>
      <w:lvlJc w:val="left"/>
      <w:pPr>
        <w:ind w:left="1020" w:hanging="360"/>
      </w:pPr>
    </w:lvl>
  </w:abstractNum>
  <w:abstractNum w:abstractNumId="32" w15:restartNumberingAfterBreak="0">
    <w:nsid w:val="45D67808"/>
    <w:multiLevelType w:val="hybridMultilevel"/>
    <w:tmpl w:val="3A543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E65792"/>
    <w:multiLevelType w:val="multilevel"/>
    <w:tmpl w:val="656C5F8E"/>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34" w15:restartNumberingAfterBreak="0">
    <w:nsid w:val="4C07717C"/>
    <w:multiLevelType w:val="multilevel"/>
    <w:tmpl w:val="0A9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283E99"/>
    <w:multiLevelType w:val="multilevel"/>
    <w:tmpl w:val="FF04C1E0"/>
    <w:styleLink w:val="BulletsSCKCEN"/>
    <w:lvl w:ilvl="0">
      <w:start w:val="1"/>
      <w:numFmt w:val="bullet"/>
      <w:lvlText w:val=""/>
      <w:lvlJc w:val="left"/>
      <w:pPr>
        <w:ind w:left="227" w:hanging="227"/>
      </w:pPr>
      <w:rPr>
        <w:rFonts w:ascii="Symbol" w:hAnsi="Symbol" w:hint="default"/>
        <w:color w:val="984A9C" w:themeColor="accent2"/>
        <w:spacing w:val="0"/>
        <w:w w:val="100"/>
        <w:kern w:val="18"/>
        <w:position w:val="0"/>
        <w:sz w:val="18"/>
        <w14:ligatures w14:val="none"/>
        <w14:numForm w14:val="default"/>
        <w14:numSpacing w14:val="default"/>
        <w14:stylisticSets/>
        <w14:cntxtAlts w14:val="0"/>
      </w:rPr>
    </w:lvl>
    <w:lvl w:ilvl="1">
      <w:start w:val="1"/>
      <w:numFmt w:val="bullet"/>
      <w:lvlText w:val=""/>
      <w:lvlJc w:val="left"/>
      <w:pPr>
        <w:ind w:left="454" w:hanging="227"/>
      </w:pPr>
      <w:rPr>
        <w:rFonts w:ascii="Symbol" w:hAnsi="Symbol" w:hint="default"/>
        <w:color w:val="562873" w:themeColor="accent1"/>
      </w:rPr>
    </w:lvl>
    <w:lvl w:ilvl="2">
      <w:start w:val="1"/>
      <w:numFmt w:val="bullet"/>
      <w:lvlText w:val=""/>
      <w:lvlJc w:val="left"/>
      <w:pPr>
        <w:ind w:left="680" w:hanging="226"/>
      </w:pPr>
      <w:rPr>
        <w:rFonts w:ascii="Symbol" w:hAnsi="Symbol" w:hint="default"/>
        <w:color w:val="034694" w:themeColor="accent4"/>
      </w:rPr>
    </w:lvl>
    <w:lvl w:ilvl="3">
      <w:start w:val="1"/>
      <w:numFmt w:val="bullet"/>
      <w:lvlText w:val=""/>
      <w:lvlJc w:val="left"/>
      <w:pPr>
        <w:ind w:left="907" w:hanging="226"/>
      </w:pPr>
      <w:rPr>
        <w:rFonts w:ascii="Symbol" w:hAnsi="Symbol" w:hint="default"/>
        <w:color w:val="8ED8F8" w:themeColor="accent3"/>
      </w:rPr>
    </w:lvl>
    <w:lvl w:ilvl="4">
      <w:start w:val="1"/>
      <w:numFmt w:val="bullet"/>
      <w:lvlText w:val=""/>
      <w:lvlJc w:val="left"/>
      <w:pPr>
        <w:ind w:left="1134" w:hanging="226"/>
      </w:pPr>
      <w:rPr>
        <w:rFonts w:ascii="Symbol" w:hAnsi="Symbol" w:hint="default"/>
        <w:color w:val="808080" w:themeColor="background1" w:themeShade="80"/>
      </w:rPr>
    </w:lvl>
    <w:lvl w:ilvl="5">
      <w:start w:val="1"/>
      <w:numFmt w:val="bullet"/>
      <w:lvlText w:val=""/>
      <w:lvlJc w:val="left"/>
      <w:pPr>
        <w:ind w:left="1362" w:hanging="227"/>
      </w:pPr>
      <w:rPr>
        <w:rFonts w:ascii="Symbol" w:hAnsi="Symbol" w:hint="default"/>
        <w:color w:val="A6A6A6" w:themeColor="background1" w:themeShade="A6"/>
      </w:rPr>
    </w:lvl>
    <w:lvl w:ilvl="6">
      <w:start w:val="1"/>
      <w:numFmt w:val="bullet"/>
      <w:lvlText w:val=""/>
      <w:lvlJc w:val="left"/>
      <w:pPr>
        <w:ind w:left="1589" w:hanging="227"/>
      </w:pPr>
      <w:rPr>
        <w:rFonts w:ascii="Symbol" w:hAnsi="Symbol" w:hint="default"/>
        <w:color w:val="BFBFBF" w:themeColor="background1" w:themeShade="BF"/>
      </w:rPr>
    </w:lvl>
    <w:lvl w:ilvl="7">
      <w:start w:val="1"/>
      <w:numFmt w:val="bullet"/>
      <w:lvlText w:val=""/>
      <w:lvlJc w:val="left"/>
      <w:pPr>
        <w:ind w:left="1816" w:hanging="227"/>
      </w:pPr>
      <w:rPr>
        <w:rFonts w:ascii="Symbol" w:hAnsi="Symbol" w:hint="default"/>
        <w:color w:val="D9D9D9" w:themeColor="background1" w:themeShade="D9"/>
      </w:rPr>
    </w:lvl>
    <w:lvl w:ilvl="8">
      <w:start w:val="1"/>
      <w:numFmt w:val="bullet"/>
      <w:lvlText w:val=""/>
      <w:lvlJc w:val="left"/>
      <w:pPr>
        <w:ind w:left="2043" w:hanging="227"/>
      </w:pPr>
      <w:rPr>
        <w:rFonts w:ascii="Symbol" w:hAnsi="Symbol" w:hint="default"/>
        <w:color w:val="F2F2F2" w:themeColor="background1" w:themeShade="F2"/>
      </w:rPr>
    </w:lvl>
  </w:abstractNum>
  <w:abstractNum w:abstractNumId="36" w15:restartNumberingAfterBreak="0">
    <w:nsid w:val="4EB96559"/>
    <w:multiLevelType w:val="hybridMultilevel"/>
    <w:tmpl w:val="A32673F0"/>
    <w:lvl w:ilvl="0" w:tplc="3E50EFBC">
      <w:start w:val="1"/>
      <w:numFmt w:val="bullet"/>
      <w:lvlText w:val=""/>
      <w:lvlJc w:val="left"/>
      <w:pPr>
        <w:ind w:left="720" w:hanging="360"/>
      </w:pPr>
      <w:rPr>
        <w:rFonts w:ascii="Symbol" w:hAnsi="Symbol" w:hint="default"/>
        <w:color w:val="000000" w:themeColor="text1"/>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4923EFB"/>
    <w:multiLevelType w:val="multilevel"/>
    <w:tmpl w:val="82CEBE70"/>
    <w:lvl w:ilvl="0">
      <w:start w:val="1"/>
      <mc:AlternateContent>
        <mc:Choice Requires="w14">
          <w:numFmt w:val="custom" w:format="001, 002, 003, ..."/>
        </mc:Choice>
        <mc:Fallback>
          <w:numFmt w:val="decimal"/>
        </mc:Fallback>
      </mc:AlternateContent>
      <w:lvlText w:val="Req # %1"/>
      <w:lvlJc w:val="left"/>
      <w:pPr>
        <w:tabs>
          <w:tab w:val="num" w:pos="2286"/>
        </w:tabs>
        <w:ind w:left="2286" w:hanging="1296"/>
      </w:pPr>
      <w:rPr>
        <w:rFonts w:ascii="Segoe UI" w:hAnsi="Segoe UI"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38" w15:restartNumberingAfterBreak="0">
    <w:nsid w:val="588C3694"/>
    <w:multiLevelType w:val="multilevel"/>
    <w:tmpl w:val="12DA8F3C"/>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39" w15:restartNumberingAfterBreak="0">
    <w:nsid w:val="5DA53F89"/>
    <w:multiLevelType w:val="multilevel"/>
    <w:tmpl w:val="607C07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5FDA6C0B"/>
    <w:multiLevelType w:val="hybridMultilevel"/>
    <w:tmpl w:val="641AADD2"/>
    <w:lvl w:ilvl="0" w:tplc="FECA35F4">
      <w:start w:val="1"/>
      <w:numFmt w:val="decimal"/>
      <w:lvlText w:val="%1)"/>
      <w:lvlJc w:val="left"/>
      <w:pPr>
        <w:ind w:left="1020" w:hanging="360"/>
      </w:pPr>
    </w:lvl>
    <w:lvl w:ilvl="1" w:tplc="3FDAE7CA">
      <w:start w:val="1"/>
      <w:numFmt w:val="decimal"/>
      <w:lvlText w:val="%2)"/>
      <w:lvlJc w:val="left"/>
      <w:pPr>
        <w:ind w:left="1020" w:hanging="360"/>
      </w:pPr>
    </w:lvl>
    <w:lvl w:ilvl="2" w:tplc="D6F298C4">
      <w:start w:val="1"/>
      <w:numFmt w:val="decimal"/>
      <w:lvlText w:val="%3)"/>
      <w:lvlJc w:val="left"/>
      <w:pPr>
        <w:ind w:left="1020" w:hanging="360"/>
      </w:pPr>
    </w:lvl>
    <w:lvl w:ilvl="3" w:tplc="2BFA8606">
      <w:start w:val="1"/>
      <w:numFmt w:val="decimal"/>
      <w:lvlText w:val="%4)"/>
      <w:lvlJc w:val="left"/>
      <w:pPr>
        <w:ind w:left="1020" w:hanging="360"/>
      </w:pPr>
    </w:lvl>
    <w:lvl w:ilvl="4" w:tplc="25EC274C">
      <w:start w:val="1"/>
      <w:numFmt w:val="decimal"/>
      <w:lvlText w:val="%5)"/>
      <w:lvlJc w:val="left"/>
      <w:pPr>
        <w:ind w:left="1020" w:hanging="360"/>
      </w:pPr>
    </w:lvl>
    <w:lvl w:ilvl="5" w:tplc="D12E4868">
      <w:start w:val="1"/>
      <w:numFmt w:val="decimal"/>
      <w:lvlText w:val="%6)"/>
      <w:lvlJc w:val="left"/>
      <w:pPr>
        <w:ind w:left="1020" w:hanging="360"/>
      </w:pPr>
    </w:lvl>
    <w:lvl w:ilvl="6" w:tplc="180865B2">
      <w:start w:val="1"/>
      <w:numFmt w:val="decimal"/>
      <w:lvlText w:val="%7)"/>
      <w:lvlJc w:val="left"/>
      <w:pPr>
        <w:ind w:left="1020" w:hanging="360"/>
      </w:pPr>
    </w:lvl>
    <w:lvl w:ilvl="7" w:tplc="C4A8DF06">
      <w:start w:val="1"/>
      <w:numFmt w:val="decimal"/>
      <w:lvlText w:val="%8)"/>
      <w:lvlJc w:val="left"/>
      <w:pPr>
        <w:ind w:left="1020" w:hanging="360"/>
      </w:pPr>
    </w:lvl>
    <w:lvl w:ilvl="8" w:tplc="7CA2D7E2">
      <w:start w:val="1"/>
      <w:numFmt w:val="decimal"/>
      <w:lvlText w:val="%9)"/>
      <w:lvlJc w:val="left"/>
      <w:pPr>
        <w:ind w:left="1020" w:hanging="360"/>
      </w:pPr>
    </w:lvl>
  </w:abstractNum>
  <w:abstractNum w:abstractNumId="41" w15:restartNumberingAfterBreak="0">
    <w:nsid w:val="60BE2B89"/>
    <w:multiLevelType w:val="hybridMultilevel"/>
    <w:tmpl w:val="E5769A06"/>
    <w:lvl w:ilvl="0" w:tplc="AD6462BA">
      <w:start w:val="1"/>
      <w:numFmt w:val="bullet"/>
      <w:lvlText w:val="-"/>
      <w:lvlJc w:val="left"/>
      <w:pPr>
        <w:ind w:left="720" w:hanging="360"/>
      </w:pPr>
      <w:rPr>
        <w:rFonts w:ascii="Segoe UI" w:eastAsia="Calibr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938BB02">
      <w:start w:val="1"/>
      <w:numFmt w:val="bullet"/>
      <w:lvlText w:val=""/>
      <w:lvlJc w:val="left"/>
      <w:pPr>
        <w:ind w:left="2880" w:hanging="360"/>
      </w:pPr>
      <w:rPr>
        <w:rFonts w:ascii="Wingdings" w:hAnsi="Wingdings" w:hint="default"/>
        <w:color w:val="562873" w:themeColor="accent1"/>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217E3E"/>
    <w:multiLevelType w:val="hybridMultilevel"/>
    <w:tmpl w:val="911202BE"/>
    <w:lvl w:ilvl="0" w:tplc="CAA83772">
      <w:numFmt w:val="bullet"/>
      <w:lvlText w:val=""/>
      <w:lvlJc w:val="left"/>
      <w:pPr>
        <w:ind w:left="720" w:hanging="360"/>
      </w:pPr>
      <w:rPr>
        <w:rFonts w:ascii="Wingdings" w:eastAsia="Calibr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2257672"/>
    <w:multiLevelType w:val="multilevel"/>
    <w:tmpl w:val="8E5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F339BA"/>
    <w:multiLevelType w:val="hybridMultilevel"/>
    <w:tmpl w:val="5776A09A"/>
    <w:lvl w:ilvl="0" w:tplc="23DC2E02">
      <w:numFmt w:val="bullet"/>
      <w:lvlText w:val="-"/>
      <w:lvlJc w:val="left"/>
      <w:pPr>
        <w:ind w:left="1495" w:hanging="360"/>
      </w:pPr>
      <w:rPr>
        <w:rFonts w:ascii="Segoe UI" w:eastAsia="Calibri" w:hAnsi="Segoe UI" w:cs="Segoe UI" w:hint="default"/>
        <w:color w:val="auto"/>
        <w:sz w:val="20"/>
      </w:rPr>
    </w:lvl>
    <w:lvl w:ilvl="1" w:tplc="20000003" w:tentative="1">
      <w:start w:val="1"/>
      <w:numFmt w:val="bullet"/>
      <w:lvlText w:val="o"/>
      <w:lvlJc w:val="left"/>
      <w:pPr>
        <w:ind w:left="2215" w:hanging="360"/>
      </w:pPr>
      <w:rPr>
        <w:rFonts w:ascii="Courier New" w:hAnsi="Courier New" w:cs="Courier New" w:hint="default"/>
      </w:rPr>
    </w:lvl>
    <w:lvl w:ilvl="2" w:tplc="20000005" w:tentative="1">
      <w:start w:val="1"/>
      <w:numFmt w:val="bullet"/>
      <w:lvlText w:val=""/>
      <w:lvlJc w:val="left"/>
      <w:pPr>
        <w:ind w:left="2935" w:hanging="360"/>
      </w:pPr>
      <w:rPr>
        <w:rFonts w:ascii="Wingdings" w:hAnsi="Wingdings" w:hint="default"/>
      </w:rPr>
    </w:lvl>
    <w:lvl w:ilvl="3" w:tplc="20000001" w:tentative="1">
      <w:start w:val="1"/>
      <w:numFmt w:val="bullet"/>
      <w:lvlText w:val=""/>
      <w:lvlJc w:val="left"/>
      <w:pPr>
        <w:ind w:left="3655" w:hanging="360"/>
      </w:pPr>
      <w:rPr>
        <w:rFonts w:ascii="Symbol" w:hAnsi="Symbol" w:hint="default"/>
      </w:rPr>
    </w:lvl>
    <w:lvl w:ilvl="4" w:tplc="20000003" w:tentative="1">
      <w:start w:val="1"/>
      <w:numFmt w:val="bullet"/>
      <w:lvlText w:val="o"/>
      <w:lvlJc w:val="left"/>
      <w:pPr>
        <w:ind w:left="4375" w:hanging="360"/>
      </w:pPr>
      <w:rPr>
        <w:rFonts w:ascii="Courier New" w:hAnsi="Courier New" w:cs="Courier New" w:hint="default"/>
      </w:rPr>
    </w:lvl>
    <w:lvl w:ilvl="5" w:tplc="20000005" w:tentative="1">
      <w:start w:val="1"/>
      <w:numFmt w:val="bullet"/>
      <w:lvlText w:val=""/>
      <w:lvlJc w:val="left"/>
      <w:pPr>
        <w:ind w:left="5095" w:hanging="360"/>
      </w:pPr>
      <w:rPr>
        <w:rFonts w:ascii="Wingdings" w:hAnsi="Wingdings" w:hint="default"/>
      </w:rPr>
    </w:lvl>
    <w:lvl w:ilvl="6" w:tplc="20000001" w:tentative="1">
      <w:start w:val="1"/>
      <w:numFmt w:val="bullet"/>
      <w:lvlText w:val=""/>
      <w:lvlJc w:val="left"/>
      <w:pPr>
        <w:ind w:left="5815" w:hanging="360"/>
      </w:pPr>
      <w:rPr>
        <w:rFonts w:ascii="Symbol" w:hAnsi="Symbol" w:hint="default"/>
      </w:rPr>
    </w:lvl>
    <w:lvl w:ilvl="7" w:tplc="20000003" w:tentative="1">
      <w:start w:val="1"/>
      <w:numFmt w:val="bullet"/>
      <w:lvlText w:val="o"/>
      <w:lvlJc w:val="left"/>
      <w:pPr>
        <w:ind w:left="6535" w:hanging="360"/>
      </w:pPr>
      <w:rPr>
        <w:rFonts w:ascii="Courier New" w:hAnsi="Courier New" w:cs="Courier New" w:hint="default"/>
      </w:rPr>
    </w:lvl>
    <w:lvl w:ilvl="8" w:tplc="20000005" w:tentative="1">
      <w:start w:val="1"/>
      <w:numFmt w:val="bullet"/>
      <w:lvlText w:val=""/>
      <w:lvlJc w:val="left"/>
      <w:pPr>
        <w:ind w:left="7255" w:hanging="360"/>
      </w:pPr>
      <w:rPr>
        <w:rFonts w:ascii="Wingdings" w:hAnsi="Wingdings" w:hint="default"/>
      </w:rPr>
    </w:lvl>
  </w:abstractNum>
  <w:abstractNum w:abstractNumId="45" w15:restartNumberingAfterBreak="0">
    <w:nsid w:val="64460F6E"/>
    <w:multiLevelType w:val="hybridMultilevel"/>
    <w:tmpl w:val="CF489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B5465F"/>
    <w:multiLevelType w:val="multilevel"/>
    <w:tmpl w:val="F4343232"/>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47" w15:restartNumberingAfterBreak="0">
    <w:nsid w:val="65A35D4C"/>
    <w:multiLevelType w:val="hybridMultilevel"/>
    <w:tmpl w:val="0C50BCD4"/>
    <w:lvl w:ilvl="0" w:tplc="78A4C594">
      <w:start w:val="1"/>
      <w:numFmt w:val="lowerRoman"/>
      <w:lvlText w:val="%1."/>
      <w:lvlJc w:val="righ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EF451F"/>
    <w:multiLevelType w:val="hybridMultilevel"/>
    <w:tmpl w:val="D9BA762E"/>
    <w:lvl w:ilvl="0" w:tplc="2170337E">
      <w:start w:val="1"/>
      <w:numFmt w:val="decimal"/>
      <w:lvlText w:val="%1)"/>
      <w:lvlJc w:val="left"/>
      <w:pPr>
        <w:ind w:left="1020" w:hanging="360"/>
      </w:pPr>
    </w:lvl>
    <w:lvl w:ilvl="1" w:tplc="F9B43242">
      <w:start w:val="1"/>
      <w:numFmt w:val="decimal"/>
      <w:lvlText w:val="%2)"/>
      <w:lvlJc w:val="left"/>
      <w:pPr>
        <w:ind w:left="1020" w:hanging="360"/>
      </w:pPr>
    </w:lvl>
    <w:lvl w:ilvl="2" w:tplc="7DC8D37E">
      <w:start w:val="1"/>
      <w:numFmt w:val="decimal"/>
      <w:lvlText w:val="%3)"/>
      <w:lvlJc w:val="left"/>
      <w:pPr>
        <w:ind w:left="1020" w:hanging="360"/>
      </w:pPr>
    </w:lvl>
    <w:lvl w:ilvl="3" w:tplc="37229BB8">
      <w:start w:val="1"/>
      <w:numFmt w:val="decimal"/>
      <w:lvlText w:val="%4)"/>
      <w:lvlJc w:val="left"/>
      <w:pPr>
        <w:ind w:left="1020" w:hanging="360"/>
      </w:pPr>
    </w:lvl>
    <w:lvl w:ilvl="4" w:tplc="52BC4DBE">
      <w:start w:val="1"/>
      <w:numFmt w:val="decimal"/>
      <w:lvlText w:val="%5)"/>
      <w:lvlJc w:val="left"/>
      <w:pPr>
        <w:ind w:left="1020" w:hanging="360"/>
      </w:pPr>
    </w:lvl>
    <w:lvl w:ilvl="5" w:tplc="E1808CEE">
      <w:start w:val="1"/>
      <w:numFmt w:val="decimal"/>
      <w:lvlText w:val="%6)"/>
      <w:lvlJc w:val="left"/>
      <w:pPr>
        <w:ind w:left="1020" w:hanging="360"/>
      </w:pPr>
    </w:lvl>
    <w:lvl w:ilvl="6" w:tplc="1B9A22BC">
      <w:start w:val="1"/>
      <w:numFmt w:val="decimal"/>
      <w:lvlText w:val="%7)"/>
      <w:lvlJc w:val="left"/>
      <w:pPr>
        <w:ind w:left="1020" w:hanging="360"/>
      </w:pPr>
    </w:lvl>
    <w:lvl w:ilvl="7" w:tplc="C8D06796">
      <w:start w:val="1"/>
      <w:numFmt w:val="decimal"/>
      <w:lvlText w:val="%8)"/>
      <w:lvlJc w:val="left"/>
      <w:pPr>
        <w:ind w:left="1020" w:hanging="360"/>
      </w:pPr>
    </w:lvl>
    <w:lvl w:ilvl="8" w:tplc="7350281A">
      <w:start w:val="1"/>
      <w:numFmt w:val="decimal"/>
      <w:lvlText w:val="%9)"/>
      <w:lvlJc w:val="left"/>
      <w:pPr>
        <w:ind w:left="1020" w:hanging="360"/>
      </w:pPr>
    </w:lvl>
  </w:abstractNum>
  <w:abstractNum w:abstractNumId="49" w15:restartNumberingAfterBreak="0">
    <w:nsid w:val="66121EE6"/>
    <w:multiLevelType w:val="multilevel"/>
    <w:tmpl w:val="A7B079E2"/>
    <w:lvl w:ilvl="0">
      <w:start w:val="1"/>
      <w:numFmt w:val="decimalZero"/>
      <w:pStyle w:val="AD00"/>
      <w:lvlText w:val="AD%1"/>
      <w:lvlJc w:val="left"/>
      <w:pPr>
        <w:ind w:left="360" w:firstLine="0"/>
      </w:pPr>
      <w:rPr>
        <w:rFonts w:ascii="Segoe UI Semibold" w:hAnsi="Segoe UI Semibold" w:hint="default"/>
        <w:caps/>
        <w:strike w:val="0"/>
        <w:dstrike w:val="0"/>
        <w:vanish w:val="0"/>
        <w:color w:val="562873" w:themeColor="accent1"/>
        <w:sz w:val="20"/>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0" w15:restartNumberingAfterBreak="0">
    <w:nsid w:val="69ED7A1F"/>
    <w:multiLevelType w:val="hybridMultilevel"/>
    <w:tmpl w:val="A1A6F1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6A714EA5"/>
    <w:multiLevelType w:val="hybridMultilevel"/>
    <w:tmpl w:val="B08A2A32"/>
    <w:lvl w:ilvl="0" w:tplc="08090001">
      <w:start w:val="1"/>
      <w:numFmt w:val="bullet"/>
      <w:lvlText w:val=""/>
      <w:lvlJc w:val="left"/>
      <w:pPr>
        <w:ind w:left="2791" w:hanging="360"/>
      </w:pPr>
      <w:rPr>
        <w:rFonts w:ascii="Symbol" w:hAnsi="Symbol" w:hint="default"/>
      </w:rPr>
    </w:lvl>
    <w:lvl w:ilvl="1" w:tplc="08090003">
      <w:start w:val="1"/>
      <w:numFmt w:val="bullet"/>
      <w:lvlText w:val="o"/>
      <w:lvlJc w:val="left"/>
      <w:pPr>
        <w:ind w:left="3511" w:hanging="360"/>
      </w:pPr>
      <w:rPr>
        <w:rFonts w:ascii="Courier New" w:hAnsi="Courier New" w:cs="Courier New" w:hint="default"/>
      </w:rPr>
    </w:lvl>
    <w:lvl w:ilvl="2" w:tplc="08090005" w:tentative="1">
      <w:start w:val="1"/>
      <w:numFmt w:val="bullet"/>
      <w:lvlText w:val=""/>
      <w:lvlJc w:val="left"/>
      <w:pPr>
        <w:ind w:left="4231" w:hanging="360"/>
      </w:pPr>
      <w:rPr>
        <w:rFonts w:ascii="Wingdings" w:hAnsi="Wingdings" w:hint="default"/>
      </w:rPr>
    </w:lvl>
    <w:lvl w:ilvl="3" w:tplc="08090001" w:tentative="1">
      <w:start w:val="1"/>
      <w:numFmt w:val="bullet"/>
      <w:lvlText w:val=""/>
      <w:lvlJc w:val="left"/>
      <w:pPr>
        <w:ind w:left="4951" w:hanging="360"/>
      </w:pPr>
      <w:rPr>
        <w:rFonts w:ascii="Symbol" w:hAnsi="Symbol" w:hint="default"/>
      </w:rPr>
    </w:lvl>
    <w:lvl w:ilvl="4" w:tplc="08090003" w:tentative="1">
      <w:start w:val="1"/>
      <w:numFmt w:val="bullet"/>
      <w:lvlText w:val="o"/>
      <w:lvlJc w:val="left"/>
      <w:pPr>
        <w:ind w:left="5671" w:hanging="360"/>
      </w:pPr>
      <w:rPr>
        <w:rFonts w:ascii="Courier New" w:hAnsi="Courier New" w:cs="Courier New" w:hint="default"/>
      </w:rPr>
    </w:lvl>
    <w:lvl w:ilvl="5" w:tplc="08090005" w:tentative="1">
      <w:start w:val="1"/>
      <w:numFmt w:val="bullet"/>
      <w:lvlText w:val=""/>
      <w:lvlJc w:val="left"/>
      <w:pPr>
        <w:ind w:left="6391" w:hanging="360"/>
      </w:pPr>
      <w:rPr>
        <w:rFonts w:ascii="Wingdings" w:hAnsi="Wingdings" w:hint="default"/>
      </w:rPr>
    </w:lvl>
    <w:lvl w:ilvl="6" w:tplc="08090001" w:tentative="1">
      <w:start w:val="1"/>
      <w:numFmt w:val="bullet"/>
      <w:lvlText w:val=""/>
      <w:lvlJc w:val="left"/>
      <w:pPr>
        <w:ind w:left="7111" w:hanging="360"/>
      </w:pPr>
      <w:rPr>
        <w:rFonts w:ascii="Symbol" w:hAnsi="Symbol" w:hint="default"/>
      </w:rPr>
    </w:lvl>
    <w:lvl w:ilvl="7" w:tplc="08090003" w:tentative="1">
      <w:start w:val="1"/>
      <w:numFmt w:val="bullet"/>
      <w:lvlText w:val="o"/>
      <w:lvlJc w:val="left"/>
      <w:pPr>
        <w:ind w:left="7831" w:hanging="360"/>
      </w:pPr>
      <w:rPr>
        <w:rFonts w:ascii="Courier New" w:hAnsi="Courier New" w:cs="Courier New" w:hint="default"/>
      </w:rPr>
    </w:lvl>
    <w:lvl w:ilvl="8" w:tplc="08090005" w:tentative="1">
      <w:start w:val="1"/>
      <w:numFmt w:val="bullet"/>
      <w:lvlText w:val=""/>
      <w:lvlJc w:val="left"/>
      <w:pPr>
        <w:ind w:left="8551" w:hanging="360"/>
      </w:pPr>
      <w:rPr>
        <w:rFonts w:ascii="Wingdings" w:hAnsi="Wingdings" w:hint="default"/>
      </w:rPr>
    </w:lvl>
  </w:abstractNum>
  <w:abstractNum w:abstractNumId="52" w15:restartNumberingAfterBreak="0">
    <w:nsid w:val="6A8E2910"/>
    <w:multiLevelType w:val="multilevel"/>
    <w:tmpl w:val="005C4616"/>
    <w:lvl w:ilvl="0">
      <w:start w:val="1"/>
      <w:numFmt w:val="decimal"/>
      <w:pStyle w:val="Heading1numbered"/>
      <w:lvlText w:val="%1"/>
      <w:lvlJc w:val="left"/>
      <w:pPr>
        <w:ind w:left="432" w:hanging="432"/>
      </w:pPr>
      <w:rPr>
        <w:rFonts w:hint="default"/>
        <w:color w:val="984A9C"/>
      </w:rPr>
    </w:lvl>
    <w:lvl w:ilvl="1">
      <w:start w:val="1"/>
      <w:numFmt w:val="decimal"/>
      <w:pStyle w:val="Heading2numbered"/>
      <w:lvlText w:val="%1.%2"/>
      <w:lvlJc w:val="left"/>
      <w:pPr>
        <w:ind w:left="576" w:hanging="576"/>
      </w:pPr>
      <w:rPr>
        <w:rFonts w:hint="default"/>
      </w:rPr>
    </w:lvl>
    <w:lvl w:ilvl="2">
      <w:start w:val="1"/>
      <w:numFmt w:val="decimal"/>
      <w:pStyle w:val="Heading3numbered"/>
      <w:lvlText w:val="%1.%2.%3"/>
      <w:lvlJc w:val="left"/>
      <w:pPr>
        <w:ind w:left="720" w:hanging="720"/>
      </w:pPr>
      <w:rPr>
        <w:rFonts w:ascii="Segoe UI" w:hAnsi="Segoe UI" w:cs="Segoe UI" w:hint="default"/>
        <w:color w:val="984A9C"/>
        <w:sz w:val="22"/>
        <w:szCs w:val="22"/>
      </w:rPr>
    </w:lvl>
    <w:lvl w:ilvl="3">
      <w:start w:val="1"/>
      <w:numFmt w:val="decimal"/>
      <w:pStyle w:val="Heading4numbered"/>
      <w:lvlText w:val="%1.%2.%3.%4"/>
      <w:lvlJc w:val="left"/>
      <w:pPr>
        <w:ind w:left="864" w:hanging="864"/>
      </w:pPr>
    </w:lvl>
    <w:lvl w:ilvl="4">
      <w:start w:val="1"/>
      <w:numFmt w:val="decimal"/>
      <w:pStyle w:val="Heading5numbered"/>
      <w:suff w:val="space"/>
      <w:lvlText w:val="%1.%2.%3.%4.%5"/>
      <w:lvlJc w:val="left"/>
      <w:pPr>
        <w:ind w:left="1008" w:hanging="1008"/>
      </w:pPr>
      <w:rPr>
        <w:rFonts w:hint="default"/>
      </w:rPr>
    </w:lvl>
    <w:lvl w:ilvl="5">
      <w:start w:val="1"/>
      <w:numFmt w:val="decimal"/>
      <w:pStyle w:val="Heading6numbered"/>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6B2A0ACA"/>
    <w:multiLevelType w:val="multilevel"/>
    <w:tmpl w:val="0FC67A8E"/>
    <w:lvl w:ilvl="0">
      <w:start w:val="1"/>
      <w:numFmt w:val="lowerLetter"/>
      <w:lvlText w:val="%1)"/>
      <w:lvlJc w:val="left"/>
      <w:pPr>
        <w:ind w:left="360" w:hanging="360"/>
      </w:pPr>
      <w:rPr>
        <w:rFonts w:ascii="Segoe UI" w:hAnsi="Segoe UI" w:hint="default"/>
        <w:b w:val="0"/>
        <w:i/>
        <w:color w:val="562873" w:themeColor="accent1"/>
      </w:r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rPr>
        <w:rFonts w:ascii="Segoe UI" w:hAnsi="Segoe UI" w:hint="default"/>
        <w:b w:val="0"/>
        <w:i w:val="0"/>
        <w:color w:val="7030A0"/>
      </w:rPr>
    </w:lvl>
    <w:lvl w:ilvl="3">
      <w:start w:val="1"/>
      <w:numFmt w:val="bullet"/>
      <w:lvlText w:val=""/>
      <w:lvlJc w:val="left"/>
      <w:pPr>
        <w:ind w:left="1080" w:hanging="288"/>
      </w:pPr>
      <w:rPr>
        <w:rFonts w:ascii="Symbol" w:hAnsi="Symbol" w:hint="default"/>
        <w:color w:val="984A9C" w:themeColor="accent2"/>
      </w:rPr>
    </w:lvl>
    <w:lvl w:ilvl="4">
      <w:start w:val="1"/>
      <w:numFmt w:val="bullet"/>
      <w:lvlText w:val=""/>
      <w:lvlJc w:val="left"/>
      <w:pPr>
        <w:ind w:left="936" w:hanging="216"/>
      </w:pPr>
      <w:rPr>
        <w:rFonts w:ascii="Symbol" w:hAnsi="Symbol" w:hint="default"/>
        <w:color w:val="7030A0"/>
      </w:rPr>
    </w:lvl>
    <w:lvl w:ilvl="5">
      <w:start w:val="1"/>
      <w:numFmt w:val="lowerRoman"/>
      <w:lvlText w:val="(%6.)"/>
      <w:lvlJc w:val="center"/>
      <w:pPr>
        <w:ind w:left="1656" w:hanging="432"/>
      </w:pPr>
      <w:rPr>
        <w:rFonts w:hint="default"/>
        <w:b w:val="0"/>
        <w:i/>
        <w:color w:val="7030A0"/>
      </w:rPr>
    </w:lvl>
    <w:lvl w:ilvl="6">
      <w:start w:val="1"/>
      <w:numFmt w:val="bullet"/>
      <w:lvlText w:val="▪"/>
      <w:lvlJc w:val="left"/>
      <w:pPr>
        <w:ind w:left="1656" w:hanging="288"/>
      </w:pPr>
      <w:rPr>
        <w:rFonts w:ascii="Buxton Sketch" w:hAnsi="Buxton Sketch" w:hint="default"/>
        <w:color w:val="984A9C" w:themeColor="accent2"/>
      </w:rPr>
    </w:lvl>
    <w:lvl w:ilvl="7">
      <w:start w:val="1"/>
      <w:numFmt w:val="bullet"/>
      <w:lvlText w:val=""/>
      <w:lvlJc w:val="left"/>
      <w:pPr>
        <w:ind w:left="360" w:hanging="360"/>
      </w:pPr>
      <w:rPr>
        <w:rFonts w:ascii="Symbol" w:hAnsi="Symbol" w:hint="default"/>
        <w:color w:val="7030A0"/>
      </w:rPr>
    </w:lvl>
    <w:lvl w:ilvl="8">
      <w:start w:val="1"/>
      <w:numFmt w:val="bullet"/>
      <w:lvlText w:val=""/>
      <w:lvlJc w:val="left"/>
      <w:pPr>
        <w:ind w:left="720" w:hanging="360"/>
      </w:pPr>
      <w:rPr>
        <w:rFonts w:ascii="Symbol" w:hAnsi="Symbol" w:hint="default"/>
        <w:color w:val="7030A0"/>
      </w:rPr>
    </w:lvl>
  </w:abstractNum>
  <w:abstractNum w:abstractNumId="54" w15:restartNumberingAfterBreak="0">
    <w:nsid w:val="6B3636C6"/>
    <w:multiLevelType w:val="hybridMultilevel"/>
    <w:tmpl w:val="C74EABB6"/>
    <w:lvl w:ilvl="0" w:tplc="3F40ED48">
      <w:start w:val="1"/>
      <w:numFmt w:val="bullet"/>
      <w:lvlText w:val=""/>
      <w:lvlJc w:val="left"/>
      <w:pPr>
        <w:ind w:left="1069" w:hanging="360"/>
      </w:pPr>
      <w:rPr>
        <w:rFonts w:ascii="Symbol" w:hAnsi="Symbol" w:hint="default"/>
        <w:color w:val="984A9C" w:themeColor="accent2"/>
      </w:rPr>
    </w:lvl>
    <w:lvl w:ilvl="1" w:tplc="08130003" w:tentative="1">
      <w:start w:val="1"/>
      <w:numFmt w:val="bullet"/>
      <w:lvlText w:val="o"/>
      <w:lvlJc w:val="left"/>
      <w:pPr>
        <w:ind w:left="1789" w:hanging="360"/>
      </w:pPr>
      <w:rPr>
        <w:rFonts w:ascii="Courier New" w:hAnsi="Courier New" w:cs="Courier New" w:hint="default"/>
      </w:rPr>
    </w:lvl>
    <w:lvl w:ilvl="2" w:tplc="08130005" w:tentative="1">
      <w:start w:val="1"/>
      <w:numFmt w:val="bullet"/>
      <w:lvlText w:val=""/>
      <w:lvlJc w:val="left"/>
      <w:pPr>
        <w:ind w:left="2509" w:hanging="360"/>
      </w:pPr>
      <w:rPr>
        <w:rFonts w:ascii="Wingdings" w:hAnsi="Wingdings" w:hint="default"/>
      </w:rPr>
    </w:lvl>
    <w:lvl w:ilvl="3" w:tplc="08130001" w:tentative="1">
      <w:start w:val="1"/>
      <w:numFmt w:val="bullet"/>
      <w:lvlText w:val=""/>
      <w:lvlJc w:val="left"/>
      <w:pPr>
        <w:ind w:left="3229" w:hanging="360"/>
      </w:pPr>
      <w:rPr>
        <w:rFonts w:ascii="Symbol" w:hAnsi="Symbol" w:hint="default"/>
      </w:rPr>
    </w:lvl>
    <w:lvl w:ilvl="4" w:tplc="08130003" w:tentative="1">
      <w:start w:val="1"/>
      <w:numFmt w:val="bullet"/>
      <w:lvlText w:val="o"/>
      <w:lvlJc w:val="left"/>
      <w:pPr>
        <w:ind w:left="3949" w:hanging="360"/>
      </w:pPr>
      <w:rPr>
        <w:rFonts w:ascii="Courier New" w:hAnsi="Courier New" w:cs="Courier New" w:hint="default"/>
      </w:rPr>
    </w:lvl>
    <w:lvl w:ilvl="5" w:tplc="08130005" w:tentative="1">
      <w:start w:val="1"/>
      <w:numFmt w:val="bullet"/>
      <w:lvlText w:val=""/>
      <w:lvlJc w:val="left"/>
      <w:pPr>
        <w:ind w:left="4669" w:hanging="360"/>
      </w:pPr>
      <w:rPr>
        <w:rFonts w:ascii="Wingdings" w:hAnsi="Wingdings" w:hint="default"/>
      </w:rPr>
    </w:lvl>
    <w:lvl w:ilvl="6" w:tplc="08130001" w:tentative="1">
      <w:start w:val="1"/>
      <w:numFmt w:val="bullet"/>
      <w:lvlText w:val=""/>
      <w:lvlJc w:val="left"/>
      <w:pPr>
        <w:ind w:left="5389" w:hanging="360"/>
      </w:pPr>
      <w:rPr>
        <w:rFonts w:ascii="Symbol" w:hAnsi="Symbol" w:hint="default"/>
      </w:rPr>
    </w:lvl>
    <w:lvl w:ilvl="7" w:tplc="08130003" w:tentative="1">
      <w:start w:val="1"/>
      <w:numFmt w:val="bullet"/>
      <w:lvlText w:val="o"/>
      <w:lvlJc w:val="left"/>
      <w:pPr>
        <w:ind w:left="6109" w:hanging="360"/>
      </w:pPr>
      <w:rPr>
        <w:rFonts w:ascii="Courier New" w:hAnsi="Courier New" w:cs="Courier New" w:hint="default"/>
      </w:rPr>
    </w:lvl>
    <w:lvl w:ilvl="8" w:tplc="08130005" w:tentative="1">
      <w:start w:val="1"/>
      <w:numFmt w:val="bullet"/>
      <w:lvlText w:val=""/>
      <w:lvlJc w:val="left"/>
      <w:pPr>
        <w:ind w:left="6829" w:hanging="360"/>
      </w:pPr>
      <w:rPr>
        <w:rFonts w:ascii="Wingdings" w:hAnsi="Wingdings" w:hint="default"/>
      </w:rPr>
    </w:lvl>
  </w:abstractNum>
  <w:abstractNum w:abstractNumId="55" w15:restartNumberingAfterBreak="0">
    <w:nsid w:val="707216F6"/>
    <w:multiLevelType w:val="multilevel"/>
    <w:tmpl w:val="93C2E7B6"/>
    <w:lvl w:ilvl="0">
      <w:start w:val="1"/>
      <w:numFmt w:val="none"/>
      <w:pStyle w:val="ADClause"/>
      <w:lvlText w:val="%1"/>
      <w:lvlJc w:val="left"/>
      <w:pPr>
        <w:ind w:left="0" w:firstLine="0"/>
      </w:pPr>
      <w:rPr>
        <w:rFonts w:hint="default"/>
      </w:r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440" w:hanging="288"/>
      </w:pPr>
      <w:rPr>
        <w:rFonts w:ascii="Buxton Sketch" w:hAnsi="Buxton Sketch" w:hint="default"/>
        <w:b w:val="0"/>
        <w:i w:val="0"/>
        <w:caps w:val="0"/>
        <w:strike w:val="0"/>
        <w:dstrike w:val="0"/>
        <w:vanish w:val="0"/>
        <w:color w:val="562873" w:themeColor="accent1"/>
        <w:sz w:val="20"/>
        <w:vertAlign w:val="baseline"/>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56" w15:restartNumberingAfterBreak="0">
    <w:nsid w:val="72CE1957"/>
    <w:multiLevelType w:val="multilevel"/>
    <w:tmpl w:val="01BE3E00"/>
    <w:lvl w:ilvl="0">
      <w:start w:val="1"/>
      <mc:AlternateContent>
        <mc:Choice Requires="w14">
          <w:numFmt w:val="custom" w:format="001, 002, 003, ..."/>
        </mc:Choice>
        <mc:Fallback>
          <w:numFmt w:val="decimal"/>
        </mc:Fallback>
      </mc:AlternateContent>
      <w:lvlText w:val="Req # %1"/>
      <w:lvlJc w:val="left"/>
      <w:pPr>
        <w:tabs>
          <w:tab w:val="num" w:pos="2286"/>
        </w:tabs>
        <w:ind w:left="2286" w:hanging="1296"/>
      </w:pPr>
      <w:rPr>
        <w:rFonts w:ascii="Segoe UI" w:hAnsi="Segoe UI"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76" w:hanging="360"/>
      </w:pPr>
      <w:rPr>
        <w:rFonts w:ascii="Segoe UI" w:eastAsia="Calibri" w:hAnsi="Segoe UI" w:cs="Segoe UI" w:hint="default"/>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57" w15:restartNumberingAfterBreak="0">
    <w:nsid w:val="7589667B"/>
    <w:multiLevelType w:val="hybridMultilevel"/>
    <w:tmpl w:val="A6688954"/>
    <w:lvl w:ilvl="0" w:tplc="3E50EFBC">
      <w:start w:val="1"/>
      <w:numFmt w:val="bullet"/>
      <w:lvlText w:val=""/>
      <w:lvlJc w:val="left"/>
      <w:pPr>
        <w:ind w:left="720" w:hanging="360"/>
      </w:pPr>
      <w:rPr>
        <w:rFonts w:ascii="Symbol" w:hAnsi="Symbol" w:hint="default"/>
        <w:color w:val="000000" w:themeColor="text1"/>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92B4081"/>
    <w:multiLevelType w:val="hybridMultilevel"/>
    <w:tmpl w:val="8B12DB24"/>
    <w:lvl w:ilvl="0" w:tplc="A7422986">
      <w:start w:val="1"/>
      <w:numFmt w:val="decimal"/>
      <w:lvlText w:val="%1)"/>
      <w:lvlJc w:val="left"/>
      <w:pPr>
        <w:ind w:left="1020" w:hanging="360"/>
      </w:pPr>
    </w:lvl>
    <w:lvl w:ilvl="1" w:tplc="763EB74E">
      <w:start w:val="1"/>
      <w:numFmt w:val="decimal"/>
      <w:lvlText w:val="%2)"/>
      <w:lvlJc w:val="left"/>
      <w:pPr>
        <w:ind w:left="1020" w:hanging="360"/>
      </w:pPr>
    </w:lvl>
    <w:lvl w:ilvl="2" w:tplc="9A4AB6BC">
      <w:start w:val="1"/>
      <w:numFmt w:val="decimal"/>
      <w:lvlText w:val="%3)"/>
      <w:lvlJc w:val="left"/>
      <w:pPr>
        <w:ind w:left="1020" w:hanging="360"/>
      </w:pPr>
    </w:lvl>
    <w:lvl w:ilvl="3" w:tplc="F1A04434">
      <w:start w:val="1"/>
      <w:numFmt w:val="decimal"/>
      <w:lvlText w:val="%4)"/>
      <w:lvlJc w:val="left"/>
      <w:pPr>
        <w:ind w:left="1020" w:hanging="360"/>
      </w:pPr>
    </w:lvl>
    <w:lvl w:ilvl="4" w:tplc="097C1ED4">
      <w:start w:val="1"/>
      <w:numFmt w:val="decimal"/>
      <w:lvlText w:val="%5)"/>
      <w:lvlJc w:val="left"/>
      <w:pPr>
        <w:ind w:left="1020" w:hanging="360"/>
      </w:pPr>
    </w:lvl>
    <w:lvl w:ilvl="5" w:tplc="1276BA58">
      <w:start w:val="1"/>
      <w:numFmt w:val="decimal"/>
      <w:lvlText w:val="%6)"/>
      <w:lvlJc w:val="left"/>
      <w:pPr>
        <w:ind w:left="1020" w:hanging="360"/>
      </w:pPr>
    </w:lvl>
    <w:lvl w:ilvl="6" w:tplc="5A549B5C">
      <w:start w:val="1"/>
      <w:numFmt w:val="decimal"/>
      <w:lvlText w:val="%7)"/>
      <w:lvlJc w:val="left"/>
      <w:pPr>
        <w:ind w:left="1020" w:hanging="360"/>
      </w:pPr>
    </w:lvl>
    <w:lvl w:ilvl="7" w:tplc="7E54CA48">
      <w:start w:val="1"/>
      <w:numFmt w:val="decimal"/>
      <w:lvlText w:val="%8)"/>
      <w:lvlJc w:val="left"/>
      <w:pPr>
        <w:ind w:left="1020" w:hanging="360"/>
      </w:pPr>
    </w:lvl>
    <w:lvl w:ilvl="8" w:tplc="C1C8C836">
      <w:start w:val="1"/>
      <w:numFmt w:val="decimal"/>
      <w:lvlText w:val="%9)"/>
      <w:lvlJc w:val="left"/>
      <w:pPr>
        <w:ind w:left="1020" w:hanging="360"/>
      </w:pPr>
    </w:lvl>
  </w:abstractNum>
  <w:abstractNum w:abstractNumId="59" w15:restartNumberingAfterBreak="0">
    <w:nsid w:val="7E461962"/>
    <w:multiLevelType w:val="multilevel"/>
    <w:tmpl w:val="BD7E2830"/>
    <w:lvl w:ilvl="0">
      <w:start w:val="1"/>
      <w:numFmt w:val="lowerLetter"/>
      <w:pStyle w:val="0AClause"/>
      <w:lvlText w:val="%1)"/>
      <w:lvlJc w:val="left"/>
      <w:pPr>
        <w:ind w:left="360" w:hanging="360"/>
      </w:pPr>
      <w:rPr>
        <w:rFonts w:ascii="Segoe UI" w:hAnsi="Segoe UI" w:hint="default"/>
        <w:b w:val="0"/>
        <w:i/>
        <w:color w:val="562873" w:themeColor="accent1"/>
      </w:rPr>
    </w:lvl>
    <w:lvl w:ilvl="1">
      <w:start w:val="1"/>
      <w:numFmt w:val="lowerRoman"/>
      <w:lvlText w:val="%2."/>
      <w:lvlJc w:val="center"/>
      <w:pPr>
        <w:ind w:left="720" w:hanging="288"/>
      </w:pPr>
      <w:rPr>
        <w:rFonts w:ascii="Segoe UI" w:hAnsi="Segoe UI" w:hint="default"/>
        <w:b w:val="0"/>
        <w:i/>
        <w:color w:val="7030A0"/>
      </w:rPr>
    </w:lvl>
    <w:lvl w:ilvl="2">
      <w:start w:val="1"/>
      <w:numFmt w:val="lowerLetter"/>
      <w:lvlText w:val="%3."/>
      <w:lvlJc w:val="left"/>
      <w:pPr>
        <w:ind w:left="1080" w:hanging="360"/>
      </w:pPr>
      <w:rPr>
        <w:rFonts w:ascii="Segoe UI" w:hAnsi="Segoe UI" w:hint="default"/>
        <w:b w:val="0"/>
        <w:i w:val="0"/>
        <w:color w:val="7030A0"/>
      </w:rPr>
    </w:lvl>
    <w:lvl w:ilvl="3">
      <w:start w:val="1"/>
      <w:numFmt w:val="bullet"/>
      <w:lvlText w:val=""/>
      <w:lvlJc w:val="left"/>
      <w:pPr>
        <w:ind w:left="1080" w:hanging="288"/>
      </w:pPr>
      <w:rPr>
        <w:rFonts w:ascii="Symbol" w:hAnsi="Symbol" w:hint="default"/>
        <w:color w:val="984A9C" w:themeColor="accent2"/>
      </w:rPr>
    </w:lvl>
    <w:lvl w:ilvl="4">
      <w:start w:val="1"/>
      <w:numFmt w:val="bullet"/>
      <w:lvlText w:val=""/>
      <w:lvlJc w:val="left"/>
      <w:pPr>
        <w:ind w:left="936" w:hanging="216"/>
      </w:pPr>
      <w:rPr>
        <w:rFonts w:ascii="Symbol" w:hAnsi="Symbol" w:hint="default"/>
        <w:color w:val="7030A0"/>
      </w:rPr>
    </w:lvl>
    <w:lvl w:ilvl="5">
      <w:start w:val="1"/>
      <w:numFmt w:val="lowerRoman"/>
      <w:lvlText w:val="(%6.)"/>
      <w:lvlJc w:val="center"/>
      <w:pPr>
        <w:ind w:left="1656" w:hanging="432"/>
      </w:pPr>
      <w:rPr>
        <w:rFonts w:hint="default"/>
        <w:b w:val="0"/>
        <w:i/>
        <w:color w:val="7030A0"/>
      </w:rPr>
    </w:lvl>
    <w:lvl w:ilvl="6">
      <w:start w:val="1"/>
      <w:numFmt w:val="bullet"/>
      <w:lvlText w:val="▪"/>
      <w:lvlJc w:val="left"/>
      <w:pPr>
        <w:ind w:left="1656" w:hanging="288"/>
      </w:pPr>
      <w:rPr>
        <w:rFonts w:ascii="Buxton Sketch" w:hAnsi="Buxton Sketch" w:hint="default"/>
        <w:color w:val="984A9C" w:themeColor="accent2"/>
      </w:rPr>
    </w:lvl>
    <w:lvl w:ilvl="7">
      <w:start w:val="1"/>
      <w:numFmt w:val="bullet"/>
      <w:lvlText w:val=""/>
      <w:lvlJc w:val="left"/>
      <w:pPr>
        <w:ind w:left="360" w:hanging="360"/>
      </w:pPr>
      <w:rPr>
        <w:rFonts w:ascii="Symbol" w:hAnsi="Symbol" w:hint="default"/>
        <w:color w:val="7030A0"/>
      </w:rPr>
    </w:lvl>
    <w:lvl w:ilvl="8">
      <w:start w:val="1"/>
      <w:numFmt w:val="bullet"/>
      <w:lvlText w:val=""/>
      <w:lvlJc w:val="left"/>
      <w:pPr>
        <w:ind w:left="720" w:hanging="360"/>
      </w:pPr>
      <w:rPr>
        <w:rFonts w:ascii="Symbol" w:hAnsi="Symbol" w:hint="default"/>
        <w:color w:val="7030A0"/>
      </w:rPr>
    </w:lvl>
  </w:abstractNum>
  <w:abstractNum w:abstractNumId="60" w15:restartNumberingAfterBreak="0">
    <w:nsid w:val="7F1D43B7"/>
    <w:multiLevelType w:val="hybridMultilevel"/>
    <w:tmpl w:val="113EFDD4"/>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57226649">
    <w:abstractNumId w:val="52"/>
  </w:num>
  <w:num w:numId="2" w16cid:durableId="1581525653">
    <w:abstractNumId w:val="35"/>
  </w:num>
  <w:num w:numId="3" w16cid:durableId="114866799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9022829">
    <w:abstractNumId w:val="52"/>
  </w:num>
  <w:num w:numId="5" w16cid:durableId="450176452">
    <w:abstractNumId w:val="19"/>
  </w:num>
  <w:num w:numId="6" w16cid:durableId="649864366">
    <w:abstractNumId w:val="55"/>
  </w:num>
  <w:num w:numId="7" w16cid:durableId="170023993">
    <w:abstractNumId w:val="13"/>
  </w:num>
  <w:num w:numId="8" w16cid:durableId="154616148">
    <w:abstractNumId w:val="17"/>
  </w:num>
  <w:num w:numId="9" w16cid:durableId="8174978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73674951">
    <w:abstractNumId w:val="47"/>
  </w:num>
  <w:num w:numId="11" w16cid:durableId="572006951">
    <w:abstractNumId w:val="3"/>
    <w:lvlOverride w:ilvl="0">
      <w:startOverride w:val="2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8789778">
    <w:abstractNumId w:val="28"/>
  </w:num>
  <w:num w:numId="13" w16cid:durableId="919825508">
    <w:abstractNumId w:val="23"/>
  </w:num>
  <w:num w:numId="14" w16cid:durableId="1176769863">
    <w:abstractNumId w:val="49"/>
  </w:num>
  <w:num w:numId="15" w16cid:durableId="1275014774">
    <w:abstractNumId w:val="5"/>
  </w:num>
  <w:num w:numId="16" w16cid:durableId="10551612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23371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3189482">
    <w:abstractNumId w:val="8"/>
  </w:num>
  <w:num w:numId="19" w16cid:durableId="155681874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02254996">
    <w:abstractNumId w:val="22"/>
  </w:num>
  <w:num w:numId="21" w16cid:durableId="1469320127">
    <w:abstractNumId w:val="58"/>
  </w:num>
  <w:num w:numId="22" w16cid:durableId="1409227731">
    <w:abstractNumId w:val="57"/>
  </w:num>
  <w:num w:numId="23" w16cid:durableId="510535468">
    <w:abstractNumId w:val="16"/>
  </w:num>
  <w:num w:numId="24" w16cid:durableId="1831361115">
    <w:abstractNumId w:val="36"/>
  </w:num>
  <w:num w:numId="25" w16cid:durableId="1954752205">
    <w:abstractNumId w:val="1"/>
  </w:num>
  <w:num w:numId="26" w16cid:durableId="45573982">
    <w:abstractNumId w:val="50"/>
  </w:num>
  <w:num w:numId="27" w16cid:durableId="170338933">
    <w:abstractNumId w:val="54"/>
  </w:num>
  <w:num w:numId="28" w16cid:durableId="1620524777">
    <w:abstractNumId w:val="15"/>
  </w:num>
  <w:num w:numId="29" w16cid:durableId="282276171">
    <w:abstractNumId w:val="60"/>
  </w:num>
  <w:num w:numId="30" w16cid:durableId="723715956">
    <w:abstractNumId w:val="10"/>
  </w:num>
  <w:num w:numId="31" w16cid:durableId="453133169">
    <w:abstractNumId w:val="59"/>
  </w:num>
  <w:num w:numId="32" w16cid:durableId="1796020321">
    <w:abstractNumId w:val="4"/>
  </w:num>
  <w:num w:numId="33" w16cid:durableId="1106078109">
    <w:abstractNumId w:val="30"/>
  </w:num>
  <w:num w:numId="34" w16cid:durableId="78915896">
    <w:abstractNumId w:val="5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26973092">
    <w:abstractNumId w:val="26"/>
  </w:num>
  <w:num w:numId="36" w16cid:durableId="1547643431">
    <w:abstractNumId w:val="20"/>
  </w:num>
  <w:num w:numId="37" w16cid:durableId="1884633480">
    <w:abstractNumId w:val="40"/>
  </w:num>
  <w:num w:numId="38" w16cid:durableId="1715424581">
    <w:abstractNumId w:val="53"/>
  </w:num>
  <w:num w:numId="39" w16cid:durableId="905800325">
    <w:abstractNumId w:val="18"/>
  </w:num>
  <w:num w:numId="40" w16cid:durableId="545920137">
    <w:abstractNumId w:val="48"/>
  </w:num>
  <w:num w:numId="41" w16cid:durableId="1508325686">
    <w:abstractNumId w:val="41"/>
  </w:num>
  <w:num w:numId="42" w16cid:durableId="1257596741">
    <w:abstractNumId w:val="56"/>
  </w:num>
  <w:num w:numId="43" w16cid:durableId="41369872">
    <w:abstractNumId w:val="37"/>
  </w:num>
  <w:num w:numId="44" w16cid:durableId="955481783">
    <w:abstractNumId w:val="0"/>
  </w:num>
  <w:num w:numId="45" w16cid:durableId="66146864">
    <w:abstractNumId w:val="25"/>
  </w:num>
  <w:num w:numId="46" w16cid:durableId="1235552931">
    <w:abstractNumId w:val="34"/>
  </w:num>
  <w:num w:numId="47" w16cid:durableId="2137680272">
    <w:abstractNumId w:val="11"/>
  </w:num>
  <w:num w:numId="48" w16cid:durableId="1280531505">
    <w:abstractNumId w:val="24"/>
  </w:num>
  <w:num w:numId="49" w16cid:durableId="172960489">
    <w:abstractNumId w:val="46"/>
  </w:num>
  <w:num w:numId="50" w16cid:durableId="1521310010">
    <w:abstractNumId w:val="38"/>
  </w:num>
  <w:num w:numId="51" w16cid:durableId="1226573817">
    <w:abstractNumId w:val="42"/>
  </w:num>
  <w:num w:numId="52" w16cid:durableId="160435267">
    <w:abstractNumId w:val="27"/>
  </w:num>
  <w:num w:numId="53" w16cid:durableId="1048184881">
    <w:abstractNumId w:val="12"/>
  </w:num>
  <w:num w:numId="54" w16cid:durableId="368651488">
    <w:abstractNumId w:val="7"/>
  </w:num>
  <w:num w:numId="55" w16cid:durableId="298729554">
    <w:abstractNumId w:val="51"/>
  </w:num>
  <w:num w:numId="56" w16cid:durableId="1983267278">
    <w:abstractNumId w:val="32"/>
  </w:num>
  <w:num w:numId="57" w16cid:durableId="1806586850">
    <w:abstractNumId w:val="14"/>
  </w:num>
  <w:num w:numId="58" w16cid:durableId="1029451802">
    <w:abstractNumId w:val="6"/>
  </w:num>
  <w:num w:numId="59" w16cid:durableId="596014739">
    <w:abstractNumId w:val="2"/>
  </w:num>
  <w:num w:numId="60" w16cid:durableId="1078478075">
    <w:abstractNumId w:val="31"/>
  </w:num>
  <w:num w:numId="61" w16cid:durableId="380708756">
    <w:abstractNumId w:val="9"/>
  </w:num>
  <w:num w:numId="62" w16cid:durableId="2024932958">
    <w:abstractNumId w:val="45"/>
  </w:num>
  <w:num w:numId="63" w16cid:durableId="377631847">
    <w:abstractNumId w:val="33"/>
  </w:num>
  <w:num w:numId="64" w16cid:durableId="1259027202">
    <w:abstractNumId w:val="29"/>
  </w:num>
  <w:num w:numId="65" w16cid:durableId="1728719905">
    <w:abstractNumId w:val="43"/>
  </w:num>
  <w:num w:numId="66" w16cid:durableId="1728186294">
    <w:abstractNumId w:val="44"/>
  </w:num>
  <w:num w:numId="67" w16cid:durableId="1538852427">
    <w:abstractNumId w:val="39"/>
  </w:num>
  <w:num w:numId="68" w16cid:durableId="3831397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rda Ulrich">
    <w15:presenceInfo w15:providerId="AD" w15:userId="S::ulrich.dorda@sckcen.be::a2ed7c69-36b0-49a7-accd-1f5c82736328"/>
  </w15:person>
  <w15:person w15:author="Dekempeneer Erik">
    <w15:presenceInfo w15:providerId="AD" w15:userId="S::erik.dekempeneer@sckcen.be::dd9c19ef-718e-40da-9588-94676f81c954"/>
  </w15:person>
  <w15:person w15:author="Jardin Maarten">
    <w15:presenceInfo w15:providerId="AD" w15:userId="S-1-5-21-2143564435-1125984783-857296014-44080"/>
  </w15:person>
  <w15:person w15:author="Bonthuys Gerkotze">
    <w15:presenceInfo w15:providerId="AD" w15:userId="S::gerkotze.bonthuys@sckcen.be::aa89ec53-9f95-42ae-98c9-b98e1cf18215"/>
  </w15:person>
  <w15:person w15:author="do Rego Lima Pedro">
    <w15:presenceInfo w15:providerId="AD" w15:userId="S::Pedro.do.Rego.Lima@extern.sckcen.be::0d9f6d5e-7331-440e-9a3b-2b4e2f0ef792"/>
  </w15:person>
  <w15:person w15:author="Courtheyn Peter">
    <w15:presenceInfo w15:providerId="AD" w15:userId="S::Peter.Courtheyn@extern.sckcen.be::ad6c446f-071a-44da-b97b-2cf6e05722c2"/>
  </w15:person>
  <w15:person w15:author="Daneels Ruben">
    <w15:presenceInfo w15:providerId="None" w15:userId="Daneels Ru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C0"/>
    <w:rsid w:val="000009A4"/>
    <w:rsid w:val="0000127E"/>
    <w:rsid w:val="00001BFD"/>
    <w:rsid w:val="00003586"/>
    <w:rsid w:val="00004D41"/>
    <w:rsid w:val="00006433"/>
    <w:rsid w:val="00006A66"/>
    <w:rsid w:val="00012273"/>
    <w:rsid w:val="000130EA"/>
    <w:rsid w:val="00013A74"/>
    <w:rsid w:val="00014330"/>
    <w:rsid w:val="000177CB"/>
    <w:rsid w:val="00017D70"/>
    <w:rsid w:val="00020D0C"/>
    <w:rsid w:val="00020ED6"/>
    <w:rsid w:val="00022055"/>
    <w:rsid w:val="00023699"/>
    <w:rsid w:val="00023BC2"/>
    <w:rsid w:val="00023BFF"/>
    <w:rsid w:val="00023D12"/>
    <w:rsid w:val="00023E09"/>
    <w:rsid w:val="000242D9"/>
    <w:rsid w:val="00026E3E"/>
    <w:rsid w:val="00027E03"/>
    <w:rsid w:val="00031716"/>
    <w:rsid w:val="00033612"/>
    <w:rsid w:val="00033C46"/>
    <w:rsid w:val="0003477F"/>
    <w:rsid w:val="00034F50"/>
    <w:rsid w:val="000353D8"/>
    <w:rsid w:val="00036915"/>
    <w:rsid w:val="0003734C"/>
    <w:rsid w:val="00037F80"/>
    <w:rsid w:val="000404C9"/>
    <w:rsid w:val="00041698"/>
    <w:rsid w:val="000417C8"/>
    <w:rsid w:val="00044715"/>
    <w:rsid w:val="00044C3E"/>
    <w:rsid w:val="000473AF"/>
    <w:rsid w:val="00050E64"/>
    <w:rsid w:val="00053AC2"/>
    <w:rsid w:val="00053B98"/>
    <w:rsid w:val="00053D5F"/>
    <w:rsid w:val="0005455B"/>
    <w:rsid w:val="00054C3E"/>
    <w:rsid w:val="00055C44"/>
    <w:rsid w:val="00056639"/>
    <w:rsid w:val="00056D81"/>
    <w:rsid w:val="00062302"/>
    <w:rsid w:val="00062B6A"/>
    <w:rsid w:val="00062E3D"/>
    <w:rsid w:val="00063B68"/>
    <w:rsid w:val="00064252"/>
    <w:rsid w:val="00065B89"/>
    <w:rsid w:val="0006684E"/>
    <w:rsid w:val="000668F1"/>
    <w:rsid w:val="00066FA6"/>
    <w:rsid w:val="00071949"/>
    <w:rsid w:val="0007252A"/>
    <w:rsid w:val="00072ECD"/>
    <w:rsid w:val="000739C9"/>
    <w:rsid w:val="00073FF0"/>
    <w:rsid w:val="000746B3"/>
    <w:rsid w:val="00074A20"/>
    <w:rsid w:val="00074D44"/>
    <w:rsid w:val="000759EC"/>
    <w:rsid w:val="0007666E"/>
    <w:rsid w:val="00076BC9"/>
    <w:rsid w:val="000779C1"/>
    <w:rsid w:val="00077AFE"/>
    <w:rsid w:val="00080949"/>
    <w:rsid w:val="00082A27"/>
    <w:rsid w:val="00083016"/>
    <w:rsid w:val="00085EB5"/>
    <w:rsid w:val="00087538"/>
    <w:rsid w:val="000901D6"/>
    <w:rsid w:val="00090AEE"/>
    <w:rsid w:val="0009107A"/>
    <w:rsid w:val="00091426"/>
    <w:rsid w:val="00093121"/>
    <w:rsid w:val="00094F3D"/>
    <w:rsid w:val="00095A99"/>
    <w:rsid w:val="00095B0B"/>
    <w:rsid w:val="00095EC1"/>
    <w:rsid w:val="00096E0D"/>
    <w:rsid w:val="00096E71"/>
    <w:rsid w:val="000A08B4"/>
    <w:rsid w:val="000A08F4"/>
    <w:rsid w:val="000A0C18"/>
    <w:rsid w:val="000A2418"/>
    <w:rsid w:val="000A24CB"/>
    <w:rsid w:val="000A2967"/>
    <w:rsid w:val="000A30AE"/>
    <w:rsid w:val="000A5505"/>
    <w:rsid w:val="000A5BDA"/>
    <w:rsid w:val="000B1CB2"/>
    <w:rsid w:val="000B2D6F"/>
    <w:rsid w:val="000B3CE5"/>
    <w:rsid w:val="000B5115"/>
    <w:rsid w:val="000B51B8"/>
    <w:rsid w:val="000B5352"/>
    <w:rsid w:val="000B5C22"/>
    <w:rsid w:val="000C012F"/>
    <w:rsid w:val="000C10C4"/>
    <w:rsid w:val="000C1FE0"/>
    <w:rsid w:val="000C313B"/>
    <w:rsid w:val="000C397C"/>
    <w:rsid w:val="000C3BBB"/>
    <w:rsid w:val="000C3C6B"/>
    <w:rsid w:val="000C4C5E"/>
    <w:rsid w:val="000C5032"/>
    <w:rsid w:val="000C563C"/>
    <w:rsid w:val="000C6FDF"/>
    <w:rsid w:val="000C7155"/>
    <w:rsid w:val="000C7A1C"/>
    <w:rsid w:val="000D1141"/>
    <w:rsid w:val="000D2704"/>
    <w:rsid w:val="000D3C95"/>
    <w:rsid w:val="000D409C"/>
    <w:rsid w:val="000D4194"/>
    <w:rsid w:val="000D6AF0"/>
    <w:rsid w:val="000D6B0D"/>
    <w:rsid w:val="000D757A"/>
    <w:rsid w:val="000E068E"/>
    <w:rsid w:val="000E28AE"/>
    <w:rsid w:val="000E2D2A"/>
    <w:rsid w:val="000E355F"/>
    <w:rsid w:val="000E37E2"/>
    <w:rsid w:val="000E403D"/>
    <w:rsid w:val="000E425D"/>
    <w:rsid w:val="000E586E"/>
    <w:rsid w:val="000E5AD4"/>
    <w:rsid w:val="000E623E"/>
    <w:rsid w:val="000E7291"/>
    <w:rsid w:val="000E72CF"/>
    <w:rsid w:val="000F0204"/>
    <w:rsid w:val="000F1215"/>
    <w:rsid w:val="000F254B"/>
    <w:rsid w:val="000F269A"/>
    <w:rsid w:val="000F3020"/>
    <w:rsid w:val="000F3D8E"/>
    <w:rsid w:val="000F3FB4"/>
    <w:rsid w:val="000F46DE"/>
    <w:rsid w:val="000F49F8"/>
    <w:rsid w:val="000F6448"/>
    <w:rsid w:val="000F64C9"/>
    <w:rsid w:val="000F66FC"/>
    <w:rsid w:val="000F68D0"/>
    <w:rsid w:val="000F6FAA"/>
    <w:rsid w:val="000F77B2"/>
    <w:rsid w:val="00101C08"/>
    <w:rsid w:val="001028E0"/>
    <w:rsid w:val="0010379F"/>
    <w:rsid w:val="001054BF"/>
    <w:rsid w:val="0010641B"/>
    <w:rsid w:val="001069D5"/>
    <w:rsid w:val="00106E83"/>
    <w:rsid w:val="00110C3C"/>
    <w:rsid w:val="00111076"/>
    <w:rsid w:val="00111E61"/>
    <w:rsid w:val="00112A20"/>
    <w:rsid w:val="00112A82"/>
    <w:rsid w:val="0011459C"/>
    <w:rsid w:val="001146C1"/>
    <w:rsid w:val="00114F1E"/>
    <w:rsid w:val="00115D4A"/>
    <w:rsid w:val="00116A62"/>
    <w:rsid w:val="00117C0E"/>
    <w:rsid w:val="001203A0"/>
    <w:rsid w:val="00120452"/>
    <w:rsid w:val="00121906"/>
    <w:rsid w:val="00122E03"/>
    <w:rsid w:val="00122E1E"/>
    <w:rsid w:val="00123C1E"/>
    <w:rsid w:val="00124DFE"/>
    <w:rsid w:val="001262D0"/>
    <w:rsid w:val="001267D7"/>
    <w:rsid w:val="00126820"/>
    <w:rsid w:val="00127F29"/>
    <w:rsid w:val="001301CA"/>
    <w:rsid w:val="00130FB5"/>
    <w:rsid w:val="00131CA5"/>
    <w:rsid w:val="00132D0B"/>
    <w:rsid w:val="00133191"/>
    <w:rsid w:val="0013355A"/>
    <w:rsid w:val="00134785"/>
    <w:rsid w:val="00134A2C"/>
    <w:rsid w:val="00134CE2"/>
    <w:rsid w:val="00134D3A"/>
    <w:rsid w:val="00135272"/>
    <w:rsid w:val="00135CEC"/>
    <w:rsid w:val="001367FC"/>
    <w:rsid w:val="00137E26"/>
    <w:rsid w:val="00140665"/>
    <w:rsid w:val="00140B20"/>
    <w:rsid w:val="00142342"/>
    <w:rsid w:val="00142C3C"/>
    <w:rsid w:val="00143411"/>
    <w:rsid w:val="00143F2F"/>
    <w:rsid w:val="001440FB"/>
    <w:rsid w:val="00144554"/>
    <w:rsid w:val="001448FB"/>
    <w:rsid w:val="00145F29"/>
    <w:rsid w:val="00147676"/>
    <w:rsid w:val="00150959"/>
    <w:rsid w:val="00150A18"/>
    <w:rsid w:val="001524E5"/>
    <w:rsid w:val="001539E1"/>
    <w:rsid w:val="0015400F"/>
    <w:rsid w:val="00154C39"/>
    <w:rsid w:val="0015549B"/>
    <w:rsid w:val="00156247"/>
    <w:rsid w:val="00156E33"/>
    <w:rsid w:val="001616E8"/>
    <w:rsid w:val="00161A6D"/>
    <w:rsid w:val="00161F06"/>
    <w:rsid w:val="00162FB6"/>
    <w:rsid w:val="00163130"/>
    <w:rsid w:val="0016388D"/>
    <w:rsid w:val="00164756"/>
    <w:rsid w:val="00165969"/>
    <w:rsid w:val="00166960"/>
    <w:rsid w:val="00166F36"/>
    <w:rsid w:val="0016738A"/>
    <w:rsid w:val="001675F3"/>
    <w:rsid w:val="001679CE"/>
    <w:rsid w:val="001714E9"/>
    <w:rsid w:val="001735B0"/>
    <w:rsid w:val="00174277"/>
    <w:rsid w:val="0017506D"/>
    <w:rsid w:val="00175F06"/>
    <w:rsid w:val="0017715F"/>
    <w:rsid w:val="0017795C"/>
    <w:rsid w:val="001779D3"/>
    <w:rsid w:val="00180553"/>
    <w:rsid w:val="00180600"/>
    <w:rsid w:val="0018151F"/>
    <w:rsid w:val="00181F5A"/>
    <w:rsid w:val="001821E0"/>
    <w:rsid w:val="00182F1E"/>
    <w:rsid w:val="00183039"/>
    <w:rsid w:val="001856BC"/>
    <w:rsid w:val="001857BA"/>
    <w:rsid w:val="001866C5"/>
    <w:rsid w:val="00187B24"/>
    <w:rsid w:val="00190219"/>
    <w:rsid w:val="00190BF5"/>
    <w:rsid w:val="00190CB6"/>
    <w:rsid w:val="00191349"/>
    <w:rsid w:val="0019212C"/>
    <w:rsid w:val="00192319"/>
    <w:rsid w:val="00192660"/>
    <w:rsid w:val="00192E67"/>
    <w:rsid w:val="00193007"/>
    <w:rsid w:val="00194957"/>
    <w:rsid w:val="0019563E"/>
    <w:rsid w:val="00195A9B"/>
    <w:rsid w:val="0019611C"/>
    <w:rsid w:val="00197AEF"/>
    <w:rsid w:val="001A0378"/>
    <w:rsid w:val="001A16C3"/>
    <w:rsid w:val="001A1D05"/>
    <w:rsid w:val="001A29CD"/>
    <w:rsid w:val="001A3CD7"/>
    <w:rsid w:val="001A5680"/>
    <w:rsid w:val="001A5756"/>
    <w:rsid w:val="001A5FF0"/>
    <w:rsid w:val="001A691B"/>
    <w:rsid w:val="001A6B0B"/>
    <w:rsid w:val="001A79E1"/>
    <w:rsid w:val="001A7F9D"/>
    <w:rsid w:val="001B2096"/>
    <w:rsid w:val="001B21D4"/>
    <w:rsid w:val="001B26C5"/>
    <w:rsid w:val="001B2DD3"/>
    <w:rsid w:val="001B3A25"/>
    <w:rsid w:val="001B51D9"/>
    <w:rsid w:val="001B5A41"/>
    <w:rsid w:val="001B5A98"/>
    <w:rsid w:val="001B6076"/>
    <w:rsid w:val="001B74F4"/>
    <w:rsid w:val="001C099A"/>
    <w:rsid w:val="001C0AB9"/>
    <w:rsid w:val="001C1432"/>
    <w:rsid w:val="001C1494"/>
    <w:rsid w:val="001C2254"/>
    <w:rsid w:val="001C5A25"/>
    <w:rsid w:val="001C6686"/>
    <w:rsid w:val="001C6DC5"/>
    <w:rsid w:val="001C76F9"/>
    <w:rsid w:val="001C7F50"/>
    <w:rsid w:val="001D0906"/>
    <w:rsid w:val="001D0A4A"/>
    <w:rsid w:val="001D2020"/>
    <w:rsid w:val="001D2732"/>
    <w:rsid w:val="001D2B3D"/>
    <w:rsid w:val="001D496E"/>
    <w:rsid w:val="001D499E"/>
    <w:rsid w:val="001D4BE6"/>
    <w:rsid w:val="001D5752"/>
    <w:rsid w:val="001D5757"/>
    <w:rsid w:val="001D7813"/>
    <w:rsid w:val="001D7978"/>
    <w:rsid w:val="001E12D3"/>
    <w:rsid w:val="001E184B"/>
    <w:rsid w:val="001E231C"/>
    <w:rsid w:val="001E2864"/>
    <w:rsid w:val="001E2A1B"/>
    <w:rsid w:val="001E396F"/>
    <w:rsid w:val="001E3AA5"/>
    <w:rsid w:val="001E54EE"/>
    <w:rsid w:val="001E5BC4"/>
    <w:rsid w:val="001E64D2"/>
    <w:rsid w:val="001F1219"/>
    <w:rsid w:val="001F1B36"/>
    <w:rsid w:val="001F3269"/>
    <w:rsid w:val="001F39CC"/>
    <w:rsid w:val="001F4761"/>
    <w:rsid w:val="001F5DEF"/>
    <w:rsid w:val="0020107B"/>
    <w:rsid w:val="002014CE"/>
    <w:rsid w:val="0020326D"/>
    <w:rsid w:val="002032D0"/>
    <w:rsid w:val="00205E04"/>
    <w:rsid w:val="00206AC5"/>
    <w:rsid w:val="00210C2D"/>
    <w:rsid w:val="00211741"/>
    <w:rsid w:val="00211CC0"/>
    <w:rsid w:val="00211CDA"/>
    <w:rsid w:val="002124C9"/>
    <w:rsid w:val="002134DF"/>
    <w:rsid w:val="00213DDE"/>
    <w:rsid w:val="00214C6E"/>
    <w:rsid w:val="002175A0"/>
    <w:rsid w:val="00220BA1"/>
    <w:rsid w:val="00221C18"/>
    <w:rsid w:val="002243E7"/>
    <w:rsid w:val="002267C1"/>
    <w:rsid w:val="00230AA4"/>
    <w:rsid w:val="002339A9"/>
    <w:rsid w:val="002350AB"/>
    <w:rsid w:val="00235258"/>
    <w:rsid w:val="002358D0"/>
    <w:rsid w:val="00236CF2"/>
    <w:rsid w:val="00237293"/>
    <w:rsid w:val="00237693"/>
    <w:rsid w:val="0024074D"/>
    <w:rsid w:val="002435BE"/>
    <w:rsid w:val="002441A4"/>
    <w:rsid w:val="002453B6"/>
    <w:rsid w:val="00245C40"/>
    <w:rsid w:val="002465F9"/>
    <w:rsid w:val="002468F0"/>
    <w:rsid w:val="0024717F"/>
    <w:rsid w:val="00250DE5"/>
    <w:rsid w:val="00252856"/>
    <w:rsid w:val="0025525C"/>
    <w:rsid w:val="00255298"/>
    <w:rsid w:val="00255502"/>
    <w:rsid w:val="002562B4"/>
    <w:rsid w:val="002572C2"/>
    <w:rsid w:val="00257ACA"/>
    <w:rsid w:val="00257C00"/>
    <w:rsid w:val="00260734"/>
    <w:rsid w:val="00261C67"/>
    <w:rsid w:val="00262919"/>
    <w:rsid w:val="002632E6"/>
    <w:rsid w:val="0026429C"/>
    <w:rsid w:val="00264BC3"/>
    <w:rsid w:val="0026504E"/>
    <w:rsid w:val="002666A9"/>
    <w:rsid w:val="00266C07"/>
    <w:rsid w:val="00267A8B"/>
    <w:rsid w:val="00267F64"/>
    <w:rsid w:val="0027064C"/>
    <w:rsid w:val="00270DA5"/>
    <w:rsid w:val="00271214"/>
    <w:rsid w:val="00273115"/>
    <w:rsid w:val="0027426D"/>
    <w:rsid w:val="00274327"/>
    <w:rsid w:val="0027611E"/>
    <w:rsid w:val="0028142D"/>
    <w:rsid w:val="0028226B"/>
    <w:rsid w:val="0028305F"/>
    <w:rsid w:val="002839F3"/>
    <w:rsid w:val="002846FC"/>
    <w:rsid w:val="00285346"/>
    <w:rsid w:val="0028571D"/>
    <w:rsid w:val="00286110"/>
    <w:rsid w:val="0028668B"/>
    <w:rsid w:val="00286844"/>
    <w:rsid w:val="00287008"/>
    <w:rsid w:val="0028764C"/>
    <w:rsid w:val="00291C6D"/>
    <w:rsid w:val="00293088"/>
    <w:rsid w:val="00294517"/>
    <w:rsid w:val="00294C4C"/>
    <w:rsid w:val="00295E33"/>
    <w:rsid w:val="0029678B"/>
    <w:rsid w:val="002969D3"/>
    <w:rsid w:val="00296B77"/>
    <w:rsid w:val="00297D46"/>
    <w:rsid w:val="002A04BB"/>
    <w:rsid w:val="002A07F6"/>
    <w:rsid w:val="002A1185"/>
    <w:rsid w:val="002A1AC4"/>
    <w:rsid w:val="002A2101"/>
    <w:rsid w:val="002A387E"/>
    <w:rsid w:val="002A3D39"/>
    <w:rsid w:val="002A3D68"/>
    <w:rsid w:val="002A5CCD"/>
    <w:rsid w:val="002B0475"/>
    <w:rsid w:val="002B0772"/>
    <w:rsid w:val="002B0E55"/>
    <w:rsid w:val="002B2045"/>
    <w:rsid w:val="002B3D9F"/>
    <w:rsid w:val="002B4698"/>
    <w:rsid w:val="002B54E6"/>
    <w:rsid w:val="002B5AC8"/>
    <w:rsid w:val="002B6EDD"/>
    <w:rsid w:val="002B7563"/>
    <w:rsid w:val="002B7E5F"/>
    <w:rsid w:val="002C2DBA"/>
    <w:rsid w:val="002C333D"/>
    <w:rsid w:val="002C53F4"/>
    <w:rsid w:val="002C5E2C"/>
    <w:rsid w:val="002C741E"/>
    <w:rsid w:val="002C76E5"/>
    <w:rsid w:val="002C7D98"/>
    <w:rsid w:val="002D20D8"/>
    <w:rsid w:val="002D41B1"/>
    <w:rsid w:val="002D4759"/>
    <w:rsid w:val="002D560E"/>
    <w:rsid w:val="002D57EC"/>
    <w:rsid w:val="002D5DF0"/>
    <w:rsid w:val="002D697C"/>
    <w:rsid w:val="002D714E"/>
    <w:rsid w:val="002E1326"/>
    <w:rsid w:val="002E3FDB"/>
    <w:rsid w:val="002E4AEF"/>
    <w:rsid w:val="002E54C8"/>
    <w:rsid w:val="002E66B7"/>
    <w:rsid w:val="002E7D43"/>
    <w:rsid w:val="002F0A2C"/>
    <w:rsid w:val="002F18C0"/>
    <w:rsid w:val="002F1F6C"/>
    <w:rsid w:val="002F2581"/>
    <w:rsid w:val="002F25FB"/>
    <w:rsid w:val="002F4F0A"/>
    <w:rsid w:val="002F6921"/>
    <w:rsid w:val="002F70A5"/>
    <w:rsid w:val="00300EAC"/>
    <w:rsid w:val="003012EC"/>
    <w:rsid w:val="003025FA"/>
    <w:rsid w:val="0030368F"/>
    <w:rsid w:val="00304102"/>
    <w:rsid w:val="00306908"/>
    <w:rsid w:val="00307640"/>
    <w:rsid w:val="00307DD0"/>
    <w:rsid w:val="003103EE"/>
    <w:rsid w:val="00315E11"/>
    <w:rsid w:val="003161DA"/>
    <w:rsid w:val="00316265"/>
    <w:rsid w:val="0031633E"/>
    <w:rsid w:val="003175D4"/>
    <w:rsid w:val="00317992"/>
    <w:rsid w:val="00321001"/>
    <w:rsid w:val="00321DD4"/>
    <w:rsid w:val="00322687"/>
    <w:rsid w:val="003232CF"/>
    <w:rsid w:val="003242EC"/>
    <w:rsid w:val="00325CB0"/>
    <w:rsid w:val="00325DC5"/>
    <w:rsid w:val="00325F18"/>
    <w:rsid w:val="00326ED3"/>
    <w:rsid w:val="0033020A"/>
    <w:rsid w:val="0033142A"/>
    <w:rsid w:val="00333658"/>
    <w:rsid w:val="0033420E"/>
    <w:rsid w:val="0033454D"/>
    <w:rsid w:val="00334795"/>
    <w:rsid w:val="00335FD3"/>
    <w:rsid w:val="00336BAE"/>
    <w:rsid w:val="00336F30"/>
    <w:rsid w:val="00337200"/>
    <w:rsid w:val="00337731"/>
    <w:rsid w:val="0034220E"/>
    <w:rsid w:val="00342AD4"/>
    <w:rsid w:val="00345EA1"/>
    <w:rsid w:val="00346FAA"/>
    <w:rsid w:val="00347CA6"/>
    <w:rsid w:val="00347DBA"/>
    <w:rsid w:val="0035007C"/>
    <w:rsid w:val="00350654"/>
    <w:rsid w:val="003511F4"/>
    <w:rsid w:val="003514A0"/>
    <w:rsid w:val="00351845"/>
    <w:rsid w:val="003525BD"/>
    <w:rsid w:val="00356D2B"/>
    <w:rsid w:val="00356EE9"/>
    <w:rsid w:val="0035707B"/>
    <w:rsid w:val="0035796F"/>
    <w:rsid w:val="00360C0B"/>
    <w:rsid w:val="0036163B"/>
    <w:rsid w:val="00361B8E"/>
    <w:rsid w:val="00362333"/>
    <w:rsid w:val="00362B8E"/>
    <w:rsid w:val="00362CF1"/>
    <w:rsid w:val="00362E96"/>
    <w:rsid w:val="00363D6E"/>
    <w:rsid w:val="003647C4"/>
    <w:rsid w:val="003651E7"/>
    <w:rsid w:val="00366827"/>
    <w:rsid w:val="003709E3"/>
    <w:rsid w:val="003713DC"/>
    <w:rsid w:val="00371932"/>
    <w:rsid w:val="00372DDD"/>
    <w:rsid w:val="00373B69"/>
    <w:rsid w:val="003751AC"/>
    <w:rsid w:val="00375FB1"/>
    <w:rsid w:val="0037664C"/>
    <w:rsid w:val="00376FC9"/>
    <w:rsid w:val="00377104"/>
    <w:rsid w:val="003777D7"/>
    <w:rsid w:val="00377C5D"/>
    <w:rsid w:val="003803FE"/>
    <w:rsid w:val="00381D78"/>
    <w:rsid w:val="00381F65"/>
    <w:rsid w:val="00381F8B"/>
    <w:rsid w:val="00382062"/>
    <w:rsid w:val="003830CA"/>
    <w:rsid w:val="00383712"/>
    <w:rsid w:val="0038560A"/>
    <w:rsid w:val="003857F7"/>
    <w:rsid w:val="00386172"/>
    <w:rsid w:val="0038672A"/>
    <w:rsid w:val="0038697D"/>
    <w:rsid w:val="00390139"/>
    <w:rsid w:val="00390924"/>
    <w:rsid w:val="0039147C"/>
    <w:rsid w:val="0039185A"/>
    <w:rsid w:val="00392646"/>
    <w:rsid w:val="0039391F"/>
    <w:rsid w:val="003939F4"/>
    <w:rsid w:val="003946B1"/>
    <w:rsid w:val="003948BA"/>
    <w:rsid w:val="00395ABF"/>
    <w:rsid w:val="0039637E"/>
    <w:rsid w:val="00396C83"/>
    <w:rsid w:val="00397F5F"/>
    <w:rsid w:val="003A0167"/>
    <w:rsid w:val="003A06B5"/>
    <w:rsid w:val="003A0BAC"/>
    <w:rsid w:val="003A1E23"/>
    <w:rsid w:val="003A29B5"/>
    <w:rsid w:val="003A2ABA"/>
    <w:rsid w:val="003A369C"/>
    <w:rsid w:val="003A3B78"/>
    <w:rsid w:val="003A3C1A"/>
    <w:rsid w:val="003A40A3"/>
    <w:rsid w:val="003A4B8D"/>
    <w:rsid w:val="003A53CD"/>
    <w:rsid w:val="003A6253"/>
    <w:rsid w:val="003A79AE"/>
    <w:rsid w:val="003A7C2B"/>
    <w:rsid w:val="003B0E81"/>
    <w:rsid w:val="003B12F2"/>
    <w:rsid w:val="003B18BC"/>
    <w:rsid w:val="003B1CDB"/>
    <w:rsid w:val="003B24BC"/>
    <w:rsid w:val="003B32E4"/>
    <w:rsid w:val="003B36B3"/>
    <w:rsid w:val="003B4135"/>
    <w:rsid w:val="003B44E0"/>
    <w:rsid w:val="003B47E0"/>
    <w:rsid w:val="003B70DC"/>
    <w:rsid w:val="003B7172"/>
    <w:rsid w:val="003B78FB"/>
    <w:rsid w:val="003C27EC"/>
    <w:rsid w:val="003C355C"/>
    <w:rsid w:val="003C4DDF"/>
    <w:rsid w:val="003C6057"/>
    <w:rsid w:val="003C62C3"/>
    <w:rsid w:val="003C78AC"/>
    <w:rsid w:val="003C7C93"/>
    <w:rsid w:val="003D12D2"/>
    <w:rsid w:val="003D24EF"/>
    <w:rsid w:val="003D4716"/>
    <w:rsid w:val="003D6429"/>
    <w:rsid w:val="003D6E2F"/>
    <w:rsid w:val="003D764B"/>
    <w:rsid w:val="003E11E6"/>
    <w:rsid w:val="003E2004"/>
    <w:rsid w:val="003E203E"/>
    <w:rsid w:val="003E2085"/>
    <w:rsid w:val="003E2A3C"/>
    <w:rsid w:val="003E2C5E"/>
    <w:rsid w:val="003E34AD"/>
    <w:rsid w:val="003E5B93"/>
    <w:rsid w:val="003E5C09"/>
    <w:rsid w:val="003E6545"/>
    <w:rsid w:val="003F1D06"/>
    <w:rsid w:val="003F1EB5"/>
    <w:rsid w:val="003F3218"/>
    <w:rsid w:val="003F39FC"/>
    <w:rsid w:val="003F3CC9"/>
    <w:rsid w:val="003F3CF4"/>
    <w:rsid w:val="003F5B6B"/>
    <w:rsid w:val="003F5D14"/>
    <w:rsid w:val="003F68B9"/>
    <w:rsid w:val="003F6B05"/>
    <w:rsid w:val="003F766C"/>
    <w:rsid w:val="003F7966"/>
    <w:rsid w:val="004000AD"/>
    <w:rsid w:val="00401327"/>
    <w:rsid w:val="00401601"/>
    <w:rsid w:val="00404E46"/>
    <w:rsid w:val="00405CE7"/>
    <w:rsid w:val="00407A27"/>
    <w:rsid w:val="00407E2B"/>
    <w:rsid w:val="004106F3"/>
    <w:rsid w:val="004110B6"/>
    <w:rsid w:val="004119EC"/>
    <w:rsid w:val="0041201A"/>
    <w:rsid w:val="004127C1"/>
    <w:rsid w:val="00414463"/>
    <w:rsid w:val="004149B5"/>
    <w:rsid w:val="0041558A"/>
    <w:rsid w:val="00415924"/>
    <w:rsid w:val="00415F67"/>
    <w:rsid w:val="0041746F"/>
    <w:rsid w:val="00420D10"/>
    <w:rsid w:val="0042152B"/>
    <w:rsid w:val="00421EEC"/>
    <w:rsid w:val="0042251B"/>
    <w:rsid w:val="00422565"/>
    <w:rsid w:val="00423F6C"/>
    <w:rsid w:val="0042509A"/>
    <w:rsid w:val="00426360"/>
    <w:rsid w:val="0042744A"/>
    <w:rsid w:val="0042751E"/>
    <w:rsid w:val="00432100"/>
    <w:rsid w:val="00433324"/>
    <w:rsid w:val="004349E6"/>
    <w:rsid w:val="00435B40"/>
    <w:rsid w:val="00435FCA"/>
    <w:rsid w:val="0043643F"/>
    <w:rsid w:val="00436CDF"/>
    <w:rsid w:val="00437B5B"/>
    <w:rsid w:val="00441583"/>
    <w:rsid w:val="00442533"/>
    <w:rsid w:val="00443E2B"/>
    <w:rsid w:val="004444CD"/>
    <w:rsid w:val="004466FF"/>
    <w:rsid w:val="004500F7"/>
    <w:rsid w:val="00450E6F"/>
    <w:rsid w:val="00452B76"/>
    <w:rsid w:val="0045335C"/>
    <w:rsid w:val="00454ECD"/>
    <w:rsid w:val="004551A0"/>
    <w:rsid w:val="004557C2"/>
    <w:rsid w:val="00455BD8"/>
    <w:rsid w:val="004563D4"/>
    <w:rsid w:val="00457015"/>
    <w:rsid w:val="00460356"/>
    <w:rsid w:val="004609E5"/>
    <w:rsid w:val="00460AE9"/>
    <w:rsid w:val="004612B7"/>
    <w:rsid w:val="00463606"/>
    <w:rsid w:val="004645B2"/>
    <w:rsid w:val="00465B3E"/>
    <w:rsid w:val="00466001"/>
    <w:rsid w:val="004665F4"/>
    <w:rsid w:val="0046748B"/>
    <w:rsid w:val="00467974"/>
    <w:rsid w:val="004701D2"/>
    <w:rsid w:val="00470F4A"/>
    <w:rsid w:val="00472A0C"/>
    <w:rsid w:val="00473F15"/>
    <w:rsid w:val="00474074"/>
    <w:rsid w:val="00474204"/>
    <w:rsid w:val="00475211"/>
    <w:rsid w:val="0047579B"/>
    <w:rsid w:val="004761C4"/>
    <w:rsid w:val="00476CAD"/>
    <w:rsid w:val="0047766C"/>
    <w:rsid w:val="00477888"/>
    <w:rsid w:val="00480365"/>
    <w:rsid w:val="00480FA7"/>
    <w:rsid w:val="00480FE1"/>
    <w:rsid w:val="00481545"/>
    <w:rsid w:val="004816F3"/>
    <w:rsid w:val="00481F4D"/>
    <w:rsid w:val="00482302"/>
    <w:rsid w:val="00483E5C"/>
    <w:rsid w:val="0048431F"/>
    <w:rsid w:val="00485035"/>
    <w:rsid w:val="00485280"/>
    <w:rsid w:val="00485948"/>
    <w:rsid w:val="00485DB7"/>
    <w:rsid w:val="0048636B"/>
    <w:rsid w:val="004867F1"/>
    <w:rsid w:val="004947EF"/>
    <w:rsid w:val="004949A9"/>
    <w:rsid w:val="00494F5A"/>
    <w:rsid w:val="00495629"/>
    <w:rsid w:val="0049645D"/>
    <w:rsid w:val="00496A3B"/>
    <w:rsid w:val="004A061E"/>
    <w:rsid w:val="004A157D"/>
    <w:rsid w:val="004A1A50"/>
    <w:rsid w:val="004A2C00"/>
    <w:rsid w:val="004A4BC2"/>
    <w:rsid w:val="004A65DB"/>
    <w:rsid w:val="004A7C46"/>
    <w:rsid w:val="004B0D7C"/>
    <w:rsid w:val="004B11C1"/>
    <w:rsid w:val="004B2AB2"/>
    <w:rsid w:val="004B4CD4"/>
    <w:rsid w:val="004B5632"/>
    <w:rsid w:val="004B5888"/>
    <w:rsid w:val="004B5A5F"/>
    <w:rsid w:val="004B5F19"/>
    <w:rsid w:val="004B606D"/>
    <w:rsid w:val="004B691A"/>
    <w:rsid w:val="004B79CF"/>
    <w:rsid w:val="004C1FF9"/>
    <w:rsid w:val="004C2414"/>
    <w:rsid w:val="004C2A45"/>
    <w:rsid w:val="004C2D35"/>
    <w:rsid w:val="004C3693"/>
    <w:rsid w:val="004C38AA"/>
    <w:rsid w:val="004C6130"/>
    <w:rsid w:val="004C6A80"/>
    <w:rsid w:val="004C6C40"/>
    <w:rsid w:val="004C79D2"/>
    <w:rsid w:val="004C7ED0"/>
    <w:rsid w:val="004D1B83"/>
    <w:rsid w:val="004D2032"/>
    <w:rsid w:val="004D25BC"/>
    <w:rsid w:val="004D25F0"/>
    <w:rsid w:val="004D309E"/>
    <w:rsid w:val="004D4462"/>
    <w:rsid w:val="004D52F1"/>
    <w:rsid w:val="004D5854"/>
    <w:rsid w:val="004D7DE3"/>
    <w:rsid w:val="004E07B9"/>
    <w:rsid w:val="004E0FBE"/>
    <w:rsid w:val="004E14DA"/>
    <w:rsid w:val="004E153D"/>
    <w:rsid w:val="004E167A"/>
    <w:rsid w:val="004E306E"/>
    <w:rsid w:val="004E48CB"/>
    <w:rsid w:val="004E5760"/>
    <w:rsid w:val="004E58B7"/>
    <w:rsid w:val="004E5AA1"/>
    <w:rsid w:val="004E5E2D"/>
    <w:rsid w:val="004E6850"/>
    <w:rsid w:val="004E6D35"/>
    <w:rsid w:val="004F0331"/>
    <w:rsid w:val="004F07FD"/>
    <w:rsid w:val="004F0E3F"/>
    <w:rsid w:val="004F2667"/>
    <w:rsid w:val="004F3695"/>
    <w:rsid w:val="004F3AC9"/>
    <w:rsid w:val="004F5813"/>
    <w:rsid w:val="004F5F95"/>
    <w:rsid w:val="004F61D7"/>
    <w:rsid w:val="004F7689"/>
    <w:rsid w:val="004F7B6A"/>
    <w:rsid w:val="00502194"/>
    <w:rsid w:val="00502421"/>
    <w:rsid w:val="005041D3"/>
    <w:rsid w:val="0050475F"/>
    <w:rsid w:val="00506314"/>
    <w:rsid w:val="00507192"/>
    <w:rsid w:val="00507785"/>
    <w:rsid w:val="00511188"/>
    <w:rsid w:val="00511278"/>
    <w:rsid w:val="00511E30"/>
    <w:rsid w:val="00513939"/>
    <w:rsid w:val="00513A57"/>
    <w:rsid w:val="00513EA4"/>
    <w:rsid w:val="00515A8B"/>
    <w:rsid w:val="00515FE9"/>
    <w:rsid w:val="00517622"/>
    <w:rsid w:val="00517663"/>
    <w:rsid w:val="0052094A"/>
    <w:rsid w:val="005240CB"/>
    <w:rsid w:val="00525712"/>
    <w:rsid w:val="005257FE"/>
    <w:rsid w:val="005260E6"/>
    <w:rsid w:val="005262E5"/>
    <w:rsid w:val="005265A3"/>
    <w:rsid w:val="005271AC"/>
    <w:rsid w:val="005274E7"/>
    <w:rsid w:val="005310CE"/>
    <w:rsid w:val="00531B6C"/>
    <w:rsid w:val="00531F14"/>
    <w:rsid w:val="00532F60"/>
    <w:rsid w:val="00533928"/>
    <w:rsid w:val="005344EC"/>
    <w:rsid w:val="00535285"/>
    <w:rsid w:val="0053589B"/>
    <w:rsid w:val="00536015"/>
    <w:rsid w:val="005365D3"/>
    <w:rsid w:val="00540D1D"/>
    <w:rsid w:val="005427D7"/>
    <w:rsid w:val="00542A1A"/>
    <w:rsid w:val="00542B71"/>
    <w:rsid w:val="00542F23"/>
    <w:rsid w:val="005436D8"/>
    <w:rsid w:val="0054428C"/>
    <w:rsid w:val="00544B99"/>
    <w:rsid w:val="00544EB5"/>
    <w:rsid w:val="00546423"/>
    <w:rsid w:val="00546E7A"/>
    <w:rsid w:val="0054792C"/>
    <w:rsid w:val="00551142"/>
    <w:rsid w:val="005536EF"/>
    <w:rsid w:val="00553A22"/>
    <w:rsid w:val="0055597D"/>
    <w:rsid w:val="00562378"/>
    <w:rsid w:val="00562E51"/>
    <w:rsid w:val="00562F10"/>
    <w:rsid w:val="00564084"/>
    <w:rsid w:val="005643C2"/>
    <w:rsid w:val="005648D6"/>
    <w:rsid w:val="0056730F"/>
    <w:rsid w:val="00567C9B"/>
    <w:rsid w:val="005707D0"/>
    <w:rsid w:val="00571A96"/>
    <w:rsid w:val="00572350"/>
    <w:rsid w:val="0057311D"/>
    <w:rsid w:val="00573400"/>
    <w:rsid w:val="0057373D"/>
    <w:rsid w:val="00573C95"/>
    <w:rsid w:val="00575711"/>
    <w:rsid w:val="00576742"/>
    <w:rsid w:val="00577A2F"/>
    <w:rsid w:val="00577D60"/>
    <w:rsid w:val="00577F34"/>
    <w:rsid w:val="00581808"/>
    <w:rsid w:val="005826EA"/>
    <w:rsid w:val="005828A9"/>
    <w:rsid w:val="00582AD5"/>
    <w:rsid w:val="00582BC8"/>
    <w:rsid w:val="00582DB5"/>
    <w:rsid w:val="00584136"/>
    <w:rsid w:val="005844EA"/>
    <w:rsid w:val="00584A1B"/>
    <w:rsid w:val="00584F4F"/>
    <w:rsid w:val="00585419"/>
    <w:rsid w:val="005858EC"/>
    <w:rsid w:val="00585D5F"/>
    <w:rsid w:val="005908D7"/>
    <w:rsid w:val="00591C07"/>
    <w:rsid w:val="0059271E"/>
    <w:rsid w:val="00592FDE"/>
    <w:rsid w:val="0059311A"/>
    <w:rsid w:val="0059407A"/>
    <w:rsid w:val="0059448F"/>
    <w:rsid w:val="005949A8"/>
    <w:rsid w:val="00594A67"/>
    <w:rsid w:val="00594F4D"/>
    <w:rsid w:val="0059652D"/>
    <w:rsid w:val="00596A30"/>
    <w:rsid w:val="00597B26"/>
    <w:rsid w:val="005A0385"/>
    <w:rsid w:val="005A05BB"/>
    <w:rsid w:val="005A1C09"/>
    <w:rsid w:val="005A20C6"/>
    <w:rsid w:val="005A479E"/>
    <w:rsid w:val="005A5246"/>
    <w:rsid w:val="005A59E7"/>
    <w:rsid w:val="005A5B23"/>
    <w:rsid w:val="005A64B2"/>
    <w:rsid w:val="005A6D3A"/>
    <w:rsid w:val="005A6E82"/>
    <w:rsid w:val="005A7D29"/>
    <w:rsid w:val="005B1481"/>
    <w:rsid w:val="005B16F5"/>
    <w:rsid w:val="005B2E2E"/>
    <w:rsid w:val="005B41E7"/>
    <w:rsid w:val="005B5B49"/>
    <w:rsid w:val="005C0934"/>
    <w:rsid w:val="005C1507"/>
    <w:rsid w:val="005C1AC7"/>
    <w:rsid w:val="005C1E98"/>
    <w:rsid w:val="005C267A"/>
    <w:rsid w:val="005C2833"/>
    <w:rsid w:val="005C30BF"/>
    <w:rsid w:val="005C386D"/>
    <w:rsid w:val="005C4058"/>
    <w:rsid w:val="005C4E99"/>
    <w:rsid w:val="005C52B2"/>
    <w:rsid w:val="005C565E"/>
    <w:rsid w:val="005C5E16"/>
    <w:rsid w:val="005C6471"/>
    <w:rsid w:val="005C6FA3"/>
    <w:rsid w:val="005D02DC"/>
    <w:rsid w:val="005D0F32"/>
    <w:rsid w:val="005D2084"/>
    <w:rsid w:val="005D27C3"/>
    <w:rsid w:val="005D318B"/>
    <w:rsid w:val="005D322D"/>
    <w:rsid w:val="005D4BBA"/>
    <w:rsid w:val="005D5D4C"/>
    <w:rsid w:val="005D7722"/>
    <w:rsid w:val="005D7D1F"/>
    <w:rsid w:val="005E17C8"/>
    <w:rsid w:val="005E2294"/>
    <w:rsid w:val="005E2924"/>
    <w:rsid w:val="005E7CBA"/>
    <w:rsid w:val="005F012B"/>
    <w:rsid w:val="005F077C"/>
    <w:rsid w:val="005F2731"/>
    <w:rsid w:val="005F2F07"/>
    <w:rsid w:val="005F3164"/>
    <w:rsid w:val="005F3A73"/>
    <w:rsid w:val="005F478A"/>
    <w:rsid w:val="005F55B3"/>
    <w:rsid w:val="005F5F61"/>
    <w:rsid w:val="005F689A"/>
    <w:rsid w:val="005F6C85"/>
    <w:rsid w:val="005F7791"/>
    <w:rsid w:val="005F7948"/>
    <w:rsid w:val="006007AF"/>
    <w:rsid w:val="006014C0"/>
    <w:rsid w:val="00601744"/>
    <w:rsid w:val="0060185C"/>
    <w:rsid w:val="006041CD"/>
    <w:rsid w:val="00605F13"/>
    <w:rsid w:val="006078C7"/>
    <w:rsid w:val="006078F4"/>
    <w:rsid w:val="006114F1"/>
    <w:rsid w:val="00611B47"/>
    <w:rsid w:val="00612007"/>
    <w:rsid w:val="00613294"/>
    <w:rsid w:val="0061369E"/>
    <w:rsid w:val="00613701"/>
    <w:rsid w:val="00613965"/>
    <w:rsid w:val="006153FC"/>
    <w:rsid w:val="00615CCB"/>
    <w:rsid w:val="006177C9"/>
    <w:rsid w:val="0062018A"/>
    <w:rsid w:val="00621DE0"/>
    <w:rsid w:val="006232DE"/>
    <w:rsid w:val="006233D0"/>
    <w:rsid w:val="006239BD"/>
    <w:rsid w:val="00623D88"/>
    <w:rsid w:val="00624766"/>
    <w:rsid w:val="00624CB3"/>
    <w:rsid w:val="00626CF0"/>
    <w:rsid w:val="0063015E"/>
    <w:rsid w:val="006306B5"/>
    <w:rsid w:val="006313C6"/>
    <w:rsid w:val="00633964"/>
    <w:rsid w:val="00633A87"/>
    <w:rsid w:val="006362BE"/>
    <w:rsid w:val="0063709E"/>
    <w:rsid w:val="0063737F"/>
    <w:rsid w:val="006408A8"/>
    <w:rsid w:val="006417FB"/>
    <w:rsid w:val="00641C54"/>
    <w:rsid w:val="00642401"/>
    <w:rsid w:val="006427A1"/>
    <w:rsid w:val="00642D4D"/>
    <w:rsid w:val="006436A4"/>
    <w:rsid w:val="00643B06"/>
    <w:rsid w:val="006456A5"/>
    <w:rsid w:val="006458B9"/>
    <w:rsid w:val="00647068"/>
    <w:rsid w:val="0064728F"/>
    <w:rsid w:val="00650FD2"/>
    <w:rsid w:val="00651061"/>
    <w:rsid w:val="00651E5C"/>
    <w:rsid w:val="006522AE"/>
    <w:rsid w:val="00652A51"/>
    <w:rsid w:val="00652AAE"/>
    <w:rsid w:val="006530CB"/>
    <w:rsid w:val="006532C2"/>
    <w:rsid w:val="00653DFD"/>
    <w:rsid w:val="00654AA6"/>
    <w:rsid w:val="006550FD"/>
    <w:rsid w:val="006556C1"/>
    <w:rsid w:val="00655C05"/>
    <w:rsid w:val="0065649F"/>
    <w:rsid w:val="00660BD9"/>
    <w:rsid w:val="006618B4"/>
    <w:rsid w:val="00661E37"/>
    <w:rsid w:val="00662592"/>
    <w:rsid w:val="00662840"/>
    <w:rsid w:val="006630EC"/>
    <w:rsid w:val="00663B1E"/>
    <w:rsid w:val="00663FDB"/>
    <w:rsid w:val="00665BA1"/>
    <w:rsid w:val="00666032"/>
    <w:rsid w:val="00666726"/>
    <w:rsid w:val="0067151D"/>
    <w:rsid w:val="00671529"/>
    <w:rsid w:val="0067243B"/>
    <w:rsid w:val="006745C4"/>
    <w:rsid w:val="00674B5B"/>
    <w:rsid w:val="00674D7B"/>
    <w:rsid w:val="0067674C"/>
    <w:rsid w:val="00676A00"/>
    <w:rsid w:val="00676C04"/>
    <w:rsid w:val="00676D1A"/>
    <w:rsid w:val="006801E4"/>
    <w:rsid w:val="00680BA3"/>
    <w:rsid w:val="006814D5"/>
    <w:rsid w:val="00681E4E"/>
    <w:rsid w:val="00682166"/>
    <w:rsid w:val="00682D1B"/>
    <w:rsid w:val="00684A91"/>
    <w:rsid w:val="0068667E"/>
    <w:rsid w:val="00686777"/>
    <w:rsid w:val="006871A0"/>
    <w:rsid w:val="006875EE"/>
    <w:rsid w:val="0068797F"/>
    <w:rsid w:val="00690490"/>
    <w:rsid w:val="00690673"/>
    <w:rsid w:val="00691128"/>
    <w:rsid w:val="00692979"/>
    <w:rsid w:val="006935B6"/>
    <w:rsid w:val="00693788"/>
    <w:rsid w:val="00693CC5"/>
    <w:rsid w:val="00694A09"/>
    <w:rsid w:val="00694B69"/>
    <w:rsid w:val="00694CE8"/>
    <w:rsid w:val="0069512E"/>
    <w:rsid w:val="00696A0D"/>
    <w:rsid w:val="00696D4A"/>
    <w:rsid w:val="006973E1"/>
    <w:rsid w:val="006A108C"/>
    <w:rsid w:val="006A2765"/>
    <w:rsid w:val="006A309C"/>
    <w:rsid w:val="006A48DE"/>
    <w:rsid w:val="006A4C6B"/>
    <w:rsid w:val="006A4E4E"/>
    <w:rsid w:val="006A5232"/>
    <w:rsid w:val="006A5CEC"/>
    <w:rsid w:val="006A69C8"/>
    <w:rsid w:val="006A6CA1"/>
    <w:rsid w:val="006B0348"/>
    <w:rsid w:val="006B08B9"/>
    <w:rsid w:val="006B0945"/>
    <w:rsid w:val="006B0B92"/>
    <w:rsid w:val="006B2C95"/>
    <w:rsid w:val="006B3F07"/>
    <w:rsid w:val="006B478D"/>
    <w:rsid w:val="006B49D8"/>
    <w:rsid w:val="006B4DC3"/>
    <w:rsid w:val="006B56B9"/>
    <w:rsid w:val="006B5D98"/>
    <w:rsid w:val="006B5F61"/>
    <w:rsid w:val="006B786A"/>
    <w:rsid w:val="006C08F4"/>
    <w:rsid w:val="006C11A7"/>
    <w:rsid w:val="006C1CB8"/>
    <w:rsid w:val="006C1E75"/>
    <w:rsid w:val="006C28A5"/>
    <w:rsid w:val="006C2BA9"/>
    <w:rsid w:val="006C3023"/>
    <w:rsid w:val="006C3DEE"/>
    <w:rsid w:val="006C49C6"/>
    <w:rsid w:val="006C4FEE"/>
    <w:rsid w:val="006C500C"/>
    <w:rsid w:val="006C6348"/>
    <w:rsid w:val="006C6403"/>
    <w:rsid w:val="006D009F"/>
    <w:rsid w:val="006D022B"/>
    <w:rsid w:val="006D0267"/>
    <w:rsid w:val="006D02E2"/>
    <w:rsid w:val="006D1FF8"/>
    <w:rsid w:val="006D5D3E"/>
    <w:rsid w:val="006D62AA"/>
    <w:rsid w:val="006D6FFD"/>
    <w:rsid w:val="006D7325"/>
    <w:rsid w:val="006E0192"/>
    <w:rsid w:val="006E038E"/>
    <w:rsid w:val="006E04AE"/>
    <w:rsid w:val="006E2093"/>
    <w:rsid w:val="006E37BD"/>
    <w:rsid w:val="006E3AE9"/>
    <w:rsid w:val="006E3F61"/>
    <w:rsid w:val="006E4230"/>
    <w:rsid w:val="006E498C"/>
    <w:rsid w:val="006E7971"/>
    <w:rsid w:val="006F0031"/>
    <w:rsid w:val="006F1ECB"/>
    <w:rsid w:val="006F20C7"/>
    <w:rsid w:val="006F2423"/>
    <w:rsid w:val="006F2CC8"/>
    <w:rsid w:val="006F30F2"/>
    <w:rsid w:val="006F3779"/>
    <w:rsid w:val="006F478F"/>
    <w:rsid w:val="006F4F6D"/>
    <w:rsid w:val="006F65D8"/>
    <w:rsid w:val="007007DD"/>
    <w:rsid w:val="00701B22"/>
    <w:rsid w:val="00701B89"/>
    <w:rsid w:val="007020FB"/>
    <w:rsid w:val="00703F96"/>
    <w:rsid w:val="00704BD8"/>
    <w:rsid w:val="00706FCA"/>
    <w:rsid w:val="00707AAD"/>
    <w:rsid w:val="00711812"/>
    <w:rsid w:val="00712A45"/>
    <w:rsid w:val="00714054"/>
    <w:rsid w:val="007147B8"/>
    <w:rsid w:val="0071492D"/>
    <w:rsid w:val="007160B2"/>
    <w:rsid w:val="00717139"/>
    <w:rsid w:val="00717B86"/>
    <w:rsid w:val="00721DF9"/>
    <w:rsid w:val="00721E06"/>
    <w:rsid w:val="0072208F"/>
    <w:rsid w:val="00722577"/>
    <w:rsid w:val="00722D60"/>
    <w:rsid w:val="007232EF"/>
    <w:rsid w:val="00723DA0"/>
    <w:rsid w:val="00723ECC"/>
    <w:rsid w:val="00724C99"/>
    <w:rsid w:val="00725372"/>
    <w:rsid w:val="00725E51"/>
    <w:rsid w:val="00726144"/>
    <w:rsid w:val="00730A83"/>
    <w:rsid w:val="0073228C"/>
    <w:rsid w:val="00732342"/>
    <w:rsid w:val="00732BA6"/>
    <w:rsid w:val="0073301F"/>
    <w:rsid w:val="0073316C"/>
    <w:rsid w:val="00733EBE"/>
    <w:rsid w:val="00734004"/>
    <w:rsid w:val="00734628"/>
    <w:rsid w:val="007346CA"/>
    <w:rsid w:val="00734B7D"/>
    <w:rsid w:val="00735505"/>
    <w:rsid w:val="00735BCA"/>
    <w:rsid w:val="00736C9F"/>
    <w:rsid w:val="00737A4A"/>
    <w:rsid w:val="00737D8F"/>
    <w:rsid w:val="00740FB5"/>
    <w:rsid w:val="007410B1"/>
    <w:rsid w:val="007411ED"/>
    <w:rsid w:val="00742001"/>
    <w:rsid w:val="007430BD"/>
    <w:rsid w:val="00744362"/>
    <w:rsid w:val="007448AE"/>
    <w:rsid w:val="00744A80"/>
    <w:rsid w:val="00744AE2"/>
    <w:rsid w:val="00744D30"/>
    <w:rsid w:val="0074512E"/>
    <w:rsid w:val="007503AC"/>
    <w:rsid w:val="00750908"/>
    <w:rsid w:val="00751452"/>
    <w:rsid w:val="007524EE"/>
    <w:rsid w:val="0075274B"/>
    <w:rsid w:val="0075275D"/>
    <w:rsid w:val="007531CA"/>
    <w:rsid w:val="00753B9B"/>
    <w:rsid w:val="00754EB7"/>
    <w:rsid w:val="00755D63"/>
    <w:rsid w:val="00756DE1"/>
    <w:rsid w:val="00757328"/>
    <w:rsid w:val="00757655"/>
    <w:rsid w:val="0075772A"/>
    <w:rsid w:val="007579A4"/>
    <w:rsid w:val="00757FB2"/>
    <w:rsid w:val="00760988"/>
    <w:rsid w:val="00760A41"/>
    <w:rsid w:val="00760D11"/>
    <w:rsid w:val="007618EC"/>
    <w:rsid w:val="007624D9"/>
    <w:rsid w:val="007627DC"/>
    <w:rsid w:val="00762FDC"/>
    <w:rsid w:val="00763574"/>
    <w:rsid w:val="00765D6D"/>
    <w:rsid w:val="007669C8"/>
    <w:rsid w:val="00766AC3"/>
    <w:rsid w:val="0077039B"/>
    <w:rsid w:val="00770D42"/>
    <w:rsid w:val="00771879"/>
    <w:rsid w:val="00772755"/>
    <w:rsid w:val="007733FA"/>
    <w:rsid w:val="007734CE"/>
    <w:rsid w:val="00774682"/>
    <w:rsid w:val="00774773"/>
    <w:rsid w:val="00774CBA"/>
    <w:rsid w:val="00776B89"/>
    <w:rsid w:val="00776F8F"/>
    <w:rsid w:val="0077713E"/>
    <w:rsid w:val="007801BB"/>
    <w:rsid w:val="00780ED7"/>
    <w:rsid w:val="0078229A"/>
    <w:rsid w:val="007863D6"/>
    <w:rsid w:val="00787523"/>
    <w:rsid w:val="007876F8"/>
    <w:rsid w:val="00787BA1"/>
    <w:rsid w:val="00791241"/>
    <w:rsid w:val="00791E58"/>
    <w:rsid w:val="0079211C"/>
    <w:rsid w:val="007922D4"/>
    <w:rsid w:val="007924CB"/>
    <w:rsid w:val="00792D94"/>
    <w:rsid w:val="007934A1"/>
    <w:rsid w:val="00793EB7"/>
    <w:rsid w:val="00795CA3"/>
    <w:rsid w:val="007977C9"/>
    <w:rsid w:val="00797CCE"/>
    <w:rsid w:val="007A0AAF"/>
    <w:rsid w:val="007A1768"/>
    <w:rsid w:val="007A1FE3"/>
    <w:rsid w:val="007A48E1"/>
    <w:rsid w:val="007A4CDA"/>
    <w:rsid w:val="007A5B46"/>
    <w:rsid w:val="007A630A"/>
    <w:rsid w:val="007A68F9"/>
    <w:rsid w:val="007A7339"/>
    <w:rsid w:val="007B1E3C"/>
    <w:rsid w:val="007B431D"/>
    <w:rsid w:val="007B7348"/>
    <w:rsid w:val="007B7D33"/>
    <w:rsid w:val="007C1620"/>
    <w:rsid w:val="007C1745"/>
    <w:rsid w:val="007C3318"/>
    <w:rsid w:val="007C4D9C"/>
    <w:rsid w:val="007C5377"/>
    <w:rsid w:val="007C5910"/>
    <w:rsid w:val="007C5B6B"/>
    <w:rsid w:val="007C6EB6"/>
    <w:rsid w:val="007C7139"/>
    <w:rsid w:val="007D1042"/>
    <w:rsid w:val="007D2AB4"/>
    <w:rsid w:val="007D3BBD"/>
    <w:rsid w:val="007D3D45"/>
    <w:rsid w:val="007D7440"/>
    <w:rsid w:val="007D74A3"/>
    <w:rsid w:val="007D74F7"/>
    <w:rsid w:val="007D7EE6"/>
    <w:rsid w:val="007E000E"/>
    <w:rsid w:val="007E192F"/>
    <w:rsid w:val="007E2355"/>
    <w:rsid w:val="007E2BD3"/>
    <w:rsid w:val="007E2E05"/>
    <w:rsid w:val="007E3FF3"/>
    <w:rsid w:val="007E66D6"/>
    <w:rsid w:val="007E7319"/>
    <w:rsid w:val="007F0BE6"/>
    <w:rsid w:val="007F22B7"/>
    <w:rsid w:val="007F284D"/>
    <w:rsid w:val="007F29AB"/>
    <w:rsid w:val="007F3581"/>
    <w:rsid w:val="007F3623"/>
    <w:rsid w:val="007F4F83"/>
    <w:rsid w:val="007F5052"/>
    <w:rsid w:val="007F612D"/>
    <w:rsid w:val="007F7295"/>
    <w:rsid w:val="007F7C1E"/>
    <w:rsid w:val="00800374"/>
    <w:rsid w:val="008006BA"/>
    <w:rsid w:val="008013CE"/>
    <w:rsid w:val="008023DE"/>
    <w:rsid w:val="008052C0"/>
    <w:rsid w:val="0080598F"/>
    <w:rsid w:val="008059C2"/>
    <w:rsid w:val="00805D86"/>
    <w:rsid w:val="008075F3"/>
    <w:rsid w:val="00810CE1"/>
    <w:rsid w:val="0081103D"/>
    <w:rsid w:val="008116B7"/>
    <w:rsid w:val="00812D2E"/>
    <w:rsid w:val="00813068"/>
    <w:rsid w:val="0081366E"/>
    <w:rsid w:val="008147C0"/>
    <w:rsid w:val="00814C81"/>
    <w:rsid w:val="0081538A"/>
    <w:rsid w:val="00815BF0"/>
    <w:rsid w:val="00817A65"/>
    <w:rsid w:val="00820522"/>
    <w:rsid w:val="008210DB"/>
    <w:rsid w:val="00822946"/>
    <w:rsid w:val="00822981"/>
    <w:rsid w:val="00822FCC"/>
    <w:rsid w:val="00823963"/>
    <w:rsid w:val="00824DB7"/>
    <w:rsid w:val="00825C5A"/>
    <w:rsid w:val="008261B1"/>
    <w:rsid w:val="0082622A"/>
    <w:rsid w:val="008263AA"/>
    <w:rsid w:val="008267A1"/>
    <w:rsid w:val="00826E33"/>
    <w:rsid w:val="008271C2"/>
    <w:rsid w:val="00827BA3"/>
    <w:rsid w:val="0083014B"/>
    <w:rsid w:val="00830C8D"/>
    <w:rsid w:val="00831098"/>
    <w:rsid w:val="00832270"/>
    <w:rsid w:val="00832784"/>
    <w:rsid w:val="00834483"/>
    <w:rsid w:val="00834F14"/>
    <w:rsid w:val="008369CB"/>
    <w:rsid w:val="00840D73"/>
    <w:rsid w:val="00841EB6"/>
    <w:rsid w:val="00843855"/>
    <w:rsid w:val="00843889"/>
    <w:rsid w:val="008447CA"/>
    <w:rsid w:val="00845633"/>
    <w:rsid w:val="0084680C"/>
    <w:rsid w:val="00846E6C"/>
    <w:rsid w:val="008500A4"/>
    <w:rsid w:val="00850435"/>
    <w:rsid w:val="00850E25"/>
    <w:rsid w:val="00850EBC"/>
    <w:rsid w:val="008527E9"/>
    <w:rsid w:val="00852992"/>
    <w:rsid w:val="00852D3F"/>
    <w:rsid w:val="00852E54"/>
    <w:rsid w:val="00853184"/>
    <w:rsid w:val="00853F4C"/>
    <w:rsid w:val="0085441C"/>
    <w:rsid w:val="00854797"/>
    <w:rsid w:val="00855114"/>
    <w:rsid w:val="00855E6E"/>
    <w:rsid w:val="0085794C"/>
    <w:rsid w:val="00860677"/>
    <w:rsid w:val="00860AC0"/>
    <w:rsid w:val="0086170D"/>
    <w:rsid w:val="00863D01"/>
    <w:rsid w:val="00866767"/>
    <w:rsid w:val="008668B7"/>
    <w:rsid w:val="0086724F"/>
    <w:rsid w:val="00872353"/>
    <w:rsid w:val="0087249F"/>
    <w:rsid w:val="008731F1"/>
    <w:rsid w:val="008740D0"/>
    <w:rsid w:val="00874987"/>
    <w:rsid w:val="00874A14"/>
    <w:rsid w:val="00874AF0"/>
    <w:rsid w:val="00875ECB"/>
    <w:rsid w:val="0087769C"/>
    <w:rsid w:val="008777EE"/>
    <w:rsid w:val="00877CCA"/>
    <w:rsid w:val="00881843"/>
    <w:rsid w:val="00882AF1"/>
    <w:rsid w:val="008839E5"/>
    <w:rsid w:val="00883C1C"/>
    <w:rsid w:val="00883F1F"/>
    <w:rsid w:val="00884861"/>
    <w:rsid w:val="008849F2"/>
    <w:rsid w:val="008852A6"/>
    <w:rsid w:val="00885AB7"/>
    <w:rsid w:val="008860E0"/>
    <w:rsid w:val="008863E5"/>
    <w:rsid w:val="00886993"/>
    <w:rsid w:val="00886B37"/>
    <w:rsid w:val="008904AA"/>
    <w:rsid w:val="008905FA"/>
    <w:rsid w:val="008907F2"/>
    <w:rsid w:val="00891EFB"/>
    <w:rsid w:val="00892A67"/>
    <w:rsid w:val="00894193"/>
    <w:rsid w:val="00895A3B"/>
    <w:rsid w:val="00895C79"/>
    <w:rsid w:val="00896797"/>
    <w:rsid w:val="0089738A"/>
    <w:rsid w:val="008A04CC"/>
    <w:rsid w:val="008A0C45"/>
    <w:rsid w:val="008A328F"/>
    <w:rsid w:val="008A348E"/>
    <w:rsid w:val="008A37B6"/>
    <w:rsid w:val="008A3DA0"/>
    <w:rsid w:val="008A40BF"/>
    <w:rsid w:val="008A4414"/>
    <w:rsid w:val="008A5081"/>
    <w:rsid w:val="008A6F99"/>
    <w:rsid w:val="008A7428"/>
    <w:rsid w:val="008A7938"/>
    <w:rsid w:val="008A7B52"/>
    <w:rsid w:val="008A7B5C"/>
    <w:rsid w:val="008B05A9"/>
    <w:rsid w:val="008B0F3C"/>
    <w:rsid w:val="008B244B"/>
    <w:rsid w:val="008B3898"/>
    <w:rsid w:val="008B62B2"/>
    <w:rsid w:val="008B63B8"/>
    <w:rsid w:val="008B6EFC"/>
    <w:rsid w:val="008B77B6"/>
    <w:rsid w:val="008B7D85"/>
    <w:rsid w:val="008C062C"/>
    <w:rsid w:val="008C16C7"/>
    <w:rsid w:val="008C19C4"/>
    <w:rsid w:val="008C1EB6"/>
    <w:rsid w:val="008C49BA"/>
    <w:rsid w:val="008C5B3B"/>
    <w:rsid w:val="008C6195"/>
    <w:rsid w:val="008C63D2"/>
    <w:rsid w:val="008C64B4"/>
    <w:rsid w:val="008D09EE"/>
    <w:rsid w:val="008D0E47"/>
    <w:rsid w:val="008D1499"/>
    <w:rsid w:val="008D20B3"/>
    <w:rsid w:val="008D242B"/>
    <w:rsid w:val="008D40FF"/>
    <w:rsid w:val="008D4A77"/>
    <w:rsid w:val="008D5BC5"/>
    <w:rsid w:val="008D63EB"/>
    <w:rsid w:val="008E2329"/>
    <w:rsid w:val="008E2469"/>
    <w:rsid w:val="008E45C4"/>
    <w:rsid w:val="008E68F7"/>
    <w:rsid w:val="008F02F9"/>
    <w:rsid w:val="008F2011"/>
    <w:rsid w:val="008F240C"/>
    <w:rsid w:val="008F2861"/>
    <w:rsid w:val="008F2CF9"/>
    <w:rsid w:val="008F2E45"/>
    <w:rsid w:val="008F42A5"/>
    <w:rsid w:val="008F4677"/>
    <w:rsid w:val="008F47C7"/>
    <w:rsid w:val="008F4C26"/>
    <w:rsid w:val="008F6D7E"/>
    <w:rsid w:val="008F7B64"/>
    <w:rsid w:val="00900D30"/>
    <w:rsid w:val="00903E41"/>
    <w:rsid w:val="009042B9"/>
    <w:rsid w:val="00905C63"/>
    <w:rsid w:val="00910562"/>
    <w:rsid w:val="00911681"/>
    <w:rsid w:val="009117D4"/>
    <w:rsid w:val="00914877"/>
    <w:rsid w:val="0091495B"/>
    <w:rsid w:val="00914C25"/>
    <w:rsid w:val="00915E55"/>
    <w:rsid w:val="00916259"/>
    <w:rsid w:val="009162E5"/>
    <w:rsid w:val="00917297"/>
    <w:rsid w:val="00917392"/>
    <w:rsid w:val="00917B08"/>
    <w:rsid w:val="009205DF"/>
    <w:rsid w:val="00920760"/>
    <w:rsid w:val="00920829"/>
    <w:rsid w:val="00920EF5"/>
    <w:rsid w:val="0092118A"/>
    <w:rsid w:val="0092136B"/>
    <w:rsid w:val="00922D66"/>
    <w:rsid w:val="00922E1D"/>
    <w:rsid w:val="00923F62"/>
    <w:rsid w:val="0092451D"/>
    <w:rsid w:val="00924E43"/>
    <w:rsid w:val="0092519B"/>
    <w:rsid w:val="00925AC7"/>
    <w:rsid w:val="0092763B"/>
    <w:rsid w:val="009301A3"/>
    <w:rsid w:val="009303DA"/>
    <w:rsid w:val="00934121"/>
    <w:rsid w:val="009351E3"/>
    <w:rsid w:val="009353BD"/>
    <w:rsid w:val="009361B4"/>
    <w:rsid w:val="00936EA0"/>
    <w:rsid w:val="009377F1"/>
    <w:rsid w:val="00940189"/>
    <w:rsid w:val="00941D54"/>
    <w:rsid w:val="00941E75"/>
    <w:rsid w:val="0094275A"/>
    <w:rsid w:val="009428FD"/>
    <w:rsid w:val="00943BA0"/>
    <w:rsid w:val="00944659"/>
    <w:rsid w:val="00944989"/>
    <w:rsid w:val="0094545D"/>
    <w:rsid w:val="009463DF"/>
    <w:rsid w:val="0094798A"/>
    <w:rsid w:val="0095194B"/>
    <w:rsid w:val="00953570"/>
    <w:rsid w:val="00953599"/>
    <w:rsid w:val="009572AE"/>
    <w:rsid w:val="009573AC"/>
    <w:rsid w:val="00957578"/>
    <w:rsid w:val="009600DA"/>
    <w:rsid w:val="00960525"/>
    <w:rsid w:val="0096181A"/>
    <w:rsid w:val="00961F1D"/>
    <w:rsid w:val="00961F30"/>
    <w:rsid w:val="00962223"/>
    <w:rsid w:val="00963217"/>
    <w:rsid w:val="00963A41"/>
    <w:rsid w:val="009640A4"/>
    <w:rsid w:val="00965A88"/>
    <w:rsid w:val="00965B75"/>
    <w:rsid w:val="00965F2F"/>
    <w:rsid w:val="009669B8"/>
    <w:rsid w:val="0096760A"/>
    <w:rsid w:val="0097061D"/>
    <w:rsid w:val="009719AE"/>
    <w:rsid w:val="0097258D"/>
    <w:rsid w:val="00973FD2"/>
    <w:rsid w:val="0097459E"/>
    <w:rsid w:val="009747F7"/>
    <w:rsid w:val="0097579F"/>
    <w:rsid w:val="009766DB"/>
    <w:rsid w:val="00976EA6"/>
    <w:rsid w:val="0098099F"/>
    <w:rsid w:val="00980A4C"/>
    <w:rsid w:val="00981EBE"/>
    <w:rsid w:val="009825BC"/>
    <w:rsid w:val="00982651"/>
    <w:rsid w:val="0098337B"/>
    <w:rsid w:val="00984655"/>
    <w:rsid w:val="009874AB"/>
    <w:rsid w:val="0099104E"/>
    <w:rsid w:val="00992174"/>
    <w:rsid w:val="00993497"/>
    <w:rsid w:val="00993F1E"/>
    <w:rsid w:val="009949FA"/>
    <w:rsid w:val="0099555B"/>
    <w:rsid w:val="00996054"/>
    <w:rsid w:val="009975F5"/>
    <w:rsid w:val="00997B9F"/>
    <w:rsid w:val="00997DDB"/>
    <w:rsid w:val="00997E15"/>
    <w:rsid w:val="009A1335"/>
    <w:rsid w:val="009A243C"/>
    <w:rsid w:val="009A292C"/>
    <w:rsid w:val="009A2DF4"/>
    <w:rsid w:val="009A31C2"/>
    <w:rsid w:val="009A447F"/>
    <w:rsid w:val="009A4A90"/>
    <w:rsid w:val="009A6E93"/>
    <w:rsid w:val="009A7A72"/>
    <w:rsid w:val="009B08CB"/>
    <w:rsid w:val="009B0A61"/>
    <w:rsid w:val="009B1149"/>
    <w:rsid w:val="009B1696"/>
    <w:rsid w:val="009B2814"/>
    <w:rsid w:val="009B385A"/>
    <w:rsid w:val="009B4632"/>
    <w:rsid w:val="009B54B1"/>
    <w:rsid w:val="009B5DE2"/>
    <w:rsid w:val="009B64CC"/>
    <w:rsid w:val="009B6FF3"/>
    <w:rsid w:val="009B7290"/>
    <w:rsid w:val="009C1D46"/>
    <w:rsid w:val="009C29C1"/>
    <w:rsid w:val="009C2EDA"/>
    <w:rsid w:val="009C4407"/>
    <w:rsid w:val="009C586F"/>
    <w:rsid w:val="009C5A24"/>
    <w:rsid w:val="009C5C96"/>
    <w:rsid w:val="009C67F1"/>
    <w:rsid w:val="009D00AD"/>
    <w:rsid w:val="009D065E"/>
    <w:rsid w:val="009D11CB"/>
    <w:rsid w:val="009D156E"/>
    <w:rsid w:val="009D1EF8"/>
    <w:rsid w:val="009D3575"/>
    <w:rsid w:val="009D3785"/>
    <w:rsid w:val="009D3B73"/>
    <w:rsid w:val="009D4D49"/>
    <w:rsid w:val="009D518C"/>
    <w:rsid w:val="009D6A1F"/>
    <w:rsid w:val="009D6CB7"/>
    <w:rsid w:val="009E009C"/>
    <w:rsid w:val="009E054D"/>
    <w:rsid w:val="009E0609"/>
    <w:rsid w:val="009E0C4D"/>
    <w:rsid w:val="009E16E1"/>
    <w:rsid w:val="009E1FE1"/>
    <w:rsid w:val="009E2422"/>
    <w:rsid w:val="009E254C"/>
    <w:rsid w:val="009E2BAD"/>
    <w:rsid w:val="009E2F62"/>
    <w:rsid w:val="009E3BD0"/>
    <w:rsid w:val="009E56F8"/>
    <w:rsid w:val="009E58D3"/>
    <w:rsid w:val="009E6114"/>
    <w:rsid w:val="009E6A36"/>
    <w:rsid w:val="009E6EB8"/>
    <w:rsid w:val="009E7483"/>
    <w:rsid w:val="009E7F00"/>
    <w:rsid w:val="009F03BB"/>
    <w:rsid w:val="009F0697"/>
    <w:rsid w:val="009F2847"/>
    <w:rsid w:val="009F39D0"/>
    <w:rsid w:val="009F4C96"/>
    <w:rsid w:val="009F52A7"/>
    <w:rsid w:val="009F67B6"/>
    <w:rsid w:val="00A0063D"/>
    <w:rsid w:val="00A00659"/>
    <w:rsid w:val="00A00AC8"/>
    <w:rsid w:val="00A035A2"/>
    <w:rsid w:val="00A04ADB"/>
    <w:rsid w:val="00A061DD"/>
    <w:rsid w:val="00A068FC"/>
    <w:rsid w:val="00A0717C"/>
    <w:rsid w:val="00A0798A"/>
    <w:rsid w:val="00A07CB6"/>
    <w:rsid w:val="00A106C9"/>
    <w:rsid w:val="00A112D9"/>
    <w:rsid w:val="00A1309C"/>
    <w:rsid w:val="00A14635"/>
    <w:rsid w:val="00A14B86"/>
    <w:rsid w:val="00A14F8D"/>
    <w:rsid w:val="00A1522B"/>
    <w:rsid w:val="00A156C9"/>
    <w:rsid w:val="00A171BD"/>
    <w:rsid w:val="00A20521"/>
    <w:rsid w:val="00A20A44"/>
    <w:rsid w:val="00A228A0"/>
    <w:rsid w:val="00A233EF"/>
    <w:rsid w:val="00A237B9"/>
    <w:rsid w:val="00A2412B"/>
    <w:rsid w:val="00A254E6"/>
    <w:rsid w:val="00A27D1F"/>
    <w:rsid w:val="00A30AF6"/>
    <w:rsid w:val="00A310E5"/>
    <w:rsid w:val="00A31355"/>
    <w:rsid w:val="00A3183F"/>
    <w:rsid w:val="00A31968"/>
    <w:rsid w:val="00A3215E"/>
    <w:rsid w:val="00A33740"/>
    <w:rsid w:val="00A34476"/>
    <w:rsid w:val="00A3665C"/>
    <w:rsid w:val="00A36CC1"/>
    <w:rsid w:val="00A36F4F"/>
    <w:rsid w:val="00A40348"/>
    <w:rsid w:val="00A407B6"/>
    <w:rsid w:val="00A439C7"/>
    <w:rsid w:val="00A445D7"/>
    <w:rsid w:val="00A44AAE"/>
    <w:rsid w:val="00A45CAB"/>
    <w:rsid w:val="00A4618A"/>
    <w:rsid w:val="00A4679D"/>
    <w:rsid w:val="00A501ED"/>
    <w:rsid w:val="00A50501"/>
    <w:rsid w:val="00A52BF6"/>
    <w:rsid w:val="00A54138"/>
    <w:rsid w:val="00A541EB"/>
    <w:rsid w:val="00A543E7"/>
    <w:rsid w:val="00A54F6D"/>
    <w:rsid w:val="00A55186"/>
    <w:rsid w:val="00A5632F"/>
    <w:rsid w:val="00A5637C"/>
    <w:rsid w:val="00A56B14"/>
    <w:rsid w:val="00A56DCA"/>
    <w:rsid w:val="00A573A7"/>
    <w:rsid w:val="00A57E09"/>
    <w:rsid w:val="00A601EA"/>
    <w:rsid w:val="00A604C5"/>
    <w:rsid w:val="00A60FDD"/>
    <w:rsid w:val="00A6132F"/>
    <w:rsid w:val="00A61AA1"/>
    <w:rsid w:val="00A61E08"/>
    <w:rsid w:val="00A64188"/>
    <w:rsid w:val="00A6684F"/>
    <w:rsid w:val="00A66BCF"/>
    <w:rsid w:val="00A66F13"/>
    <w:rsid w:val="00A66FAA"/>
    <w:rsid w:val="00A66FEE"/>
    <w:rsid w:val="00A7133E"/>
    <w:rsid w:val="00A71DBF"/>
    <w:rsid w:val="00A73847"/>
    <w:rsid w:val="00A739A7"/>
    <w:rsid w:val="00A74323"/>
    <w:rsid w:val="00A75738"/>
    <w:rsid w:val="00A806CB"/>
    <w:rsid w:val="00A82573"/>
    <w:rsid w:val="00A82C35"/>
    <w:rsid w:val="00A8415C"/>
    <w:rsid w:val="00A84750"/>
    <w:rsid w:val="00A84F19"/>
    <w:rsid w:val="00A851C2"/>
    <w:rsid w:val="00A85711"/>
    <w:rsid w:val="00A8628D"/>
    <w:rsid w:val="00A8671E"/>
    <w:rsid w:val="00A867D1"/>
    <w:rsid w:val="00A877F3"/>
    <w:rsid w:val="00A90490"/>
    <w:rsid w:val="00A91007"/>
    <w:rsid w:val="00A910AB"/>
    <w:rsid w:val="00A916BD"/>
    <w:rsid w:val="00A930BF"/>
    <w:rsid w:val="00A936AA"/>
    <w:rsid w:val="00A94390"/>
    <w:rsid w:val="00A962E5"/>
    <w:rsid w:val="00A97AD6"/>
    <w:rsid w:val="00A97B9A"/>
    <w:rsid w:val="00A97DCD"/>
    <w:rsid w:val="00A97E1C"/>
    <w:rsid w:val="00AA17F0"/>
    <w:rsid w:val="00AA184F"/>
    <w:rsid w:val="00AA2F90"/>
    <w:rsid w:val="00AA33D8"/>
    <w:rsid w:val="00AA3A63"/>
    <w:rsid w:val="00AA475D"/>
    <w:rsid w:val="00AA4DEC"/>
    <w:rsid w:val="00AA60C2"/>
    <w:rsid w:val="00AB05DA"/>
    <w:rsid w:val="00AB256D"/>
    <w:rsid w:val="00AB3A59"/>
    <w:rsid w:val="00AB4361"/>
    <w:rsid w:val="00AB4AD7"/>
    <w:rsid w:val="00AB4B4C"/>
    <w:rsid w:val="00AB56F3"/>
    <w:rsid w:val="00AB5B20"/>
    <w:rsid w:val="00AB5F8D"/>
    <w:rsid w:val="00AB6297"/>
    <w:rsid w:val="00AB745C"/>
    <w:rsid w:val="00AC1C78"/>
    <w:rsid w:val="00AC254F"/>
    <w:rsid w:val="00AC27C3"/>
    <w:rsid w:val="00AC33C9"/>
    <w:rsid w:val="00AC33EB"/>
    <w:rsid w:val="00AC43F1"/>
    <w:rsid w:val="00AC4465"/>
    <w:rsid w:val="00AC4C04"/>
    <w:rsid w:val="00AC510F"/>
    <w:rsid w:val="00AC614A"/>
    <w:rsid w:val="00AC6C57"/>
    <w:rsid w:val="00AC7450"/>
    <w:rsid w:val="00AC7476"/>
    <w:rsid w:val="00AC7634"/>
    <w:rsid w:val="00AD1D39"/>
    <w:rsid w:val="00AD2B68"/>
    <w:rsid w:val="00AD2BB4"/>
    <w:rsid w:val="00AD65D4"/>
    <w:rsid w:val="00AD6ADC"/>
    <w:rsid w:val="00AE008B"/>
    <w:rsid w:val="00AE0AE7"/>
    <w:rsid w:val="00AE141D"/>
    <w:rsid w:val="00AE191D"/>
    <w:rsid w:val="00AE3AA6"/>
    <w:rsid w:val="00AE42B7"/>
    <w:rsid w:val="00AE4E92"/>
    <w:rsid w:val="00AE5373"/>
    <w:rsid w:val="00AE5F62"/>
    <w:rsid w:val="00AE6072"/>
    <w:rsid w:val="00AE62E5"/>
    <w:rsid w:val="00AE65BB"/>
    <w:rsid w:val="00AE76B3"/>
    <w:rsid w:val="00AE7EEB"/>
    <w:rsid w:val="00AF10DC"/>
    <w:rsid w:val="00AF293E"/>
    <w:rsid w:val="00AF4CB2"/>
    <w:rsid w:val="00AF5604"/>
    <w:rsid w:val="00AF5EA9"/>
    <w:rsid w:val="00AF7261"/>
    <w:rsid w:val="00B00141"/>
    <w:rsid w:val="00B0029A"/>
    <w:rsid w:val="00B00CDC"/>
    <w:rsid w:val="00B02855"/>
    <w:rsid w:val="00B02E81"/>
    <w:rsid w:val="00B03D8F"/>
    <w:rsid w:val="00B05697"/>
    <w:rsid w:val="00B0711D"/>
    <w:rsid w:val="00B07134"/>
    <w:rsid w:val="00B07284"/>
    <w:rsid w:val="00B07516"/>
    <w:rsid w:val="00B106C2"/>
    <w:rsid w:val="00B10C12"/>
    <w:rsid w:val="00B1121D"/>
    <w:rsid w:val="00B11DB0"/>
    <w:rsid w:val="00B1203A"/>
    <w:rsid w:val="00B132CF"/>
    <w:rsid w:val="00B13464"/>
    <w:rsid w:val="00B153DD"/>
    <w:rsid w:val="00B1583F"/>
    <w:rsid w:val="00B15B33"/>
    <w:rsid w:val="00B16899"/>
    <w:rsid w:val="00B16EEF"/>
    <w:rsid w:val="00B21709"/>
    <w:rsid w:val="00B21E86"/>
    <w:rsid w:val="00B22230"/>
    <w:rsid w:val="00B22286"/>
    <w:rsid w:val="00B23308"/>
    <w:rsid w:val="00B245AB"/>
    <w:rsid w:val="00B24D64"/>
    <w:rsid w:val="00B24FF8"/>
    <w:rsid w:val="00B27522"/>
    <w:rsid w:val="00B3060D"/>
    <w:rsid w:val="00B30F96"/>
    <w:rsid w:val="00B313D8"/>
    <w:rsid w:val="00B32167"/>
    <w:rsid w:val="00B325C7"/>
    <w:rsid w:val="00B32F0A"/>
    <w:rsid w:val="00B33D61"/>
    <w:rsid w:val="00B34198"/>
    <w:rsid w:val="00B34580"/>
    <w:rsid w:val="00B36BAA"/>
    <w:rsid w:val="00B37A53"/>
    <w:rsid w:val="00B402A8"/>
    <w:rsid w:val="00B41681"/>
    <w:rsid w:val="00B4216F"/>
    <w:rsid w:val="00B439FE"/>
    <w:rsid w:val="00B43AC5"/>
    <w:rsid w:val="00B4408B"/>
    <w:rsid w:val="00B440FA"/>
    <w:rsid w:val="00B45C3B"/>
    <w:rsid w:val="00B45FBF"/>
    <w:rsid w:val="00B46604"/>
    <w:rsid w:val="00B478AD"/>
    <w:rsid w:val="00B50365"/>
    <w:rsid w:val="00B51DC4"/>
    <w:rsid w:val="00B51E11"/>
    <w:rsid w:val="00B521E2"/>
    <w:rsid w:val="00B52BA8"/>
    <w:rsid w:val="00B52C7D"/>
    <w:rsid w:val="00B54ED3"/>
    <w:rsid w:val="00B55D9E"/>
    <w:rsid w:val="00B5632C"/>
    <w:rsid w:val="00B5679B"/>
    <w:rsid w:val="00B569E0"/>
    <w:rsid w:val="00B57348"/>
    <w:rsid w:val="00B57418"/>
    <w:rsid w:val="00B57420"/>
    <w:rsid w:val="00B61402"/>
    <w:rsid w:val="00B617A2"/>
    <w:rsid w:val="00B619DE"/>
    <w:rsid w:val="00B62221"/>
    <w:rsid w:val="00B624F6"/>
    <w:rsid w:val="00B63490"/>
    <w:rsid w:val="00B64660"/>
    <w:rsid w:val="00B6473B"/>
    <w:rsid w:val="00B65471"/>
    <w:rsid w:val="00B6666A"/>
    <w:rsid w:val="00B66A57"/>
    <w:rsid w:val="00B66DA1"/>
    <w:rsid w:val="00B67B1E"/>
    <w:rsid w:val="00B70548"/>
    <w:rsid w:val="00B706F5"/>
    <w:rsid w:val="00B717BB"/>
    <w:rsid w:val="00B721B9"/>
    <w:rsid w:val="00B733D6"/>
    <w:rsid w:val="00B73C6D"/>
    <w:rsid w:val="00B74684"/>
    <w:rsid w:val="00B75500"/>
    <w:rsid w:val="00B75AF1"/>
    <w:rsid w:val="00B75D63"/>
    <w:rsid w:val="00B77228"/>
    <w:rsid w:val="00B77EDB"/>
    <w:rsid w:val="00B80D68"/>
    <w:rsid w:val="00B82D5A"/>
    <w:rsid w:val="00B832B2"/>
    <w:rsid w:val="00B83686"/>
    <w:rsid w:val="00B83FB8"/>
    <w:rsid w:val="00B849FF"/>
    <w:rsid w:val="00B85F6C"/>
    <w:rsid w:val="00B8608F"/>
    <w:rsid w:val="00B86E25"/>
    <w:rsid w:val="00B87538"/>
    <w:rsid w:val="00B87F17"/>
    <w:rsid w:val="00B91575"/>
    <w:rsid w:val="00B91EEB"/>
    <w:rsid w:val="00B923F7"/>
    <w:rsid w:val="00B93906"/>
    <w:rsid w:val="00B943B6"/>
    <w:rsid w:val="00B94652"/>
    <w:rsid w:val="00B949BE"/>
    <w:rsid w:val="00B95957"/>
    <w:rsid w:val="00B974CE"/>
    <w:rsid w:val="00BA06DB"/>
    <w:rsid w:val="00BA0D0B"/>
    <w:rsid w:val="00BA1DF5"/>
    <w:rsid w:val="00BA2141"/>
    <w:rsid w:val="00BA2776"/>
    <w:rsid w:val="00BA35A9"/>
    <w:rsid w:val="00BA3ADC"/>
    <w:rsid w:val="00BA486E"/>
    <w:rsid w:val="00BA58AC"/>
    <w:rsid w:val="00BA7EED"/>
    <w:rsid w:val="00BB095A"/>
    <w:rsid w:val="00BB0FC9"/>
    <w:rsid w:val="00BB3A86"/>
    <w:rsid w:val="00BB3C0E"/>
    <w:rsid w:val="00BB515D"/>
    <w:rsid w:val="00BB51F6"/>
    <w:rsid w:val="00BB52A6"/>
    <w:rsid w:val="00BB5687"/>
    <w:rsid w:val="00BB5898"/>
    <w:rsid w:val="00BC0283"/>
    <w:rsid w:val="00BC0870"/>
    <w:rsid w:val="00BC0D14"/>
    <w:rsid w:val="00BC248D"/>
    <w:rsid w:val="00BC5EEC"/>
    <w:rsid w:val="00BC66DB"/>
    <w:rsid w:val="00BC6861"/>
    <w:rsid w:val="00BC706A"/>
    <w:rsid w:val="00BC77A0"/>
    <w:rsid w:val="00BD28AC"/>
    <w:rsid w:val="00BD2ADA"/>
    <w:rsid w:val="00BD2B03"/>
    <w:rsid w:val="00BD3AA8"/>
    <w:rsid w:val="00BD3F9A"/>
    <w:rsid w:val="00BD5F91"/>
    <w:rsid w:val="00BD63B2"/>
    <w:rsid w:val="00BD6D0F"/>
    <w:rsid w:val="00BD752B"/>
    <w:rsid w:val="00BD78EF"/>
    <w:rsid w:val="00BD7F80"/>
    <w:rsid w:val="00BE07EE"/>
    <w:rsid w:val="00BE0F61"/>
    <w:rsid w:val="00BE0FDB"/>
    <w:rsid w:val="00BE13A7"/>
    <w:rsid w:val="00BE1D43"/>
    <w:rsid w:val="00BE25E0"/>
    <w:rsid w:val="00BE32E7"/>
    <w:rsid w:val="00BE389E"/>
    <w:rsid w:val="00BE5774"/>
    <w:rsid w:val="00BE5C9A"/>
    <w:rsid w:val="00BE5DF9"/>
    <w:rsid w:val="00BE6759"/>
    <w:rsid w:val="00BE6F3B"/>
    <w:rsid w:val="00BE7E35"/>
    <w:rsid w:val="00BF0ECE"/>
    <w:rsid w:val="00BF0F55"/>
    <w:rsid w:val="00BF1122"/>
    <w:rsid w:val="00BF2B80"/>
    <w:rsid w:val="00BF3838"/>
    <w:rsid w:val="00BF40D8"/>
    <w:rsid w:val="00BF41BC"/>
    <w:rsid w:val="00BF4DE0"/>
    <w:rsid w:val="00BF5848"/>
    <w:rsid w:val="00BF6829"/>
    <w:rsid w:val="00C00338"/>
    <w:rsid w:val="00C006C2"/>
    <w:rsid w:val="00C0122A"/>
    <w:rsid w:val="00C02C33"/>
    <w:rsid w:val="00C03628"/>
    <w:rsid w:val="00C04015"/>
    <w:rsid w:val="00C046FD"/>
    <w:rsid w:val="00C04E8C"/>
    <w:rsid w:val="00C0545E"/>
    <w:rsid w:val="00C05EE8"/>
    <w:rsid w:val="00C06174"/>
    <w:rsid w:val="00C07A1F"/>
    <w:rsid w:val="00C10372"/>
    <w:rsid w:val="00C10AF1"/>
    <w:rsid w:val="00C1127C"/>
    <w:rsid w:val="00C11453"/>
    <w:rsid w:val="00C11A86"/>
    <w:rsid w:val="00C11F81"/>
    <w:rsid w:val="00C12582"/>
    <w:rsid w:val="00C12882"/>
    <w:rsid w:val="00C12BF8"/>
    <w:rsid w:val="00C131E1"/>
    <w:rsid w:val="00C13654"/>
    <w:rsid w:val="00C136BB"/>
    <w:rsid w:val="00C137C9"/>
    <w:rsid w:val="00C138B9"/>
    <w:rsid w:val="00C14171"/>
    <w:rsid w:val="00C14BC0"/>
    <w:rsid w:val="00C16587"/>
    <w:rsid w:val="00C174C0"/>
    <w:rsid w:val="00C20566"/>
    <w:rsid w:val="00C21268"/>
    <w:rsid w:val="00C22C28"/>
    <w:rsid w:val="00C23146"/>
    <w:rsid w:val="00C2314C"/>
    <w:rsid w:val="00C23D35"/>
    <w:rsid w:val="00C2417D"/>
    <w:rsid w:val="00C249B5"/>
    <w:rsid w:val="00C254ED"/>
    <w:rsid w:val="00C26AF7"/>
    <w:rsid w:val="00C27D1D"/>
    <w:rsid w:val="00C3065B"/>
    <w:rsid w:val="00C30781"/>
    <w:rsid w:val="00C31179"/>
    <w:rsid w:val="00C315BE"/>
    <w:rsid w:val="00C32101"/>
    <w:rsid w:val="00C33F3A"/>
    <w:rsid w:val="00C35683"/>
    <w:rsid w:val="00C36FBF"/>
    <w:rsid w:val="00C3747F"/>
    <w:rsid w:val="00C37FF3"/>
    <w:rsid w:val="00C42BCD"/>
    <w:rsid w:val="00C42C36"/>
    <w:rsid w:val="00C42F84"/>
    <w:rsid w:val="00C43B72"/>
    <w:rsid w:val="00C44363"/>
    <w:rsid w:val="00C443CB"/>
    <w:rsid w:val="00C45B61"/>
    <w:rsid w:val="00C46584"/>
    <w:rsid w:val="00C46A83"/>
    <w:rsid w:val="00C46C04"/>
    <w:rsid w:val="00C47EA9"/>
    <w:rsid w:val="00C50CB1"/>
    <w:rsid w:val="00C50DB4"/>
    <w:rsid w:val="00C51218"/>
    <w:rsid w:val="00C51B4D"/>
    <w:rsid w:val="00C51B4E"/>
    <w:rsid w:val="00C524C8"/>
    <w:rsid w:val="00C52E55"/>
    <w:rsid w:val="00C53122"/>
    <w:rsid w:val="00C532FD"/>
    <w:rsid w:val="00C53CFD"/>
    <w:rsid w:val="00C54DE9"/>
    <w:rsid w:val="00C553FD"/>
    <w:rsid w:val="00C55718"/>
    <w:rsid w:val="00C55EB2"/>
    <w:rsid w:val="00C57A2D"/>
    <w:rsid w:val="00C57D88"/>
    <w:rsid w:val="00C600C8"/>
    <w:rsid w:val="00C60CF1"/>
    <w:rsid w:val="00C611DE"/>
    <w:rsid w:val="00C61FF0"/>
    <w:rsid w:val="00C62174"/>
    <w:rsid w:val="00C6257B"/>
    <w:rsid w:val="00C632DF"/>
    <w:rsid w:val="00C63C3F"/>
    <w:rsid w:val="00C658AF"/>
    <w:rsid w:val="00C65B80"/>
    <w:rsid w:val="00C66012"/>
    <w:rsid w:val="00C67D48"/>
    <w:rsid w:val="00C70581"/>
    <w:rsid w:val="00C70599"/>
    <w:rsid w:val="00C70D63"/>
    <w:rsid w:val="00C71427"/>
    <w:rsid w:val="00C724B5"/>
    <w:rsid w:val="00C724B9"/>
    <w:rsid w:val="00C72746"/>
    <w:rsid w:val="00C736D5"/>
    <w:rsid w:val="00C7514E"/>
    <w:rsid w:val="00C770FA"/>
    <w:rsid w:val="00C775C9"/>
    <w:rsid w:val="00C800E3"/>
    <w:rsid w:val="00C80714"/>
    <w:rsid w:val="00C80A1C"/>
    <w:rsid w:val="00C80EEA"/>
    <w:rsid w:val="00C81966"/>
    <w:rsid w:val="00C82268"/>
    <w:rsid w:val="00C82464"/>
    <w:rsid w:val="00C836A7"/>
    <w:rsid w:val="00C83A99"/>
    <w:rsid w:val="00C843F3"/>
    <w:rsid w:val="00C845C0"/>
    <w:rsid w:val="00C849AC"/>
    <w:rsid w:val="00C84AA6"/>
    <w:rsid w:val="00C85049"/>
    <w:rsid w:val="00C86745"/>
    <w:rsid w:val="00C91D7F"/>
    <w:rsid w:val="00C92F90"/>
    <w:rsid w:val="00C92FD7"/>
    <w:rsid w:val="00C94A9D"/>
    <w:rsid w:val="00C94F86"/>
    <w:rsid w:val="00C951AE"/>
    <w:rsid w:val="00C95890"/>
    <w:rsid w:val="00C96CF5"/>
    <w:rsid w:val="00C9796D"/>
    <w:rsid w:val="00C97B4F"/>
    <w:rsid w:val="00CA0975"/>
    <w:rsid w:val="00CA13FE"/>
    <w:rsid w:val="00CA26E0"/>
    <w:rsid w:val="00CA2F9C"/>
    <w:rsid w:val="00CA3738"/>
    <w:rsid w:val="00CA5685"/>
    <w:rsid w:val="00CA5A0C"/>
    <w:rsid w:val="00CA617B"/>
    <w:rsid w:val="00CA6FE7"/>
    <w:rsid w:val="00CA70BB"/>
    <w:rsid w:val="00CA7872"/>
    <w:rsid w:val="00CB0886"/>
    <w:rsid w:val="00CB0BA6"/>
    <w:rsid w:val="00CB1212"/>
    <w:rsid w:val="00CB1438"/>
    <w:rsid w:val="00CB24AF"/>
    <w:rsid w:val="00CB2AC8"/>
    <w:rsid w:val="00CB30F7"/>
    <w:rsid w:val="00CB4660"/>
    <w:rsid w:val="00CB4B87"/>
    <w:rsid w:val="00CB53AD"/>
    <w:rsid w:val="00CB6551"/>
    <w:rsid w:val="00CB67A4"/>
    <w:rsid w:val="00CB6823"/>
    <w:rsid w:val="00CB7F27"/>
    <w:rsid w:val="00CC309F"/>
    <w:rsid w:val="00CC33CA"/>
    <w:rsid w:val="00CC46EB"/>
    <w:rsid w:val="00CC4D24"/>
    <w:rsid w:val="00CC5D47"/>
    <w:rsid w:val="00CC6880"/>
    <w:rsid w:val="00CC6F91"/>
    <w:rsid w:val="00CD00C6"/>
    <w:rsid w:val="00CD1EE7"/>
    <w:rsid w:val="00CD4333"/>
    <w:rsid w:val="00CD4D32"/>
    <w:rsid w:val="00CD4D69"/>
    <w:rsid w:val="00CD524B"/>
    <w:rsid w:val="00CD719E"/>
    <w:rsid w:val="00CD7CC3"/>
    <w:rsid w:val="00CE001E"/>
    <w:rsid w:val="00CE0045"/>
    <w:rsid w:val="00CE014F"/>
    <w:rsid w:val="00CE01D8"/>
    <w:rsid w:val="00CE0655"/>
    <w:rsid w:val="00CE183B"/>
    <w:rsid w:val="00CE2238"/>
    <w:rsid w:val="00CE24F9"/>
    <w:rsid w:val="00CE38B3"/>
    <w:rsid w:val="00CE6C5E"/>
    <w:rsid w:val="00CE7E42"/>
    <w:rsid w:val="00CF0A63"/>
    <w:rsid w:val="00CF1FEB"/>
    <w:rsid w:val="00CF20F0"/>
    <w:rsid w:val="00CF2669"/>
    <w:rsid w:val="00CF28BC"/>
    <w:rsid w:val="00CF299E"/>
    <w:rsid w:val="00CF3C72"/>
    <w:rsid w:val="00CF5D52"/>
    <w:rsid w:val="00CF7002"/>
    <w:rsid w:val="00CF7B12"/>
    <w:rsid w:val="00D00877"/>
    <w:rsid w:val="00D01E6E"/>
    <w:rsid w:val="00D046B6"/>
    <w:rsid w:val="00D053C6"/>
    <w:rsid w:val="00D05D96"/>
    <w:rsid w:val="00D05DDF"/>
    <w:rsid w:val="00D05F70"/>
    <w:rsid w:val="00D0645C"/>
    <w:rsid w:val="00D06CCD"/>
    <w:rsid w:val="00D0767D"/>
    <w:rsid w:val="00D11C0B"/>
    <w:rsid w:val="00D12040"/>
    <w:rsid w:val="00D12406"/>
    <w:rsid w:val="00D125E0"/>
    <w:rsid w:val="00D12A90"/>
    <w:rsid w:val="00D12E12"/>
    <w:rsid w:val="00D144F9"/>
    <w:rsid w:val="00D201C7"/>
    <w:rsid w:val="00D21C17"/>
    <w:rsid w:val="00D21D39"/>
    <w:rsid w:val="00D2315C"/>
    <w:rsid w:val="00D2337F"/>
    <w:rsid w:val="00D2387C"/>
    <w:rsid w:val="00D24138"/>
    <w:rsid w:val="00D2638A"/>
    <w:rsid w:val="00D26754"/>
    <w:rsid w:val="00D27D16"/>
    <w:rsid w:val="00D30E7B"/>
    <w:rsid w:val="00D30FFC"/>
    <w:rsid w:val="00D31F2D"/>
    <w:rsid w:val="00D32351"/>
    <w:rsid w:val="00D32722"/>
    <w:rsid w:val="00D35134"/>
    <w:rsid w:val="00D35D74"/>
    <w:rsid w:val="00D36C42"/>
    <w:rsid w:val="00D36CFB"/>
    <w:rsid w:val="00D371AA"/>
    <w:rsid w:val="00D40D30"/>
    <w:rsid w:val="00D41145"/>
    <w:rsid w:val="00D428E8"/>
    <w:rsid w:val="00D43BF2"/>
    <w:rsid w:val="00D43C41"/>
    <w:rsid w:val="00D443AB"/>
    <w:rsid w:val="00D44B0F"/>
    <w:rsid w:val="00D45185"/>
    <w:rsid w:val="00D45401"/>
    <w:rsid w:val="00D46DAA"/>
    <w:rsid w:val="00D50A55"/>
    <w:rsid w:val="00D51242"/>
    <w:rsid w:val="00D517AE"/>
    <w:rsid w:val="00D52217"/>
    <w:rsid w:val="00D53D0B"/>
    <w:rsid w:val="00D53E0B"/>
    <w:rsid w:val="00D54FCC"/>
    <w:rsid w:val="00D55853"/>
    <w:rsid w:val="00D55DC9"/>
    <w:rsid w:val="00D562A1"/>
    <w:rsid w:val="00D564E3"/>
    <w:rsid w:val="00D57113"/>
    <w:rsid w:val="00D608B9"/>
    <w:rsid w:val="00D609F0"/>
    <w:rsid w:val="00D61471"/>
    <w:rsid w:val="00D62921"/>
    <w:rsid w:val="00D6362F"/>
    <w:rsid w:val="00D63C93"/>
    <w:rsid w:val="00D64172"/>
    <w:rsid w:val="00D666E3"/>
    <w:rsid w:val="00D7061C"/>
    <w:rsid w:val="00D751D8"/>
    <w:rsid w:val="00D756A4"/>
    <w:rsid w:val="00D766A9"/>
    <w:rsid w:val="00D76AFB"/>
    <w:rsid w:val="00D77385"/>
    <w:rsid w:val="00D775D8"/>
    <w:rsid w:val="00D806E8"/>
    <w:rsid w:val="00D80935"/>
    <w:rsid w:val="00D80B1F"/>
    <w:rsid w:val="00D8142D"/>
    <w:rsid w:val="00D817CA"/>
    <w:rsid w:val="00D81867"/>
    <w:rsid w:val="00D8246E"/>
    <w:rsid w:val="00D829B2"/>
    <w:rsid w:val="00D82CF8"/>
    <w:rsid w:val="00D82D1A"/>
    <w:rsid w:val="00D85761"/>
    <w:rsid w:val="00D85B6F"/>
    <w:rsid w:val="00D85E4F"/>
    <w:rsid w:val="00D860D9"/>
    <w:rsid w:val="00D8646D"/>
    <w:rsid w:val="00D86B0D"/>
    <w:rsid w:val="00D8717E"/>
    <w:rsid w:val="00D87F62"/>
    <w:rsid w:val="00D902EE"/>
    <w:rsid w:val="00D90776"/>
    <w:rsid w:val="00D907A9"/>
    <w:rsid w:val="00D909B6"/>
    <w:rsid w:val="00D90B93"/>
    <w:rsid w:val="00D914B3"/>
    <w:rsid w:val="00D92BC4"/>
    <w:rsid w:val="00D93DEF"/>
    <w:rsid w:val="00D94322"/>
    <w:rsid w:val="00D970DE"/>
    <w:rsid w:val="00D9733F"/>
    <w:rsid w:val="00D97EAB"/>
    <w:rsid w:val="00DA1924"/>
    <w:rsid w:val="00DA308F"/>
    <w:rsid w:val="00DA4375"/>
    <w:rsid w:val="00DA47AA"/>
    <w:rsid w:val="00DA5CDD"/>
    <w:rsid w:val="00DA5DC2"/>
    <w:rsid w:val="00DA5E5A"/>
    <w:rsid w:val="00DA6D8D"/>
    <w:rsid w:val="00DA768E"/>
    <w:rsid w:val="00DB3115"/>
    <w:rsid w:val="00DB34CE"/>
    <w:rsid w:val="00DB36E5"/>
    <w:rsid w:val="00DB39E0"/>
    <w:rsid w:val="00DB3EFF"/>
    <w:rsid w:val="00DB3FF7"/>
    <w:rsid w:val="00DB41FA"/>
    <w:rsid w:val="00DB434A"/>
    <w:rsid w:val="00DB4648"/>
    <w:rsid w:val="00DB4AD4"/>
    <w:rsid w:val="00DB4CE3"/>
    <w:rsid w:val="00DC04B2"/>
    <w:rsid w:val="00DC09E0"/>
    <w:rsid w:val="00DC0C27"/>
    <w:rsid w:val="00DC3575"/>
    <w:rsid w:val="00DC4540"/>
    <w:rsid w:val="00DC5366"/>
    <w:rsid w:val="00DC637A"/>
    <w:rsid w:val="00DC74BD"/>
    <w:rsid w:val="00DD054C"/>
    <w:rsid w:val="00DD06B2"/>
    <w:rsid w:val="00DD06E9"/>
    <w:rsid w:val="00DD2D79"/>
    <w:rsid w:val="00DD3239"/>
    <w:rsid w:val="00DD3B02"/>
    <w:rsid w:val="00DD5876"/>
    <w:rsid w:val="00DD6086"/>
    <w:rsid w:val="00DD6DC1"/>
    <w:rsid w:val="00DE03E2"/>
    <w:rsid w:val="00DE17FF"/>
    <w:rsid w:val="00DE1D04"/>
    <w:rsid w:val="00DE1F81"/>
    <w:rsid w:val="00DE31F0"/>
    <w:rsid w:val="00DE34FF"/>
    <w:rsid w:val="00DE4517"/>
    <w:rsid w:val="00DE5300"/>
    <w:rsid w:val="00DE6C8D"/>
    <w:rsid w:val="00DE6E5C"/>
    <w:rsid w:val="00DE7131"/>
    <w:rsid w:val="00DF2FEC"/>
    <w:rsid w:val="00DF3D53"/>
    <w:rsid w:val="00DF53E8"/>
    <w:rsid w:val="00DF7642"/>
    <w:rsid w:val="00E00B45"/>
    <w:rsid w:val="00E01774"/>
    <w:rsid w:val="00E01992"/>
    <w:rsid w:val="00E01F6A"/>
    <w:rsid w:val="00E02080"/>
    <w:rsid w:val="00E028F3"/>
    <w:rsid w:val="00E029FC"/>
    <w:rsid w:val="00E039DE"/>
    <w:rsid w:val="00E03C48"/>
    <w:rsid w:val="00E04357"/>
    <w:rsid w:val="00E04563"/>
    <w:rsid w:val="00E0598F"/>
    <w:rsid w:val="00E05A2D"/>
    <w:rsid w:val="00E05A97"/>
    <w:rsid w:val="00E07A89"/>
    <w:rsid w:val="00E10D78"/>
    <w:rsid w:val="00E12400"/>
    <w:rsid w:val="00E12973"/>
    <w:rsid w:val="00E12BDE"/>
    <w:rsid w:val="00E12C52"/>
    <w:rsid w:val="00E139F3"/>
    <w:rsid w:val="00E15693"/>
    <w:rsid w:val="00E15F80"/>
    <w:rsid w:val="00E166A1"/>
    <w:rsid w:val="00E166B1"/>
    <w:rsid w:val="00E1797B"/>
    <w:rsid w:val="00E208DF"/>
    <w:rsid w:val="00E2094A"/>
    <w:rsid w:val="00E21344"/>
    <w:rsid w:val="00E2233F"/>
    <w:rsid w:val="00E24280"/>
    <w:rsid w:val="00E24AE9"/>
    <w:rsid w:val="00E24EB8"/>
    <w:rsid w:val="00E25D93"/>
    <w:rsid w:val="00E26755"/>
    <w:rsid w:val="00E3054B"/>
    <w:rsid w:val="00E314DF"/>
    <w:rsid w:val="00E32BC2"/>
    <w:rsid w:val="00E3437D"/>
    <w:rsid w:val="00E3531F"/>
    <w:rsid w:val="00E35A2F"/>
    <w:rsid w:val="00E35D52"/>
    <w:rsid w:val="00E3620E"/>
    <w:rsid w:val="00E36619"/>
    <w:rsid w:val="00E375FB"/>
    <w:rsid w:val="00E37FB3"/>
    <w:rsid w:val="00E40421"/>
    <w:rsid w:val="00E422A9"/>
    <w:rsid w:val="00E43D74"/>
    <w:rsid w:val="00E44CF6"/>
    <w:rsid w:val="00E454D4"/>
    <w:rsid w:val="00E45708"/>
    <w:rsid w:val="00E46454"/>
    <w:rsid w:val="00E46686"/>
    <w:rsid w:val="00E468E6"/>
    <w:rsid w:val="00E474BC"/>
    <w:rsid w:val="00E47AB1"/>
    <w:rsid w:val="00E47B49"/>
    <w:rsid w:val="00E47F2C"/>
    <w:rsid w:val="00E50289"/>
    <w:rsid w:val="00E50F40"/>
    <w:rsid w:val="00E51339"/>
    <w:rsid w:val="00E513F9"/>
    <w:rsid w:val="00E51406"/>
    <w:rsid w:val="00E521E4"/>
    <w:rsid w:val="00E53051"/>
    <w:rsid w:val="00E536E2"/>
    <w:rsid w:val="00E556DE"/>
    <w:rsid w:val="00E557FB"/>
    <w:rsid w:val="00E55826"/>
    <w:rsid w:val="00E60137"/>
    <w:rsid w:val="00E60765"/>
    <w:rsid w:val="00E6177A"/>
    <w:rsid w:val="00E61F54"/>
    <w:rsid w:val="00E62780"/>
    <w:rsid w:val="00E63A57"/>
    <w:rsid w:val="00E63C1D"/>
    <w:rsid w:val="00E64863"/>
    <w:rsid w:val="00E64957"/>
    <w:rsid w:val="00E652A1"/>
    <w:rsid w:val="00E65D08"/>
    <w:rsid w:val="00E662A9"/>
    <w:rsid w:val="00E70103"/>
    <w:rsid w:val="00E70D01"/>
    <w:rsid w:val="00E718F6"/>
    <w:rsid w:val="00E71C33"/>
    <w:rsid w:val="00E721D6"/>
    <w:rsid w:val="00E7227E"/>
    <w:rsid w:val="00E72805"/>
    <w:rsid w:val="00E72E17"/>
    <w:rsid w:val="00E738B7"/>
    <w:rsid w:val="00E73A8D"/>
    <w:rsid w:val="00E74CEA"/>
    <w:rsid w:val="00E7600D"/>
    <w:rsid w:val="00E77F5A"/>
    <w:rsid w:val="00E81893"/>
    <w:rsid w:val="00E83901"/>
    <w:rsid w:val="00E83E58"/>
    <w:rsid w:val="00E844FF"/>
    <w:rsid w:val="00E84D2D"/>
    <w:rsid w:val="00E856DE"/>
    <w:rsid w:val="00E85F8F"/>
    <w:rsid w:val="00E860CE"/>
    <w:rsid w:val="00E86642"/>
    <w:rsid w:val="00E8684E"/>
    <w:rsid w:val="00E9079D"/>
    <w:rsid w:val="00E92B9A"/>
    <w:rsid w:val="00E94E76"/>
    <w:rsid w:val="00E951CE"/>
    <w:rsid w:val="00E96945"/>
    <w:rsid w:val="00EA0B78"/>
    <w:rsid w:val="00EA159A"/>
    <w:rsid w:val="00EA16EA"/>
    <w:rsid w:val="00EA4124"/>
    <w:rsid w:val="00EA4564"/>
    <w:rsid w:val="00EA46DC"/>
    <w:rsid w:val="00EA56FE"/>
    <w:rsid w:val="00EB0E29"/>
    <w:rsid w:val="00EB1840"/>
    <w:rsid w:val="00EB1849"/>
    <w:rsid w:val="00EB3401"/>
    <w:rsid w:val="00EB3C54"/>
    <w:rsid w:val="00EB4B8F"/>
    <w:rsid w:val="00EB54E0"/>
    <w:rsid w:val="00EB5BE7"/>
    <w:rsid w:val="00EB6E30"/>
    <w:rsid w:val="00EB7632"/>
    <w:rsid w:val="00EC0784"/>
    <w:rsid w:val="00EC154D"/>
    <w:rsid w:val="00EC159A"/>
    <w:rsid w:val="00EC2892"/>
    <w:rsid w:val="00EC2CC1"/>
    <w:rsid w:val="00EC350B"/>
    <w:rsid w:val="00EC3FE8"/>
    <w:rsid w:val="00EC42C3"/>
    <w:rsid w:val="00EC5AD2"/>
    <w:rsid w:val="00ED077A"/>
    <w:rsid w:val="00ED0E3D"/>
    <w:rsid w:val="00ED4772"/>
    <w:rsid w:val="00ED6A58"/>
    <w:rsid w:val="00ED7BC3"/>
    <w:rsid w:val="00ED7C28"/>
    <w:rsid w:val="00ED7EA2"/>
    <w:rsid w:val="00EE0849"/>
    <w:rsid w:val="00EE0CB7"/>
    <w:rsid w:val="00EE1780"/>
    <w:rsid w:val="00EE1FFD"/>
    <w:rsid w:val="00EE2625"/>
    <w:rsid w:val="00EE5517"/>
    <w:rsid w:val="00EE68BF"/>
    <w:rsid w:val="00EE71EF"/>
    <w:rsid w:val="00EF1687"/>
    <w:rsid w:val="00EF17AD"/>
    <w:rsid w:val="00EF3C1D"/>
    <w:rsid w:val="00EF3F64"/>
    <w:rsid w:val="00EF4585"/>
    <w:rsid w:val="00EF617F"/>
    <w:rsid w:val="00EF70E4"/>
    <w:rsid w:val="00EF716A"/>
    <w:rsid w:val="00F00380"/>
    <w:rsid w:val="00F02672"/>
    <w:rsid w:val="00F03181"/>
    <w:rsid w:val="00F03431"/>
    <w:rsid w:val="00F038E3"/>
    <w:rsid w:val="00F0471A"/>
    <w:rsid w:val="00F0478B"/>
    <w:rsid w:val="00F0517A"/>
    <w:rsid w:val="00F0533B"/>
    <w:rsid w:val="00F05785"/>
    <w:rsid w:val="00F061D9"/>
    <w:rsid w:val="00F0665F"/>
    <w:rsid w:val="00F10568"/>
    <w:rsid w:val="00F10F70"/>
    <w:rsid w:val="00F12398"/>
    <w:rsid w:val="00F13A1C"/>
    <w:rsid w:val="00F13B4B"/>
    <w:rsid w:val="00F13D60"/>
    <w:rsid w:val="00F165AB"/>
    <w:rsid w:val="00F171F5"/>
    <w:rsid w:val="00F20DCF"/>
    <w:rsid w:val="00F2140D"/>
    <w:rsid w:val="00F2203C"/>
    <w:rsid w:val="00F22D57"/>
    <w:rsid w:val="00F25249"/>
    <w:rsid w:val="00F259E1"/>
    <w:rsid w:val="00F25B85"/>
    <w:rsid w:val="00F26C2A"/>
    <w:rsid w:val="00F26E26"/>
    <w:rsid w:val="00F2733C"/>
    <w:rsid w:val="00F30426"/>
    <w:rsid w:val="00F31C94"/>
    <w:rsid w:val="00F327AD"/>
    <w:rsid w:val="00F336BF"/>
    <w:rsid w:val="00F35115"/>
    <w:rsid w:val="00F359B2"/>
    <w:rsid w:val="00F359DB"/>
    <w:rsid w:val="00F365EA"/>
    <w:rsid w:val="00F373CC"/>
    <w:rsid w:val="00F40344"/>
    <w:rsid w:val="00F4091F"/>
    <w:rsid w:val="00F4230F"/>
    <w:rsid w:val="00F42DF4"/>
    <w:rsid w:val="00F434A1"/>
    <w:rsid w:val="00F4587F"/>
    <w:rsid w:val="00F46954"/>
    <w:rsid w:val="00F46CC1"/>
    <w:rsid w:val="00F46D7D"/>
    <w:rsid w:val="00F47DF0"/>
    <w:rsid w:val="00F51FCD"/>
    <w:rsid w:val="00F53CEE"/>
    <w:rsid w:val="00F53DC2"/>
    <w:rsid w:val="00F53F45"/>
    <w:rsid w:val="00F54416"/>
    <w:rsid w:val="00F5457C"/>
    <w:rsid w:val="00F54C50"/>
    <w:rsid w:val="00F5682F"/>
    <w:rsid w:val="00F57CCE"/>
    <w:rsid w:val="00F57FA4"/>
    <w:rsid w:val="00F63704"/>
    <w:rsid w:val="00F63F15"/>
    <w:rsid w:val="00F646A8"/>
    <w:rsid w:val="00F64917"/>
    <w:rsid w:val="00F669D1"/>
    <w:rsid w:val="00F67FCA"/>
    <w:rsid w:val="00F7120D"/>
    <w:rsid w:val="00F7123D"/>
    <w:rsid w:val="00F712DA"/>
    <w:rsid w:val="00F7273A"/>
    <w:rsid w:val="00F728E1"/>
    <w:rsid w:val="00F72C90"/>
    <w:rsid w:val="00F72FD0"/>
    <w:rsid w:val="00F7307E"/>
    <w:rsid w:val="00F7329B"/>
    <w:rsid w:val="00F732E0"/>
    <w:rsid w:val="00F74FA0"/>
    <w:rsid w:val="00F75651"/>
    <w:rsid w:val="00F768AA"/>
    <w:rsid w:val="00F770C0"/>
    <w:rsid w:val="00F80420"/>
    <w:rsid w:val="00F805D9"/>
    <w:rsid w:val="00F80924"/>
    <w:rsid w:val="00F80ECE"/>
    <w:rsid w:val="00F8125A"/>
    <w:rsid w:val="00F8129B"/>
    <w:rsid w:val="00F81CC7"/>
    <w:rsid w:val="00F828AA"/>
    <w:rsid w:val="00F82FE0"/>
    <w:rsid w:val="00F83E28"/>
    <w:rsid w:val="00F84549"/>
    <w:rsid w:val="00F87650"/>
    <w:rsid w:val="00F87920"/>
    <w:rsid w:val="00F90BBA"/>
    <w:rsid w:val="00F922E5"/>
    <w:rsid w:val="00F92D5A"/>
    <w:rsid w:val="00F938E6"/>
    <w:rsid w:val="00F9431E"/>
    <w:rsid w:val="00F949ED"/>
    <w:rsid w:val="00F94CE9"/>
    <w:rsid w:val="00F94DF4"/>
    <w:rsid w:val="00F955A4"/>
    <w:rsid w:val="00F95B44"/>
    <w:rsid w:val="00F979EB"/>
    <w:rsid w:val="00F97A55"/>
    <w:rsid w:val="00FA05A1"/>
    <w:rsid w:val="00FA0693"/>
    <w:rsid w:val="00FA2472"/>
    <w:rsid w:val="00FA326C"/>
    <w:rsid w:val="00FA45E8"/>
    <w:rsid w:val="00FA5027"/>
    <w:rsid w:val="00FA5136"/>
    <w:rsid w:val="00FA570A"/>
    <w:rsid w:val="00FA5792"/>
    <w:rsid w:val="00FA69EE"/>
    <w:rsid w:val="00FB060A"/>
    <w:rsid w:val="00FB07E3"/>
    <w:rsid w:val="00FB0DF2"/>
    <w:rsid w:val="00FB0FEB"/>
    <w:rsid w:val="00FB1A9D"/>
    <w:rsid w:val="00FB28C4"/>
    <w:rsid w:val="00FB3903"/>
    <w:rsid w:val="00FB40E3"/>
    <w:rsid w:val="00FB42D5"/>
    <w:rsid w:val="00FB5474"/>
    <w:rsid w:val="00FB5861"/>
    <w:rsid w:val="00FB5884"/>
    <w:rsid w:val="00FB7056"/>
    <w:rsid w:val="00FB70D5"/>
    <w:rsid w:val="00FC1507"/>
    <w:rsid w:val="00FC186B"/>
    <w:rsid w:val="00FC30ED"/>
    <w:rsid w:val="00FC4D80"/>
    <w:rsid w:val="00FC5BE7"/>
    <w:rsid w:val="00FC6638"/>
    <w:rsid w:val="00FC7839"/>
    <w:rsid w:val="00FD0F04"/>
    <w:rsid w:val="00FD141A"/>
    <w:rsid w:val="00FD1492"/>
    <w:rsid w:val="00FD1825"/>
    <w:rsid w:val="00FD20D5"/>
    <w:rsid w:val="00FD31A6"/>
    <w:rsid w:val="00FD46FC"/>
    <w:rsid w:val="00FD585C"/>
    <w:rsid w:val="00FE330C"/>
    <w:rsid w:val="00FE3F4C"/>
    <w:rsid w:val="00FE4F63"/>
    <w:rsid w:val="00FE542B"/>
    <w:rsid w:val="00FE551F"/>
    <w:rsid w:val="00FE5881"/>
    <w:rsid w:val="00FE5A6E"/>
    <w:rsid w:val="00FE60C3"/>
    <w:rsid w:val="00FE66C1"/>
    <w:rsid w:val="00FE7949"/>
    <w:rsid w:val="00FF0BDE"/>
    <w:rsid w:val="00FF0C34"/>
    <w:rsid w:val="00FF1F08"/>
    <w:rsid w:val="00FF2528"/>
    <w:rsid w:val="00FF3406"/>
    <w:rsid w:val="00FF3B8D"/>
    <w:rsid w:val="00FF3C34"/>
    <w:rsid w:val="00FF3DE0"/>
    <w:rsid w:val="00FF43A8"/>
    <w:rsid w:val="00FF49A0"/>
    <w:rsid w:val="00FF54D0"/>
    <w:rsid w:val="00FF7DC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4F717"/>
  <w15:chartTrackingRefBased/>
  <w15:docId w15:val="{7B05D142-E7E1-4A0A-897F-282AEBE2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EF"/>
    <w:pPr>
      <w:spacing w:after="60" w:line="276" w:lineRule="auto"/>
      <w:jc w:val="both"/>
    </w:pPr>
    <w:rPr>
      <w:rFonts w:ascii="Segoe UI" w:eastAsia="Calibri" w:hAnsi="Segoe UI" w:cs="Times New Roman"/>
      <w:sz w:val="20"/>
      <w:lang w:val="en-GB"/>
    </w:rPr>
  </w:style>
  <w:style w:type="paragraph" w:styleId="Heading1">
    <w:name w:val="heading 1"/>
    <w:basedOn w:val="Normal"/>
    <w:next w:val="Normal"/>
    <w:link w:val="Heading1Char"/>
    <w:qFormat/>
    <w:rsid w:val="00094F3D"/>
    <w:pPr>
      <w:spacing w:before="240" w:after="120"/>
      <w:outlineLvl w:val="0"/>
    </w:pPr>
    <w:rPr>
      <w:rFonts w:eastAsia="Segoe UI"/>
      <w:b/>
      <w:color w:val="984A9C"/>
      <w:sz w:val="32"/>
    </w:rPr>
  </w:style>
  <w:style w:type="paragraph" w:styleId="Heading2">
    <w:name w:val="heading 2"/>
    <w:basedOn w:val="Normal"/>
    <w:next w:val="Normal"/>
    <w:link w:val="Heading2Char"/>
    <w:unhideWhenUsed/>
    <w:qFormat/>
    <w:rsid w:val="00CF5D52"/>
    <w:pPr>
      <w:tabs>
        <w:tab w:val="left" w:pos="2835"/>
        <w:tab w:val="left" w:pos="5670"/>
        <w:tab w:val="left" w:pos="8505"/>
      </w:tabs>
      <w:spacing w:before="360" w:after="120"/>
      <w:outlineLvl w:val="1"/>
    </w:pPr>
    <w:rPr>
      <w:rFonts w:ascii="Segoe UI Semibold" w:eastAsia="Segoe UI" w:hAnsi="Segoe UI Semibold"/>
      <w:color w:val="562873"/>
      <w:sz w:val="24"/>
    </w:rPr>
  </w:style>
  <w:style w:type="paragraph" w:styleId="Heading3">
    <w:name w:val="heading 3"/>
    <w:basedOn w:val="Normal"/>
    <w:next w:val="Normal"/>
    <w:link w:val="Heading3Char"/>
    <w:unhideWhenUsed/>
    <w:qFormat/>
    <w:rsid w:val="0059407A"/>
    <w:pPr>
      <w:spacing w:before="360" w:after="120"/>
      <w:outlineLvl w:val="2"/>
    </w:pPr>
    <w:rPr>
      <w:rFonts w:ascii="Segoe UI Semibold" w:eastAsia="Times New Roman" w:hAnsi="Segoe UI Semibold"/>
      <w:color w:val="562873" w:themeColor="accent1"/>
      <w:sz w:val="24"/>
    </w:rPr>
  </w:style>
  <w:style w:type="paragraph" w:styleId="Heading4">
    <w:name w:val="heading 4"/>
    <w:basedOn w:val="Normal"/>
    <w:next w:val="Normal"/>
    <w:link w:val="Heading4Char"/>
    <w:unhideWhenUsed/>
    <w:qFormat/>
    <w:rsid w:val="00B52C7D"/>
    <w:pPr>
      <w:spacing w:before="240"/>
      <w:outlineLvl w:val="3"/>
    </w:pPr>
    <w:rPr>
      <w:rFonts w:eastAsia="Times New Roman"/>
      <w:i/>
      <w:color w:val="984A9C"/>
    </w:rPr>
  </w:style>
  <w:style w:type="paragraph" w:styleId="Heading5">
    <w:name w:val="heading 5"/>
    <w:basedOn w:val="Normal"/>
    <w:next w:val="Normal"/>
    <w:link w:val="Heading5Char"/>
    <w:rsid w:val="00C138B9"/>
    <w:pPr>
      <w:tabs>
        <w:tab w:val="num" w:pos="1008"/>
      </w:tabs>
      <w:spacing w:before="240"/>
      <w:ind w:left="1008" w:hanging="1008"/>
      <w:outlineLvl w:val="4"/>
    </w:pPr>
    <w:rPr>
      <w:rFonts w:ascii="Arial" w:eastAsia="Times New Roman" w:hAnsi="Arial"/>
      <w:b/>
      <w:bCs/>
      <w:i/>
      <w:iCs/>
      <w:sz w:val="26"/>
      <w:szCs w:val="26"/>
      <w:lang w:val="en-US"/>
    </w:rPr>
  </w:style>
  <w:style w:type="paragraph" w:styleId="Heading6">
    <w:name w:val="heading 6"/>
    <w:basedOn w:val="Normal"/>
    <w:next w:val="Normal"/>
    <w:link w:val="Heading6Char"/>
    <w:rsid w:val="00C138B9"/>
    <w:pPr>
      <w:tabs>
        <w:tab w:val="num" w:pos="1152"/>
      </w:tabs>
      <w:spacing w:before="240"/>
      <w:ind w:left="1152" w:hanging="1152"/>
      <w:outlineLvl w:val="5"/>
    </w:pPr>
    <w:rPr>
      <w:rFonts w:ascii="Arial" w:eastAsia="Times New Roman" w:hAnsi="Arial"/>
      <w:b/>
      <w:bCs/>
      <w:sz w:val="22"/>
      <w:lang w:val="en-US"/>
    </w:rPr>
  </w:style>
  <w:style w:type="paragraph" w:styleId="Heading7">
    <w:name w:val="heading 7"/>
    <w:basedOn w:val="Normal"/>
    <w:next w:val="Normal"/>
    <w:link w:val="Heading7Char"/>
    <w:rsid w:val="00C138B9"/>
    <w:pPr>
      <w:tabs>
        <w:tab w:val="num" w:pos="1296"/>
      </w:tabs>
      <w:spacing w:before="240"/>
      <w:ind w:left="1296" w:hanging="1296"/>
      <w:outlineLvl w:val="6"/>
    </w:pPr>
    <w:rPr>
      <w:rFonts w:ascii="Arial" w:eastAsia="Times New Roman" w:hAnsi="Arial"/>
      <w:sz w:val="22"/>
      <w:szCs w:val="24"/>
      <w:lang w:val="en-US"/>
    </w:rPr>
  </w:style>
  <w:style w:type="paragraph" w:styleId="Heading8">
    <w:name w:val="heading 8"/>
    <w:basedOn w:val="Normal"/>
    <w:next w:val="Normal"/>
    <w:link w:val="Heading8Char"/>
    <w:rsid w:val="00C138B9"/>
    <w:pPr>
      <w:tabs>
        <w:tab w:val="num" w:pos="1440"/>
      </w:tabs>
      <w:spacing w:before="240"/>
      <w:ind w:left="1440" w:hanging="1440"/>
      <w:outlineLvl w:val="7"/>
    </w:pPr>
    <w:rPr>
      <w:rFonts w:ascii="Arial" w:eastAsia="Times New Roman" w:hAnsi="Arial"/>
      <w:i/>
      <w:iCs/>
      <w:sz w:val="22"/>
      <w:szCs w:val="24"/>
      <w:lang w:val="en-US"/>
    </w:rPr>
  </w:style>
  <w:style w:type="paragraph" w:styleId="Heading9">
    <w:name w:val="heading 9"/>
    <w:basedOn w:val="Normal"/>
    <w:next w:val="Normal"/>
    <w:link w:val="Heading9Char"/>
    <w:rsid w:val="00C138B9"/>
    <w:pPr>
      <w:tabs>
        <w:tab w:val="num" w:pos="1584"/>
      </w:tabs>
      <w:spacing w:before="240"/>
      <w:ind w:left="1584" w:hanging="1584"/>
      <w:outlineLvl w:val="8"/>
    </w:pPr>
    <w:rPr>
      <w:rFonts w:ascii="Arial" w:eastAsia="Times New Roman" w:hAnsi="Arial" w:cs="Arial"/>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770C0"/>
    <w:pPr>
      <w:tabs>
        <w:tab w:val="center" w:pos="4703"/>
        <w:tab w:val="right" w:pos="9406"/>
      </w:tabs>
    </w:pPr>
  </w:style>
  <w:style w:type="character" w:customStyle="1" w:styleId="FooterChar">
    <w:name w:val="Footer Char"/>
    <w:basedOn w:val="DefaultParagraphFont"/>
    <w:link w:val="Footer"/>
    <w:uiPriority w:val="99"/>
    <w:rsid w:val="00F770C0"/>
  </w:style>
  <w:style w:type="character" w:customStyle="1" w:styleId="SubtleEmphasis1">
    <w:name w:val="Subtle Emphasis1"/>
    <w:basedOn w:val="DefaultParagraphFont"/>
    <w:uiPriority w:val="19"/>
    <w:rsid w:val="00F770C0"/>
    <w:rPr>
      <w:rFonts w:ascii="Georgia" w:hAnsi="Georgia"/>
      <w:i/>
      <w:iCs/>
      <w:color w:val="984A9C"/>
      <w:sz w:val="16"/>
      <w:lang w:val="en-US"/>
    </w:rPr>
  </w:style>
  <w:style w:type="paragraph" w:customStyle="1" w:styleId="regular">
    <w:name w:val="regular"/>
    <w:basedOn w:val="Normal"/>
    <w:link w:val="regularChar"/>
    <w:qFormat/>
    <w:rsid w:val="00390924"/>
  </w:style>
  <w:style w:type="character" w:customStyle="1" w:styleId="regularChar">
    <w:name w:val="regular Char"/>
    <w:basedOn w:val="DefaultParagraphFont"/>
    <w:link w:val="regular"/>
    <w:rsid w:val="00390924"/>
    <w:rPr>
      <w:rFonts w:ascii="Segoe UI" w:hAnsi="Segoe UI" w:cs="Segoe UI"/>
      <w:color w:val="000000" w:themeColor="text1"/>
      <w:sz w:val="18"/>
      <w:szCs w:val="20"/>
      <w:lang w:val="en-US"/>
    </w:rPr>
  </w:style>
  <w:style w:type="paragraph" w:customStyle="1" w:styleId="Heading2numbered">
    <w:name w:val="Heading2 numbered"/>
    <w:basedOn w:val="Normal"/>
    <w:next w:val="regular"/>
    <w:qFormat/>
    <w:rsid w:val="004551A0"/>
    <w:pPr>
      <w:numPr>
        <w:ilvl w:val="1"/>
        <w:numId w:val="4"/>
      </w:numPr>
      <w:spacing w:before="360" w:after="240" w:line="240" w:lineRule="auto"/>
      <w:outlineLvl w:val="1"/>
    </w:pPr>
    <w:rPr>
      <w:rFonts w:ascii="Segoe UI Semibold" w:eastAsia="Times New Roman" w:hAnsi="Segoe UI Semibold"/>
      <w:bCs/>
      <w:color w:val="562873"/>
      <w:sz w:val="24"/>
      <w:szCs w:val="26"/>
      <w:shd w:val="clear" w:color="auto" w:fill="FFFFFF"/>
    </w:rPr>
  </w:style>
  <w:style w:type="paragraph" w:customStyle="1" w:styleId="Heading5numbered">
    <w:name w:val="Heading5 numbered"/>
    <w:basedOn w:val="Normal"/>
    <w:next w:val="regular"/>
    <w:rsid w:val="00762FDC"/>
    <w:pPr>
      <w:numPr>
        <w:ilvl w:val="4"/>
        <w:numId w:val="4"/>
      </w:numPr>
      <w:spacing w:before="240" w:after="120"/>
      <w:outlineLvl w:val="4"/>
    </w:pPr>
    <w:rPr>
      <w:rFonts w:eastAsia="Times New Roman"/>
      <w:i/>
      <w:color w:val="034694"/>
      <w:lang w:val="fr-FR"/>
    </w:rPr>
  </w:style>
  <w:style w:type="paragraph" w:customStyle="1" w:styleId="Heading6numbered">
    <w:name w:val="Heading6 numbered"/>
    <w:basedOn w:val="Normal"/>
    <w:rsid w:val="00762FDC"/>
    <w:pPr>
      <w:numPr>
        <w:ilvl w:val="5"/>
        <w:numId w:val="4"/>
      </w:numPr>
      <w:spacing w:before="240" w:after="120"/>
      <w:outlineLvl w:val="5"/>
    </w:pPr>
    <w:rPr>
      <w:rFonts w:eastAsia="Times New Roman"/>
      <w:i/>
      <w:color w:val="808080"/>
      <w:lang w:val="fr-FR"/>
    </w:rPr>
  </w:style>
  <w:style w:type="paragraph" w:customStyle="1" w:styleId="AlexandriaFooter">
    <w:name w:val="Alexandria Footer"/>
    <w:rsid w:val="00F770C0"/>
    <w:pPr>
      <w:pBdr>
        <w:top w:val="single" w:sz="4" w:space="1" w:color="auto"/>
      </w:pBdr>
      <w:tabs>
        <w:tab w:val="center" w:pos="4536"/>
        <w:tab w:val="right" w:pos="9072"/>
      </w:tabs>
      <w:spacing w:after="0" w:line="240" w:lineRule="auto"/>
    </w:pPr>
    <w:rPr>
      <w:rFonts w:ascii="Segoe UI" w:hAnsi="Segoe UI" w:cs="Segoe UI"/>
      <w:i/>
      <w:color w:val="808080"/>
      <w:sz w:val="16"/>
      <w:szCs w:val="16"/>
      <w:lang w:val="en-US"/>
    </w:rPr>
  </w:style>
  <w:style w:type="paragraph" w:customStyle="1" w:styleId="IMSfooter">
    <w:name w:val="IMS footer"/>
    <w:basedOn w:val="AlexandriaFooter"/>
    <w:rsid w:val="00F770C0"/>
    <w:pPr>
      <w:keepNext/>
      <w:keepLines/>
      <w:pBdr>
        <w:top w:val="single" w:sz="12" w:space="1" w:color="808080"/>
      </w:pBdr>
      <w:tabs>
        <w:tab w:val="left" w:pos="567"/>
      </w:tabs>
    </w:pPr>
    <w:rPr>
      <w:bCs/>
      <w:i w:val="0"/>
      <w:noProof/>
    </w:rPr>
  </w:style>
  <w:style w:type="character" w:styleId="SubtleEmphasis">
    <w:name w:val="Subtle Emphasis"/>
    <w:basedOn w:val="DefaultParagraphFont"/>
    <w:uiPriority w:val="19"/>
    <w:rsid w:val="00F770C0"/>
    <w:rPr>
      <w:i/>
      <w:iCs/>
      <w:color w:val="404040" w:themeColor="text1" w:themeTint="BF"/>
    </w:rPr>
  </w:style>
  <w:style w:type="character" w:customStyle="1" w:styleId="Heading1Char">
    <w:name w:val="Heading 1 Char"/>
    <w:basedOn w:val="DefaultParagraphFont"/>
    <w:link w:val="Heading1"/>
    <w:rsid w:val="00094F3D"/>
    <w:rPr>
      <w:rFonts w:ascii="Segoe UI" w:eastAsia="Segoe UI" w:hAnsi="Segoe UI" w:cs="Times New Roman"/>
      <w:b/>
      <w:color w:val="984A9C"/>
      <w:sz w:val="32"/>
      <w:lang w:val="en-GB"/>
    </w:rPr>
  </w:style>
  <w:style w:type="character" w:customStyle="1" w:styleId="Heading2Char">
    <w:name w:val="Heading 2 Char"/>
    <w:basedOn w:val="DefaultParagraphFont"/>
    <w:link w:val="Heading2"/>
    <w:rsid w:val="00CF5D52"/>
    <w:rPr>
      <w:rFonts w:ascii="Segoe UI Semibold" w:eastAsia="Segoe UI" w:hAnsi="Segoe UI Semibold" w:cs="Times New Roman"/>
      <w:color w:val="562873"/>
      <w:sz w:val="24"/>
      <w:lang w:val="en-GB"/>
    </w:rPr>
  </w:style>
  <w:style w:type="character" w:customStyle="1" w:styleId="Heading3Char">
    <w:name w:val="Heading 3 Char"/>
    <w:basedOn w:val="DefaultParagraphFont"/>
    <w:link w:val="Heading3"/>
    <w:rsid w:val="0059407A"/>
    <w:rPr>
      <w:rFonts w:ascii="Segoe UI Semibold" w:eastAsia="Times New Roman" w:hAnsi="Segoe UI Semibold" w:cs="Times New Roman"/>
      <w:color w:val="562873" w:themeColor="accent1"/>
      <w:sz w:val="24"/>
      <w:lang w:val="en-GB"/>
    </w:rPr>
  </w:style>
  <w:style w:type="character" w:customStyle="1" w:styleId="Heading4Char">
    <w:name w:val="Heading 4 Char"/>
    <w:basedOn w:val="DefaultParagraphFont"/>
    <w:link w:val="Heading4"/>
    <w:rsid w:val="00B52C7D"/>
    <w:rPr>
      <w:rFonts w:ascii="Segoe UI" w:eastAsia="Times New Roman" w:hAnsi="Segoe UI" w:cs="Times New Roman"/>
      <w:i/>
      <w:color w:val="984A9C"/>
      <w:sz w:val="20"/>
      <w:lang w:val="en-GB"/>
    </w:rPr>
  </w:style>
  <w:style w:type="paragraph" w:styleId="Title">
    <w:name w:val="Title"/>
    <w:basedOn w:val="Normal"/>
    <w:next w:val="Normal"/>
    <w:link w:val="TitleChar"/>
    <w:uiPriority w:val="10"/>
    <w:qFormat/>
    <w:rsid w:val="00094F3D"/>
    <w:pPr>
      <w:spacing w:after="0" w:line="240" w:lineRule="auto"/>
    </w:pPr>
    <w:rPr>
      <w:b/>
      <w:color w:val="984A9C"/>
      <w:sz w:val="56"/>
      <w:szCs w:val="60"/>
    </w:rPr>
  </w:style>
  <w:style w:type="character" w:customStyle="1" w:styleId="TitleChar">
    <w:name w:val="Title Char"/>
    <w:basedOn w:val="DefaultParagraphFont"/>
    <w:link w:val="Title"/>
    <w:uiPriority w:val="10"/>
    <w:rsid w:val="00094F3D"/>
    <w:rPr>
      <w:rFonts w:ascii="Segoe UI" w:eastAsia="Calibri" w:hAnsi="Segoe UI" w:cs="Times New Roman"/>
      <w:b/>
      <w:color w:val="984A9C"/>
      <w:sz w:val="56"/>
      <w:szCs w:val="60"/>
      <w:lang w:val="en-GB"/>
    </w:rPr>
  </w:style>
  <w:style w:type="paragraph" w:customStyle="1" w:styleId="Heading3numbered">
    <w:name w:val="Heading3 numbered"/>
    <w:basedOn w:val="Normal"/>
    <w:link w:val="Heading3numberedChar"/>
    <w:qFormat/>
    <w:rsid w:val="00237293"/>
    <w:pPr>
      <w:numPr>
        <w:ilvl w:val="2"/>
        <w:numId w:val="4"/>
      </w:numPr>
      <w:spacing w:before="360" w:after="120"/>
      <w:outlineLvl w:val="2"/>
    </w:pPr>
    <w:rPr>
      <w:rFonts w:eastAsia="Times New Roman"/>
      <w:color w:val="984A9C"/>
      <w:sz w:val="22"/>
    </w:rPr>
  </w:style>
  <w:style w:type="paragraph" w:styleId="NoSpacing">
    <w:name w:val="No Spacing"/>
    <w:link w:val="NoSpacingChar"/>
    <w:uiPriority w:val="1"/>
    <w:rsid w:val="00390924"/>
    <w:pPr>
      <w:spacing w:after="0" w:line="240" w:lineRule="auto"/>
    </w:pPr>
    <w:rPr>
      <w:rFonts w:ascii="Segoe UI" w:hAnsi="Segoe UI" w:cs="Segoe UI"/>
      <w:sz w:val="18"/>
      <w:szCs w:val="20"/>
      <w:shd w:val="clear" w:color="auto" w:fill="FFFFFF"/>
      <w:lang w:val="en-US"/>
    </w:rPr>
  </w:style>
  <w:style w:type="character" w:customStyle="1" w:styleId="Heading3numberedChar">
    <w:name w:val="Heading3 numbered Char"/>
    <w:basedOn w:val="DefaultParagraphFont"/>
    <w:link w:val="Heading3numbered"/>
    <w:rsid w:val="00237293"/>
    <w:rPr>
      <w:rFonts w:ascii="Segoe UI" w:eastAsia="Times New Roman" w:hAnsi="Segoe UI" w:cs="Times New Roman"/>
      <w:color w:val="984A9C"/>
      <w:lang w:val="en-GB"/>
    </w:rPr>
  </w:style>
  <w:style w:type="paragraph" w:styleId="Subtitle">
    <w:name w:val="Subtitle"/>
    <w:basedOn w:val="Normal"/>
    <w:next w:val="Normal"/>
    <w:link w:val="SubtitleChar"/>
    <w:uiPriority w:val="11"/>
    <w:qFormat/>
    <w:rsid w:val="006A5CEC"/>
    <w:pPr>
      <w:spacing w:after="0" w:line="240" w:lineRule="auto"/>
    </w:pPr>
    <w:rPr>
      <w:color w:val="562873" w:themeColor="accent1"/>
      <w:sz w:val="36"/>
    </w:rPr>
  </w:style>
  <w:style w:type="character" w:customStyle="1" w:styleId="SubtitleChar">
    <w:name w:val="Subtitle Char"/>
    <w:basedOn w:val="DefaultParagraphFont"/>
    <w:link w:val="Subtitle"/>
    <w:uiPriority w:val="11"/>
    <w:rsid w:val="006A5CEC"/>
    <w:rPr>
      <w:rFonts w:ascii="Segoe UI" w:eastAsia="Calibri" w:hAnsi="Segoe UI" w:cs="Times New Roman"/>
      <w:color w:val="562873" w:themeColor="accent1"/>
      <w:sz w:val="36"/>
      <w:lang w:val="en-GB"/>
    </w:rPr>
  </w:style>
  <w:style w:type="paragraph" w:styleId="Header">
    <w:name w:val="header"/>
    <w:basedOn w:val="Normal"/>
    <w:link w:val="HeaderChar"/>
    <w:uiPriority w:val="99"/>
    <w:unhideWhenUsed/>
    <w:rsid w:val="00F770C0"/>
    <w:pPr>
      <w:tabs>
        <w:tab w:val="center" w:pos="4703"/>
        <w:tab w:val="right" w:pos="9406"/>
      </w:tabs>
    </w:pPr>
  </w:style>
  <w:style w:type="character" w:customStyle="1" w:styleId="HeaderChar">
    <w:name w:val="Header Char"/>
    <w:basedOn w:val="DefaultParagraphFont"/>
    <w:link w:val="Header"/>
    <w:uiPriority w:val="99"/>
    <w:rsid w:val="00F770C0"/>
    <w:rPr>
      <w:rFonts w:ascii="Segoe UI" w:hAnsi="Segoe UI" w:cs="Segoe UI"/>
      <w:sz w:val="18"/>
      <w:szCs w:val="20"/>
      <w:lang w:val="en-US"/>
    </w:rPr>
  </w:style>
  <w:style w:type="paragraph" w:styleId="IntenseQuote">
    <w:name w:val="Intense Quote"/>
    <w:basedOn w:val="Normal"/>
    <w:next w:val="Normal"/>
    <w:link w:val="IntenseQuoteChar"/>
    <w:uiPriority w:val="30"/>
    <w:rsid w:val="0039185A"/>
    <w:pPr>
      <w:pBdr>
        <w:top w:val="single" w:sz="4" w:space="10" w:color="562873" w:themeColor="accent1"/>
        <w:bottom w:val="single" w:sz="4" w:space="10" w:color="562873" w:themeColor="accent1"/>
      </w:pBdr>
      <w:spacing w:before="360" w:after="360"/>
      <w:ind w:left="864" w:right="864"/>
      <w:jc w:val="center"/>
    </w:pPr>
    <w:rPr>
      <w:rFonts w:ascii="Georgia" w:hAnsi="Georgia"/>
      <w:i/>
      <w:iCs/>
      <w:color w:val="562873" w:themeColor="accent1"/>
      <w:sz w:val="24"/>
    </w:rPr>
  </w:style>
  <w:style w:type="character" w:customStyle="1" w:styleId="IntenseQuoteChar">
    <w:name w:val="Intense Quote Char"/>
    <w:basedOn w:val="DefaultParagraphFont"/>
    <w:link w:val="IntenseQuote"/>
    <w:uiPriority w:val="30"/>
    <w:rsid w:val="0039185A"/>
    <w:rPr>
      <w:rFonts w:ascii="Georgia" w:hAnsi="Georgia" w:cs="Segoe UI"/>
      <w:i/>
      <w:iCs/>
      <w:color w:val="562873" w:themeColor="accent1"/>
      <w:sz w:val="24"/>
      <w:szCs w:val="20"/>
      <w:lang w:val="en-US"/>
    </w:rPr>
  </w:style>
  <w:style w:type="character" w:styleId="SubtleReference">
    <w:name w:val="Subtle Reference"/>
    <w:basedOn w:val="DefaultParagraphFont"/>
    <w:uiPriority w:val="31"/>
    <w:rsid w:val="00336F30"/>
    <w:rPr>
      <w:rFonts w:ascii="Segoe UI" w:hAnsi="Segoe UI"/>
      <w:smallCaps/>
      <w:color w:val="5A5A5A" w:themeColor="text1" w:themeTint="A5"/>
    </w:rPr>
  </w:style>
  <w:style w:type="character" w:styleId="IntenseReference">
    <w:name w:val="Intense Reference"/>
    <w:basedOn w:val="DefaultParagraphFont"/>
    <w:uiPriority w:val="32"/>
    <w:rsid w:val="00336F30"/>
    <w:rPr>
      <w:rFonts w:ascii="Segoe UI" w:hAnsi="Segoe UI"/>
      <w:b/>
      <w:bCs/>
      <w:smallCaps/>
      <w:color w:val="562873" w:themeColor="accent1"/>
      <w:spacing w:val="5"/>
    </w:rPr>
  </w:style>
  <w:style w:type="paragraph" w:styleId="Quote">
    <w:name w:val="Quote"/>
    <w:basedOn w:val="Subtitle"/>
    <w:next w:val="Normal"/>
    <w:link w:val="QuoteChar"/>
    <w:uiPriority w:val="29"/>
    <w:qFormat/>
    <w:rsid w:val="00D053C6"/>
  </w:style>
  <w:style w:type="character" w:customStyle="1" w:styleId="QuoteChar">
    <w:name w:val="Quote Char"/>
    <w:basedOn w:val="DefaultParagraphFont"/>
    <w:link w:val="Quote"/>
    <w:uiPriority w:val="29"/>
    <w:rsid w:val="00D053C6"/>
    <w:rPr>
      <w:rFonts w:ascii="Georgia" w:hAnsi="Georgia" w:cs="Segoe UI"/>
      <w:color w:val="562873" w:themeColor="accent1"/>
      <w:sz w:val="24"/>
      <w:szCs w:val="20"/>
      <w:lang w:val="en-US"/>
    </w:rPr>
  </w:style>
  <w:style w:type="paragraph" w:styleId="ListParagraph">
    <w:name w:val="List Paragraph"/>
    <w:basedOn w:val="Normal"/>
    <w:link w:val="ListParagraphChar"/>
    <w:uiPriority w:val="34"/>
    <w:qFormat/>
    <w:rsid w:val="00682166"/>
    <w:pPr>
      <w:ind w:left="720"/>
      <w:contextualSpacing/>
    </w:pPr>
  </w:style>
  <w:style w:type="paragraph" w:customStyle="1" w:styleId="HeadingwithoutListing">
    <w:name w:val="Heading without Listing"/>
    <w:basedOn w:val="Normal"/>
    <w:next w:val="Normal"/>
    <w:link w:val="HeadingwithoutListingChar"/>
    <w:qFormat/>
    <w:rsid w:val="00C80714"/>
    <w:pPr>
      <w:keepNext/>
      <w:keepLines/>
      <w:spacing w:before="360" w:after="120"/>
    </w:pPr>
    <w:rPr>
      <w:rFonts w:cstheme="minorBidi"/>
      <w:b/>
      <w:color w:val="562873"/>
      <w:sz w:val="24"/>
    </w:rPr>
  </w:style>
  <w:style w:type="table" w:styleId="TableGrid">
    <w:name w:val="Table Grid"/>
    <w:aliases w:val="Table long document"/>
    <w:basedOn w:val="TableNormal"/>
    <w:uiPriority w:val="59"/>
    <w:rsid w:val="00A87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withoutListingChar">
    <w:name w:val="Heading without Listing Char"/>
    <w:basedOn w:val="DefaultParagraphFont"/>
    <w:link w:val="HeadingwithoutListing"/>
    <w:rsid w:val="00C80714"/>
    <w:rPr>
      <w:rFonts w:ascii="Segoe UI" w:eastAsia="Calibri" w:hAnsi="Segoe UI"/>
      <w:b/>
      <w:color w:val="562873"/>
      <w:sz w:val="24"/>
      <w:lang w:val="en-GB"/>
    </w:rPr>
  </w:style>
  <w:style w:type="character" w:styleId="PlaceholderText">
    <w:name w:val="Placeholder Text"/>
    <w:basedOn w:val="DefaultParagraphFont"/>
    <w:uiPriority w:val="99"/>
    <w:semiHidden/>
    <w:rsid w:val="00A877F3"/>
    <w:rPr>
      <w:color w:val="808080"/>
    </w:rPr>
  </w:style>
  <w:style w:type="paragraph" w:styleId="TOC1">
    <w:name w:val="toc 1"/>
    <w:basedOn w:val="Normal"/>
    <w:next w:val="Normal"/>
    <w:autoRedefine/>
    <w:uiPriority w:val="39"/>
    <w:unhideWhenUsed/>
    <w:rsid w:val="0033454D"/>
    <w:pPr>
      <w:spacing w:before="120" w:after="120"/>
      <w:jc w:val="left"/>
    </w:pPr>
    <w:rPr>
      <w:rFonts w:asciiTheme="minorHAnsi" w:hAnsiTheme="minorHAnsi" w:cstheme="minorHAnsi"/>
      <w:b/>
      <w:bCs/>
      <w:caps/>
      <w:szCs w:val="20"/>
    </w:rPr>
  </w:style>
  <w:style w:type="character" w:styleId="Strong">
    <w:name w:val="Strong"/>
    <w:uiPriority w:val="22"/>
    <w:qFormat/>
    <w:rsid w:val="00CB2AC8"/>
    <w:rPr>
      <w:rFonts w:ascii="Segoe UI" w:hAnsi="Segoe UI"/>
      <w:b/>
      <w:i w:val="0"/>
      <w:color w:val="562873" w:themeColor="accent1"/>
    </w:rPr>
  </w:style>
  <w:style w:type="character" w:styleId="Emphasis">
    <w:name w:val="Emphasis"/>
    <w:basedOn w:val="DefaultParagraphFont"/>
    <w:uiPriority w:val="20"/>
    <w:rsid w:val="009573AC"/>
    <w:rPr>
      <w:i/>
      <w:iCs/>
    </w:rPr>
  </w:style>
  <w:style w:type="paragraph" w:styleId="BalloonText">
    <w:name w:val="Balloon Text"/>
    <w:basedOn w:val="Normal"/>
    <w:link w:val="BalloonTextChar"/>
    <w:uiPriority w:val="99"/>
    <w:semiHidden/>
    <w:unhideWhenUsed/>
    <w:rsid w:val="0003734C"/>
    <w:rPr>
      <w:rFonts w:cs="Segoe UI"/>
      <w:szCs w:val="18"/>
    </w:rPr>
  </w:style>
  <w:style w:type="character" w:customStyle="1" w:styleId="BalloonTextChar">
    <w:name w:val="Balloon Text Char"/>
    <w:basedOn w:val="DefaultParagraphFont"/>
    <w:link w:val="BalloonText"/>
    <w:uiPriority w:val="99"/>
    <w:semiHidden/>
    <w:rsid w:val="0003734C"/>
    <w:rPr>
      <w:rFonts w:ascii="Segoe UI" w:eastAsia="Calibri" w:hAnsi="Segoe UI" w:cs="Segoe UI"/>
      <w:sz w:val="18"/>
      <w:szCs w:val="18"/>
    </w:rPr>
  </w:style>
  <w:style w:type="numbering" w:customStyle="1" w:styleId="BulletsSCKCEN">
    <w:name w:val="Bullets SCK CEN"/>
    <w:uiPriority w:val="99"/>
    <w:rsid w:val="00C254ED"/>
    <w:pPr>
      <w:numPr>
        <w:numId w:val="2"/>
      </w:numPr>
    </w:pPr>
  </w:style>
  <w:style w:type="character" w:customStyle="1" w:styleId="Heading5Char">
    <w:name w:val="Heading 5 Char"/>
    <w:basedOn w:val="DefaultParagraphFont"/>
    <w:link w:val="Heading5"/>
    <w:rsid w:val="00C138B9"/>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rsid w:val="00C138B9"/>
    <w:rPr>
      <w:rFonts w:ascii="Arial" w:eastAsia="Times New Roman" w:hAnsi="Arial" w:cs="Times New Roman"/>
      <w:b/>
      <w:bCs/>
      <w:lang w:val="en-US"/>
    </w:rPr>
  </w:style>
  <w:style w:type="character" w:customStyle="1" w:styleId="Heading7Char">
    <w:name w:val="Heading 7 Char"/>
    <w:basedOn w:val="DefaultParagraphFont"/>
    <w:link w:val="Heading7"/>
    <w:rsid w:val="00C138B9"/>
    <w:rPr>
      <w:rFonts w:ascii="Arial" w:eastAsia="Times New Roman" w:hAnsi="Arial" w:cs="Times New Roman"/>
      <w:szCs w:val="24"/>
      <w:lang w:val="en-US"/>
    </w:rPr>
  </w:style>
  <w:style w:type="character" w:customStyle="1" w:styleId="Heading8Char">
    <w:name w:val="Heading 8 Char"/>
    <w:basedOn w:val="DefaultParagraphFont"/>
    <w:link w:val="Heading8"/>
    <w:rsid w:val="00C138B9"/>
    <w:rPr>
      <w:rFonts w:ascii="Arial" w:eastAsia="Times New Roman" w:hAnsi="Arial" w:cs="Times New Roman"/>
      <w:i/>
      <w:iCs/>
      <w:szCs w:val="24"/>
      <w:lang w:val="en-US"/>
    </w:rPr>
  </w:style>
  <w:style w:type="character" w:customStyle="1" w:styleId="Heading9Char">
    <w:name w:val="Heading 9 Char"/>
    <w:basedOn w:val="DefaultParagraphFont"/>
    <w:link w:val="Heading9"/>
    <w:rsid w:val="00C138B9"/>
    <w:rPr>
      <w:rFonts w:ascii="Arial" w:eastAsia="Times New Roman" w:hAnsi="Arial" w:cs="Arial"/>
      <w:lang w:val="en-US"/>
    </w:rPr>
  </w:style>
  <w:style w:type="character" w:customStyle="1" w:styleId="NoSpacingChar">
    <w:name w:val="No Spacing Char"/>
    <w:basedOn w:val="DefaultParagraphFont"/>
    <w:link w:val="NoSpacing"/>
    <w:uiPriority w:val="1"/>
    <w:locked/>
    <w:rsid w:val="00C138B9"/>
    <w:rPr>
      <w:rFonts w:ascii="Segoe UI" w:hAnsi="Segoe UI" w:cs="Segoe UI"/>
      <w:sz w:val="18"/>
      <w:szCs w:val="20"/>
      <w:lang w:val="en-US"/>
    </w:rPr>
  </w:style>
  <w:style w:type="character" w:styleId="Hyperlink">
    <w:name w:val="Hyperlink"/>
    <w:basedOn w:val="DefaultParagraphFont"/>
    <w:uiPriority w:val="99"/>
    <w:unhideWhenUsed/>
    <w:rsid w:val="002339A9"/>
    <w:rPr>
      <w:color w:val="BC58AE" w:themeColor="hyperlink"/>
      <w:u w:val="single"/>
    </w:rPr>
  </w:style>
  <w:style w:type="paragraph" w:styleId="TOC2">
    <w:name w:val="toc 2"/>
    <w:basedOn w:val="Normal"/>
    <w:next w:val="Normal"/>
    <w:autoRedefine/>
    <w:uiPriority w:val="39"/>
    <w:unhideWhenUsed/>
    <w:rsid w:val="000E403D"/>
    <w:pPr>
      <w:spacing w:after="0"/>
      <w:ind w:left="200"/>
      <w:jc w:val="left"/>
    </w:pPr>
    <w:rPr>
      <w:rFonts w:asciiTheme="minorHAnsi" w:hAnsiTheme="minorHAnsi" w:cstheme="minorHAnsi"/>
      <w:smallCaps/>
      <w:szCs w:val="20"/>
    </w:rPr>
  </w:style>
  <w:style w:type="paragraph" w:styleId="TOC3">
    <w:name w:val="toc 3"/>
    <w:basedOn w:val="Normal"/>
    <w:next w:val="Normal"/>
    <w:autoRedefine/>
    <w:uiPriority w:val="39"/>
    <w:unhideWhenUsed/>
    <w:rsid w:val="000E403D"/>
    <w:pPr>
      <w:spacing w:after="0"/>
      <w:ind w:left="400"/>
      <w:jc w:val="left"/>
    </w:pPr>
    <w:rPr>
      <w:rFonts w:asciiTheme="minorHAnsi" w:hAnsiTheme="minorHAnsi" w:cstheme="minorHAnsi"/>
      <w:i/>
      <w:iCs/>
      <w:szCs w:val="20"/>
    </w:rPr>
  </w:style>
  <w:style w:type="character" w:customStyle="1" w:styleId="AbbreviationListChar">
    <w:name w:val="Abbreviation List Char"/>
    <w:basedOn w:val="DefaultParagraphFont"/>
    <w:link w:val="AbbreviationList"/>
    <w:locked/>
    <w:rsid w:val="00452B76"/>
    <w:rPr>
      <w:rFonts w:ascii="Segoe UI" w:hAnsi="Segoe UI" w:cs="Segoe UI"/>
      <w:lang w:val="en-GB"/>
    </w:rPr>
  </w:style>
  <w:style w:type="paragraph" w:customStyle="1" w:styleId="AbbreviationList">
    <w:name w:val="Abbreviation List"/>
    <w:basedOn w:val="Normal"/>
    <w:link w:val="AbbreviationListChar"/>
    <w:rsid w:val="00452B76"/>
    <w:pPr>
      <w:spacing w:after="200"/>
      <w:ind w:left="1418" w:hanging="1418"/>
      <w:contextualSpacing/>
    </w:pPr>
    <w:rPr>
      <w:rFonts w:eastAsiaTheme="minorHAnsi" w:cs="Segoe UI"/>
      <w:sz w:val="22"/>
    </w:rPr>
  </w:style>
  <w:style w:type="character" w:customStyle="1" w:styleId="ReferenceListChar">
    <w:name w:val="Reference List Char"/>
    <w:basedOn w:val="DefaultParagraphFont"/>
    <w:link w:val="ReferenceList"/>
    <w:locked/>
    <w:rsid w:val="00452B76"/>
    <w:rPr>
      <w:rFonts w:ascii="Segoe UI" w:hAnsi="Segoe UI" w:cs="Segoe UI"/>
      <w:sz w:val="20"/>
      <w:lang w:val="en-GB"/>
    </w:rPr>
  </w:style>
  <w:style w:type="paragraph" w:customStyle="1" w:styleId="ReferenceList">
    <w:name w:val="Reference List"/>
    <w:basedOn w:val="Normal"/>
    <w:link w:val="ReferenceListChar"/>
    <w:qFormat/>
    <w:rsid w:val="00452B76"/>
    <w:pPr>
      <w:numPr>
        <w:numId w:val="3"/>
      </w:numPr>
      <w:spacing w:after="120"/>
      <w:ind w:left="340" w:hanging="340"/>
    </w:pPr>
    <w:rPr>
      <w:rFonts w:eastAsiaTheme="minorHAnsi" w:cs="Segoe UI"/>
    </w:rPr>
  </w:style>
  <w:style w:type="paragraph" w:styleId="BodyText">
    <w:name w:val="Body Text"/>
    <w:basedOn w:val="Normal"/>
    <w:link w:val="BodyTextChar"/>
    <w:uiPriority w:val="99"/>
    <w:unhideWhenUsed/>
    <w:rsid w:val="00452B76"/>
    <w:pPr>
      <w:spacing w:after="200"/>
    </w:pPr>
    <w:rPr>
      <w:rFonts w:eastAsiaTheme="minorHAnsi" w:cstheme="minorBidi"/>
      <w:sz w:val="14"/>
    </w:rPr>
  </w:style>
  <w:style w:type="character" w:customStyle="1" w:styleId="BodyTextChar">
    <w:name w:val="Body Text Char"/>
    <w:basedOn w:val="DefaultParagraphFont"/>
    <w:link w:val="BodyText"/>
    <w:uiPriority w:val="99"/>
    <w:rsid w:val="00452B76"/>
    <w:rPr>
      <w:rFonts w:ascii="Segoe UI" w:hAnsi="Segoe UI"/>
      <w:sz w:val="14"/>
      <w:lang w:val="en-GB"/>
    </w:rPr>
  </w:style>
  <w:style w:type="paragraph" w:customStyle="1" w:styleId="Heading1numbered">
    <w:name w:val="Heading1 numbered"/>
    <w:next w:val="regular"/>
    <w:qFormat/>
    <w:rsid w:val="00C65B80"/>
    <w:pPr>
      <w:pageBreakBefore/>
      <w:numPr>
        <w:numId w:val="4"/>
      </w:numPr>
      <w:spacing w:before="240" w:after="240" w:line="240" w:lineRule="auto"/>
      <w:outlineLvl w:val="0"/>
    </w:pPr>
    <w:rPr>
      <w:rFonts w:ascii="Segoe UI Semibold" w:eastAsia="Times New Roman" w:hAnsi="Segoe UI Semibold" w:cs="Times New Roman"/>
      <w:bCs/>
      <w:color w:val="984A9C"/>
      <w:sz w:val="32"/>
      <w:szCs w:val="26"/>
      <w:shd w:val="clear" w:color="auto" w:fill="FFFFFF"/>
      <w:lang w:val="en-GB"/>
    </w:rPr>
  </w:style>
  <w:style w:type="paragraph" w:customStyle="1" w:styleId="Heading4numbered">
    <w:name w:val="Heading4 numbered"/>
    <w:next w:val="regular"/>
    <w:link w:val="Heading4numberedChar"/>
    <w:rsid w:val="00762FDC"/>
    <w:pPr>
      <w:numPr>
        <w:ilvl w:val="3"/>
        <w:numId w:val="4"/>
      </w:numPr>
      <w:spacing w:before="240" w:after="120" w:line="240" w:lineRule="auto"/>
      <w:outlineLvl w:val="3"/>
    </w:pPr>
    <w:rPr>
      <w:rFonts w:ascii="Segoe UI" w:eastAsia="Times New Roman" w:hAnsi="Segoe UI" w:cs="Segoe UI"/>
      <w:i/>
      <w:color w:val="034694"/>
      <w:sz w:val="18"/>
      <w:szCs w:val="20"/>
      <w:shd w:val="clear" w:color="auto" w:fill="FFFFFF"/>
      <w:lang w:val="fr-FR"/>
    </w:rPr>
  </w:style>
  <w:style w:type="paragraph" w:customStyle="1" w:styleId="Normalsemibold">
    <w:name w:val="Normal semibold"/>
    <w:basedOn w:val="regular"/>
    <w:link w:val="NormalsemiboldChar"/>
    <w:rsid w:val="006A5CEC"/>
    <w:pPr>
      <w:tabs>
        <w:tab w:val="right" w:pos="9752"/>
      </w:tabs>
    </w:pPr>
    <w:rPr>
      <w:rFonts w:ascii="Segoe UI Semibold" w:hAnsi="Segoe UI Semibold"/>
    </w:rPr>
  </w:style>
  <w:style w:type="paragraph" w:customStyle="1" w:styleId="Normalsmall">
    <w:name w:val="Normal small"/>
    <w:basedOn w:val="Normal"/>
    <w:link w:val="NormalsmallChar"/>
    <w:rsid w:val="00E718F6"/>
    <w:rPr>
      <w:sz w:val="17"/>
    </w:rPr>
  </w:style>
  <w:style w:type="character" w:customStyle="1" w:styleId="NormalsemiboldChar">
    <w:name w:val="Normal semibold Char"/>
    <w:basedOn w:val="regularChar"/>
    <w:link w:val="Normalsemibold"/>
    <w:rsid w:val="006A5CEC"/>
    <w:rPr>
      <w:rFonts w:ascii="Segoe UI Semibold" w:eastAsia="Calibri" w:hAnsi="Segoe UI Semibold" w:cs="Times New Roman"/>
      <w:color w:val="000000" w:themeColor="text1"/>
      <w:sz w:val="20"/>
      <w:szCs w:val="20"/>
      <w:lang w:val="en-GB"/>
    </w:rPr>
  </w:style>
  <w:style w:type="character" w:customStyle="1" w:styleId="NormalsmallChar">
    <w:name w:val="Normal small Char"/>
    <w:basedOn w:val="DefaultParagraphFont"/>
    <w:link w:val="Normalsmall"/>
    <w:rsid w:val="00E718F6"/>
    <w:rPr>
      <w:rFonts w:ascii="Segoe UI" w:eastAsia="Calibri" w:hAnsi="Segoe UI" w:cs="Times New Roman"/>
      <w:sz w:val="17"/>
      <w:lang w:val="en-GB"/>
    </w:rPr>
  </w:style>
  <w:style w:type="paragraph" w:styleId="Caption">
    <w:name w:val="caption"/>
    <w:basedOn w:val="Normal"/>
    <w:next w:val="Normal"/>
    <w:link w:val="CaptionChar"/>
    <w:uiPriority w:val="35"/>
    <w:unhideWhenUsed/>
    <w:qFormat/>
    <w:rsid w:val="0028668B"/>
    <w:pPr>
      <w:spacing w:after="120" w:line="264" w:lineRule="auto"/>
      <w:jc w:val="center"/>
    </w:pPr>
    <w:rPr>
      <w:rFonts w:ascii="Segoe UI Semibold" w:hAnsi="Segoe UI Semibold"/>
      <w:iCs/>
      <w:color w:val="562873"/>
      <w:sz w:val="19"/>
      <w:szCs w:val="18"/>
    </w:rPr>
  </w:style>
  <w:style w:type="paragraph" w:customStyle="1" w:styleId="Default">
    <w:name w:val="Default"/>
    <w:rsid w:val="002839F3"/>
    <w:pPr>
      <w:autoSpaceDE w:val="0"/>
      <w:autoSpaceDN w:val="0"/>
      <w:adjustRightInd w:val="0"/>
      <w:spacing w:after="0" w:line="240" w:lineRule="auto"/>
    </w:pPr>
    <w:rPr>
      <w:rFonts w:ascii="Arial" w:eastAsia="Times New Roman" w:hAnsi="Arial" w:cs="Tahoma"/>
      <w:color w:val="000000"/>
      <w:sz w:val="24"/>
      <w:szCs w:val="24"/>
      <w:lang w:val="en-US"/>
    </w:rPr>
  </w:style>
  <w:style w:type="paragraph" w:customStyle="1" w:styleId="NormalPDG02">
    <w:name w:val="Normal_PDG02"/>
    <w:basedOn w:val="Normal"/>
    <w:rsid w:val="002839F3"/>
    <w:pPr>
      <w:keepLines/>
      <w:framePr w:hSpace="57" w:vSpace="57" w:wrap="auto" w:vAnchor="page" w:hAnchor="page" w:x="1022" w:y="874"/>
      <w:spacing w:before="120" w:after="0" w:line="240" w:lineRule="auto"/>
      <w:jc w:val="center"/>
    </w:pPr>
    <w:rPr>
      <w:rFonts w:ascii="Arial" w:eastAsia="Times New Roman" w:hAnsi="Arial"/>
      <w:noProof/>
      <w:sz w:val="16"/>
      <w:szCs w:val="18"/>
    </w:rPr>
  </w:style>
  <w:style w:type="paragraph" w:customStyle="1" w:styleId="TE">
    <w:name w:val="TE"/>
    <w:qFormat/>
    <w:rsid w:val="002839F3"/>
    <w:pPr>
      <w:autoSpaceDE w:val="0"/>
      <w:autoSpaceDN w:val="0"/>
      <w:adjustRightInd w:val="0"/>
      <w:spacing w:after="0" w:line="240" w:lineRule="auto"/>
      <w:ind w:left="1304" w:hanging="1304"/>
    </w:pPr>
    <w:rPr>
      <w:rFonts w:ascii="Arial" w:eastAsia="Times New Roman" w:hAnsi="Arial" w:cs="Times New Roman"/>
      <w:b/>
      <w:bCs/>
      <w:kern w:val="28"/>
      <w:sz w:val="15"/>
      <w:szCs w:val="18"/>
      <w:lang w:val="en-GB"/>
    </w:rPr>
  </w:style>
  <w:style w:type="character" w:styleId="CommentReference">
    <w:name w:val="annotation reference"/>
    <w:basedOn w:val="DefaultParagraphFont"/>
    <w:unhideWhenUsed/>
    <w:rsid w:val="00457015"/>
    <w:rPr>
      <w:sz w:val="16"/>
      <w:szCs w:val="16"/>
    </w:rPr>
  </w:style>
  <w:style w:type="paragraph" w:styleId="CommentText">
    <w:name w:val="annotation text"/>
    <w:basedOn w:val="Normal"/>
    <w:link w:val="CommentTextChar"/>
    <w:uiPriority w:val="99"/>
    <w:unhideWhenUsed/>
    <w:rsid w:val="00457015"/>
    <w:pPr>
      <w:spacing w:line="240" w:lineRule="auto"/>
    </w:pPr>
    <w:rPr>
      <w:szCs w:val="20"/>
    </w:rPr>
  </w:style>
  <w:style w:type="character" w:customStyle="1" w:styleId="CommentTextChar">
    <w:name w:val="Comment Text Char"/>
    <w:basedOn w:val="DefaultParagraphFont"/>
    <w:link w:val="CommentText"/>
    <w:uiPriority w:val="99"/>
    <w:rsid w:val="00457015"/>
    <w:rPr>
      <w:rFonts w:ascii="Segoe UI" w:eastAsia="Calibri" w:hAnsi="Segoe UI"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457015"/>
    <w:rPr>
      <w:b/>
      <w:bCs/>
    </w:rPr>
  </w:style>
  <w:style w:type="character" w:customStyle="1" w:styleId="CommentSubjectChar">
    <w:name w:val="Comment Subject Char"/>
    <w:basedOn w:val="CommentTextChar"/>
    <w:link w:val="CommentSubject"/>
    <w:uiPriority w:val="99"/>
    <w:semiHidden/>
    <w:rsid w:val="00457015"/>
    <w:rPr>
      <w:rFonts w:ascii="Segoe UI" w:eastAsia="Calibri" w:hAnsi="Segoe UI" w:cs="Times New Roman"/>
      <w:b/>
      <w:bCs/>
      <w:sz w:val="20"/>
      <w:szCs w:val="20"/>
      <w:lang w:val="en-GB"/>
    </w:rPr>
  </w:style>
  <w:style w:type="paragraph" w:customStyle="1" w:styleId="AASemiBold">
    <w:name w:val="[AA] SemiBold"/>
    <w:basedOn w:val="Normal"/>
    <w:next w:val="Normal"/>
    <w:link w:val="AASemiBoldChar"/>
    <w:qFormat/>
    <w:rsid w:val="001A691B"/>
    <w:pPr>
      <w:spacing w:before="120"/>
      <w:ind w:left="-14"/>
    </w:pPr>
    <w:rPr>
      <w:rFonts w:ascii="Segoe UI Semibold" w:hAnsi="Segoe UI Semibold"/>
      <w:color w:val="562873" w:themeColor="accent1"/>
    </w:rPr>
  </w:style>
  <w:style w:type="character" w:customStyle="1" w:styleId="AASemiBoldChar">
    <w:name w:val="[AA] SemiBold Char"/>
    <w:basedOn w:val="DefaultParagraphFont"/>
    <w:link w:val="AASemiBold"/>
    <w:rsid w:val="001A691B"/>
    <w:rPr>
      <w:rFonts w:ascii="Segoe UI Semibold" w:eastAsia="Calibri" w:hAnsi="Segoe UI Semibold" w:cs="Times New Roman"/>
      <w:color w:val="562873" w:themeColor="accent1"/>
      <w:sz w:val="20"/>
      <w:lang w:val="en-GB"/>
    </w:rPr>
  </w:style>
  <w:style w:type="paragraph" w:customStyle="1" w:styleId="Captioncentered">
    <w:name w:val="Caption centered"/>
    <w:basedOn w:val="Normal"/>
    <w:next w:val="Normal"/>
    <w:link w:val="CaptioncenteredChar"/>
    <w:rsid w:val="001A691B"/>
    <w:pPr>
      <w:spacing w:before="120" w:after="120" w:line="264" w:lineRule="auto"/>
      <w:ind w:left="446" w:hanging="446"/>
      <w:jc w:val="center"/>
    </w:pPr>
    <w:rPr>
      <w:rFonts w:ascii="Segoe UI Semibold" w:hAnsi="Segoe UI Semibold" w:cs="Segoe UI"/>
      <w:iCs/>
      <w:color w:val="562873"/>
      <w:sz w:val="19"/>
      <w:szCs w:val="18"/>
      <w:lang w:val="en-US"/>
    </w:rPr>
  </w:style>
  <w:style w:type="character" w:customStyle="1" w:styleId="CaptioncenteredChar">
    <w:name w:val="Caption centered Char"/>
    <w:basedOn w:val="DefaultParagraphFont"/>
    <w:link w:val="Captioncentered"/>
    <w:rsid w:val="001A691B"/>
    <w:rPr>
      <w:rFonts w:ascii="Segoe UI Semibold" w:eastAsia="Calibri" w:hAnsi="Segoe UI Semibold" w:cs="Segoe UI"/>
      <w:iCs/>
      <w:color w:val="562873"/>
      <w:sz w:val="19"/>
      <w:szCs w:val="18"/>
      <w:lang w:val="en-US"/>
    </w:rPr>
  </w:style>
  <w:style w:type="paragraph" w:customStyle="1" w:styleId="AAReferenced">
    <w:name w:val="[AA] Referenced"/>
    <w:basedOn w:val="Normal"/>
    <w:link w:val="AAReferencedChar"/>
    <w:qFormat/>
    <w:rsid w:val="001A691B"/>
    <w:pPr>
      <w:spacing w:before="120"/>
    </w:pPr>
    <w:rPr>
      <w:i/>
      <w:iCs/>
      <w:color w:val="562873" w:themeColor="accent1"/>
    </w:rPr>
  </w:style>
  <w:style w:type="character" w:customStyle="1" w:styleId="AAReferencedChar">
    <w:name w:val="[AA] Referenced Char"/>
    <w:basedOn w:val="DefaultParagraphFont"/>
    <w:link w:val="AAReferenced"/>
    <w:rsid w:val="001A691B"/>
    <w:rPr>
      <w:rFonts w:ascii="Segoe UI" w:eastAsia="Calibri" w:hAnsi="Segoe UI" w:cs="Times New Roman"/>
      <w:i/>
      <w:iCs/>
      <w:color w:val="562873" w:themeColor="accent1"/>
      <w:sz w:val="20"/>
      <w:lang w:val="en-GB"/>
    </w:rPr>
  </w:style>
  <w:style w:type="paragraph" w:customStyle="1" w:styleId="BulletListNormal">
    <w:name w:val="Bullet List Normal"/>
    <w:basedOn w:val="AANormal"/>
    <w:link w:val="BulletListNormalChar"/>
    <w:qFormat/>
    <w:rsid w:val="001A691B"/>
    <w:pPr>
      <w:numPr>
        <w:numId w:val="5"/>
      </w:numPr>
    </w:pPr>
  </w:style>
  <w:style w:type="character" w:customStyle="1" w:styleId="BulletListNormalChar">
    <w:name w:val="Bullet List Normal Char"/>
    <w:basedOn w:val="DefaultParagraphFont"/>
    <w:link w:val="BulletListNormal"/>
    <w:rsid w:val="001A691B"/>
    <w:rPr>
      <w:rFonts w:ascii="Segoe UI" w:eastAsia="Calibri" w:hAnsi="Segoe UI" w:cs="Times New Roman"/>
      <w:sz w:val="20"/>
      <w:lang w:val="en-US" w:eastAsia="fr-FR"/>
    </w:rPr>
  </w:style>
  <w:style w:type="paragraph" w:customStyle="1" w:styleId="ADClause">
    <w:name w:val="[AD] Clause"/>
    <w:basedOn w:val="Normal"/>
    <w:next w:val="Normal"/>
    <w:link w:val="ADClauseChar"/>
    <w:qFormat/>
    <w:rsid w:val="001A691B"/>
    <w:pPr>
      <w:numPr>
        <w:numId w:val="6"/>
      </w:numPr>
      <w:spacing w:before="120"/>
    </w:pPr>
  </w:style>
  <w:style w:type="character" w:customStyle="1" w:styleId="ADClauseChar">
    <w:name w:val="[AD] Clause Char"/>
    <w:basedOn w:val="DefaultParagraphFont"/>
    <w:link w:val="ADClause"/>
    <w:rsid w:val="001A691B"/>
    <w:rPr>
      <w:rFonts w:ascii="Segoe UI" w:eastAsia="Calibri" w:hAnsi="Segoe UI" w:cs="Times New Roman"/>
      <w:sz w:val="20"/>
      <w:lang w:val="en-GB"/>
    </w:rPr>
  </w:style>
  <w:style w:type="paragraph" w:customStyle="1" w:styleId="AANormal">
    <w:name w:val="[AA Normal]"/>
    <w:basedOn w:val="Normal"/>
    <w:rsid w:val="001A691B"/>
    <w:pPr>
      <w:spacing w:before="120"/>
    </w:pPr>
    <w:rPr>
      <w:lang w:val="en-US" w:eastAsia="fr-FR"/>
    </w:rPr>
  </w:style>
  <w:style w:type="paragraph" w:customStyle="1" w:styleId="NormalClause">
    <w:name w:val="Normal Clause"/>
    <w:basedOn w:val="Normal"/>
    <w:link w:val="NormalClauseChar"/>
    <w:rsid w:val="001A691B"/>
    <w:pPr>
      <w:tabs>
        <w:tab w:val="num" w:pos="1296"/>
      </w:tabs>
      <w:spacing w:before="120"/>
    </w:pPr>
    <w:rPr>
      <w:lang w:eastAsia="fr-FR"/>
    </w:rPr>
  </w:style>
  <w:style w:type="character" w:customStyle="1" w:styleId="NormalClauseChar">
    <w:name w:val="Normal Clause Char"/>
    <w:basedOn w:val="DefaultParagraphFont"/>
    <w:link w:val="NormalClause"/>
    <w:rsid w:val="001A691B"/>
    <w:rPr>
      <w:rFonts w:ascii="Segoe UI" w:eastAsia="Calibri" w:hAnsi="Segoe UI" w:cs="Times New Roman"/>
      <w:sz w:val="20"/>
      <w:lang w:val="en-GB" w:eastAsia="fr-FR"/>
    </w:rPr>
  </w:style>
  <w:style w:type="character" w:customStyle="1" w:styleId="CaptionChar">
    <w:name w:val="Caption Char"/>
    <w:basedOn w:val="CaptioncenteredChar"/>
    <w:link w:val="Caption"/>
    <w:rsid w:val="001A691B"/>
    <w:rPr>
      <w:rFonts w:ascii="Segoe UI Semibold" w:eastAsia="Calibri" w:hAnsi="Segoe UI Semibold" w:cs="Times New Roman"/>
      <w:iCs/>
      <w:color w:val="562873"/>
      <w:sz w:val="19"/>
      <w:szCs w:val="18"/>
      <w:lang w:val="en-GB"/>
    </w:rPr>
  </w:style>
  <w:style w:type="paragraph" w:styleId="TableofFigures">
    <w:name w:val="table of figures"/>
    <w:basedOn w:val="Normal"/>
    <w:next w:val="Normal"/>
    <w:uiPriority w:val="99"/>
    <w:unhideWhenUsed/>
    <w:rsid w:val="001A691B"/>
    <w:pPr>
      <w:spacing w:after="0"/>
    </w:pPr>
  </w:style>
  <w:style w:type="character" w:customStyle="1" w:styleId="normaltextrun">
    <w:name w:val="normaltextrun"/>
    <w:basedOn w:val="DefaultParagraphFont"/>
    <w:rsid w:val="00342AD4"/>
  </w:style>
  <w:style w:type="character" w:customStyle="1" w:styleId="eop">
    <w:name w:val="eop"/>
    <w:basedOn w:val="DefaultParagraphFont"/>
    <w:rsid w:val="00342AD4"/>
  </w:style>
  <w:style w:type="character" w:customStyle="1" w:styleId="Mention1">
    <w:name w:val="Mention1"/>
    <w:basedOn w:val="DefaultParagraphFont"/>
    <w:uiPriority w:val="99"/>
    <w:unhideWhenUsed/>
    <w:rsid w:val="00342AD4"/>
    <w:rPr>
      <w:color w:val="2B579A"/>
      <w:shd w:val="clear" w:color="auto" w:fill="E1DFDD"/>
    </w:rPr>
  </w:style>
  <w:style w:type="character" w:customStyle="1" w:styleId="ListParagraphChar">
    <w:name w:val="List Paragraph Char"/>
    <w:link w:val="ListParagraph"/>
    <w:uiPriority w:val="34"/>
    <w:locked/>
    <w:rsid w:val="00342AD4"/>
    <w:rPr>
      <w:rFonts w:ascii="Segoe UI" w:eastAsia="Calibri" w:hAnsi="Segoe UI" w:cs="Times New Roman"/>
      <w:sz w:val="20"/>
      <w:lang w:val="en-GB"/>
    </w:rPr>
  </w:style>
  <w:style w:type="character" w:customStyle="1" w:styleId="cf01">
    <w:name w:val="cf01"/>
    <w:basedOn w:val="DefaultParagraphFont"/>
    <w:rsid w:val="00342AD4"/>
    <w:rPr>
      <w:rFonts w:ascii="Segoe UI" w:hAnsi="Segoe UI" w:cs="Segoe UI" w:hint="default"/>
      <w:sz w:val="18"/>
      <w:szCs w:val="18"/>
    </w:rPr>
  </w:style>
  <w:style w:type="paragraph" w:styleId="Revision">
    <w:name w:val="Revision"/>
    <w:hidden/>
    <w:uiPriority w:val="99"/>
    <w:semiHidden/>
    <w:rsid w:val="00CF5D52"/>
    <w:pPr>
      <w:spacing w:after="0" w:line="240" w:lineRule="auto"/>
    </w:pPr>
    <w:rPr>
      <w:rFonts w:ascii="Segoe UI" w:eastAsia="Calibri" w:hAnsi="Segoe UI" w:cs="Times New Roman"/>
      <w:sz w:val="20"/>
      <w:lang w:val="en-GB"/>
    </w:rPr>
  </w:style>
  <w:style w:type="paragraph" w:customStyle="1" w:styleId="ReqOK">
    <w:name w:val="[Req# OK]"/>
    <w:basedOn w:val="ADClause"/>
    <w:link w:val="ReqOKChar"/>
    <w:rsid w:val="00CF5D52"/>
    <w:pPr>
      <w:numPr>
        <w:numId w:val="0"/>
      </w:numPr>
    </w:pPr>
    <w:rPr>
      <w:color w:val="00B050"/>
      <w:sz w:val="10"/>
      <w:szCs w:val="14"/>
    </w:rPr>
  </w:style>
  <w:style w:type="character" w:customStyle="1" w:styleId="ReqOKChar">
    <w:name w:val="[Req# OK] Char"/>
    <w:basedOn w:val="ADClauseChar"/>
    <w:link w:val="ReqOK"/>
    <w:rsid w:val="00CF5D52"/>
    <w:rPr>
      <w:rFonts w:ascii="Segoe UI" w:eastAsia="Calibri" w:hAnsi="Segoe UI" w:cs="Times New Roman"/>
      <w:color w:val="00B050"/>
      <w:sz w:val="10"/>
      <w:szCs w:val="14"/>
      <w:lang w:val="en-GB"/>
    </w:rPr>
  </w:style>
  <w:style w:type="paragraph" w:customStyle="1" w:styleId="Deleted">
    <w:name w:val="Delete(d)"/>
    <w:basedOn w:val="Normal"/>
    <w:link w:val="DeletedChar"/>
    <w:rsid w:val="00CF5D52"/>
    <w:pPr>
      <w:spacing w:before="180" w:after="120"/>
      <w:ind w:left="1066" w:hanging="994"/>
      <w:contextualSpacing/>
    </w:pPr>
    <w:rPr>
      <w:i/>
      <w:color w:val="972907"/>
      <w:sz w:val="10"/>
      <w:szCs w:val="18"/>
      <w:lang w:val="en-US"/>
    </w:rPr>
  </w:style>
  <w:style w:type="character" w:customStyle="1" w:styleId="DeletedChar">
    <w:name w:val="Delete(d) Char"/>
    <w:basedOn w:val="DefaultParagraphFont"/>
    <w:link w:val="Deleted"/>
    <w:rsid w:val="00CF5D52"/>
    <w:rPr>
      <w:rFonts w:ascii="Segoe UI" w:eastAsia="Calibri" w:hAnsi="Segoe UI" w:cs="Times New Roman"/>
      <w:i/>
      <w:color w:val="972907"/>
      <w:sz w:val="10"/>
      <w:szCs w:val="18"/>
      <w:lang w:val="en-US"/>
    </w:rPr>
  </w:style>
  <w:style w:type="table" w:customStyle="1" w:styleId="TableGrid1">
    <w:name w:val="Table Grid1"/>
    <w:basedOn w:val="TableNormal"/>
    <w:next w:val="TableGrid"/>
    <w:uiPriority w:val="59"/>
    <w:rsid w:val="00CF5D52"/>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svalues">
    <w:name w:val="Specs values"/>
    <w:basedOn w:val="DefaultParagraphFont"/>
    <w:uiPriority w:val="1"/>
    <w:rsid w:val="00CF5D52"/>
    <w:rPr>
      <w:rFonts w:ascii="Segoe UI Semibold" w:hAnsi="Segoe UI Semibold"/>
      <w:b w:val="0"/>
      <w:color w:val="7030A0"/>
    </w:rPr>
  </w:style>
  <w:style w:type="paragraph" w:customStyle="1" w:styleId="CRYO-REQ1">
    <w:name w:val="[CRYO-REQ #1]"/>
    <w:basedOn w:val="Normal"/>
    <w:link w:val="CRYO-REQ1Char"/>
    <w:rsid w:val="0059407A"/>
    <w:pPr>
      <w:spacing w:before="180" w:after="120"/>
      <w:ind w:left="1260" w:hanging="1260"/>
    </w:pPr>
    <w:rPr>
      <w:color w:val="02346E" w:themeColor="accent4" w:themeShade="BF"/>
      <w:sz w:val="16"/>
      <w:szCs w:val="16"/>
      <w:lang w:val="en-US"/>
    </w:rPr>
  </w:style>
  <w:style w:type="character" w:customStyle="1" w:styleId="CRYO-REQ1Char">
    <w:name w:val="[CRYO-REQ #1] Char"/>
    <w:basedOn w:val="DefaultParagraphFont"/>
    <w:link w:val="CRYO-REQ1"/>
    <w:rsid w:val="0059407A"/>
    <w:rPr>
      <w:rFonts w:ascii="Segoe UI" w:eastAsia="Calibri" w:hAnsi="Segoe UI" w:cs="Times New Roman"/>
      <w:color w:val="02346E" w:themeColor="accent4" w:themeShade="BF"/>
      <w:sz w:val="16"/>
      <w:szCs w:val="16"/>
      <w:lang w:val="en-US"/>
    </w:rPr>
  </w:style>
  <w:style w:type="paragraph" w:customStyle="1" w:styleId="Update">
    <w:name w:val="Update"/>
    <w:basedOn w:val="Normal"/>
    <w:link w:val="UpdateChar"/>
    <w:qFormat/>
    <w:rsid w:val="00766AC3"/>
    <w:pPr>
      <w:tabs>
        <w:tab w:val="left" w:pos="360"/>
      </w:tabs>
      <w:spacing w:before="120"/>
    </w:pPr>
    <w:rPr>
      <w:rFonts w:ascii="Segoe UI Semibold" w:hAnsi="Segoe UI Semibold"/>
      <w:color w:val="C89800"/>
      <w:sz w:val="10"/>
      <w:lang w:val="en-US"/>
    </w:rPr>
  </w:style>
  <w:style w:type="character" w:customStyle="1" w:styleId="UpdateChar">
    <w:name w:val="Update Char"/>
    <w:basedOn w:val="DefaultParagraphFont"/>
    <w:link w:val="Update"/>
    <w:rsid w:val="00766AC3"/>
    <w:rPr>
      <w:rFonts w:ascii="Segoe UI Semibold" w:eastAsia="Calibri" w:hAnsi="Segoe UI Semibold" w:cs="Times New Roman"/>
      <w:color w:val="C89800"/>
      <w:sz w:val="10"/>
      <w:lang w:val="en-US"/>
    </w:rPr>
  </w:style>
  <w:style w:type="paragraph" w:customStyle="1" w:styleId="ARCRYO-REQ">
    <w:name w:val="AR: CRYO-REQ"/>
    <w:basedOn w:val="Normal"/>
    <w:link w:val="ARCRYO-REQChar"/>
    <w:rsid w:val="00766AC3"/>
    <w:pPr>
      <w:numPr>
        <w:numId w:val="11"/>
      </w:numPr>
      <w:tabs>
        <w:tab w:val="left" w:pos="1440"/>
      </w:tabs>
      <w:spacing w:before="180" w:after="120"/>
    </w:pPr>
    <w:rPr>
      <w:rFonts w:eastAsia="Times New Roman"/>
      <w:color w:val="002060"/>
      <w:szCs w:val="20"/>
      <w:lang w:val="en-US" w:eastAsia="fr-FR"/>
    </w:rPr>
  </w:style>
  <w:style w:type="character" w:customStyle="1" w:styleId="ARCRYO-REQChar">
    <w:name w:val="AR: CRYO-REQ Char"/>
    <w:basedOn w:val="ListParagraphChar"/>
    <w:link w:val="ARCRYO-REQ"/>
    <w:rsid w:val="00766AC3"/>
    <w:rPr>
      <w:rFonts w:ascii="Segoe UI" w:eastAsia="Times New Roman" w:hAnsi="Segoe UI" w:cs="Times New Roman"/>
      <w:color w:val="002060"/>
      <w:sz w:val="20"/>
      <w:szCs w:val="20"/>
      <w:lang w:val="en-US" w:eastAsia="fr-FR"/>
    </w:rPr>
  </w:style>
  <w:style w:type="paragraph" w:customStyle="1" w:styleId="SysReq1">
    <w:name w:val="[SysReq # 1]"/>
    <w:basedOn w:val="ListParagraph"/>
    <w:link w:val="SysReq1Char"/>
    <w:qFormat/>
    <w:rsid w:val="00711812"/>
    <w:pPr>
      <w:numPr>
        <w:numId w:val="12"/>
      </w:numPr>
      <w:tabs>
        <w:tab w:val="left" w:pos="1080"/>
      </w:tabs>
      <w:spacing w:before="180" w:after="120"/>
      <w:contextualSpacing w:val="0"/>
    </w:pPr>
    <w:rPr>
      <w:lang w:val="en-US"/>
    </w:rPr>
  </w:style>
  <w:style w:type="character" w:customStyle="1" w:styleId="SysReq1Char">
    <w:name w:val="[SysReq # 1] Char"/>
    <w:basedOn w:val="ListParagraphChar"/>
    <w:link w:val="SysReq1"/>
    <w:rsid w:val="00766AC3"/>
    <w:rPr>
      <w:rFonts w:ascii="Segoe UI" w:eastAsia="Calibri" w:hAnsi="Segoe UI" w:cs="Times New Roman"/>
      <w:sz w:val="20"/>
      <w:lang w:val="en-US"/>
    </w:rPr>
  </w:style>
  <w:style w:type="paragraph" w:customStyle="1" w:styleId="SysReq2">
    <w:name w:val="[SysReq # 2]"/>
    <w:basedOn w:val="SysReq1"/>
    <w:link w:val="SysReq2Char"/>
    <w:qFormat/>
    <w:rsid w:val="00766AC3"/>
    <w:pPr>
      <w:numPr>
        <w:ilvl w:val="2"/>
      </w:numPr>
      <w:spacing w:before="0" w:after="180"/>
      <w:contextualSpacing/>
    </w:pPr>
  </w:style>
  <w:style w:type="paragraph" w:customStyle="1" w:styleId="ICS">
    <w:name w:val="ICS"/>
    <w:basedOn w:val="SysReq1"/>
    <w:qFormat/>
    <w:rsid w:val="00766AC3"/>
    <w:pPr>
      <w:numPr>
        <w:ilvl w:val="1"/>
      </w:numPr>
      <w:tabs>
        <w:tab w:val="num" w:pos="360"/>
      </w:tabs>
    </w:pPr>
    <w:rPr>
      <w:rFonts w:ascii="Segoe UI Semibold" w:hAnsi="Segoe UI Semibold"/>
      <w:b/>
      <w:bCs/>
      <w:color w:val="984A9C" w:themeColor="accent2"/>
    </w:rPr>
  </w:style>
  <w:style w:type="paragraph" w:customStyle="1" w:styleId="B2HeadingN2numbered">
    <w:name w:val="B2: Heading N2 numbered"/>
    <w:basedOn w:val="B1HeadingN1numbered"/>
    <w:next w:val="Normal"/>
    <w:rsid w:val="00766AC3"/>
    <w:pPr>
      <w:pageBreakBefore w:val="0"/>
      <w:tabs>
        <w:tab w:val="left" w:pos="0"/>
      </w:tabs>
      <w:spacing w:line="276" w:lineRule="auto"/>
      <w:ind w:left="0" w:firstLine="0"/>
      <w:outlineLvl w:val="1"/>
    </w:pPr>
    <w:rPr>
      <w:rFonts w:ascii="Segoe UI Semibold" w:hAnsi="Segoe UI Semibold" w:cs="Segoe UI Semibold"/>
      <w:b w:val="0"/>
      <w:color w:val="562873"/>
      <w:sz w:val="26"/>
      <w:szCs w:val="28"/>
      <w:lang w:val="en-GB"/>
    </w:rPr>
  </w:style>
  <w:style w:type="paragraph" w:customStyle="1" w:styleId="B3HeadingN3numbered">
    <w:name w:val="B3: Heading N3 numbered"/>
    <w:next w:val="Normal"/>
    <w:link w:val="B3HeadingN3numberedChar"/>
    <w:rsid w:val="00766AC3"/>
    <w:pPr>
      <w:tabs>
        <w:tab w:val="left" w:pos="4590"/>
      </w:tabs>
      <w:spacing w:before="320" w:line="360" w:lineRule="auto"/>
      <w:outlineLvl w:val="2"/>
    </w:pPr>
    <w:rPr>
      <w:rFonts w:ascii="Segoe UI" w:eastAsia="MS Mincho" w:hAnsi="Segoe UI" w:cs="Segoe UI Semibold"/>
      <w:bCs/>
      <w:noProof/>
      <w:color w:val="984A9C"/>
      <w:szCs w:val="28"/>
      <w:shd w:val="clear" w:color="auto" w:fill="FFFFFF"/>
      <w:lang w:val="en-GB" w:eastAsia="fr-FR"/>
    </w:rPr>
  </w:style>
  <w:style w:type="paragraph" w:customStyle="1" w:styleId="B1HeadingN1numbered">
    <w:name w:val="B1: Heading N1 numbered"/>
    <w:basedOn w:val="Normal"/>
    <w:next w:val="Normal"/>
    <w:rsid w:val="00766AC3"/>
    <w:pPr>
      <w:pageBreakBefore/>
      <w:spacing w:before="380" w:after="180" w:line="360" w:lineRule="auto"/>
      <w:ind w:left="432" w:hanging="432"/>
      <w:outlineLvl w:val="0"/>
    </w:pPr>
    <w:rPr>
      <w:rFonts w:eastAsia="MS Mincho"/>
      <w:b/>
      <w:bCs/>
      <w:smallCaps/>
      <w:noProof/>
      <w:color w:val="984A9C"/>
      <w:sz w:val="32"/>
      <w:szCs w:val="26"/>
      <w:shd w:val="clear" w:color="auto" w:fill="FFFFFF"/>
      <w:lang w:val="en-US" w:eastAsia="fr-FR"/>
    </w:rPr>
  </w:style>
  <w:style w:type="paragraph" w:customStyle="1" w:styleId="B4HeadingN4numbered">
    <w:name w:val="B4: Heading N4 numbered"/>
    <w:basedOn w:val="B3HeadingN3numbered"/>
    <w:next w:val="Normal"/>
    <w:rsid w:val="00766AC3"/>
    <w:pPr>
      <w:ind w:left="864" w:hanging="864"/>
      <w:outlineLvl w:val="3"/>
    </w:pPr>
    <w:rPr>
      <w:rFonts w:cs="Segoe UI"/>
      <w:color w:val="562873" w:themeColor="accent1"/>
      <w:sz w:val="20"/>
      <w:szCs w:val="20"/>
      <w:lang w:val="en-US"/>
    </w:rPr>
  </w:style>
  <w:style w:type="paragraph" w:customStyle="1" w:styleId="RequirementBullet">
    <w:name w:val="Requirement Bullet"/>
    <w:basedOn w:val="Normal"/>
    <w:qFormat/>
    <w:rsid w:val="00E50F40"/>
    <w:pPr>
      <w:numPr>
        <w:numId w:val="13"/>
      </w:numPr>
      <w:spacing w:before="60" w:after="40" w:line="240" w:lineRule="auto"/>
    </w:pPr>
    <w:rPr>
      <w:rFonts w:cs="Segoe UI Semibold"/>
      <w:lang w:val="en-US" w:eastAsia="fr-FR"/>
    </w:rPr>
  </w:style>
  <w:style w:type="paragraph" w:customStyle="1" w:styleId="AAClause1">
    <w:name w:val="[AA Clause 1]"/>
    <w:basedOn w:val="Normal"/>
    <w:link w:val="AAClause1Char"/>
    <w:rsid w:val="00766AC3"/>
    <w:pPr>
      <w:spacing w:before="120"/>
    </w:pPr>
    <w:rPr>
      <w:color w:val="3B3838" w:themeColor="background2" w:themeShade="40"/>
      <w:lang w:val="en-US"/>
    </w:rPr>
  </w:style>
  <w:style w:type="character" w:customStyle="1" w:styleId="AAClause1Char">
    <w:name w:val="[AA Clause 1] Char"/>
    <w:basedOn w:val="DefaultParagraphFont"/>
    <w:link w:val="AAClause1"/>
    <w:rsid w:val="00766AC3"/>
    <w:rPr>
      <w:rFonts w:ascii="Segoe UI" w:eastAsia="Calibri" w:hAnsi="Segoe UI" w:cs="Times New Roman"/>
      <w:color w:val="3B3838" w:themeColor="background2" w:themeShade="40"/>
      <w:sz w:val="20"/>
      <w:lang w:val="en-US"/>
    </w:rPr>
  </w:style>
  <w:style w:type="paragraph" w:customStyle="1" w:styleId="AD00">
    <w:name w:val="AD#00"/>
    <w:basedOn w:val="Normal"/>
    <w:link w:val="AD00Char"/>
    <w:qFormat/>
    <w:rsid w:val="00766AC3"/>
    <w:pPr>
      <w:numPr>
        <w:numId w:val="14"/>
      </w:numPr>
      <w:tabs>
        <w:tab w:val="left" w:pos="647"/>
      </w:tabs>
      <w:spacing w:before="60" w:after="40" w:line="240" w:lineRule="auto"/>
      <w:ind w:left="107"/>
    </w:pPr>
    <w:rPr>
      <w:rFonts w:cs="Segoe UI"/>
    </w:rPr>
  </w:style>
  <w:style w:type="character" w:customStyle="1" w:styleId="AD00Char">
    <w:name w:val="AD#00 Char"/>
    <w:basedOn w:val="DefaultParagraphFont"/>
    <w:link w:val="AD00"/>
    <w:rsid w:val="00766AC3"/>
    <w:rPr>
      <w:rFonts w:ascii="Segoe UI" w:eastAsia="Calibri" w:hAnsi="Segoe UI" w:cs="Segoe UI"/>
      <w:sz w:val="20"/>
      <w:lang w:val="en-GB"/>
    </w:rPr>
  </w:style>
  <w:style w:type="table" w:customStyle="1" w:styleId="TableGrid2">
    <w:name w:val="Table Grid2"/>
    <w:basedOn w:val="TableNormal"/>
    <w:next w:val="TableGrid"/>
    <w:uiPriority w:val="39"/>
    <w:rsid w:val="00766AC3"/>
    <w:pPr>
      <w:spacing w:after="0" w:line="240" w:lineRule="auto"/>
    </w:pPr>
    <w:rPr>
      <w:rFonts w:ascii="Times New Roman" w:eastAsia="Times New Roman" w:hAnsi="Times New Roman" w:cs="Times New Roman"/>
      <w:sz w:val="20"/>
      <w:szCs w:val="20"/>
      <w:lang w:val="fr-FR"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ysReq3">
    <w:name w:val="[SysReq # 3]"/>
    <w:basedOn w:val="SysReq2"/>
    <w:link w:val="SysReq3Char"/>
    <w:qFormat/>
    <w:rsid w:val="00766AC3"/>
    <w:pPr>
      <w:numPr>
        <w:ilvl w:val="0"/>
        <w:numId w:val="0"/>
      </w:numPr>
      <w:tabs>
        <w:tab w:val="num" w:pos="1080"/>
      </w:tabs>
      <w:spacing w:before="120" w:after="60"/>
      <w:ind w:left="1080"/>
      <w:contextualSpacing w:val="0"/>
    </w:pPr>
    <w:rPr>
      <w:lang w:eastAsia="fr-FR"/>
    </w:rPr>
  </w:style>
  <w:style w:type="character" w:customStyle="1" w:styleId="SysReq3Char">
    <w:name w:val="[SysReq # 3] Char"/>
    <w:basedOn w:val="DefaultParagraphFont"/>
    <w:link w:val="SysReq3"/>
    <w:rsid w:val="00766AC3"/>
    <w:rPr>
      <w:rFonts w:ascii="Segoe UI" w:eastAsia="Calibri" w:hAnsi="Segoe UI" w:cs="Times New Roman"/>
      <w:sz w:val="20"/>
      <w:lang w:val="en-US" w:eastAsia="fr-FR"/>
    </w:rPr>
  </w:style>
  <w:style w:type="paragraph" w:customStyle="1" w:styleId="C5Headings">
    <w:name w:val="C5 Headings"/>
    <w:basedOn w:val="Heading4"/>
    <w:link w:val="C5HeadingsChar"/>
    <w:rsid w:val="001A3CD7"/>
    <w:rPr>
      <w:color w:val="562873" w:themeColor="accent1"/>
      <w:lang w:val="en-US"/>
    </w:rPr>
  </w:style>
  <w:style w:type="character" w:customStyle="1" w:styleId="C5HeadingsChar">
    <w:name w:val="C5 Headings Char"/>
    <w:basedOn w:val="DefaultParagraphFont"/>
    <w:link w:val="C5Headings"/>
    <w:rsid w:val="001A3CD7"/>
    <w:rPr>
      <w:rFonts w:ascii="Segoe UI" w:eastAsia="Times New Roman" w:hAnsi="Segoe UI" w:cs="Times New Roman"/>
      <w:i/>
      <w:color w:val="562873" w:themeColor="accent1"/>
      <w:sz w:val="20"/>
      <w:lang w:val="en-US"/>
    </w:rPr>
  </w:style>
  <w:style w:type="paragraph" w:customStyle="1" w:styleId="Heading40">
    <w:name w:val="Heading4"/>
    <w:basedOn w:val="Heading4numbered"/>
    <w:link w:val="Heading4Char0"/>
    <w:qFormat/>
    <w:rsid w:val="00087538"/>
    <w:rPr>
      <w:i w:val="0"/>
      <w:color w:val="562873" w:themeColor="accent1"/>
      <w:sz w:val="20"/>
    </w:rPr>
  </w:style>
  <w:style w:type="character" w:customStyle="1" w:styleId="Heading4numberedChar">
    <w:name w:val="Heading4 numbered Char"/>
    <w:basedOn w:val="DefaultParagraphFont"/>
    <w:link w:val="Heading4numbered"/>
    <w:rsid w:val="00087538"/>
    <w:rPr>
      <w:rFonts w:ascii="Segoe UI" w:eastAsia="Times New Roman" w:hAnsi="Segoe UI" w:cs="Segoe UI"/>
      <w:i/>
      <w:color w:val="034694"/>
      <w:sz w:val="18"/>
      <w:szCs w:val="20"/>
      <w:lang w:val="fr-FR"/>
    </w:rPr>
  </w:style>
  <w:style w:type="character" w:customStyle="1" w:styleId="Heading4Char0">
    <w:name w:val="Heading4 Char"/>
    <w:basedOn w:val="Heading4numberedChar"/>
    <w:link w:val="Heading40"/>
    <w:rsid w:val="00087538"/>
    <w:rPr>
      <w:rFonts w:ascii="Segoe UI" w:eastAsia="Times New Roman" w:hAnsi="Segoe UI" w:cs="Segoe UI"/>
      <w:i w:val="0"/>
      <w:color w:val="562873" w:themeColor="accent1"/>
      <w:sz w:val="20"/>
      <w:szCs w:val="20"/>
      <w:lang w:val="fr-FR"/>
    </w:rPr>
  </w:style>
  <w:style w:type="character" w:customStyle="1" w:styleId="SysReq2Char">
    <w:name w:val="[SysReq # 2] Char"/>
    <w:basedOn w:val="SysReq1Char"/>
    <w:link w:val="SysReq2"/>
    <w:rsid w:val="00087538"/>
    <w:rPr>
      <w:rFonts w:ascii="Segoe UI" w:eastAsia="Calibri" w:hAnsi="Segoe UI" w:cs="Times New Roman"/>
      <w:sz w:val="20"/>
      <w:lang w:val="en-US"/>
    </w:rPr>
  </w:style>
  <w:style w:type="table" w:customStyle="1" w:styleId="GridTable1Light-Accent11">
    <w:name w:val="Grid Table 1 Light - Accent 11"/>
    <w:basedOn w:val="TableNormal"/>
    <w:uiPriority w:val="46"/>
    <w:rsid w:val="00006433"/>
    <w:pPr>
      <w:spacing w:after="0" w:line="240" w:lineRule="auto"/>
    </w:pPr>
    <w:tblPr>
      <w:tblStyleRowBandSize w:val="1"/>
      <w:tblStyleColBandSize w:val="1"/>
      <w:tblBorders>
        <w:top w:val="single" w:sz="4" w:space="0" w:color="BF95DA" w:themeColor="accent1" w:themeTint="66"/>
        <w:left w:val="single" w:sz="4" w:space="0" w:color="BF95DA" w:themeColor="accent1" w:themeTint="66"/>
        <w:bottom w:val="single" w:sz="4" w:space="0" w:color="BF95DA" w:themeColor="accent1" w:themeTint="66"/>
        <w:right w:val="single" w:sz="4" w:space="0" w:color="BF95DA" w:themeColor="accent1" w:themeTint="66"/>
        <w:insideH w:val="single" w:sz="4" w:space="0" w:color="BF95DA" w:themeColor="accent1" w:themeTint="66"/>
        <w:insideV w:val="single" w:sz="4" w:space="0" w:color="BF95DA" w:themeColor="accent1" w:themeTint="66"/>
      </w:tblBorders>
    </w:tblPr>
    <w:tblStylePr w:type="firstRow">
      <w:rPr>
        <w:b/>
        <w:bCs/>
      </w:rPr>
      <w:tblPr/>
      <w:tcPr>
        <w:tcBorders>
          <w:bottom w:val="single" w:sz="12" w:space="0" w:color="A060C8" w:themeColor="accent1" w:themeTint="99"/>
        </w:tcBorders>
      </w:tcPr>
    </w:tblStylePr>
    <w:tblStylePr w:type="lastRow">
      <w:rPr>
        <w:b/>
        <w:bCs/>
      </w:rPr>
      <w:tblPr/>
      <w:tcPr>
        <w:tcBorders>
          <w:top w:val="double" w:sz="2" w:space="0" w:color="A060C8" w:themeColor="accent1" w:themeTint="99"/>
        </w:tcBorders>
      </w:tcPr>
    </w:tblStylePr>
    <w:tblStylePr w:type="firstCol">
      <w:rPr>
        <w:b/>
        <w:bCs/>
      </w:rPr>
    </w:tblStylePr>
    <w:tblStylePr w:type="lastCol">
      <w:rPr>
        <w:b/>
        <w:bCs/>
      </w:rPr>
    </w:tblStylePr>
  </w:style>
  <w:style w:type="character" w:customStyle="1" w:styleId="B3HeadingN3numberedChar">
    <w:name w:val="B3: Heading N3 numbered Char"/>
    <w:basedOn w:val="DefaultParagraphFont"/>
    <w:link w:val="B3HeadingN3numbered"/>
    <w:rsid w:val="00395ABF"/>
    <w:rPr>
      <w:rFonts w:ascii="Segoe UI" w:eastAsia="MS Mincho" w:hAnsi="Segoe UI" w:cs="Segoe UI Semibold"/>
      <w:bCs/>
      <w:noProof/>
      <w:color w:val="984A9C"/>
      <w:szCs w:val="28"/>
      <w:lang w:val="en-GB" w:eastAsia="fr-FR"/>
    </w:rPr>
  </w:style>
  <w:style w:type="table" w:customStyle="1" w:styleId="GridTable4-Accent11">
    <w:name w:val="Grid Table 4 - Accent 11"/>
    <w:basedOn w:val="TableNormal"/>
    <w:uiPriority w:val="49"/>
    <w:rsid w:val="00395ABF"/>
    <w:pPr>
      <w:spacing w:after="0" w:line="240" w:lineRule="auto"/>
    </w:pPr>
    <w:tblPr>
      <w:tblStyleRowBandSize w:val="1"/>
      <w:tblStyleColBandSize w:val="1"/>
      <w:tblBorders>
        <w:top w:val="single" w:sz="4" w:space="0" w:color="A060C8" w:themeColor="accent1" w:themeTint="99"/>
        <w:left w:val="single" w:sz="4" w:space="0" w:color="A060C8" w:themeColor="accent1" w:themeTint="99"/>
        <w:bottom w:val="single" w:sz="4" w:space="0" w:color="A060C8" w:themeColor="accent1" w:themeTint="99"/>
        <w:right w:val="single" w:sz="4" w:space="0" w:color="A060C8" w:themeColor="accent1" w:themeTint="99"/>
        <w:insideH w:val="single" w:sz="4" w:space="0" w:color="A060C8" w:themeColor="accent1" w:themeTint="99"/>
        <w:insideV w:val="single" w:sz="4" w:space="0" w:color="A060C8" w:themeColor="accent1" w:themeTint="99"/>
      </w:tblBorders>
    </w:tblPr>
    <w:tblStylePr w:type="firstRow">
      <w:rPr>
        <w:b/>
        <w:bCs/>
        <w:color w:val="FFFFFF" w:themeColor="background1"/>
      </w:rPr>
      <w:tblPr/>
      <w:tcPr>
        <w:tcBorders>
          <w:top w:val="single" w:sz="4" w:space="0" w:color="562873" w:themeColor="accent1"/>
          <w:left w:val="single" w:sz="4" w:space="0" w:color="562873" w:themeColor="accent1"/>
          <w:bottom w:val="single" w:sz="4" w:space="0" w:color="562873" w:themeColor="accent1"/>
          <w:right w:val="single" w:sz="4" w:space="0" w:color="562873" w:themeColor="accent1"/>
          <w:insideH w:val="nil"/>
          <w:insideV w:val="nil"/>
        </w:tcBorders>
        <w:shd w:val="clear" w:color="auto" w:fill="562873" w:themeFill="accent1"/>
      </w:tcPr>
    </w:tblStylePr>
    <w:tblStylePr w:type="lastRow">
      <w:rPr>
        <w:b/>
        <w:bCs/>
      </w:rPr>
      <w:tblPr/>
      <w:tcPr>
        <w:tcBorders>
          <w:top w:val="double" w:sz="4" w:space="0" w:color="562873" w:themeColor="accent1"/>
        </w:tcBorders>
      </w:tcPr>
    </w:tblStylePr>
    <w:tblStylePr w:type="firstCol">
      <w:rPr>
        <w:b/>
        <w:bCs/>
      </w:rPr>
    </w:tblStylePr>
    <w:tblStylePr w:type="lastCol">
      <w:rPr>
        <w:b/>
        <w:bCs/>
      </w:rPr>
    </w:tblStylePr>
    <w:tblStylePr w:type="band1Vert">
      <w:tblPr/>
      <w:tcPr>
        <w:shd w:val="clear" w:color="auto" w:fill="DFCAEC" w:themeFill="accent1" w:themeFillTint="33"/>
      </w:tcPr>
    </w:tblStylePr>
    <w:tblStylePr w:type="band1Horz">
      <w:tblPr/>
      <w:tcPr>
        <w:shd w:val="clear" w:color="auto" w:fill="DFCAEC" w:themeFill="accent1" w:themeFillTint="33"/>
      </w:tcPr>
    </w:tblStylePr>
  </w:style>
  <w:style w:type="table" w:styleId="GridTable4-Accent1">
    <w:name w:val="Grid Table 4 Accent 1"/>
    <w:basedOn w:val="TableNormal"/>
    <w:uiPriority w:val="49"/>
    <w:rsid w:val="007F284D"/>
    <w:pPr>
      <w:spacing w:after="0" w:line="240" w:lineRule="auto"/>
    </w:pPr>
    <w:tblPr>
      <w:tblStyleRowBandSize w:val="1"/>
      <w:tblStyleColBandSize w:val="1"/>
      <w:tblBorders>
        <w:top w:val="single" w:sz="4" w:space="0" w:color="A060C8" w:themeColor="accent1" w:themeTint="99"/>
        <w:left w:val="single" w:sz="4" w:space="0" w:color="A060C8" w:themeColor="accent1" w:themeTint="99"/>
        <w:bottom w:val="single" w:sz="4" w:space="0" w:color="A060C8" w:themeColor="accent1" w:themeTint="99"/>
        <w:right w:val="single" w:sz="4" w:space="0" w:color="A060C8" w:themeColor="accent1" w:themeTint="99"/>
        <w:insideH w:val="single" w:sz="4" w:space="0" w:color="A060C8" w:themeColor="accent1" w:themeTint="99"/>
        <w:insideV w:val="single" w:sz="4" w:space="0" w:color="A060C8" w:themeColor="accent1" w:themeTint="99"/>
      </w:tblBorders>
    </w:tblPr>
    <w:tblStylePr w:type="firstRow">
      <w:rPr>
        <w:b/>
        <w:bCs/>
        <w:color w:val="FFFFFF" w:themeColor="background1"/>
      </w:rPr>
      <w:tblPr/>
      <w:tcPr>
        <w:tcBorders>
          <w:top w:val="single" w:sz="4" w:space="0" w:color="562873" w:themeColor="accent1"/>
          <w:left w:val="single" w:sz="4" w:space="0" w:color="562873" w:themeColor="accent1"/>
          <w:bottom w:val="single" w:sz="4" w:space="0" w:color="562873" w:themeColor="accent1"/>
          <w:right w:val="single" w:sz="4" w:space="0" w:color="562873" w:themeColor="accent1"/>
          <w:insideH w:val="nil"/>
          <w:insideV w:val="nil"/>
        </w:tcBorders>
        <w:shd w:val="clear" w:color="auto" w:fill="562873" w:themeFill="accent1"/>
      </w:tcPr>
    </w:tblStylePr>
    <w:tblStylePr w:type="lastRow">
      <w:rPr>
        <w:b/>
        <w:bCs/>
      </w:rPr>
      <w:tblPr/>
      <w:tcPr>
        <w:tcBorders>
          <w:top w:val="double" w:sz="4" w:space="0" w:color="562873" w:themeColor="accent1"/>
        </w:tcBorders>
      </w:tcPr>
    </w:tblStylePr>
    <w:tblStylePr w:type="firstCol">
      <w:rPr>
        <w:b/>
        <w:bCs/>
      </w:rPr>
    </w:tblStylePr>
    <w:tblStylePr w:type="lastCol">
      <w:rPr>
        <w:b/>
        <w:bCs/>
      </w:rPr>
    </w:tblStylePr>
    <w:tblStylePr w:type="band1Vert">
      <w:tblPr/>
      <w:tcPr>
        <w:shd w:val="clear" w:color="auto" w:fill="DFCAEC" w:themeFill="accent1" w:themeFillTint="33"/>
      </w:tcPr>
    </w:tblStylePr>
    <w:tblStylePr w:type="band1Horz">
      <w:tblPr/>
      <w:tcPr>
        <w:shd w:val="clear" w:color="auto" w:fill="DFCAEC" w:themeFill="accent1" w:themeFillTint="33"/>
      </w:tcPr>
    </w:tblStylePr>
  </w:style>
  <w:style w:type="paragraph" w:customStyle="1" w:styleId="AClause">
    <w:name w:val="A: Clause"/>
    <w:basedOn w:val="ListParagraph"/>
    <w:link w:val="AClauseChar"/>
    <w:rsid w:val="00F712DA"/>
    <w:pPr>
      <w:tabs>
        <w:tab w:val="left" w:pos="360"/>
      </w:tabs>
      <w:spacing w:before="120"/>
      <w:ind w:left="0"/>
      <w:contextualSpacing w:val="0"/>
    </w:pPr>
    <w:rPr>
      <w:lang w:val="en-US"/>
    </w:rPr>
  </w:style>
  <w:style w:type="character" w:customStyle="1" w:styleId="AClauseChar">
    <w:name w:val="A: Clause Char"/>
    <w:basedOn w:val="ListParagraphChar"/>
    <w:link w:val="AClause"/>
    <w:rsid w:val="00F712DA"/>
    <w:rPr>
      <w:rFonts w:ascii="Segoe UI" w:eastAsia="Calibri" w:hAnsi="Segoe UI" w:cs="Times New Roman"/>
      <w:sz w:val="20"/>
      <w:lang w:val="en-US"/>
    </w:rPr>
  </w:style>
  <w:style w:type="paragraph" w:customStyle="1" w:styleId="Auxiliary">
    <w:name w:val="Auxiliary"/>
    <w:basedOn w:val="Normal"/>
    <w:link w:val="AuxiliaryChar"/>
    <w:rsid w:val="00F712DA"/>
    <w:pPr>
      <w:numPr>
        <w:ilvl w:val="1"/>
      </w:numPr>
      <w:spacing w:before="120"/>
    </w:pPr>
    <w:rPr>
      <w:color w:val="996633"/>
      <w:lang w:val="en-US"/>
    </w:rPr>
  </w:style>
  <w:style w:type="character" w:customStyle="1" w:styleId="AuxiliaryChar">
    <w:name w:val="Auxiliary Char"/>
    <w:basedOn w:val="DefaultParagraphFont"/>
    <w:link w:val="Auxiliary"/>
    <w:rsid w:val="00F712DA"/>
    <w:rPr>
      <w:rFonts w:ascii="Segoe UI" w:eastAsia="Calibri" w:hAnsi="Segoe UI" w:cs="Times New Roman"/>
      <w:color w:val="996633"/>
      <w:sz w:val="20"/>
      <w:lang w:val="en-US"/>
    </w:rPr>
  </w:style>
  <w:style w:type="paragraph" w:customStyle="1" w:styleId="Aclause0">
    <w:name w:val="Aclause"/>
    <w:basedOn w:val="ListParagraph"/>
    <w:link w:val="AclauseChar0"/>
    <w:rsid w:val="006B0945"/>
    <w:pPr>
      <w:tabs>
        <w:tab w:val="left" w:pos="567"/>
      </w:tabs>
      <w:spacing w:before="120"/>
      <w:ind w:left="0"/>
      <w:contextualSpacing w:val="0"/>
    </w:pPr>
    <w:rPr>
      <w:lang w:val="en-US"/>
    </w:rPr>
  </w:style>
  <w:style w:type="character" w:customStyle="1" w:styleId="AclauseChar0">
    <w:name w:val="Aclause Char"/>
    <w:basedOn w:val="ListParagraphChar"/>
    <w:link w:val="Aclause0"/>
    <w:rsid w:val="006B0945"/>
    <w:rPr>
      <w:rFonts w:ascii="Segoe UI" w:eastAsia="Calibri" w:hAnsi="Segoe UI" w:cs="Times New Roman"/>
      <w:sz w:val="20"/>
      <w:lang w:val="en-US"/>
    </w:rPr>
  </w:style>
  <w:style w:type="character" w:customStyle="1" w:styleId="UnresolvedMention1">
    <w:name w:val="Unresolved Mention1"/>
    <w:basedOn w:val="DefaultParagraphFont"/>
    <w:uiPriority w:val="99"/>
    <w:semiHidden/>
    <w:unhideWhenUsed/>
    <w:rsid w:val="0042251B"/>
    <w:rPr>
      <w:color w:val="605E5C"/>
      <w:shd w:val="clear" w:color="auto" w:fill="E1DFDD"/>
    </w:rPr>
  </w:style>
  <w:style w:type="paragraph" w:styleId="TOCHeading">
    <w:name w:val="TOC Heading"/>
    <w:basedOn w:val="Heading1"/>
    <w:next w:val="Normal"/>
    <w:uiPriority w:val="39"/>
    <w:unhideWhenUsed/>
    <w:qFormat/>
    <w:rsid w:val="00BA3ADC"/>
    <w:pPr>
      <w:keepNext/>
      <w:keepLines/>
      <w:spacing w:after="0" w:line="259" w:lineRule="auto"/>
      <w:jc w:val="left"/>
      <w:outlineLvl w:val="9"/>
    </w:pPr>
    <w:rPr>
      <w:rFonts w:asciiTheme="majorHAnsi" w:eastAsiaTheme="majorEastAsia" w:hAnsiTheme="majorHAnsi" w:cstheme="majorBidi"/>
      <w:b w:val="0"/>
      <w:color w:val="401E56" w:themeColor="accent1" w:themeShade="BF"/>
      <w:szCs w:val="32"/>
      <w:lang w:val="en-US"/>
    </w:rPr>
  </w:style>
  <w:style w:type="paragraph" w:styleId="TOC4">
    <w:name w:val="toc 4"/>
    <w:basedOn w:val="Normal"/>
    <w:next w:val="Normal"/>
    <w:autoRedefine/>
    <w:uiPriority w:val="39"/>
    <w:unhideWhenUsed/>
    <w:rsid w:val="00BA3ADC"/>
    <w:pPr>
      <w:spacing w:after="0"/>
      <w:ind w:left="6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A3ADC"/>
    <w:pPr>
      <w:spacing w:after="0"/>
      <w:ind w:left="80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A3ADC"/>
    <w:pPr>
      <w:spacing w:after="0"/>
      <w:ind w:left="10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A3ADC"/>
    <w:pPr>
      <w:spacing w:after="0"/>
      <w:ind w:left="12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A3ADC"/>
    <w:pPr>
      <w:spacing w:after="0"/>
      <w:ind w:left="140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A3ADC"/>
    <w:pPr>
      <w:spacing w:after="0"/>
      <w:ind w:left="1600"/>
      <w:jc w:val="left"/>
    </w:pPr>
    <w:rPr>
      <w:rFonts w:asciiTheme="minorHAnsi" w:hAnsiTheme="minorHAnsi" w:cstheme="minorHAnsi"/>
      <w:sz w:val="18"/>
      <w:szCs w:val="18"/>
    </w:rPr>
  </w:style>
  <w:style w:type="table" w:styleId="ListTable4-Accent3">
    <w:name w:val="List Table 4 Accent 3"/>
    <w:basedOn w:val="TableNormal"/>
    <w:uiPriority w:val="49"/>
    <w:rsid w:val="0056730F"/>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BBE7FA" w:themeColor="accent3" w:themeTint="99"/>
        <w:left w:val="single" w:sz="4" w:space="0" w:color="BBE7FA" w:themeColor="accent3" w:themeTint="99"/>
        <w:bottom w:val="single" w:sz="4" w:space="0" w:color="BBE7FA" w:themeColor="accent3" w:themeTint="99"/>
        <w:right w:val="single" w:sz="4" w:space="0" w:color="BBE7FA" w:themeColor="accent3" w:themeTint="99"/>
        <w:insideH w:val="single" w:sz="4" w:space="0" w:color="BBE7FA" w:themeColor="accent3" w:themeTint="99"/>
      </w:tblBorders>
    </w:tblPr>
    <w:tblStylePr w:type="firstRow">
      <w:rPr>
        <w:b/>
        <w:bCs/>
        <w:color w:val="FFFFFF" w:themeColor="background1"/>
      </w:rPr>
      <w:tblPr/>
      <w:tcPr>
        <w:tcBorders>
          <w:top w:val="single" w:sz="4" w:space="0" w:color="8ED8F8" w:themeColor="accent3"/>
          <w:left w:val="single" w:sz="4" w:space="0" w:color="8ED8F8" w:themeColor="accent3"/>
          <w:bottom w:val="single" w:sz="4" w:space="0" w:color="8ED8F8" w:themeColor="accent3"/>
          <w:right w:val="single" w:sz="4" w:space="0" w:color="8ED8F8" w:themeColor="accent3"/>
          <w:insideH w:val="nil"/>
        </w:tcBorders>
        <w:shd w:val="clear" w:color="auto" w:fill="8ED8F8" w:themeFill="accent3"/>
      </w:tcPr>
    </w:tblStylePr>
    <w:tblStylePr w:type="lastRow">
      <w:rPr>
        <w:b/>
        <w:bCs/>
      </w:rPr>
      <w:tblPr/>
      <w:tcPr>
        <w:tcBorders>
          <w:top w:val="double" w:sz="4" w:space="0" w:color="BBE7FA" w:themeColor="accent3" w:themeTint="99"/>
        </w:tcBorders>
      </w:tcPr>
    </w:tblStylePr>
    <w:tblStylePr w:type="firstCol">
      <w:rPr>
        <w:b/>
        <w:bCs/>
      </w:rPr>
    </w:tblStylePr>
    <w:tblStylePr w:type="lastCol">
      <w:rPr>
        <w:b/>
        <w:bCs/>
      </w:rPr>
    </w:tblStylePr>
    <w:tblStylePr w:type="band1Vert">
      <w:tblPr/>
      <w:tcPr>
        <w:shd w:val="clear" w:color="auto" w:fill="E8F7FD" w:themeFill="accent3" w:themeFillTint="33"/>
      </w:tcPr>
    </w:tblStylePr>
    <w:tblStylePr w:type="band1Horz">
      <w:tblPr/>
      <w:tcPr>
        <w:shd w:val="clear" w:color="auto" w:fill="E8F7FD" w:themeFill="accent3" w:themeFillTint="33"/>
      </w:tcPr>
    </w:tblStylePr>
  </w:style>
  <w:style w:type="paragraph" w:customStyle="1" w:styleId="TableCaption">
    <w:name w:val="Table Caption"/>
    <w:basedOn w:val="Normal"/>
    <w:link w:val="TableCaptionChar"/>
    <w:qFormat/>
    <w:rsid w:val="00B24FF8"/>
    <w:pPr>
      <w:spacing w:before="240" w:after="80" w:line="240" w:lineRule="auto"/>
      <w:jc w:val="center"/>
    </w:pPr>
    <w:rPr>
      <w:rFonts w:ascii="Segoe UI Semibold" w:hAnsi="Segoe UI Semibold" w:cs="Segoe UI Semibold"/>
      <w:iCs/>
      <w:color w:val="562873"/>
      <w:sz w:val="18"/>
      <w:szCs w:val="16"/>
      <w:lang w:val="en-US"/>
    </w:rPr>
  </w:style>
  <w:style w:type="character" w:customStyle="1" w:styleId="TableCaptionChar">
    <w:name w:val="Table Caption Char"/>
    <w:basedOn w:val="DefaultParagraphFont"/>
    <w:link w:val="TableCaption"/>
    <w:rsid w:val="00B24FF8"/>
    <w:rPr>
      <w:rFonts w:ascii="Segoe UI Semibold" w:eastAsia="Calibri" w:hAnsi="Segoe UI Semibold" w:cs="Segoe UI Semibold"/>
      <w:iCs/>
      <w:color w:val="562873"/>
      <w:sz w:val="18"/>
      <w:szCs w:val="16"/>
      <w:lang w:val="en-US"/>
    </w:rPr>
  </w:style>
  <w:style w:type="paragraph" w:customStyle="1" w:styleId="13Heading2numbered">
    <w:name w:val="13 Heading2 numbered"/>
    <w:next w:val="Normal"/>
    <w:qFormat/>
    <w:rsid w:val="00C97B4F"/>
    <w:pPr>
      <w:tabs>
        <w:tab w:val="left" w:pos="0"/>
        <w:tab w:val="left" w:pos="540"/>
      </w:tabs>
      <w:spacing w:before="440" w:after="240" w:line="360" w:lineRule="auto"/>
      <w:ind w:left="1440" w:hanging="1440"/>
      <w:outlineLvl w:val="1"/>
    </w:pPr>
    <w:rPr>
      <w:rFonts w:ascii="Segoe UI Semibold" w:eastAsia="Times New Roman" w:hAnsi="Segoe UI Semibold" w:cs="Segoe UI Semibold"/>
      <w:smallCaps/>
      <w:noProof/>
      <w:color w:val="562873"/>
      <w:sz w:val="26"/>
      <w:szCs w:val="26"/>
      <w:shd w:val="clear" w:color="auto" w:fill="FFFFFF"/>
      <w:lang w:val="en-GB"/>
    </w:rPr>
  </w:style>
  <w:style w:type="paragraph" w:customStyle="1" w:styleId="12Heading3numbered">
    <w:name w:val="12 Heading3 numbered"/>
    <w:basedOn w:val="Normal"/>
    <w:next w:val="Normal"/>
    <w:link w:val="12Heading3numberedChar"/>
    <w:qFormat/>
    <w:rsid w:val="00C97B4F"/>
    <w:pPr>
      <w:spacing w:before="360" w:after="120"/>
      <w:ind w:left="720" w:hanging="720"/>
      <w:outlineLvl w:val="2"/>
    </w:pPr>
    <w:rPr>
      <w:rFonts w:eastAsia="Times New Roman"/>
      <w:noProof/>
      <w:color w:val="984A9C"/>
      <w:sz w:val="22"/>
    </w:rPr>
  </w:style>
  <w:style w:type="character" w:customStyle="1" w:styleId="12Heading3numberedChar">
    <w:name w:val="12 Heading3 numbered Char"/>
    <w:basedOn w:val="DefaultParagraphFont"/>
    <w:link w:val="12Heading3numbered"/>
    <w:rsid w:val="00C97B4F"/>
    <w:rPr>
      <w:rFonts w:ascii="Segoe UI" w:eastAsia="Times New Roman" w:hAnsi="Segoe UI" w:cs="Times New Roman"/>
      <w:noProof/>
      <w:color w:val="984A9C"/>
      <w:lang w:val="en-GB"/>
    </w:rPr>
  </w:style>
  <w:style w:type="paragraph" w:customStyle="1" w:styleId="14Heading1numbered">
    <w:name w:val="14 Heading1 numbered"/>
    <w:next w:val="regular"/>
    <w:qFormat/>
    <w:rsid w:val="00C97B4F"/>
    <w:pPr>
      <w:pageBreakBefore/>
      <w:spacing w:before="440" w:after="240" w:line="360" w:lineRule="auto"/>
      <w:ind w:left="720" w:hanging="720"/>
      <w:outlineLvl w:val="0"/>
    </w:pPr>
    <w:rPr>
      <w:rFonts w:ascii="Segoe UI" w:eastAsia="Times New Roman" w:hAnsi="Segoe UI" w:cs="Times New Roman"/>
      <w:b/>
      <w:bCs/>
      <w:smallCaps/>
      <w:noProof/>
      <w:color w:val="984A9C"/>
      <w:sz w:val="32"/>
      <w:szCs w:val="26"/>
      <w:shd w:val="clear" w:color="auto" w:fill="FFFFFF"/>
      <w:lang w:val="en-US"/>
    </w:rPr>
  </w:style>
  <w:style w:type="paragraph" w:customStyle="1" w:styleId="11Heading4numbered">
    <w:name w:val="11 Heading4 numbered"/>
    <w:next w:val="Normal"/>
    <w:qFormat/>
    <w:rsid w:val="00C97B4F"/>
    <w:pPr>
      <w:spacing w:before="240" w:after="120" w:line="276" w:lineRule="auto"/>
      <w:ind w:left="720" w:hanging="720"/>
      <w:outlineLvl w:val="3"/>
    </w:pPr>
    <w:rPr>
      <w:rFonts w:ascii="Segoe UI" w:eastAsia="Times New Roman" w:hAnsi="Segoe UI" w:cs="Segoe UI"/>
      <w:color w:val="562873" w:themeColor="accent1"/>
      <w:sz w:val="20"/>
      <w:szCs w:val="20"/>
      <w:shd w:val="clear" w:color="auto" w:fill="FFFFFF"/>
      <w:lang w:val="en-US"/>
    </w:rPr>
  </w:style>
  <w:style w:type="character" w:styleId="FollowedHyperlink">
    <w:name w:val="FollowedHyperlink"/>
    <w:basedOn w:val="DefaultParagraphFont"/>
    <w:uiPriority w:val="99"/>
    <w:semiHidden/>
    <w:unhideWhenUsed/>
    <w:rsid w:val="00E02080"/>
    <w:rPr>
      <w:color w:val="501D53" w:themeColor="followedHyperlink"/>
      <w:u w:val="single"/>
    </w:rPr>
  </w:style>
  <w:style w:type="paragraph" w:customStyle="1" w:styleId="03SemiBold">
    <w:name w:val="03 SemiBold"/>
    <w:basedOn w:val="Normal"/>
    <w:next w:val="Normal"/>
    <w:link w:val="03SemiBoldChar"/>
    <w:qFormat/>
    <w:rsid w:val="00E02080"/>
    <w:pPr>
      <w:spacing w:before="120"/>
      <w:ind w:left="-14"/>
    </w:pPr>
    <w:rPr>
      <w:rFonts w:ascii="Segoe UI Semibold" w:hAnsi="Segoe UI Semibold"/>
      <w:color w:val="562873" w:themeColor="accent1"/>
    </w:rPr>
  </w:style>
  <w:style w:type="character" w:customStyle="1" w:styleId="03SemiBoldChar">
    <w:name w:val="03 SemiBold Char"/>
    <w:basedOn w:val="DefaultParagraphFont"/>
    <w:link w:val="03SemiBold"/>
    <w:rsid w:val="00E02080"/>
    <w:rPr>
      <w:rFonts w:ascii="Segoe UI Semibold" w:eastAsia="Calibri" w:hAnsi="Segoe UI Semibold" w:cs="Times New Roman"/>
      <w:color w:val="562873" w:themeColor="accent1"/>
      <w:sz w:val="20"/>
      <w:lang w:val="en-GB"/>
    </w:rPr>
  </w:style>
  <w:style w:type="paragraph" w:customStyle="1" w:styleId="0AClause">
    <w:name w:val="0A Clause"/>
    <w:basedOn w:val="ListParagraph"/>
    <w:link w:val="0AClauseChar"/>
    <w:qFormat/>
    <w:rsid w:val="00E02080"/>
    <w:pPr>
      <w:numPr>
        <w:numId w:val="31"/>
      </w:numPr>
      <w:spacing w:before="120"/>
      <w:contextualSpacing w:val="0"/>
    </w:pPr>
    <w:rPr>
      <w:lang w:val="en-US"/>
    </w:rPr>
  </w:style>
  <w:style w:type="character" w:customStyle="1" w:styleId="0AClauseChar">
    <w:name w:val="0A Clause Char"/>
    <w:basedOn w:val="ListParagraphChar"/>
    <w:link w:val="0AClause"/>
    <w:rsid w:val="00E02080"/>
    <w:rPr>
      <w:rFonts w:ascii="Segoe UI" w:eastAsia="Calibri" w:hAnsi="Segoe UI" w:cs="Times New Roman"/>
      <w:sz w:val="20"/>
      <w:lang w:val="en-US"/>
    </w:rPr>
  </w:style>
  <w:style w:type="paragraph" w:customStyle="1" w:styleId="List-bulletsflat">
    <w:name w:val="List - bullets flat"/>
    <w:basedOn w:val="ListParagraph"/>
    <w:qFormat/>
    <w:rsid w:val="00B75500"/>
    <w:pPr>
      <w:spacing w:before="120"/>
      <w:ind w:left="0"/>
    </w:pPr>
    <w:rPr>
      <w:lang w:val="en-US"/>
    </w:rPr>
  </w:style>
  <w:style w:type="character" w:customStyle="1" w:styleId="UnresolvedMention2">
    <w:name w:val="Unresolved Mention2"/>
    <w:basedOn w:val="DefaultParagraphFont"/>
    <w:uiPriority w:val="99"/>
    <w:semiHidden/>
    <w:unhideWhenUsed/>
    <w:rsid w:val="0081103D"/>
    <w:rPr>
      <w:color w:val="605E5C"/>
      <w:shd w:val="clear" w:color="auto" w:fill="E1DFDD"/>
    </w:rPr>
  </w:style>
  <w:style w:type="character" w:customStyle="1" w:styleId="UnresolvedMention3">
    <w:name w:val="Unresolved Mention3"/>
    <w:basedOn w:val="DefaultParagraphFont"/>
    <w:uiPriority w:val="99"/>
    <w:semiHidden/>
    <w:unhideWhenUsed/>
    <w:rsid w:val="001E12D3"/>
    <w:rPr>
      <w:color w:val="605E5C"/>
      <w:shd w:val="clear" w:color="auto" w:fill="E1DFDD"/>
    </w:rPr>
  </w:style>
  <w:style w:type="paragraph" w:customStyle="1" w:styleId="02ReferencedSections">
    <w:name w:val="02 Referenced Sections"/>
    <w:basedOn w:val="Normal"/>
    <w:link w:val="02ReferencedSectionsChar"/>
    <w:qFormat/>
    <w:rsid w:val="000E7291"/>
    <w:pPr>
      <w:spacing w:before="120"/>
    </w:pPr>
    <w:rPr>
      <w:i/>
      <w:iCs/>
      <w:color w:val="562873" w:themeColor="accent1"/>
    </w:rPr>
  </w:style>
  <w:style w:type="character" w:customStyle="1" w:styleId="02ReferencedSectionsChar">
    <w:name w:val="02 Referenced Sections Char"/>
    <w:basedOn w:val="DefaultParagraphFont"/>
    <w:link w:val="02ReferencedSections"/>
    <w:rsid w:val="000E7291"/>
    <w:rPr>
      <w:rFonts w:ascii="Segoe UI" w:eastAsia="Calibri" w:hAnsi="Segoe UI" w:cs="Times New Roman"/>
      <w:i/>
      <w:iCs/>
      <w:color w:val="562873" w:themeColor="accent1"/>
      <w:sz w:val="20"/>
      <w:lang w:val="en-GB"/>
    </w:rPr>
  </w:style>
  <w:style w:type="character" w:customStyle="1" w:styleId="UnresolvedMention4">
    <w:name w:val="Unresolved Mention4"/>
    <w:basedOn w:val="DefaultParagraphFont"/>
    <w:uiPriority w:val="99"/>
    <w:semiHidden/>
    <w:unhideWhenUsed/>
    <w:rsid w:val="00B0029A"/>
    <w:rPr>
      <w:color w:val="605E5C"/>
      <w:shd w:val="clear" w:color="auto" w:fill="E1DFDD"/>
    </w:rPr>
  </w:style>
  <w:style w:type="paragraph" w:styleId="NormalWeb">
    <w:name w:val="Normal (Web)"/>
    <w:basedOn w:val="Normal"/>
    <w:uiPriority w:val="99"/>
    <w:semiHidden/>
    <w:unhideWhenUsed/>
    <w:rsid w:val="00744AE2"/>
    <w:rPr>
      <w:rFonts w:ascii="Times New Roman" w:hAnsi="Times New Roman"/>
      <w:sz w:val="24"/>
      <w:szCs w:val="24"/>
    </w:rPr>
  </w:style>
  <w:style w:type="paragraph" w:styleId="EndnoteText">
    <w:name w:val="endnote text"/>
    <w:basedOn w:val="Normal"/>
    <w:link w:val="EndnoteTextChar"/>
    <w:uiPriority w:val="99"/>
    <w:semiHidden/>
    <w:unhideWhenUsed/>
    <w:rsid w:val="00B16EEF"/>
    <w:pPr>
      <w:spacing w:after="0" w:line="240" w:lineRule="auto"/>
    </w:pPr>
    <w:rPr>
      <w:szCs w:val="20"/>
    </w:rPr>
  </w:style>
  <w:style w:type="character" w:customStyle="1" w:styleId="EndnoteTextChar">
    <w:name w:val="Endnote Text Char"/>
    <w:basedOn w:val="DefaultParagraphFont"/>
    <w:link w:val="EndnoteText"/>
    <w:uiPriority w:val="99"/>
    <w:semiHidden/>
    <w:rsid w:val="00B16EEF"/>
    <w:rPr>
      <w:rFonts w:ascii="Segoe UI" w:eastAsia="Calibri" w:hAnsi="Segoe UI" w:cs="Times New Roman"/>
      <w:sz w:val="20"/>
      <w:szCs w:val="20"/>
      <w:lang w:val="en-GB"/>
    </w:rPr>
  </w:style>
  <w:style w:type="character" w:styleId="EndnoteReference">
    <w:name w:val="endnote reference"/>
    <w:basedOn w:val="DefaultParagraphFont"/>
    <w:uiPriority w:val="99"/>
    <w:semiHidden/>
    <w:unhideWhenUsed/>
    <w:rsid w:val="00B16EEF"/>
    <w:rPr>
      <w:vertAlign w:val="superscript"/>
    </w:rPr>
  </w:style>
  <w:style w:type="paragraph" w:styleId="FootnoteText">
    <w:name w:val="footnote text"/>
    <w:basedOn w:val="Normal"/>
    <w:link w:val="FootnoteTextChar"/>
    <w:uiPriority w:val="99"/>
    <w:semiHidden/>
    <w:unhideWhenUsed/>
    <w:rsid w:val="00B16EEF"/>
    <w:pPr>
      <w:spacing w:after="0" w:line="240" w:lineRule="auto"/>
    </w:pPr>
    <w:rPr>
      <w:szCs w:val="20"/>
    </w:rPr>
  </w:style>
  <w:style w:type="character" w:customStyle="1" w:styleId="FootnoteTextChar">
    <w:name w:val="Footnote Text Char"/>
    <w:basedOn w:val="DefaultParagraphFont"/>
    <w:link w:val="FootnoteText"/>
    <w:uiPriority w:val="99"/>
    <w:semiHidden/>
    <w:rsid w:val="00B16EEF"/>
    <w:rPr>
      <w:rFonts w:ascii="Segoe UI" w:eastAsia="Calibri" w:hAnsi="Segoe UI" w:cs="Times New Roman"/>
      <w:sz w:val="20"/>
      <w:szCs w:val="20"/>
      <w:lang w:val="en-GB"/>
    </w:rPr>
  </w:style>
  <w:style w:type="character" w:styleId="FootnoteReference">
    <w:name w:val="footnote reference"/>
    <w:basedOn w:val="DefaultParagraphFont"/>
    <w:uiPriority w:val="99"/>
    <w:semiHidden/>
    <w:unhideWhenUsed/>
    <w:rsid w:val="00B16EEF"/>
    <w:rPr>
      <w:vertAlign w:val="superscript"/>
    </w:rPr>
  </w:style>
  <w:style w:type="character" w:styleId="UnresolvedMention">
    <w:name w:val="Unresolved Mention"/>
    <w:basedOn w:val="DefaultParagraphFont"/>
    <w:uiPriority w:val="99"/>
    <w:semiHidden/>
    <w:unhideWhenUsed/>
    <w:rsid w:val="00D12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40063378">
      <w:bodyDiv w:val="1"/>
      <w:marLeft w:val="0"/>
      <w:marRight w:val="0"/>
      <w:marTop w:val="0"/>
      <w:marBottom w:val="0"/>
      <w:divBdr>
        <w:top w:val="none" w:sz="0" w:space="0" w:color="auto"/>
        <w:left w:val="none" w:sz="0" w:space="0" w:color="auto"/>
        <w:bottom w:val="none" w:sz="0" w:space="0" w:color="auto"/>
        <w:right w:val="none" w:sz="0" w:space="0" w:color="auto"/>
      </w:divBdr>
    </w:div>
    <w:div w:id="73818804">
      <w:bodyDiv w:val="1"/>
      <w:marLeft w:val="0"/>
      <w:marRight w:val="0"/>
      <w:marTop w:val="0"/>
      <w:marBottom w:val="0"/>
      <w:divBdr>
        <w:top w:val="none" w:sz="0" w:space="0" w:color="auto"/>
        <w:left w:val="none" w:sz="0" w:space="0" w:color="auto"/>
        <w:bottom w:val="none" w:sz="0" w:space="0" w:color="auto"/>
        <w:right w:val="none" w:sz="0" w:space="0" w:color="auto"/>
      </w:divBdr>
    </w:div>
    <w:div w:id="85925595">
      <w:bodyDiv w:val="1"/>
      <w:marLeft w:val="0"/>
      <w:marRight w:val="0"/>
      <w:marTop w:val="0"/>
      <w:marBottom w:val="0"/>
      <w:divBdr>
        <w:top w:val="none" w:sz="0" w:space="0" w:color="auto"/>
        <w:left w:val="none" w:sz="0" w:space="0" w:color="auto"/>
        <w:bottom w:val="none" w:sz="0" w:space="0" w:color="auto"/>
        <w:right w:val="none" w:sz="0" w:space="0" w:color="auto"/>
      </w:divBdr>
    </w:div>
    <w:div w:id="103306676">
      <w:bodyDiv w:val="1"/>
      <w:marLeft w:val="0"/>
      <w:marRight w:val="0"/>
      <w:marTop w:val="0"/>
      <w:marBottom w:val="0"/>
      <w:divBdr>
        <w:top w:val="none" w:sz="0" w:space="0" w:color="auto"/>
        <w:left w:val="none" w:sz="0" w:space="0" w:color="auto"/>
        <w:bottom w:val="none" w:sz="0" w:space="0" w:color="auto"/>
        <w:right w:val="none" w:sz="0" w:space="0" w:color="auto"/>
      </w:divBdr>
    </w:div>
    <w:div w:id="111897820">
      <w:bodyDiv w:val="1"/>
      <w:marLeft w:val="0"/>
      <w:marRight w:val="0"/>
      <w:marTop w:val="0"/>
      <w:marBottom w:val="0"/>
      <w:divBdr>
        <w:top w:val="none" w:sz="0" w:space="0" w:color="auto"/>
        <w:left w:val="none" w:sz="0" w:space="0" w:color="auto"/>
        <w:bottom w:val="none" w:sz="0" w:space="0" w:color="auto"/>
        <w:right w:val="none" w:sz="0" w:space="0" w:color="auto"/>
      </w:divBdr>
    </w:div>
    <w:div w:id="124782399">
      <w:bodyDiv w:val="1"/>
      <w:marLeft w:val="0"/>
      <w:marRight w:val="0"/>
      <w:marTop w:val="0"/>
      <w:marBottom w:val="0"/>
      <w:divBdr>
        <w:top w:val="none" w:sz="0" w:space="0" w:color="auto"/>
        <w:left w:val="none" w:sz="0" w:space="0" w:color="auto"/>
        <w:bottom w:val="none" w:sz="0" w:space="0" w:color="auto"/>
        <w:right w:val="none" w:sz="0" w:space="0" w:color="auto"/>
      </w:divBdr>
    </w:div>
    <w:div w:id="135269132">
      <w:bodyDiv w:val="1"/>
      <w:marLeft w:val="0"/>
      <w:marRight w:val="0"/>
      <w:marTop w:val="0"/>
      <w:marBottom w:val="0"/>
      <w:divBdr>
        <w:top w:val="none" w:sz="0" w:space="0" w:color="auto"/>
        <w:left w:val="none" w:sz="0" w:space="0" w:color="auto"/>
        <w:bottom w:val="none" w:sz="0" w:space="0" w:color="auto"/>
        <w:right w:val="none" w:sz="0" w:space="0" w:color="auto"/>
      </w:divBdr>
    </w:div>
    <w:div w:id="148639974">
      <w:bodyDiv w:val="1"/>
      <w:marLeft w:val="0"/>
      <w:marRight w:val="0"/>
      <w:marTop w:val="0"/>
      <w:marBottom w:val="0"/>
      <w:divBdr>
        <w:top w:val="none" w:sz="0" w:space="0" w:color="auto"/>
        <w:left w:val="none" w:sz="0" w:space="0" w:color="auto"/>
        <w:bottom w:val="none" w:sz="0" w:space="0" w:color="auto"/>
        <w:right w:val="none" w:sz="0" w:space="0" w:color="auto"/>
      </w:divBdr>
    </w:div>
    <w:div w:id="160702741">
      <w:bodyDiv w:val="1"/>
      <w:marLeft w:val="0"/>
      <w:marRight w:val="0"/>
      <w:marTop w:val="0"/>
      <w:marBottom w:val="0"/>
      <w:divBdr>
        <w:top w:val="none" w:sz="0" w:space="0" w:color="auto"/>
        <w:left w:val="none" w:sz="0" w:space="0" w:color="auto"/>
        <w:bottom w:val="none" w:sz="0" w:space="0" w:color="auto"/>
        <w:right w:val="none" w:sz="0" w:space="0" w:color="auto"/>
      </w:divBdr>
    </w:div>
    <w:div w:id="170871880">
      <w:bodyDiv w:val="1"/>
      <w:marLeft w:val="0"/>
      <w:marRight w:val="0"/>
      <w:marTop w:val="0"/>
      <w:marBottom w:val="0"/>
      <w:divBdr>
        <w:top w:val="none" w:sz="0" w:space="0" w:color="auto"/>
        <w:left w:val="none" w:sz="0" w:space="0" w:color="auto"/>
        <w:bottom w:val="none" w:sz="0" w:space="0" w:color="auto"/>
        <w:right w:val="none" w:sz="0" w:space="0" w:color="auto"/>
      </w:divBdr>
    </w:div>
    <w:div w:id="185336540">
      <w:bodyDiv w:val="1"/>
      <w:marLeft w:val="0"/>
      <w:marRight w:val="0"/>
      <w:marTop w:val="0"/>
      <w:marBottom w:val="0"/>
      <w:divBdr>
        <w:top w:val="none" w:sz="0" w:space="0" w:color="auto"/>
        <w:left w:val="none" w:sz="0" w:space="0" w:color="auto"/>
        <w:bottom w:val="none" w:sz="0" w:space="0" w:color="auto"/>
        <w:right w:val="none" w:sz="0" w:space="0" w:color="auto"/>
      </w:divBdr>
    </w:div>
    <w:div w:id="188878236">
      <w:bodyDiv w:val="1"/>
      <w:marLeft w:val="0"/>
      <w:marRight w:val="0"/>
      <w:marTop w:val="0"/>
      <w:marBottom w:val="0"/>
      <w:divBdr>
        <w:top w:val="none" w:sz="0" w:space="0" w:color="auto"/>
        <w:left w:val="none" w:sz="0" w:space="0" w:color="auto"/>
        <w:bottom w:val="none" w:sz="0" w:space="0" w:color="auto"/>
        <w:right w:val="none" w:sz="0" w:space="0" w:color="auto"/>
      </w:divBdr>
    </w:div>
    <w:div w:id="202330939">
      <w:bodyDiv w:val="1"/>
      <w:marLeft w:val="0"/>
      <w:marRight w:val="0"/>
      <w:marTop w:val="0"/>
      <w:marBottom w:val="0"/>
      <w:divBdr>
        <w:top w:val="none" w:sz="0" w:space="0" w:color="auto"/>
        <w:left w:val="none" w:sz="0" w:space="0" w:color="auto"/>
        <w:bottom w:val="none" w:sz="0" w:space="0" w:color="auto"/>
        <w:right w:val="none" w:sz="0" w:space="0" w:color="auto"/>
      </w:divBdr>
    </w:div>
    <w:div w:id="204870893">
      <w:bodyDiv w:val="1"/>
      <w:marLeft w:val="0"/>
      <w:marRight w:val="0"/>
      <w:marTop w:val="0"/>
      <w:marBottom w:val="0"/>
      <w:divBdr>
        <w:top w:val="none" w:sz="0" w:space="0" w:color="auto"/>
        <w:left w:val="none" w:sz="0" w:space="0" w:color="auto"/>
        <w:bottom w:val="none" w:sz="0" w:space="0" w:color="auto"/>
        <w:right w:val="none" w:sz="0" w:space="0" w:color="auto"/>
      </w:divBdr>
    </w:div>
    <w:div w:id="217010685">
      <w:bodyDiv w:val="1"/>
      <w:marLeft w:val="0"/>
      <w:marRight w:val="0"/>
      <w:marTop w:val="0"/>
      <w:marBottom w:val="0"/>
      <w:divBdr>
        <w:top w:val="none" w:sz="0" w:space="0" w:color="auto"/>
        <w:left w:val="none" w:sz="0" w:space="0" w:color="auto"/>
        <w:bottom w:val="none" w:sz="0" w:space="0" w:color="auto"/>
        <w:right w:val="none" w:sz="0" w:space="0" w:color="auto"/>
      </w:divBdr>
    </w:div>
    <w:div w:id="266811416">
      <w:bodyDiv w:val="1"/>
      <w:marLeft w:val="0"/>
      <w:marRight w:val="0"/>
      <w:marTop w:val="0"/>
      <w:marBottom w:val="0"/>
      <w:divBdr>
        <w:top w:val="none" w:sz="0" w:space="0" w:color="auto"/>
        <w:left w:val="none" w:sz="0" w:space="0" w:color="auto"/>
        <w:bottom w:val="none" w:sz="0" w:space="0" w:color="auto"/>
        <w:right w:val="none" w:sz="0" w:space="0" w:color="auto"/>
      </w:divBdr>
    </w:div>
    <w:div w:id="269361642">
      <w:bodyDiv w:val="1"/>
      <w:marLeft w:val="0"/>
      <w:marRight w:val="0"/>
      <w:marTop w:val="0"/>
      <w:marBottom w:val="0"/>
      <w:divBdr>
        <w:top w:val="none" w:sz="0" w:space="0" w:color="auto"/>
        <w:left w:val="none" w:sz="0" w:space="0" w:color="auto"/>
        <w:bottom w:val="none" w:sz="0" w:space="0" w:color="auto"/>
        <w:right w:val="none" w:sz="0" w:space="0" w:color="auto"/>
      </w:divBdr>
    </w:div>
    <w:div w:id="274292295">
      <w:bodyDiv w:val="1"/>
      <w:marLeft w:val="0"/>
      <w:marRight w:val="0"/>
      <w:marTop w:val="0"/>
      <w:marBottom w:val="0"/>
      <w:divBdr>
        <w:top w:val="none" w:sz="0" w:space="0" w:color="auto"/>
        <w:left w:val="none" w:sz="0" w:space="0" w:color="auto"/>
        <w:bottom w:val="none" w:sz="0" w:space="0" w:color="auto"/>
        <w:right w:val="none" w:sz="0" w:space="0" w:color="auto"/>
      </w:divBdr>
    </w:div>
    <w:div w:id="277953337">
      <w:bodyDiv w:val="1"/>
      <w:marLeft w:val="0"/>
      <w:marRight w:val="0"/>
      <w:marTop w:val="0"/>
      <w:marBottom w:val="0"/>
      <w:divBdr>
        <w:top w:val="none" w:sz="0" w:space="0" w:color="auto"/>
        <w:left w:val="none" w:sz="0" w:space="0" w:color="auto"/>
        <w:bottom w:val="none" w:sz="0" w:space="0" w:color="auto"/>
        <w:right w:val="none" w:sz="0" w:space="0" w:color="auto"/>
      </w:divBdr>
    </w:div>
    <w:div w:id="308440610">
      <w:bodyDiv w:val="1"/>
      <w:marLeft w:val="0"/>
      <w:marRight w:val="0"/>
      <w:marTop w:val="0"/>
      <w:marBottom w:val="0"/>
      <w:divBdr>
        <w:top w:val="none" w:sz="0" w:space="0" w:color="auto"/>
        <w:left w:val="none" w:sz="0" w:space="0" w:color="auto"/>
        <w:bottom w:val="none" w:sz="0" w:space="0" w:color="auto"/>
        <w:right w:val="none" w:sz="0" w:space="0" w:color="auto"/>
      </w:divBdr>
    </w:div>
    <w:div w:id="398404654">
      <w:bodyDiv w:val="1"/>
      <w:marLeft w:val="0"/>
      <w:marRight w:val="0"/>
      <w:marTop w:val="0"/>
      <w:marBottom w:val="0"/>
      <w:divBdr>
        <w:top w:val="none" w:sz="0" w:space="0" w:color="auto"/>
        <w:left w:val="none" w:sz="0" w:space="0" w:color="auto"/>
        <w:bottom w:val="none" w:sz="0" w:space="0" w:color="auto"/>
        <w:right w:val="none" w:sz="0" w:space="0" w:color="auto"/>
      </w:divBdr>
    </w:div>
    <w:div w:id="403651319">
      <w:bodyDiv w:val="1"/>
      <w:marLeft w:val="0"/>
      <w:marRight w:val="0"/>
      <w:marTop w:val="0"/>
      <w:marBottom w:val="0"/>
      <w:divBdr>
        <w:top w:val="none" w:sz="0" w:space="0" w:color="auto"/>
        <w:left w:val="none" w:sz="0" w:space="0" w:color="auto"/>
        <w:bottom w:val="none" w:sz="0" w:space="0" w:color="auto"/>
        <w:right w:val="none" w:sz="0" w:space="0" w:color="auto"/>
      </w:divBdr>
    </w:div>
    <w:div w:id="434599488">
      <w:bodyDiv w:val="1"/>
      <w:marLeft w:val="0"/>
      <w:marRight w:val="0"/>
      <w:marTop w:val="0"/>
      <w:marBottom w:val="0"/>
      <w:divBdr>
        <w:top w:val="none" w:sz="0" w:space="0" w:color="auto"/>
        <w:left w:val="none" w:sz="0" w:space="0" w:color="auto"/>
        <w:bottom w:val="none" w:sz="0" w:space="0" w:color="auto"/>
        <w:right w:val="none" w:sz="0" w:space="0" w:color="auto"/>
      </w:divBdr>
    </w:div>
    <w:div w:id="470252288">
      <w:bodyDiv w:val="1"/>
      <w:marLeft w:val="0"/>
      <w:marRight w:val="0"/>
      <w:marTop w:val="0"/>
      <w:marBottom w:val="0"/>
      <w:divBdr>
        <w:top w:val="none" w:sz="0" w:space="0" w:color="auto"/>
        <w:left w:val="none" w:sz="0" w:space="0" w:color="auto"/>
        <w:bottom w:val="none" w:sz="0" w:space="0" w:color="auto"/>
        <w:right w:val="none" w:sz="0" w:space="0" w:color="auto"/>
      </w:divBdr>
    </w:div>
    <w:div w:id="472450615">
      <w:bodyDiv w:val="1"/>
      <w:marLeft w:val="0"/>
      <w:marRight w:val="0"/>
      <w:marTop w:val="0"/>
      <w:marBottom w:val="0"/>
      <w:divBdr>
        <w:top w:val="none" w:sz="0" w:space="0" w:color="auto"/>
        <w:left w:val="none" w:sz="0" w:space="0" w:color="auto"/>
        <w:bottom w:val="none" w:sz="0" w:space="0" w:color="auto"/>
        <w:right w:val="none" w:sz="0" w:space="0" w:color="auto"/>
      </w:divBdr>
    </w:div>
    <w:div w:id="478503001">
      <w:bodyDiv w:val="1"/>
      <w:marLeft w:val="0"/>
      <w:marRight w:val="0"/>
      <w:marTop w:val="0"/>
      <w:marBottom w:val="0"/>
      <w:divBdr>
        <w:top w:val="none" w:sz="0" w:space="0" w:color="auto"/>
        <w:left w:val="none" w:sz="0" w:space="0" w:color="auto"/>
        <w:bottom w:val="none" w:sz="0" w:space="0" w:color="auto"/>
        <w:right w:val="none" w:sz="0" w:space="0" w:color="auto"/>
      </w:divBdr>
    </w:div>
    <w:div w:id="493255239">
      <w:bodyDiv w:val="1"/>
      <w:marLeft w:val="0"/>
      <w:marRight w:val="0"/>
      <w:marTop w:val="0"/>
      <w:marBottom w:val="0"/>
      <w:divBdr>
        <w:top w:val="none" w:sz="0" w:space="0" w:color="auto"/>
        <w:left w:val="none" w:sz="0" w:space="0" w:color="auto"/>
        <w:bottom w:val="none" w:sz="0" w:space="0" w:color="auto"/>
        <w:right w:val="none" w:sz="0" w:space="0" w:color="auto"/>
      </w:divBdr>
    </w:div>
    <w:div w:id="515658579">
      <w:bodyDiv w:val="1"/>
      <w:marLeft w:val="0"/>
      <w:marRight w:val="0"/>
      <w:marTop w:val="0"/>
      <w:marBottom w:val="0"/>
      <w:divBdr>
        <w:top w:val="none" w:sz="0" w:space="0" w:color="auto"/>
        <w:left w:val="none" w:sz="0" w:space="0" w:color="auto"/>
        <w:bottom w:val="none" w:sz="0" w:space="0" w:color="auto"/>
        <w:right w:val="none" w:sz="0" w:space="0" w:color="auto"/>
      </w:divBdr>
    </w:div>
    <w:div w:id="522134302">
      <w:bodyDiv w:val="1"/>
      <w:marLeft w:val="0"/>
      <w:marRight w:val="0"/>
      <w:marTop w:val="0"/>
      <w:marBottom w:val="0"/>
      <w:divBdr>
        <w:top w:val="none" w:sz="0" w:space="0" w:color="auto"/>
        <w:left w:val="none" w:sz="0" w:space="0" w:color="auto"/>
        <w:bottom w:val="none" w:sz="0" w:space="0" w:color="auto"/>
        <w:right w:val="none" w:sz="0" w:space="0" w:color="auto"/>
      </w:divBdr>
    </w:div>
    <w:div w:id="566917256">
      <w:bodyDiv w:val="1"/>
      <w:marLeft w:val="0"/>
      <w:marRight w:val="0"/>
      <w:marTop w:val="0"/>
      <w:marBottom w:val="0"/>
      <w:divBdr>
        <w:top w:val="none" w:sz="0" w:space="0" w:color="auto"/>
        <w:left w:val="none" w:sz="0" w:space="0" w:color="auto"/>
        <w:bottom w:val="none" w:sz="0" w:space="0" w:color="auto"/>
        <w:right w:val="none" w:sz="0" w:space="0" w:color="auto"/>
      </w:divBdr>
    </w:div>
    <w:div w:id="583882382">
      <w:bodyDiv w:val="1"/>
      <w:marLeft w:val="0"/>
      <w:marRight w:val="0"/>
      <w:marTop w:val="0"/>
      <w:marBottom w:val="0"/>
      <w:divBdr>
        <w:top w:val="none" w:sz="0" w:space="0" w:color="auto"/>
        <w:left w:val="none" w:sz="0" w:space="0" w:color="auto"/>
        <w:bottom w:val="none" w:sz="0" w:space="0" w:color="auto"/>
        <w:right w:val="none" w:sz="0" w:space="0" w:color="auto"/>
      </w:divBdr>
    </w:div>
    <w:div w:id="603684851">
      <w:bodyDiv w:val="1"/>
      <w:marLeft w:val="0"/>
      <w:marRight w:val="0"/>
      <w:marTop w:val="0"/>
      <w:marBottom w:val="0"/>
      <w:divBdr>
        <w:top w:val="none" w:sz="0" w:space="0" w:color="auto"/>
        <w:left w:val="none" w:sz="0" w:space="0" w:color="auto"/>
        <w:bottom w:val="none" w:sz="0" w:space="0" w:color="auto"/>
        <w:right w:val="none" w:sz="0" w:space="0" w:color="auto"/>
      </w:divBdr>
    </w:div>
    <w:div w:id="620263431">
      <w:bodyDiv w:val="1"/>
      <w:marLeft w:val="0"/>
      <w:marRight w:val="0"/>
      <w:marTop w:val="0"/>
      <w:marBottom w:val="0"/>
      <w:divBdr>
        <w:top w:val="none" w:sz="0" w:space="0" w:color="auto"/>
        <w:left w:val="none" w:sz="0" w:space="0" w:color="auto"/>
        <w:bottom w:val="none" w:sz="0" w:space="0" w:color="auto"/>
        <w:right w:val="none" w:sz="0" w:space="0" w:color="auto"/>
      </w:divBdr>
    </w:div>
    <w:div w:id="661082518">
      <w:bodyDiv w:val="1"/>
      <w:marLeft w:val="0"/>
      <w:marRight w:val="0"/>
      <w:marTop w:val="0"/>
      <w:marBottom w:val="0"/>
      <w:divBdr>
        <w:top w:val="none" w:sz="0" w:space="0" w:color="auto"/>
        <w:left w:val="none" w:sz="0" w:space="0" w:color="auto"/>
        <w:bottom w:val="none" w:sz="0" w:space="0" w:color="auto"/>
        <w:right w:val="none" w:sz="0" w:space="0" w:color="auto"/>
      </w:divBdr>
    </w:div>
    <w:div w:id="698700525">
      <w:bodyDiv w:val="1"/>
      <w:marLeft w:val="0"/>
      <w:marRight w:val="0"/>
      <w:marTop w:val="0"/>
      <w:marBottom w:val="0"/>
      <w:divBdr>
        <w:top w:val="none" w:sz="0" w:space="0" w:color="auto"/>
        <w:left w:val="none" w:sz="0" w:space="0" w:color="auto"/>
        <w:bottom w:val="none" w:sz="0" w:space="0" w:color="auto"/>
        <w:right w:val="none" w:sz="0" w:space="0" w:color="auto"/>
      </w:divBdr>
    </w:div>
    <w:div w:id="717168826">
      <w:bodyDiv w:val="1"/>
      <w:marLeft w:val="0"/>
      <w:marRight w:val="0"/>
      <w:marTop w:val="0"/>
      <w:marBottom w:val="0"/>
      <w:divBdr>
        <w:top w:val="none" w:sz="0" w:space="0" w:color="auto"/>
        <w:left w:val="none" w:sz="0" w:space="0" w:color="auto"/>
        <w:bottom w:val="none" w:sz="0" w:space="0" w:color="auto"/>
        <w:right w:val="none" w:sz="0" w:space="0" w:color="auto"/>
      </w:divBdr>
    </w:div>
    <w:div w:id="717316440">
      <w:bodyDiv w:val="1"/>
      <w:marLeft w:val="0"/>
      <w:marRight w:val="0"/>
      <w:marTop w:val="0"/>
      <w:marBottom w:val="0"/>
      <w:divBdr>
        <w:top w:val="none" w:sz="0" w:space="0" w:color="auto"/>
        <w:left w:val="none" w:sz="0" w:space="0" w:color="auto"/>
        <w:bottom w:val="none" w:sz="0" w:space="0" w:color="auto"/>
        <w:right w:val="none" w:sz="0" w:space="0" w:color="auto"/>
      </w:divBdr>
    </w:div>
    <w:div w:id="736051023">
      <w:bodyDiv w:val="1"/>
      <w:marLeft w:val="0"/>
      <w:marRight w:val="0"/>
      <w:marTop w:val="0"/>
      <w:marBottom w:val="0"/>
      <w:divBdr>
        <w:top w:val="none" w:sz="0" w:space="0" w:color="auto"/>
        <w:left w:val="none" w:sz="0" w:space="0" w:color="auto"/>
        <w:bottom w:val="none" w:sz="0" w:space="0" w:color="auto"/>
        <w:right w:val="none" w:sz="0" w:space="0" w:color="auto"/>
      </w:divBdr>
    </w:div>
    <w:div w:id="755246142">
      <w:bodyDiv w:val="1"/>
      <w:marLeft w:val="0"/>
      <w:marRight w:val="0"/>
      <w:marTop w:val="0"/>
      <w:marBottom w:val="0"/>
      <w:divBdr>
        <w:top w:val="none" w:sz="0" w:space="0" w:color="auto"/>
        <w:left w:val="none" w:sz="0" w:space="0" w:color="auto"/>
        <w:bottom w:val="none" w:sz="0" w:space="0" w:color="auto"/>
        <w:right w:val="none" w:sz="0" w:space="0" w:color="auto"/>
      </w:divBdr>
    </w:div>
    <w:div w:id="779107517">
      <w:bodyDiv w:val="1"/>
      <w:marLeft w:val="0"/>
      <w:marRight w:val="0"/>
      <w:marTop w:val="0"/>
      <w:marBottom w:val="0"/>
      <w:divBdr>
        <w:top w:val="none" w:sz="0" w:space="0" w:color="auto"/>
        <w:left w:val="none" w:sz="0" w:space="0" w:color="auto"/>
        <w:bottom w:val="none" w:sz="0" w:space="0" w:color="auto"/>
        <w:right w:val="none" w:sz="0" w:space="0" w:color="auto"/>
      </w:divBdr>
    </w:div>
    <w:div w:id="860357387">
      <w:bodyDiv w:val="1"/>
      <w:marLeft w:val="0"/>
      <w:marRight w:val="0"/>
      <w:marTop w:val="0"/>
      <w:marBottom w:val="0"/>
      <w:divBdr>
        <w:top w:val="none" w:sz="0" w:space="0" w:color="auto"/>
        <w:left w:val="none" w:sz="0" w:space="0" w:color="auto"/>
        <w:bottom w:val="none" w:sz="0" w:space="0" w:color="auto"/>
        <w:right w:val="none" w:sz="0" w:space="0" w:color="auto"/>
      </w:divBdr>
    </w:div>
    <w:div w:id="860901255">
      <w:bodyDiv w:val="1"/>
      <w:marLeft w:val="0"/>
      <w:marRight w:val="0"/>
      <w:marTop w:val="0"/>
      <w:marBottom w:val="0"/>
      <w:divBdr>
        <w:top w:val="none" w:sz="0" w:space="0" w:color="auto"/>
        <w:left w:val="none" w:sz="0" w:space="0" w:color="auto"/>
        <w:bottom w:val="none" w:sz="0" w:space="0" w:color="auto"/>
        <w:right w:val="none" w:sz="0" w:space="0" w:color="auto"/>
      </w:divBdr>
    </w:div>
    <w:div w:id="861627126">
      <w:bodyDiv w:val="1"/>
      <w:marLeft w:val="0"/>
      <w:marRight w:val="0"/>
      <w:marTop w:val="0"/>
      <w:marBottom w:val="0"/>
      <w:divBdr>
        <w:top w:val="none" w:sz="0" w:space="0" w:color="auto"/>
        <w:left w:val="none" w:sz="0" w:space="0" w:color="auto"/>
        <w:bottom w:val="none" w:sz="0" w:space="0" w:color="auto"/>
        <w:right w:val="none" w:sz="0" w:space="0" w:color="auto"/>
      </w:divBdr>
    </w:div>
    <w:div w:id="862090550">
      <w:bodyDiv w:val="1"/>
      <w:marLeft w:val="0"/>
      <w:marRight w:val="0"/>
      <w:marTop w:val="0"/>
      <w:marBottom w:val="0"/>
      <w:divBdr>
        <w:top w:val="none" w:sz="0" w:space="0" w:color="auto"/>
        <w:left w:val="none" w:sz="0" w:space="0" w:color="auto"/>
        <w:bottom w:val="none" w:sz="0" w:space="0" w:color="auto"/>
        <w:right w:val="none" w:sz="0" w:space="0" w:color="auto"/>
      </w:divBdr>
    </w:div>
    <w:div w:id="879166430">
      <w:bodyDiv w:val="1"/>
      <w:marLeft w:val="0"/>
      <w:marRight w:val="0"/>
      <w:marTop w:val="0"/>
      <w:marBottom w:val="0"/>
      <w:divBdr>
        <w:top w:val="none" w:sz="0" w:space="0" w:color="auto"/>
        <w:left w:val="none" w:sz="0" w:space="0" w:color="auto"/>
        <w:bottom w:val="none" w:sz="0" w:space="0" w:color="auto"/>
        <w:right w:val="none" w:sz="0" w:space="0" w:color="auto"/>
      </w:divBdr>
    </w:div>
    <w:div w:id="950867138">
      <w:bodyDiv w:val="1"/>
      <w:marLeft w:val="0"/>
      <w:marRight w:val="0"/>
      <w:marTop w:val="0"/>
      <w:marBottom w:val="0"/>
      <w:divBdr>
        <w:top w:val="none" w:sz="0" w:space="0" w:color="auto"/>
        <w:left w:val="none" w:sz="0" w:space="0" w:color="auto"/>
        <w:bottom w:val="none" w:sz="0" w:space="0" w:color="auto"/>
        <w:right w:val="none" w:sz="0" w:space="0" w:color="auto"/>
      </w:divBdr>
    </w:div>
    <w:div w:id="975795635">
      <w:bodyDiv w:val="1"/>
      <w:marLeft w:val="0"/>
      <w:marRight w:val="0"/>
      <w:marTop w:val="0"/>
      <w:marBottom w:val="0"/>
      <w:divBdr>
        <w:top w:val="none" w:sz="0" w:space="0" w:color="auto"/>
        <w:left w:val="none" w:sz="0" w:space="0" w:color="auto"/>
        <w:bottom w:val="none" w:sz="0" w:space="0" w:color="auto"/>
        <w:right w:val="none" w:sz="0" w:space="0" w:color="auto"/>
      </w:divBdr>
    </w:div>
    <w:div w:id="985276990">
      <w:bodyDiv w:val="1"/>
      <w:marLeft w:val="0"/>
      <w:marRight w:val="0"/>
      <w:marTop w:val="0"/>
      <w:marBottom w:val="0"/>
      <w:divBdr>
        <w:top w:val="none" w:sz="0" w:space="0" w:color="auto"/>
        <w:left w:val="none" w:sz="0" w:space="0" w:color="auto"/>
        <w:bottom w:val="none" w:sz="0" w:space="0" w:color="auto"/>
        <w:right w:val="none" w:sz="0" w:space="0" w:color="auto"/>
      </w:divBdr>
    </w:div>
    <w:div w:id="1015696780">
      <w:bodyDiv w:val="1"/>
      <w:marLeft w:val="0"/>
      <w:marRight w:val="0"/>
      <w:marTop w:val="0"/>
      <w:marBottom w:val="0"/>
      <w:divBdr>
        <w:top w:val="none" w:sz="0" w:space="0" w:color="auto"/>
        <w:left w:val="none" w:sz="0" w:space="0" w:color="auto"/>
        <w:bottom w:val="none" w:sz="0" w:space="0" w:color="auto"/>
        <w:right w:val="none" w:sz="0" w:space="0" w:color="auto"/>
      </w:divBdr>
    </w:div>
    <w:div w:id="1043091425">
      <w:bodyDiv w:val="1"/>
      <w:marLeft w:val="0"/>
      <w:marRight w:val="0"/>
      <w:marTop w:val="0"/>
      <w:marBottom w:val="0"/>
      <w:divBdr>
        <w:top w:val="none" w:sz="0" w:space="0" w:color="auto"/>
        <w:left w:val="none" w:sz="0" w:space="0" w:color="auto"/>
        <w:bottom w:val="none" w:sz="0" w:space="0" w:color="auto"/>
        <w:right w:val="none" w:sz="0" w:space="0" w:color="auto"/>
      </w:divBdr>
    </w:div>
    <w:div w:id="1088504221">
      <w:bodyDiv w:val="1"/>
      <w:marLeft w:val="0"/>
      <w:marRight w:val="0"/>
      <w:marTop w:val="0"/>
      <w:marBottom w:val="0"/>
      <w:divBdr>
        <w:top w:val="none" w:sz="0" w:space="0" w:color="auto"/>
        <w:left w:val="none" w:sz="0" w:space="0" w:color="auto"/>
        <w:bottom w:val="none" w:sz="0" w:space="0" w:color="auto"/>
        <w:right w:val="none" w:sz="0" w:space="0" w:color="auto"/>
      </w:divBdr>
    </w:div>
    <w:div w:id="1207793693">
      <w:bodyDiv w:val="1"/>
      <w:marLeft w:val="0"/>
      <w:marRight w:val="0"/>
      <w:marTop w:val="0"/>
      <w:marBottom w:val="0"/>
      <w:divBdr>
        <w:top w:val="none" w:sz="0" w:space="0" w:color="auto"/>
        <w:left w:val="none" w:sz="0" w:space="0" w:color="auto"/>
        <w:bottom w:val="none" w:sz="0" w:space="0" w:color="auto"/>
        <w:right w:val="none" w:sz="0" w:space="0" w:color="auto"/>
      </w:divBdr>
    </w:div>
    <w:div w:id="1236430204">
      <w:bodyDiv w:val="1"/>
      <w:marLeft w:val="0"/>
      <w:marRight w:val="0"/>
      <w:marTop w:val="0"/>
      <w:marBottom w:val="0"/>
      <w:divBdr>
        <w:top w:val="none" w:sz="0" w:space="0" w:color="auto"/>
        <w:left w:val="none" w:sz="0" w:space="0" w:color="auto"/>
        <w:bottom w:val="none" w:sz="0" w:space="0" w:color="auto"/>
        <w:right w:val="none" w:sz="0" w:space="0" w:color="auto"/>
      </w:divBdr>
    </w:div>
    <w:div w:id="1241869602">
      <w:bodyDiv w:val="1"/>
      <w:marLeft w:val="0"/>
      <w:marRight w:val="0"/>
      <w:marTop w:val="0"/>
      <w:marBottom w:val="0"/>
      <w:divBdr>
        <w:top w:val="none" w:sz="0" w:space="0" w:color="auto"/>
        <w:left w:val="none" w:sz="0" w:space="0" w:color="auto"/>
        <w:bottom w:val="none" w:sz="0" w:space="0" w:color="auto"/>
        <w:right w:val="none" w:sz="0" w:space="0" w:color="auto"/>
      </w:divBdr>
    </w:div>
    <w:div w:id="1260991816">
      <w:bodyDiv w:val="1"/>
      <w:marLeft w:val="0"/>
      <w:marRight w:val="0"/>
      <w:marTop w:val="0"/>
      <w:marBottom w:val="0"/>
      <w:divBdr>
        <w:top w:val="none" w:sz="0" w:space="0" w:color="auto"/>
        <w:left w:val="none" w:sz="0" w:space="0" w:color="auto"/>
        <w:bottom w:val="none" w:sz="0" w:space="0" w:color="auto"/>
        <w:right w:val="none" w:sz="0" w:space="0" w:color="auto"/>
      </w:divBdr>
    </w:div>
    <w:div w:id="1285040374">
      <w:bodyDiv w:val="1"/>
      <w:marLeft w:val="0"/>
      <w:marRight w:val="0"/>
      <w:marTop w:val="0"/>
      <w:marBottom w:val="0"/>
      <w:divBdr>
        <w:top w:val="none" w:sz="0" w:space="0" w:color="auto"/>
        <w:left w:val="none" w:sz="0" w:space="0" w:color="auto"/>
        <w:bottom w:val="none" w:sz="0" w:space="0" w:color="auto"/>
        <w:right w:val="none" w:sz="0" w:space="0" w:color="auto"/>
      </w:divBdr>
    </w:div>
    <w:div w:id="1331445310">
      <w:bodyDiv w:val="1"/>
      <w:marLeft w:val="0"/>
      <w:marRight w:val="0"/>
      <w:marTop w:val="0"/>
      <w:marBottom w:val="0"/>
      <w:divBdr>
        <w:top w:val="none" w:sz="0" w:space="0" w:color="auto"/>
        <w:left w:val="none" w:sz="0" w:space="0" w:color="auto"/>
        <w:bottom w:val="none" w:sz="0" w:space="0" w:color="auto"/>
        <w:right w:val="none" w:sz="0" w:space="0" w:color="auto"/>
      </w:divBdr>
    </w:div>
    <w:div w:id="1366102315">
      <w:bodyDiv w:val="1"/>
      <w:marLeft w:val="0"/>
      <w:marRight w:val="0"/>
      <w:marTop w:val="0"/>
      <w:marBottom w:val="0"/>
      <w:divBdr>
        <w:top w:val="none" w:sz="0" w:space="0" w:color="auto"/>
        <w:left w:val="none" w:sz="0" w:space="0" w:color="auto"/>
        <w:bottom w:val="none" w:sz="0" w:space="0" w:color="auto"/>
        <w:right w:val="none" w:sz="0" w:space="0" w:color="auto"/>
      </w:divBdr>
    </w:div>
    <w:div w:id="1386874260">
      <w:bodyDiv w:val="1"/>
      <w:marLeft w:val="0"/>
      <w:marRight w:val="0"/>
      <w:marTop w:val="0"/>
      <w:marBottom w:val="0"/>
      <w:divBdr>
        <w:top w:val="none" w:sz="0" w:space="0" w:color="auto"/>
        <w:left w:val="none" w:sz="0" w:space="0" w:color="auto"/>
        <w:bottom w:val="none" w:sz="0" w:space="0" w:color="auto"/>
        <w:right w:val="none" w:sz="0" w:space="0" w:color="auto"/>
      </w:divBdr>
    </w:div>
    <w:div w:id="1406605721">
      <w:bodyDiv w:val="1"/>
      <w:marLeft w:val="0"/>
      <w:marRight w:val="0"/>
      <w:marTop w:val="0"/>
      <w:marBottom w:val="0"/>
      <w:divBdr>
        <w:top w:val="none" w:sz="0" w:space="0" w:color="auto"/>
        <w:left w:val="none" w:sz="0" w:space="0" w:color="auto"/>
        <w:bottom w:val="none" w:sz="0" w:space="0" w:color="auto"/>
        <w:right w:val="none" w:sz="0" w:space="0" w:color="auto"/>
      </w:divBdr>
    </w:div>
    <w:div w:id="1451362509">
      <w:bodyDiv w:val="1"/>
      <w:marLeft w:val="0"/>
      <w:marRight w:val="0"/>
      <w:marTop w:val="0"/>
      <w:marBottom w:val="0"/>
      <w:divBdr>
        <w:top w:val="none" w:sz="0" w:space="0" w:color="auto"/>
        <w:left w:val="none" w:sz="0" w:space="0" w:color="auto"/>
        <w:bottom w:val="none" w:sz="0" w:space="0" w:color="auto"/>
        <w:right w:val="none" w:sz="0" w:space="0" w:color="auto"/>
      </w:divBdr>
    </w:div>
    <w:div w:id="1452896130">
      <w:bodyDiv w:val="1"/>
      <w:marLeft w:val="0"/>
      <w:marRight w:val="0"/>
      <w:marTop w:val="0"/>
      <w:marBottom w:val="0"/>
      <w:divBdr>
        <w:top w:val="none" w:sz="0" w:space="0" w:color="auto"/>
        <w:left w:val="none" w:sz="0" w:space="0" w:color="auto"/>
        <w:bottom w:val="none" w:sz="0" w:space="0" w:color="auto"/>
        <w:right w:val="none" w:sz="0" w:space="0" w:color="auto"/>
      </w:divBdr>
    </w:div>
    <w:div w:id="1454405199">
      <w:bodyDiv w:val="1"/>
      <w:marLeft w:val="0"/>
      <w:marRight w:val="0"/>
      <w:marTop w:val="0"/>
      <w:marBottom w:val="0"/>
      <w:divBdr>
        <w:top w:val="none" w:sz="0" w:space="0" w:color="auto"/>
        <w:left w:val="none" w:sz="0" w:space="0" w:color="auto"/>
        <w:bottom w:val="none" w:sz="0" w:space="0" w:color="auto"/>
        <w:right w:val="none" w:sz="0" w:space="0" w:color="auto"/>
      </w:divBdr>
    </w:div>
    <w:div w:id="1458257251">
      <w:bodyDiv w:val="1"/>
      <w:marLeft w:val="0"/>
      <w:marRight w:val="0"/>
      <w:marTop w:val="0"/>
      <w:marBottom w:val="0"/>
      <w:divBdr>
        <w:top w:val="none" w:sz="0" w:space="0" w:color="auto"/>
        <w:left w:val="none" w:sz="0" w:space="0" w:color="auto"/>
        <w:bottom w:val="none" w:sz="0" w:space="0" w:color="auto"/>
        <w:right w:val="none" w:sz="0" w:space="0" w:color="auto"/>
      </w:divBdr>
    </w:div>
    <w:div w:id="1494371794">
      <w:bodyDiv w:val="1"/>
      <w:marLeft w:val="0"/>
      <w:marRight w:val="0"/>
      <w:marTop w:val="0"/>
      <w:marBottom w:val="0"/>
      <w:divBdr>
        <w:top w:val="none" w:sz="0" w:space="0" w:color="auto"/>
        <w:left w:val="none" w:sz="0" w:space="0" w:color="auto"/>
        <w:bottom w:val="none" w:sz="0" w:space="0" w:color="auto"/>
        <w:right w:val="none" w:sz="0" w:space="0" w:color="auto"/>
      </w:divBdr>
    </w:div>
    <w:div w:id="1504734210">
      <w:bodyDiv w:val="1"/>
      <w:marLeft w:val="0"/>
      <w:marRight w:val="0"/>
      <w:marTop w:val="0"/>
      <w:marBottom w:val="0"/>
      <w:divBdr>
        <w:top w:val="none" w:sz="0" w:space="0" w:color="auto"/>
        <w:left w:val="none" w:sz="0" w:space="0" w:color="auto"/>
        <w:bottom w:val="none" w:sz="0" w:space="0" w:color="auto"/>
        <w:right w:val="none" w:sz="0" w:space="0" w:color="auto"/>
      </w:divBdr>
    </w:div>
    <w:div w:id="1549730822">
      <w:bodyDiv w:val="1"/>
      <w:marLeft w:val="0"/>
      <w:marRight w:val="0"/>
      <w:marTop w:val="0"/>
      <w:marBottom w:val="0"/>
      <w:divBdr>
        <w:top w:val="none" w:sz="0" w:space="0" w:color="auto"/>
        <w:left w:val="none" w:sz="0" w:space="0" w:color="auto"/>
        <w:bottom w:val="none" w:sz="0" w:space="0" w:color="auto"/>
        <w:right w:val="none" w:sz="0" w:space="0" w:color="auto"/>
      </w:divBdr>
    </w:div>
    <w:div w:id="1560633286">
      <w:bodyDiv w:val="1"/>
      <w:marLeft w:val="0"/>
      <w:marRight w:val="0"/>
      <w:marTop w:val="0"/>
      <w:marBottom w:val="0"/>
      <w:divBdr>
        <w:top w:val="none" w:sz="0" w:space="0" w:color="auto"/>
        <w:left w:val="none" w:sz="0" w:space="0" w:color="auto"/>
        <w:bottom w:val="none" w:sz="0" w:space="0" w:color="auto"/>
        <w:right w:val="none" w:sz="0" w:space="0" w:color="auto"/>
      </w:divBdr>
    </w:div>
    <w:div w:id="1577203655">
      <w:bodyDiv w:val="1"/>
      <w:marLeft w:val="0"/>
      <w:marRight w:val="0"/>
      <w:marTop w:val="0"/>
      <w:marBottom w:val="0"/>
      <w:divBdr>
        <w:top w:val="none" w:sz="0" w:space="0" w:color="auto"/>
        <w:left w:val="none" w:sz="0" w:space="0" w:color="auto"/>
        <w:bottom w:val="none" w:sz="0" w:space="0" w:color="auto"/>
        <w:right w:val="none" w:sz="0" w:space="0" w:color="auto"/>
      </w:divBdr>
      <w:divsChild>
        <w:div w:id="976958503">
          <w:marLeft w:val="562"/>
          <w:marRight w:val="0"/>
          <w:marTop w:val="200"/>
          <w:marBottom w:val="0"/>
          <w:divBdr>
            <w:top w:val="none" w:sz="0" w:space="0" w:color="auto"/>
            <w:left w:val="none" w:sz="0" w:space="0" w:color="auto"/>
            <w:bottom w:val="none" w:sz="0" w:space="0" w:color="auto"/>
            <w:right w:val="none" w:sz="0" w:space="0" w:color="auto"/>
          </w:divBdr>
        </w:div>
        <w:div w:id="1883708040">
          <w:marLeft w:val="979"/>
          <w:marRight w:val="0"/>
          <w:marTop w:val="100"/>
          <w:marBottom w:val="0"/>
          <w:divBdr>
            <w:top w:val="none" w:sz="0" w:space="0" w:color="auto"/>
            <w:left w:val="none" w:sz="0" w:space="0" w:color="auto"/>
            <w:bottom w:val="none" w:sz="0" w:space="0" w:color="auto"/>
            <w:right w:val="none" w:sz="0" w:space="0" w:color="auto"/>
          </w:divBdr>
        </w:div>
        <w:div w:id="793989230">
          <w:marLeft w:val="1555"/>
          <w:marRight w:val="0"/>
          <w:marTop w:val="100"/>
          <w:marBottom w:val="0"/>
          <w:divBdr>
            <w:top w:val="none" w:sz="0" w:space="0" w:color="auto"/>
            <w:left w:val="none" w:sz="0" w:space="0" w:color="auto"/>
            <w:bottom w:val="none" w:sz="0" w:space="0" w:color="auto"/>
            <w:right w:val="none" w:sz="0" w:space="0" w:color="auto"/>
          </w:divBdr>
        </w:div>
        <w:div w:id="622420981">
          <w:marLeft w:val="1555"/>
          <w:marRight w:val="0"/>
          <w:marTop w:val="100"/>
          <w:marBottom w:val="0"/>
          <w:divBdr>
            <w:top w:val="none" w:sz="0" w:space="0" w:color="auto"/>
            <w:left w:val="none" w:sz="0" w:space="0" w:color="auto"/>
            <w:bottom w:val="none" w:sz="0" w:space="0" w:color="auto"/>
            <w:right w:val="none" w:sz="0" w:space="0" w:color="auto"/>
          </w:divBdr>
        </w:div>
      </w:divsChild>
    </w:div>
    <w:div w:id="1609697246">
      <w:bodyDiv w:val="1"/>
      <w:marLeft w:val="0"/>
      <w:marRight w:val="0"/>
      <w:marTop w:val="0"/>
      <w:marBottom w:val="0"/>
      <w:divBdr>
        <w:top w:val="none" w:sz="0" w:space="0" w:color="auto"/>
        <w:left w:val="none" w:sz="0" w:space="0" w:color="auto"/>
        <w:bottom w:val="none" w:sz="0" w:space="0" w:color="auto"/>
        <w:right w:val="none" w:sz="0" w:space="0" w:color="auto"/>
      </w:divBdr>
    </w:div>
    <w:div w:id="1715424879">
      <w:bodyDiv w:val="1"/>
      <w:marLeft w:val="0"/>
      <w:marRight w:val="0"/>
      <w:marTop w:val="0"/>
      <w:marBottom w:val="0"/>
      <w:divBdr>
        <w:top w:val="none" w:sz="0" w:space="0" w:color="auto"/>
        <w:left w:val="none" w:sz="0" w:space="0" w:color="auto"/>
        <w:bottom w:val="none" w:sz="0" w:space="0" w:color="auto"/>
        <w:right w:val="none" w:sz="0" w:space="0" w:color="auto"/>
      </w:divBdr>
    </w:div>
    <w:div w:id="1718579683">
      <w:bodyDiv w:val="1"/>
      <w:marLeft w:val="0"/>
      <w:marRight w:val="0"/>
      <w:marTop w:val="0"/>
      <w:marBottom w:val="0"/>
      <w:divBdr>
        <w:top w:val="none" w:sz="0" w:space="0" w:color="auto"/>
        <w:left w:val="none" w:sz="0" w:space="0" w:color="auto"/>
        <w:bottom w:val="none" w:sz="0" w:space="0" w:color="auto"/>
        <w:right w:val="none" w:sz="0" w:space="0" w:color="auto"/>
      </w:divBdr>
    </w:div>
    <w:div w:id="1727290242">
      <w:bodyDiv w:val="1"/>
      <w:marLeft w:val="0"/>
      <w:marRight w:val="0"/>
      <w:marTop w:val="0"/>
      <w:marBottom w:val="0"/>
      <w:divBdr>
        <w:top w:val="none" w:sz="0" w:space="0" w:color="auto"/>
        <w:left w:val="none" w:sz="0" w:space="0" w:color="auto"/>
        <w:bottom w:val="none" w:sz="0" w:space="0" w:color="auto"/>
        <w:right w:val="none" w:sz="0" w:space="0" w:color="auto"/>
      </w:divBdr>
    </w:div>
    <w:div w:id="1740710011">
      <w:bodyDiv w:val="1"/>
      <w:marLeft w:val="0"/>
      <w:marRight w:val="0"/>
      <w:marTop w:val="0"/>
      <w:marBottom w:val="0"/>
      <w:divBdr>
        <w:top w:val="none" w:sz="0" w:space="0" w:color="auto"/>
        <w:left w:val="none" w:sz="0" w:space="0" w:color="auto"/>
        <w:bottom w:val="none" w:sz="0" w:space="0" w:color="auto"/>
        <w:right w:val="none" w:sz="0" w:space="0" w:color="auto"/>
      </w:divBdr>
    </w:div>
    <w:div w:id="1791316479">
      <w:bodyDiv w:val="1"/>
      <w:marLeft w:val="0"/>
      <w:marRight w:val="0"/>
      <w:marTop w:val="0"/>
      <w:marBottom w:val="0"/>
      <w:divBdr>
        <w:top w:val="none" w:sz="0" w:space="0" w:color="auto"/>
        <w:left w:val="none" w:sz="0" w:space="0" w:color="auto"/>
        <w:bottom w:val="none" w:sz="0" w:space="0" w:color="auto"/>
        <w:right w:val="none" w:sz="0" w:space="0" w:color="auto"/>
      </w:divBdr>
    </w:div>
    <w:div w:id="1797137138">
      <w:bodyDiv w:val="1"/>
      <w:marLeft w:val="0"/>
      <w:marRight w:val="0"/>
      <w:marTop w:val="0"/>
      <w:marBottom w:val="0"/>
      <w:divBdr>
        <w:top w:val="none" w:sz="0" w:space="0" w:color="auto"/>
        <w:left w:val="none" w:sz="0" w:space="0" w:color="auto"/>
        <w:bottom w:val="none" w:sz="0" w:space="0" w:color="auto"/>
        <w:right w:val="none" w:sz="0" w:space="0" w:color="auto"/>
      </w:divBdr>
    </w:div>
    <w:div w:id="1814129033">
      <w:bodyDiv w:val="1"/>
      <w:marLeft w:val="0"/>
      <w:marRight w:val="0"/>
      <w:marTop w:val="0"/>
      <w:marBottom w:val="0"/>
      <w:divBdr>
        <w:top w:val="none" w:sz="0" w:space="0" w:color="auto"/>
        <w:left w:val="none" w:sz="0" w:space="0" w:color="auto"/>
        <w:bottom w:val="none" w:sz="0" w:space="0" w:color="auto"/>
        <w:right w:val="none" w:sz="0" w:space="0" w:color="auto"/>
      </w:divBdr>
    </w:div>
    <w:div w:id="1819766317">
      <w:bodyDiv w:val="1"/>
      <w:marLeft w:val="0"/>
      <w:marRight w:val="0"/>
      <w:marTop w:val="0"/>
      <w:marBottom w:val="0"/>
      <w:divBdr>
        <w:top w:val="none" w:sz="0" w:space="0" w:color="auto"/>
        <w:left w:val="none" w:sz="0" w:space="0" w:color="auto"/>
        <w:bottom w:val="none" w:sz="0" w:space="0" w:color="auto"/>
        <w:right w:val="none" w:sz="0" w:space="0" w:color="auto"/>
      </w:divBdr>
    </w:div>
    <w:div w:id="1853564973">
      <w:bodyDiv w:val="1"/>
      <w:marLeft w:val="0"/>
      <w:marRight w:val="0"/>
      <w:marTop w:val="0"/>
      <w:marBottom w:val="0"/>
      <w:divBdr>
        <w:top w:val="none" w:sz="0" w:space="0" w:color="auto"/>
        <w:left w:val="none" w:sz="0" w:space="0" w:color="auto"/>
        <w:bottom w:val="none" w:sz="0" w:space="0" w:color="auto"/>
        <w:right w:val="none" w:sz="0" w:space="0" w:color="auto"/>
      </w:divBdr>
    </w:div>
    <w:div w:id="1871793443">
      <w:bodyDiv w:val="1"/>
      <w:marLeft w:val="0"/>
      <w:marRight w:val="0"/>
      <w:marTop w:val="0"/>
      <w:marBottom w:val="0"/>
      <w:divBdr>
        <w:top w:val="none" w:sz="0" w:space="0" w:color="auto"/>
        <w:left w:val="none" w:sz="0" w:space="0" w:color="auto"/>
        <w:bottom w:val="none" w:sz="0" w:space="0" w:color="auto"/>
        <w:right w:val="none" w:sz="0" w:space="0" w:color="auto"/>
      </w:divBdr>
    </w:div>
    <w:div w:id="1876232356">
      <w:bodyDiv w:val="1"/>
      <w:marLeft w:val="0"/>
      <w:marRight w:val="0"/>
      <w:marTop w:val="0"/>
      <w:marBottom w:val="0"/>
      <w:divBdr>
        <w:top w:val="none" w:sz="0" w:space="0" w:color="auto"/>
        <w:left w:val="none" w:sz="0" w:space="0" w:color="auto"/>
        <w:bottom w:val="none" w:sz="0" w:space="0" w:color="auto"/>
        <w:right w:val="none" w:sz="0" w:space="0" w:color="auto"/>
      </w:divBdr>
    </w:div>
    <w:div w:id="1876311930">
      <w:bodyDiv w:val="1"/>
      <w:marLeft w:val="0"/>
      <w:marRight w:val="0"/>
      <w:marTop w:val="0"/>
      <w:marBottom w:val="0"/>
      <w:divBdr>
        <w:top w:val="none" w:sz="0" w:space="0" w:color="auto"/>
        <w:left w:val="none" w:sz="0" w:space="0" w:color="auto"/>
        <w:bottom w:val="none" w:sz="0" w:space="0" w:color="auto"/>
        <w:right w:val="none" w:sz="0" w:space="0" w:color="auto"/>
      </w:divBdr>
    </w:div>
    <w:div w:id="1970160061">
      <w:bodyDiv w:val="1"/>
      <w:marLeft w:val="0"/>
      <w:marRight w:val="0"/>
      <w:marTop w:val="0"/>
      <w:marBottom w:val="0"/>
      <w:divBdr>
        <w:top w:val="none" w:sz="0" w:space="0" w:color="auto"/>
        <w:left w:val="none" w:sz="0" w:space="0" w:color="auto"/>
        <w:bottom w:val="none" w:sz="0" w:space="0" w:color="auto"/>
        <w:right w:val="none" w:sz="0" w:space="0" w:color="auto"/>
      </w:divBdr>
    </w:div>
    <w:div w:id="2007433986">
      <w:bodyDiv w:val="1"/>
      <w:marLeft w:val="0"/>
      <w:marRight w:val="0"/>
      <w:marTop w:val="0"/>
      <w:marBottom w:val="0"/>
      <w:divBdr>
        <w:top w:val="none" w:sz="0" w:space="0" w:color="auto"/>
        <w:left w:val="none" w:sz="0" w:space="0" w:color="auto"/>
        <w:bottom w:val="none" w:sz="0" w:space="0" w:color="auto"/>
        <w:right w:val="none" w:sz="0" w:space="0" w:color="auto"/>
      </w:divBdr>
    </w:div>
    <w:div w:id="2091461280">
      <w:bodyDiv w:val="1"/>
      <w:marLeft w:val="0"/>
      <w:marRight w:val="0"/>
      <w:marTop w:val="0"/>
      <w:marBottom w:val="0"/>
      <w:divBdr>
        <w:top w:val="none" w:sz="0" w:space="0" w:color="auto"/>
        <w:left w:val="none" w:sz="0" w:space="0" w:color="auto"/>
        <w:bottom w:val="none" w:sz="0" w:space="0" w:color="auto"/>
        <w:right w:val="none" w:sz="0" w:space="0" w:color="auto"/>
      </w:divBdr>
    </w:div>
    <w:div w:id="2091655636">
      <w:bodyDiv w:val="1"/>
      <w:marLeft w:val="0"/>
      <w:marRight w:val="0"/>
      <w:marTop w:val="0"/>
      <w:marBottom w:val="0"/>
      <w:divBdr>
        <w:top w:val="none" w:sz="0" w:space="0" w:color="auto"/>
        <w:left w:val="none" w:sz="0" w:space="0" w:color="auto"/>
        <w:bottom w:val="none" w:sz="0" w:space="0" w:color="auto"/>
        <w:right w:val="none" w:sz="0" w:space="0" w:color="auto"/>
      </w:divBdr>
    </w:div>
    <w:div w:id="2100714152">
      <w:bodyDiv w:val="1"/>
      <w:marLeft w:val="0"/>
      <w:marRight w:val="0"/>
      <w:marTop w:val="0"/>
      <w:marBottom w:val="0"/>
      <w:divBdr>
        <w:top w:val="none" w:sz="0" w:space="0" w:color="auto"/>
        <w:left w:val="none" w:sz="0" w:space="0" w:color="auto"/>
        <w:bottom w:val="none" w:sz="0" w:space="0" w:color="auto"/>
        <w:right w:val="none" w:sz="0" w:space="0" w:color="auto"/>
      </w:divBdr>
    </w:div>
    <w:div w:id="210371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sckcen.be"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hyperlink" Target="https://ecm.sckcen.be/OTCS/llisapi.dll/link/56057080" TargetMode="External"/><Relationship Id="rId47" Type="http://schemas.openxmlformats.org/officeDocument/2006/relationships/hyperlink" Target="https://ecm.sckcen.be/OTCS/llisapi.dll/overview/81913579" TargetMode="External"/><Relationship Id="rId50" Type="http://schemas.openxmlformats.org/officeDocument/2006/relationships/hyperlink" Target="https://ecm.sckcen.be/OTCS/llisapi.dll/link/89816164" TargetMode="External"/><Relationship Id="rId55" Type="http://schemas.openxmlformats.org/officeDocument/2006/relationships/hyperlink" Target="https://ecm.sckcen.be/OTCS/llisapi.dll/Overview/819120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hyperlink" Target="https://ecm.sckcen.be/OTCS/llisapi.dll/Overview/89811518" TargetMode="External"/><Relationship Id="rId54" Type="http://schemas.openxmlformats.org/officeDocument/2006/relationships/hyperlink" Target="https://ecm.sckcen.be/OTCS/llisapi.dll/Overview/819133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emf"/><Relationship Id="rId32" Type="http://schemas.openxmlformats.org/officeDocument/2006/relationships/footer" Target="footer6.xml"/><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hyperlink" Target="https://ecm.sckcen.be/OTCS/llisapi.dll/Overview/81912897" TargetMode="External"/><Relationship Id="rId53" Type="http://schemas.openxmlformats.org/officeDocument/2006/relationships/hyperlink" Target="https://ecm.sckcen.be/OTCS/llisapi.dll/Overview/81912045"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ecm.sckcen.be/OTCS/llisapi.dll/Overview/81912936" TargetMode="External"/><Relationship Id="rId57" Type="http://schemas.openxmlformats.org/officeDocument/2006/relationships/package" Target="embeddings/Microsoft_Visio_Drawing2.vsdx"/><Relationship Id="rId61" Type="http://schemas.microsoft.com/office/2019/05/relationships/documenttasks" Target="documenttasks/documenttasks1.xm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footer" Target="footer5.xml"/><Relationship Id="rId44" Type="http://schemas.openxmlformats.org/officeDocument/2006/relationships/hyperlink" Target="https://ecm.sckcen.be/OTCS/llisapi.dll/Overview/81912295" TargetMode="External"/><Relationship Id="rId52" Type="http://schemas.openxmlformats.org/officeDocument/2006/relationships/hyperlink" Target="https://ecm.sckcen.be/OTCS/llisapi.dll/Overview/81912893"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olarion.sckcen.be/polarion/module-attachment/MYRRHA/CIS/QPLANT%20-%20CIS%20Supplementary%20Requirements/diagram_20241202-1457.47868.mxg.svg?revision=95157" TargetMode="External"/><Relationship Id="rId43" Type="http://schemas.openxmlformats.org/officeDocument/2006/relationships/hyperlink" Target="https://ecm.sckcen.be/OTCS/llisapi.dll/link/81777062" TargetMode="External"/><Relationship Id="rId48" Type="http://schemas.openxmlformats.org/officeDocument/2006/relationships/hyperlink" Target="https://ecm.sckcen.be/OTCS/llisapi.dll/Overview/53012565" TargetMode="External"/><Relationship Id="rId56" Type="http://schemas.openxmlformats.org/officeDocument/2006/relationships/image" Target="media/image20.emf"/><Relationship Id="rId8" Type="http://schemas.openxmlformats.org/officeDocument/2006/relationships/comments" Target="comments.xml"/><Relationship Id="rId51" Type="http://schemas.openxmlformats.org/officeDocument/2006/relationships/hyperlink" Target="https://ecm.sckcen.be/OTCS/llisapi.dll/Overview/81913862"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Visio_Drawing1.vsdx"/><Relationship Id="rId33" Type="http://schemas.openxmlformats.org/officeDocument/2006/relationships/image" Target="media/image13.jpg"/><Relationship Id="rId38" Type="http://schemas.openxmlformats.org/officeDocument/2006/relationships/image" Target="media/image17.png"/><Relationship Id="rId46" Type="http://schemas.openxmlformats.org/officeDocument/2006/relationships/hyperlink" Target="https://ecm.sckcen.be/OTCS/llisapi.dll/Overview/81913364" TargetMode="External"/><Relationship Id="rId59"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1.wmf"/></Relationships>
</file>

<file path=word/_rels/footer4.xml.rels><?xml version="1.0" encoding="UTF-8" standalone="yes"?>
<Relationships xmlns="http://schemas.openxmlformats.org/package/2006/relationships"><Relationship Id="rId1" Type="http://schemas.openxmlformats.org/officeDocument/2006/relationships/image" Target="media/image1.wmf"/></Relationships>
</file>

<file path=word/_rels/footer5.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FB0F2B51-D8FB-412C-913C-82CC0987FD06}">
    <t:Anchor>
      <t:Comment id="821400256"/>
    </t:Anchor>
    <t:History>
      <t:Event id="{617D2DB2-50F3-496F-93F3-6D5936FE174C}" time="2024-12-06T08:32:18.782Z">
        <t:Attribution userId="S::Pedro.do.Rego.Lima@extern.sckcen.be::0d9f6d5e-7331-440e-9a3b-2b4e2f0ef792" userProvider="AD" userName="do Rego Lima Pedro"/>
        <t:Anchor>
          <t:Comment id="821400256"/>
        </t:Anchor>
        <t:Create/>
      </t:Event>
      <t:Event id="{5217CC79-5EBA-473B-9395-FFC0ABB2C61E}" time="2024-12-06T08:32:18.782Z">
        <t:Attribution userId="S::Pedro.do.Rego.Lima@extern.sckcen.be::0d9f6d5e-7331-440e-9a3b-2b4e2f0ef792" userProvider="AD" userName="do Rego Lima Pedro"/>
        <t:Anchor>
          <t:Comment id="821400256"/>
        </t:Anchor>
        <t:Assign userId="S::gerkotze.bonthuys@sckcen.be::aa89ec53-9f95-42ae-98c9-b98e1cf18215" userProvider="AD" userName="Bonthuys Gerkotze"/>
      </t:Event>
      <t:Event id="{FD7D38A7-669C-4A74-BFEB-FCAC280120AF}" time="2024-12-06T08:32:18.782Z">
        <t:Attribution userId="S::Pedro.do.Rego.Lima@extern.sckcen.be::0d9f6d5e-7331-440e-9a3b-2b4e2f0ef792" userProvider="AD" userName="do Rego Lima Pedro"/>
        <t:Anchor>
          <t:Comment id="821400256"/>
        </t:Anchor>
        <t:SetTitle title="@Bonthuys Gerkotze We need ALX references in here"/>
      </t:Event>
      <t:Event id="{91C39E96-81F9-49C9-A01F-E76DFD31D3CC}" time="2025-01-15T14:04:51.319Z">
        <t:Attribution userId="S::gerkotze.bonthuys@sckcen.be::aa89ec53-9f95-42ae-98c9-b98e1cf18215" userProvider="AD" userName="Bonthuys Gerkotze"/>
        <t:Progress percentComplete="100"/>
      </t:Event>
    </t:History>
  </t:Task>
  <t:Task id="{313F70CE-AE3A-427E-A54C-DB9E19CB0C23}">
    <t:Anchor>
      <t:Comment id="721240728"/>
    </t:Anchor>
    <t:History>
      <t:Event id="{129623DB-3895-4687-B27E-91BDEC641E85}" time="2024-12-06T08:30:00.077Z">
        <t:Attribution userId="S::Pedro.do.Rego.Lima@extern.sckcen.be::0d9f6d5e-7331-440e-9a3b-2b4e2f0ef792" userProvider="AD" userName="do Rego Lima Pedro"/>
        <t:Anchor>
          <t:Comment id="721240728"/>
        </t:Anchor>
        <t:Create/>
      </t:Event>
      <t:Event id="{80167AAA-CC6D-4AD0-8B26-241F9DA83F30}" time="2024-12-06T08:30:00.077Z">
        <t:Attribution userId="S::Pedro.do.Rego.Lima@extern.sckcen.be::0d9f6d5e-7331-440e-9a3b-2b4e2f0ef792" userProvider="AD" userName="do Rego Lima Pedro"/>
        <t:Anchor>
          <t:Comment id="721240728"/>
        </t:Anchor>
        <t:Assign userId="S::Peter.Courtheyn@extern.sckcen.be::ad6c446f-071a-44da-b97b-2cf6e05722c2" userProvider="AD" userName="Courtheyn Peter"/>
      </t:Event>
      <t:Event id="{021D21B1-679C-4CB5-B1DB-39DDD8996ADD}" time="2024-12-06T08:30:00.077Z">
        <t:Attribution userId="S::Pedro.do.Rego.Lima@extern.sckcen.be::0d9f6d5e-7331-440e-9a3b-2b4e2f0ef792" userProvider="AD" userName="do Rego Lima Pedro"/>
        <t:Anchor>
          <t:Comment id="721240728"/>
        </t:Anchor>
        <t:SetTitle title="@Courtheyn Peter This section 3.1 intends to group all the formal requirements . 3.1.1-3.1.3 subsections are (initially derived from QM Assembly (latest version). I drafted it with section number (can be removed now) and clause for joining the paragraphs…"/>
      </t:Event>
      <t:Event id="{9D859A1F-3EEB-487D-9F70-A2E9A8A6A0B4}" time="2024-12-10T08:46:52.414Z">
        <t:Attribution userId="S::Peter.Courtheyn@extern.sckcen.be::ad6c446f-071a-44da-b97b-2cf6e05722c2" userProvider="AD" userName="Courtheyn Peter"/>
        <t:Progress percentComplete="100"/>
      </t:Event>
    </t:History>
  </t:Task>
</t:Tasks>
</file>

<file path=word/theme/theme1.xml><?xml version="1.0" encoding="utf-8"?>
<a:theme xmlns:a="http://schemas.openxmlformats.org/drawingml/2006/main" name="Office Theme">
  <a:themeElements>
    <a:clrScheme name="SCK•CEN 2020">
      <a:dk1>
        <a:sysClr val="windowText" lastClr="000000"/>
      </a:dk1>
      <a:lt1>
        <a:sysClr val="window" lastClr="FFFFFF"/>
      </a:lt1>
      <a:dk2>
        <a:srgbClr val="515151"/>
      </a:dk2>
      <a:lt2>
        <a:srgbClr val="E7E6E6"/>
      </a:lt2>
      <a:accent1>
        <a:srgbClr val="562873"/>
      </a:accent1>
      <a:accent2>
        <a:srgbClr val="984A9C"/>
      </a:accent2>
      <a:accent3>
        <a:srgbClr val="8ED8F8"/>
      </a:accent3>
      <a:accent4>
        <a:srgbClr val="034694"/>
      </a:accent4>
      <a:accent5>
        <a:srgbClr val="CACCD0"/>
      </a:accent5>
      <a:accent6>
        <a:srgbClr val="DFE0E2"/>
      </a:accent6>
      <a:hlink>
        <a:srgbClr val="BC58AE"/>
      </a:hlink>
      <a:folHlink>
        <a:srgbClr val="501D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323F-617A-441A-9BDA-D90769B94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146</Pages>
  <Words>55176</Words>
  <Characters>314504</Characters>
  <Application>Microsoft Office Word</Application>
  <DocSecurity>0</DocSecurity>
  <Lines>2620</Lines>
  <Paragraphs>737</Paragraphs>
  <ScaleCrop>false</ScaleCrop>
  <HeadingPairs>
    <vt:vector size="2" baseType="variant">
      <vt:variant>
        <vt:lpstr>Title</vt:lpstr>
      </vt:variant>
      <vt:variant>
        <vt:i4>1</vt:i4>
      </vt:variant>
    </vt:vector>
  </HeadingPairs>
  <TitlesOfParts>
    <vt:vector size="1" baseType="lpstr">
      <vt:lpstr/>
    </vt:vector>
  </TitlesOfParts>
  <Company>SCK CEN</Company>
  <LinksUpToDate>false</LinksUpToDate>
  <CharactersWithSpaces>368943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Nancy.Swinkels@sckcen.be</dc:creator>
  <cp:keywords/>
  <dc:description/>
  <cp:lastModifiedBy>Bonthuys Gerkotze</cp:lastModifiedBy>
  <cp:revision>7</cp:revision>
  <cp:lastPrinted>2025-03-26T11:02:00Z</cp:lastPrinted>
  <dcterms:created xsi:type="dcterms:W3CDTF">2025-05-18T09:44:00Z</dcterms:created>
  <dcterms:modified xsi:type="dcterms:W3CDTF">2025-05-19T01:44:00Z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
    <vt:lpwstr>90508872</vt:lpwstr>
  </property>
  <property fmtid="{D5CDD505-2E9C-101B-9397-08002B2CF9AE}" pid="3" name="Name">
    <vt:lpwstr>Addendum II -  Cryoplant Technical Requirements</vt:lpwstr>
  </property>
  <property fmtid="{D5CDD505-2E9C-101B-9397-08002B2CF9AE}" pid="4" name="Common Attributes_Reference Number">
    <vt:lpwstr>SCK CEN/90508872</vt:lpwstr>
  </property>
  <property fmtid="{D5CDD505-2E9C-101B-9397-08002B2CF9AE}" pid="5" name="Common Attributes_Short Reference">
    <vt:lpwstr>SCK CEN/90508872</vt:lpwstr>
  </property>
  <property fmtid="{D5CDD505-2E9C-101B-9397-08002B2CF9AE}" pid="6" name="Common Attributes_Alternative Reference">
    <vt:lpwstr> </vt:lpwstr>
  </property>
  <property fmtid="{D5CDD505-2E9C-101B-9397-08002B2CF9AE}" pid="7" name="Common Attributes_Document Type">
    <vt:lpwstr> </vt:lpwstr>
  </property>
  <property fmtid="{D5CDD505-2E9C-101B-9397-08002B2CF9AE}" pid="8" name="Common Attributes_Author_Author Name">
    <vt:lpwstr>Pedro do Rego Lima</vt:lpwstr>
  </property>
  <property fmtid="{D5CDD505-2E9C-101B-9397-08002B2CF9AE}" pid="9" name="Common Attributes_Author_Author Affiliation">
    <vt:lpwstr>SCK CEN</vt:lpwstr>
  </property>
  <property fmtid="{D5CDD505-2E9C-101B-9397-08002B2CF9AE}" pid="10" name="Common Attributes_Information Security Classification">
    <vt:lpwstr>Restricted</vt:lpwstr>
  </property>
  <property fmtid="{D5CDD505-2E9C-101B-9397-08002B2CF9AE}" pid="11" name="Common Attributes_ISC Motivation">
    <vt:lpwstr>ISC was automatically assigned as default ISC for MINERVA documents.</vt:lpwstr>
  </property>
  <property fmtid="{D5CDD505-2E9C-101B-9397-08002B2CF9AE}" pid="12" name="SuppMarkings">
    <vt:lpwstr> </vt:lpwstr>
  </property>
  <property fmtid="{D5CDD505-2E9C-101B-9397-08002B2CF9AE}" pid="13" name="Security Clearance">
    <vt:lpwstr> </vt:lpwstr>
  </property>
  <property fmtid="{D5CDD505-2E9C-101B-9397-08002B2CF9AE}" pid="14" name="HyperLink">
    <vt:lpwstr>https://ecm.sckcen.be/OTCS/llisapi.dll/open/90508872</vt:lpwstr>
  </property>
  <property fmtid="{D5CDD505-2E9C-101B-9397-08002B2CF9AE}" pid="15" name="ISC_Subtype">
    <vt:lpwstr/>
  </property>
  <property fmtid="{D5CDD505-2E9C-101B-9397-08002B2CF9AE}" pid="16" name="SecClear-NL">
    <vt:lpwstr>Niet gecategoriseerd - NUC</vt:lpwstr>
  </property>
  <property fmtid="{D5CDD505-2E9C-101B-9397-08002B2CF9AE}" pid="17" name="SecClear-EN">
    <vt:lpwstr>Not categorized - NUC</vt:lpwstr>
  </property>
  <property fmtid="{D5CDD505-2E9C-101B-9397-08002B2CF9AE}" pid="18" name="AlexandriaPath">
    <vt:lpwstr>Enterprise:Business Workspaces:IMS Process descriptions:IMS Process Descriptions:APR-MINERVA Management of MINERVA programma:Documents (How?):MINERVA templates</vt:lpwstr>
  </property>
  <property fmtid="{D5CDD505-2E9C-101B-9397-08002B2CF9AE}" pid="19" name="Research Output Attributes_Report Number">
    <vt:lpwstr/>
  </property>
  <property fmtid="{D5CDD505-2E9C-101B-9397-08002B2CF9AE}" pid="20" name="CreateDate">
    <vt:filetime>2025-02-18T07:55:30Z</vt:filetime>
  </property>
  <property fmtid="{D5CDD505-2E9C-101B-9397-08002B2CF9AE}" pid="21" name="MYRRHA Attributes_PSD Version Number">
    <vt:lpwstr/>
  </property>
  <property fmtid="{D5CDD505-2E9C-101B-9397-08002B2CF9AE}" pid="22" name="IMS Attributes_IMS Document Type">
    <vt:lpwstr/>
  </property>
  <property fmtid="{D5CDD505-2E9C-101B-9397-08002B2CF9AE}" pid="23" name="Common Revision Attributes_Revision Index">
    <vt:lpwstr/>
  </property>
  <property fmtid="{D5CDD505-2E9C-101B-9397-08002B2CF9AE}" pid="24" name="Common Revision Attributes_Revision Status">
    <vt:lpwstr/>
  </property>
  <property fmtid="{D5CDD505-2E9C-101B-9397-08002B2CF9AE}" pid="25" name="Common Revision Attributes_Revision Changes">
    <vt:lpwstr/>
  </property>
</Properties>
</file>