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07399" w14:textId="77777777" w:rsidR="00507785" w:rsidRPr="00725372" w:rsidRDefault="00507785" w:rsidP="00711812">
      <w:pPr>
        <w:pStyle w:val="SysReq1"/>
        <w:numPr>
          <w:ilvl w:val="0"/>
          <w:numId w:val="0"/>
        </w:numPr>
        <w:ind w:left="1495"/>
      </w:pPr>
    </w:p>
    <w:p w14:paraId="1B76459A" w14:textId="77777777" w:rsidR="001A691B" w:rsidRPr="00725372" w:rsidRDefault="001A691B" w:rsidP="00CC6880">
      <w:pPr>
        <w:pStyle w:val="Normalsmall"/>
        <w:spacing w:after="0"/>
      </w:pPr>
    </w:p>
    <w:p w14:paraId="25F02BD0" w14:textId="77777777" w:rsidR="001A691B" w:rsidRPr="00725372" w:rsidRDefault="001A691B" w:rsidP="00CC6880">
      <w:pPr>
        <w:pStyle w:val="Normalsmall"/>
        <w:spacing w:after="0"/>
      </w:pPr>
    </w:p>
    <w:p w14:paraId="50D2DC42" w14:textId="37CEB8C5" w:rsidR="00CC6880" w:rsidRPr="00725372" w:rsidRDefault="00CC6880" w:rsidP="00CC6880">
      <w:pPr>
        <w:pStyle w:val="Normalsmall"/>
        <w:spacing w:after="0"/>
      </w:pPr>
      <w:r w:rsidRPr="00725372">
        <w:t xml:space="preserve">SCK CEN Ref.: </w:t>
      </w:r>
      <w:fldSimple w:instr=" DOCPROPERTY  &quot;Common Attributes_Short Reference&quot;  \* MERGEFORMAT ">
        <w:r w:rsidR="00E67BB8">
          <w:t>SCK CEN/90508872</w:t>
        </w:r>
      </w:fldSimple>
    </w:p>
    <w:p w14:paraId="4458A060" w14:textId="77777777" w:rsidR="00CC6880" w:rsidRPr="00725372" w:rsidRDefault="00CC6880" w:rsidP="00CC6880">
      <w:pPr>
        <w:pStyle w:val="Normalsmall"/>
        <w:spacing w:after="0"/>
      </w:pPr>
      <w:r w:rsidRPr="00725372">
        <w:t>Third Party Ref.:</w:t>
      </w:r>
      <w:r w:rsidRPr="00725372">
        <w:tab/>
        <w:t>[ref]</w:t>
      </w:r>
    </w:p>
    <w:p w14:paraId="4E9639A3" w14:textId="77777777" w:rsidR="00CC6880" w:rsidRPr="00725372" w:rsidRDefault="00CC6880" w:rsidP="00CC6880"/>
    <w:p w14:paraId="742E0617" w14:textId="77777777" w:rsidR="00CC6880" w:rsidRPr="00725372" w:rsidRDefault="00CC6880" w:rsidP="00CC6880"/>
    <w:p w14:paraId="7361B31D" w14:textId="77777777" w:rsidR="001A691B" w:rsidRPr="00725372" w:rsidRDefault="001A691B" w:rsidP="00CC6880"/>
    <w:p w14:paraId="68FFB95E" w14:textId="77777777" w:rsidR="001A691B" w:rsidRPr="00725372" w:rsidRDefault="001A691B" w:rsidP="00CC6880"/>
    <w:p w14:paraId="24ACA56E" w14:textId="77777777" w:rsidR="00CC6880" w:rsidRPr="00725372" w:rsidRDefault="00CC6880" w:rsidP="00CC6880"/>
    <w:p w14:paraId="408B49B7" w14:textId="77777777" w:rsidR="001A691B" w:rsidRPr="00725372" w:rsidRDefault="001A691B" w:rsidP="00CC6880"/>
    <w:p w14:paraId="7E932441" w14:textId="77777777" w:rsidR="001A691B" w:rsidRPr="00725372" w:rsidRDefault="001A691B" w:rsidP="00CC6880"/>
    <w:p w14:paraId="2A077069" w14:textId="77777777" w:rsidR="001A691B" w:rsidRPr="00725372" w:rsidRDefault="001A691B" w:rsidP="00CC6880"/>
    <w:p w14:paraId="46FCF9FD" w14:textId="77777777" w:rsidR="001A691B" w:rsidRPr="00725372" w:rsidRDefault="001A691B" w:rsidP="00CC6880"/>
    <w:p w14:paraId="30F280E8" w14:textId="77777777" w:rsidR="001A691B" w:rsidRPr="00725372" w:rsidRDefault="001A691B" w:rsidP="00CC6880"/>
    <w:commentRangeStart w:id="0"/>
    <w:p w14:paraId="0E533738" w14:textId="783A9F8C" w:rsidR="00CC6880" w:rsidRPr="00725372" w:rsidRDefault="00CC6880" w:rsidP="00CC6880">
      <w:pPr>
        <w:pStyle w:val="Titel"/>
        <w:rPr>
          <w:color w:val="562873"/>
          <w:sz w:val="40"/>
          <w:szCs w:val="40"/>
        </w:rPr>
      </w:pPr>
      <w:r w:rsidRPr="00725372">
        <w:rPr>
          <w:color w:val="562873"/>
          <w:sz w:val="40"/>
          <w:szCs w:val="40"/>
        </w:rPr>
        <w:fldChar w:fldCharType="begin"/>
      </w:r>
      <w:r w:rsidRPr="00725372">
        <w:rPr>
          <w:color w:val="562873"/>
          <w:sz w:val="40"/>
          <w:szCs w:val="40"/>
        </w:rPr>
        <w:instrText xml:space="preserve"> DOCPROPERTY  Name  \* MERGEFORMAT </w:instrText>
      </w:r>
      <w:r w:rsidRPr="00725372">
        <w:rPr>
          <w:color w:val="562873"/>
          <w:sz w:val="40"/>
          <w:szCs w:val="40"/>
        </w:rPr>
        <w:fldChar w:fldCharType="separate"/>
      </w:r>
      <w:r w:rsidR="00E67BB8">
        <w:rPr>
          <w:color w:val="562873"/>
          <w:sz w:val="40"/>
          <w:szCs w:val="40"/>
        </w:rPr>
        <w:t xml:space="preserve">Addendum II -  </w:t>
      </w:r>
      <w:proofErr w:type="spellStart"/>
      <w:r w:rsidR="00E67BB8">
        <w:rPr>
          <w:color w:val="562873"/>
          <w:sz w:val="40"/>
          <w:szCs w:val="40"/>
        </w:rPr>
        <w:t>Cryoplant</w:t>
      </w:r>
      <w:proofErr w:type="spellEnd"/>
      <w:r w:rsidR="00E67BB8">
        <w:rPr>
          <w:color w:val="562873"/>
          <w:sz w:val="40"/>
          <w:szCs w:val="40"/>
        </w:rPr>
        <w:t xml:space="preserve"> Technical Requirements</w:t>
      </w:r>
      <w:r w:rsidRPr="00725372">
        <w:rPr>
          <w:color w:val="562873"/>
          <w:sz w:val="40"/>
          <w:szCs w:val="40"/>
        </w:rPr>
        <w:fldChar w:fldCharType="end"/>
      </w:r>
      <w:commentRangeEnd w:id="0"/>
      <w:r w:rsidR="00CD1EE7">
        <w:rPr>
          <w:rStyle w:val="Verwijzingopmerking"/>
          <w:b w:val="0"/>
          <w:color w:val="auto"/>
        </w:rPr>
        <w:commentReference w:id="0"/>
      </w:r>
    </w:p>
    <w:p w14:paraId="297A130C" w14:textId="6362F990" w:rsidR="00CC6880" w:rsidRPr="00725372" w:rsidRDefault="00CC6880" w:rsidP="00CC6880">
      <w:pPr>
        <w:pStyle w:val="Ondertitel"/>
        <w:rPr>
          <w:color w:val="984A9C"/>
          <w:sz w:val="28"/>
          <w:szCs w:val="28"/>
        </w:rPr>
      </w:pPr>
      <w:r w:rsidRPr="00725372">
        <w:rPr>
          <w:color w:val="984A9C"/>
          <w:sz w:val="28"/>
          <w:szCs w:val="28"/>
        </w:rPr>
        <w:t>[</w:t>
      </w:r>
      <w:r w:rsidR="001A691B" w:rsidRPr="00725372">
        <w:rPr>
          <w:color w:val="984A9C"/>
          <w:sz w:val="28"/>
          <w:szCs w:val="28"/>
        </w:rPr>
        <w:t>Technical Specifications and Project Requirements</w:t>
      </w:r>
      <w:r w:rsidRPr="00725372">
        <w:rPr>
          <w:color w:val="984A9C"/>
          <w:sz w:val="28"/>
          <w:szCs w:val="28"/>
        </w:rPr>
        <w:t xml:space="preserve">] </w:t>
      </w:r>
    </w:p>
    <w:p w14:paraId="4B397393" w14:textId="77777777" w:rsidR="00CC6880" w:rsidRPr="00725372" w:rsidRDefault="00CC6880" w:rsidP="00CC6880"/>
    <w:p w14:paraId="76139B6D" w14:textId="77777777" w:rsidR="00CC6880" w:rsidRPr="00725372" w:rsidRDefault="00CC6880" w:rsidP="00CC6880"/>
    <w:p w14:paraId="40804F08" w14:textId="77777777" w:rsidR="001A691B" w:rsidRPr="00725372" w:rsidRDefault="001A691B" w:rsidP="00CC6880"/>
    <w:p w14:paraId="039C5A7D" w14:textId="77777777" w:rsidR="001A691B" w:rsidRPr="00725372" w:rsidRDefault="001A691B" w:rsidP="00CC6880"/>
    <w:p w14:paraId="71E786BF" w14:textId="77777777" w:rsidR="001A691B" w:rsidRPr="00725372" w:rsidRDefault="001A691B" w:rsidP="001A691B">
      <w:pPr>
        <w:pStyle w:val="regular"/>
        <w:tabs>
          <w:tab w:val="right" w:pos="9752"/>
        </w:tabs>
        <w:rPr>
          <w:rStyle w:val="NormalsemiboldChar"/>
        </w:rPr>
      </w:pPr>
    </w:p>
    <w:p w14:paraId="2E9A93E0" w14:textId="77777777" w:rsidR="001A691B" w:rsidRPr="00725372" w:rsidRDefault="001A691B" w:rsidP="001A691B">
      <w:pPr>
        <w:pStyle w:val="regular"/>
        <w:tabs>
          <w:tab w:val="right" w:pos="9752"/>
        </w:tabs>
        <w:rPr>
          <w:rStyle w:val="NormalsemiboldChar"/>
        </w:rPr>
      </w:pPr>
    </w:p>
    <w:p w14:paraId="78C4161E" w14:textId="5CE093FF" w:rsidR="001A691B" w:rsidRPr="00725372" w:rsidRDefault="001A691B" w:rsidP="001A691B">
      <w:pPr>
        <w:pStyle w:val="regular"/>
        <w:tabs>
          <w:tab w:val="right" w:pos="9752"/>
        </w:tabs>
        <w:jc w:val="left"/>
      </w:pPr>
      <w:r w:rsidRPr="00725372">
        <w:rPr>
          <w:rStyle w:val="NormalsemiboldChar"/>
        </w:rPr>
        <w:t>Tender reference:</w:t>
      </w:r>
      <w:r w:rsidRPr="00725372">
        <w:t xml:space="preserve"> 2024-106-IVE</w:t>
      </w:r>
    </w:p>
    <w:p w14:paraId="513F2CE1" w14:textId="77777777" w:rsidR="00CC6880" w:rsidRPr="00725372" w:rsidRDefault="00CC6880" w:rsidP="00CC6880">
      <w:pPr>
        <w:spacing w:after="0" w:line="240" w:lineRule="auto"/>
        <w:rPr>
          <w:sz w:val="18"/>
          <w:szCs w:val="18"/>
        </w:rPr>
      </w:pPr>
    </w:p>
    <w:p w14:paraId="7FA99B37" w14:textId="77777777" w:rsidR="00CC6880" w:rsidRPr="00725372" w:rsidRDefault="00CC6880" w:rsidP="00CC6880">
      <w:pPr>
        <w:spacing w:after="0" w:line="240" w:lineRule="auto"/>
        <w:rPr>
          <w:sz w:val="18"/>
          <w:szCs w:val="18"/>
        </w:rPr>
      </w:pPr>
    </w:p>
    <w:p w14:paraId="3FA60382" w14:textId="77777777" w:rsidR="001A691B" w:rsidRPr="00725372" w:rsidRDefault="001A691B">
      <w:pPr>
        <w:spacing w:after="160" w:line="259" w:lineRule="auto"/>
        <w:rPr>
          <w:sz w:val="18"/>
          <w:szCs w:val="18"/>
        </w:rPr>
        <w:sectPr w:rsidR="001A691B" w:rsidRPr="00725372" w:rsidSect="00193007">
          <w:headerReference w:type="even" r:id="rId12"/>
          <w:headerReference w:type="default" r:id="rId13"/>
          <w:footerReference w:type="even" r:id="rId14"/>
          <w:footerReference w:type="default" r:id="rId15"/>
          <w:headerReference w:type="first" r:id="rId16"/>
          <w:footerReference w:type="first" r:id="rId17"/>
          <w:pgSz w:w="11906" w:h="16838" w:code="9"/>
          <w:pgMar w:top="1418" w:right="1134" w:bottom="1134" w:left="1418" w:header="624" w:footer="284" w:gutter="0"/>
          <w:cols w:space="708"/>
          <w:formProt w:val="0"/>
          <w:titlePg/>
          <w:docGrid w:linePitch="360"/>
        </w:sectPr>
      </w:pPr>
    </w:p>
    <w:p w14:paraId="48C620A0" w14:textId="77777777" w:rsidR="00193007" w:rsidRPr="00725372" w:rsidRDefault="00193007" w:rsidP="00CC6880">
      <w:pPr>
        <w:spacing w:after="0" w:line="240" w:lineRule="auto"/>
        <w:rPr>
          <w:sz w:val="18"/>
          <w:szCs w:val="18"/>
        </w:rPr>
      </w:pPr>
    </w:p>
    <w:p w14:paraId="03C35252" w14:textId="77777777" w:rsidR="001A691B" w:rsidRPr="00725372" w:rsidRDefault="001A691B" w:rsidP="00CC6880">
      <w:pPr>
        <w:spacing w:after="0" w:line="240" w:lineRule="auto"/>
        <w:rPr>
          <w:sz w:val="18"/>
          <w:szCs w:val="18"/>
        </w:rPr>
      </w:pPr>
    </w:p>
    <w:p w14:paraId="5AF38F5A" w14:textId="77777777" w:rsidR="001A691B" w:rsidRPr="00725372" w:rsidRDefault="001A691B" w:rsidP="00CC6880">
      <w:pPr>
        <w:spacing w:after="0" w:line="240" w:lineRule="auto"/>
        <w:rPr>
          <w:sz w:val="18"/>
          <w:szCs w:val="18"/>
        </w:rPr>
      </w:pPr>
    </w:p>
    <w:p w14:paraId="3372740B" w14:textId="77777777" w:rsidR="001A691B" w:rsidRPr="00725372" w:rsidRDefault="001A691B" w:rsidP="00CC6880">
      <w:pPr>
        <w:spacing w:after="0" w:line="240" w:lineRule="auto"/>
        <w:rPr>
          <w:sz w:val="18"/>
          <w:szCs w:val="18"/>
        </w:rPr>
      </w:pPr>
    </w:p>
    <w:p w14:paraId="095FA366" w14:textId="77777777" w:rsidR="001A691B" w:rsidRPr="00725372" w:rsidRDefault="001A691B" w:rsidP="00CC6880">
      <w:pPr>
        <w:spacing w:after="0" w:line="240" w:lineRule="auto"/>
        <w:rPr>
          <w:sz w:val="18"/>
          <w:szCs w:val="18"/>
        </w:rPr>
      </w:pPr>
    </w:p>
    <w:p w14:paraId="0E09188E" w14:textId="77777777" w:rsidR="001A691B" w:rsidRPr="00725372" w:rsidRDefault="001A691B" w:rsidP="00CC6880">
      <w:pPr>
        <w:spacing w:after="0" w:line="240" w:lineRule="auto"/>
        <w:rPr>
          <w:sz w:val="18"/>
          <w:szCs w:val="18"/>
        </w:rPr>
      </w:pPr>
    </w:p>
    <w:p w14:paraId="62C2A956" w14:textId="77777777" w:rsidR="001A691B" w:rsidRPr="00725372" w:rsidRDefault="001A691B" w:rsidP="00CC6880">
      <w:pPr>
        <w:spacing w:after="0" w:line="240" w:lineRule="auto"/>
        <w:rPr>
          <w:sz w:val="18"/>
          <w:szCs w:val="18"/>
        </w:rPr>
      </w:pPr>
    </w:p>
    <w:p w14:paraId="02ECA611" w14:textId="77777777" w:rsidR="001A691B" w:rsidRPr="00725372" w:rsidRDefault="001A691B" w:rsidP="00CC6880">
      <w:pPr>
        <w:spacing w:after="0" w:line="240" w:lineRule="auto"/>
        <w:rPr>
          <w:sz w:val="18"/>
          <w:szCs w:val="18"/>
        </w:rPr>
      </w:pPr>
    </w:p>
    <w:p w14:paraId="3C2892AC" w14:textId="77777777" w:rsidR="001A691B" w:rsidRPr="00725372" w:rsidRDefault="001A691B" w:rsidP="00CC6880">
      <w:pPr>
        <w:spacing w:after="0" w:line="240" w:lineRule="auto"/>
        <w:rPr>
          <w:sz w:val="18"/>
          <w:szCs w:val="18"/>
        </w:rPr>
      </w:pPr>
    </w:p>
    <w:p w14:paraId="1894DA9F" w14:textId="77777777" w:rsidR="001A691B" w:rsidRPr="00725372" w:rsidRDefault="001A691B" w:rsidP="00CC6880">
      <w:pPr>
        <w:spacing w:after="0" w:line="240" w:lineRule="auto"/>
        <w:rPr>
          <w:sz w:val="18"/>
          <w:szCs w:val="18"/>
        </w:rPr>
      </w:pPr>
    </w:p>
    <w:p w14:paraId="3DEAFA76" w14:textId="77777777" w:rsidR="001A691B" w:rsidRPr="00725372" w:rsidRDefault="001A691B" w:rsidP="00CC6880">
      <w:pPr>
        <w:spacing w:after="0" w:line="240" w:lineRule="auto"/>
        <w:rPr>
          <w:sz w:val="18"/>
          <w:szCs w:val="18"/>
        </w:rPr>
      </w:pPr>
    </w:p>
    <w:p w14:paraId="41CCCE9F" w14:textId="77777777" w:rsidR="001A691B" w:rsidRPr="00725372" w:rsidRDefault="001A691B" w:rsidP="00CC6880">
      <w:pPr>
        <w:spacing w:after="0" w:line="240" w:lineRule="auto"/>
        <w:rPr>
          <w:sz w:val="18"/>
          <w:szCs w:val="18"/>
        </w:rPr>
      </w:pPr>
    </w:p>
    <w:p w14:paraId="5C3C98E3" w14:textId="77777777" w:rsidR="001A691B" w:rsidRPr="00725372" w:rsidRDefault="001A691B" w:rsidP="00CC6880">
      <w:pPr>
        <w:spacing w:after="0" w:line="240" w:lineRule="auto"/>
        <w:rPr>
          <w:sz w:val="18"/>
          <w:szCs w:val="18"/>
        </w:rPr>
      </w:pPr>
    </w:p>
    <w:p w14:paraId="53BBCC2E" w14:textId="77777777" w:rsidR="001A691B" w:rsidRPr="00725372" w:rsidRDefault="001A691B" w:rsidP="00CC6880">
      <w:pPr>
        <w:spacing w:after="0" w:line="240" w:lineRule="auto"/>
        <w:rPr>
          <w:sz w:val="18"/>
          <w:szCs w:val="18"/>
        </w:rPr>
      </w:pPr>
    </w:p>
    <w:p w14:paraId="49714896" w14:textId="77777777" w:rsidR="001A691B" w:rsidRPr="00725372" w:rsidRDefault="001A691B" w:rsidP="00CC6880">
      <w:pPr>
        <w:spacing w:after="0" w:line="240" w:lineRule="auto"/>
        <w:rPr>
          <w:sz w:val="18"/>
          <w:szCs w:val="18"/>
        </w:rPr>
      </w:pPr>
    </w:p>
    <w:p w14:paraId="6F48FAB0" w14:textId="77777777" w:rsidR="001A691B" w:rsidRPr="00725372" w:rsidRDefault="001A691B" w:rsidP="00CC6880">
      <w:pPr>
        <w:spacing w:after="0" w:line="240" w:lineRule="auto"/>
        <w:rPr>
          <w:sz w:val="18"/>
          <w:szCs w:val="18"/>
        </w:rPr>
      </w:pPr>
    </w:p>
    <w:p w14:paraId="5F416CC0" w14:textId="77777777" w:rsidR="001A691B" w:rsidRPr="00725372" w:rsidRDefault="001A691B" w:rsidP="00CC6880">
      <w:pPr>
        <w:spacing w:after="0" w:line="240" w:lineRule="auto"/>
        <w:rPr>
          <w:sz w:val="18"/>
          <w:szCs w:val="18"/>
        </w:rPr>
      </w:pPr>
    </w:p>
    <w:p w14:paraId="72C26697" w14:textId="77777777" w:rsidR="001A691B" w:rsidRPr="00725372" w:rsidRDefault="001A691B" w:rsidP="00CC6880">
      <w:pPr>
        <w:spacing w:after="0" w:line="240" w:lineRule="auto"/>
        <w:rPr>
          <w:sz w:val="18"/>
          <w:szCs w:val="18"/>
        </w:rPr>
      </w:pPr>
    </w:p>
    <w:p w14:paraId="2543239E" w14:textId="77777777" w:rsidR="001A691B" w:rsidRPr="00725372" w:rsidRDefault="001A691B" w:rsidP="00CC6880">
      <w:pPr>
        <w:spacing w:after="0" w:line="240" w:lineRule="auto"/>
        <w:rPr>
          <w:sz w:val="18"/>
          <w:szCs w:val="18"/>
        </w:rPr>
      </w:pPr>
    </w:p>
    <w:p w14:paraId="20AC653C" w14:textId="77777777" w:rsidR="001A691B" w:rsidRPr="00725372" w:rsidRDefault="001A691B" w:rsidP="00CC6880">
      <w:pPr>
        <w:spacing w:after="0" w:line="240" w:lineRule="auto"/>
        <w:rPr>
          <w:sz w:val="18"/>
          <w:szCs w:val="18"/>
        </w:rPr>
      </w:pPr>
    </w:p>
    <w:p w14:paraId="2D340662" w14:textId="77777777" w:rsidR="001A691B" w:rsidRPr="00725372" w:rsidRDefault="001A691B" w:rsidP="00CC6880">
      <w:pPr>
        <w:spacing w:after="0" w:line="240" w:lineRule="auto"/>
        <w:rPr>
          <w:sz w:val="18"/>
          <w:szCs w:val="18"/>
        </w:rPr>
      </w:pPr>
    </w:p>
    <w:p w14:paraId="1133EA06" w14:textId="77777777" w:rsidR="001A691B" w:rsidRPr="00725372" w:rsidRDefault="001A691B" w:rsidP="00CC6880">
      <w:pPr>
        <w:spacing w:after="0" w:line="240" w:lineRule="auto"/>
        <w:rPr>
          <w:sz w:val="18"/>
          <w:szCs w:val="18"/>
        </w:rPr>
      </w:pPr>
    </w:p>
    <w:p w14:paraId="5DA22228" w14:textId="77777777" w:rsidR="001A691B" w:rsidRPr="00725372" w:rsidRDefault="001A691B" w:rsidP="00CC6880">
      <w:pPr>
        <w:spacing w:after="0" w:line="240" w:lineRule="auto"/>
        <w:rPr>
          <w:sz w:val="18"/>
          <w:szCs w:val="18"/>
        </w:rPr>
      </w:pPr>
    </w:p>
    <w:p w14:paraId="136BF276" w14:textId="77777777" w:rsidR="001A691B" w:rsidRPr="00725372" w:rsidRDefault="001A691B" w:rsidP="00CC6880">
      <w:pPr>
        <w:spacing w:after="0" w:line="240" w:lineRule="auto"/>
        <w:rPr>
          <w:sz w:val="18"/>
          <w:szCs w:val="18"/>
        </w:rPr>
      </w:pPr>
    </w:p>
    <w:p w14:paraId="5D521F8F" w14:textId="77777777" w:rsidR="001A691B" w:rsidRPr="00725372" w:rsidRDefault="001A691B" w:rsidP="00CC6880">
      <w:pPr>
        <w:spacing w:after="0" w:line="240" w:lineRule="auto"/>
        <w:rPr>
          <w:sz w:val="18"/>
          <w:szCs w:val="18"/>
        </w:rPr>
      </w:pPr>
    </w:p>
    <w:p w14:paraId="42BDF245" w14:textId="77777777" w:rsidR="001A691B" w:rsidRPr="00725372" w:rsidRDefault="001A691B" w:rsidP="00CC6880">
      <w:pPr>
        <w:spacing w:after="0" w:line="240" w:lineRule="auto"/>
        <w:rPr>
          <w:sz w:val="18"/>
          <w:szCs w:val="18"/>
        </w:rPr>
      </w:pPr>
    </w:p>
    <w:p w14:paraId="21BC5A7A" w14:textId="77777777" w:rsidR="001A691B" w:rsidRPr="00725372" w:rsidRDefault="001A691B" w:rsidP="00CC6880">
      <w:pPr>
        <w:spacing w:after="0" w:line="240" w:lineRule="auto"/>
        <w:rPr>
          <w:sz w:val="18"/>
          <w:szCs w:val="18"/>
        </w:rPr>
      </w:pPr>
    </w:p>
    <w:p w14:paraId="499B9BCB" w14:textId="77777777" w:rsidR="001A691B" w:rsidRPr="00725372" w:rsidRDefault="001A691B" w:rsidP="00CC6880">
      <w:pPr>
        <w:spacing w:after="0" w:line="240" w:lineRule="auto"/>
        <w:rPr>
          <w:sz w:val="18"/>
          <w:szCs w:val="18"/>
        </w:rPr>
      </w:pPr>
    </w:p>
    <w:p w14:paraId="75A96D7F" w14:textId="77777777" w:rsidR="001A691B" w:rsidRPr="00725372" w:rsidRDefault="001A691B" w:rsidP="00CC6880">
      <w:pPr>
        <w:spacing w:after="0" w:line="240" w:lineRule="auto"/>
        <w:rPr>
          <w:sz w:val="18"/>
          <w:szCs w:val="18"/>
        </w:rPr>
      </w:pPr>
    </w:p>
    <w:p w14:paraId="1BEACA54" w14:textId="77777777" w:rsidR="0031633E" w:rsidRPr="00725372" w:rsidRDefault="0031633E" w:rsidP="00CC6880">
      <w:pPr>
        <w:spacing w:after="0" w:line="240" w:lineRule="auto"/>
        <w:rPr>
          <w:sz w:val="18"/>
          <w:szCs w:val="18"/>
        </w:rPr>
      </w:pPr>
    </w:p>
    <w:p w14:paraId="28B477E8" w14:textId="77777777" w:rsidR="00CC6880" w:rsidRPr="00725372" w:rsidRDefault="00CC6880" w:rsidP="00056639">
      <w:pPr>
        <w:spacing w:after="0" w:line="240" w:lineRule="auto"/>
        <w:jc w:val="left"/>
        <w:rPr>
          <w:sz w:val="18"/>
          <w:szCs w:val="18"/>
        </w:rPr>
      </w:pPr>
    </w:p>
    <w:p w14:paraId="4EC6DE7B" w14:textId="4EBE8BF0" w:rsidR="00CC6880" w:rsidRPr="00725372" w:rsidRDefault="00CC6880" w:rsidP="00056639">
      <w:pPr>
        <w:spacing w:after="0" w:line="240" w:lineRule="auto"/>
        <w:jc w:val="left"/>
        <w:rPr>
          <w:b/>
          <w:sz w:val="18"/>
          <w:szCs w:val="18"/>
        </w:rPr>
      </w:pPr>
      <w:r w:rsidRPr="00725372">
        <w:rPr>
          <w:sz w:val="18"/>
          <w:szCs w:val="18"/>
        </w:rPr>
        <w:t>© SCK CEN</w:t>
      </w:r>
      <w:r w:rsidR="0031633E" w:rsidRPr="00725372">
        <w:rPr>
          <w:sz w:val="18"/>
          <w:szCs w:val="18"/>
        </w:rPr>
        <w:t xml:space="preserve"> - </w:t>
      </w:r>
      <w:proofErr w:type="spellStart"/>
      <w:r w:rsidRPr="00725372">
        <w:rPr>
          <w:sz w:val="18"/>
          <w:szCs w:val="18"/>
        </w:rPr>
        <w:t>Stichting</w:t>
      </w:r>
      <w:proofErr w:type="spellEnd"/>
      <w:r w:rsidRPr="00725372">
        <w:rPr>
          <w:sz w:val="18"/>
          <w:szCs w:val="18"/>
        </w:rPr>
        <w:t xml:space="preserve"> van </w:t>
      </w:r>
      <w:proofErr w:type="spellStart"/>
      <w:r w:rsidRPr="00725372">
        <w:rPr>
          <w:sz w:val="18"/>
          <w:szCs w:val="18"/>
        </w:rPr>
        <w:t>Openbaar</w:t>
      </w:r>
      <w:proofErr w:type="spellEnd"/>
      <w:r w:rsidRPr="00725372">
        <w:rPr>
          <w:sz w:val="18"/>
          <w:szCs w:val="18"/>
        </w:rPr>
        <w:t xml:space="preserve"> Nut – </w:t>
      </w:r>
      <w:proofErr w:type="spellStart"/>
      <w:r w:rsidRPr="00725372">
        <w:rPr>
          <w:sz w:val="18"/>
          <w:szCs w:val="18"/>
        </w:rPr>
        <w:t>Fondation</w:t>
      </w:r>
      <w:proofErr w:type="spellEnd"/>
      <w:r w:rsidRPr="00725372">
        <w:rPr>
          <w:sz w:val="18"/>
          <w:szCs w:val="18"/>
        </w:rPr>
        <w:t xml:space="preserve"> </w:t>
      </w:r>
      <w:proofErr w:type="spellStart"/>
      <w:r w:rsidRPr="00725372">
        <w:rPr>
          <w:sz w:val="18"/>
          <w:szCs w:val="18"/>
        </w:rPr>
        <w:t>d'Utilité</w:t>
      </w:r>
      <w:proofErr w:type="spellEnd"/>
      <w:r w:rsidRPr="00725372">
        <w:rPr>
          <w:sz w:val="18"/>
          <w:szCs w:val="18"/>
        </w:rPr>
        <w:t xml:space="preserve"> </w:t>
      </w:r>
      <w:proofErr w:type="spellStart"/>
      <w:r w:rsidRPr="00725372">
        <w:rPr>
          <w:sz w:val="18"/>
          <w:szCs w:val="18"/>
        </w:rPr>
        <w:t>Publique</w:t>
      </w:r>
      <w:proofErr w:type="spellEnd"/>
      <w:r w:rsidRPr="00725372">
        <w:rPr>
          <w:sz w:val="18"/>
          <w:szCs w:val="18"/>
        </w:rPr>
        <w:t xml:space="preserve"> ‐ Foundation of Public Utility</w:t>
      </w:r>
      <w:r w:rsidRPr="00725372">
        <w:rPr>
          <w:sz w:val="18"/>
          <w:szCs w:val="18"/>
        </w:rPr>
        <w:br/>
      </w:r>
      <w:r w:rsidRPr="00725372">
        <w:rPr>
          <w:b/>
          <w:sz w:val="18"/>
          <w:szCs w:val="18"/>
        </w:rPr>
        <w:t>Registered Office:</w:t>
      </w:r>
      <w:r w:rsidR="0031633E" w:rsidRPr="00725372">
        <w:rPr>
          <w:b/>
          <w:sz w:val="18"/>
          <w:szCs w:val="18"/>
        </w:rPr>
        <w:t xml:space="preserve"> </w:t>
      </w:r>
      <w:r w:rsidRPr="00725372">
        <w:rPr>
          <w:sz w:val="18"/>
          <w:szCs w:val="18"/>
        </w:rPr>
        <w:t xml:space="preserve">Avenue </w:t>
      </w:r>
      <w:proofErr w:type="spellStart"/>
      <w:r w:rsidRPr="00725372">
        <w:rPr>
          <w:sz w:val="18"/>
          <w:szCs w:val="18"/>
        </w:rPr>
        <w:t>Herrmann</w:t>
      </w:r>
      <w:proofErr w:type="spellEnd"/>
      <w:r w:rsidRPr="00725372">
        <w:rPr>
          <w:sz w:val="18"/>
          <w:szCs w:val="18"/>
        </w:rPr>
        <w:t xml:space="preserve"> </w:t>
      </w:r>
      <w:proofErr w:type="spellStart"/>
      <w:r w:rsidRPr="00725372">
        <w:rPr>
          <w:sz w:val="18"/>
          <w:szCs w:val="18"/>
        </w:rPr>
        <w:t>Debroux</w:t>
      </w:r>
      <w:proofErr w:type="spellEnd"/>
      <w:r w:rsidRPr="00725372">
        <w:rPr>
          <w:sz w:val="18"/>
          <w:szCs w:val="18"/>
        </w:rPr>
        <w:t xml:space="preserve"> 40 – BE‐1160 </w:t>
      </w:r>
      <w:proofErr w:type="spellStart"/>
      <w:r w:rsidRPr="00725372">
        <w:rPr>
          <w:sz w:val="18"/>
          <w:szCs w:val="18"/>
        </w:rPr>
        <w:t>BRUSSEL</w:t>
      </w:r>
      <w:proofErr w:type="spellEnd"/>
      <w:r w:rsidRPr="00725372">
        <w:rPr>
          <w:sz w:val="18"/>
          <w:szCs w:val="18"/>
        </w:rPr>
        <w:br/>
      </w:r>
      <w:r w:rsidRPr="00725372">
        <w:rPr>
          <w:b/>
          <w:sz w:val="18"/>
          <w:szCs w:val="18"/>
        </w:rPr>
        <w:t>Research Centres:</w:t>
      </w:r>
    </w:p>
    <w:p w14:paraId="3E51E273" w14:textId="77777777" w:rsidR="00CC6880" w:rsidRPr="00725372" w:rsidRDefault="00CC6880" w:rsidP="00056639">
      <w:pPr>
        <w:spacing w:after="0" w:line="240" w:lineRule="auto"/>
        <w:jc w:val="left"/>
        <w:rPr>
          <w:sz w:val="18"/>
          <w:szCs w:val="18"/>
        </w:rPr>
      </w:pPr>
      <w:proofErr w:type="spellStart"/>
      <w:r w:rsidRPr="00725372">
        <w:rPr>
          <w:sz w:val="18"/>
          <w:szCs w:val="18"/>
        </w:rPr>
        <w:t>Boeretang</w:t>
      </w:r>
      <w:proofErr w:type="spellEnd"/>
      <w:r w:rsidRPr="00725372">
        <w:rPr>
          <w:sz w:val="18"/>
          <w:szCs w:val="18"/>
        </w:rPr>
        <w:t xml:space="preserve"> 200 - 2400 MOL – Belgium</w:t>
      </w:r>
    </w:p>
    <w:p w14:paraId="66693529" w14:textId="77777777" w:rsidR="00CC6880" w:rsidRPr="00725372" w:rsidRDefault="00CC6880" w:rsidP="00056639">
      <w:pPr>
        <w:spacing w:after="0" w:line="240" w:lineRule="auto"/>
        <w:jc w:val="left"/>
        <w:rPr>
          <w:sz w:val="18"/>
          <w:szCs w:val="18"/>
        </w:rPr>
      </w:pPr>
      <w:proofErr w:type="spellStart"/>
      <w:r w:rsidRPr="00725372">
        <w:rPr>
          <w:sz w:val="18"/>
          <w:szCs w:val="18"/>
        </w:rPr>
        <w:t>Chemin</w:t>
      </w:r>
      <w:proofErr w:type="spellEnd"/>
      <w:r w:rsidRPr="00725372">
        <w:rPr>
          <w:sz w:val="18"/>
          <w:szCs w:val="18"/>
        </w:rPr>
        <w:t xml:space="preserve"> du Cyclotron 6 - 1348 </w:t>
      </w:r>
      <w:proofErr w:type="spellStart"/>
      <w:r w:rsidRPr="00725372">
        <w:rPr>
          <w:sz w:val="18"/>
          <w:szCs w:val="18"/>
        </w:rPr>
        <w:t>Ottignies-Louvain-la</w:t>
      </w:r>
      <w:proofErr w:type="spellEnd"/>
      <w:r w:rsidRPr="00725372">
        <w:rPr>
          <w:sz w:val="18"/>
          <w:szCs w:val="18"/>
        </w:rPr>
        <w:t>-</w:t>
      </w:r>
      <w:proofErr w:type="spellStart"/>
      <w:r w:rsidRPr="00725372">
        <w:rPr>
          <w:sz w:val="18"/>
          <w:szCs w:val="18"/>
        </w:rPr>
        <w:t>Neuve</w:t>
      </w:r>
      <w:proofErr w:type="spellEnd"/>
      <w:r w:rsidRPr="00725372">
        <w:rPr>
          <w:sz w:val="18"/>
          <w:szCs w:val="18"/>
        </w:rPr>
        <w:t xml:space="preserve"> – Belgium</w:t>
      </w:r>
    </w:p>
    <w:p w14:paraId="63CF31D6" w14:textId="57947061" w:rsidR="00CC6880" w:rsidRPr="00725372" w:rsidRDefault="00CC6880" w:rsidP="00CC6880">
      <w:pPr>
        <w:spacing w:after="0" w:line="240" w:lineRule="auto"/>
        <w:rPr>
          <w:sz w:val="18"/>
          <w:szCs w:val="18"/>
        </w:rPr>
      </w:pPr>
      <w:hyperlink r:id="rId18" w:history="1">
        <w:r w:rsidRPr="00725372">
          <w:rPr>
            <w:rStyle w:val="Hyperlink"/>
            <w:sz w:val="18"/>
            <w:szCs w:val="18"/>
          </w:rPr>
          <w:t>www.sckcen.be</w:t>
        </w:r>
      </w:hyperlink>
    </w:p>
    <w:p w14:paraId="1EB7C8C5" w14:textId="77777777" w:rsidR="00CC6880" w:rsidRPr="00725372" w:rsidRDefault="00CC6880" w:rsidP="00CC6880">
      <w:pPr>
        <w:spacing w:after="0" w:line="240" w:lineRule="auto"/>
        <w:rPr>
          <w:sz w:val="18"/>
          <w:szCs w:val="18"/>
        </w:rPr>
      </w:pPr>
    </w:p>
    <w:p w14:paraId="694AEE5F" w14:textId="77777777" w:rsidR="0031633E" w:rsidRPr="00725372" w:rsidRDefault="0031633E" w:rsidP="00CC6880">
      <w:pPr>
        <w:spacing w:after="0" w:line="240" w:lineRule="auto"/>
        <w:rPr>
          <w:sz w:val="18"/>
          <w:szCs w:val="18"/>
        </w:rPr>
      </w:pPr>
    </w:p>
    <w:p w14:paraId="3BE12FB0" w14:textId="77777777" w:rsidR="00193007" w:rsidRPr="00725372" w:rsidRDefault="00193007" w:rsidP="00CC6880">
      <w:pPr>
        <w:spacing w:after="0" w:line="240" w:lineRule="auto"/>
        <w:rPr>
          <w:sz w:val="18"/>
          <w:szCs w:val="18"/>
        </w:rPr>
      </w:pPr>
    </w:p>
    <w:p w14:paraId="0B9DE1DF" w14:textId="77777777" w:rsidR="00CC6880" w:rsidRPr="00725372" w:rsidRDefault="00CC6880" w:rsidP="00CC6880">
      <w:pPr>
        <w:pStyle w:val="HeadingwithoutListing"/>
      </w:pPr>
      <w:r w:rsidRPr="00725372">
        <w:t>Copyright Rules</w:t>
      </w:r>
    </w:p>
    <w:p w14:paraId="42EED33F" w14:textId="77777777" w:rsidR="00CC6880" w:rsidRPr="00725372" w:rsidRDefault="00CC6880" w:rsidP="001A691B">
      <w:pPr>
        <w:spacing w:after="0" w:line="240" w:lineRule="auto"/>
        <w:rPr>
          <w:sz w:val="18"/>
          <w:szCs w:val="18"/>
        </w:rPr>
      </w:pPr>
      <w:r w:rsidRPr="00725372">
        <w:rPr>
          <w:sz w:val="18"/>
          <w:szCs w:val="18"/>
        </w:rPr>
        <w:t xml:space="preserve">All property rights and copyright are reserved to SCK CEN. In case of a contractual arrangement with SCK CEN, the use of this information by a Third Party, or for any purpose other than for which it is intended on the basis of the contract, is not </w:t>
      </w:r>
      <w:proofErr w:type="spellStart"/>
      <w:r w:rsidRPr="00725372">
        <w:rPr>
          <w:sz w:val="18"/>
          <w:szCs w:val="18"/>
        </w:rPr>
        <w:t>authorized</w:t>
      </w:r>
      <w:proofErr w:type="spellEnd"/>
      <w:r w:rsidRPr="00725372">
        <w:rPr>
          <w:sz w:val="18"/>
          <w:szCs w:val="18"/>
        </w:rPr>
        <w:t xml:space="preserve">. With respect to any </w:t>
      </w:r>
      <w:proofErr w:type="spellStart"/>
      <w:r w:rsidRPr="00725372">
        <w:rPr>
          <w:sz w:val="18"/>
          <w:szCs w:val="18"/>
        </w:rPr>
        <w:t>unauthorized</w:t>
      </w:r>
      <w:proofErr w:type="spellEnd"/>
      <w:r w:rsidRPr="00725372">
        <w:rPr>
          <w:sz w:val="18"/>
          <w:szCs w:val="18"/>
        </w:rPr>
        <w:t xml:space="preserve"> use, SCK CEN makes no representation or warranty, expressed or implied, and assumes no liability as to the completeness, accuracy or usefulness of the information contained in this document, or that its use may not infringe privately owned rights.  </w:t>
      </w:r>
    </w:p>
    <w:p w14:paraId="5F2AEA4E" w14:textId="77777777" w:rsidR="00CC6880" w:rsidRPr="00725372" w:rsidRDefault="00CC6880" w:rsidP="00CC6880">
      <w:pPr>
        <w:spacing w:after="0" w:line="240" w:lineRule="auto"/>
        <w:rPr>
          <w:sz w:val="18"/>
          <w:szCs w:val="18"/>
        </w:rPr>
      </w:pPr>
    </w:p>
    <w:p w14:paraId="03558E6C" w14:textId="379DA397" w:rsidR="00094F3D" w:rsidRPr="00725372" w:rsidRDefault="00CC6880" w:rsidP="001A691B">
      <w:pPr>
        <w:spacing w:after="0" w:line="240" w:lineRule="auto"/>
        <w:jc w:val="center"/>
        <w:rPr>
          <w:sz w:val="18"/>
          <w:szCs w:val="18"/>
        </w:rPr>
      </w:pPr>
      <w:r w:rsidRPr="00725372">
        <w:rPr>
          <w:noProof/>
          <w:sz w:val="18"/>
          <w:szCs w:val="18"/>
          <w:lang w:val="en-US"/>
        </w:rPr>
        <w:drawing>
          <wp:inline distT="0" distB="0" distL="0" distR="0" wp14:anchorId="08827677" wp14:editId="29853B6B">
            <wp:extent cx="6035722" cy="130401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ail logo sck c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3516" cy="1316500"/>
                    </a:xfrm>
                    <a:prstGeom prst="rect">
                      <a:avLst/>
                    </a:prstGeom>
                  </pic:spPr>
                </pic:pic>
              </a:graphicData>
            </a:graphic>
          </wp:inline>
        </w:drawing>
      </w:r>
    </w:p>
    <w:p w14:paraId="01512177" w14:textId="77777777" w:rsidR="001A691B" w:rsidRPr="00725372" w:rsidRDefault="001A691B" w:rsidP="001A691B">
      <w:r w:rsidRPr="00725372">
        <w:br w:type="page"/>
      </w:r>
    </w:p>
    <w:p w14:paraId="15B79331" w14:textId="118DA073" w:rsidR="00135CEC" w:rsidRPr="00725372" w:rsidRDefault="00F25B85" w:rsidP="00135CEC">
      <w:pPr>
        <w:pStyle w:val="Kop1"/>
      </w:pPr>
      <w:bookmarkStart w:id="1" w:name="_Toc197425926"/>
      <w:r w:rsidRPr="00725372">
        <w:lastRenderedPageBreak/>
        <w:t>T</w:t>
      </w:r>
      <w:r w:rsidR="00135CEC" w:rsidRPr="00725372">
        <w:t>able of Content</w:t>
      </w:r>
      <w:r w:rsidR="00E60765" w:rsidRPr="00725372">
        <w:t>s</w:t>
      </w:r>
      <w:bookmarkEnd w:id="1"/>
    </w:p>
    <w:p w14:paraId="2533CF46" w14:textId="4F91CBF8" w:rsidR="00023BC2" w:rsidRDefault="00091426">
      <w:pPr>
        <w:pStyle w:val="Inhopg1"/>
        <w:tabs>
          <w:tab w:val="right" w:leader="dot" w:pos="9344"/>
        </w:tabs>
        <w:rPr>
          <w:rFonts w:eastAsiaTheme="minorEastAsia" w:cstheme="minorBidi"/>
          <w:b w:val="0"/>
          <w:bCs w:val="0"/>
          <w:caps w:val="0"/>
          <w:noProof/>
          <w:sz w:val="22"/>
          <w:szCs w:val="22"/>
          <w:lang w:val="en-US"/>
        </w:rPr>
      </w:pPr>
      <w:r>
        <w:rPr>
          <w:b w:val="0"/>
          <w:bCs w:val="0"/>
          <w:caps w:val="0"/>
          <w:color w:val="562873"/>
          <w:sz w:val="22"/>
        </w:rPr>
        <w:fldChar w:fldCharType="begin"/>
      </w:r>
      <w:r>
        <w:rPr>
          <w:b w:val="0"/>
          <w:bCs w:val="0"/>
          <w:caps w:val="0"/>
          <w:color w:val="562873"/>
          <w:sz w:val="22"/>
        </w:rPr>
        <w:instrText xml:space="preserve"> TOC \o "1-3" \h \z \u </w:instrText>
      </w:r>
      <w:r>
        <w:rPr>
          <w:b w:val="0"/>
          <w:bCs w:val="0"/>
          <w:caps w:val="0"/>
          <w:color w:val="562873"/>
          <w:sz w:val="22"/>
        </w:rPr>
        <w:fldChar w:fldCharType="separate"/>
      </w:r>
      <w:hyperlink w:anchor="_Toc197425926" w:history="1">
        <w:r w:rsidR="00023BC2" w:rsidRPr="006F7FF4">
          <w:rPr>
            <w:rStyle w:val="Hyperlink"/>
            <w:noProof/>
          </w:rPr>
          <w:t>Table of Contents</w:t>
        </w:r>
        <w:r w:rsidR="00023BC2">
          <w:rPr>
            <w:noProof/>
            <w:webHidden/>
          </w:rPr>
          <w:tab/>
        </w:r>
        <w:r w:rsidR="00023BC2">
          <w:rPr>
            <w:noProof/>
            <w:webHidden/>
          </w:rPr>
          <w:fldChar w:fldCharType="begin"/>
        </w:r>
        <w:r w:rsidR="00023BC2">
          <w:rPr>
            <w:noProof/>
            <w:webHidden/>
          </w:rPr>
          <w:instrText xml:space="preserve"> PAGEREF _Toc197425926 \h </w:instrText>
        </w:r>
        <w:r w:rsidR="00023BC2">
          <w:rPr>
            <w:noProof/>
            <w:webHidden/>
          </w:rPr>
        </w:r>
        <w:r w:rsidR="00023BC2">
          <w:rPr>
            <w:noProof/>
            <w:webHidden/>
          </w:rPr>
          <w:fldChar w:fldCharType="separate"/>
        </w:r>
        <w:r w:rsidR="00E67BB8">
          <w:rPr>
            <w:noProof/>
            <w:webHidden/>
          </w:rPr>
          <w:t>3</w:t>
        </w:r>
        <w:r w:rsidR="00023BC2">
          <w:rPr>
            <w:noProof/>
            <w:webHidden/>
          </w:rPr>
          <w:fldChar w:fldCharType="end"/>
        </w:r>
      </w:hyperlink>
    </w:p>
    <w:p w14:paraId="4FA385A0" w14:textId="611F51B2" w:rsidR="00023BC2" w:rsidRDefault="00023BC2">
      <w:pPr>
        <w:pStyle w:val="Inhopg2"/>
        <w:tabs>
          <w:tab w:val="right" w:leader="dot" w:pos="9344"/>
        </w:tabs>
        <w:rPr>
          <w:rFonts w:eastAsiaTheme="minorEastAsia" w:cstheme="minorBidi"/>
          <w:smallCaps w:val="0"/>
          <w:noProof/>
          <w:sz w:val="22"/>
          <w:szCs w:val="22"/>
          <w:lang w:val="en-US"/>
        </w:rPr>
      </w:pPr>
      <w:hyperlink w:anchor="_Toc197425927" w:history="1">
        <w:r w:rsidRPr="006F7FF4">
          <w:rPr>
            <w:rStyle w:val="Hyperlink"/>
            <w:noProof/>
          </w:rPr>
          <w:t>Abbreviations</w:t>
        </w:r>
        <w:r>
          <w:rPr>
            <w:noProof/>
            <w:webHidden/>
          </w:rPr>
          <w:tab/>
        </w:r>
        <w:r>
          <w:rPr>
            <w:noProof/>
            <w:webHidden/>
          </w:rPr>
          <w:fldChar w:fldCharType="begin"/>
        </w:r>
        <w:r>
          <w:rPr>
            <w:noProof/>
            <w:webHidden/>
          </w:rPr>
          <w:instrText xml:space="preserve"> PAGEREF _Toc197425927 \h </w:instrText>
        </w:r>
        <w:r>
          <w:rPr>
            <w:noProof/>
            <w:webHidden/>
          </w:rPr>
        </w:r>
        <w:r>
          <w:rPr>
            <w:noProof/>
            <w:webHidden/>
          </w:rPr>
          <w:fldChar w:fldCharType="separate"/>
        </w:r>
        <w:r w:rsidR="00E67BB8">
          <w:rPr>
            <w:noProof/>
            <w:webHidden/>
          </w:rPr>
          <w:t>6</w:t>
        </w:r>
        <w:r>
          <w:rPr>
            <w:noProof/>
            <w:webHidden/>
          </w:rPr>
          <w:fldChar w:fldCharType="end"/>
        </w:r>
      </w:hyperlink>
    </w:p>
    <w:p w14:paraId="4F4A1E42" w14:textId="56379F17" w:rsidR="00023BC2" w:rsidRDefault="00023BC2">
      <w:pPr>
        <w:pStyle w:val="Inhopg2"/>
        <w:tabs>
          <w:tab w:val="right" w:leader="dot" w:pos="9344"/>
        </w:tabs>
        <w:rPr>
          <w:rFonts w:eastAsiaTheme="minorEastAsia" w:cstheme="minorBidi"/>
          <w:smallCaps w:val="0"/>
          <w:noProof/>
          <w:sz w:val="22"/>
          <w:szCs w:val="22"/>
          <w:lang w:val="en-US"/>
        </w:rPr>
      </w:pPr>
      <w:hyperlink w:anchor="_Toc197425928" w:history="1">
        <w:r w:rsidRPr="006F7FF4">
          <w:rPr>
            <w:rStyle w:val="Hyperlink"/>
            <w:noProof/>
          </w:rPr>
          <w:t>Terms and Definitions</w:t>
        </w:r>
        <w:r>
          <w:rPr>
            <w:noProof/>
            <w:webHidden/>
          </w:rPr>
          <w:tab/>
        </w:r>
        <w:r>
          <w:rPr>
            <w:noProof/>
            <w:webHidden/>
          </w:rPr>
          <w:fldChar w:fldCharType="begin"/>
        </w:r>
        <w:r>
          <w:rPr>
            <w:noProof/>
            <w:webHidden/>
          </w:rPr>
          <w:instrText xml:space="preserve"> PAGEREF _Toc197425928 \h </w:instrText>
        </w:r>
        <w:r>
          <w:rPr>
            <w:noProof/>
            <w:webHidden/>
          </w:rPr>
        </w:r>
        <w:r>
          <w:rPr>
            <w:noProof/>
            <w:webHidden/>
          </w:rPr>
          <w:fldChar w:fldCharType="separate"/>
        </w:r>
        <w:r w:rsidR="00E67BB8">
          <w:rPr>
            <w:noProof/>
            <w:webHidden/>
          </w:rPr>
          <w:t>8</w:t>
        </w:r>
        <w:r>
          <w:rPr>
            <w:noProof/>
            <w:webHidden/>
          </w:rPr>
          <w:fldChar w:fldCharType="end"/>
        </w:r>
      </w:hyperlink>
    </w:p>
    <w:p w14:paraId="6977A4F0" w14:textId="40B63414" w:rsidR="00023BC2" w:rsidRDefault="00023BC2">
      <w:pPr>
        <w:pStyle w:val="Inhopg2"/>
        <w:tabs>
          <w:tab w:val="right" w:leader="dot" w:pos="9344"/>
        </w:tabs>
        <w:rPr>
          <w:rFonts w:eastAsiaTheme="minorEastAsia" w:cstheme="minorBidi"/>
          <w:smallCaps w:val="0"/>
          <w:noProof/>
          <w:sz w:val="22"/>
          <w:szCs w:val="22"/>
          <w:lang w:val="en-US"/>
        </w:rPr>
      </w:pPr>
      <w:hyperlink w:anchor="_Toc197425929" w:history="1">
        <w:r w:rsidRPr="006F7FF4">
          <w:rPr>
            <w:rStyle w:val="Hyperlink"/>
            <w:noProof/>
          </w:rPr>
          <w:t>Figure Index</w:t>
        </w:r>
        <w:r>
          <w:rPr>
            <w:noProof/>
            <w:webHidden/>
          </w:rPr>
          <w:tab/>
        </w:r>
        <w:r>
          <w:rPr>
            <w:noProof/>
            <w:webHidden/>
          </w:rPr>
          <w:fldChar w:fldCharType="begin"/>
        </w:r>
        <w:r>
          <w:rPr>
            <w:noProof/>
            <w:webHidden/>
          </w:rPr>
          <w:instrText xml:space="preserve"> PAGEREF _Toc197425929 \h </w:instrText>
        </w:r>
        <w:r>
          <w:rPr>
            <w:noProof/>
            <w:webHidden/>
          </w:rPr>
        </w:r>
        <w:r>
          <w:rPr>
            <w:noProof/>
            <w:webHidden/>
          </w:rPr>
          <w:fldChar w:fldCharType="separate"/>
        </w:r>
        <w:r w:rsidR="00E67BB8">
          <w:rPr>
            <w:noProof/>
            <w:webHidden/>
          </w:rPr>
          <w:t>10</w:t>
        </w:r>
        <w:r>
          <w:rPr>
            <w:noProof/>
            <w:webHidden/>
          </w:rPr>
          <w:fldChar w:fldCharType="end"/>
        </w:r>
      </w:hyperlink>
    </w:p>
    <w:p w14:paraId="2DFF78A9" w14:textId="27442654" w:rsidR="00023BC2" w:rsidRDefault="00023BC2">
      <w:pPr>
        <w:pStyle w:val="Inhopg2"/>
        <w:tabs>
          <w:tab w:val="right" w:leader="dot" w:pos="9344"/>
        </w:tabs>
        <w:rPr>
          <w:rFonts w:eastAsiaTheme="minorEastAsia" w:cstheme="minorBidi"/>
          <w:smallCaps w:val="0"/>
          <w:noProof/>
          <w:sz w:val="22"/>
          <w:szCs w:val="22"/>
          <w:lang w:val="en-US"/>
        </w:rPr>
      </w:pPr>
      <w:hyperlink w:anchor="_Toc197425930" w:history="1">
        <w:r w:rsidRPr="006F7FF4">
          <w:rPr>
            <w:rStyle w:val="Hyperlink"/>
            <w:noProof/>
          </w:rPr>
          <w:t>Table Index</w:t>
        </w:r>
        <w:r>
          <w:rPr>
            <w:noProof/>
            <w:webHidden/>
          </w:rPr>
          <w:tab/>
        </w:r>
        <w:r>
          <w:rPr>
            <w:noProof/>
            <w:webHidden/>
          </w:rPr>
          <w:fldChar w:fldCharType="begin"/>
        </w:r>
        <w:r>
          <w:rPr>
            <w:noProof/>
            <w:webHidden/>
          </w:rPr>
          <w:instrText xml:space="preserve"> PAGEREF _Toc197425930 \h </w:instrText>
        </w:r>
        <w:r>
          <w:rPr>
            <w:noProof/>
            <w:webHidden/>
          </w:rPr>
        </w:r>
        <w:r>
          <w:rPr>
            <w:noProof/>
            <w:webHidden/>
          </w:rPr>
          <w:fldChar w:fldCharType="separate"/>
        </w:r>
        <w:r w:rsidR="00E67BB8">
          <w:rPr>
            <w:noProof/>
            <w:webHidden/>
          </w:rPr>
          <w:t>10</w:t>
        </w:r>
        <w:r>
          <w:rPr>
            <w:noProof/>
            <w:webHidden/>
          </w:rPr>
          <w:fldChar w:fldCharType="end"/>
        </w:r>
      </w:hyperlink>
    </w:p>
    <w:p w14:paraId="3CC4AD55" w14:textId="71BD961A" w:rsidR="00023BC2" w:rsidRDefault="00023BC2">
      <w:pPr>
        <w:pStyle w:val="Inhopg1"/>
        <w:tabs>
          <w:tab w:val="left" w:pos="400"/>
          <w:tab w:val="right" w:leader="dot" w:pos="9344"/>
        </w:tabs>
        <w:rPr>
          <w:rFonts w:eastAsiaTheme="minorEastAsia" w:cstheme="minorBidi"/>
          <w:b w:val="0"/>
          <w:bCs w:val="0"/>
          <w:caps w:val="0"/>
          <w:noProof/>
          <w:sz w:val="22"/>
          <w:szCs w:val="22"/>
          <w:lang w:val="en-US"/>
        </w:rPr>
      </w:pPr>
      <w:hyperlink w:anchor="_Toc197425931" w:history="1">
        <w:r w:rsidRPr="006F7FF4">
          <w:rPr>
            <w:rStyle w:val="Hyperlink"/>
            <w:noProof/>
          </w:rPr>
          <w:t>1</w:t>
        </w:r>
        <w:r>
          <w:rPr>
            <w:rFonts w:eastAsiaTheme="minorEastAsia" w:cstheme="minorBidi"/>
            <w:b w:val="0"/>
            <w:bCs w:val="0"/>
            <w:caps w:val="0"/>
            <w:noProof/>
            <w:sz w:val="22"/>
            <w:szCs w:val="22"/>
            <w:lang w:val="en-US"/>
          </w:rPr>
          <w:tab/>
        </w:r>
        <w:r w:rsidRPr="006F7FF4">
          <w:rPr>
            <w:rStyle w:val="Hyperlink"/>
            <w:noProof/>
          </w:rPr>
          <w:t>Introduction</w:t>
        </w:r>
        <w:r>
          <w:rPr>
            <w:noProof/>
            <w:webHidden/>
          </w:rPr>
          <w:tab/>
        </w:r>
        <w:r>
          <w:rPr>
            <w:noProof/>
            <w:webHidden/>
          </w:rPr>
          <w:fldChar w:fldCharType="begin"/>
        </w:r>
        <w:r>
          <w:rPr>
            <w:noProof/>
            <w:webHidden/>
          </w:rPr>
          <w:instrText xml:space="preserve"> PAGEREF _Toc197425931 \h </w:instrText>
        </w:r>
        <w:r>
          <w:rPr>
            <w:noProof/>
            <w:webHidden/>
          </w:rPr>
        </w:r>
        <w:r>
          <w:rPr>
            <w:noProof/>
            <w:webHidden/>
          </w:rPr>
          <w:fldChar w:fldCharType="separate"/>
        </w:r>
        <w:r w:rsidR="00E67BB8">
          <w:rPr>
            <w:noProof/>
            <w:webHidden/>
          </w:rPr>
          <w:t>11</w:t>
        </w:r>
        <w:r>
          <w:rPr>
            <w:noProof/>
            <w:webHidden/>
          </w:rPr>
          <w:fldChar w:fldCharType="end"/>
        </w:r>
      </w:hyperlink>
    </w:p>
    <w:p w14:paraId="603A69B9" w14:textId="4FE9B5E4"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32" w:history="1">
        <w:r w:rsidRPr="006F7FF4">
          <w:rPr>
            <w:rStyle w:val="Hyperlink"/>
            <w:noProof/>
          </w:rPr>
          <w:t>1.1</w:t>
        </w:r>
        <w:r>
          <w:rPr>
            <w:rFonts w:eastAsiaTheme="minorEastAsia" w:cstheme="minorBidi"/>
            <w:smallCaps w:val="0"/>
            <w:noProof/>
            <w:sz w:val="22"/>
            <w:szCs w:val="22"/>
            <w:lang w:val="en-US"/>
          </w:rPr>
          <w:tab/>
        </w:r>
        <w:r w:rsidRPr="006F7FF4">
          <w:rPr>
            <w:rStyle w:val="Hyperlink"/>
            <w:noProof/>
          </w:rPr>
          <w:t>The LINAC</w:t>
        </w:r>
        <w:r>
          <w:rPr>
            <w:noProof/>
            <w:webHidden/>
          </w:rPr>
          <w:tab/>
        </w:r>
        <w:r>
          <w:rPr>
            <w:noProof/>
            <w:webHidden/>
          </w:rPr>
          <w:fldChar w:fldCharType="begin"/>
        </w:r>
        <w:r>
          <w:rPr>
            <w:noProof/>
            <w:webHidden/>
          </w:rPr>
          <w:instrText xml:space="preserve"> PAGEREF _Toc197425932 \h </w:instrText>
        </w:r>
        <w:r>
          <w:rPr>
            <w:noProof/>
            <w:webHidden/>
          </w:rPr>
        </w:r>
        <w:r>
          <w:rPr>
            <w:noProof/>
            <w:webHidden/>
          </w:rPr>
          <w:fldChar w:fldCharType="separate"/>
        </w:r>
        <w:r w:rsidR="00E67BB8">
          <w:rPr>
            <w:noProof/>
            <w:webHidden/>
          </w:rPr>
          <w:t>11</w:t>
        </w:r>
        <w:r>
          <w:rPr>
            <w:noProof/>
            <w:webHidden/>
          </w:rPr>
          <w:fldChar w:fldCharType="end"/>
        </w:r>
      </w:hyperlink>
    </w:p>
    <w:p w14:paraId="3BF6C1DD" w14:textId="04ADE2F3"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33" w:history="1">
        <w:r w:rsidRPr="006F7FF4">
          <w:rPr>
            <w:rStyle w:val="Hyperlink"/>
            <w:noProof/>
          </w:rPr>
          <w:t>1.2</w:t>
        </w:r>
        <w:r>
          <w:rPr>
            <w:rFonts w:eastAsiaTheme="minorEastAsia" w:cstheme="minorBidi"/>
            <w:smallCaps w:val="0"/>
            <w:noProof/>
            <w:sz w:val="22"/>
            <w:szCs w:val="22"/>
            <w:lang w:val="en-US"/>
          </w:rPr>
          <w:tab/>
        </w:r>
        <w:r w:rsidRPr="006F7FF4">
          <w:rPr>
            <w:rStyle w:val="Hyperlink"/>
            <w:noProof/>
          </w:rPr>
          <w:t>Cryogenic System</w:t>
        </w:r>
        <w:r>
          <w:rPr>
            <w:noProof/>
            <w:webHidden/>
          </w:rPr>
          <w:tab/>
        </w:r>
        <w:r>
          <w:rPr>
            <w:noProof/>
            <w:webHidden/>
          </w:rPr>
          <w:fldChar w:fldCharType="begin"/>
        </w:r>
        <w:r>
          <w:rPr>
            <w:noProof/>
            <w:webHidden/>
          </w:rPr>
          <w:instrText xml:space="preserve"> PAGEREF _Toc197425933 \h </w:instrText>
        </w:r>
        <w:r>
          <w:rPr>
            <w:noProof/>
            <w:webHidden/>
          </w:rPr>
        </w:r>
        <w:r>
          <w:rPr>
            <w:noProof/>
            <w:webHidden/>
          </w:rPr>
          <w:fldChar w:fldCharType="separate"/>
        </w:r>
        <w:r w:rsidR="00E67BB8">
          <w:rPr>
            <w:noProof/>
            <w:webHidden/>
          </w:rPr>
          <w:t>11</w:t>
        </w:r>
        <w:r>
          <w:rPr>
            <w:noProof/>
            <w:webHidden/>
          </w:rPr>
          <w:fldChar w:fldCharType="end"/>
        </w:r>
      </w:hyperlink>
    </w:p>
    <w:p w14:paraId="04780518" w14:textId="44F9E1B5"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34" w:history="1">
        <w:r w:rsidRPr="006F7FF4">
          <w:rPr>
            <w:rStyle w:val="Hyperlink"/>
            <w:noProof/>
          </w:rPr>
          <w:t>1.3</w:t>
        </w:r>
        <w:r>
          <w:rPr>
            <w:rFonts w:eastAsiaTheme="minorEastAsia" w:cstheme="minorBidi"/>
            <w:smallCaps w:val="0"/>
            <w:noProof/>
            <w:sz w:val="22"/>
            <w:szCs w:val="22"/>
            <w:lang w:val="en-US"/>
          </w:rPr>
          <w:tab/>
        </w:r>
        <w:r w:rsidRPr="006F7FF4">
          <w:rPr>
            <w:rStyle w:val="Hyperlink"/>
            <w:noProof/>
          </w:rPr>
          <w:t>Cryogenic Users</w:t>
        </w:r>
        <w:r>
          <w:rPr>
            <w:noProof/>
            <w:webHidden/>
          </w:rPr>
          <w:tab/>
        </w:r>
        <w:r>
          <w:rPr>
            <w:noProof/>
            <w:webHidden/>
          </w:rPr>
          <w:fldChar w:fldCharType="begin"/>
        </w:r>
        <w:r>
          <w:rPr>
            <w:noProof/>
            <w:webHidden/>
          </w:rPr>
          <w:instrText xml:space="preserve"> PAGEREF _Toc197425934 \h </w:instrText>
        </w:r>
        <w:r>
          <w:rPr>
            <w:noProof/>
            <w:webHidden/>
          </w:rPr>
        </w:r>
        <w:r>
          <w:rPr>
            <w:noProof/>
            <w:webHidden/>
          </w:rPr>
          <w:fldChar w:fldCharType="separate"/>
        </w:r>
        <w:r w:rsidR="00E67BB8">
          <w:rPr>
            <w:noProof/>
            <w:webHidden/>
          </w:rPr>
          <w:t>13</w:t>
        </w:r>
        <w:r>
          <w:rPr>
            <w:noProof/>
            <w:webHidden/>
          </w:rPr>
          <w:fldChar w:fldCharType="end"/>
        </w:r>
      </w:hyperlink>
    </w:p>
    <w:p w14:paraId="0B6819FA" w14:textId="01D9BDFE" w:rsidR="00023BC2" w:rsidRDefault="00023BC2">
      <w:pPr>
        <w:pStyle w:val="Inhopg3"/>
        <w:tabs>
          <w:tab w:val="right" w:leader="dot" w:pos="9344"/>
        </w:tabs>
        <w:rPr>
          <w:rFonts w:eastAsiaTheme="minorEastAsia" w:cstheme="minorBidi"/>
          <w:i w:val="0"/>
          <w:iCs w:val="0"/>
          <w:noProof/>
          <w:sz w:val="22"/>
          <w:szCs w:val="22"/>
          <w:lang w:val="en-US"/>
        </w:rPr>
      </w:pPr>
      <w:hyperlink w:anchor="_Toc197425935" w:history="1">
        <w:r w:rsidRPr="006F7FF4">
          <w:rPr>
            <w:rStyle w:val="Hyperlink"/>
            <w:noProof/>
          </w:rPr>
          <w:t>1.4 Main Helium Process Interfaces</w:t>
        </w:r>
        <w:r>
          <w:rPr>
            <w:noProof/>
            <w:webHidden/>
          </w:rPr>
          <w:tab/>
        </w:r>
        <w:r>
          <w:rPr>
            <w:noProof/>
            <w:webHidden/>
          </w:rPr>
          <w:fldChar w:fldCharType="begin"/>
        </w:r>
        <w:r>
          <w:rPr>
            <w:noProof/>
            <w:webHidden/>
          </w:rPr>
          <w:instrText xml:space="preserve"> PAGEREF _Toc197425935 \h </w:instrText>
        </w:r>
        <w:r>
          <w:rPr>
            <w:noProof/>
            <w:webHidden/>
          </w:rPr>
        </w:r>
        <w:r>
          <w:rPr>
            <w:noProof/>
            <w:webHidden/>
          </w:rPr>
          <w:fldChar w:fldCharType="separate"/>
        </w:r>
        <w:r w:rsidR="00E67BB8">
          <w:rPr>
            <w:noProof/>
            <w:webHidden/>
          </w:rPr>
          <w:t>13</w:t>
        </w:r>
        <w:r>
          <w:rPr>
            <w:noProof/>
            <w:webHidden/>
          </w:rPr>
          <w:fldChar w:fldCharType="end"/>
        </w:r>
      </w:hyperlink>
    </w:p>
    <w:p w14:paraId="33B93E66" w14:textId="0F1C42A3"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36" w:history="1">
        <w:r w:rsidRPr="006F7FF4">
          <w:rPr>
            <w:rStyle w:val="Hyperlink"/>
            <w:noProof/>
          </w:rPr>
          <w:t>1.4</w:t>
        </w:r>
        <w:r>
          <w:rPr>
            <w:rFonts w:eastAsiaTheme="minorEastAsia" w:cstheme="minorBidi"/>
            <w:smallCaps w:val="0"/>
            <w:noProof/>
            <w:sz w:val="22"/>
            <w:szCs w:val="22"/>
            <w:lang w:val="en-US"/>
          </w:rPr>
          <w:tab/>
        </w:r>
        <w:r w:rsidRPr="006F7FF4">
          <w:rPr>
            <w:rStyle w:val="Hyperlink"/>
            <w:noProof/>
          </w:rPr>
          <w:t>Introduction to CIS</w:t>
        </w:r>
        <w:r>
          <w:rPr>
            <w:noProof/>
            <w:webHidden/>
          </w:rPr>
          <w:tab/>
        </w:r>
        <w:r>
          <w:rPr>
            <w:noProof/>
            <w:webHidden/>
          </w:rPr>
          <w:fldChar w:fldCharType="begin"/>
        </w:r>
        <w:r>
          <w:rPr>
            <w:noProof/>
            <w:webHidden/>
          </w:rPr>
          <w:instrText xml:space="preserve"> PAGEREF _Toc197425936 \h </w:instrText>
        </w:r>
        <w:r>
          <w:rPr>
            <w:noProof/>
            <w:webHidden/>
          </w:rPr>
        </w:r>
        <w:r>
          <w:rPr>
            <w:noProof/>
            <w:webHidden/>
          </w:rPr>
          <w:fldChar w:fldCharType="separate"/>
        </w:r>
        <w:r w:rsidR="00E67BB8">
          <w:rPr>
            <w:noProof/>
            <w:webHidden/>
          </w:rPr>
          <w:t>14</w:t>
        </w:r>
        <w:r>
          <w:rPr>
            <w:noProof/>
            <w:webHidden/>
          </w:rPr>
          <w:fldChar w:fldCharType="end"/>
        </w:r>
      </w:hyperlink>
    </w:p>
    <w:p w14:paraId="649B99D5" w14:textId="513E34E4" w:rsidR="00023BC2" w:rsidRDefault="00023BC2">
      <w:pPr>
        <w:pStyle w:val="Inhopg1"/>
        <w:tabs>
          <w:tab w:val="left" w:pos="400"/>
          <w:tab w:val="right" w:leader="dot" w:pos="9344"/>
        </w:tabs>
        <w:rPr>
          <w:rFonts w:eastAsiaTheme="minorEastAsia" w:cstheme="minorBidi"/>
          <w:b w:val="0"/>
          <w:bCs w:val="0"/>
          <w:caps w:val="0"/>
          <w:noProof/>
          <w:sz w:val="22"/>
          <w:szCs w:val="22"/>
          <w:lang w:val="en-US"/>
        </w:rPr>
      </w:pPr>
      <w:hyperlink w:anchor="_Toc197425937" w:history="1">
        <w:r w:rsidRPr="006F7FF4">
          <w:rPr>
            <w:rStyle w:val="Hyperlink"/>
            <w:noProof/>
          </w:rPr>
          <w:t>2</w:t>
        </w:r>
        <w:r>
          <w:rPr>
            <w:rFonts w:eastAsiaTheme="minorEastAsia" w:cstheme="minorBidi"/>
            <w:b w:val="0"/>
            <w:bCs w:val="0"/>
            <w:caps w:val="0"/>
            <w:noProof/>
            <w:sz w:val="22"/>
            <w:szCs w:val="22"/>
            <w:lang w:val="en-US"/>
          </w:rPr>
          <w:tab/>
        </w:r>
        <w:r w:rsidRPr="006F7FF4">
          <w:rPr>
            <w:rStyle w:val="Hyperlink"/>
            <w:noProof/>
          </w:rPr>
          <w:t>Nature of the Procurement</w:t>
        </w:r>
        <w:r>
          <w:rPr>
            <w:noProof/>
            <w:webHidden/>
          </w:rPr>
          <w:tab/>
        </w:r>
        <w:r>
          <w:rPr>
            <w:noProof/>
            <w:webHidden/>
          </w:rPr>
          <w:fldChar w:fldCharType="begin"/>
        </w:r>
        <w:r>
          <w:rPr>
            <w:noProof/>
            <w:webHidden/>
          </w:rPr>
          <w:instrText xml:space="preserve"> PAGEREF _Toc197425937 \h </w:instrText>
        </w:r>
        <w:r>
          <w:rPr>
            <w:noProof/>
            <w:webHidden/>
          </w:rPr>
        </w:r>
        <w:r>
          <w:rPr>
            <w:noProof/>
            <w:webHidden/>
          </w:rPr>
          <w:fldChar w:fldCharType="separate"/>
        </w:r>
        <w:r w:rsidR="00E67BB8">
          <w:rPr>
            <w:noProof/>
            <w:webHidden/>
          </w:rPr>
          <w:t>16</w:t>
        </w:r>
        <w:r>
          <w:rPr>
            <w:noProof/>
            <w:webHidden/>
          </w:rPr>
          <w:fldChar w:fldCharType="end"/>
        </w:r>
      </w:hyperlink>
    </w:p>
    <w:p w14:paraId="406964DC" w14:textId="0D3601D6"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38" w:history="1">
        <w:r w:rsidRPr="006F7FF4">
          <w:rPr>
            <w:rStyle w:val="Hyperlink"/>
            <w:noProof/>
          </w:rPr>
          <w:t>2.1</w:t>
        </w:r>
        <w:r>
          <w:rPr>
            <w:rFonts w:eastAsiaTheme="minorEastAsia" w:cstheme="minorBidi"/>
            <w:smallCaps w:val="0"/>
            <w:noProof/>
            <w:sz w:val="22"/>
            <w:szCs w:val="22"/>
            <w:lang w:val="en-US"/>
          </w:rPr>
          <w:tab/>
        </w:r>
        <w:r w:rsidRPr="006F7FF4">
          <w:rPr>
            <w:rStyle w:val="Hyperlink"/>
            <w:noProof/>
          </w:rPr>
          <w:t>Scope of Work by the Contractor</w:t>
        </w:r>
        <w:r>
          <w:rPr>
            <w:noProof/>
            <w:webHidden/>
          </w:rPr>
          <w:tab/>
        </w:r>
        <w:r>
          <w:rPr>
            <w:noProof/>
            <w:webHidden/>
          </w:rPr>
          <w:fldChar w:fldCharType="begin"/>
        </w:r>
        <w:r>
          <w:rPr>
            <w:noProof/>
            <w:webHidden/>
          </w:rPr>
          <w:instrText xml:space="preserve"> PAGEREF _Toc197425938 \h </w:instrText>
        </w:r>
        <w:r>
          <w:rPr>
            <w:noProof/>
            <w:webHidden/>
          </w:rPr>
        </w:r>
        <w:r>
          <w:rPr>
            <w:noProof/>
            <w:webHidden/>
          </w:rPr>
          <w:fldChar w:fldCharType="separate"/>
        </w:r>
        <w:r w:rsidR="00E67BB8">
          <w:rPr>
            <w:noProof/>
            <w:webHidden/>
          </w:rPr>
          <w:t>16</w:t>
        </w:r>
        <w:r>
          <w:rPr>
            <w:noProof/>
            <w:webHidden/>
          </w:rPr>
          <w:fldChar w:fldCharType="end"/>
        </w:r>
      </w:hyperlink>
    </w:p>
    <w:p w14:paraId="264F15A7" w14:textId="101C7402"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39" w:history="1">
        <w:r w:rsidRPr="006F7FF4">
          <w:rPr>
            <w:rStyle w:val="Hyperlink"/>
            <w:noProof/>
          </w:rPr>
          <w:t>2.2</w:t>
        </w:r>
        <w:r>
          <w:rPr>
            <w:rFonts w:eastAsiaTheme="minorEastAsia" w:cstheme="minorBidi"/>
            <w:smallCaps w:val="0"/>
            <w:noProof/>
            <w:sz w:val="22"/>
            <w:szCs w:val="22"/>
            <w:lang w:val="en-US"/>
          </w:rPr>
          <w:tab/>
        </w:r>
        <w:r w:rsidRPr="006F7FF4">
          <w:rPr>
            <w:rStyle w:val="Hyperlink"/>
            <w:noProof/>
          </w:rPr>
          <w:t>Scope of Supply by the Contractor</w:t>
        </w:r>
        <w:r>
          <w:rPr>
            <w:noProof/>
            <w:webHidden/>
          </w:rPr>
          <w:tab/>
        </w:r>
        <w:r>
          <w:rPr>
            <w:noProof/>
            <w:webHidden/>
          </w:rPr>
          <w:fldChar w:fldCharType="begin"/>
        </w:r>
        <w:r>
          <w:rPr>
            <w:noProof/>
            <w:webHidden/>
          </w:rPr>
          <w:instrText xml:space="preserve"> PAGEREF _Toc197425939 \h </w:instrText>
        </w:r>
        <w:r>
          <w:rPr>
            <w:noProof/>
            <w:webHidden/>
          </w:rPr>
        </w:r>
        <w:r>
          <w:rPr>
            <w:noProof/>
            <w:webHidden/>
          </w:rPr>
          <w:fldChar w:fldCharType="separate"/>
        </w:r>
        <w:r w:rsidR="00E67BB8">
          <w:rPr>
            <w:noProof/>
            <w:webHidden/>
          </w:rPr>
          <w:t>16</w:t>
        </w:r>
        <w:r>
          <w:rPr>
            <w:noProof/>
            <w:webHidden/>
          </w:rPr>
          <w:fldChar w:fldCharType="end"/>
        </w:r>
      </w:hyperlink>
    </w:p>
    <w:p w14:paraId="42FE7751" w14:textId="523B329B" w:rsidR="00023BC2" w:rsidRDefault="00023BC2">
      <w:pPr>
        <w:pStyle w:val="Inhopg1"/>
        <w:tabs>
          <w:tab w:val="left" w:pos="400"/>
          <w:tab w:val="right" w:leader="dot" w:pos="9344"/>
        </w:tabs>
        <w:rPr>
          <w:rFonts w:eastAsiaTheme="minorEastAsia" w:cstheme="minorBidi"/>
          <w:b w:val="0"/>
          <w:bCs w:val="0"/>
          <w:caps w:val="0"/>
          <w:noProof/>
          <w:sz w:val="22"/>
          <w:szCs w:val="22"/>
          <w:lang w:val="en-US"/>
        </w:rPr>
      </w:pPr>
      <w:hyperlink w:anchor="_Toc197425940" w:history="1">
        <w:r w:rsidRPr="006F7FF4">
          <w:rPr>
            <w:rStyle w:val="Hyperlink"/>
            <w:noProof/>
          </w:rPr>
          <w:t>3</w:t>
        </w:r>
        <w:r>
          <w:rPr>
            <w:rFonts w:eastAsiaTheme="minorEastAsia" w:cstheme="minorBidi"/>
            <w:b w:val="0"/>
            <w:bCs w:val="0"/>
            <w:caps w:val="0"/>
            <w:noProof/>
            <w:sz w:val="22"/>
            <w:szCs w:val="22"/>
            <w:lang w:val="en-US"/>
          </w:rPr>
          <w:tab/>
        </w:r>
        <w:r w:rsidRPr="006F7FF4">
          <w:rPr>
            <w:rStyle w:val="Hyperlink"/>
            <w:noProof/>
          </w:rPr>
          <w:t>Technical Requirements</w:t>
        </w:r>
        <w:r>
          <w:rPr>
            <w:noProof/>
            <w:webHidden/>
          </w:rPr>
          <w:tab/>
        </w:r>
        <w:r>
          <w:rPr>
            <w:noProof/>
            <w:webHidden/>
          </w:rPr>
          <w:fldChar w:fldCharType="begin"/>
        </w:r>
        <w:r>
          <w:rPr>
            <w:noProof/>
            <w:webHidden/>
          </w:rPr>
          <w:instrText xml:space="preserve"> PAGEREF _Toc197425940 \h </w:instrText>
        </w:r>
        <w:r>
          <w:rPr>
            <w:noProof/>
            <w:webHidden/>
          </w:rPr>
        </w:r>
        <w:r>
          <w:rPr>
            <w:noProof/>
            <w:webHidden/>
          </w:rPr>
          <w:fldChar w:fldCharType="separate"/>
        </w:r>
        <w:r w:rsidR="00E67BB8">
          <w:rPr>
            <w:noProof/>
            <w:webHidden/>
          </w:rPr>
          <w:t>17</w:t>
        </w:r>
        <w:r>
          <w:rPr>
            <w:noProof/>
            <w:webHidden/>
          </w:rPr>
          <w:fldChar w:fldCharType="end"/>
        </w:r>
      </w:hyperlink>
    </w:p>
    <w:p w14:paraId="37343B7D" w14:textId="15C6390E"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41" w:history="1">
        <w:r w:rsidRPr="006F7FF4">
          <w:rPr>
            <w:rStyle w:val="Hyperlink"/>
            <w:noProof/>
          </w:rPr>
          <w:t>3.1</w:t>
        </w:r>
        <w:r>
          <w:rPr>
            <w:rFonts w:eastAsiaTheme="minorEastAsia" w:cstheme="minorBidi"/>
            <w:smallCaps w:val="0"/>
            <w:noProof/>
            <w:sz w:val="22"/>
            <w:szCs w:val="22"/>
            <w:lang w:val="en-US"/>
          </w:rPr>
          <w:tab/>
        </w:r>
        <w:r w:rsidRPr="006F7FF4">
          <w:rPr>
            <w:rStyle w:val="Hyperlink"/>
            <w:noProof/>
          </w:rPr>
          <w:t xml:space="preserve">General Requirements </w:t>
        </w:r>
        <w:r>
          <w:rPr>
            <w:noProof/>
            <w:webHidden/>
          </w:rPr>
          <w:tab/>
        </w:r>
        <w:r>
          <w:rPr>
            <w:noProof/>
            <w:webHidden/>
          </w:rPr>
          <w:fldChar w:fldCharType="begin"/>
        </w:r>
        <w:r>
          <w:rPr>
            <w:noProof/>
            <w:webHidden/>
          </w:rPr>
          <w:instrText xml:space="preserve"> PAGEREF _Toc197425941 \h </w:instrText>
        </w:r>
        <w:r>
          <w:rPr>
            <w:noProof/>
            <w:webHidden/>
          </w:rPr>
        </w:r>
        <w:r>
          <w:rPr>
            <w:noProof/>
            <w:webHidden/>
          </w:rPr>
          <w:fldChar w:fldCharType="separate"/>
        </w:r>
        <w:r w:rsidR="00E67BB8">
          <w:rPr>
            <w:noProof/>
            <w:webHidden/>
          </w:rPr>
          <w:t>17</w:t>
        </w:r>
        <w:r>
          <w:rPr>
            <w:noProof/>
            <w:webHidden/>
          </w:rPr>
          <w:fldChar w:fldCharType="end"/>
        </w:r>
      </w:hyperlink>
    </w:p>
    <w:p w14:paraId="69DAF4D0" w14:textId="416967A7"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42" w:history="1">
        <w:r w:rsidRPr="006F7FF4">
          <w:rPr>
            <w:rStyle w:val="Hyperlink"/>
            <w:noProof/>
          </w:rPr>
          <w:t>3.2</w:t>
        </w:r>
        <w:r>
          <w:rPr>
            <w:rFonts w:eastAsiaTheme="minorEastAsia" w:cstheme="minorBidi"/>
            <w:smallCaps w:val="0"/>
            <w:noProof/>
            <w:sz w:val="22"/>
            <w:szCs w:val="22"/>
            <w:lang w:val="en-US"/>
          </w:rPr>
          <w:tab/>
        </w:r>
        <w:r w:rsidRPr="006F7FF4">
          <w:rPr>
            <w:rStyle w:val="Hyperlink"/>
            <w:noProof/>
          </w:rPr>
          <w:t>Operation Modes and Associated Performances of the Cryogenic System</w:t>
        </w:r>
        <w:r>
          <w:rPr>
            <w:noProof/>
            <w:webHidden/>
          </w:rPr>
          <w:tab/>
        </w:r>
        <w:r>
          <w:rPr>
            <w:noProof/>
            <w:webHidden/>
          </w:rPr>
          <w:fldChar w:fldCharType="begin"/>
        </w:r>
        <w:r>
          <w:rPr>
            <w:noProof/>
            <w:webHidden/>
          </w:rPr>
          <w:instrText xml:space="preserve"> PAGEREF _Toc197425942 \h </w:instrText>
        </w:r>
        <w:r>
          <w:rPr>
            <w:noProof/>
            <w:webHidden/>
          </w:rPr>
        </w:r>
        <w:r>
          <w:rPr>
            <w:noProof/>
            <w:webHidden/>
          </w:rPr>
          <w:fldChar w:fldCharType="separate"/>
        </w:r>
        <w:r w:rsidR="00E67BB8">
          <w:rPr>
            <w:noProof/>
            <w:webHidden/>
          </w:rPr>
          <w:t>18</w:t>
        </w:r>
        <w:r>
          <w:rPr>
            <w:noProof/>
            <w:webHidden/>
          </w:rPr>
          <w:fldChar w:fldCharType="end"/>
        </w:r>
      </w:hyperlink>
    </w:p>
    <w:p w14:paraId="0FEEB791" w14:textId="15DB5A31"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43" w:history="1">
        <w:r w:rsidRPr="006F7FF4">
          <w:rPr>
            <w:rStyle w:val="Hyperlink"/>
            <w:rFonts w:cs="Segoe UI"/>
            <w:noProof/>
          </w:rPr>
          <w:t>3.2.1</w:t>
        </w:r>
        <w:r>
          <w:rPr>
            <w:rFonts w:eastAsiaTheme="minorEastAsia" w:cstheme="minorBidi"/>
            <w:i w:val="0"/>
            <w:iCs w:val="0"/>
            <w:noProof/>
            <w:sz w:val="22"/>
            <w:szCs w:val="22"/>
            <w:lang w:val="en-US"/>
          </w:rPr>
          <w:tab/>
        </w:r>
        <w:r w:rsidRPr="006F7FF4">
          <w:rPr>
            <w:rStyle w:val="Hyperlink"/>
            <w:noProof/>
          </w:rPr>
          <w:t>Lifetime and annual operation schedule</w:t>
        </w:r>
        <w:r>
          <w:rPr>
            <w:noProof/>
            <w:webHidden/>
          </w:rPr>
          <w:tab/>
        </w:r>
        <w:r>
          <w:rPr>
            <w:noProof/>
            <w:webHidden/>
          </w:rPr>
          <w:fldChar w:fldCharType="begin"/>
        </w:r>
        <w:r>
          <w:rPr>
            <w:noProof/>
            <w:webHidden/>
          </w:rPr>
          <w:instrText xml:space="preserve"> PAGEREF _Toc197425943 \h </w:instrText>
        </w:r>
        <w:r>
          <w:rPr>
            <w:noProof/>
            <w:webHidden/>
          </w:rPr>
        </w:r>
        <w:r>
          <w:rPr>
            <w:noProof/>
            <w:webHidden/>
          </w:rPr>
          <w:fldChar w:fldCharType="separate"/>
        </w:r>
        <w:r w:rsidR="00E67BB8">
          <w:rPr>
            <w:noProof/>
            <w:webHidden/>
          </w:rPr>
          <w:t>18</w:t>
        </w:r>
        <w:r>
          <w:rPr>
            <w:noProof/>
            <w:webHidden/>
          </w:rPr>
          <w:fldChar w:fldCharType="end"/>
        </w:r>
      </w:hyperlink>
    </w:p>
    <w:p w14:paraId="5404EDA5" w14:textId="63370338"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44" w:history="1">
        <w:r w:rsidRPr="006F7FF4">
          <w:rPr>
            <w:rStyle w:val="Hyperlink"/>
            <w:rFonts w:cs="Segoe UI"/>
            <w:noProof/>
          </w:rPr>
          <w:t>3.2.2</w:t>
        </w:r>
        <w:r>
          <w:rPr>
            <w:rFonts w:eastAsiaTheme="minorEastAsia" w:cstheme="minorBidi"/>
            <w:i w:val="0"/>
            <w:iCs w:val="0"/>
            <w:noProof/>
            <w:sz w:val="22"/>
            <w:szCs w:val="22"/>
            <w:lang w:val="en-US"/>
          </w:rPr>
          <w:tab/>
        </w:r>
        <w:r w:rsidRPr="006F7FF4">
          <w:rPr>
            <w:rStyle w:val="Hyperlink"/>
            <w:noProof/>
          </w:rPr>
          <w:t>Stead state operational scenarios</w:t>
        </w:r>
        <w:r>
          <w:rPr>
            <w:noProof/>
            <w:webHidden/>
          </w:rPr>
          <w:tab/>
        </w:r>
        <w:r>
          <w:rPr>
            <w:noProof/>
            <w:webHidden/>
          </w:rPr>
          <w:fldChar w:fldCharType="begin"/>
        </w:r>
        <w:r>
          <w:rPr>
            <w:noProof/>
            <w:webHidden/>
          </w:rPr>
          <w:instrText xml:space="preserve"> PAGEREF _Toc197425944 \h </w:instrText>
        </w:r>
        <w:r>
          <w:rPr>
            <w:noProof/>
            <w:webHidden/>
          </w:rPr>
        </w:r>
        <w:r>
          <w:rPr>
            <w:noProof/>
            <w:webHidden/>
          </w:rPr>
          <w:fldChar w:fldCharType="separate"/>
        </w:r>
        <w:r w:rsidR="00E67BB8">
          <w:rPr>
            <w:noProof/>
            <w:webHidden/>
          </w:rPr>
          <w:t>18</w:t>
        </w:r>
        <w:r>
          <w:rPr>
            <w:noProof/>
            <w:webHidden/>
          </w:rPr>
          <w:fldChar w:fldCharType="end"/>
        </w:r>
      </w:hyperlink>
    </w:p>
    <w:p w14:paraId="5C1DC714" w14:textId="6DF19C01"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45" w:history="1">
        <w:r w:rsidRPr="006F7FF4">
          <w:rPr>
            <w:rStyle w:val="Hyperlink"/>
            <w:rFonts w:cs="Segoe UI"/>
            <w:noProof/>
          </w:rPr>
          <w:t>3.2.3</w:t>
        </w:r>
        <w:r>
          <w:rPr>
            <w:rFonts w:eastAsiaTheme="minorEastAsia" w:cstheme="minorBidi"/>
            <w:i w:val="0"/>
            <w:iCs w:val="0"/>
            <w:noProof/>
            <w:sz w:val="22"/>
            <w:szCs w:val="22"/>
            <w:lang w:val="en-US"/>
          </w:rPr>
          <w:tab/>
        </w:r>
        <w:r w:rsidRPr="006F7FF4">
          <w:rPr>
            <w:rStyle w:val="Hyperlink"/>
            <w:noProof/>
          </w:rPr>
          <w:t>Transient operational Scenarios</w:t>
        </w:r>
        <w:r>
          <w:rPr>
            <w:noProof/>
            <w:webHidden/>
          </w:rPr>
          <w:tab/>
        </w:r>
        <w:r>
          <w:rPr>
            <w:noProof/>
            <w:webHidden/>
          </w:rPr>
          <w:fldChar w:fldCharType="begin"/>
        </w:r>
        <w:r>
          <w:rPr>
            <w:noProof/>
            <w:webHidden/>
          </w:rPr>
          <w:instrText xml:space="preserve"> PAGEREF _Toc197425945 \h </w:instrText>
        </w:r>
        <w:r>
          <w:rPr>
            <w:noProof/>
            <w:webHidden/>
          </w:rPr>
        </w:r>
        <w:r>
          <w:rPr>
            <w:noProof/>
            <w:webHidden/>
          </w:rPr>
          <w:fldChar w:fldCharType="separate"/>
        </w:r>
        <w:r w:rsidR="00E67BB8">
          <w:rPr>
            <w:noProof/>
            <w:webHidden/>
          </w:rPr>
          <w:t>19</w:t>
        </w:r>
        <w:r>
          <w:rPr>
            <w:noProof/>
            <w:webHidden/>
          </w:rPr>
          <w:fldChar w:fldCharType="end"/>
        </w:r>
      </w:hyperlink>
    </w:p>
    <w:p w14:paraId="7D6B38EE" w14:textId="2B4EDB52"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46" w:history="1">
        <w:r w:rsidRPr="006F7FF4">
          <w:rPr>
            <w:rStyle w:val="Hyperlink"/>
            <w:rFonts w:cs="Segoe UI"/>
            <w:noProof/>
          </w:rPr>
          <w:t>3.2.4</w:t>
        </w:r>
        <w:r>
          <w:rPr>
            <w:rFonts w:eastAsiaTheme="minorEastAsia" w:cstheme="minorBidi"/>
            <w:i w:val="0"/>
            <w:iCs w:val="0"/>
            <w:noProof/>
            <w:sz w:val="22"/>
            <w:szCs w:val="22"/>
            <w:lang w:val="en-US"/>
          </w:rPr>
          <w:tab/>
        </w:r>
        <w:r w:rsidRPr="006F7FF4">
          <w:rPr>
            <w:rStyle w:val="Hyperlink"/>
            <w:noProof/>
          </w:rPr>
          <w:t>Other operational scenarios</w:t>
        </w:r>
        <w:r>
          <w:rPr>
            <w:noProof/>
            <w:webHidden/>
          </w:rPr>
          <w:tab/>
        </w:r>
        <w:r>
          <w:rPr>
            <w:noProof/>
            <w:webHidden/>
          </w:rPr>
          <w:fldChar w:fldCharType="begin"/>
        </w:r>
        <w:r>
          <w:rPr>
            <w:noProof/>
            <w:webHidden/>
          </w:rPr>
          <w:instrText xml:space="preserve"> PAGEREF _Toc197425946 \h </w:instrText>
        </w:r>
        <w:r>
          <w:rPr>
            <w:noProof/>
            <w:webHidden/>
          </w:rPr>
        </w:r>
        <w:r>
          <w:rPr>
            <w:noProof/>
            <w:webHidden/>
          </w:rPr>
          <w:fldChar w:fldCharType="separate"/>
        </w:r>
        <w:r w:rsidR="00E67BB8">
          <w:rPr>
            <w:noProof/>
            <w:webHidden/>
          </w:rPr>
          <w:t>21</w:t>
        </w:r>
        <w:r>
          <w:rPr>
            <w:noProof/>
            <w:webHidden/>
          </w:rPr>
          <w:fldChar w:fldCharType="end"/>
        </w:r>
      </w:hyperlink>
    </w:p>
    <w:p w14:paraId="15740D88" w14:textId="2AD74659"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47" w:history="1">
        <w:r w:rsidRPr="006F7FF4">
          <w:rPr>
            <w:rStyle w:val="Hyperlink"/>
            <w:rFonts w:cs="Segoe UI"/>
            <w:noProof/>
          </w:rPr>
          <w:t>3.2.5</w:t>
        </w:r>
        <w:r>
          <w:rPr>
            <w:rFonts w:eastAsiaTheme="minorEastAsia" w:cstheme="minorBidi"/>
            <w:i w:val="0"/>
            <w:iCs w:val="0"/>
            <w:noProof/>
            <w:sz w:val="22"/>
            <w:szCs w:val="22"/>
            <w:lang w:val="en-US"/>
          </w:rPr>
          <w:tab/>
        </w:r>
        <w:r w:rsidRPr="006F7FF4">
          <w:rPr>
            <w:rStyle w:val="Hyperlink"/>
            <w:noProof/>
          </w:rPr>
          <w:t>QPLANT performance</w:t>
        </w:r>
        <w:r>
          <w:rPr>
            <w:noProof/>
            <w:webHidden/>
          </w:rPr>
          <w:tab/>
        </w:r>
        <w:r>
          <w:rPr>
            <w:noProof/>
            <w:webHidden/>
          </w:rPr>
          <w:fldChar w:fldCharType="begin"/>
        </w:r>
        <w:r>
          <w:rPr>
            <w:noProof/>
            <w:webHidden/>
          </w:rPr>
          <w:instrText xml:space="preserve"> PAGEREF _Toc197425947 \h </w:instrText>
        </w:r>
        <w:r>
          <w:rPr>
            <w:noProof/>
            <w:webHidden/>
          </w:rPr>
        </w:r>
        <w:r>
          <w:rPr>
            <w:noProof/>
            <w:webHidden/>
          </w:rPr>
          <w:fldChar w:fldCharType="separate"/>
        </w:r>
        <w:r w:rsidR="00E67BB8">
          <w:rPr>
            <w:noProof/>
            <w:webHidden/>
          </w:rPr>
          <w:t>21</w:t>
        </w:r>
        <w:r>
          <w:rPr>
            <w:noProof/>
            <w:webHidden/>
          </w:rPr>
          <w:fldChar w:fldCharType="end"/>
        </w:r>
      </w:hyperlink>
    </w:p>
    <w:p w14:paraId="2037D2AE" w14:textId="653BF9C2"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48" w:history="1">
        <w:r w:rsidRPr="006F7FF4">
          <w:rPr>
            <w:rStyle w:val="Hyperlink"/>
            <w:rFonts w:cs="Segoe UI"/>
            <w:noProof/>
            <w:lang w:eastAsia="fr-FR"/>
          </w:rPr>
          <w:t>3.2.6</w:t>
        </w:r>
        <w:r>
          <w:rPr>
            <w:rFonts w:eastAsiaTheme="minorEastAsia" w:cstheme="minorBidi"/>
            <w:i w:val="0"/>
            <w:iCs w:val="0"/>
            <w:noProof/>
            <w:sz w:val="22"/>
            <w:szCs w:val="22"/>
            <w:lang w:val="en-US"/>
          </w:rPr>
          <w:tab/>
        </w:r>
        <w:r w:rsidRPr="006F7FF4">
          <w:rPr>
            <w:rStyle w:val="Hyperlink"/>
            <w:noProof/>
            <w:lang w:eastAsia="fr-FR"/>
          </w:rPr>
          <w:t>Machine self-protection</w:t>
        </w:r>
        <w:r>
          <w:rPr>
            <w:noProof/>
            <w:webHidden/>
          </w:rPr>
          <w:tab/>
        </w:r>
        <w:r>
          <w:rPr>
            <w:noProof/>
            <w:webHidden/>
          </w:rPr>
          <w:fldChar w:fldCharType="begin"/>
        </w:r>
        <w:r>
          <w:rPr>
            <w:noProof/>
            <w:webHidden/>
          </w:rPr>
          <w:instrText xml:space="preserve"> PAGEREF _Toc197425948 \h </w:instrText>
        </w:r>
        <w:r>
          <w:rPr>
            <w:noProof/>
            <w:webHidden/>
          </w:rPr>
        </w:r>
        <w:r>
          <w:rPr>
            <w:noProof/>
            <w:webHidden/>
          </w:rPr>
          <w:fldChar w:fldCharType="separate"/>
        </w:r>
        <w:r w:rsidR="00E67BB8">
          <w:rPr>
            <w:noProof/>
            <w:webHidden/>
          </w:rPr>
          <w:t>22</w:t>
        </w:r>
        <w:r>
          <w:rPr>
            <w:noProof/>
            <w:webHidden/>
          </w:rPr>
          <w:fldChar w:fldCharType="end"/>
        </w:r>
      </w:hyperlink>
    </w:p>
    <w:p w14:paraId="189A2080" w14:textId="429B0C3F"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49" w:history="1">
        <w:r w:rsidRPr="006F7FF4">
          <w:rPr>
            <w:rStyle w:val="Hyperlink"/>
            <w:noProof/>
          </w:rPr>
          <w:t>3.3</w:t>
        </w:r>
        <w:r>
          <w:rPr>
            <w:rFonts w:eastAsiaTheme="minorEastAsia" w:cstheme="minorBidi"/>
            <w:smallCaps w:val="0"/>
            <w:noProof/>
            <w:sz w:val="22"/>
            <w:szCs w:val="22"/>
            <w:lang w:val="en-US"/>
          </w:rPr>
          <w:tab/>
        </w:r>
        <w:r w:rsidRPr="006F7FF4">
          <w:rPr>
            <w:rStyle w:val="Hyperlink"/>
            <w:noProof/>
          </w:rPr>
          <w:t>Design and Construction Requirements</w:t>
        </w:r>
        <w:r>
          <w:rPr>
            <w:noProof/>
            <w:webHidden/>
          </w:rPr>
          <w:tab/>
        </w:r>
        <w:r>
          <w:rPr>
            <w:noProof/>
            <w:webHidden/>
          </w:rPr>
          <w:fldChar w:fldCharType="begin"/>
        </w:r>
        <w:r>
          <w:rPr>
            <w:noProof/>
            <w:webHidden/>
          </w:rPr>
          <w:instrText xml:space="preserve"> PAGEREF _Toc197425949 \h </w:instrText>
        </w:r>
        <w:r>
          <w:rPr>
            <w:noProof/>
            <w:webHidden/>
          </w:rPr>
        </w:r>
        <w:r>
          <w:rPr>
            <w:noProof/>
            <w:webHidden/>
          </w:rPr>
          <w:fldChar w:fldCharType="separate"/>
        </w:r>
        <w:r w:rsidR="00E67BB8">
          <w:rPr>
            <w:noProof/>
            <w:webHidden/>
          </w:rPr>
          <w:t>23</w:t>
        </w:r>
        <w:r>
          <w:rPr>
            <w:noProof/>
            <w:webHidden/>
          </w:rPr>
          <w:fldChar w:fldCharType="end"/>
        </w:r>
      </w:hyperlink>
    </w:p>
    <w:p w14:paraId="6BDD8652" w14:textId="3DE6A335"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50" w:history="1">
        <w:r w:rsidRPr="006F7FF4">
          <w:rPr>
            <w:rStyle w:val="Hyperlink"/>
            <w:rFonts w:cs="Segoe UI"/>
            <w:bCs/>
            <w:noProof/>
          </w:rPr>
          <w:t>3.3.1</w:t>
        </w:r>
        <w:r>
          <w:rPr>
            <w:rFonts w:eastAsiaTheme="minorEastAsia" w:cstheme="minorBidi"/>
            <w:i w:val="0"/>
            <w:iCs w:val="0"/>
            <w:noProof/>
            <w:sz w:val="22"/>
            <w:szCs w:val="22"/>
            <w:lang w:val="en-US"/>
          </w:rPr>
          <w:tab/>
        </w:r>
        <w:r w:rsidRPr="006F7FF4">
          <w:rPr>
            <w:rStyle w:val="Hyperlink"/>
            <w:noProof/>
          </w:rPr>
          <w:t>General requirements</w:t>
        </w:r>
        <w:r>
          <w:rPr>
            <w:noProof/>
            <w:webHidden/>
          </w:rPr>
          <w:tab/>
        </w:r>
        <w:r>
          <w:rPr>
            <w:noProof/>
            <w:webHidden/>
          </w:rPr>
          <w:fldChar w:fldCharType="begin"/>
        </w:r>
        <w:r>
          <w:rPr>
            <w:noProof/>
            <w:webHidden/>
          </w:rPr>
          <w:instrText xml:space="preserve"> PAGEREF _Toc197425950 \h </w:instrText>
        </w:r>
        <w:r>
          <w:rPr>
            <w:noProof/>
            <w:webHidden/>
          </w:rPr>
        </w:r>
        <w:r>
          <w:rPr>
            <w:noProof/>
            <w:webHidden/>
          </w:rPr>
          <w:fldChar w:fldCharType="separate"/>
        </w:r>
        <w:r w:rsidR="00E67BB8">
          <w:rPr>
            <w:noProof/>
            <w:webHidden/>
          </w:rPr>
          <w:t>23</w:t>
        </w:r>
        <w:r>
          <w:rPr>
            <w:noProof/>
            <w:webHidden/>
          </w:rPr>
          <w:fldChar w:fldCharType="end"/>
        </w:r>
      </w:hyperlink>
    </w:p>
    <w:p w14:paraId="2C76DDFE" w14:textId="2DB40BBB"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51" w:history="1">
        <w:r w:rsidRPr="006F7FF4">
          <w:rPr>
            <w:rStyle w:val="Hyperlink"/>
            <w:rFonts w:cs="Segoe UI"/>
            <w:noProof/>
          </w:rPr>
          <w:t>3.3.2</w:t>
        </w:r>
        <w:r>
          <w:rPr>
            <w:rFonts w:eastAsiaTheme="minorEastAsia" w:cstheme="minorBidi"/>
            <w:i w:val="0"/>
            <w:iCs w:val="0"/>
            <w:noProof/>
            <w:sz w:val="22"/>
            <w:szCs w:val="22"/>
            <w:lang w:val="en-US"/>
          </w:rPr>
          <w:tab/>
        </w:r>
        <w:r w:rsidRPr="006F7FF4">
          <w:rPr>
            <w:rStyle w:val="Hyperlink"/>
            <w:noProof/>
          </w:rPr>
          <w:t>Energy efficiency</w:t>
        </w:r>
        <w:r>
          <w:rPr>
            <w:noProof/>
            <w:webHidden/>
          </w:rPr>
          <w:tab/>
        </w:r>
        <w:r>
          <w:rPr>
            <w:noProof/>
            <w:webHidden/>
          </w:rPr>
          <w:fldChar w:fldCharType="begin"/>
        </w:r>
        <w:r>
          <w:rPr>
            <w:noProof/>
            <w:webHidden/>
          </w:rPr>
          <w:instrText xml:space="preserve"> PAGEREF _Toc197425951 \h </w:instrText>
        </w:r>
        <w:r>
          <w:rPr>
            <w:noProof/>
            <w:webHidden/>
          </w:rPr>
        </w:r>
        <w:r>
          <w:rPr>
            <w:noProof/>
            <w:webHidden/>
          </w:rPr>
          <w:fldChar w:fldCharType="separate"/>
        </w:r>
        <w:r w:rsidR="00E67BB8">
          <w:rPr>
            <w:noProof/>
            <w:webHidden/>
          </w:rPr>
          <w:t>23</w:t>
        </w:r>
        <w:r>
          <w:rPr>
            <w:noProof/>
            <w:webHidden/>
          </w:rPr>
          <w:fldChar w:fldCharType="end"/>
        </w:r>
      </w:hyperlink>
    </w:p>
    <w:p w14:paraId="672F29D2" w14:textId="1FC92E2B"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52" w:history="1">
        <w:r w:rsidRPr="006F7FF4">
          <w:rPr>
            <w:rStyle w:val="Hyperlink"/>
            <w:rFonts w:cs="Segoe UI"/>
            <w:noProof/>
          </w:rPr>
          <w:t>3.3.3</w:t>
        </w:r>
        <w:r>
          <w:rPr>
            <w:rFonts w:eastAsiaTheme="minorEastAsia" w:cstheme="minorBidi"/>
            <w:i w:val="0"/>
            <w:iCs w:val="0"/>
            <w:noProof/>
            <w:sz w:val="22"/>
            <w:szCs w:val="22"/>
            <w:lang w:val="en-US"/>
          </w:rPr>
          <w:tab/>
        </w:r>
        <w:r w:rsidRPr="006F7FF4">
          <w:rPr>
            <w:rStyle w:val="Hyperlink"/>
            <w:noProof/>
          </w:rPr>
          <w:t>Reliability requirements</w:t>
        </w:r>
        <w:r>
          <w:rPr>
            <w:noProof/>
            <w:webHidden/>
          </w:rPr>
          <w:tab/>
        </w:r>
        <w:r>
          <w:rPr>
            <w:noProof/>
            <w:webHidden/>
          </w:rPr>
          <w:fldChar w:fldCharType="begin"/>
        </w:r>
        <w:r>
          <w:rPr>
            <w:noProof/>
            <w:webHidden/>
          </w:rPr>
          <w:instrText xml:space="preserve"> PAGEREF _Toc197425952 \h </w:instrText>
        </w:r>
        <w:r>
          <w:rPr>
            <w:noProof/>
            <w:webHidden/>
          </w:rPr>
        </w:r>
        <w:r>
          <w:rPr>
            <w:noProof/>
            <w:webHidden/>
          </w:rPr>
          <w:fldChar w:fldCharType="separate"/>
        </w:r>
        <w:r w:rsidR="00E67BB8">
          <w:rPr>
            <w:noProof/>
            <w:webHidden/>
          </w:rPr>
          <w:t>24</w:t>
        </w:r>
        <w:r>
          <w:rPr>
            <w:noProof/>
            <w:webHidden/>
          </w:rPr>
          <w:fldChar w:fldCharType="end"/>
        </w:r>
      </w:hyperlink>
    </w:p>
    <w:p w14:paraId="1764413F" w14:textId="22C3B88C"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53" w:history="1">
        <w:r w:rsidRPr="006F7FF4">
          <w:rPr>
            <w:rStyle w:val="Hyperlink"/>
            <w:rFonts w:cs="Segoe UI"/>
            <w:noProof/>
          </w:rPr>
          <w:t>3.3.4</w:t>
        </w:r>
        <w:r>
          <w:rPr>
            <w:rFonts w:eastAsiaTheme="minorEastAsia" w:cstheme="minorBidi"/>
            <w:i w:val="0"/>
            <w:iCs w:val="0"/>
            <w:noProof/>
            <w:sz w:val="22"/>
            <w:szCs w:val="22"/>
            <w:lang w:val="en-US"/>
          </w:rPr>
          <w:tab/>
        </w:r>
        <w:r w:rsidRPr="006F7FF4">
          <w:rPr>
            <w:rStyle w:val="Hyperlink"/>
            <w:noProof/>
          </w:rPr>
          <w:t>Design, materials and construction requirements</w:t>
        </w:r>
        <w:r>
          <w:rPr>
            <w:noProof/>
            <w:webHidden/>
          </w:rPr>
          <w:tab/>
        </w:r>
        <w:r>
          <w:rPr>
            <w:noProof/>
            <w:webHidden/>
          </w:rPr>
          <w:fldChar w:fldCharType="begin"/>
        </w:r>
        <w:r>
          <w:rPr>
            <w:noProof/>
            <w:webHidden/>
          </w:rPr>
          <w:instrText xml:space="preserve"> PAGEREF _Toc197425953 \h </w:instrText>
        </w:r>
        <w:r>
          <w:rPr>
            <w:noProof/>
            <w:webHidden/>
          </w:rPr>
        </w:r>
        <w:r>
          <w:rPr>
            <w:noProof/>
            <w:webHidden/>
          </w:rPr>
          <w:fldChar w:fldCharType="separate"/>
        </w:r>
        <w:r w:rsidR="00E67BB8">
          <w:rPr>
            <w:noProof/>
            <w:webHidden/>
          </w:rPr>
          <w:t>25</w:t>
        </w:r>
        <w:r>
          <w:rPr>
            <w:noProof/>
            <w:webHidden/>
          </w:rPr>
          <w:fldChar w:fldCharType="end"/>
        </w:r>
      </w:hyperlink>
    </w:p>
    <w:p w14:paraId="7C27CD33" w14:textId="442EE615"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54" w:history="1">
        <w:r w:rsidRPr="006F7FF4">
          <w:rPr>
            <w:rStyle w:val="Hyperlink"/>
            <w:rFonts w:cs="Segoe UI"/>
            <w:noProof/>
          </w:rPr>
          <w:t>3.3.5</w:t>
        </w:r>
        <w:r>
          <w:rPr>
            <w:rFonts w:eastAsiaTheme="minorEastAsia" w:cstheme="minorBidi"/>
            <w:i w:val="0"/>
            <w:iCs w:val="0"/>
            <w:noProof/>
            <w:sz w:val="22"/>
            <w:szCs w:val="22"/>
            <w:lang w:val="en-US"/>
          </w:rPr>
          <w:tab/>
        </w:r>
        <w:r w:rsidRPr="006F7FF4">
          <w:rPr>
            <w:rStyle w:val="Hyperlink"/>
            <w:noProof/>
          </w:rPr>
          <w:t>Helium guard</w:t>
        </w:r>
        <w:r>
          <w:rPr>
            <w:noProof/>
            <w:webHidden/>
          </w:rPr>
          <w:tab/>
        </w:r>
        <w:r>
          <w:rPr>
            <w:noProof/>
            <w:webHidden/>
          </w:rPr>
          <w:fldChar w:fldCharType="begin"/>
        </w:r>
        <w:r>
          <w:rPr>
            <w:noProof/>
            <w:webHidden/>
          </w:rPr>
          <w:instrText xml:space="preserve"> PAGEREF _Toc197425954 \h </w:instrText>
        </w:r>
        <w:r>
          <w:rPr>
            <w:noProof/>
            <w:webHidden/>
          </w:rPr>
        </w:r>
        <w:r>
          <w:rPr>
            <w:noProof/>
            <w:webHidden/>
          </w:rPr>
          <w:fldChar w:fldCharType="separate"/>
        </w:r>
        <w:r w:rsidR="00E67BB8">
          <w:rPr>
            <w:noProof/>
            <w:webHidden/>
          </w:rPr>
          <w:t>27</w:t>
        </w:r>
        <w:r>
          <w:rPr>
            <w:noProof/>
            <w:webHidden/>
          </w:rPr>
          <w:fldChar w:fldCharType="end"/>
        </w:r>
      </w:hyperlink>
    </w:p>
    <w:p w14:paraId="1DF80A07" w14:textId="6998A029"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55" w:history="1">
        <w:r w:rsidRPr="006F7FF4">
          <w:rPr>
            <w:rStyle w:val="Hyperlink"/>
            <w:rFonts w:cs="Segoe UI"/>
            <w:noProof/>
          </w:rPr>
          <w:t>3.3.6</w:t>
        </w:r>
        <w:r>
          <w:rPr>
            <w:rFonts w:eastAsiaTheme="minorEastAsia" w:cstheme="minorBidi"/>
            <w:i w:val="0"/>
            <w:iCs w:val="0"/>
            <w:noProof/>
            <w:sz w:val="22"/>
            <w:szCs w:val="22"/>
            <w:lang w:val="en-US"/>
          </w:rPr>
          <w:tab/>
        </w:r>
        <w:r w:rsidRPr="006F7FF4">
          <w:rPr>
            <w:rStyle w:val="Hyperlink"/>
            <w:noProof/>
          </w:rPr>
          <w:t>QRB Vacuum system</w:t>
        </w:r>
        <w:r>
          <w:rPr>
            <w:noProof/>
            <w:webHidden/>
          </w:rPr>
          <w:tab/>
        </w:r>
        <w:r>
          <w:rPr>
            <w:noProof/>
            <w:webHidden/>
          </w:rPr>
          <w:fldChar w:fldCharType="begin"/>
        </w:r>
        <w:r>
          <w:rPr>
            <w:noProof/>
            <w:webHidden/>
          </w:rPr>
          <w:instrText xml:space="preserve"> PAGEREF _Toc197425955 \h </w:instrText>
        </w:r>
        <w:r>
          <w:rPr>
            <w:noProof/>
            <w:webHidden/>
          </w:rPr>
        </w:r>
        <w:r>
          <w:rPr>
            <w:noProof/>
            <w:webHidden/>
          </w:rPr>
          <w:fldChar w:fldCharType="separate"/>
        </w:r>
        <w:r w:rsidR="00E67BB8">
          <w:rPr>
            <w:noProof/>
            <w:webHidden/>
          </w:rPr>
          <w:t>28</w:t>
        </w:r>
        <w:r>
          <w:rPr>
            <w:noProof/>
            <w:webHidden/>
          </w:rPr>
          <w:fldChar w:fldCharType="end"/>
        </w:r>
      </w:hyperlink>
    </w:p>
    <w:p w14:paraId="4FA5629E" w14:textId="289B7E32"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56" w:history="1">
        <w:r w:rsidRPr="006F7FF4">
          <w:rPr>
            <w:rStyle w:val="Hyperlink"/>
            <w:rFonts w:cs="Segoe UI"/>
            <w:noProof/>
          </w:rPr>
          <w:t>3.3.7</w:t>
        </w:r>
        <w:r>
          <w:rPr>
            <w:rFonts w:eastAsiaTheme="minorEastAsia" w:cstheme="minorBidi"/>
            <w:i w:val="0"/>
            <w:iCs w:val="0"/>
            <w:noProof/>
            <w:sz w:val="22"/>
            <w:szCs w:val="22"/>
            <w:lang w:val="en-US"/>
          </w:rPr>
          <w:tab/>
        </w:r>
        <w:r w:rsidRPr="006F7FF4">
          <w:rPr>
            <w:rStyle w:val="Hyperlink"/>
            <w:noProof/>
          </w:rPr>
          <w:t>Purge requirements</w:t>
        </w:r>
        <w:r>
          <w:rPr>
            <w:noProof/>
            <w:webHidden/>
          </w:rPr>
          <w:tab/>
        </w:r>
        <w:r>
          <w:rPr>
            <w:noProof/>
            <w:webHidden/>
          </w:rPr>
          <w:fldChar w:fldCharType="begin"/>
        </w:r>
        <w:r>
          <w:rPr>
            <w:noProof/>
            <w:webHidden/>
          </w:rPr>
          <w:instrText xml:space="preserve"> PAGEREF _Toc197425956 \h </w:instrText>
        </w:r>
        <w:r>
          <w:rPr>
            <w:noProof/>
            <w:webHidden/>
          </w:rPr>
        </w:r>
        <w:r>
          <w:rPr>
            <w:noProof/>
            <w:webHidden/>
          </w:rPr>
          <w:fldChar w:fldCharType="separate"/>
        </w:r>
        <w:r w:rsidR="00E67BB8">
          <w:rPr>
            <w:noProof/>
            <w:webHidden/>
          </w:rPr>
          <w:t>28</w:t>
        </w:r>
        <w:r>
          <w:rPr>
            <w:noProof/>
            <w:webHidden/>
          </w:rPr>
          <w:fldChar w:fldCharType="end"/>
        </w:r>
      </w:hyperlink>
    </w:p>
    <w:p w14:paraId="16C52A75" w14:textId="1FCF2F30"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57" w:history="1">
        <w:r w:rsidRPr="006F7FF4">
          <w:rPr>
            <w:rStyle w:val="Hyperlink"/>
            <w:rFonts w:cs="Segoe UI"/>
            <w:noProof/>
          </w:rPr>
          <w:t>3.3.8</w:t>
        </w:r>
        <w:r>
          <w:rPr>
            <w:rFonts w:eastAsiaTheme="minorEastAsia" w:cstheme="minorBidi"/>
            <w:i w:val="0"/>
            <w:iCs w:val="0"/>
            <w:noProof/>
            <w:sz w:val="22"/>
            <w:szCs w:val="22"/>
            <w:lang w:val="en-US"/>
          </w:rPr>
          <w:tab/>
        </w:r>
        <w:r w:rsidRPr="006F7FF4">
          <w:rPr>
            <w:rStyle w:val="Hyperlink"/>
            <w:noProof/>
          </w:rPr>
          <w:t>Leak rate requirements</w:t>
        </w:r>
        <w:r>
          <w:rPr>
            <w:noProof/>
            <w:webHidden/>
          </w:rPr>
          <w:tab/>
        </w:r>
        <w:r>
          <w:rPr>
            <w:noProof/>
            <w:webHidden/>
          </w:rPr>
          <w:fldChar w:fldCharType="begin"/>
        </w:r>
        <w:r>
          <w:rPr>
            <w:noProof/>
            <w:webHidden/>
          </w:rPr>
          <w:instrText xml:space="preserve"> PAGEREF _Toc197425957 \h </w:instrText>
        </w:r>
        <w:r>
          <w:rPr>
            <w:noProof/>
            <w:webHidden/>
          </w:rPr>
        </w:r>
        <w:r>
          <w:rPr>
            <w:noProof/>
            <w:webHidden/>
          </w:rPr>
          <w:fldChar w:fldCharType="separate"/>
        </w:r>
        <w:r w:rsidR="00E67BB8">
          <w:rPr>
            <w:noProof/>
            <w:webHidden/>
          </w:rPr>
          <w:t>29</w:t>
        </w:r>
        <w:r>
          <w:rPr>
            <w:noProof/>
            <w:webHidden/>
          </w:rPr>
          <w:fldChar w:fldCharType="end"/>
        </w:r>
      </w:hyperlink>
    </w:p>
    <w:p w14:paraId="24FA82ED" w14:textId="216DF84C"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58" w:history="1">
        <w:r w:rsidRPr="006F7FF4">
          <w:rPr>
            <w:rStyle w:val="Hyperlink"/>
            <w:rFonts w:cs="Segoe UI"/>
            <w:noProof/>
          </w:rPr>
          <w:t>3.3.9</w:t>
        </w:r>
        <w:r>
          <w:rPr>
            <w:rFonts w:eastAsiaTheme="minorEastAsia" w:cstheme="minorBidi"/>
            <w:i w:val="0"/>
            <w:iCs w:val="0"/>
            <w:noProof/>
            <w:sz w:val="22"/>
            <w:szCs w:val="22"/>
            <w:lang w:val="en-US"/>
          </w:rPr>
          <w:tab/>
        </w:r>
        <w:r w:rsidRPr="006F7FF4">
          <w:rPr>
            <w:rStyle w:val="Hyperlink"/>
            <w:noProof/>
          </w:rPr>
          <w:t>Instrumentation requirements</w:t>
        </w:r>
        <w:r>
          <w:rPr>
            <w:noProof/>
            <w:webHidden/>
          </w:rPr>
          <w:tab/>
        </w:r>
        <w:r>
          <w:rPr>
            <w:noProof/>
            <w:webHidden/>
          </w:rPr>
          <w:fldChar w:fldCharType="begin"/>
        </w:r>
        <w:r>
          <w:rPr>
            <w:noProof/>
            <w:webHidden/>
          </w:rPr>
          <w:instrText xml:space="preserve"> PAGEREF _Toc197425958 \h </w:instrText>
        </w:r>
        <w:r>
          <w:rPr>
            <w:noProof/>
            <w:webHidden/>
          </w:rPr>
        </w:r>
        <w:r>
          <w:rPr>
            <w:noProof/>
            <w:webHidden/>
          </w:rPr>
          <w:fldChar w:fldCharType="separate"/>
        </w:r>
        <w:r w:rsidR="00E67BB8">
          <w:rPr>
            <w:noProof/>
            <w:webHidden/>
          </w:rPr>
          <w:t>32</w:t>
        </w:r>
        <w:r>
          <w:rPr>
            <w:noProof/>
            <w:webHidden/>
          </w:rPr>
          <w:fldChar w:fldCharType="end"/>
        </w:r>
      </w:hyperlink>
    </w:p>
    <w:p w14:paraId="397D8F52" w14:textId="1F35B375"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59" w:history="1">
        <w:r w:rsidRPr="006F7FF4">
          <w:rPr>
            <w:rStyle w:val="Hyperlink"/>
            <w:rFonts w:cs="Segoe UI"/>
            <w:noProof/>
          </w:rPr>
          <w:t>3.3.10</w:t>
        </w:r>
        <w:r>
          <w:rPr>
            <w:rFonts w:eastAsiaTheme="minorEastAsia" w:cstheme="minorBidi"/>
            <w:i w:val="0"/>
            <w:iCs w:val="0"/>
            <w:noProof/>
            <w:sz w:val="22"/>
            <w:szCs w:val="22"/>
            <w:lang w:val="en-US"/>
          </w:rPr>
          <w:tab/>
        </w:r>
        <w:r w:rsidRPr="006F7FF4">
          <w:rPr>
            <w:rStyle w:val="Hyperlink"/>
            <w:noProof/>
          </w:rPr>
          <w:t>Wiring requirements</w:t>
        </w:r>
        <w:r>
          <w:rPr>
            <w:noProof/>
            <w:webHidden/>
          </w:rPr>
          <w:tab/>
        </w:r>
        <w:r>
          <w:rPr>
            <w:noProof/>
            <w:webHidden/>
          </w:rPr>
          <w:fldChar w:fldCharType="begin"/>
        </w:r>
        <w:r>
          <w:rPr>
            <w:noProof/>
            <w:webHidden/>
          </w:rPr>
          <w:instrText xml:space="preserve"> PAGEREF _Toc197425959 \h </w:instrText>
        </w:r>
        <w:r>
          <w:rPr>
            <w:noProof/>
            <w:webHidden/>
          </w:rPr>
        </w:r>
        <w:r>
          <w:rPr>
            <w:noProof/>
            <w:webHidden/>
          </w:rPr>
          <w:fldChar w:fldCharType="separate"/>
        </w:r>
        <w:r w:rsidR="00E67BB8">
          <w:rPr>
            <w:noProof/>
            <w:webHidden/>
          </w:rPr>
          <w:t>35</w:t>
        </w:r>
        <w:r>
          <w:rPr>
            <w:noProof/>
            <w:webHidden/>
          </w:rPr>
          <w:fldChar w:fldCharType="end"/>
        </w:r>
      </w:hyperlink>
    </w:p>
    <w:p w14:paraId="20F012BC" w14:textId="734E0E51"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60" w:history="1">
        <w:r w:rsidRPr="006F7FF4">
          <w:rPr>
            <w:rStyle w:val="Hyperlink"/>
            <w:rFonts w:cs="Segoe UI"/>
            <w:noProof/>
          </w:rPr>
          <w:t>3.3.11</w:t>
        </w:r>
        <w:r>
          <w:rPr>
            <w:rFonts w:eastAsiaTheme="minorEastAsia" w:cstheme="minorBidi"/>
            <w:i w:val="0"/>
            <w:iCs w:val="0"/>
            <w:noProof/>
            <w:sz w:val="22"/>
            <w:szCs w:val="22"/>
            <w:lang w:val="en-US"/>
          </w:rPr>
          <w:tab/>
        </w:r>
        <w:r w:rsidRPr="006F7FF4">
          <w:rPr>
            <w:rStyle w:val="Hyperlink"/>
            <w:noProof/>
          </w:rPr>
          <w:t>Electrical Requirements</w:t>
        </w:r>
        <w:r>
          <w:rPr>
            <w:noProof/>
            <w:webHidden/>
          </w:rPr>
          <w:tab/>
        </w:r>
        <w:r>
          <w:rPr>
            <w:noProof/>
            <w:webHidden/>
          </w:rPr>
          <w:fldChar w:fldCharType="begin"/>
        </w:r>
        <w:r>
          <w:rPr>
            <w:noProof/>
            <w:webHidden/>
          </w:rPr>
          <w:instrText xml:space="preserve"> PAGEREF _Toc197425960 \h </w:instrText>
        </w:r>
        <w:r>
          <w:rPr>
            <w:noProof/>
            <w:webHidden/>
          </w:rPr>
        </w:r>
        <w:r>
          <w:rPr>
            <w:noProof/>
            <w:webHidden/>
          </w:rPr>
          <w:fldChar w:fldCharType="separate"/>
        </w:r>
        <w:r w:rsidR="00E67BB8">
          <w:rPr>
            <w:noProof/>
            <w:webHidden/>
          </w:rPr>
          <w:t>36</w:t>
        </w:r>
        <w:r>
          <w:rPr>
            <w:noProof/>
            <w:webHidden/>
          </w:rPr>
          <w:fldChar w:fldCharType="end"/>
        </w:r>
      </w:hyperlink>
    </w:p>
    <w:p w14:paraId="350B76E3" w14:textId="1ED83918"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61" w:history="1">
        <w:r w:rsidRPr="006F7FF4">
          <w:rPr>
            <w:rStyle w:val="Hyperlink"/>
            <w:rFonts w:cs="Segoe UI"/>
            <w:noProof/>
          </w:rPr>
          <w:t>3.3.12</w:t>
        </w:r>
        <w:r>
          <w:rPr>
            <w:rFonts w:eastAsiaTheme="minorEastAsia" w:cstheme="minorBidi"/>
            <w:i w:val="0"/>
            <w:iCs w:val="0"/>
            <w:noProof/>
            <w:sz w:val="22"/>
            <w:szCs w:val="22"/>
            <w:lang w:val="en-US"/>
          </w:rPr>
          <w:tab/>
        </w:r>
        <w:r w:rsidRPr="006F7FF4">
          <w:rPr>
            <w:rStyle w:val="Hyperlink"/>
            <w:noProof/>
          </w:rPr>
          <w:t>Identification and labelling</w:t>
        </w:r>
        <w:r>
          <w:rPr>
            <w:noProof/>
            <w:webHidden/>
          </w:rPr>
          <w:tab/>
        </w:r>
        <w:r>
          <w:rPr>
            <w:noProof/>
            <w:webHidden/>
          </w:rPr>
          <w:fldChar w:fldCharType="begin"/>
        </w:r>
        <w:r>
          <w:rPr>
            <w:noProof/>
            <w:webHidden/>
          </w:rPr>
          <w:instrText xml:space="preserve"> PAGEREF _Toc197425961 \h </w:instrText>
        </w:r>
        <w:r>
          <w:rPr>
            <w:noProof/>
            <w:webHidden/>
          </w:rPr>
        </w:r>
        <w:r>
          <w:rPr>
            <w:noProof/>
            <w:webHidden/>
          </w:rPr>
          <w:fldChar w:fldCharType="separate"/>
        </w:r>
        <w:r w:rsidR="00E67BB8">
          <w:rPr>
            <w:noProof/>
            <w:webHidden/>
          </w:rPr>
          <w:t>36</w:t>
        </w:r>
        <w:r>
          <w:rPr>
            <w:noProof/>
            <w:webHidden/>
          </w:rPr>
          <w:fldChar w:fldCharType="end"/>
        </w:r>
      </w:hyperlink>
    </w:p>
    <w:p w14:paraId="13DCABF9" w14:textId="7D896787"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62" w:history="1">
        <w:r w:rsidRPr="006F7FF4">
          <w:rPr>
            <w:rStyle w:val="Hyperlink"/>
            <w:rFonts w:cs="Segoe UI"/>
            <w:noProof/>
          </w:rPr>
          <w:t>3.3.13</w:t>
        </w:r>
        <w:r>
          <w:rPr>
            <w:rFonts w:eastAsiaTheme="minorEastAsia" w:cstheme="minorBidi"/>
            <w:i w:val="0"/>
            <w:iCs w:val="0"/>
            <w:noProof/>
            <w:sz w:val="22"/>
            <w:szCs w:val="22"/>
            <w:lang w:val="en-US"/>
          </w:rPr>
          <w:tab/>
        </w:r>
        <w:r w:rsidRPr="006F7FF4">
          <w:rPr>
            <w:rStyle w:val="Hyperlink"/>
            <w:noProof/>
          </w:rPr>
          <w:t>Valves</w:t>
        </w:r>
        <w:r>
          <w:rPr>
            <w:noProof/>
            <w:webHidden/>
          </w:rPr>
          <w:tab/>
        </w:r>
        <w:r>
          <w:rPr>
            <w:noProof/>
            <w:webHidden/>
          </w:rPr>
          <w:fldChar w:fldCharType="begin"/>
        </w:r>
        <w:r>
          <w:rPr>
            <w:noProof/>
            <w:webHidden/>
          </w:rPr>
          <w:instrText xml:space="preserve"> PAGEREF _Toc197425962 \h </w:instrText>
        </w:r>
        <w:r>
          <w:rPr>
            <w:noProof/>
            <w:webHidden/>
          </w:rPr>
        </w:r>
        <w:r>
          <w:rPr>
            <w:noProof/>
            <w:webHidden/>
          </w:rPr>
          <w:fldChar w:fldCharType="separate"/>
        </w:r>
        <w:r w:rsidR="00E67BB8">
          <w:rPr>
            <w:noProof/>
            <w:webHidden/>
          </w:rPr>
          <w:t>37</w:t>
        </w:r>
        <w:r>
          <w:rPr>
            <w:noProof/>
            <w:webHidden/>
          </w:rPr>
          <w:fldChar w:fldCharType="end"/>
        </w:r>
      </w:hyperlink>
    </w:p>
    <w:p w14:paraId="13BE2A34" w14:textId="03FDBEFB"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63" w:history="1">
        <w:r w:rsidRPr="006F7FF4">
          <w:rPr>
            <w:rStyle w:val="Hyperlink"/>
            <w:rFonts w:cs="Segoe UI"/>
            <w:noProof/>
          </w:rPr>
          <w:t>3.3.14</w:t>
        </w:r>
        <w:r>
          <w:rPr>
            <w:rFonts w:eastAsiaTheme="minorEastAsia" w:cstheme="minorBidi"/>
            <w:i w:val="0"/>
            <w:iCs w:val="0"/>
            <w:noProof/>
            <w:sz w:val="22"/>
            <w:szCs w:val="22"/>
            <w:lang w:val="en-US"/>
          </w:rPr>
          <w:tab/>
        </w:r>
        <w:r w:rsidRPr="006F7FF4">
          <w:rPr>
            <w:rStyle w:val="Hyperlink"/>
            <w:noProof/>
          </w:rPr>
          <w:t>Warm Compressor Station</w:t>
        </w:r>
        <w:r>
          <w:rPr>
            <w:noProof/>
            <w:webHidden/>
          </w:rPr>
          <w:tab/>
        </w:r>
        <w:r>
          <w:rPr>
            <w:noProof/>
            <w:webHidden/>
          </w:rPr>
          <w:fldChar w:fldCharType="begin"/>
        </w:r>
        <w:r>
          <w:rPr>
            <w:noProof/>
            <w:webHidden/>
          </w:rPr>
          <w:instrText xml:space="preserve"> PAGEREF _Toc197425963 \h </w:instrText>
        </w:r>
        <w:r>
          <w:rPr>
            <w:noProof/>
            <w:webHidden/>
          </w:rPr>
        </w:r>
        <w:r>
          <w:rPr>
            <w:noProof/>
            <w:webHidden/>
          </w:rPr>
          <w:fldChar w:fldCharType="separate"/>
        </w:r>
        <w:r w:rsidR="00E67BB8">
          <w:rPr>
            <w:noProof/>
            <w:webHidden/>
          </w:rPr>
          <w:t>37</w:t>
        </w:r>
        <w:r>
          <w:rPr>
            <w:noProof/>
            <w:webHidden/>
          </w:rPr>
          <w:fldChar w:fldCharType="end"/>
        </w:r>
      </w:hyperlink>
    </w:p>
    <w:p w14:paraId="0165CFF5" w14:textId="2A9A6C09"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64" w:history="1">
        <w:r w:rsidRPr="006F7FF4">
          <w:rPr>
            <w:rStyle w:val="Hyperlink"/>
            <w:rFonts w:cs="Segoe UI"/>
            <w:noProof/>
          </w:rPr>
          <w:t>3.3.15</w:t>
        </w:r>
        <w:r>
          <w:rPr>
            <w:rFonts w:eastAsiaTheme="minorEastAsia" w:cstheme="minorBidi"/>
            <w:i w:val="0"/>
            <w:iCs w:val="0"/>
            <w:noProof/>
            <w:sz w:val="22"/>
            <w:szCs w:val="22"/>
            <w:lang w:val="en-US"/>
          </w:rPr>
          <w:tab/>
        </w:r>
        <w:r w:rsidRPr="006F7FF4">
          <w:rPr>
            <w:rStyle w:val="Hyperlink"/>
            <w:noProof/>
            <w:shd w:val="clear" w:color="auto" w:fill="FFFFFF"/>
          </w:rPr>
          <w:t>Refrigeration Cold Box (QRB)</w:t>
        </w:r>
        <w:r>
          <w:rPr>
            <w:noProof/>
            <w:webHidden/>
          </w:rPr>
          <w:tab/>
        </w:r>
        <w:r>
          <w:rPr>
            <w:noProof/>
            <w:webHidden/>
          </w:rPr>
          <w:fldChar w:fldCharType="begin"/>
        </w:r>
        <w:r>
          <w:rPr>
            <w:noProof/>
            <w:webHidden/>
          </w:rPr>
          <w:instrText xml:space="preserve"> PAGEREF _Toc197425964 \h </w:instrText>
        </w:r>
        <w:r>
          <w:rPr>
            <w:noProof/>
            <w:webHidden/>
          </w:rPr>
        </w:r>
        <w:r>
          <w:rPr>
            <w:noProof/>
            <w:webHidden/>
          </w:rPr>
          <w:fldChar w:fldCharType="separate"/>
        </w:r>
        <w:r w:rsidR="00E67BB8">
          <w:rPr>
            <w:noProof/>
            <w:webHidden/>
          </w:rPr>
          <w:t>43</w:t>
        </w:r>
        <w:r>
          <w:rPr>
            <w:noProof/>
            <w:webHidden/>
          </w:rPr>
          <w:fldChar w:fldCharType="end"/>
        </w:r>
      </w:hyperlink>
    </w:p>
    <w:p w14:paraId="39E78CEC" w14:textId="412AD9EE"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65" w:history="1">
        <w:r w:rsidRPr="006F7FF4">
          <w:rPr>
            <w:rStyle w:val="Hyperlink"/>
            <w:rFonts w:cs="Segoe UI"/>
            <w:noProof/>
          </w:rPr>
          <w:t>3.3.16</w:t>
        </w:r>
        <w:r>
          <w:rPr>
            <w:rFonts w:eastAsiaTheme="minorEastAsia" w:cstheme="minorBidi"/>
            <w:i w:val="0"/>
            <w:iCs w:val="0"/>
            <w:noProof/>
            <w:sz w:val="22"/>
            <w:szCs w:val="22"/>
            <w:lang w:val="en-US"/>
          </w:rPr>
          <w:tab/>
        </w:r>
        <w:r w:rsidRPr="006F7FF4">
          <w:rPr>
            <w:rStyle w:val="Hyperlink"/>
            <w:noProof/>
            <w:shd w:val="clear" w:color="auto" w:fill="FFFFFF"/>
          </w:rPr>
          <w:t>Warm Storage Helium (Option 1)</w:t>
        </w:r>
        <w:r>
          <w:rPr>
            <w:noProof/>
            <w:webHidden/>
          </w:rPr>
          <w:tab/>
        </w:r>
        <w:r>
          <w:rPr>
            <w:noProof/>
            <w:webHidden/>
          </w:rPr>
          <w:fldChar w:fldCharType="begin"/>
        </w:r>
        <w:r>
          <w:rPr>
            <w:noProof/>
            <w:webHidden/>
          </w:rPr>
          <w:instrText xml:space="preserve"> PAGEREF _Toc197425965 \h </w:instrText>
        </w:r>
        <w:r>
          <w:rPr>
            <w:noProof/>
            <w:webHidden/>
          </w:rPr>
        </w:r>
        <w:r>
          <w:rPr>
            <w:noProof/>
            <w:webHidden/>
          </w:rPr>
          <w:fldChar w:fldCharType="separate"/>
        </w:r>
        <w:r w:rsidR="00E67BB8">
          <w:rPr>
            <w:noProof/>
            <w:webHidden/>
          </w:rPr>
          <w:t>49</w:t>
        </w:r>
        <w:r>
          <w:rPr>
            <w:noProof/>
            <w:webHidden/>
          </w:rPr>
          <w:fldChar w:fldCharType="end"/>
        </w:r>
      </w:hyperlink>
    </w:p>
    <w:p w14:paraId="031605F1" w14:textId="46C9D134"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66" w:history="1">
        <w:r w:rsidRPr="006F7FF4">
          <w:rPr>
            <w:rStyle w:val="Hyperlink"/>
            <w:rFonts w:cs="Segoe UI"/>
            <w:noProof/>
          </w:rPr>
          <w:t>3.3.17</w:t>
        </w:r>
        <w:r>
          <w:rPr>
            <w:rFonts w:eastAsiaTheme="minorEastAsia" w:cstheme="minorBidi"/>
            <w:i w:val="0"/>
            <w:iCs w:val="0"/>
            <w:noProof/>
            <w:sz w:val="22"/>
            <w:szCs w:val="22"/>
            <w:lang w:val="en-US"/>
          </w:rPr>
          <w:tab/>
        </w:r>
        <w:r w:rsidRPr="006F7FF4">
          <w:rPr>
            <w:rStyle w:val="Hyperlink"/>
            <w:noProof/>
          </w:rPr>
          <w:t>QPLANT Control System</w:t>
        </w:r>
        <w:r>
          <w:rPr>
            <w:noProof/>
            <w:webHidden/>
          </w:rPr>
          <w:tab/>
        </w:r>
        <w:r>
          <w:rPr>
            <w:noProof/>
            <w:webHidden/>
          </w:rPr>
          <w:fldChar w:fldCharType="begin"/>
        </w:r>
        <w:r>
          <w:rPr>
            <w:noProof/>
            <w:webHidden/>
          </w:rPr>
          <w:instrText xml:space="preserve"> PAGEREF _Toc197425966 \h </w:instrText>
        </w:r>
        <w:r>
          <w:rPr>
            <w:noProof/>
            <w:webHidden/>
          </w:rPr>
        </w:r>
        <w:r>
          <w:rPr>
            <w:noProof/>
            <w:webHidden/>
          </w:rPr>
          <w:fldChar w:fldCharType="separate"/>
        </w:r>
        <w:r w:rsidR="00E67BB8">
          <w:rPr>
            <w:noProof/>
            <w:webHidden/>
          </w:rPr>
          <w:t>52</w:t>
        </w:r>
        <w:r>
          <w:rPr>
            <w:noProof/>
            <w:webHidden/>
          </w:rPr>
          <w:fldChar w:fldCharType="end"/>
        </w:r>
      </w:hyperlink>
    </w:p>
    <w:p w14:paraId="7EEEA312" w14:textId="6EA5D80C"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67" w:history="1">
        <w:r w:rsidRPr="006F7FF4">
          <w:rPr>
            <w:rStyle w:val="Hyperlink"/>
            <w:noProof/>
          </w:rPr>
          <w:t>3.4</w:t>
        </w:r>
        <w:r>
          <w:rPr>
            <w:rFonts w:eastAsiaTheme="minorEastAsia" w:cstheme="minorBidi"/>
            <w:smallCaps w:val="0"/>
            <w:noProof/>
            <w:sz w:val="22"/>
            <w:szCs w:val="22"/>
            <w:lang w:val="en-US"/>
          </w:rPr>
          <w:tab/>
        </w:r>
        <w:r w:rsidRPr="006F7FF4">
          <w:rPr>
            <w:rStyle w:val="Hyperlink"/>
            <w:noProof/>
          </w:rPr>
          <w:t>Interfaces</w:t>
        </w:r>
        <w:r>
          <w:rPr>
            <w:noProof/>
            <w:webHidden/>
          </w:rPr>
          <w:tab/>
        </w:r>
        <w:r>
          <w:rPr>
            <w:noProof/>
            <w:webHidden/>
          </w:rPr>
          <w:fldChar w:fldCharType="begin"/>
        </w:r>
        <w:r>
          <w:rPr>
            <w:noProof/>
            <w:webHidden/>
          </w:rPr>
          <w:instrText xml:space="preserve"> PAGEREF _Toc197425967 \h </w:instrText>
        </w:r>
        <w:r>
          <w:rPr>
            <w:noProof/>
            <w:webHidden/>
          </w:rPr>
        </w:r>
        <w:r>
          <w:rPr>
            <w:noProof/>
            <w:webHidden/>
          </w:rPr>
          <w:fldChar w:fldCharType="separate"/>
        </w:r>
        <w:r w:rsidR="00E67BB8">
          <w:rPr>
            <w:noProof/>
            <w:webHidden/>
          </w:rPr>
          <w:t>68</w:t>
        </w:r>
        <w:r>
          <w:rPr>
            <w:noProof/>
            <w:webHidden/>
          </w:rPr>
          <w:fldChar w:fldCharType="end"/>
        </w:r>
      </w:hyperlink>
    </w:p>
    <w:p w14:paraId="23F2F669" w14:textId="7BBF07E5"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68" w:history="1">
        <w:r w:rsidRPr="006F7FF4">
          <w:rPr>
            <w:rStyle w:val="Hyperlink"/>
            <w:rFonts w:cs="Segoe UI"/>
            <w:noProof/>
          </w:rPr>
          <w:t>3.4.1</w:t>
        </w:r>
        <w:r>
          <w:rPr>
            <w:rFonts w:eastAsiaTheme="minorEastAsia" w:cstheme="minorBidi"/>
            <w:i w:val="0"/>
            <w:iCs w:val="0"/>
            <w:noProof/>
            <w:sz w:val="22"/>
            <w:szCs w:val="22"/>
            <w:lang w:val="en-US"/>
          </w:rPr>
          <w:tab/>
        </w:r>
        <w:r w:rsidRPr="006F7FF4">
          <w:rPr>
            <w:rStyle w:val="Hyperlink"/>
            <w:noProof/>
          </w:rPr>
          <w:t>Interfaces to the QLM</w:t>
        </w:r>
        <w:r>
          <w:rPr>
            <w:noProof/>
            <w:webHidden/>
          </w:rPr>
          <w:tab/>
        </w:r>
        <w:r>
          <w:rPr>
            <w:noProof/>
            <w:webHidden/>
          </w:rPr>
          <w:fldChar w:fldCharType="begin"/>
        </w:r>
        <w:r>
          <w:rPr>
            <w:noProof/>
            <w:webHidden/>
          </w:rPr>
          <w:instrText xml:space="preserve"> PAGEREF _Toc197425968 \h </w:instrText>
        </w:r>
        <w:r>
          <w:rPr>
            <w:noProof/>
            <w:webHidden/>
          </w:rPr>
        </w:r>
        <w:r>
          <w:rPr>
            <w:noProof/>
            <w:webHidden/>
          </w:rPr>
          <w:fldChar w:fldCharType="separate"/>
        </w:r>
        <w:r w:rsidR="00E67BB8">
          <w:rPr>
            <w:noProof/>
            <w:webHidden/>
          </w:rPr>
          <w:t>68</w:t>
        </w:r>
        <w:r>
          <w:rPr>
            <w:noProof/>
            <w:webHidden/>
          </w:rPr>
          <w:fldChar w:fldCharType="end"/>
        </w:r>
      </w:hyperlink>
    </w:p>
    <w:p w14:paraId="3AE3D0EB" w14:textId="77761DDB"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69" w:history="1">
        <w:r w:rsidRPr="006F7FF4">
          <w:rPr>
            <w:rStyle w:val="Hyperlink"/>
            <w:rFonts w:cs="Segoe UI"/>
            <w:noProof/>
          </w:rPr>
          <w:t>3.4.2</w:t>
        </w:r>
        <w:r>
          <w:rPr>
            <w:rFonts w:eastAsiaTheme="minorEastAsia" w:cstheme="minorBidi"/>
            <w:i w:val="0"/>
            <w:iCs w:val="0"/>
            <w:noProof/>
            <w:sz w:val="22"/>
            <w:szCs w:val="22"/>
            <w:lang w:val="en-US"/>
          </w:rPr>
          <w:tab/>
        </w:r>
        <w:r w:rsidRPr="006F7FF4">
          <w:rPr>
            <w:rStyle w:val="Hyperlink"/>
            <w:noProof/>
          </w:rPr>
          <w:t>Interfaces with the site</w:t>
        </w:r>
        <w:r>
          <w:rPr>
            <w:noProof/>
            <w:webHidden/>
          </w:rPr>
          <w:tab/>
        </w:r>
        <w:r>
          <w:rPr>
            <w:noProof/>
            <w:webHidden/>
          </w:rPr>
          <w:fldChar w:fldCharType="begin"/>
        </w:r>
        <w:r>
          <w:rPr>
            <w:noProof/>
            <w:webHidden/>
          </w:rPr>
          <w:instrText xml:space="preserve"> PAGEREF _Toc197425969 \h </w:instrText>
        </w:r>
        <w:r>
          <w:rPr>
            <w:noProof/>
            <w:webHidden/>
          </w:rPr>
        </w:r>
        <w:r>
          <w:rPr>
            <w:noProof/>
            <w:webHidden/>
          </w:rPr>
          <w:fldChar w:fldCharType="separate"/>
        </w:r>
        <w:r w:rsidR="00E67BB8">
          <w:rPr>
            <w:noProof/>
            <w:webHidden/>
          </w:rPr>
          <w:t>70</w:t>
        </w:r>
        <w:r>
          <w:rPr>
            <w:noProof/>
            <w:webHidden/>
          </w:rPr>
          <w:fldChar w:fldCharType="end"/>
        </w:r>
      </w:hyperlink>
    </w:p>
    <w:p w14:paraId="50D298BE" w14:textId="072C61DC"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70" w:history="1">
        <w:r w:rsidRPr="006F7FF4">
          <w:rPr>
            <w:rStyle w:val="Hyperlink"/>
            <w:rFonts w:cs="Segoe UI"/>
            <w:noProof/>
          </w:rPr>
          <w:t>3.4.3</w:t>
        </w:r>
        <w:r>
          <w:rPr>
            <w:rFonts w:eastAsiaTheme="minorEastAsia" w:cstheme="minorBidi"/>
            <w:i w:val="0"/>
            <w:iCs w:val="0"/>
            <w:noProof/>
            <w:sz w:val="22"/>
            <w:szCs w:val="22"/>
            <w:lang w:val="en-US"/>
          </w:rPr>
          <w:tab/>
        </w:r>
        <w:r w:rsidRPr="006F7FF4">
          <w:rPr>
            <w:rStyle w:val="Hyperlink"/>
            <w:noProof/>
          </w:rPr>
          <w:t>Interfaces With Electrical Power Supply</w:t>
        </w:r>
        <w:r>
          <w:rPr>
            <w:noProof/>
            <w:webHidden/>
          </w:rPr>
          <w:tab/>
        </w:r>
        <w:r>
          <w:rPr>
            <w:noProof/>
            <w:webHidden/>
          </w:rPr>
          <w:fldChar w:fldCharType="begin"/>
        </w:r>
        <w:r>
          <w:rPr>
            <w:noProof/>
            <w:webHidden/>
          </w:rPr>
          <w:instrText xml:space="preserve"> PAGEREF _Toc197425970 \h </w:instrText>
        </w:r>
        <w:r>
          <w:rPr>
            <w:noProof/>
            <w:webHidden/>
          </w:rPr>
        </w:r>
        <w:r>
          <w:rPr>
            <w:noProof/>
            <w:webHidden/>
          </w:rPr>
          <w:fldChar w:fldCharType="separate"/>
        </w:r>
        <w:r w:rsidR="00E67BB8">
          <w:rPr>
            <w:noProof/>
            <w:webHidden/>
          </w:rPr>
          <w:t>71</w:t>
        </w:r>
        <w:r>
          <w:rPr>
            <w:noProof/>
            <w:webHidden/>
          </w:rPr>
          <w:fldChar w:fldCharType="end"/>
        </w:r>
      </w:hyperlink>
    </w:p>
    <w:p w14:paraId="3A3A94E7" w14:textId="683FD5F1"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71" w:history="1">
        <w:r w:rsidRPr="006F7FF4">
          <w:rPr>
            <w:rStyle w:val="Hyperlink"/>
            <w:rFonts w:cs="Segoe UI"/>
            <w:noProof/>
          </w:rPr>
          <w:t>3.4.4</w:t>
        </w:r>
        <w:r>
          <w:rPr>
            <w:rFonts w:eastAsiaTheme="minorEastAsia" w:cstheme="minorBidi"/>
            <w:i w:val="0"/>
            <w:iCs w:val="0"/>
            <w:noProof/>
            <w:sz w:val="22"/>
            <w:szCs w:val="22"/>
            <w:lang w:val="en-US"/>
          </w:rPr>
          <w:tab/>
        </w:r>
        <w:r w:rsidRPr="006F7FF4">
          <w:rPr>
            <w:rStyle w:val="Hyperlink"/>
            <w:noProof/>
          </w:rPr>
          <w:t>Interfaces with the Water-Cooling Loop</w:t>
        </w:r>
        <w:r>
          <w:rPr>
            <w:noProof/>
            <w:webHidden/>
          </w:rPr>
          <w:tab/>
        </w:r>
        <w:r>
          <w:rPr>
            <w:noProof/>
            <w:webHidden/>
          </w:rPr>
          <w:fldChar w:fldCharType="begin"/>
        </w:r>
        <w:r>
          <w:rPr>
            <w:noProof/>
            <w:webHidden/>
          </w:rPr>
          <w:instrText xml:space="preserve"> PAGEREF _Toc197425971 \h </w:instrText>
        </w:r>
        <w:r>
          <w:rPr>
            <w:noProof/>
            <w:webHidden/>
          </w:rPr>
        </w:r>
        <w:r>
          <w:rPr>
            <w:noProof/>
            <w:webHidden/>
          </w:rPr>
          <w:fldChar w:fldCharType="separate"/>
        </w:r>
        <w:r w:rsidR="00E67BB8">
          <w:rPr>
            <w:noProof/>
            <w:webHidden/>
          </w:rPr>
          <w:t>72</w:t>
        </w:r>
        <w:r>
          <w:rPr>
            <w:noProof/>
            <w:webHidden/>
          </w:rPr>
          <w:fldChar w:fldCharType="end"/>
        </w:r>
      </w:hyperlink>
    </w:p>
    <w:p w14:paraId="746F40A0" w14:textId="7BF3DAB6"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72" w:history="1">
        <w:r w:rsidRPr="006F7FF4">
          <w:rPr>
            <w:rStyle w:val="Hyperlink"/>
            <w:rFonts w:cs="Segoe UI"/>
            <w:noProof/>
          </w:rPr>
          <w:t>3.4.5</w:t>
        </w:r>
        <w:r>
          <w:rPr>
            <w:rFonts w:eastAsiaTheme="minorEastAsia" w:cstheme="minorBidi"/>
            <w:i w:val="0"/>
            <w:iCs w:val="0"/>
            <w:noProof/>
            <w:sz w:val="22"/>
            <w:szCs w:val="22"/>
            <w:lang w:val="en-US"/>
          </w:rPr>
          <w:tab/>
        </w:r>
        <w:r w:rsidRPr="006F7FF4">
          <w:rPr>
            <w:rStyle w:val="Hyperlink"/>
            <w:noProof/>
          </w:rPr>
          <w:t>Interfaces with instrument air System</w:t>
        </w:r>
        <w:r>
          <w:rPr>
            <w:noProof/>
            <w:webHidden/>
          </w:rPr>
          <w:tab/>
        </w:r>
        <w:r>
          <w:rPr>
            <w:noProof/>
            <w:webHidden/>
          </w:rPr>
          <w:fldChar w:fldCharType="begin"/>
        </w:r>
        <w:r>
          <w:rPr>
            <w:noProof/>
            <w:webHidden/>
          </w:rPr>
          <w:instrText xml:space="preserve"> PAGEREF _Toc197425972 \h </w:instrText>
        </w:r>
        <w:r>
          <w:rPr>
            <w:noProof/>
            <w:webHidden/>
          </w:rPr>
        </w:r>
        <w:r>
          <w:rPr>
            <w:noProof/>
            <w:webHidden/>
          </w:rPr>
          <w:fldChar w:fldCharType="separate"/>
        </w:r>
        <w:r w:rsidR="00E67BB8">
          <w:rPr>
            <w:noProof/>
            <w:webHidden/>
          </w:rPr>
          <w:t>73</w:t>
        </w:r>
        <w:r>
          <w:rPr>
            <w:noProof/>
            <w:webHidden/>
          </w:rPr>
          <w:fldChar w:fldCharType="end"/>
        </w:r>
      </w:hyperlink>
    </w:p>
    <w:p w14:paraId="6B0F2ABD" w14:textId="6043E355"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73" w:history="1">
        <w:r w:rsidRPr="006F7FF4">
          <w:rPr>
            <w:rStyle w:val="Hyperlink"/>
            <w:rFonts w:cs="Segoe UI"/>
            <w:noProof/>
          </w:rPr>
          <w:t>3.4.6</w:t>
        </w:r>
        <w:r>
          <w:rPr>
            <w:rFonts w:eastAsiaTheme="minorEastAsia" w:cstheme="minorBidi"/>
            <w:i w:val="0"/>
            <w:iCs w:val="0"/>
            <w:noProof/>
            <w:sz w:val="22"/>
            <w:szCs w:val="22"/>
            <w:lang w:val="en-US"/>
          </w:rPr>
          <w:tab/>
        </w:r>
        <w:r w:rsidRPr="006F7FF4">
          <w:rPr>
            <w:rStyle w:val="Hyperlink"/>
            <w:noProof/>
          </w:rPr>
          <w:t>Interfaces with HVAC</w:t>
        </w:r>
        <w:r>
          <w:rPr>
            <w:noProof/>
            <w:webHidden/>
          </w:rPr>
          <w:tab/>
        </w:r>
        <w:r>
          <w:rPr>
            <w:noProof/>
            <w:webHidden/>
          </w:rPr>
          <w:fldChar w:fldCharType="begin"/>
        </w:r>
        <w:r>
          <w:rPr>
            <w:noProof/>
            <w:webHidden/>
          </w:rPr>
          <w:instrText xml:space="preserve"> PAGEREF _Toc197425973 \h </w:instrText>
        </w:r>
        <w:r>
          <w:rPr>
            <w:noProof/>
            <w:webHidden/>
          </w:rPr>
        </w:r>
        <w:r>
          <w:rPr>
            <w:noProof/>
            <w:webHidden/>
          </w:rPr>
          <w:fldChar w:fldCharType="separate"/>
        </w:r>
        <w:r w:rsidR="00E67BB8">
          <w:rPr>
            <w:noProof/>
            <w:webHidden/>
          </w:rPr>
          <w:t>73</w:t>
        </w:r>
        <w:r>
          <w:rPr>
            <w:noProof/>
            <w:webHidden/>
          </w:rPr>
          <w:fldChar w:fldCharType="end"/>
        </w:r>
      </w:hyperlink>
    </w:p>
    <w:p w14:paraId="3FE7952A" w14:textId="44C4ECBF"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74" w:history="1">
        <w:r w:rsidRPr="006F7FF4">
          <w:rPr>
            <w:rStyle w:val="Hyperlink"/>
            <w:rFonts w:cs="Segoe UI"/>
            <w:noProof/>
          </w:rPr>
          <w:t>3.4.7</w:t>
        </w:r>
        <w:r>
          <w:rPr>
            <w:rFonts w:eastAsiaTheme="minorEastAsia" w:cstheme="minorBidi"/>
            <w:i w:val="0"/>
            <w:iCs w:val="0"/>
            <w:noProof/>
            <w:sz w:val="22"/>
            <w:szCs w:val="22"/>
            <w:lang w:val="en-US"/>
          </w:rPr>
          <w:tab/>
        </w:r>
        <w:r w:rsidRPr="006F7FF4">
          <w:rPr>
            <w:rStyle w:val="Hyperlink"/>
            <w:noProof/>
          </w:rPr>
          <w:t>Interfaces with the Vacuum System</w:t>
        </w:r>
        <w:r>
          <w:rPr>
            <w:noProof/>
            <w:webHidden/>
          </w:rPr>
          <w:tab/>
        </w:r>
        <w:r>
          <w:rPr>
            <w:noProof/>
            <w:webHidden/>
          </w:rPr>
          <w:fldChar w:fldCharType="begin"/>
        </w:r>
        <w:r>
          <w:rPr>
            <w:noProof/>
            <w:webHidden/>
          </w:rPr>
          <w:instrText xml:space="preserve"> PAGEREF _Toc197425974 \h </w:instrText>
        </w:r>
        <w:r>
          <w:rPr>
            <w:noProof/>
            <w:webHidden/>
          </w:rPr>
        </w:r>
        <w:r>
          <w:rPr>
            <w:noProof/>
            <w:webHidden/>
          </w:rPr>
          <w:fldChar w:fldCharType="separate"/>
        </w:r>
        <w:r w:rsidR="00E67BB8">
          <w:rPr>
            <w:noProof/>
            <w:webHidden/>
          </w:rPr>
          <w:t>74</w:t>
        </w:r>
        <w:r>
          <w:rPr>
            <w:noProof/>
            <w:webHidden/>
          </w:rPr>
          <w:fldChar w:fldCharType="end"/>
        </w:r>
      </w:hyperlink>
    </w:p>
    <w:p w14:paraId="32523384" w14:textId="0DBB99CF"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75" w:history="1">
        <w:r w:rsidRPr="006F7FF4">
          <w:rPr>
            <w:rStyle w:val="Hyperlink"/>
            <w:rFonts w:cs="Segoe UI"/>
            <w:noProof/>
          </w:rPr>
          <w:t>3.4.8</w:t>
        </w:r>
        <w:r>
          <w:rPr>
            <w:rFonts w:eastAsiaTheme="minorEastAsia" w:cstheme="minorBidi"/>
            <w:i w:val="0"/>
            <w:iCs w:val="0"/>
            <w:noProof/>
            <w:sz w:val="22"/>
            <w:szCs w:val="22"/>
            <w:lang w:val="en-US"/>
          </w:rPr>
          <w:tab/>
        </w:r>
        <w:r w:rsidRPr="006F7FF4">
          <w:rPr>
            <w:rStyle w:val="Hyperlink"/>
            <w:noProof/>
          </w:rPr>
          <w:t>Interfaces with Helium filling</w:t>
        </w:r>
        <w:r>
          <w:rPr>
            <w:noProof/>
            <w:webHidden/>
          </w:rPr>
          <w:tab/>
        </w:r>
        <w:r>
          <w:rPr>
            <w:noProof/>
            <w:webHidden/>
          </w:rPr>
          <w:fldChar w:fldCharType="begin"/>
        </w:r>
        <w:r>
          <w:rPr>
            <w:noProof/>
            <w:webHidden/>
          </w:rPr>
          <w:instrText xml:space="preserve"> PAGEREF _Toc197425975 \h </w:instrText>
        </w:r>
        <w:r>
          <w:rPr>
            <w:noProof/>
            <w:webHidden/>
          </w:rPr>
        </w:r>
        <w:r>
          <w:rPr>
            <w:noProof/>
            <w:webHidden/>
          </w:rPr>
          <w:fldChar w:fldCharType="separate"/>
        </w:r>
        <w:r w:rsidR="00E67BB8">
          <w:rPr>
            <w:noProof/>
            <w:webHidden/>
          </w:rPr>
          <w:t>74</w:t>
        </w:r>
        <w:r>
          <w:rPr>
            <w:noProof/>
            <w:webHidden/>
          </w:rPr>
          <w:fldChar w:fldCharType="end"/>
        </w:r>
      </w:hyperlink>
    </w:p>
    <w:p w14:paraId="168F1ED4" w14:textId="41CB306C"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76" w:history="1">
        <w:r w:rsidRPr="006F7FF4">
          <w:rPr>
            <w:rStyle w:val="Hyperlink"/>
            <w:rFonts w:cs="Segoe UI"/>
            <w:noProof/>
          </w:rPr>
          <w:t>3.4.9</w:t>
        </w:r>
        <w:r>
          <w:rPr>
            <w:rFonts w:eastAsiaTheme="minorEastAsia" w:cstheme="minorBidi"/>
            <w:i w:val="0"/>
            <w:iCs w:val="0"/>
            <w:noProof/>
            <w:sz w:val="22"/>
            <w:szCs w:val="22"/>
            <w:lang w:val="en-US"/>
          </w:rPr>
          <w:tab/>
        </w:r>
        <w:r w:rsidRPr="006F7FF4">
          <w:rPr>
            <w:rStyle w:val="Hyperlink"/>
            <w:noProof/>
          </w:rPr>
          <w:t>Interface with LHe (ad-hoc) user and associated helium recovery</w:t>
        </w:r>
        <w:r>
          <w:rPr>
            <w:noProof/>
            <w:webHidden/>
          </w:rPr>
          <w:tab/>
        </w:r>
        <w:r>
          <w:rPr>
            <w:noProof/>
            <w:webHidden/>
          </w:rPr>
          <w:fldChar w:fldCharType="begin"/>
        </w:r>
        <w:r>
          <w:rPr>
            <w:noProof/>
            <w:webHidden/>
          </w:rPr>
          <w:instrText xml:space="preserve"> PAGEREF _Toc197425976 \h </w:instrText>
        </w:r>
        <w:r>
          <w:rPr>
            <w:noProof/>
            <w:webHidden/>
          </w:rPr>
        </w:r>
        <w:r>
          <w:rPr>
            <w:noProof/>
            <w:webHidden/>
          </w:rPr>
          <w:fldChar w:fldCharType="separate"/>
        </w:r>
        <w:r w:rsidR="00E67BB8">
          <w:rPr>
            <w:noProof/>
            <w:webHidden/>
          </w:rPr>
          <w:t>74</w:t>
        </w:r>
        <w:r>
          <w:rPr>
            <w:noProof/>
            <w:webHidden/>
          </w:rPr>
          <w:fldChar w:fldCharType="end"/>
        </w:r>
      </w:hyperlink>
    </w:p>
    <w:p w14:paraId="0B9E769F" w14:textId="5192A80C"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77" w:history="1">
        <w:r w:rsidRPr="006F7FF4">
          <w:rPr>
            <w:rStyle w:val="Hyperlink"/>
            <w:rFonts w:cs="Segoe UI"/>
            <w:noProof/>
          </w:rPr>
          <w:t>3.4.10</w:t>
        </w:r>
        <w:r>
          <w:rPr>
            <w:rFonts w:eastAsiaTheme="minorEastAsia" w:cstheme="minorBidi"/>
            <w:i w:val="0"/>
            <w:iCs w:val="0"/>
            <w:noProof/>
            <w:sz w:val="22"/>
            <w:szCs w:val="22"/>
            <w:lang w:val="en-US"/>
          </w:rPr>
          <w:tab/>
        </w:r>
        <w:r w:rsidRPr="006F7FF4">
          <w:rPr>
            <w:rStyle w:val="Hyperlink"/>
            <w:noProof/>
          </w:rPr>
          <w:t>Liquid Nitrogen (LN2)</w:t>
        </w:r>
        <w:r>
          <w:rPr>
            <w:noProof/>
            <w:webHidden/>
          </w:rPr>
          <w:tab/>
        </w:r>
        <w:r>
          <w:rPr>
            <w:noProof/>
            <w:webHidden/>
          </w:rPr>
          <w:fldChar w:fldCharType="begin"/>
        </w:r>
        <w:r>
          <w:rPr>
            <w:noProof/>
            <w:webHidden/>
          </w:rPr>
          <w:instrText xml:space="preserve"> PAGEREF _Toc197425977 \h </w:instrText>
        </w:r>
        <w:r>
          <w:rPr>
            <w:noProof/>
            <w:webHidden/>
          </w:rPr>
        </w:r>
        <w:r>
          <w:rPr>
            <w:noProof/>
            <w:webHidden/>
          </w:rPr>
          <w:fldChar w:fldCharType="separate"/>
        </w:r>
        <w:r w:rsidR="00E67BB8">
          <w:rPr>
            <w:noProof/>
            <w:webHidden/>
          </w:rPr>
          <w:t>74</w:t>
        </w:r>
        <w:r>
          <w:rPr>
            <w:noProof/>
            <w:webHidden/>
          </w:rPr>
          <w:fldChar w:fldCharType="end"/>
        </w:r>
      </w:hyperlink>
    </w:p>
    <w:p w14:paraId="59396FCD" w14:textId="3836575A"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78" w:history="1">
        <w:r w:rsidRPr="006F7FF4">
          <w:rPr>
            <w:rStyle w:val="Hyperlink"/>
            <w:rFonts w:cs="Segoe UI"/>
            <w:noProof/>
          </w:rPr>
          <w:t>3.4.11</w:t>
        </w:r>
        <w:r>
          <w:rPr>
            <w:rFonts w:eastAsiaTheme="minorEastAsia" w:cstheme="minorBidi"/>
            <w:i w:val="0"/>
            <w:iCs w:val="0"/>
            <w:noProof/>
            <w:sz w:val="22"/>
            <w:szCs w:val="22"/>
            <w:lang w:val="en-US"/>
          </w:rPr>
          <w:tab/>
        </w:r>
        <w:r w:rsidRPr="006F7FF4">
          <w:rPr>
            <w:rStyle w:val="Hyperlink"/>
            <w:noProof/>
          </w:rPr>
          <w:t>Interfaces with MCS</w:t>
        </w:r>
        <w:r>
          <w:rPr>
            <w:noProof/>
            <w:webHidden/>
          </w:rPr>
          <w:tab/>
        </w:r>
        <w:r>
          <w:rPr>
            <w:noProof/>
            <w:webHidden/>
          </w:rPr>
          <w:fldChar w:fldCharType="begin"/>
        </w:r>
        <w:r>
          <w:rPr>
            <w:noProof/>
            <w:webHidden/>
          </w:rPr>
          <w:instrText xml:space="preserve"> PAGEREF _Toc197425978 \h </w:instrText>
        </w:r>
        <w:r>
          <w:rPr>
            <w:noProof/>
            <w:webHidden/>
          </w:rPr>
        </w:r>
        <w:r>
          <w:rPr>
            <w:noProof/>
            <w:webHidden/>
          </w:rPr>
          <w:fldChar w:fldCharType="separate"/>
        </w:r>
        <w:r w:rsidR="00E67BB8">
          <w:rPr>
            <w:noProof/>
            <w:webHidden/>
          </w:rPr>
          <w:t>74</w:t>
        </w:r>
        <w:r>
          <w:rPr>
            <w:noProof/>
            <w:webHidden/>
          </w:rPr>
          <w:fldChar w:fldCharType="end"/>
        </w:r>
      </w:hyperlink>
    </w:p>
    <w:p w14:paraId="0B82F49A" w14:textId="1EDBD86C"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79" w:history="1">
        <w:r w:rsidRPr="006F7FF4">
          <w:rPr>
            <w:rStyle w:val="Hyperlink"/>
            <w:rFonts w:cs="Segoe UI"/>
            <w:noProof/>
          </w:rPr>
          <w:t>3.4.12</w:t>
        </w:r>
        <w:r>
          <w:rPr>
            <w:rFonts w:eastAsiaTheme="minorEastAsia" w:cstheme="minorBidi"/>
            <w:i w:val="0"/>
            <w:iCs w:val="0"/>
            <w:noProof/>
            <w:sz w:val="22"/>
            <w:szCs w:val="22"/>
            <w:lang w:val="en-US"/>
          </w:rPr>
          <w:tab/>
        </w:r>
        <w:r w:rsidRPr="006F7FF4">
          <w:rPr>
            <w:rStyle w:val="Hyperlink"/>
            <w:noProof/>
          </w:rPr>
          <w:t>Interfaces with MIS</w:t>
        </w:r>
        <w:r>
          <w:rPr>
            <w:noProof/>
            <w:webHidden/>
          </w:rPr>
          <w:tab/>
        </w:r>
        <w:r>
          <w:rPr>
            <w:noProof/>
            <w:webHidden/>
          </w:rPr>
          <w:fldChar w:fldCharType="begin"/>
        </w:r>
        <w:r>
          <w:rPr>
            <w:noProof/>
            <w:webHidden/>
          </w:rPr>
          <w:instrText xml:space="preserve"> PAGEREF _Toc197425979 \h </w:instrText>
        </w:r>
        <w:r>
          <w:rPr>
            <w:noProof/>
            <w:webHidden/>
          </w:rPr>
        </w:r>
        <w:r>
          <w:rPr>
            <w:noProof/>
            <w:webHidden/>
          </w:rPr>
          <w:fldChar w:fldCharType="separate"/>
        </w:r>
        <w:r w:rsidR="00E67BB8">
          <w:rPr>
            <w:noProof/>
            <w:webHidden/>
          </w:rPr>
          <w:t>74</w:t>
        </w:r>
        <w:r>
          <w:rPr>
            <w:noProof/>
            <w:webHidden/>
          </w:rPr>
          <w:fldChar w:fldCharType="end"/>
        </w:r>
      </w:hyperlink>
    </w:p>
    <w:p w14:paraId="39EE655A" w14:textId="1A8282D1"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80" w:history="1">
        <w:r w:rsidRPr="006F7FF4">
          <w:rPr>
            <w:rStyle w:val="Hyperlink"/>
            <w:rFonts w:cs="Segoe UI"/>
            <w:noProof/>
          </w:rPr>
          <w:t>3.4.13</w:t>
        </w:r>
        <w:r>
          <w:rPr>
            <w:rFonts w:eastAsiaTheme="minorEastAsia" w:cstheme="minorBidi"/>
            <w:i w:val="0"/>
            <w:iCs w:val="0"/>
            <w:noProof/>
            <w:sz w:val="22"/>
            <w:szCs w:val="22"/>
            <w:lang w:val="en-US"/>
          </w:rPr>
          <w:tab/>
        </w:r>
        <w:r w:rsidRPr="006F7FF4">
          <w:rPr>
            <w:rStyle w:val="Hyperlink"/>
            <w:noProof/>
          </w:rPr>
          <w:t>Interfaces with MIT</w:t>
        </w:r>
        <w:r>
          <w:rPr>
            <w:noProof/>
            <w:webHidden/>
          </w:rPr>
          <w:tab/>
        </w:r>
        <w:r>
          <w:rPr>
            <w:noProof/>
            <w:webHidden/>
          </w:rPr>
          <w:fldChar w:fldCharType="begin"/>
        </w:r>
        <w:r>
          <w:rPr>
            <w:noProof/>
            <w:webHidden/>
          </w:rPr>
          <w:instrText xml:space="preserve"> PAGEREF _Toc197425980 \h </w:instrText>
        </w:r>
        <w:r>
          <w:rPr>
            <w:noProof/>
            <w:webHidden/>
          </w:rPr>
        </w:r>
        <w:r>
          <w:rPr>
            <w:noProof/>
            <w:webHidden/>
          </w:rPr>
          <w:fldChar w:fldCharType="separate"/>
        </w:r>
        <w:r w:rsidR="00E67BB8">
          <w:rPr>
            <w:noProof/>
            <w:webHidden/>
          </w:rPr>
          <w:t>75</w:t>
        </w:r>
        <w:r>
          <w:rPr>
            <w:noProof/>
            <w:webHidden/>
          </w:rPr>
          <w:fldChar w:fldCharType="end"/>
        </w:r>
      </w:hyperlink>
    </w:p>
    <w:p w14:paraId="09B30A63" w14:textId="64E4E6F4"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81" w:history="1">
        <w:r w:rsidRPr="006F7FF4">
          <w:rPr>
            <w:rStyle w:val="Hyperlink"/>
            <w:noProof/>
          </w:rPr>
          <w:t>3.5</w:t>
        </w:r>
        <w:r>
          <w:rPr>
            <w:rFonts w:eastAsiaTheme="minorEastAsia" w:cstheme="minorBidi"/>
            <w:smallCaps w:val="0"/>
            <w:noProof/>
            <w:sz w:val="22"/>
            <w:szCs w:val="22"/>
            <w:lang w:val="en-US"/>
          </w:rPr>
          <w:tab/>
        </w:r>
        <w:r w:rsidRPr="006F7FF4">
          <w:rPr>
            <w:rStyle w:val="Hyperlink"/>
            <w:noProof/>
          </w:rPr>
          <w:t>Factory Testing</w:t>
        </w:r>
        <w:r>
          <w:rPr>
            <w:noProof/>
            <w:webHidden/>
          </w:rPr>
          <w:tab/>
        </w:r>
        <w:r>
          <w:rPr>
            <w:noProof/>
            <w:webHidden/>
          </w:rPr>
          <w:fldChar w:fldCharType="begin"/>
        </w:r>
        <w:r>
          <w:rPr>
            <w:noProof/>
            <w:webHidden/>
          </w:rPr>
          <w:instrText xml:space="preserve"> PAGEREF _Toc197425981 \h </w:instrText>
        </w:r>
        <w:r>
          <w:rPr>
            <w:noProof/>
            <w:webHidden/>
          </w:rPr>
        </w:r>
        <w:r>
          <w:rPr>
            <w:noProof/>
            <w:webHidden/>
          </w:rPr>
          <w:fldChar w:fldCharType="separate"/>
        </w:r>
        <w:r w:rsidR="00E67BB8">
          <w:rPr>
            <w:noProof/>
            <w:webHidden/>
          </w:rPr>
          <w:t>76</w:t>
        </w:r>
        <w:r>
          <w:rPr>
            <w:noProof/>
            <w:webHidden/>
          </w:rPr>
          <w:fldChar w:fldCharType="end"/>
        </w:r>
      </w:hyperlink>
    </w:p>
    <w:p w14:paraId="34A21F87" w14:textId="6CE4313F"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82" w:history="1">
        <w:r w:rsidRPr="006F7FF4">
          <w:rPr>
            <w:rStyle w:val="Hyperlink"/>
            <w:rFonts w:cs="Segoe UI"/>
            <w:noProof/>
          </w:rPr>
          <w:t>3.5.1</w:t>
        </w:r>
        <w:r>
          <w:rPr>
            <w:rFonts w:eastAsiaTheme="minorEastAsia" w:cstheme="minorBidi"/>
            <w:i w:val="0"/>
            <w:iCs w:val="0"/>
            <w:noProof/>
            <w:sz w:val="22"/>
            <w:szCs w:val="22"/>
            <w:lang w:val="en-US"/>
          </w:rPr>
          <w:tab/>
        </w:r>
        <w:r w:rsidRPr="006F7FF4">
          <w:rPr>
            <w:rStyle w:val="Hyperlink"/>
            <w:noProof/>
          </w:rPr>
          <w:t>Welding, pressure and leak tests</w:t>
        </w:r>
        <w:r>
          <w:rPr>
            <w:noProof/>
            <w:webHidden/>
          </w:rPr>
          <w:tab/>
        </w:r>
        <w:r>
          <w:rPr>
            <w:noProof/>
            <w:webHidden/>
          </w:rPr>
          <w:fldChar w:fldCharType="begin"/>
        </w:r>
        <w:r>
          <w:rPr>
            <w:noProof/>
            <w:webHidden/>
          </w:rPr>
          <w:instrText xml:space="preserve"> PAGEREF _Toc197425982 \h </w:instrText>
        </w:r>
        <w:r>
          <w:rPr>
            <w:noProof/>
            <w:webHidden/>
          </w:rPr>
        </w:r>
        <w:r>
          <w:rPr>
            <w:noProof/>
            <w:webHidden/>
          </w:rPr>
          <w:fldChar w:fldCharType="separate"/>
        </w:r>
        <w:r w:rsidR="00E67BB8">
          <w:rPr>
            <w:noProof/>
            <w:webHidden/>
          </w:rPr>
          <w:t>76</w:t>
        </w:r>
        <w:r>
          <w:rPr>
            <w:noProof/>
            <w:webHidden/>
          </w:rPr>
          <w:fldChar w:fldCharType="end"/>
        </w:r>
      </w:hyperlink>
    </w:p>
    <w:p w14:paraId="4AA05449" w14:textId="709FBD27"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83" w:history="1">
        <w:r w:rsidRPr="006F7FF4">
          <w:rPr>
            <w:rStyle w:val="Hyperlink"/>
            <w:rFonts w:cs="Segoe UI"/>
            <w:noProof/>
          </w:rPr>
          <w:t>3.5.2</w:t>
        </w:r>
        <w:r>
          <w:rPr>
            <w:rFonts w:eastAsiaTheme="minorEastAsia" w:cstheme="minorBidi"/>
            <w:i w:val="0"/>
            <w:iCs w:val="0"/>
            <w:noProof/>
            <w:sz w:val="22"/>
            <w:szCs w:val="22"/>
            <w:lang w:val="en-US"/>
          </w:rPr>
          <w:tab/>
        </w:r>
        <w:r w:rsidRPr="006F7FF4">
          <w:rPr>
            <w:rStyle w:val="Hyperlink"/>
            <w:noProof/>
          </w:rPr>
          <w:t>Tests of components</w:t>
        </w:r>
        <w:r>
          <w:rPr>
            <w:noProof/>
            <w:webHidden/>
          </w:rPr>
          <w:tab/>
        </w:r>
        <w:r>
          <w:rPr>
            <w:noProof/>
            <w:webHidden/>
          </w:rPr>
          <w:fldChar w:fldCharType="begin"/>
        </w:r>
        <w:r>
          <w:rPr>
            <w:noProof/>
            <w:webHidden/>
          </w:rPr>
          <w:instrText xml:space="preserve"> PAGEREF _Toc197425983 \h </w:instrText>
        </w:r>
        <w:r>
          <w:rPr>
            <w:noProof/>
            <w:webHidden/>
          </w:rPr>
        </w:r>
        <w:r>
          <w:rPr>
            <w:noProof/>
            <w:webHidden/>
          </w:rPr>
          <w:fldChar w:fldCharType="separate"/>
        </w:r>
        <w:r w:rsidR="00E67BB8">
          <w:rPr>
            <w:noProof/>
            <w:webHidden/>
          </w:rPr>
          <w:t>76</w:t>
        </w:r>
        <w:r>
          <w:rPr>
            <w:noProof/>
            <w:webHidden/>
          </w:rPr>
          <w:fldChar w:fldCharType="end"/>
        </w:r>
      </w:hyperlink>
    </w:p>
    <w:p w14:paraId="03CE50FC" w14:textId="367ABD74"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84" w:history="1">
        <w:r w:rsidRPr="006F7FF4">
          <w:rPr>
            <w:rStyle w:val="Hyperlink"/>
            <w:rFonts w:cs="Segoe UI"/>
            <w:noProof/>
          </w:rPr>
          <w:t>3.5.3</w:t>
        </w:r>
        <w:r>
          <w:rPr>
            <w:rFonts w:eastAsiaTheme="minorEastAsia" w:cstheme="minorBidi"/>
            <w:i w:val="0"/>
            <w:iCs w:val="0"/>
            <w:noProof/>
            <w:sz w:val="22"/>
            <w:szCs w:val="22"/>
            <w:lang w:val="en-US"/>
          </w:rPr>
          <w:tab/>
        </w:r>
        <w:r w:rsidRPr="006F7FF4">
          <w:rPr>
            <w:rStyle w:val="Hyperlink"/>
            <w:noProof/>
          </w:rPr>
          <w:t>Electrical, wiring and control system tests</w:t>
        </w:r>
        <w:r>
          <w:rPr>
            <w:noProof/>
            <w:webHidden/>
          </w:rPr>
          <w:tab/>
        </w:r>
        <w:r>
          <w:rPr>
            <w:noProof/>
            <w:webHidden/>
          </w:rPr>
          <w:fldChar w:fldCharType="begin"/>
        </w:r>
        <w:r>
          <w:rPr>
            <w:noProof/>
            <w:webHidden/>
          </w:rPr>
          <w:instrText xml:space="preserve"> PAGEREF _Toc197425984 \h </w:instrText>
        </w:r>
        <w:r>
          <w:rPr>
            <w:noProof/>
            <w:webHidden/>
          </w:rPr>
        </w:r>
        <w:r>
          <w:rPr>
            <w:noProof/>
            <w:webHidden/>
          </w:rPr>
          <w:fldChar w:fldCharType="separate"/>
        </w:r>
        <w:r w:rsidR="00E67BB8">
          <w:rPr>
            <w:noProof/>
            <w:webHidden/>
          </w:rPr>
          <w:t>77</w:t>
        </w:r>
        <w:r>
          <w:rPr>
            <w:noProof/>
            <w:webHidden/>
          </w:rPr>
          <w:fldChar w:fldCharType="end"/>
        </w:r>
      </w:hyperlink>
    </w:p>
    <w:p w14:paraId="1D058C92" w14:textId="20FB342C"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85" w:history="1">
        <w:r w:rsidRPr="006F7FF4">
          <w:rPr>
            <w:rStyle w:val="Hyperlink"/>
            <w:noProof/>
          </w:rPr>
          <w:t>3.6</w:t>
        </w:r>
        <w:r>
          <w:rPr>
            <w:rFonts w:eastAsiaTheme="minorEastAsia" w:cstheme="minorBidi"/>
            <w:smallCaps w:val="0"/>
            <w:noProof/>
            <w:sz w:val="22"/>
            <w:szCs w:val="22"/>
            <w:lang w:val="en-US"/>
          </w:rPr>
          <w:tab/>
        </w:r>
        <w:r w:rsidRPr="006F7FF4">
          <w:rPr>
            <w:rStyle w:val="Hyperlink"/>
            <w:noProof/>
          </w:rPr>
          <w:t>Transport and Storage</w:t>
        </w:r>
        <w:r>
          <w:rPr>
            <w:noProof/>
            <w:webHidden/>
          </w:rPr>
          <w:tab/>
        </w:r>
        <w:r>
          <w:rPr>
            <w:noProof/>
            <w:webHidden/>
          </w:rPr>
          <w:fldChar w:fldCharType="begin"/>
        </w:r>
        <w:r>
          <w:rPr>
            <w:noProof/>
            <w:webHidden/>
          </w:rPr>
          <w:instrText xml:space="preserve"> PAGEREF _Toc197425985 \h </w:instrText>
        </w:r>
        <w:r>
          <w:rPr>
            <w:noProof/>
            <w:webHidden/>
          </w:rPr>
        </w:r>
        <w:r>
          <w:rPr>
            <w:noProof/>
            <w:webHidden/>
          </w:rPr>
          <w:fldChar w:fldCharType="separate"/>
        </w:r>
        <w:r w:rsidR="00E67BB8">
          <w:rPr>
            <w:noProof/>
            <w:webHidden/>
          </w:rPr>
          <w:t>77</w:t>
        </w:r>
        <w:r>
          <w:rPr>
            <w:noProof/>
            <w:webHidden/>
          </w:rPr>
          <w:fldChar w:fldCharType="end"/>
        </w:r>
      </w:hyperlink>
    </w:p>
    <w:p w14:paraId="78EE7947" w14:textId="70BD5C4C"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86" w:history="1">
        <w:r w:rsidRPr="006F7FF4">
          <w:rPr>
            <w:rStyle w:val="Hyperlink"/>
            <w:noProof/>
          </w:rPr>
          <w:t>3.7</w:t>
        </w:r>
        <w:r>
          <w:rPr>
            <w:rFonts w:eastAsiaTheme="minorEastAsia" w:cstheme="minorBidi"/>
            <w:smallCaps w:val="0"/>
            <w:noProof/>
            <w:sz w:val="22"/>
            <w:szCs w:val="22"/>
            <w:lang w:val="en-US"/>
          </w:rPr>
          <w:tab/>
        </w:r>
        <w:r w:rsidRPr="006F7FF4">
          <w:rPr>
            <w:rStyle w:val="Hyperlink"/>
            <w:noProof/>
          </w:rPr>
          <w:t>Installation and Assembly</w:t>
        </w:r>
        <w:r>
          <w:rPr>
            <w:noProof/>
            <w:webHidden/>
          </w:rPr>
          <w:tab/>
        </w:r>
        <w:r>
          <w:rPr>
            <w:noProof/>
            <w:webHidden/>
          </w:rPr>
          <w:fldChar w:fldCharType="begin"/>
        </w:r>
        <w:r>
          <w:rPr>
            <w:noProof/>
            <w:webHidden/>
          </w:rPr>
          <w:instrText xml:space="preserve"> PAGEREF _Toc197425986 \h </w:instrText>
        </w:r>
        <w:r>
          <w:rPr>
            <w:noProof/>
            <w:webHidden/>
          </w:rPr>
        </w:r>
        <w:r>
          <w:rPr>
            <w:noProof/>
            <w:webHidden/>
          </w:rPr>
          <w:fldChar w:fldCharType="separate"/>
        </w:r>
        <w:r w:rsidR="00E67BB8">
          <w:rPr>
            <w:noProof/>
            <w:webHidden/>
          </w:rPr>
          <w:t>78</w:t>
        </w:r>
        <w:r>
          <w:rPr>
            <w:noProof/>
            <w:webHidden/>
          </w:rPr>
          <w:fldChar w:fldCharType="end"/>
        </w:r>
      </w:hyperlink>
    </w:p>
    <w:p w14:paraId="6FAF9A7E" w14:textId="4C9F95ED"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87" w:history="1">
        <w:r w:rsidRPr="006F7FF4">
          <w:rPr>
            <w:rStyle w:val="Hyperlink"/>
            <w:rFonts w:cs="Segoe UI"/>
            <w:noProof/>
          </w:rPr>
          <w:t>3.7.1</w:t>
        </w:r>
        <w:r>
          <w:rPr>
            <w:rFonts w:eastAsiaTheme="minorEastAsia" w:cstheme="minorBidi"/>
            <w:i w:val="0"/>
            <w:iCs w:val="0"/>
            <w:noProof/>
            <w:sz w:val="22"/>
            <w:szCs w:val="22"/>
            <w:lang w:val="en-US"/>
          </w:rPr>
          <w:tab/>
        </w:r>
        <w:r w:rsidRPr="006F7FF4">
          <w:rPr>
            <w:rStyle w:val="Hyperlink"/>
            <w:noProof/>
          </w:rPr>
          <w:t>Incoming inspection at SCK CEN site</w:t>
        </w:r>
        <w:r>
          <w:rPr>
            <w:noProof/>
            <w:webHidden/>
          </w:rPr>
          <w:tab/>
        </w:r>
        <w:r>
          <w:rPr>
            <w:noProof/>
            <w:webHidden/>
          </w:rPr>
          <w:fldChar w:fldCharType="begin"/>
        </w:r>
        <w:r>
          <w:rPr>
            <w:noProof/>
            <w:webHidden/>
          </w:rPr>
          <w:instrText xml:space="preserve"> PAGEREF _Toc197425987 \h </w:instrText>
        </w:r>
        <w:r>
          <w:rPr>
            <w:noProof/>
            <w:webHidden/>
          </w:rPr>
        </w:r>
        <w:r>
          <w:rPr>
            <w:noProof/>
            <w:webHidden/>
          </w:rPr>
          <w:fldChar w:fldCharType="separate"/>
        </w:r>
        <w:r w:rsidR="00E67BB8">
          <w:rPr>
            <w:noProof/>
            <w:webHidden/>
          </w:rPr>
          <w:t>78</w:t>
        </w:r>
        <w:r>
          <w:rPr>
            <w:noProof/>
            <w:webHidden/>
          </w:rPr>
          <w:fldChar w:fldCharType="end"/>
        </w:r>
      </w:hyperlink>
    </w:p>
    <w:p w14:paraId="3EC6BDCC" w14:textId="14B26C8A"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88" w:history="1">
        <w:r w:rsidRPr="006F7FF4">
          <w:rPr>
            <w:rStyle w:val="Hyperlink"/>
            <w:rFonts w:cs="Segoe UI"/>
            <w:noProof/>
          </w:rPr>
          <w:t>3.7.2</w:t>
        </w:r>
        <w:r>
          <w:rPr>
            <w:rFonts w:eastAsiaTheme="minorEastAsia" w:cstheme="minorBidi"/>
            <w:i w:val="0"/>
            <w:iCs w:val="0"/>
            <w:noProof/>
            <w:sz w:val="22"/>
            <w:szCs w:val="22"/>
            <w:lang w:val="en-US"/>
          </w:rPr>
          <w:tab/>
        </w:r>
        <w:r w:rsidRPr="006F7FF4">
          <w:rPr>
            <w:rStyle w:val="Hyperlink"/>
            <w:noProof/>
          </w:rPr>
          <w:t>Test after Mechanical assembly completion</w:t>
        </w:r>
        <w:r>
          <w:rPr>
            <w:noProof/>
            <w:webHidden/>
          </w:rPr>
          <w:tab/>
        </w:r>
        <w:r>
          <w:rPr>
            <w:noProof/>
            <w:webHidden/>
          </w:rPr>
          <w:fldChar w:fldCharType="begin"/>
        </w:r>
        <w:r>
          <w:rPr>
            <w:noProof/>
            <w:webHidden/>
          </w:rPr>
          <w:instrText xml:space="preserve"> PAGEREF _Toc197425988 \h </w:instrText>
        </w:r>
        <w:r>
          <w:rPr>
            <w:noProof/>
            <w:webHidden/>
          </w:rPr>
        </w:r>
        <w:r>
          <w:rPr>
            <w:noProof/>
            <w:webHidden/>
          </w:rPr>
          <w:fldChar w:fldCharType="separate"/>
        </w:r>
        <w:r w:rsidR="00E67BB8">
          <w:rPr>
            <w:noProof/>
            <w:webHidden/>
          </w:rPr>
          <w:t>79</w:t>
        </w:r>
        <w:r>
          <w:rPr>
            <w:noProof/>
            <w:webHidden/>
          </w:rPr>
          <w:fldChar w:fldCharType="end"/>
        </w:r>
      </w:hyperlink>
    </w:p>
    <w:p w14:paraId="696C15D8" w14:textId="537F2E23"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89" w:history="1">
        <w:r w:rsidRPr="006F7FF4">
          <w:rPr>
            <w:rStyle w:val="Hyperlink"/>
            <w:noProof/>
          </w:rPr>
          <w:t>3.8</w:t>
        </w:r>
        <w:r>
          <w:rPr>
            <w:rFonts w:eastAsiaTheme="minorEastAsia" w:cstheme="minorBidi"/>
            <w:smallCaps w:val="0"/>
            <w:noProof/>
            <w:sz w:val="22"/>
            <w:szCs w:val="22"/>
            <w:lang w:val="en-US"/>
          </w:rPr>
          <w:tab/>
        </w:r>
        <w:r w:rsidRPr="006F7FF4">
          <w:rPr>
            <w:rStyle w:val="Hyperlink"/>
            <w:noProof/>
          </w:rPr>
          <w:t>Commissioning</w:t>
        </w:r>
        <w:r>
          <w:rPr>
            <w:noProof/>
            <w:webHidden/>
          </w:rPr>
          <w:tab/>
        </w:r>
        <w:r>
          <w:rPr>
            <w:noProof/>
            <w:webHidden/>
          </w:rPr>
          <w:fldChar w:fldCharType="begin"/>
        </w:r>
        <w:r>
          <w:rPr>
            <w:noProof/>
            <w:webHidden/>
          </w:rPr>
          <w:instrText xml:space="preserve"> PAGEREF _Toc197425989 \h </w:instrText>
        </w:r>
        <w:r>
          <w:rPr>
            <w:noProof/>
            <w:webHidden/>
          </w:rPr>
        </w:r>
        <w:r>
          <w:rPr>
            <w:noProof/>
            <w:webHidden/>
          </w:rPr>
          <w:fldChar w:fldCharType="separate"/>
        </w:r>
        <w:r w:rsidR="00E67BB8">
          <w:rPr>
            <w:noProof/>
            <w:webHidden/>
          </w:rPr>
          <w:t>79</w:t>
        </w:r>
        <w:r>
          <w:rPr>
            <w:noProof/>
            <w:webHidden/>
          </w:rPr>
          <w:fldChar w:fldCharType="end"/>
        </w:r>
      </w:hyperlink>
    </w:p>
    <w:p w14:paraId="728EFE65" w14:textId="47F26909"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90" w:history="1">
        <w:r w:rsidRPr="006F7FF4">
          <w:rPr>
            <w:rStyle w:val="Hyperlink"/>
            <w:rFonts w:cs="Segoe UI"/>
            <w:noProof/>
          </w:rPr>
          <w:t>3.8.1</w:t>
        </w:r>
        <w:r>
          <w:rPr>
            <w:rFonts w:eastAsiaTheme="minorEastAsia" w:cstheme="minorBidi"/>
            <w:i w:val="0"/>
            <w:iCs w:val="0"/>
            <w:noProof/>
            <w:sz w:val="22"/>
            <w:szCs w:val="22"/>
            <w:lang w:val="en-US"/>
          </w:rPr>
          <w:tab/>
        </w:r>
        <w:r w:rsidRPr="006F7FF4">
          <w:rPr>
            <w:rStyle w:val="Hyperlink"/>
            <w:noProof/>
          </w:rPr>
          <w:t xml:space="preserve">Tests to be done during Commissioning </w:t>
        </w:r>
        <w:r>
          <w:rPr>
            <w:noProof/>
            <w:webHidden/>
          </w:rPr>
          <w:tab/>
        </w:r>
        <w:r>
          <w:rPr>
            <w:noProof/>
            <w:webHidden/>
          </w:rPr>
          <w:fldChar w:fldCharType="begin"/>
        </w:r>
        <w:r>
          <w:rPr>
            <w:noProof/>
            <w:webHidden/>
          </w:rPr>
          <w:instrText xml:space="preserve"> PAGEREF _Toc197425990 \h </w:instrText>
        </w:r>
        <w:r>
          <w:rPr>
            <w:noProof/>
            <w:webHidden/>
          </w:rPr>
        </w:r>
        <w:r>
          <w:rPr>
            <w:noProof/>
            <w:webHidden/>
          </w:rPr>
          <w:fldChar w:fldCharType="separate"/>
        </w:r>
        <w:r w:rsidR="00E67BB8">
          <w:rPr>
            <w:noProof/>
            <w:webHidden/>
          </w:rPr>
          <w:t>79</w:t>
        </w:r>
        <w:r>
          <w:rPr>
            <w:noProof/>
            <w:webHidden/>
          </w:rPr>
          <w:fldChar w:fldCharType="end"/>
        </w:r>
      </w:hyperlink>
    </w:p>
    <w:p w14:paraId="72C25D5A" w14:textId="3B347A49"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91" w:history="1">
        <w:r w:rsidRPr="006F7FF4">
          <w:rPr>
            <w:rStyle w:val="Hyperlink"/>
            <w:noProof/>
          </w:rPr>
          <w:t>3.9</w:t>
        </w:r>
        <w:r>
          <w:rPr>
            <w:rFonts w:eastAsiaTheme="minorEastAsia" w:cstheme="minorBidi"/>
            <w:smallCaps w:val="0"/>
            <w:noProof/>
            <w:sz w:val="22"/>
            <w:szCs w:val="22"/>
            <w:lang w:val="en-US"/>
          </w:rPr>
          <w:tab/>
        </w:r>
        <w:r w:rsidRPr="006F7FF4">
          <w:rPr>
            <w:rStyle w:val="Hyperlink"/>
            <w:noProof/>
          </w:rPr>
          <w:t>Site Acceptance testing</w:t>
        </w:r>
        <w:r>
          <w:rPr>
            <w:noProof/>
            <w:webHidden/>
          </w:rPr>
          <w:tab/>
        </w:r>
        <w:r>
          <w:rPr>
            <w:noProof/>
            <w:webHidden/>
          </w:rPr>
          <w:fldChar w:fldCharType="begin"/>
        </w:r>
        <w:r>
          <w:rPr>
            <w:noProof/>
            <w:webHidden/>
          </w:rPr>
          <w:instrText xml:space="preserve"> PAGEREF _Toc197425991 \h </w:instrText>
        </w:r>
        <w:r>
          <w:rPr>
            <w:noProof/>
            <w:webHidden/>
          </w:rPr>
        </w:r>
        <w:r>
          <w:rPr>
            <w:noProof/>
            <w:webHidden/>
          </w:rPr>
          <w:fldChar w:fldCharType="separate"/>
        </w:r>
        <w:r w:rsidR="00E67BB8">
          <w:rPr>
            <w:noProof/>
            <w:webHidden/>
          </w:rPr>
          <w:t>80</w:t>
        </w:r>
        <w:r>
          <w:rPr>
            <w:noProof/>
            <w:webHidden/>
          </w:rPr>
          <w:fldChar w:fldCharType="end"/>
        </w:r>
      </w:hyperlink>
    </w:p>
    <w:p w14:paraId="25843EDB" w14:textId="1045662D"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5992" w:history="1">
        <w:r w:rsidRPr="006F7FF4">
          <w:rPr>
            <w:rStyle w:val="Hyperlink"/>
            <w:rFonts w:cs="Segoe UI"/>
            <w:noProof/>
          </w:rPr>
          <w:t>3.9.1</w:t>
        </w:r>
        <w:r>
          <w:rPr>
            <w:rFonts w:eastAsiaTheme="minorEastAsia" w:cstheme="minorBidi"/>
            <w:i w:val="0"/>
            <w:iCs w:val="0"/>
            <w:noProof/>
            <w:sz w:val="22"/>
            <w:szCs w:val="22"/>
            <w:lang w:val="en-US"/>
          </w:rPr>
          <w:tab/>
        </w:r>
        <w:r w:rsidRPr="006F7FF4">
          <w:rPr>
            <w:rStyle w:val="Hyperlink"/>
            <w:noProof/>
          </w:rPr>
          <w:t>Site acceptance tests</w:t>
        </w:r>
        <w:r>
          <w:rPr>
            <w:noProof/>
            <w:webHidden/>
          </w:rPr>
          <w:tab/>
        </w:r>
        <w:r>
          <w:rPr>
            <w:noProof/>
            <w:webHidden/>
          </w:rPr>
          <w:fldChar w:fldCharType="begin"/>
        </w:r>
        <w:r>
          <w:rPr>
            <w:noProof/>
            <w:webHidden/>
          </w:rPr>
          <w:instrText xml:space="preserve"> PAGEREF _Toc197425992 \h </w:instrText>
        </w:r>
        <w:r>
          <w:rPr>
            <w:noProof/>
            <w:webHidden/>
          </w:rPr>
        </w:r>
        <w:r>
          <w:rPr>
            <w:noProof/>
            <w:webHidden/>
          </w:rPr>
          <w:fldChar w:fldCharType="separate"/>
        </w:r>
        <w:r w:rsidR="00E67BB8">
          <w:rPr>
            <w:noProof/>
            <w:webHidden/>
          </w:rPr>
          <w:t>80</w:t>
        </w:r>
        <w:r>
          <w:rPr>
            <w:noProof/>
            <w:webHidden/>
          </w:rPr>
          <w:fldChar w:fldCharType="end"/>
        </w:r>
      </w:hyperlink>
    </w:p>
    <w:p w14:paraId="5D6C2675" w14:textId="3A22731C"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93" w:history="1">
        <w:r w:rsidRPr="006F7FF4">
          <w:rPr>
            <w:rStyle w:val="Hyperlink"/>
            <w:noProof/>
          </w:rPr>
          <w:t>3.10</w:t>
        </w:r>
        <w:r>
          <w:rPr>
            <w:rFonts w:eastAsiaTheme="minorEastAsia" w:cstheme="minorBidi"/>
            <w:smallCaps w:val="0"/>
            <w:noProof/>
            <w:sz w:val="22"/>
            <w:szCs w:val="22"/>
            <w:lang w:val="en-US"/>
          </w:rPr>
          <w:tab/>
        </w:r>
        <w:r w:rsidRPr="006F7FF4">
          <w:rPr>
            <w:rStyle w:val="Hyperlink"/>
            <w:noProof/>
          </w:rPr>
          <w:t>Spare Parts (Option 2)</w:t>
        </w:r>
        <w:r>
          <w:rPr>
            <w:noProof/>
            <w:webHidden/>
          </w:rPr>
          <w:tab/>
        </w:r>
        <w:r>
          <w:rPr>
            <w:noProof/>
            <w:webHidden/>
          </w:rPr>
          <w:fldChar w:fldCharType="begin"/>
        </w:r>
        <w:r>
          <w:rPr>
            <w:noProof/>
            <w:webHidden/>
          </w:rPr>
          <w:instrText xml:space="preserve"> PAGEREF _Toc197425993 \h </w:instrText>
        </w:r>
        <w:r>
          <w:rPr>
            <w:noProof/>
            <w:webHidden/>
          </w:rPr>
        </w:r>
        <w:r>
          <w:rPr>
            <w:noProof/>
            <w:webHidden/>
          </w:rPr>
          <w:fldChar w:fldCharType="separate"/>
        </w:r>
        <w:r w:rsidR="00E67BB8">
          <w:rPr>
            <w:noProof/>
            <w:webHidden/>
          </w:rPr>
          <w:t>84</w:t>
        </w:r>
        <w:r>
          <w:rPr>
            <w:noProof/>
            <w:webHidden/>
          </w:rPr>
          <w:fldChar w:fldCharType="end"/>
        </w:r>
      </w:hyperlink>
    </w:p>
    <w:p w14:paraId="190C3A9C" w14:textId="767313D6"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94" w:history="1">
        <w:r w:rsidRPr="006F7FF4">
          <w:rPr>
            <w:rStyle w:val="Hyperlink"/>
            <w:noProof/>
          </w:rPr>
          <w:t>3.11</w:t>
        </w:r>
        <w:r>
          <w:rPr>
            <w:rFonts w:eastAsiaTheme="minorEastAsia" w:cstheme="minorBidi"/>
            <w:smallCaps w:val="0"/>
            <w:noProof/>
            <w:sz w:val="22"/>
            <w:szCs w:val="22"/>
            <w:lang w:val="en-US"/>
          </w:rPr>
          <w:tab/>
        </w:r>
        <w:r w:rsidRPr="006F7FF4">
          <w:rPr>
            <w:rStyle w:val="Hyperlink"/>
            <w:noProof/>
          </w:rPr>
          <w:t>After-sales services</w:t>
        </w:r>
        <w:r>
          <w:rPr>
            <w:noProof/>
            <w:webHidden/>
          </w:rPr>
          <w:tab/>
        </w:r>
        <w:r>
          <w:rPr>
            <w:noProof/>
            <w:webHidden/>
          </w:rPr>
          <w:fldChar w:fldCharType="begin"/>
        </w:r>
        <w:r>
          <w:rPr>
            <w:noProof/>
            <w:webHidden/>
          </w:rPr>
          <w:instrText xml:space="preserve"> PAGEREF _Toc197425994 \h </w:instrText>
        </w:r>
        <w:r>
          <w:rPr>
            <w:noProof/>
            <w:webHidden/>
          </w:rPr>
        </w:r>
        <w:r>
          <w:rPr>
            <w:noProof/>
            <w:webHidden/>
          </w:rPr>
          <w:fldChar w:fldCharType="separate"/>
        </w:r>
        <w:r w:rsidR="00E67BB8">
          <w:rPr>
            <w:noProof/>
            <w:webHidden/>
          </w:rPr>
          <w:t>85</w:t>
        </w:r>
        <w:r>
          <w:rPr>
            <w:noProof/>
            <w:webHidden/>
          </w:rPr>
          <w:fldChar w:fldCharType="end"/>
        </w:r>
      </w:hyperlink>
    </w:p>
    <w:p w14:paraId="05313FED" w14:textId="4A35273B"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95" w:history="1">
        <w:r w:rsidRPr="006F7FF4">
          <w:rPr>
            <w:rStyle w:val="Hyperlink"/>
            <w:noProof/>
          </w:rPr>
          <w:t>3.12</w:t>
        </w:r>
        <w:r>
          <w:rPr>
            <w:rFonts w:eastAsiaTheme="minorEastAsia" w:cstheme="minorBidi"/>
            <w:smallCaps w:val="0"/>
            <w:noProof/>
            <w:sz w:val="22"/>
            <w:szCs w:val="22"/>
            <w:lang w:val="en-US"/>
          </w:rPr>
          <w:tab/>
        </w:r>
        <w:r w:rsidRPr="006F7FF4">
          <w:rPr>
            <w:rStyle w:val="Hyperlink"/>
            <w:noProof/>
          </w:rPr>
          <w:t>Documentation</w:t>
        </w:r>
        <w:r>
          <w:rPr>
            <w:noProof/>
            <w:webHidden/>
          </w:rPr>
          <w:tab/>
        </w:r>
        <w:r>
          <w:rPr>
            <w:noProof/>
            <w:webHidden/>
          </w:rPr>
          <w:fldChar w:fldCharType="begin"/>
        </w:r>
        <w:r>
          <w:rPr>
            <w:noProof/>
            <w:webHidden/>
          </w:rPr>
          <w:instrText xml:space="preserve"> PAGEREF _Toc197425995 \h </w:instrText>
        </w:r>
        <w:r>
          <w:rPr>
            <w:noProof/>
            <w:webHidden/>
          </w:rPr>
        </w:r>
        <w:r>
          <w:rPr>
            <w:noProof/>
            <w:webHidden/>
          </w:rPr>
          <w:fldChar w:fldCharType="separate"/>
        </w:r>
        <w:r w:rsidR="00E67BB8">
          <w:rPr>
            <w:noProof/>
            <w:webHidden/>
          </w:rPr>
          <w:t>86</w:t>
        </w:r>
        <w:r>
          <w:rPr>
            <w:noProof/>
            <w:webHidden/>
          </w:rPr>
          <w:fldChar w:fldCharType="end"/>
        </w:r>
      </w:hyperlink>
    </w:p>
    <w:p w14:paraId="4D6E24FD" w14:textId="3BAFB396" w:rsidR="00023BC2" w:rsidRDefault="00023BC2">
      <w:pPr>
        <w:pStyle w:val="Inhopg1"/>
        <w:tabs>
          <w:tab w:val="left" w:pos="400"/>
          <w:tab w:val="right" w:leader="dot" w:pos="9344"/>
        </w:tabs>
        <w:rPr>
          <w:rFonts w:eastAsiaTheme="minorEastAsia" w:cstheme="minorBidi"/>
          <w:b w:val="0"/>
          <w:bCs w:val="0"/>
          <w:caps w:val="0"/>
          <w:noProof/>
          <w:sz w:val="22"/>
          <w:szCs w:val="22"/>
          <w:lang w:val="en-US"/>
        </w:rPr>
      </w:pPr>
      <w:hyperlink w:anchor="_Toc197425996" w:history="1">
        <w:r w:rsidRPr="006F7FF4">
          <w:rPr>
            <w:rStyle w:val="Hyperlink"/>
            <w:noProof/>
          </w:rPr>
          <w:t>4</w:t>
        </w:r>
        <w:r>
          <w:rPr>
            <w:rFonts w:eastAsiaTheme="minorEastAsia" w:cstheme="minorBidi"/>
            <w:b w:val="0"/>
            <w:bCs w:val="0"/>
            <w:caps w:val="0"/>
            <w:noProof/>
            <w:sz w:val="22"/>
            <w:szCs w:val="22"/>
            <w:lang w:val="en-US"/>
          </w:rPr>
          <w:tab/>
        </w:r>
        <w:r w:rsidRPr="006F7FF4">
          <w:rPr>
            <w:rStyle w:val="Hyperlink"/>
            <w:noProof/>
          </w:rPr>
          <w:t>Lifecycle Cost Management and Reliability-Centred Maintenance</w:t>
        </w:r>
        <w:r>
          <w:rPr>
            <w:noProof/>
            <w:webHidden/>
          </w:rPr>
          <w:tab/>
        </w:r>
        <w:r>
          <w:rPr>
            <w:noProof/>
            <w:webHidden/>
          </w:rPr>
          <w:fldChar w:fldCharType="begin"/>
        </w:r>
        <w:r>
          <w:rPr>
            <w:noProof/>
            <w:webHidden/>
          </w:rPr>
          <w:instrText xml:space="preserve"> PAGEREF _Toc197425996 \h </w:instrText>
        </w:r>
        <w:r>
          <w:rPr>
            <w:noProof/>
            <w:webHidden/>
          </w:rPr>
        </w:r>
        <w:r>
          <w:rPr>
            <w:noProof/>
            <w:webHidden/>
          </w:rPr>
          <w:fldChar w:fldCharType="separate"/>
        </w:r>
        <w:r w:rsidR="00E67BB8">
          <w:rPr>
            <w:noProof/>
            <w:webHidden/>
          </w:rPr>
          <w:t>88</w:t>
        </w:r>
        <w:r>
          <w:rPr>
            <w:noProof/>
            <w:webHidden/>
          </w:rPr>
          <w:fldChar w:fldCharType="end"/>
        </w:r>
      </w:hyperlink>
    </w:p>
    <w:p w14:paraId="158DD91A" w14:textId="0366E8FC" w:rsidR="00023BC2" w:rsidRDefault="00023BC2">
      <w:pPr>
        <w:pStyle w:val="Inhopg1"/>
        <w:tabs>
          <w:tab w:val="left" w:pos="400"/>
          <w:tab w:val="right" w:leader="dot" w:pos="9344"/>
        </w:tabs>
        <w:rPr>
          <w:rFonts w:eastAsiaTheme="minorEastAsia" w:cstheme="minorBidi"/>
          <w:b w:val="0"/>
          <w:bCs w:val="0"/>
          <w:caps w:val="0"/>
          <w:noProof/>
          <w:sz w:val="22"/>
          <w:szCs w:val="22"/>
          <w:lang w:val="en-US"/>
        </w:rPr>
      </w:pPr>
      <w:hyperlink w:anchor="_Toc197425997" w:history="1">
        <w:r w:rsidRPr="006F7FF4">
          <w:rPr>
            <w:rStyle w:val="Hyperlink"/>
            <w:noProof/>
          </w:rPr>
          <w:t>5</w:t>
        </w:r>
        <w:r>
          <w:rPr>
            <w:rFonts w:eastAsiaTheme="minorEastAsia" w:cstheme="minorBidi"/>
            <w:b w:val="0"/>
            <w:bCs w:val="0"/>
            <w:caps w:val="0"/>
            <w:noProof/>
            <w:sz w:val="22"/>
            <w:szCs w:val="22"/>
            <w:lang w:val="en-US"/>
          </w:rPr>
          <w:tab/>
        </w:r>
        <w:r w:rsidRPr="006F7FF4">
          <w:rPr>
            <w:rStyle w:val="Hyperlink"/>
            <w:noProof/>
          </w:rPr>
          <w:t>Safety, Codes and Standards</w:t>
        </w:r>
        <w:r>
          <w:rPr>
            <w:noProof/>
            <w:webHidden/>
          </w:rPr>
          <w:tab/>
        </w:r>
        <w:r>
          <w:rPr>
            <w:noProof/>
            <w:webHidden/>
          </w:rPr>
          <w:fldChar w:fldCharType="begin"/>
        </w:r>
        <w:r>
          <w:rPr>
            <w:noProof/>
            <w:webHidden/>
          </w:rPr>
          <w:instrText xml:space="preserve"> PAGEREF _Toc197425997 \h </w:instrText>
        </w:r>
        <w:r>
          <w:rPr>
            <w:noProof/>
            <w:webHidden/>
          </w:rPr>
        </w:r>
        <w:r>
          <w:rPr>
            <w:noProof/>
            <w:webHidden/>
          </w:rPr>
          <w:fldChar w:fldCharType="separate"/>
        </w:r>
        <w:r w:rsidR="00E67BB8">
          <w:rPr>
            <w:noProof/>
            <w:webHidden/>
          </w:rPr>
          <w:t>90</w:t>
        </w:r>
        <w:r>
          <w:rPr>
            <w:noProof/>
            <w:webHidden/>
          </w:rPr>
          <w:fldChar w:fldCharType="end"/>
        </w:r>
      </w:hyperlink>
    </w:p>
    <w:p w14:paraId="7DCE7017" w14:textId="413C5DC2"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98" w:history="1">
        <w:r w:rsidRPr="006F7FF4">
          <w:rPr>
            <w:rStyle w:val="Hyperlink"/>
            <w:noProof/>
          </w:rPr>
          <w:t>5.1</w:t>
        </w:r>
        <w:r>
          <w:rPr>
            <w:rFonts w:eastAsiaTheme="minorEastAsia" w:cstheme="minorBidi"/>
            <w:smallCaps w:val="0"/>
            <w:noProof/>
            <w:sz w:val="22"/>
            <w:szCs w:val="22"/>
            <w:lang w:val="en-US"/>
          </w:rPr>
          <w:tab/>
        </w:r>
        <w:r w:rsidRPr="006F7FF4">
          <w:rPr>
            <w:rStyle w:val="Hyperlink"/>
            <w:noProof/>
          </w:rPr>
          <w:t>Safety</w:t>
        </w:r>
        <w:r>
          <w:rPr>
            <w:noProof/>
            <w:webHidden/>
          </w:rPr>
          <w:tab/>
        </w:r>
        <w:r>
          <w:rPr>
            <w:noProof/>
            <w:webHidden/>
          </w:rPr>
          <w:fldChar w:fldCharType="begin"/>
        </w:r>
        <w:r>
          <w:rPr>
            <w:noProof/>
            <w:webHidden/>
          </w:rPr>
          <w:instrText xml:space="preserve"> PAGEREF _Toc197425998 \h </w:instrText>
        </w:r>
        <w:r>
          <w:rPr>
            <w:noProof/>
            <w:webHidden/>
          </w:rPr>
        </w:r>
        <w:r>
          <w:rPr>
            <w:noProof/>
            <w:webHidden/>
          </w:rPr>
          <w:fldChar w:fldCharType="separate"/>
        </w:r>
        <w:r w:rsidR="00E67BB8">
          <w:rPr>
            <w:noProof/>
            <w:webHidden/>
          </w:rPr>
          <w:t>90</w:t>
        </w:r>
        <w:r>
          <w:rPr>
            <w:noProof/>
            <w:webHidden/>
          </w:rPr>
          <w:fldChar w:fldCharType="end"/>
        </w:r>
      </w:hyperlink>
    </w:p>
    <w:p w14:paraId="73AF24A7" w14:textId="05E8406F"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5999" w:history="1">
        <w:r w:rsidRPr="006F7FF4">
          <w:rPr>
            <w:rStyle w:val="Hyperlink"/>
            <w:noProof/>
          </w:rPr>
          <w:t>5.2</w:t>
        </w:r>
        <w:r>
          <w:rPr>
            <w:rFonts w:eastAsiaTheme="minorEastAsia" w:cstheme="minorBidi"/>
            <w:smallCaps w:val="0"/>
            <w:noProof/>
            <w:sz w:val="22"/>
            <w:szCs w:val="22"/>
            <w:lang w:val="en-US"/>
          </w:rPr>
          <w:tab/>
        </w:r>
        <w:r w:rsidRPr="006F7FF4">
          <w:rPr>
            <w:rStyle w:val="Hyperlink"/>
            <w:noProof/>
          </w:rPr>
          <w:t>Codes and Standards</w:t>
        </w:r>
        <w:r>
          <w:rPr>
            <w:noProof/>
            <w:webHidden/>
          </w:rPr>
          <w:tab/>
        </w:r>
        <w:r>
          <w:rPr>
            <w:noProof/>
            <w:webHidden/>
          </w:rPr>
          <w:fldChar w:fldCharType="begin"/>
        </w:r>
        <w:r>
          <w:rPr>
            <w:noProof/>
            <w:webHidden/>
          </w:rPr>
          <w:instrText xml:space="preserve"> PAGEREF _Toc197425999 \h </w:instrText>
        </w:r>
        <w:r>
          <w:rPr>
            <w:noProof/>
            <w:webHidden/>
          </w:rPr>
        </w:r>
        <w:r>
          <w:rPr>
            <w:noProof/>
            <w:webHidden/>
          </w:rPr>
          <w:fldChar w:fldCharType="separate"/>
        </w:r>
        <w:r w:rsidR="00E67BB8">
          <w:rPr>
            <w:noProof/>
            <w:webHidden/>
          </w:rPr>
          <w:t>90</w:t>
        </w:r>
        <w:r>
          <w:rPr>
            <w:noProof/>
            <w:webHidden/>
          </w:rPr>
          <w:fldChar w:fldCharType="end"/>
        </w:r>
      </w:hyperlink>
    </w:p>
    <w:p w14:paraId="211E1614" w14:textId="53BED721" w:rsidR="00023BC2" w:rsidRDefault="00023BC2">
      <w:pPr>
        <w:pStyle w:val="Inhopg1"/>
        <w:tabs>
          <w:tab w:val="left" w:pos="400"/>
          <w:tab w:val="right" w:leader="dot" w:pos="9344"/>
        </w:tabs>
        <w:rPr>
          <w:rFonts w:eastAsiaTheme="minorEastAsia" w:cstheme="minorBidi"/>
          <w:b w:val="0"/>
          <w:bCs w:val="0"/>
          <w:caps w:val="0"/>
          <w:noProof/>
          <w:sz w:val="22"/>
          <w:szCs w:val="22"/>
          <w:lang w:val="en-US"/>
        </w:rPr>
      </w:pPr>
      <w:hyperlink w:anchor="_Toc197426000" w:history="1">
        <w:r w:rsidRPr="006F7FF4">
          <w:rPr>
            <w:rStyle w:val="Hyperlink"/>
            <w:noProof/>
          </w:rPr>
          <w:t>6</w:t>
        </w:r>
        <w:r>
          <w:rPr>
            <w:rFonts w:eastAsiaTheme="minorEastAsia" w:cstheme="minorBidi"/>
            <w:b w:val="0"/>
            <w:bCs w:val="0"/>
            <w:caps w:val="0"/>
            <w:noProof/>
            <w:sz w:val="22"/>
            <w:szCs w:val="22"/>
            <w:lang w:val="en-US"/>
          </w:rPr>
          <w:tab/>
        </w:r>
        <w:r w:rsidRPr="006F7FF4">
          <w:rPr>
            <w:rStyle w:val="Hyperlink"/>
            <w:noProof/>
          </w:rPr>
          <w:t>Schedule</w:t>
        </w:r>
        <w:r>
          <w:rPr>
            <w:noProof/>
            <w:webHidden/>
          </w:rPr>
          <w:tab/>
        </w:r>
        <w:r>
          <w:rPr>
            <w:noProof/>
            <w:webHidden/>
          </w:rPr>
          <w:fldChar w:fldCharType="begin"/>
        </w:r>
        <w:r>
          <w:rPr>
            <w:noProof/>
            <w:webHidden/>
          </w:rPr>
          <w:instrText xml:space="preserve"> PAGEREF _Toc197426000 \h </w:instrText>
        </w:r>
        <w:r>
          <w:rPr>
            <w:noProof/>
            <w:webHidden/>
          </w:rPr>
        </w:r>
        <w:r>
          <w:rPr>
            <w:noProof/>
            <w:webHidden/>
          </w:rPr>
          <w:fldChar w:fldCharType="separate"/>
        </w:r>
        <w:r w:rsidR="00E67BB8">
          <w:rPr>
            <w:noProof/>
            <w:webHidden/>
          </w:rPr>
          <w:t>93</w:t>
        </w:r>
        <w:r>
          <w:rPr>
            <w:noProof/>
            <w:webHidden/>
          </w:rPr>
          <w:fldChar w:fldCharType="end"/>
        </w:r>
      </w:hyperlink>
    </w:p>
    <w:p w14:paraId="1A41B70A" w14:textId="059DB205"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01" w:history="1">
        <w:r w:rsidRPr="006F7FF4">
          <w:rPr>
            <w:rStyle w:val="Hyperlink"/>
            <w:rFonts w:ascii="Segoe UI" w:hAnsi="Segoe UI"/>
            <w:noProof/>
          </w:rPr>
          <w:t>6.1</w:t>
        </w:r>
        <w:r>
          <w:rPr>
            <w:rFonts w:eastAsiaTheme="minorEastAsia" w:cstheme="minorBidi"/>
            <w:smallCaps w:val="0"/>
            <w:noProof/>
            <w:sz w:val="22"/>
            <w:szCs w:val="22"/>
            <w:lang w:val="en-US"/>
          </w:rPr>
          <w:tab/>
        </w:r>
        <w:r w:rsidRPr="006F7FF4">
          <w:rPr>
            <w:rStyle w:val="Hyperlink"/>
            <w:noProof/>
          </w:rPr>
          <w:t>Contractual Phases</w:t>
        </w:r>
        <w:r>
          <w:rPr>
            <w:noProof/>
            <w:webHidden/>
          </w:rPr>
          <w:tab/>
        </w:r>
        <w:r>
          <w:rPr>
            <w:noProof/>
            <w:webHidden/>
          </w:rPr>
          <w:fldChar w:fldCharType="begin"/>
        </w:r>
        <w:r>
          <w:rPr>
            <w:noProof/>
            <w:webHidden/>
          </w:rPr>
          <w:instrText xml:space="preserve"> PAGEREF _Toc197426001 \h </w:instrText>
        </w:r>
        <w:r>
          <w:rPr>
            <w:noProof/>
            <w:webHidden/>
          </w:rPr>
        </w:r>
        <w:r>
          <w:rPr>
            <w:noProof/>
            <w:webHidden/>
          </w:rPr>
          <w:fldChar w:fldCharType="separate"/>
        </w:r>
        <w:r w:rsidR="00E67BB8">
          <w:rPr>
            <w:noProof/>
            <w:webHidden/>
          </w:rPr>
          <w:t>93</w:t>
        </w:r>
        <w:r>
          <w:rPr>
            <w:noProof/>
            <w:webHidden/>
          </w:rPr>
          <w:fldChar w:fldCharType="end"/>
        </w:r>
      </w:hyperlink>
    </w:p>
    <w:p w14:paraId="6617AFD4" w14:textId="2FD9151C"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02" w:history="1">
        <w:r w:rsidRPr="006F7FF4">
          <w:rPr>
            <w:rStyle w:val="Hyperlink"/>
            <w:noProof/>
          </w:rPr>
          <w:t>6.2</w:t>
        </w:r>
        <w:r>
          <w:rPr>
            <w:rFonts w:eastAsiaTheme="minorEastAsia" w:cstheme="minorBidi"/>
            <w:smallCaps w:val="0"/>
            <w:noProof/>
            <w:sz w:val="22"/>
            <w:szCs w:val="22"/>
            <w:lang w:val="en-US"/>
          </w:rPr>
          <w:tab/>
        </w:r>
        <w:r w:rsidRPr="006F7FF4">
          <w:rPr>
            <w:rStyle w:val="Hyperlink"/>
            <w:noProof/>
          </w:rPr>
          <w:t>Preliminary Schedule</w:t>
        </w:r>
        <w:r>
          <w:rPr>
            <w:noProof/>
            <w:webHidden/>
          </w:rPr>
          <w:tab/>
        </w:r>
        <w:r>
          <w:rPr>
            <w:noProof/>
            <w:webHidden/>
          </w:rPr>
          <w:fldChar w:fldCharType="begin"/>
        </w:r>
        <w:r>
          <w:rPr>
            <w:noProof/>
            <w:webHidden/>
          </w:rPr>
          <w:instrText xml:space="preserve"> PAGEREF _Toc197426002 \h </w:instrText>
        </w:r>
        <w:r>
          <w:rPr>
            <w:noProof/>
            <w:webHidden/>
          </w:rPr>
        </w:r>
        <w:r>
          <w:rPr>
            <w:noProof/>
            <w:webHidden/>
          </w:rPr>
          <w:fldChar w:fldCharType="separate"/>
        </w:r>
        <w:r w:rsidR="00E67BB8">
          <w:rPr>
            <w:noProof/>
            <w:webHidden/>
          </w:rPr>
          <w:t>94</w:t>
        </w:r>
        <w:r>
          <w:rPr>
            <w:noProof/>
            <w:webHidden/>
          </w:rPr>
          <w:fldChar w:fldCharType="end"/>
        </w:r>
      </w:hyperlink>
    </w:p>
    <w:p w14:paraId="35C156DF" w14:textId="5FB06FCB"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03" w:history="1">
        <w:r w:rsidRPr="006F7FF4">
          <w:rPr>
            <w:rStyle w:val="Hyperlink"/>
            <w:rFonts w:eastAsia="MS Mincho" w:cs="Segoe UI Semibold"/>
            <w:noProof/>
            <w:lang w:eastAsia="fr-FR"/>
          </w:rPr>
          <w:t>6.3</w:t>
        </w:r>
        <w:r>
          <w:rPr>
            <w:rFonts w:eastAsiaTheme="minorEastAsia" w:cstheme="minorBidi"/>
            <w:smallCaps w:val="0"/>
            <w:noProof/>
            <w:sz w:val="22"/>
            <w:szCs w:val="22"/>
            <w:lang w:val="en-US"/>
          </w:rPr>
          <w:tab/>
        </w:r>
        <w:r w:rsidRPr="006F7FF4">
          <w:rPr>
            <w:rStyle w:val="Hyperlink"/>
            <w:noProof/>
          </w:rPr>
          <w:t>Hold and Witness Points</w:t>
        </w:r>
        <w:r>
          <w:rPr>
            <w:noProof/>
            <w:webHidden/>
          </w:rPr>
          <w:tab/>
        </w:r>
        <w:r>
          <w:rPr>
            <w:noProof/>
            <w:webHidden/>
          </w:rPr>
          <w:fldChar w:fldCharType="begin"/>
        </w:r>
        <w:r>
          <w:rPr>
            <w:noProof/>
            <w:webHidden/>
          </w:rPr>
          <w:instrText xml:space="preserve"> PAGEREF _Toc197426003 \h </w:instrText>
        </w:r>
        <w:r>
          <w:rPr>
            <w:noProof/>
            <w:webHidden/>
          </w:rPr>
        </w:r>
        <w:r>
          <w:rPr>
            <w:noProof/>
            <w:webHidden/>
          </w:rPr>
          <w:fldChar w:fldCharType="separate"/>
        </w:r>
        <w:r w:rsidR="00E67BB8">
          <w:rPr>
            <w:noProof/>
            <w:webHidden/>
          </w:rPr>
          <w:t>94</w:t>
        </w:r>
        <w:r>
          <w:rPr>
            <w:noProof/>
            <w:webHidden/>
          </w:rPr>
          <w:fldChar w:fldCharType="end"/>
        </w:r>
      </w:hyperlink>
    </w:p>
    <w:p w14:paraId="552E7058" w14:textId="3598792B" w:rsidR="00023BC2" w:rsidRDefault="00023BC2">
      <w:pPr>
        <w:pStyle w:val="Inhopg1"/>
        <w:tabs>
          <w:tab w:val="left" w:pos="400"/>
          <w:tab w:val="right" w:leader="dot" w:pos="9344"/>
        </w:tabs>
        <w:rPr>
          <w:rFonts w:eastAsiaTheme="minorEastAsia" w:cstheme="minorBidi"/>
          <w:b w:val="0"/>
          <w:bCs w:val="0"/>
          <w:caps w:val="0"/>
          <w:noProof/>
          <w:sz w:val="22"/>
          <w:szCs w:val="22"/>
          <w:lang w:val="en-US"/>
        </w:rPr>
      </w:pPr>
      <w:hyperlink w:anchor="_Toc197426004" w:history="1">
        <w:r w:rsidRPr="006F7FF4">
          <w:rPr>
            <w:rStyle w:val="Hyperlink"/>
            <w:noProof/>
          </w:rPr>
          <w:t>7</w:t>
        </w:r>
        <w:r>
          <w:rPr>
            <w:rFonts w:eastAsiaTheme="minorEastAsia" w:cstheme="minorBidi"/>
            <w:b w:val="0"/>
            <w:bCs w:val="0"/>
            <w:caps w:val="0"/>
            <w:noProof/>
            <w:sz w:val="22"/>
            <w:szCs w:val="22"/>
            <w:lang w:val="en-US"/>
          </w:rPr>
          <w:tab/>
        </w:r>
        <w:r w:rsidRPr="006F7FF4">
          <w:rPr>
            <w:rStyle w:val="Hyperlink"/>
            <w:noProof/>
          </w:rPr>
          <w:t>Contract Performance</w:t>
        </w:r>
        <w:r>
          <w:rPr>
            <w:noProof/>
            <w:webHidden/>
          </w:rPr>
          <w:tab/>
        </w:r>
        <w:r>
          <w:rPr>
            <w:noProof/>
            <w:webHidden/>
          </w:rPr>
          <w:fldChar w:fldCharType="begin"/>
        </w:r>
        <w:r>
          <w:rPr>
            <w:noProof/>
            <w:webHidden/>
          </w:rPr>
          <w:instrText xml:space="preserve"> PAGEREF _Toc197426004 \h </w:instrText>
        </w:r>
        <w:r>
          <w:rPr>
            <w:noProof/>
            <w:webHidden/>
          </w:rPr>
        </w:r>
        <w:r>
          <w:rPr>
            <w:noProof/>
            <w:webHidden/>
          </w:rPr>
          <w:fldChar w:fldCharType="separate"/>
        </w:r>
        <w:r w:rsidR="00E67BB8">
          <w:rPr>
            <w:noProof/>
            <w:webHidden/>
          </w:rPr>
          <w:t>96</w:t>
        </w:r>
        <w:r>
          <w:rPr>
            <w:noProof/>
            <w:webHidden/>
          </w:rPr>
          <w:fldChar w:fldCharType="end"/>
        </w:r>
      </w:hyperlink>
    </w:p>
    <w:p w14:paraId="7198B6CF" w14:textId="325FC3B6"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05" w:history="1">
        <w:r w:rsidRPr="006F7FF4">
          <w:rPr>
            <w:rStyle w:val="Hyperlink"/>
            <w:noProof/>
          </w:rPr>
          <w:t>7.1</w:t>
        </w:r>
        <w:r>
          <w:rPr>
            <w:rFonts w:eastAsiaTheme="minorEastAsia" w:cstheme="minorBidi"/>
            <w:smallCaps w:val="0"/>
            <w:noProof/>
            <w:sz w:val="22"/>
            <w:szCs w:val="22"/>
            <w:lang w:val="en-US"/>
          </w:rPr>
          <w:tab/>
        </w:r>
        <w:r w:rsidRPr="006F7FF4">
          <w:rPr>
            <w:rStyle w:val="Hyperlink"/>
            <w:noProof/>
          </w:rPr>
          <w:t>General Organization</w:t>
        </w:r>
        <w:r>
          <w:rPr>
            <w:noProof/>
            <w:webHidden/>
          </w:rPr>
          <w:tab/>
        </w:r>
        <w:r>
          <w:rPr>
            <w:noProof/>
            <w:webHidden/>
          </w:rPr>
          <w:fldChar w:fldCharType="begin"/>
        </w:r>
        <w:r>
          <w:rPr>
            <w:noProof/>
            <w:webHidden/>
          </w:rPr>
          <w:instrText xml:space="preserve"> PAGEREF _Toc197426005 \h </w:instrText>
        </w:r>
        <w:r>
          <w:rPr>
            <w:noProof/>
            <w:webHidden/>
          </w:rPr>
        </w:r>
        <w:r>
          <w:rPr>
            <w:noProof/>
            <w:webHidden/>
          </w:rPr>
          <w:fldChar w:fldCharType="separate"/>
        </w:r>
        <w:r w:rsidR="00E67BB8">
          <w:rPr>
            <w:noProof/>
            <w:webHidden/>
          </w:rPr>
          <w:t>96</w:t>
        </w:r>
        <w:r>
          <w:rPr>
            <w:noProof/>
            <w:webHidden/>
          </w:rPr>
          <w:fldChar w:fldCharType="end"/>
        </w:r>
      </w:hyperlink>
    </w:p>
    <w:p w14:paraId="0AAA110C" w14:textId="6D380427"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06" w:history="1">
        <w:r w:rsidRPr="006F7FF4">
          <w:rPr>
            <w:rStyle w:val="Hyperlink"/>
            <w:noProof/>
          </w:rPr>
          <w:t>7.2</w:t>
        </w:r>
        <w:r>
          <w:rPr>
            <w:rFonts w:eastAsiaTheme="minorEastAsia" w:cstheme="minorBidi"/>
            <w:smallCaps w:val="0"/>
            <w:noProof/>
            <w:sz w:val="22"/>
            <w:szCs w:val="22"/>
            <w:lang w:val="en-US"/>
          </w:rPr>
          <w:tab/>
        </w:r>
        <w:r w:rsidRPr="006F7FF4">
          <w:rPr>
            <w:rStyle w:val="Hyperlink"/>
            <w:noProof/>
          </w:rPr>
          <w:t>Communication</w:t>
        </w:r>
        <w:r>
          <w:rPr>
            <w:noProof/>
            <w:webHidden/>
          </w:rPr>
          <w:tab/>
        </w:r>
        <w:r>
          <w:rPr>
            <w:noProof/>
            <w:webHidden/>
          </w:rPr>
          <w:fldChar w:fldCharType="begin"/>
        </w:r>
        <w:r>
          <w:rPr>
            <w:noProof/>
            <w:webHidden/>
          </w:rPr>
          <w:instrText xml:space="preserve"> PAGEREF _Toc197426006 \h </w:instrText>
        </w:r>
        <w:r>
          <w:rPr>
            <w:noProof/>
            <w:webHidden/>
          </w:rPr>
        </w:r>
        <w:r>
          <w:rPr>
            <w:noProof/>
            <w:webHidden/>
          </w:rPr>
          <w:fldChar w:fldCharType="separate"/>
        </w:r>
        <w:r w:rsidR="00E67BB8">
          <w:rPr>
            <w:noProof/>
            <w:webHidden/>
          </w:rPr>
          <w:t>96</w:t>
        </w:r>
        <w:r>
          <w:rPr>
            <w:noProof/>
            <w:webHidden/>
          </w:rPr>
          <w:fldChar w:fldCharType="end"/>
        </w:r>
      </w:hyperlink>
    </w:p>
    <w:p w14:paraId="395CB7ED" w14:textId="39AC9C5A"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07" w:history="1">
        <w:r w:rsidRPr="006F7FF4">
          <w:rPr>
            <w:rStyle w:val="Hyperlink"/>
            <w:noProof/>
          </w:rPr>
          <w:t>7.3</w:t>
        </w:r>
        <w:r>
          <w:rPr>
            <w:rFonts w:eastAsiaTheme="minorEastAsia" w:cstheme="minorBidi"/>
            <w:smallCaps w:val="0"/>
            <w:noProof/>
            <w:sz w:val="22"/>
            <w:szCs w:val="22"/>
            <w:lang w:val="en-US"/>
          </w:rPr>
          <w:tab/>
        </w:r>
        <w:r w:rsidRPr="006F7FF4">
          <w:rPr>
            <w:rStyle w:val="Hyperlink"/>
            <w:noProof/>
          </w:rPr>
          <w:t>Contract Management</w:t>
        </w:r>
        <w:r>
          <w:rPr>
            <w:noProof/>
            <w:webHidden/>
          </w:rPr>
          <w:tab/>
        </w:r>
        <w:r>
          <w:rPr>
            <w:noProof/>
            <w:webHidden/>
          </w:rPr>
          <w:fldChar w:fldCharType="begin"/>
        </w:r>
        <w:r>
          <w:rPr>
            <w:noProof/>
            <w:webHidden/>
          </w:rPr>
          <w:instrText xml:space="preserve"> PAGEREF _Toc197426007 \h </w:instrText>
        </w:r>
        <w:r>
          <w:rPr>
            <w:noProof/>
            <w:webHidden/>
          </w:rPr>
        </w:r>
        <w:r>
          <w:rPr>
            <w:noProof/>
            <w:webHidden/>
          </w:rPr>
          <w:fldChar w:fldCharType="separate"/>
        </w:r>
        <w:r w:rsidR="00E67BB8">
          <w:rPr>
            <w:noProof/>
            <w:webHidden/>
          </w:rPr>
          <w:t>97</w:t>
        </w:r>
        <w:r>
          <w:rPr>
            <w:noProof/>
            <w:webHidden/>
          </w:rPr>
          <w:fldChar w:fldCharType="end"/>
        </w:r>
      </w:hyperlink>
    </w:p>
    <w:p w14:paraId="3508CC46" w14:textId="7927256B"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08" w:history="1">
        <w:r w:rsidRPr="006F7FF4">
          <w:rPr>
            <w:rStyle w:val="Hyperlink"/>
            <w:rFonts w:cs="Segoe UI"/>
            <w:noProof/>
          </w:rPr>
          <w:t>7.3.1</w:t>
        </w:r>
        <w:r>
          <w:rPr>
            <w:rFonts w:eastAsiaTheme="minorEastAsia" w:cstheme="minorBidi"/>
            <w:i w:val="0"/>
            <w:iCs w:val="0"/>
            <w:noProof/>
            <w:sz w:val="22"/>
            <w:szCs w:val="22"/>
            <w:lang w:val="en-US"/>
          </w:rPr>
          <w:tab/>
        </w:r>
        <w:r w:rsidRPr="006F7FF4">
          <w:rPr>
            <w:rStyle w:val="Hyperlink"/>
            <w:noProof/>
          </w:rPr>
          <w:t>Progress Dashboard</w:t>
        </w:r>
        <w:r>
          <w:rPr>
            <w:noProof/>
            <w:webHidden/>
          </w:rPr>
          <w:tab/>
        </w:r>
        <w:r>
          <w:rPr>
            <w:noProof/>
            <w:webHidden/>
          </w:rPr>
          <w:fldChar w:fldCharType="begin"/>
        </w:r>
        <w:r>
          <w:rPr>
            <w:noProof/>
            <w:webHidden/>
          </w:rPr>
          <w:instrText xml:space="preserve"> PAGEREF _Toc197426008 \h </w:instrText>
        </w:r>
        <w:r>
          <w:rPr>
            <w:noProof/>
            <w:webHidden/>
          </w:rPr>
        </w:r>
        <w:r>
          <w:rPr>
            <w:noProof/>
            <w:webHidden/>
          </w:rPr>
          <w:fldChar w:fldCharType="separate"/>
        </w:r>
        <w:r w:rsidR="00E67BB8">
          <w:rPr>
            <w:noProof/>
            <w:webHidden/>
          </w:rPr>
          <w:t>97</w:t>
        </w:r>
        <w:r>
          <w:rPr>
            <w:noProof/>
            <w:webHidden/>
          </w:rPr>
          <w:fldChar w:fldCharType="end"/>
        </w:r>
      </w:hyperlink>
    </w:p>
    <w:p w14:paraId="2D9176B8" w14:textId="1F4A5ACB"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09" w:history="1">
        <w:r w:rsidRPr="006F7FF4">
          <w:rPr>
            <w:rStyle w:val="Hyperlink"/>
            <w:rFonts w:cs="Segoe UI"/>
            <w:noProof/>
          </w:rPr>
          <w:t>7.3.2</w:t>
        </w:r>
        <w:r>
          <w:rPr>
            <w:rFonts w:eastAsiaTheme="minorEastAsia" w:cstheme="minorBidi"/>
            <w:i w:val="0"/>
            <w:iCs w:val="0"/>
            <w:noProof/>
            <w:sz w:val="22"/>
            <w:szCs w:val="22"/>
            <w:lang w:val="en-US"/>
          </w:rPr>
          <w:tab/>
        </w:r>
        <w:r w:rsidRPr="006F7FF4">
          <w:rPr>
            <w:rStyle w:val="Hyperlink"/>
            <w:noProof/>
          </w:rPr>
          <w:t>Meetings</w:t>
        </w:r>
        <w:r>
          <w:rPr>
            <w:noProof/>
            <w:webHidden/>
          </w:rPr>
          <w:tab/>
        </w:r>
        <w:r>
          <w:rPr>
            <w:noProof/>
            <w:webHidden/>
          </w:rPr>
          <w:fldChar w:fldCharType="begin"/>
        </w:r>
        <w:r>
          <w:rPr>
            <w:noProof/>
            <w:webHidden/>
          </w:rPr>
          <w:instrText xml:space="preserve"> PAGEREF _Toc197426009 \h </w:instrText>
        </w:r>
        <w:r>
          <w:rPr>
            <w:noProof/>
            <w:webHidden/>
          </w:rPr>
        </w:r>
        <w:r>
          <w:rPr>
            <w:noProof/>
            <w:webHidden/>
          </w:rPr>
          <w:fldChar w:fldCharType="separate"/>
        </w:r>
        <w:r w:rsidR="00E67BB8">
          <w:rPr>
            <w:noProof/>
            <w:webHidden/>
          </w:rPr>
          <w:t>97</w:t>
        </w:r>
        <w:r>
          <w:rPr>
            <w:noProof/>
            <w:webHidden/>
          </w:rPr>
          <w:fldChar w:fldCharType="end"/>
        </w:r>
      </w:hyperlink>
    </w:p>
    <w:p w14:paraId="408429CA" w14:textId="5CCFFA84"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10" w:history="1">
        <w:r w:rsidRPr="006F7FF4">
          <w:rPr>
            <w:rStyle w:val="Hyperlink"/>
            <w:noProof/>
          </w:rPr>
          <w:t>7.4</w:t>
        </w:r>
        <w:r>
          <w:rPr>
            <w:rFonts w:eastAsiaTheme="minorEastAsia" w:cstheme="minorBidi"/>
            <w:smallCaps w:val="0"/>
            <w:noProof/>
            <w:sz w:val="22"/>
            <w:szCs w:val="22"/>
            <w:lang w:val="en-US"/>
          </w:rPr>
          <w:tab/>
        </w:r>
        <w:r w:rsidRPr="006F7FF4">
          <w:rPr>
            <w:rStyle w:val="Hyperlink"/>
            <w:noProof/>
          </w:rPr>
          <w:t>Risk Assessment and Risk Management Plan</w:t>
        </w:r>
        <w:r>
          <w:rPr>
            <w:noProof/>
            <w:webHidden/>
          </w:rPr>
          <w:tab/>
        </w:r>
        <w:r>
          <w:rPr>
            <w:noProof/>
            <w:webHidden/>
          </w:rPr>
          <w:fldChar w:fldCharType="begin"/>
        </w:r>
        <w:r>
          <w:rPr>
            <w:noProof/>
            <w:webHidden/>
          </w:rPr>
          <w:instrText xml:space="preserve"> PAGEREF _Toc197426010 \h </w:instrText>
        </w:r>
        <w:r>
          <w:rPr>
            <w:noProof/>
            <w:webHidden/>
          </w:rPr>
        </w:r>
        <w:r>
          <w:rPr>
            <w:noProof/>
            <w:webHidden/>
          </w:rPr>
          <w:fldChar w:fldCharType="separate"/>
        </w:r>
        <w:r w:rsidR="00E67BB8">
          <w:rPr>
            <w:noProof/>
            <w:webHidden/>
          </w:rPr>
          <w:t>98</w:t>
        </w:r>
        <w:r>
          <w:rPr>
            <w:noProof/>
            <w:webHidden/>
          </w:rPr>
          <w:fldChar w:fldCharType="end"/>
        </w:r>
      </w:hyperlink>
    </w:p>
    <w:p w14:paraId="29440606" w14:textId="1D2AB08F"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11" w:history="1">
        <w:r w:rsidRPr="006F7FF4">
          <w:rPr>
            <w:rStyle w:val="Hyperlink"/>
            <w:noProof/>
          </w:rPr>
          <w:t>7.5</w:t>
        </w:r>
        <w:r>
          <w:rPr>
            <w:rFonts w:eastAsiaTheme="minorEastAsia" w:cstheme="minorBidi"/>
            <w:smallCaps w:val="0"/>
            <w:noProof/>
            <w:sz w:val="22"/>
            <w:szCs w:val="22"/>
            <w:lang w:val="en-US"/>
          </w:rPr>
          <w:tab/>
        </w:r>
        <w:r w:rsidRPr="006F7FF4">
          <w:rPr>
            <w:rStyle w:val="Hyperlink"/>
            <w:noProof/>
          </w:rPr>
          <w:t>Factory Access</w:t>
        </w:r>
        <w:r>
          <w:rPr>
            <w:noProof/>
            <w:webHidden/>
          </w:rPr>
          <w:tab/>
        </w:r>
        <w:r>
          <w:rPr>
            <w:noProof/>
            <w:webHidden/>
          </w:rPr>
          <w:fldChar w:fldCharType="begin"/>
        </w:r>
        <w:r>
          <w:rPr>
            <w:noProof/>
            <w:webHidden/>
          </w:rPr>
          <w:instrText xml:space="preserve"> PAGEREF _Toc197426011 \h </w:instrText>
        </w:r>
        <w:r>
          <w:rPr>
            <w:noProof/>
            <w:webHidden/>
          </w:rPr>
        </w:r>
        <w:r>
          <w:rPr>
            <w:noProof/>
            <w:webHidden/>
          </w:rPr>
          <w:fldChar w:fldCharType="separate"/>
        </w:r>
        <w:r w:rsidR="00E67BB8">
          <w:rPr>
            <w:noProof/>
            <w:webHidden/>
          </w:rPr>
          <w:t>98</w:t>
        </w:r>
        <w:r>
          <w:rPr>
            <w:noProof/>
            <w:webHidden/>
          </w:rPr>
          <w:fldChar w:fldCharType="end"/>
        </w:r>
      </w:hyperlink>
    </w:p>
    <w:p w14:paraId="31A7CD47" w14:textId="33E32279" w:rsidR="00023BC2" w:rsidRDefault="00023BC2">
      <w:pPr>
        <w:pStyle w:val="Inhopg1"/>
        <w:tabs>
          <w:tab w:val="left" w:pos="400"/>
          <w:tab w:val="right" w:leader="dot" w:pos="9344"/>
        </w:tabs>
        <w:rPr>
          <w:rFonts w:eastAsiaTheme="minorEastAsia" w:cstheme="minorBidi"/>
          <w:b w:val="0"/>
          <w:bCs w:val="0"/>
          <w:caps w:val="0"/>
          <w:noProof/>
          <w:sz w:val="22"/>
          <w:szCs w:val="22"/>
          <w:lang w:val="en-US"/>
        </w:rPr>
      </w:pPr>
      <w:hyperlink w:anchor="_Toc197426012" w:history="1">
        <w:r w:rsidRPr="006F7FF4">
          <w:rPr>
            <w:rStyle w:val="Hyperlink"/>
            <w:noProof/>
          </w:rPr>
          <w:t>8</w:t>
        </w:r>
        <w:r>
          <w:rPr>
            <w:rFonts w:eastAsiaTheme="minorEastAsia" w:cstheme="minorBidi"/>
            <w:b w:val="0"/>
            <w:bCs w:val="0"/>
            <w:caps w:val="0"/>
            <w:noProof/>
            <w:sz w:val="22"/>
            <w:szCs w:val="22"/>
            <w:lang w:val="en-US"/>
          </w:rPr>
          <w:tab/>
        </w:r>
        <w:r w:rsidRPr="006F7FF4">
          <w:rPr>
            <w:rStyle w:val="Hyperlink"/>
            <w:noProof/>
          </w:rPr>
          <w:t>Quality Assurance and Control</w:t>
        </w:r>
        <w:r>
          <w:rPr>
            <w:noProof/>
            <w:webHidden/>
          </w:rPr>
          <w:tab/>
        </w:r>
        <w:r>
          <w:rPr>
            <w:noProof/>
            <w:webHidden/>
          </w:rPr>
          <w:fldChar w:fldCharType="begin"/>
        </w:r>
        <w:r>
          <w:rPr>
            <w:noProof/>
            <w:webHidden/>
          </w:rPr>
          <w:instrText xml:space="preserve"> PAGEREF _Toc197426012 \h </w:instrText>
        </w:r>
        <w:r>
          <w:rPr>
            <w:noProof/>
            <w:webHidden/>
          </w:rPr>
        </w:r>
        <w:r>
          <w:rPr>
            <w:noProof/>
            <w:webHidden/>
          </w:rPr>
          <w:fldChar w:fldCharType="separate"/>
        </w:r>
        <w:r w:rsidR="00E67BB8">
          <w:rPr>
            <w:noProof/>
            <w:webHidden/>
          </w:rPr>
          <w:t>99</w:t>
        </w:r>
        <w:r>
          <w:rPr>
            <w:noProof/>
            <w:webHidden/>
          </w:rPr>
          <w:fldChar w:fldCharType="end"/>
        </w:r>
      </w:hyperlink>
    </w:p>
    <w:p w14:paraId="0D7AE002" w14:textId="4BE6A346"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13" w:history="1">
        <w:r w:rsidRPr="006F7FF4">
          <w:rPr>
            <w:rStyle w:val="Hyperlink"/>
            <w:noProof/>
          </w:rPr>
          <w:t>8.1</w:t>
        </w:r>
        <w:r>
          <w:rPr>
            <w:rFonts w:eastAsiaTheme="minorEastAsia" w:cstheme="minorBidi"/>
            <w:smallCaps w:val="0"/>
            <w:noProof/>
            <w:sz w:val="22"/>
            <w:szCs w:val="22"/>
            <w:lang w:val="en-US"/>
          </w:rPr>
          <w:tab/>
        </w:r>
        <w:r w:rsidRPr="006F7FF4">
          <w:rPr>
            <w:rStyle w:val="Hyperlink"/>
            <w:noProof/>
          </w:rPr>
          <w:t>Quality Assurance</w:t>
        </w:r>
        <w:r>
          <w:rPr>
            <w:noProof/>
            <w:webHidden/>
          </w:rPr>
          <w:tab/>
        </w:r>
        <w:r>
          <w:rPr>
            <w:noProof/>
            <w:webHidden/>
          </w:rPr>
          <w:fldChar w:fldCharType="begin"/>
        </w:r>
        <w:r>
          <w:rPr>
            <w:noProof/>
            <w:webHidden/>
          </w:rPr>
          <w:instrText xml:space="preserve"> PAGEREF _Toc197426013 \h </w:instrText>
        </w:r>
        <w:r>
          <w:rPr>
            <w:noProof/>
            <w:webHidden/>
          </w:rPr>
        </w:r>
        <w:r>
          <w:rPr>
            <w:noProof/>
            <w:webHidden/>
          </w:rPr>
          <w:fldChar w:fldCharType="separate"/>
        </w:r>
        <w:r w:rsidR="00E67BB8">
          <w:rPr>
            <w:noProof/>
            <w:webHidden/>
          </w:rPr>
          <w:t>99</w:t>
        </w:r>
        <w:r>
          <w:rPr>
            <w:noProof/>
            <w:webHidden/>
          </w:rPr>
          <w:fldChar w:fldCharType="end"/>
        </w:r>
      </w:hyperlink>
    </w:p>
    <w:p w14:paraId="3DF05D95" w14:textId="5A72E14A"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14" w:history="1">
        <w:r w:rsidRPr="006F7FF4">
          <w:rPr>
            <w:rStyle w:val="Hyperlink"/>
            <w:rFonts w:cs="Segoe UI"/>
            <w:noProof/>
          </w:rPr>
          <w:t>8.1.1</w:t>
        </w:r>
        <w:r>
          <w:rPr>
            <w:rFonts w:eastAsiaTheme="minorEastAsia" w:cstheme="minorBidi"/>
            <w:i w:val="0"/>
            <w:iCs w:val="0"/>
            <w:noProof/>
            <w:sz w:val="22"/>
            <w:szCs w:val="22"/>
            <w:lang w:val="en-US"/>
          </w:rPr>
          <w:tab/>
        </w:r>
        <w:r w:rsidRPr="006F7FF4">
          <w:rPr>
            <w:rStyle w:val="Hyperlink"/>
            <w:noProof/>
          </w:rPr>
          <w:t>General requirements</w:t>
        </w:r>
        <w:r>
          <w:rPr>
            <w:noProof/>
            <w:webHidden/>
          </w:rPr>
          <w:tab/>
        </w:r>
        <w:r>
          <w:rPr>
            <w:noProof/>
            <w:webHidden/>
          </w:rPr>
          <w:fldChar w:fldCharType="begin"/>
        </w:r>
        <w:r>
          <w:rPr>
            <w:noProof/>
            <w:webHidden/>
          </w:rPr>
          <w:instrText xml:space="preserve"> PAGEREF _Toc197426014 \h </w:instrText>
        </w:r>
        <w:r>
          <w:rPr>
            <w:noProof/>
            <w:webHidden/>
          </w:rPr>
        </w:r>
        <w:r>
          <w:rPr>
            <w:noProof/>
            <w:webHidden/>
          </w:rPr>
          <w:fldChar w:fldCharType="separate"/>
        </w:r>
        <w:r w:rsidR="00E67BB8">
          <w:rPr>
            <w:noProof/>
            <w:webHidden/>
          </w:rPr>
          <w:t>99</w:t>
        </w:r>
        <w:r>
          <w:rPr>
            <w:noProof/>
            <w:webHidden/>
          </w:rPr>
          <w:fldChar w:fldCharType="end"/>
        </w:r>
      </w:hyperlink>
    </w:p>
    <w:p w14:paraId="4942E117" w14:textId="0B462B76"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15" w:history="1">
        <w:r w:rsidRPr="006F7FF4">
          <w:rPr>
            <w:rStyle w:val="Hyperlink"/>
            <w:rFonts w:cs="Segoe UI"/>
            <w:noProof/>
          </w:rPr>
          <w:t>8.1.2</w:t>
        </w:r>
        <w:r>
          <w:rPr>
            <w:rFonts w:eastAsiaTheme="minorEastAsia" w:cstheme="minorBidi"/>
            <w:i w:val="0"/>
            <w:iCs w:val="0"/>
            <w:noProof/>
            <w:sz w:val="22"/>
            <w:szCs w:val="22"/>
            <w:lang w:val="en-US"/>
          </w:rPr>
          <w:tab/>
        </w:r>
        <w:r w:rsidRPr="006F7FF4">
          <w:rPr>
            <w:rStyle w:val="Hyperlink"/>
            <w:noProof/>
          </w:rPr>
          <w:t>Quality Management System</w:t>
        </w:r>
        <w:r>
          <w:rPr>
            <w:noProof/>
            <w:webHidden/>
          </w:rPr>
          <w:tab/>
        </w:r>
        <w:r>
          <w:rPr>
            <w:noProof/>
            <w:webHidden/>
          </w:rPr>
          <w:fldChar w:fldCharType="begin"/>
        </w:r>
        <w:r>
          <w:rPr>
            <w:noProof/>
            <w:webHidden/>
          </w:rPr>
          <w:instrText xml:space="preserve"> PAGEREF _Toc197426015 \h </w:instrText>
        </w:r>
        <w:r>
          <w:rPr>
            <w:noProof/>
            <w:webHidden/>
          </w:rPr>
        </w:r>
        <w:r>
          <w:rPr>
            <w:noProof/>
            <w:webHidden/>
          </w:rPr>
          <w:fldChar w:fldCharType="separate"/>
        </w:r>
        <w:r w:rsidR="00E67BB8">
          <w:rPr>
            <w:noProof/>
            <w:webHidden/>
          </w:rPr>
          <w:t>99</w:t>
        </w:r>
        <w:r>
          <w:rPr>
            <w:noProof/>
            <w:webHidden/>
          </w:rPr>
          <w:fldChar w:fldCharType="end"/>
        </w:r>
      </w:hyperlink>
    </w:p>
    <w:p w14:paraId="25C1FF88" w14:textId="2DC2535A"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16" w:history="1">
        <w:r w:rsidRPr="006F7FF4">
          <w:rPr>
            <w:rStyle w:val="Hyperlink"/>
            <w:rFonts w:cs="Segoe UI"/>
            <w:noProof/>
          </w:rPr>
          <w:t>8.1.3</w:t>
        </w:r>
        <w:r>
          <w:rPr>
            <w:rFonts w:eastAsiaTheme="minorEastAsia" w:cstheme="minorBidi"/>
            <w:i w:val="0"/>
            <w:iCs w:val="0"/>
            <w:noProof/>
            <w:sz w:val="22"/>
            <w:szCs w:val="22"/>
            <w:lang w:val="en-US"/>
          </w:rPr>
          <w:tab/>
        </w:r>
        <w:r w:rsidRPr="006F7FF4">
          <w:rPr>
            <w:rStyle w:val="Hyperlink"/>
            <w:noProof/>
          </w:rPr>
          <w:t>Quality Assurance Program</w:t>
        </w:r>
        <w:r>
          <w:rPr>
            <w:noProof/>
            <w:webHidden/>
          </w:rPr>
          <w:tab/>
        </w:r>
        <w:r>
          <w:rPr>
            <w:noProof/>
            <w:webHidden/>
          </w:rPr>
          <w:fldChar w:fldCharType="begin"/>
        </w:r>
        <w:r>
          <w:rPr>
            <w:noProof/>
            <w:webHidden/>
          </w:rPr>
          <w:instrText xml:space="preserve"> PAGEREF _Toc197426016 \h </w:instrText>
        </w:r>
        <w:r>
          <w:rPr>
            <w:noProof/>
            <w:webHidden/>
          </w:rPr>
        </w:r>
        <w:r>
          <w:rPr>
            <w:noProof/>
            <w:webHidden/>
          </w:rPr>
          <w:fldChar w:fldCharType="separate"/>
        </w:r>
        <w:r w:rsidR="00E67BB8">
          <w:rPr>
            <w:noProof/>
            <w:webHidden/>
          </w:rPr>
          <w:t>99</w:t>
        </w:r>
        <w:r>
          <w:rPr>
            <w:noProof/>
            <w:webHidden/>
          </w:rPr>
          <w:fldChar w:fldCharType="end"/>
        </w:r>
      </w:hyperlink>
    </w:p>
    <w:p w14:paraId="1E74C585" w14:textId="17552F2B"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17" w:history="1">
        <w:r w:rsidRPr="006F7FF4">
          <w:rPr>
            <w:rStyle w:val="Hyperlink"/>
            <w:rFonts w:cs="Segoe UI"/>
            <w:noProof/>
          </w:rPr>
          <w:t>8.1.4</w:t>
        </w:r>
        <w:r>
          <w:rPr>
            <w:rFonts w:eastAsiaTheme="minorEastAsia" w:cstheme="minorBidi"/>
            <w:i w:val="0"/>
            <w:iCs w:val="0"/>
            <w:noProof/>
            <w:sz w:val="22"/>
            <w:szCs w:val="22"/>
            <w:lang w:val="en-US"/>
          </w:rPr>
          <w:tab/>
        </w:r>
        <w:r w:rsidRPr="006F7FF4">
          <w:rPr>
            <w:rStyle w:val="Hyperlink"/>
            <w:noProof/>
          </w:rPr>
          <w:t>Qualification of personnel</w:t>
        </w:r>
        <w:r>
          <w:rPr>
            <w:noProof/>
            <w:webHidden/>
          </w:rPr>
          <w:tab/>
        </w:r>
        <w:r>
          <w:rPr>
            <w:noProof/>
            <w:webHidden/>
          </w:rPr>
          <w:fldChar w:fldCharType="begin"/>
        </w:r>
        <w:r>
          <w:rPr>
            <w:noProof/>
            <w:webHidden/>
          </w:rPr>
          <w:instrText xml:space="preserve"> PAGEREF _Toc197426017 \h </w:instrText>
        </w:r>
        <w:r>
          <w:rPr>
            <w:noProof/>
            <w:webHidden/>
          </w:rPr>
        </w:r>
        <w:r>
          <w:rPr>
            <w:noProof/>
            <w:webHidden/>
          </w:rPr>
          <w:fldChar w:fldCharType="separate"/>
        </w:r>
        <w:r w:rsidR="00E67BB8">
          <w:rPr>
            <w:noProof/>
            <w:webHidden/>
          </w:rPr>
          <w:t>99</w:t>
        </w:r>
        <w:r>
          <w:rPr>
            <w:noProof/>
            <w:webHidden/>
          </w:rPr>
          <w:fldChar w:fldCharType="end"/>
        </w:r>
      </w:hyperlink>
    </w:p>
    <w:p w14:paraId="00CA533E" w14:textId="4718BBB8"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18" w:history="1">
        <w:r w:rsidRPr="006F7FF4">
          <w:rPr>
            <w:rStyle w:val="Hyperlink"/>
            <w:rFonts w:cs="Segoe UI"/>
            <w:noProof/>
          </w:rPr>
          <w:t>8.1.5</w:t>
        </w:r>
        <w:r>
          <w:rPr>
            <w:rFonts w:eastAsiaTheme="minorEastAsia" w:cstheme="minorBidi"/>
            <w:i w:val="0"/>
            <w:iCs w:val="0"/>
            <w:noProof/>
            <w:sz w:val="22"/>
            <w:szCs w:val="22"/>
            <w:lang w:val="en-US"/>
          </w:rPr>
          <w:tab/>
        </w:r>
        <w:r w:rsidRPr="006F7FF4">
          <w:rPr>
            <w:rStyle w:val="Hyperlink"/>
            <w:noProof/>
          </w:rPr>
          <w:t>Document management</w:t>
        </w:r>
        <w:r>
          <w:rPr>
            <w:noProof/>
            <w:webHidden/>
          </w:rPr>
          <w:tab/>
        </w:r>
        <w:r>
          <w:rPr>
            <w:noProof/>
            <w:webHidden/>
          </w:rPr>
          <w:fldChar w:fldCharType="begin"/>
        </w:r>
        <w:r>
          <w:rPr>
            <w:noProof/>
            <w:webHidden/>
          </w:rPr>
          <w:instrText xml:space="preserve"> PAGEREF _Toc197426018 \h </w:instrText>
        </w:r>
        <w:r>
          <w:rPr>
            <w:noProof/>
            <w:webHidden/>
          </w:rPr>
        </w:r>
        <w:r>
          <w:rPr>
            <w:noProof/>
            <w:webHidden/>
          </w:rPr>
          <w:fldChar w:fldCharType="separate"/>
        </w:r>
        <w:r w:rsidR="00E67BB8">
          <w:rPr>
            <w:noProof/>
            <w:webHidden/>
          </w:rPr>
          <w:t>100</w:t>
        </w:r>
        <w:r>
          <w:rPr>
            <w:noProof/>
            <w:webHidden/>
          </w:rPr>
          <w:fldChar w:fldCharType="end"/>
        </w:r>
      </w:hyperlink>
    </w:p>
    <w:p w14:paraId="6CE80F6B" w14:textId="293CDE76"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19" w:history="1">
        <w:r w:rsidRPr="006F7FF4">
          <w:rPr>
            <w:rStyle w:val="Hyperlink"/>
            <w:rFonts w:cs="Segoe UI"/>
            <w:noProof/>
          </w:rPr>
          <w:t>8.1.6</w:t>
        </w:r>
        <w:r>
          <w:rPr>
            <w:rFonts w:eastAsiaTheme="minorEastAsia" w:cstheme="minorBidi"/>
            <w:i w:val="0"/>
            <w:iCs w:val="0"/>
            <w:noProof/>
            <w:sz w:val="22"/>
            <w:szCs w:val="22"/>
            <w:lang w:val="en-US"/>
          </w:rPr>
          <w:tab/>
        </w:r>
        <w:r w:rsidRPr="006F7FF4">
          <w:rPr>
            <w:rStyle w:val="Hyperlink"/>
            <w:noProof/>
          </w:rPr>
          <w:t>Change Management</w:t>
        </w:r>
        <w:r>
          <w:rPr>
            <w:noProof/>
            <w:webHidden/>
          </w:rPr>
          <w:tab/>
        </w:r>
        <w:r>
          <w:rPr>
            <w:noProof/>
            <w:webHidden/>
          </w:rPr>
          <w:fldChar w:fldCharType="begin"/>
        </w:r>
        <w:r>
          <w:rPr>
            <w:noProof/>
            <w:webHidden/>
          </w:rPr>
          <w:instrText xml:space="preserve"> PAGEREF _Toc197426019 \h </w:instrText>
        </w:r>
        <w:r>
          <w:rPr>
            <w:noProof/>
            <w:webHidden/>
          </w:rPr>
        </w:r>
        <w:r>
          <w:rPr>
            <w:noProof/>
            <w:webHidden/>
          </w:rPr>
          <w:fldChar w:fldCharType="separate"/>
        </w:r>
        <w:r w:rsidR="00E67BB8">
          <w:rPr>
            <w:noProof/>
            <w:webHidden/>
          </w:rPr>
          <w:t>100</w:t>
        </w:r>
        <w:r>
          <w:rPr>
            <w:noProof/>
            <w:webHidden/>
          </w:rPr>
          <w:fldChar w:fldCharType="end"/>
        </w:r>
      </w:hyperlink>
    </w:p>
    <w:p w14:paraId="1DA467EC" w14:textId="6D6CC788"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20" w:history="1">
        <w:r w:rsidRPr="006F7FF4">
          <w:rPr>
            <w:rStyle w:val="Hyperlink"/>
            <w:rFonts w:cs="Segoe UI"/>
            <w:noProof/>
          </w:rPr>
          <w:t>8.1.7</w:t>
        </w:r>
        <w:r>
          <w:rPr>
            <w:rFonts w:eastAsiaTheme="minorEastAsia" w:cstheme="minorBidi"/>
            <w:i w:val="0"/>
            <w:iCs w:val="0"/>
            <w:noProof/>
            <w:sz w:val="22"/>
            <w:szCs w:val="22"/>
            <w:lang w:val="en-US"/>
          </w:rPr>
          <w:tab/>
        </w:r>
        <w:r w:rsidRPr="006F7FF4">
          <w:rPr>
            <w:rStyle w:val="Hyperlink"/>
            <w:noProof/>
          </w:rPr>
          <w:t>Non-Conformity Management</w:t>
        </w:r>
        <w:r>
          <w:rPr>
            <w:noProof/>
            <w:webHidden/>
          </w:rPr>
          <w:tab/>
        </w:r>
        <w:r>
          <w:rPr>
            <w:noProof/>
            <w:webHidden/>
          </w:rPr>
          <w:fldChar w:fldCharType="begin"/>
        </w:r>
        <w:r>
          <w:rPr>
            <w:noProof/>
            <w:webHidden/>
          </w:rPr>
          <w:instrText xml:space="preserve"> PAGEREF _Toc197426020 \h </w:instrText>
        </w:r>
        <w:r>
          <w:rPr>
            <w:noProof/>
            <w:webHidden/>
          </w:rPr>
        </w:r>
        <w:r>
          <w:rPr>
            <w:noProof/>
            <w:webHidden/>
          </w:rPr>
          <w:fldChar w:fldCharType="separate"/>
        </w:r>
        <w:r w:rsidR="00E67BB8">
          <w:rPr>
            <w:noProof/>
            <w:webHidden/>
          </w:rPr>
          <w:t>101</w:t>
        </w:r>
        <w:r>
          <w:rPr>
            <w:noProof/>
            <w:webHidden/>
          </w:rPr>
          <w:fldChar w:fldCharType="end"/>
        </w:r>
      </w:hyperlink>
    </w:p>
    <w:p w14:paraId="473384E7" w14:textId="12359060"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21" w:history="1">
        <w:r w:rsidRPr="006F7FF4">
          <w:rPr>
            <w:rStyle w:val="Hyperlink"/>
            <w:rFonts w:cs="Segoe UI"/>
            <w:noProof/>
          </w:rPr>
          <w:t>8.1.8</w:t>
        </w:r>
        <w:r>
          <w:rPr>
            <w:rFonts w:eastAsiaTheme="minorEastAsia" w:cstheme="minorBidi"/>
            <w:i w:val="0"/>
            <w:iCs w:val="0"/>
            <w:noProof/>
            <w:sz w:val="22"/>
            <w:szCs w:val="22"/>
            <w:lang w:val="en-US"/>
          </w:rPr>
          <w:tab/>
        </w:r>
        <w:r w:rsidRPr="006F7FF4">
          <w:rPr>
            <w:rStyle w:val="Hyperlink"/>
            <w:noProof/>
          </w:rPr>
          <w:t>Audits</w:t>
        </w:r>
        <w:r>
          <w:rPr>
            <w:noProof/>
            <w:webHidden/>
          </w:rPr>
          <w:tab/>
        </w:r>
        <w:r>
          <w:rPr>
            <w:noProof/>
            <w:webHidden/>
          </w:rPr>
          <w:fldChar w:fldCharType="begin"/>
        </w:r>
        <w:r>
          <w:rPr>
            <w:noProof/>
            <w:webHidden/>
          </w:rPr>
          <w:instrText xml:space="preserve"> PAGEREF _Toc197426021 \h </w:instrText>
        </w:r>
        <w:r>
          <w:rPr>
            <w:noProof/>
            <w:webHidden/>
          </w:rPr>
        </w:r>
        <w:r>
          <w:rPr>
            <w:noProof/>
            <w:webHidden/>
          </w:rPr>
          <w:fldChar w:fldCharType="separate"/>
        </w:r>
        <w:r w:rsidR="00E67BB8">
          <w:rPr>
            <w:noProof/>
            <w:webHidden/>
          </w:rPr>
          <w:t>102</w:t>
        </w:r>
        <w:r>
          <w:rPr>
            <w:noProof/>
            <w:webHidden/>
          </w:rPr>
          <w:fldChar w:fldCharType="end"/>
        </w:r>
      </w:hyperlink>
    </w:p>
    <w:p w14:paraId="1E7E664A" w14:textId="5669439B"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22" w:history="1">
        <w:r w:rsidRPr="006F7FF4">
          <w:rPr>
            <w:rStyle w:val="Hyperlink"/>
            <w:noProof/>
          </w:rPr>
          <w:t>8.2</w:t>
        </w:r>
        <w:r>
          <w:rPr>
            <w:rFonts w:eastAsiaTheme="minorEastAsia" w:cstheme="minorBidi"/>
            <w:smallCaps w:val="0"/>
            <w:noProof/>
            <w:sz w:val="22"/>
            <w:szCs w:val="22"/>
            <w:lang w:val="en-US"/>
          </w:rPr>
          <w:tab/>
        </w:r>
        <w:r w:rsidRPr="006F7FF4">
          <w:rPr>
            <w:rStyle w:val="Hyperlink"/>
            <w:noProof/>
          </w:rPr>
          <w:t>Quality Control</w:t>
        </w:r>
        <w:r>
          <w:rPr>
            <w:noProof/>
            <w:webHidden/>
          </w:rPr>
          <w:tab/>
        </w:r>
        <w:r>
          <w:rPr>
            <w:noProof/>
            <w:webHidden/>
          </w:rPr>
          <w:fldChar w:fldCharType="begin"/>
        </w:r>
        <w:r>
          <w:rPr>
            <w:noProof/>
            <w:webHidden/>
          </w:rPr>
          <w:instrText xml:space="preserve"> PAGEREF _Toc197426022 \h </w:instrText>
        </w:r>
        <w:r>
          <w:rPr>
            <w:noProof/>
            <w:webHidden/>
          </w:rPr>
        </w:r>
        <w:r>
          <w:rPr>
            <w:noProof/>
            <w:webHidden/>
          </w:rPr>
          <w:fldChar w:fldCharType="separate"/>
        </w:r>
        <w:r w:rsidR="00E67BB8">
          <w:rPr>
            <w:noProof/>
            <w:webHidden/>
          </w:rPr>
          <w:t>102</w:t>
        </w:r>
        <w:r>
          <w:rPr>
            <w:noProof/>
            <w:webHidden/>
          </w:rPr>
          <w:fldChar w:fldCharType="end"/>
        </w:r>
      </w:hyperlink>
    </w:p>
    <w:p w14:paraId="7226EC96" w14:textId="3EAF1390"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23" w:history="1">
        <w:r w:rsidRPr="006F7FF4">
          <w:rPr>
            <w:rStyle w:val="Hyperlink"/>
            <w:rFonts w:cs="Segoe UI"/>
            <w:noProof/>
          </w:rPr>
          <w:t>8.2.1</w:t>
        </w:r>
        <w:r>
          <w:rPr>
            <w:rFonts w:eastAsiaTheme="minorEastAsia" w:cstheme="minorBidi"/>
            <w:i w:val="0"/>
            <w:iCs w:val="0"/>
            <w:noProof/>
            <w:sz w:val="22"/>
            <w:szCs w:val="22"/>
            <w:lang w:val="en-US"/>
          </w:rPr>
          <w:tab/>
        </w:r>
        <w:r w:rsidRPr="006F7FF4">
          <w:rPr>
            <w:rStyle w:val="Hyperlink"/>
            <w:noProof/>
          </w:rPr>
          <w:t>General requirements</w:t>
        </w:r>
        <w:r>
          <w:rPr>
            <w:noProof/>
            <w:webHidden/>
          </w:rPr>
          <w:tab/>
        </w:r>
        <w:r>
          <w:rPr>
            <w:noProof/>
            <w:webHidden/>
          </w:rPr>
          <w:fldChar w:fldCharType="begin"/>
        </w:r>
        <w:r>
          <w:rPr>
            <w:noProof/>
            <w:webHidden/>
          </w:rPr>
          <w:instrText xml:space="preserve"> PAGEREF _Toc197426023 \h </w:instrText>
        </w:r>
        <w:r>
          <w:rPr>
            <w:noProof/>
            <w:webHidden/>
          </w:rPr>
        </w:r>
        <w:r>
          <w:rPr>
            <w:noProof/>
            <w:webHidden/>
          </w:rPr>
          <w:fldChar w:fldCharType="separate"/>
        </w:r>
        <w:r w:rsidR="00E67BB8">
          <w:rPr>
            <w:noProof/>
            <w:webHidden/>
          </w:rPr>
          <w:t>103</w:t>
        </w:r>
        <w:r>
          <w:rPr>
            <w:noProof/>
            <w:webHidden/>
          </w:rPr>
          <w:fldChar w:fldCharType="end"/>
        </w:r>
      </w:hyperlink>
    </w:p>
    <w:p w14:paraId="5A4F302D" w14:textId="47BEBB5F"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24" w:history="1">
        <w:r w:rsidRPr="006F7FF4">
          <w:rPr>
            <w:rStyle w:val="Hyperlink"/>
            <w:rFonts w:cs="Segoe UI"/>
            <w:noProof/>
          </w:rPr>
          <w:t>8.2.2</w:t>
        </w:r>
        <w:r>
          <w:rPr>
            <w:rFonts w:eastAsiaTheme="minorEastAsia" w:cstheme="minorBidi"/>
            <w:i w:val="0"/>
            <w:iCs w:val="0"/>
            <w:noProof/>
            <w:sz w:val="22"/>
            <w:szCs w:val="22"/>
            <w:lang w:val="en-US"/>
          </w:rPr>
          <w:tab/>
        </w:r>
        <w:r w:rsidRPr="006F7FF4">
          <w:rPr>
            <w:rStyle w:val="Hyperlink"/>
            <w:noProof/>
          </w:rPr>
          <w:t>Manufacturing and Inspection Plan</w:t>
        </w:r>
        <w:r>
          <w:rPr>
            <w:noProof/>
            <w:webHidden/>
          </w:rPr>
          <w:tab/>
        </w:r>
        <w:r>
          <w:rPr>
            <w:noProof/>
            <w:webHidden/>
          </w:rPr>
          <w:fldChar w:fldCharType="begin"/>
        </w:r>
        <w:r>
          <w:rPr>
            <w:noProof/>
            <w:webHidden/>
          </w:rPr>
          <w:instrText xml:space="preserve"> PAGEREF _Toc197426024 \h </w:instrText>
        </w:r>
        <w:r>
          <w:rPr>
            <w:noProof/>
            <w:webHidden/>
          </w:rPr>
        </w:r>
        <w:r>
          <w:rPr>
            <w:noProof/>
            <w:webHidden/>
          </w:rPr>
          <w:fldChar w:fldCharType="separate"/>
        </w:r>
        <w:r w:rsidR="00E67BB8">
          <w:rPr>
            <w:noProof/>
            <w:webHidden/>
          </w:rPr>
          <w:t>103</w:t>
        </w:r>
        <w:r>
          <w:rPr>
            <w:noProof/>
            <w:webHidden/>
          </w:rPr>
          <w:fldChar w:fldCharType="end"/>
        </w:r>
      </w:hyperlink>
    </w:p>
    <w:p w14:paraId="2AF80797" w14:textId="2A79EAF8"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25" w:history="1">
        <w:r w:rsidRPr="006F7FF4">
          <w:rPr>
            <w:rStyle w:val="Hyperlink"/>
            <w:rFonts w:cs="Segoe UI"/>
            <w:noProof/>
          </w:rPr>
          <w:t>8.2.3</w:t>
        </w:r>
        <w:r>
          <w:rPr>
            <w:rFonts w:eastAsiaTheme="minorEastAsia" w:cstheme="minorBidi"/>
            <w:i w:val="0"/>
            <w:iCs w:val="0"/>
            <w:noProof/>
            <w:sz w:val="22"/>
            <w:szCs w:val="22"/>
            <w:lang w:val="en-US"/>
          </w:rPr>
          <w:tab/>
        </w:r>
        <w:r w:rsidRPr="006F7FF4">
          <w:rPr>
            <w:rStyle w:val="Hyperlink"/>
            <w:noProof/>
          </w:rPr>
          <w:t>Declaration of conformity with all requirements</w:t>
        </w:r>
        <w:r>
          <w:rPr>
            <w:noProof/>
            <w:webHidden/>
          </w:rPr>
          <w:tab/>
        </w:r>
        <w:r>
          <w:rPr>
            <w:noProof/>
            <w:webHidden/>
          </w:rPr>
          <w:fldChar w:fldCharType="begin"/>
        </w:r>
        <w:r>
          <w:rPr>
            <w:noProof/>
            <w:webHidden/>
          </w:rPr>
          <w:instrText xml:space="preserve"> PAGEREF _Toc197426025 \h </w:instrText>
        </w:r>
        <w:r>
          <w:rPr>
            <w:noProof/>
            <w:webHidden/>
          </w:rPr>
        </w:r>
        <w:r>
          <w:rPr>
            <w:noProof/>
            <w:webHidden/>
          </w:rPr>
          <w:fldChar w:fldCharType="separate"/>
        </w:r>
        <w:r w:rsidR="00E67BB8">
          <w:rPr>
            <w:noProof/>
            <w:webHidden/>
          </w:rPr>
          <w:t>103</w:t>
        </w:r>
        <w:r>
          <w:rPr>
            <w:noProof/>
            <w:webHidden/>
          </w:rPr>
          <w:fldChar w:fldCharType="end"/>
        </w:r>
      </w:hyperlink>
    </w:p>
    <w:p w14:paraId="0847EC26" w14:textId="36A7C02A"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26" w:history="1">
        <w:r w:rsidRPr="006F7FF4">
          <w:rPr>
            <w:rStyle w:val="Hyperlink"/>
            <w:noProof/>
          </w:rPr>
          <w:t>8.3</w:t>
        </w:r>
        <w:r>
          <w:rPr>
            <w:rFonts w:eastAsiaTheme="minorEastAsia" w:cstheme="minorBidi"/>
            <w:smallCaps w:val="0"/>
            <w:noProof/>
            <w:sz w:val="22"/>
            <w:szCs w:val="22"/>
            <w:lang w:val="en-US"/>
          </w:rPr>
          <w:tab/>
        </w:r>
        <w:r w:rsidRPr="006F7FF4">
          <w:rPr>
            <w:rStyle w:val="Hyperlink"/>
            <w:noProof/>
          </w:rPr>
          <w:t>Acceptance Tests</w:t>
        </w:r>
        <w:r>
          <w:rPr>
            <w:noProof/>
            <w:webHidden/>
          </w:rPr>
          <w:tab/>
        </w:r>
        <w:r>
          <w:rPr>
            <w:noProof/>
            <w:webHidden/>
          </w:rPr>
          <w:fldChar w:fldCharType="begin"/>
        </w:r>
        <w:r>
          <w:rPr>
            <w:noProof/>
            <w:webHidden/>
          </w:rPr>
          <w:instrText xml:space="preserve"> PAGEREF _Toc197426026 \h </w:instrText>
        </w:r>
        <w:r>
          <w:rPr>
            <w:noProof/>
            <w:webHidden/>
          </w:rPr>
        </w:r>
        <w:r>
          <w:rPr>
            <w:noProof/>
            <w:webHidden/>
          </w:rPr>
          <w:fldChar w:fldCharType="separate"/>
        </w:r>
        <w:r w:rsidR="00E67BB8">
          <w:rPr>
            <w:noProof/>
            <w:webHidden/>
          </w:rPr>
          <w:t>104</w:t>
        </w:r>
        <w:r>
          <w:rPr>
            <w:noProof/>
            <w:webHidden/>
          </w:rPr>
          <w:fldChar w:fldCharType="end"/>
        </w:r>
      </w:hyperlink>
    </w:p>
    <w:p w14:paraId="4A3B1B70" w14:textId="685F39C5"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27" w:history="1">
        <w:r w:rsidRPr="006F7FF4">
          <w:rPr>
            <w:rStyle w:val="Hyperlink"/>
            <w:rFonts w:cs="Segoe UI"/>
            <w:noProof/>
          </w:rPr>
          <w:t>8.3.1</w:t>
        </w:r>
        <w:r>
          <w:rPr>
            <w:rFonts w:eastAsiaTheme="minorEastAsia" w:cstheme="minorBidi"/>
            <w:i w:val="0"/>
            <w:iCs w:val="0"/>
            <w:noProof/>
            <w:sz w:val="22"/>
            <w:szCs w:val="22"/>
            <w:lang w:val="en-US"/>
          </w:rPr>
          <w:tab/>
        </w:r>
        <w:r w:rsidRPr="006F7FF4">
          <w:rPr>
            <w:rStyle w:val="Hyperlink"/>
            <w:noProof/>
          </w:rPr>
          <w:t>General Requirements</w:t>
        </w:r>
        <w:r>
          <w:rPr>
            <w:noProof/>
            <w:webHidden/>
          </w:rPr>
          <w:tab/>
        </w:r>
        <w:r>
          <w:rPr>
            <w:noProof/>
            <w:webHidden/>
          </w:rPr>
          <w:fldChar w:fldCharType="begin"/>
        </w:r>
        <w:r>
          <w:rPr>
            <w:noProof/>
            <w:webHidden/>
          </w:rPr>
          <w:instrText xml:space="preserve"> PAGEREF _Toc197426027 \h </w:instrText>
        </w:r>
        <w:r>
          <w:rPr>
            <w:noProof/>
            <w:webHidden/>
          </w:rPr>
        </w:r>
        <w:r>
          <w:rPr>
            <w:noProof/>
            <w:webHidden/>
          </w:rPr>
          <w:fldChar w:fldCharType="separate"/>
        </w:r>
        <w:r w:rsidR="00E67BB8">
          <w:rPr>
            <w:noProof/>
            <w:webHidden/>
          </w:rPr>
          <w:t>104</w:t>
        </w:r>
        <w:r>
          <w:rPr>
            <w:noProof/>
            <w:webHidden/>
          </w:rPr>
          <w:fldChar w:fldCharType="end"/>
        </w:r>
      </w:hyperlink>
    </w:p>
    <w:p w14:paraId="589862EA" w14:textId="59A06CFC"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28" w:history="1">
        <w:r w:rsidRPr="006F7FF4">
          <w:rPr>
            <w:rStyle w:val="Hyperlink"/>
            <w:rFonts w:cs="Segoe UI"/>
            <w:noProof/>
          </w:rPr>
          <w:t>8.3.2</w:t>
        </w:r>
        <w:r>
          <w:rPr>
            <w:rFonts w:eastAsiaTheme="minorEastAsia" w:cstheme="minorBidi"/>
            <w:i w:val="0"/>
            <w:iCs w:val="0"/>
            <w:noProof/>
            <w:sz w:val="22"/>
            <w:szCs w:val="22"/>
            <w:lang w:val="en-US"/>
          </w:rPr>
          <w:tab/>
        </w:r>
        <w:r w:rsidRPr="006F7FF4">
          <w:rPr>
            <w:rStyle w:val="Hyperlink"/>
            <w:noProof/>
          </w:rPr>
          <w:t>Factory Acceptance Test (FAT)</w:t>
        </w:r>
        <w:r>
          <w:rPr>
            <w:noProof/>
            <w:webHidden/>
          </w:rPr>
          <w:tab/>
        </w:r>
        <w:r>
          <w:rPr>
            <w:noProof/>
            <w:webHidden/>
          </w:rPr>
          <w:fldChar w:fldCharType="begin"/>
        </w:r>
        <w:r>
          <w:rPr>
            <w:noProof/>
            <w:webHidden/>
          </w:rPr>
          <w:instrText xml:space="preserve"> PAGEREF _Toc197426028 \h </w:instrText>
        </w:r>
        <w:r>
          <w:rPr>
            <w:noProof/>
            <w:webHidden/>
          </w:rPr>
        </w:r>
        <w:r>
          <w:rPr>
            <w:noProof/>
            <w:webHidden/>
          </w:rPr>
          <w:fldChar w:fldCharType="separate"/>
        </w:r>
        <w:r w:rsidR="00E67BB8">
          <w:rPr>
            <w:noProof/>
            <w:webHidden/>
          </w:rPr>
          <w:t>104</w:t>
        </w:r>
        <w:r>
          <w:rPr>
            <w:noProof/>
            <w:webHidden/>
          </w:rPr>
          <w:fldChar w:fldCharType="end"/>
        </w:r>
      </w:hyperlink>
    </w:p>
    <w:p w14:paraId="691792EE" w14:textId="3C49855F" w:rsidR="00023BC2" w:rsidRDefault="00023BC2">
      <w:pPr>
        <w:pStyle w:val="Inhopg3"/>
        <w:tabs>
          <w:tab w:val="left" w:pos="1200"/>
          <w:tab w:val="right" w:leader="dot" w:pos="9344"/>
        </w:tabs>
        <w:rPr>
          <w:rFonts w:eastAsiaTheme="minorEastAsia" w:cstheme="minorBidi"/>
          <w:i w:val="0"/>
          <w:iCs w:val="0"/>
          <w:noProof/>
          <w:sz w:val="22"/>
          <w:szCs w:val="22"/>
          <w:lang w:val="en-US"/>
        </w:rPr>
      </w:pPr>
      <w:hyperlink w:anchor="_Toc197426029" w:history="1">
        <w:r w:rsidRPr="006F7FF4">
          <w:rPr>
            <w:rStyle w:val="Hyperlink"/>
            <w:rFonts w:cs="Segoe UI"/>
            <w:noProof/>
          </w:rPr>
          <w:t>8.3.3</w:t>
        </w:r>
        <w:r>
          <w:rPr>
            <w:rFonts w:eastAsiaTheme="minorEastAsia" w:cstheme="minorBidi"/>
            <w:i w:val="0"/>
            <w:iCs w:val="0"/>
            <w:noProof/>
            <w:sz w:val="22"/>
            <w:szCs w:val="22"/>
            <w:lang w:val="en-US"/>
          </w:rPr>
          <w:tab/>
        </w:r>
        <w:r w:rsidRPr="006F7FF4">
          <w:rPr>
            <w:rStyle w:val="Hyperlink"/>
            <w:noProof/>
          </w:rPr>
          <w:t>Site Acceptance Tests</w:t>
        </w:r>
        <w:r>
          <w:rPr>
            <w:noProof/>
            <w:webHidden/>
          </w:rPr>
          <w:tab/>
        </w:r>
        <w:r>
          <w:rPr>
            <w:noProof/>
            <w:webHidden/>
          </w:rPr>
          <w:fldChar w:fldCharType="begin"/>
        </w:r>
        <w:r>
          <w:rPr>
            <w:noProof/>
            <w:webHidden/>
          </w:rPr>
          <w:instrText xml:space="preserve"> PAGEREF _Toc197426029 \h </w:instrText>
        </w:r>
        <w:r>
          <w:rPr>
            <w:noProof/>
            <w:webHidden/>
          </w:rPr>
        </w:r>
        <w:r>
          <w:rPr>
            <w:noProof/>
            <w:webHidden/>
          </w:rPr>
          <w:fldChar w:fldCharType="separate"/>
        </w:r>
        <w:r w:rsidR="00E67BB8">
          <w:rPr>
            <w:noProof/>
            <w:webHidden/>
          </w:rPr>
          <w:t>105</w:t>
        </w:r>
        <w:r>
          <w:rPr>
            <w:noProof/>
            <w:webHidden/>
          </w:rPr>
          <w:fldChar w:fldCharType="end"/>
        </w:r>
      </w:hyperlink>
    </w:p>
    <w:p w14:paraId="486CB231" w14:textId="79674DF5" w:rsidR="00023BC2" w:rsidRDefault="00023BC2">
      <w:pPr>
        <w:pStyle w:val="Inhopg1"/>
        <w:tabs>
          <w:tab w:val="left" w:pos="400"/>
          <w:tab w:val="right" w:leader="dot" w:pos="9344"/>
        </w:tabs>
        <w:rPr>
          <w:rFonts w:eastAsiaTheme="minorEastAsia" w:cstheme="minorBidi"/>
          <w:b w:val="0"/>
          <w:bCs w:val="0"/>
          <w:caps w:val="0"/>
          <w:noProof/>
          <w:sz w:val="22"/>
          <w:szCs w:val="22"/>
          <w:lang w:val="en-US"/>
        </w:rPr>
      </w:pPr>
      <w:hyperlink w:anchor="_Toc197426030" w:history="1">
        <w:r w:rsidRPr="006F7FF4">
          <w:rPr>
            <w:rStyle w:val="Hyperlink"/>
            <w:noProof/>
          </w:rPr>
          <w:t>9</w:t>
        </w:r>
        <w:r>
          <w:rPr>
            <w:rFonts w:eastAsiaTheme="minorEastAsia" w:cstheme="minorBidi"/>
            <w:b w:val="0"/>
            <w:bCs w:val="0"/>
            <w:caps w:val="0"/>
            <w:noProof/>
            <w:sz w:val="22"/>
            <w:szCs w:val="22"/>
            <w:lang w:val="en-US"/>
          </w:rPr>
          <w:tab/>
        </w:r>
        <w:r w:rsidRPr="006F7FF4">
          <w:rPr>
            <w:rStyle w:val="Hyperlink"/>
            <w:noProof/>
          </w:rPr>
          <w:t>Acceptance and Warranty</w:t>
        </w:r>
        <w:r>
          <w:rPr>
            <w:noProof/>
            <w:webHidden/>
          </w:rPr>
          <w:tab/>
        </w:r>
        <w:r>
          <w:rPr>
            <w:noProof/>
            <w:webHidden/>
          </w:rPr>
          <w:fldChar w:fldCharType="begin"/>
        </w:r>
        <w:r>
          <w:rPr>
            <w:noProof/>
            <w:webHidden/>
          </w:rPr>
          <w:instrText xml:space="preserve"> PAGEREF _Toc197426030 \h </w:instrText>
        </w:r>
        <w:r>
          <w:rPr>
            <w:noProof/>
            <w:webHidden/>
          </w:rPr>
        </w:r>
        <w:r>
          <w:rPr>
            <w:noProof/>
            <w:webHidden/>
          </w:rPr>
          <w:fldChar w:fldCharType="separate"/>
        </w:r>
        <w:r w:rsidR="00E67BB8">
          <w:rPr>
            <w:noProof/>
            <w:webHidden/>
          </w:rPr>
          <w:t>106</w:t>
        </w:r>
        <w:r>
          <w:rPr>
            <w:noProof/>
            <w:webHidden/>
          </w:rPr>
          <w:fldChar w:fldCharType="end"/>
        </w:r>
      </w:hyperlink>
    </w:p>
    <w:p w14:paraId="0CFCD3B3" w14:textId="72BA7673"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31" w:history="1">
        <w:r w:rsidRPr="006F7FF4">
          <w:rPr>
            <w:rStyle w:val="Hyperlink"/>
            <w:noProof/>
          </w:rPr>
          <w:t>9.1</w:t>
        </w:r>
        <w:r>
          <w:rPr>
            <w:rFonts w:eastAsiaTheme="minorEastAsia" w:cstheme="minorBidi"/>
            <w:smallCaps w:val="0"/>
            <w:noProof/>
            <w:sz w:val="22"/>
            <w:szCs w:val="22"/>
            <w:lang w:val="en-US"/>
          </w:rPr>
          <w:tab/>
        </w:r>
        <w:r w:rsidRPr="006F7FF4">
          <w:rPr>
            <w:rStyle w:val="Hyperlink"/>
            <w:noProof/>
          </w:rPr>
          <w:t>Provisional Acceptance</w:t>
        </w:r>
        <w:r>
          <w:rPr>
            <w:noProof/>
            <w:webHidden/>
          </w:rPr>
          <w:tab/>
        </w:r>
        <w:r>
          <w:rPr>
            <w:noProof/>
            <w:webHidden/>
          </w:rPr>
          <w:fldChar w:fldCharType="begin"/>
        </w:r>
        <w:r>
          <w:rPr>
            <w:noProof/>
            <w:webHidden/>
          </w:rPr>
          <w:instrText xml:space="preserve"> PAGEREF _Toc197426031 \h </w:instrText>
        </w:r>
        <w:r>
          <w:rPr>
            <w:noProof/>
            <w:webHidden/>
          </w:rPr>
        </w:r>
        <w:r>
          <w:rPr>
            <w:noProof/>
            <w:webHidden/>
          </w:rPr>
          <w:fldChar w:fldCharType="separate"/>
        </w:r>
        <w:r w:rsidR="00E67BB8">
          <w:rPr>
            <w:noProof/>
            <w:webHidden/>
          </w:rPr>
          <w:t>106</w:t>
        </w:r>
        <w:r>
          <w:rPr>
            <w:noProof/>
            <w:webHidden/>
          </w:rPr>
          <w:fldChar w:fldCharType="end"/>
        </w:r>
      </w:hyperlink>
    </w:p>
    <w:p w14:paraId="5A5241F5" w14:textId="51E10BCC"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32" w:history="1">
        <w:r w:rsidRPr="006F7FF4">
          <w:rPr>
            <w:rStyle w:val="Hyperlink"/>
            <w:noProof/>
          </w:rPr>
          <w:t>9.2</w:t>
        </w:r>
        <w:r>
          <w:rPr>
            <w:rFonts w:eastAsiaTheme="minorEastAsia" w:cstheme="minorBidi"/>
            <w:smallCaps w:val="0"/>
            <w:noProof/>
            <w:sz w:val="22"/>
            <w:szCs w:val="22"/>
            <w:lang w:val="en-US"/>
          </w:rPr>
          <w:tab/>
        </w:r>
        <w:r w:rsidRPr="006F7FF4">
          <w:rPr>
            <w:rStyle w:val="Hyperlink"/>
            <w:noProof/>
          </w:rPr>
          <w:t>Warranty Period</w:t>
        </w:r>
        <w:r>
          <w:rPr>
            <w:noProof/>
            <w:webHidden/>
          </w:rPr>
          <w:tab/>
        </w:r>
        <w:r>
          <w:rPr>
            <w:noProof/>
            <w:webHidden/>
          </w:rPr>
          <w:fldChar w:fldCharType="begin"/>
        </w:r>
        <w:r>
          <w:rPr>
            <w:noProof/>
            <w:webHidden/>
          </w:rPr>
          <w:instrText xml:space="preserve"> PAGEREF _Toc197426032 \h </w:instrText>
        </w:r>
        <w:r>
          <w:rPr>
            <w:noProof/>
            <w:webHidden/>
          </w:rPr>
        </w:r>
        <w:r>
          <w:rPr>
            <w:noProof/>
            <w:webHidden/>
          </w:rPr>
          <w:fldChar w:fldCharType="separate"/>
        </w:r>
        <w:r w:rsidR="00E67BB8">
          <w:rPr>
            <w:noProof/>
            <w:webHidden/>
          </w:rPr>
          <w:t>106</w:t>
        </w:r>
        <w:r>
          <w:rPr>
            <w:noProof/>
            <w:webHidden/>
          </w:rPr>
          <w:fldChar w:fldCharType="end"/>
        </w:r>
      </w:hyperlink>
    </w:p>
    <w:p w14:paraId="20B93C3B" w14:textId="3D748ED8"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33" w:history="1">
        <w:r w:rsidRPr="006F7FF4">
          <w:rPr>
            <w:rStyle w:val="Hyperlink"/>
            <w:noProof/>
          </w:rPr>
          <w:t>9.3</w:t>
        </w:r>
        <w:r>
          <w:rPr>
            <w:rFonts w:eastAsiaTheme="minorEastAsia" w:cstheme="minorBidi"/>
            <w:smallCaps w:val="0"/>
            <w:noProof/>
            <w:sz w:val="22"/>
            <w:szCs w:val="22"/>
            <w:lang w:val="en-US"/>
          </w:rPr>
          <w:tab/>
        </w:r>
        <w:r w:rsidRPr="006F7FF4">
          <w:rPr>
            <w:rStyle w:val="Hyperlink"/>
            <w:noProof/>
          </w:rPr>
          <w:t>Warranty Conditions</w:t>
        </w:r>
        <w:r>
          <w:rPr>
            <w:noProof/>
            <w:webHidden/>
          </w:rPr>
          <w:tab/>
        </w:r>
        <w:r>
          <w:rPr>
            <w:noProof/>
            <w:webHidden/>
          </w:rPr>
          <w:fldChar w:fldCharType="begin"/>
        </w:r>
        <w:r>
          <w:rPr>
            <w:noProof/>
            <w:webHidden/>
          </w:rPr>
          <w:instrText xml:space="preserve"> PAGEREF _Toc197426033 \h </w:instrText>
        </w:r>
        <w:r>
          <w:rPr>
            <w:noProof/>
            <w:webHidden/>
          </w:rPr>
        </w:r>
        <w:r>
          <w:rPr>
            <w:noProof/>
            <w:webHidden/>
          </w:rPr>
          <w:fldChar w:fldCharType="separate"/>
        </w:r>
        <w:r w:rsidR="00E67BB8">
          <w:rPr>
            <w:noProof/>
            <w:webHidden/>
          </w:rPr>
          <w:t>106</w:t>
        </w:r>
        <w:r>
          <w:rPr>
            <w:noProof/>
            <w:webHidden/>
          </w:rPr>
          <w:fldChar w:fldCharType="end"/>
        </w:r>
      </w:hyperlink>
    </w:p>
    <w:p w14:paraId="7D48704E" w14:textId="59258692"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34" w:history="1">
        <w:r w:rsidRPr="006F7FF4">
          <w:rPr>
            <w:rStyle w:val="Hyperlink"/>
            <w:noProof/>
          </w:rPr>
          <w:t>9.4</w:t>
        </w:r>
        <w:r>
          <w:rPr>
            <w:rFonts w:eastAsiaTheme="minorEastAsia" w:cstheme="minorBidi"/>
            <w:smallCaps w:val="0"/>
            <w:noProof/>
            <w:sz w:val="22"/>
            <w:szCs w:val="22"/>
            <w:lang w:val="en-US"/>
          </w:rPr>
          <w:tab/>
        </w:r>
        <w:r w:rsidRPr="006F7FF4">
          <w:rPr>
            <w:rStyle w:val="Hyperlink"/>
            <w:noProof/>
          </w:rPr>
          <w:t>Final Acceptance</w:t>
        </w:r>
        <w:r>
          <w:rPr>
            <w:noProof/>
            <w:webHidden/>
          </w:rPr>
          <w:tab/>
        </w:r>
        <w:r>
          <w:rPr>
            <w:noProof/>
            <w:webHidden/>
          </w:rPr>
          <w:fldChar w:fldCharType="begin"/>
        </w:r>
        <w:r>
          <w:rPr>
            <w:noProof/>
            <w:webHidden/>
          </w:rPr>
          <w:instrText xml:space="preserve"> PAGEREF _Toc197426034 \h </w:instrText>
        </w:r>
        <w:r>
          <w:rPr>
            <w:noProof/>
            <w:webHidden/>
          </w:rPr>
        </w:r>
        <w:r>
          <w:rPr>
            <w:noProof/>
            <w:webHidden/>
          </w:rPr>
          <w:fldChar w:fldCharType="separate"/>
        </w:r>
        <w:r w:rsidR="00E67BB8">
          <w:rPr>
            <w:noProof/>
            <w:webHidden/>
          </w:rPr>
          <w:t>107</w:t>
        </w:r>
        <w:r>
          <w:rPr>
            <w:noProof/>
            <w:webHidden/>
          </w:rPr>
          <w:fldChar w:fldCharType="end"/>
        </w:r>
      </w:hyperlink>
    </w:p>
    <w:p w14:paraId="5F096E79" w14:textId="25B225F3" w:rsidR="00023BC2" w:rsidRDefault="00023BC2">
      <w:pPr>
        <w:pStyle w:val="Inhopg1"/>
        <w:tabs>
          <w:tab w:val="left" w:pos="600"/>
          <w:tab w:val="right" w:leader="dot" w:pos="9344"/>
        </w:tabs>
        <w:rPr>
          <w:rFonts w:eastAsiaTheme="minorEastAsia" w:cstheme="minorBidi"/>
          <w:b w:val="0"/>
          <w:bCs w:val="0"/>
          <w:caps w:val="0"/>
          <w:noProof/>
          <w:sz w:val="22"/>
          <w:szCs w:val="22"/>
          <w:lang w:val="en-US"/>
        </w:rPr>
      </w:pPr>
      <w:hyperlink w:anchor="_Toc197426035" w:history="1">
        <w:r w:rsidRPr="006F7FF4">
          <w:rPr>
            <w:rStyle w:val="Hyperlink"/>
            <w:noProof/>
          </w:rPr>
          <w:t>10</w:t>
        </w:r>
        <w:r>
          <w:rPr>
            <w:rFonts w:eastAsiaTheme="minorEastAsia" w:cstheme="minorBidi"/>
            <w:b w:val="0"/>
            <w:bCs w:val="0"/>
            <w:caps w:val="0"/>
            <w:noProof/>
            <w:sz w:val="22"/>
            <w:szCs w:val="22"/>
            <w:lang w:val="en-US"/>
          </w:rPr>
          <w:tab/>
        </w:r>
        <w:r w:rsidRPr="006F7FF4">
          <w:rPr>
            <w:rStyle w:val="Hyperlink"/>
            <w:noProof/>
          </w:rPr>
          <w:t>Appendix</w:t>
        </w:r>
        <w:r>
          <w:rPr>
            <w:noProof/>
            <w:webHidden/>
          </w:rPr>
          <w:tab/>
        </w:r>
        <w:r>
          <w:rPr>
            <w:noProof/>
            <w:webHidden/>
          </w:rPr>
          <w:fldChar w:fldCharType="begin"/>
        </w:r>
        <w:r>
          <w:rPr>
            <w:noProof/>
            <w:webHidden/>
          </w:rPr>
          <w:instrText xml:space="preserve"> PAGEREF _Toc197426035 \h </w:instrText>
        </w:r>
        <w:r>
          <w:rPr>
            <w:noProof/>
            <w:webHidden/>
          </w:rPr>
        </w:r>
        <w:r>
          <w:rPr>
            <w:noProof/>
            <w:webHidden/>
          </w:rPr>
          <w:fldChar w:fldCharType="separate"/>
        </w:r>
        <w:r w:rsidR="00E67BB8">
          <w:rPr>
            <w:noProof/>
            <w:webHidden/>
          </w:rPr>
          <w:t>108</w:t>
        </w:r>
        <w:r>
          <w:rPr>
            <w:noProof/>
            <w:webHidden/>
          </w:rPr>
          <w:fldChar w:fldCharType="end"/>
        </w:r>
      </w:hyperlink>
    </w:p>
    <w:p w14:paraId="07E007D4" w14:textId="3CBE4156"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36" w:history="1">
        <w:r w:rsidRPr="006F7FF4">
          <w:rPr>
            <w:rStyle w:val="Hyperlink"/>
            <w:noProof/>
          </w:rPr>
          <w:t>10.1</w:t>
        </w:r>
        <w:r>
          <w:rPr>
            <w:rFonts w:eastAsiaTheme="minorEastAsia" w:cstheme="minorBidi"/>
            <w:smallCaps w:val="0"/>
            <w:noProof/>
            <w:sz w:val="22"/>
            <w:szCs w:val="22"/>
            <w:lang w:val="en-US"/>
          </w:rPr>
          <w:tab/>
        </w:r>
        <w:r w:rsidRPr="006F7FF4">
          <w:rPr>
            <w:rStyle w:val="Hyperlink"/>
            <w:noProof/>
          </w:rPr>
          <w:t>Cooling Power for Cool-down</w:t>
        </w:r>
        <w:r>
          <w:rPr>
            <w:noProof/>
            <w:webHidden/>
          </w:rPr>
          <w:tab/>
        </w:r>
        <w:r>
          <w:rPr>
            <w:noProof/>
            <w:webHidden/>
          </w:rPr>
          <w:fldChar w:fldCharType="begin"/>
        </w:r>
        <w:r>
          <w:rPr>
            <w:noProof/>
            <w:webHidden/>
          </w:rPr>
          <w:instrText xml:space="preserve"> PAGEREF _Toc197426036 \h </w:instrText>
        </w:r>
        <w:r>
          <w:rPr>
            <w:noProof/>
            <w:webHidden/>
          </w:rPr>
        </w:r>
        <w:r>
          <w:rPr>
            <w:noProof/>
            <w:webHidden/>
          </w:rPr>
          <w:fldChar w:fldCharType="separate"/>
        </w:r>
        <w:r w:rsidR="00E67BB8">
          <w:rPr>
            <w:noProof/>
            <w:webHidden/>
          </w:rPr>
          <w:t>108</w:t>
        </w:r>
        <w:r>
          <w:rPr>
            <w:noProof/>
            <w:webHidden/>
          </w:rPr>
          <w:fldChar w:fldCharType="end"/>
        </w:r>
      </w:hyperlink>
    </w:p>
    <w:p w14:paraId="38990AC3" w14:textId="75177553" w:rsidR="00023BC2" w:rsidRDefault="00023BC2">
      <w:pPr>
        <w:pStyle w:val="Inhopg1"/>
        <w:tabs>
          <w:tab w:val="left" w:pos="600"/>
          <w:tab w:val="right" w:leader="dot" w:pos="9344"/>
        </w:tabs>
        <w:rPr>
          <w:rFonts w:eastAsiaTheme="minorEastAsia" w:cstheme="minorBidi"/>
          <w:b w:val="0"/>
          <w:bCs w:val="0"/>
          <w:caps w:val="0"/>
          <w:noProof/>
          <w:sz w:val="22"/>
          <w:szCs w:val="22"/>
          <w:lang w:val="en-US"/>
        </w:rPr>
      </w:pPr>
      <w:hyperlink w:anchor="_Toc197426037" w:history="1">
        <w:r w:rsidRPr="006F7FF4">
          <w:rPr>
            <w:rStyle w:val="Hyperlink"/>
            <w:noProof/>
          </w:rPr>
          <w:t>11</w:t>
        </w:r>
        <w:r>
          <w:rPr>
            <w:rFonts w:eastAsiaTheme="minorEastAsia" w:cstheme="minorBidi"/>
            <w:b w:val="0"/>
            <w:bCs w:val="0"/>
            <w:caps w:val="0"/>
            <w:noProof/>
            <w:sz w:val="22"/>
            <w:szCs w:val="22"/>
            <w:lang w:val="en-US"/>
          </w:rPr>
          <w:tab/>
        </w:r>
        <w:r w:rsidRPr="006F7FF4">
          <w:rPr>
            <w:rStyle w:val="Hyperlink"/>
            <w:noProof/>
          </w:rPr>
          <w:t>References</w:t>
        </w:r>
        <w:r>
          <w:rPr>
            <w:noProof/>
            <w:webHidden/>
          </w:rPr>
          <w:tab/>
        </w:r>
        <w:r>
          <w:rPr>
            <w:noProof/>
            <w:webHidden/>
          </w:rPr>
          <w:fldChar w:fldCharType="begin"/>
        </w:r>
        <w:r>
          <w:rPr>
            <w:noProof/>
            <w:webHidden/>
          </w:rPr>
          <w:instrText xml:space="preserve"> PAGEREF _Toc197426037 \h </w:instrText>
        </w:r>
        <w:r>
          <w:rPr>
            <w:noProof/>
            <w:webHidden/>
          </w:rPr>
        </w:r>
        <w:r>
          <w:rPr>
            <w:noProof/>
            <w:webHidden/>
          </w:rPr>
          <w:fldChar w:fldCharType="separate"/>
        </w:r>
        <w:r w:rsidR="00E67BB8">
          <w:rPr>
            <w:noProof/>
            <w:webHidden/>
          </w:rPr>
          <w:t>111</w:t>
        </w:r>
        <w:r>
          <w:rPr>
            <w:noProof/>
            <w:webHidden/>
          </w:rPr>
          <w:fldChar w:fldCharType="end"/>
        </w:r>
      </w:hyperlink>
    </w:p>
    <w:p w14:paraId="623E9DE6" w14:textId="36DC91A9"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38" w:history="1">
        <w:r w:rsidRPr="006F7FF4">
          <w:rPr>
            <w:rStyle w:val="Hyperlink"/>
            <w:noProof/>
          </w:rPr>
          <w:t>11.1</w:t>
        </w:r>
        <w:r>
          <w:rPr>
            <w:rFonts w:eastAsiaTheme="minorEastAsia" w:cstheme="minorBidi"/>
            <w:smallCaps w:val="0"/>
            <w:noProof/>
            <w:sz w:val="22"/>
            <w:szCs w:val="22"/>
            <w:lang w:val="en-US"/>
          </w:rPr>
          <w:tab/>
        </w:r>
        <w:r w:rsidRPr="006F7FF4">
          <w:rPr>
            <w:rStyle w:val="Hyperlink"/>
            <w:noProof/>
          </w:rPr>
          <w:t>Applicable Documents</w:t>
        </w:r>
        <w:r>
          <w:rPr>
            <w:noProof/>
            <w:webHidden/>
          </w:rPr>
          <w:tab/>
        </w:r>
        <w:r>
          <w:rPr>
            <w:noProof/>
            <w:webHidden/>
          </w:rPr>
          <w:fldChar w:fldCharType="begin"/>
        </w:r>
        <w:r>
          <w:rPr>
            <w:noProof/>
            <w:webHidden/>
          </w:rPr>
          <w:instrText xml:space="preserve"> PAGEREF _Toc197426038 \h </w:instrText>
        </w:r>
        <w:r>
          <w:rPr>
            <w:noProof/>
            <w:webHidden/>
          </w:rPr>
        </w:r>
        <w:r>
          <w:rPr>
            <w:noProof/>
            <w:webHidden/>
          </w:rPr>
          <w:fldChar w:fldCharType="separate"/>
        </w:r>
        <w:r w:rsidR="00E67BB8">
          <w:rPr>
            <w:noProof/>
            <w:webHidden/>
          </w:rPr>
          <w:t>111</w:t>
        </w:r>
        <w:r>
          <w:rPr>
            <w:noProof/>
            <w:webHidden/>
          </w:rPr>
          <w:fldChar w:fldCharType="end"/>
        </w:r>
      </w:hyperlink>
    </w:p>
    <w:p w14:paraId="173C7033" w14:textId="2D09032E"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39" w:history="1">
        <w:r w:rsidRPr="006F7FF4">
          <w:rPr>
            <w:rStyle w:val="Hyperlink"/>
            <w:noProof/>
          </w:rPr>
          <w:t>11.2</w:t>
        </w:r>
        <w:r>
          <w:rPr>
            <w:rFonts w:eastAsiaTheme="minorEastAsia" w:cstheme="minorBidi"/>
            <w:smallCaps w:val="0"/>
            <w:noProof/>
            <w:sz w:val="22"/>
            <w:szCs w:val="22"/>
            <w:lang w:val="en-US"/>
          </w:rPr>
          <w:tab/>
        </w:r>
        <w:r w:rsidRPr="006F7FF4">
          <w:rPr>
            <w:rStyle w:val="Hyperlink"/>
            <w:noProof/>
          </w:rPr>
          <w:t>Cold masses of Cryogenic Users and Cryogenic Distribution</w:t>
        </w:r>
        <w:r>
          <w:rPr>
            <w:noProof/>
            <w:webHidden/>
          </w:rPr>
          <w:tab/>
        </w:r>
        <w:r>
          <w:rPr>
            <w:noProof/>
            <w:webHidden/>
          </w:rPr>
          <w:fldChar w:fldCharType="begin"/>
        </w:r>
        <w:r>
          <w:rPr>
            <w:noProof/>
            <w:webHidden/>
          </w:rPr>
          <w:instrText xml:space="preserve"> PAGEREF _Toc197426039 \h </w:instrText>
        </w:r>
        <w:r>
          <w:rPr>
            <w:noProof/>
            <w:webHidden/>
          </w:rPr>
        </w:r>
        <w:r>
          <w:rPr>
            <w:noProof/>
            <w:webHidden/>
          </w:rPr>
          <w:fldChar w:fldCharType="separate"/>
        </w:r>
        <w:r w:rsidR="00E67BB8">
          <w:rPr>
            <w:noProof/>
            <w:webHidden/>
          </w:rPr>
          <w:t>112</w:t>
        </w:r>
        <w:r>
          <w:rPr>
            <w:noProof/>
            <w:webHidden/>
          </w:rPr>
          <w:fldChar w:fldCharType="end"/>
        </w:r>
      </w:hyperlink>
    </w:p>
    <w:p w14:paraId="04A920BC" w14:textId="0FEC5DDD" w:rsidR="00023BC2" w:rsidRDefault="00023BC2">
      <w:pPr>
        <w:pStyle w:val="Inhopg2"/>
        <w:tabs>
          <w:tab w:val="left" w:pos="800"/>
          <w:tab w:val="right" w:leader="dot" w:pos="9344"/>
        </w:tabs>
        <w:rPr>
          <w:rFonts w:eastAsiaTheme="minorEastAsia" w:cstheme="minorBidi"/>
          <w:smallCaps w:val="0"/>
          <w:noProof/>
          <w:sz w:val="22"/>
          <w:szCs w:val="22"/>
          <w:lang w:val="en-US"/>
        </w:rPr>
      </w:pPr>
      <w:hyperlink w:anchor="_Toc197426040" w:history="1">
        <w:r w:rsidRPr="006F7FF4">
          <w:rPr>
            <w:rStyle w:val="Hyperlink"/>
            <w:noProof/>
          </w:rPr>
          <w:t>11.3</w:t>
        </w:r>
        <w:r>
          <w:rPr>
            <w:rFonts w:eastAsiaTheme="minorEastAsia" w:cstheme="minorBidi"/>
            <w:smallCaps w:val="0"/>
            <w:noProof/>
            <w:sz w:val="22"/>
            <w:szCs w:val="22"/>
            <w:lang w:val="en-US"/>
          </w:rPr>
          <w:tab/>
        </w:r>
        <w:r w:rsidRPr="006F7FF4">
          <w:rPr>
            <w:rStyle w:val="Hyperlink"/>
            <w:noProof/>
          </w:rPr>
          <w:t>PFD of the QVE (</w:t>
        </w:r>
        <w:r w:rsidRPr="006F7FF4">
          <w:rPr>
            <w:rStyle w:val="Hyperlink"/>
            <w:rFonts w:ascii="Segoe UI" w:hAnsi="Segoe UI" w:cs="Segoe UI"/>
            <w:noProof/>
          </w:rPr>
          <w:t>not included in the QPLANT procurement</w:t>
        </w:r>
        <w:r w:rsidRPr="006F7FF4">
          <w:rPr>
            <w:rStyle w:val="Hyperlink"/>
            <w:noProof/>
          </w:rPr>
          <w:t>)</w:t>
        </w:r>
        <w:r>
          <w:rPr>
            <w:noProof/>
            <w:webHidden/>
          </w:rPr>
          <w:tab/>
        </w:r>
        <w:r>
          <w:rPr>
            <w:noProof/>
            <w:webHidden/>
          </w:rPr>
          <w:fldChar w:fldCharType="begin"/>
        </w:r>
        <w:r>
          <w:rPr>
            <w:noProof/>
            <w:webHidden/>
          </w:rPr>
          <w:instrText xml:space="preserve"> PAGEREF _Toc197426040 \h </w:instrText>
        </w:r>
        <w:r>
          <w:rPr>
            <w:noProof/>
            <w:webHidden/>
          </w:rPr>
        </w:r>
        <w:r>
          <w:rPr>
            <w:noProof/>
            <w:webHidden/>
          </w:rPr>
          <w:fldChar w:fldCharType="separate"/>
        </w:r>
        <w:r w:rsidR="00E67BB8">
          <w:rPr>
            <w:noProof/>
            <w:webHidden/>
          </w:rPr>
          <w:t>113</w:t>
        </w:r>
        <w:r>
          <w:rPr>
            <w:noProof/>
            <w:webHidden/>
          </w:rPr>
          <w:fldChar w:fldCharType="end"/>
        </w:r>
      </w:hyperlink>
    </w:p>
    <w:p w14:paraId="6759755B" w14:textId="494AE6AE" w:rsidR="00023BC2" w:rsidRDefault="00023BC2">
      <w:pPr>
        <w:pStyle w:val="Inhopg1"/>
        <w:tabs>
          <w:tab w:val="right" w:leader="dot" w:pos="9344"/>
        </w:tabs>
        <w:rPr>
          <w:rFonts w:eastAsiaTheme="minorEastAsia" w:cstheme="minorBidi"/>
          <w:b w:val="0"/>
          <w:bCs w:val="0"/>
          <w:caps w:val="0"/>
          <w:noProof/>
          <w:sz w:val="22"/>
          <w:szCs w:val="22"/>
          <w:lang w:val="en-US"/>
        </w:rPr>
      </w:pPr>
      <w:hyperlink w:anchor="_Toc197426041" w:history="1">
        <w:r w:rsidRPr="006F7FF4">
          <w:rPr>
            <w:rStyle w:val="Hyperlink"/>
            <w:noProof/>
          </w:rPr>
          <w:t>Annexes</w:t>
        </w:r>
        <w:r>
          <w:rPr>
            <w:noProof/>
            <w:webHidden/>
          </w:rPr>
          <w:tab/>
        </w:r>
        <w:r>
          <w:rPr>
            <w:noProof/>
            <w:webHidden/>
          </w:rPr>
          <w:fldChar w:fldCharType="begin"/>
        </w:r>
        <w:r>
          <w:rPr>
            <w:noProof/>
            <w:webHidden/>
          </w:rPr>
          <w:instrText xml:space="preserve"> PAGEREF _Toc197426041 \h </w:instrText>
        </w:r>
        <w:r>
          <w:rPr>
            <w:noProof/>
            <w:webHidden/>
          </w:rPr>
        </w:r>
        <w:r>
          <w:rPr>
            <w:noProof/>
            <w:webHidden/>
          </w:rPr>
          <w:fldChar w:fldCharType="separate"/>
        </w:r>
        <w:r w:rsidR="00E67BB8">
          <w:rPr>
            <w:noProof/>
            <w:webHidden/>
          </w:rPr>
          <w:t>114</w:t>
        </w:r>
        <w:r>
          <w:rPr>
            <w:noProof/>
            <w:webHidden/>
          </w:rPr>
          <w:fldChar w:fldCharType="end"/>
        </w:r>
      </w:hyperlink>
    </w:p>
    <w:p w14:paraId="2AE97F58" w14:textId="016BF21C" w:rsidR="00A82573" w:rsidRPr="00725372" w:rsidRDefault="00091426" w:rsidP="004551A0">
      <w:pPr>
        <w:spacing w:before="60" w:after="40" w:line="240" w:lineRule="auto"/>
        <w:contextualSpacing/>
      </w:pPr>
      <w:r>
        <w:rPr>
          <w:rFonts w:asciiTheme="minorHAnsi" w:hAnsiTheme="minorHAnsi" w:cstheme="minorHAnsi"/>
          <w:b/>
          <w:bCs/>
          <w:caps/>
          <w:color w:val="562873"/>
          <w:sz w:val="22"/>
          <w:szCs w:val="20"/>
        </w:rPr>
        <w:fldChar w:fldCharType="end"/>
      </w:r>
      <w:r w:rsidR="00452B76" w:rsidRPr="00725372">
        <w:br w:type="page"/>
      </w:r>
    </w:p>
    <w:p w14:paraId="07687C75" w14:textId="6309F516" w:rsidR="001A691B" w:rsidRPr="00725372" w:rsidRDefault="001A691B" w:rsidP="004551A0">
      <w:pPr>
        <w:pStyle w:val="Kop2"/>
        <w:ind w:left="-450"/>
      </w:pPr>
      <w:bookmarkStart w:id="2" w:name="_Toc175324093"/>
      <w:bookmarkStart w:id="3" w:name="_Toc188541024"/>
      <w:bookmarkStart w:id="4" w:name="_Toc197425927"/>
      <w:r w:rsidRPr="00725372">
        <w:lastRenderedPageBreak/>
        <w:t>Abbreviations</w:t>
      </w:r>
      <w:bookmarkEnd w:id="2"/>
      <w:bookmarkEnd w:id="3"/>
      <w:bookmarkEnd w:id="4"/>
    </w:p>
    <w:tbl>
      <w:tblPr>
        <w:tblW w:w="10350" w:type="dxa"/>
        <w:tblInd w:w="-360" w:type="dxa"/>
        <w:tblBorders>
          <w:bottom w:val="single" w:sz="2" w:space="0" w:color="A6A6A6" w:themeColor="background1" w:themeShade="A6"/>
          <w:insideH w:val="single" w:sz="2" w:space="0" w:color="A6A6A6" w:themeColor="background1" w:themeShade="A6"/>
        </w:tblBorders>
        <w:tblLayout w:type="fixed"/>
        <w:tblLook w:val="04A0" w:firstRow="1" w:lastRow="0" w:firstColumn="1" w:lastColumn="0" w:noHBand="0" w:noVBand="1"/>
      </w:tblPr>
      <w:tblGrid>
        <w:gridCol w:w="810"/>
        <w:gridCol w:w="8550"/>
        <w:gridCol w:w="990"/>
      </w:tblGrid>
      <w:tr w:rsidR="001D2732" w:rsidRPr="00725372" w14:paraId="146CA598" w14:textId="77777777" w:rsidTr="001D2732">
        <w:trPr>
          <w:trHeight w:val="71"/>
        </w:trPr>
        <w:tc>
          <w:tcPr>
            <w:tcW w:w="810" w:type="dxa"/>
            <w:shd w:val="clear" w:color="auto" w:fill="auto"/>
            <w:vAlign w:val="center"/>
          </w:tcPr>
          <w:p w14:paraId="4E7B52D8" w14:textId="77777777" w:rsidR="001D2732" w:rsidRPr="00725372" w:rsidRDefault="001D2732" w:rsidP="002B6EDD">
            <w:pPr>
              <w:pStyle w:val="AASemiBold"/>
              <w:spacing w:before="80" w:after="40" w:line="240" w:lineRule="auto"/>
              <w:ind w:left="-109" w:right="-107"/>
              <w:jc w:val="center"/>
              <w:rPr>
                <w:sz w:val="18"/>
                <w:szCs w:val="20"/>
              </w:rPr>
            </w:pPr>
            <w:r w:rsidRPr="00725372">
              <w:rPr>
                <w:sz w:val="18"/>
                <w:szCs w:val="20"/>
              </w:rPr>
              <w:t>ACC NF</w:t>
            </w:r>
          </w:p>
        </w:tc>
        <w:tc>
          <w:tcPr>
            <w:tcW w:w="8550" w:type="dxa"/>
            <w:shd w:val="clear" w:color="auto" w:fill="auto"/>
            <w:vAlign w:val="center"/>
          </w:tcPr>
          <w:p w14:paraId="6C26071A" w14:textId="77777777" w:rsidR="001D2732" w:rsidRPr="00725372" w:rsidRDefault="001D2732" w:rsidP="002B6EDD">
            <w:pPr>
              <w:autoSpaceDE w:val="0"/>
              <w:autoSpaceDN w:val="0"/>
              <w:adjustRightInd w:val="0"/>
              <w:spacing w:before="80" w:after="40" w:line="240" w:lineRule="auto"/>
              <w:jc w:val="left"/>
              <w:rPr>
                <w:sz w:val="18"/>
                <w:szCs w:val="18"/>
              </w:rPr>
            </w:pPr>
            <w:r w:rsidRPr="00725372">
              <w:rPr>
                <w:sz w:val="18"/>
                <w:szCs w:val="18"/>
              </w:rPr>
              <w:t>Accelerator Nuclear Facilities (buildings and utilities)</w:t>
            </w:r>
          </w:p>
        </w:tc>
        <w:tc>
          <w:tcPr>
            <w:tcW w:w="990" w:type="dxa"/>
            <w:tcBorders>
              <w:top w:val="nil"/>
              <w:bottom w:val="nil"/>
            </w:tcBorders>
          </w:tcPr>
          <w:p w14:paraId="09EB5A19" w14:textId="77777777" w:rsidR="001D2732" w:rsidRPr="00725372" w:rsidRDefault="001D2732" w:rsidP="002B6EDD">
            <w:pPr>
              <w:pStyle w:val="AASemiBold"/>
              <w:spacing w:before="80" w:after="40" w:line="240" w:lineRule="auto"/>
              <w:ind w:left="-109" w:right="-107"/>
              <w:jc w:val="right"/>
              <w:rPr>
                <w:sz w:val="18"/>
                <w:szCs w:val="20"/>
              </w:rPr>
            </w:pPr>
          </w:p>
        </w:tc>
      </w:tr>
      <w:tr w:rsidR="0063737F" w:rsidRPr="00725372" w14:paraId="09F9A349" w14:textId="77777777" w:rsidTr="001D2732">
        <w:trPr>
          <w:trHeight w:val="71"/>
        </w:trPr>
        <w:tc>
          <w:tcPr>
            <w:tcW w:w="810" w:type="dxa"/>
            <w:shd w:val="clear" w:color="auto" w:fill="auto"/>
            <w:vAlign w:val="center"/>
          </w:tcPr>
          <w:p w14:paraId="7C0899F3" w14:textId="149FB2F4" w:rsidR="0063737F" w:rsidRPr="00725372" w:rsidRDefault="0063737F" w:rsidP="002B6EDD">
            <w:pPr>
              <w:pStyle w:val="AASemiBold"/>
              <w:spacing w:before="80" w:after="40" w:line="240" w:lineRule="auto"/>
              <w:ind w:left="-109" w:right="-107"/>
              <w:jc w:val="center"/>
              <w:rPr>
                <w:sz w:val="18"/>
                <w:szCs w:val="20"/>
              </w:rPr>
            </w:pPr>
            <w:r>
              <w:rPr>
                <w:sz w:val="18"/>
                <w:szCs w:val="20"/>
              </w:rPr>
              <w:t>AD</w:t>
            </w:r>
          </w:p>
        </w:tc>
        <w:tc>
          <w:tcPr>
            <w:tcW w:w="8550" w:type="dxa"/>
            <w:shd w:val="clear" w:color="auto" w:fill="auto"/>
            <w:vAlign w:val="center"/>
          </w:tcPr>
          <w:p w14:paraId="7106F091" w14:textId="4CD408C2" w:rsidR="0063737F" w:rsidRPr="00725372" w:rsidRDefault="0063737F" w:rsidP="002B6EDD">
            <w:pPr>
              <w:autoSpaceDE w:val="0"/>
              <w:autoSpaceDN w:val="0"/>
              <w:adjustRightInd w:val="0"/>
              <w:spacing w:before="80" w:after="40" w:line="240" w:lineRule="auto"/>
              <w:jc w:val="left"/>
              <w:rPr>
                <w:sz w:val="18"/>
                <w:szCs w:val="18"/>
              </w:rPr>
            </w:pPr>
            <w:r>
              <w:rPr>
                <w:sz w:val="18"/>
                <w:szCs w:val="18"/>
              </w:rPr>
              <w:t>Applicable Documents</w:t>
            </w:r>
          </w:p>
        </w:tc>
        <w:tc>
          <w:tcPr>
            <w:tcW w:w="990" w:type="dxa"/>
            <w:tcBorders>
              <w:top w:val="nil"/>
              <w:bottom w:val="nil"/>
            </w:tcBorders>
          </w:tcPr>
          <w:p w14:paraId="3247DD18" w14:textId="77777777" w:rsidR="0063737F" w:rsidRPr="00725372" w:rsidRDefault="0063737F" w:rsidP="002B6EDD">
            <w:pPr>
              <w:pStyle w:val="AASemiBold"/>
              <w:spacing w:before="80" w:after="40" w:line="240" w:lineRule="auto"/>
              <w:ind w:left="-109" w:right="-107"/>
              <w:jc w:val="right"/>
              <w:rPr>
                <w:sz w:val="18"/>
                <w:szCs w:val="20"/>
              </w:rPr>
            </w:pPr>
          </w:p>
        </w:tc>
      </w:tr>
      <w:tr w:rsidR="001D2732" w:rsidRPr="00725372" w14:paraId="59ADC914" w14:textId="77777777" w:rsidTr="001D2732">
        <w:trPr>
          <w:trHeight w:val="71"/>
        </w:trPr>
        <w:tc>
          <w:tcPr>
            <w:tcW w:w="810" w:type="dxa"/>
            <w:shd w:val="clear" w:color="auto" w:fill="auto"/>
            <w:vAlign w:val="center"/>
          </w:tcPr>
          <w:p w14:paraId="270A0307" w14:textId="77777777" w:rsidR="001D2732" w:rsidRPr="00725372" w:rsidRDefault="001D2732" w:rsidP="002B6EDD">
            <w:pPr>
              <w:pStyle w:val="AASemiBold"/>
              <w:spacing w:before="80" w:after="40" w:line="240" w:lineRule="auto"/>
              <w:ind w:left="-109" w:right="-107"/>
              <w:jc w:val="center"/>
              <w:rPr>
                <w:sz w:val="18"/>
                <w:szCs w:val="20"/>
              </w:rPr>
            </w:pPr>
            <w:r w:rsidRPr="00725372">
              <w:rPr>
                <w:sz w:val="18"/>
                <w:szCs w:val="20"/>
              </w:rPr>
              <w:t>AH</w:t>
            </w:r>
          </w:p>
        </w:tc>
        <w:tc>
          <w:tcPr>
            <w:tcW w:w="8550" w:type="dxa"/>
            <w:shd w:val="clear" w:color="auto" w:fill="auto"/>
            <w:vAlign w:val="center"/>
          </w:tcPr>
          <w:p w14:paraId="4622E2DB" w14:textId="77777777" w:rsidR="001D2732" w:rsidRPr="00725372" w:rsidRDefault="001D2732" w:rsidP="002B6EDD">
            <w:pPr>
              <w:autoSpaceDE w:val="0"/>
              <w:autoSpaceDN w:val="0"/>
              <w:adjustRightInd w:val="0"/>
              <w:spacing w:before="80" w:after="40" w:line="240" w:lineRule="auto"/>
              <w:jc w:val="left"/>
              <w:rPr>
                <w:sz w:val="18"/>
                <w:szCs w:val="18"/>
              </w:rPr>
            </w:pPr>
            <w:r w:rsidRPr="00725372">
              <w:rPr>
                <w:sz w:val="18"/>
                <w:szCs w:val="18"/>
              </w:rPr>
              <w:t>Atmospheric Heat exchanger</w:t>
            </w:r>
          </w:p>
        </w:tc>
        <w:tc>
          <w:tcPr>
            <w:tcW w:w="990" w:type="dxa"/>
            <w:tcBorders>
              <w:top w:val="nil"/>
              <w:bottom w:val="nil"/>
            </w:tcBorders>
          </w:tcPr>
          <w:p w14:paraId="4365D80E" w14:textId="77777777" w:rsidR="001D2732" w:rsidRPr="00725372" w:rsidRDefault="001D2732" w:rsidP="002B6EDD">
            <w:pPr>
              <w:pStyle w:val="AASemiBold"/>
              <w:spacing w:before="80" w:after="40" w:line="240" w:lineRule="auto"/>
              <w:ind w:left="-109" w:right="-107"/>
              <w:jc w:val="right"/>
              <w:rPr>
                <w:sz w:val="18"/>
                <w:szCs w:val="20"/>
              </w:rPr>
            </w:pPr>
          </w:p>
        </w:tc>
      </w:tr>
      <w:tr w:rsidR="001D2732" w:rsidRPr="00725372" w14:paraId="595FB686" w14:textId="77777777" w:rsidTr="001D2732">
        <w:trPr>
          <w:trHeight w:val="71"/>
        </w:trPr>
        <w:tc>
          <w:tcPr>
            <w:tcW w:w="810" w:type="dxa"/>
            <w:shd w:val="clear" w:color="auto" w:fill="auto"/>
            <w:vAlign w:val="center"/>
          </w:tcPr>
          <w:p w14:paraId="7B07FBEC" w14:textId="44F1AD36" w:rsidR="001D2732" w:rsidRPr="00725372" w:rsidRDefault="001D2732" w:rsidP="001A691B">
            <w:pPr>
              <w:pStyle w:val="AASemiBold"/>
              <w:spacing w:before="80" w:after="40" w:line="240" w:lineRule="auto"/>
              <w:ind w:left="-109" w:right="-107"/>
              <w:jc w:val="center"/>
              <w:rPr>
                <w:sz w:val="18"/>
                <w:szCs w:val="20"/>
              </w:rPr>
            </w:pPr>
            <w:r w:rsidRPr="00725372">
              <w:rPr>
                <w:sz w:val="18"/>
                <w:szCs w:val="20"/>
              </w:rPr>
              <w:t>CAV</w:t>
            </w:r>
          </w:p>
        </w:tc>
        <w:tc>
          <w:tcPr>
            <w:tcW w:w="8550" w:type="dxa"/>
            <w:shd w:val="clear" w:color="auto" w:fill="auto"/>
            <w:vAlign w:val="center"/>
          </w:tcPr>
          <w:p w14:paraId="7C589001" w14:textId="30EDE5AD" w:rsidR="001D2732" w:rsidRPr="00725372" w:rsidRDefault="001D2732" w:rsidP="001A691B">
            <w:pPr>
              <w:autoSpaceDE w:val="0"/>
              <w:autoSpaceDN w:val="0"/>
              <w:adjustRightInd w:val="0"/>
              <w:spacing w:before="80" w:after="40" w:line="240" w:lineRule="auto"/>
              <w:jc w:val="left"/>
              <w:rPr>
                <w:sz w:val="18"/>
                <w:szCs w:val="18"/>
              </w:rPr>
            </w:pPr>
            <w:r w:rsidRPr="00725372">
              <w:rPr>
                <w:sz w:val="18"/>
                <w:szCs w:val="18"/>
              </w:rPr>
              <w:t>Cavity</w:t>
            </w:r>
          </w:p>
        </w:tc>
        <w:tc>
          <w:tcPr>
            <w:tcW w:w="990" w:type="dxa"/>
            <w:tcBorders>
              <w:top w:val="nil"/>
              <w:bottom w:val="nil"/>
            </w:tcBorders>
          </w:tcPr>
          <w:p w14:paraId="6C997F8E" w14:textId="77777777" w:rsidR="001D2732" w:rsidRPr="00725372" w:rsidRDefault="001D2732" w:rsidP="001A691B">
            <w:pPr>
              <w:pStyle w:val="AASemiBold"/>
              <w:spacing w:before="80" w:after="40" w:line="240" w:lineRule="auto"/>
              <w:ind w:left="-109" w:right="-107"/>
              <w:jc w:val="right"/>
              <w:rPr>
                <w:sz w:val="18"/>
                <w:szCs w:val="20"/>
              </w:rPr>
            </w:pPr>
          </w:p>
        </w:tc>
      </w:tr>
      <w:tr w:rsidR="001D2732" w:rsidRPr="00725372" w14:paraId="42292723" w14:textId="77777777" w:rsidTr="001D2732">
        <w:trPr>
          <w:trHeight w:val="71"/>
        </w:trPr>
        <w:tc>
          <w:tcPr>
            <w:tcW w:w="810" w:type="dxa"/>
            <w:shd w:val="clear" w:color="auto" w:fill="auto"/>
            <w:vAlign w:val="center"/>
          </w:tcPr>
          <w:p w14:paraId="47EA2073" w14:textId="1D701B2B"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CCB</w:t>
            </w:r>
          </w:p>
        </w:tc>
        <w:tc>
          <w:tcPr>
            <w:tcW w:w="8550" w:type="dxa"/>
            <w:shd w:val="clear" w:color="auto" w:fill="auto"/>
            <w:vAlign w:val="center"/>
          </w:tcPr>
          <w:p w14:paraId="7BEBB996" w14:textId="5242C90A"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Cryogenic Compressor Building</w:t>
            </w:r>
          </w:p>
        </w:tc>
        <w:tc>
          <w:tcPr>
            <w:tcW w:w="990" w:type="dxa"/>
            <w:tcBorders>
              <w:top w:val="nil"/>
              <w:bottom w:val="nil"/>
            </w:tcBorders>
          </w:tcPr>
          <w:p w14:paraId="1D3B9938"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7CB89A0F" w14:textId="77777777" w:rsidTr="001D2732">
        <w:trPr>
          <w:trHeight w:val="71"/>
        </w:trPr>
        <w:tc>
          <w:tcPr>
            <w:tcW w:w="810" w:type="dxa"/>
            <w:shd w:val="clear" w:color="auto" w:fill="auto"/>
            <w:vAlign w:val="center"/>
          </w:tcPr>
          <w:p w14:paraId="4543CF7A" w14:textId="257C00D5"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CEA</w:t>
            </w:r>
          </w:p>
        </w:tc>
        <w:tc>
          <w:tcPr>
            <w:tcW w:w="8550" w:type="dxa"/>
            <w:shd w:val="clear" w:color="auto" w:fill="auto"/>
            <w:vAlign w:val="center"/>
          </w:tcPr>
          <w:p w14:paraId="557B5C0D" w14:textId="2138A29A"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French Alternative Energies and Atomic Energy Commission</w:t>
            </w:r>
          </w:p>
        </w:tc>
        <w:tc>
          <w:tcPr>
            <w:tcW w:w="990" w:type="dxa"/>
            <w:tcBorders>
              <w:top w:val="nil"/>
              <w:bottom w:val="nil"/>
            </w:tcBorders>
          </w:tcPr>
          <w:p w14:paraId="78874BAA" w14:textId="77777777" w:rsidR="001D2732" w:rsidRPr="00725372" w:rsidRDefault="001D2732" w:rsidP="007B431D">
            <w:pPr>
              <w:pStyle w:val="AASemiBold"/>
              <w:spacing w:before="80" w:after="40" w:line="240" w:lineRule="auto"/>
              <w:ind w:left="-109" w:right="-107"/>
              <w:jc w:val="right"/>
              <w:rPr>
                <w:sz w:val="18"/>
                <w:szCs w:val="20"/>
              </w:rPr>
            </w:pPr>
          </w:p>
        </w:tc>
      </w:tr>
      <w:tr w:rsidR="00237693" w:rsidRPr="00725372" w14:paraId="38B5BD95" w14:textId="77777777" w:rsidTr="001D2732">
        <w:trPr>
          <w:trHeight w:val="71"/>
        </w:trPr>
        <w:tc>
          <w:tcPr>
            <w:tcW w:w="810" w:type="dxa"/>
            <w:shd w:val="clear" w:color="auto" w:fill="auto"/>
            <w:vAlign w:val="center"/>
          </w:tcPr>
          <w:p w14:paraId="7C65510F" w14:textId="3900CB79" w:rsidR="00237693" w:rsidRPr="00725372" w:rsidRDefault="00237693" w:rsidP="007B431D">
            <w:pPr>
              <w:pStyle w:val="AASemiBold"/>
              <w:spacing w:before="80" w:after="40" w:line="240" w:lineRule="auto"/>
              <w:ind w:left="-109" w:right="-107"/>
              <w:jc w:val="center"/>
              <w:rPr>
                <w:sz w:val="18"/>
                <w:szCs w:val="20"/>
              </w:rPr>
            </w:pPr>
            <w:r>
              <w:rPr>
                <w:sz w:val="18"/>
                <w:szCs w:val="20"/>
              </w:rPr>
              <w:t>CIS</w:t>
            </w:r>
          </w:p>
        </w:tc>
        <w:tc>
          <w:tcPr>
            <w:tcW w:w="8550" w:type="dxa"/>
            <w:shd w:val="clear" w:color="auto" w:fill="auto"/>
            <w:vAlign w:val="center"/>
          </w:tcPr>
          <w:p w14:paraId="55E3A54F" w14:textId="098C8BD7" w:rsidR="00237693" w:rsidRPr="00725372" w:rsidRDefault="00237693" w:rsidP="007B431D">
            <w:pPr>
              <w:autoSpaceDE w:val="0"/>
              <w:autoSpaceDN w:val="0"/>
              <w:adjustRightInd w:val="0"/>
              <w:spacing w:before="80" w:after="40" w:line="240" w:lineRule="auto"/>
              <w:jc w:val="left"/>
              <w:rPr>
                <w:sz w:val="18"/>
                <w:szCs w:val="18"/>
              </w:rPr>
            </w:pPr>
            <w:r>
              <w:rPr>
                <w:sz w:val="18"/>
                <w:szCs w:val="18"/>
              </w:rPr>
              <w:t>Control and Interlock system</w:t>
            </w:r>
          </w:p>
        </w:tc>
        <w:tc>
          <w:tcPr>
            <w:tcW w:w="990" w:type="dxa"/>
            <w:tcBorders>
              <w:top w:val="nil"/>
              <w:bottom w:val="nil"/>
            </w:tcBorders>
          </w:tcPr>
          <w:p w14:paraId="1949A117" w14:textId="77777777" w:rsidR="00237693" w:rsidRPr="00725372" w:rsidRDefault="00237693" w:rsidP="007B431D">
            <w:pPr>
              <w:pStyle w:val="AASemiBold"/>
              <w:spacing w:before="80" w:after="40" w:line="240" w:lineRule="auto"/>
              <w:ind w:left="-109" w:right="-107"/>
              <w:jc w:val="right"/>
              <w:rPr>
                <w:sz w:val="18"/>
                <w:szCs w:val="20"/>
              </w:rPr>
            </w:pPr>
          </w:p>
        </w:tc>
      </w:tr>
      <w:tr w:rsidR="001D2732" w:rsidRPr="00725372" w14:paraId="39FF8D4C" w14:textId="77777777" w:rsidTr="001D2732">
        <w:trPr>
          <w:trHeight w:val="71"/>
        </w:trPr>
        <w:tc>
          <w:tcPr>
            <w:tcW w:w="810" w:type="dxa"/>
            <w:shd w:val="clear" w:color="auto" w:fill="auto"/>
            <w:vAlign w:val="center"/>
          </w:tcPr>
          <w:p w14:paraId="50FB3D1D" w14:textId="14C2C2C4"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CV</w:t>
            </w:r>
          </w:p>
        </w:tc>
        <w:tc>
          <w:tcPr>
            <w:tcW w:w="8550" w:type="dxa"/>
            <w:shd w:val="clear" w:color="auto" w:fill="auto"/>
            <w:vAlign w:val="center"/>
          </w:tcPr>
          <w:p w14:paraId="5164718D" w14:textId="0EB6A45C"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Control Valve</w:t>
            </w:r>
          </w:p>
        </w:tc>
        <w:tc>
          <w:tcPr>
            <w:tcW w:w="990" w:type="dxa"/>
            <w:tcBorders>
              <w:top w:val="nil"/>
              <w:bottom w:val="nil"/>
            </w:tcBorders>
          </w:tcPr>
          <w:p w14:paraId="15651D45" w14:textId="77777777" w:rsidR="001D2732" w:rsidRPr="00725372" w:rsidRDefault="001D2732" w:rsidP="007B431D">
            <w:pPr>
              <w:pStyle w:val="AASemiBold"/>
              <w:spacing w:before="80" w:after="40" w:line="240" w:lineRule="auto"/>
              <w:ind w:left="-109" w:right="-107"/>
              <w:jc w:val="right"/>
              <w:rPr>
                <w:sz w:val="18"/>
                <w:szCs w:val="20"/>
              </w:rPr>
            </w:pPr>
          </w:p>
        </w:tc>
      </w:tr>
      <w:tr w:rsidR="0063737F" w:rsidRPr="00725372" w14:paraId="0A7B38EE" w14:textId="77777777" w:rsidTr="001D2732">
        <w:trPr>
          <w:trHeight w:val="71"/>
        </w:trPr>
        <w:tc>
          <w:tcPr>
            <w:tcW w:w="810" w:type="dxa"/>
            <w:shd w:val="clear" w:color="auto" w:fill="auto"/>
            <w:vAlign w:val="center"/>
          </w:tcPr>
          <w:p w14:paraId="50C73656" w14:textId="1BD9D08B" w:rsidR="0063737F" w:rsidRPr="00725372" w:rsidRDefault="0063737F" w:rsidP="007B431D">
            <w:pPr>
              <w:pStyle w:val="AASemiBold"/>
              <w:spacing w:before="80" w:after="40" w:line="240" w:lineRule="auto"/>
              <w:ind w:left="-109" w:right="-107"/>
              <w:jc w:val="center"/>
              <w:rPr>
                <w:sz w:val="18"/>
                <w:szCs w:val="20"/>
              </w:rPr>
            </w:pPr>
            <w:r>
              <w:rPr>
                <w:sz w:val="18"/>
                <w:szCs w:val="20"/>
              </w:rPr>
              <w:t>DD</w:t>
            </w:r>
          </w:p>
        </w:tc>
        <w:tc>
          <w:tcPr>
            <w:tcW w:w="8550" w:type="dxa"/>
            <w:shd w:val="clear" w:color="auto" w:fill="auto"/>
            <w:vAlign w:val="center"/>
          </w:tcPr>
          <w:p w14:paraId="057C5B63" w14:textId="24B528B5" w:rsidR="0063737F" w:rsidRPr="00725372" w:rsidRDefault="0063737F" w:rsidP="007B431D">
            <w:pPr>
              <w:autoSpaceDE w:val="0"/>
              <w:autoSpaceDN w:val="0"/>
              <w:adjustRightInd w:val="0"/>
              <w:spacing w:before="80" w:after="40" w:line="240" w:lineRule="auto"/>
              <w:jc w:val="left"/>
              <w:rPr>
                <w:sz w:val="18"/>
                <w:szCs w:val="18"/>
              </w:rPr>
            </w:pPr>
            <w:r>
              <w:rPr>
                <w:sz w:val="18"/>
                <w:szCs w:val="18"/>
              </w:rPr>
              <w:t>Documentation Deliverables</w:t>
            </w:r>
          </w:p>
        </w:tc>
        <w:tc>
          <w:tcPr>
            <w:tcW w:w="990" w:type="dxa"/>
            <w:tcBorders>
              <w:top w:val="nil"/>
              <w:bottom w:val="nil"/>
            </w:tcBorders>
          </w:tcPr>
          <w:p w14:paraId="0ECA85C9" w14:textId="77777777" w:rsidR="0063737F" w:rsidRPr="00725372" w:rsidRDefault="0063737F" w:rsidP="007B431D">
            <w:pPr>
              <w:pStyle w:val="AASemiBold"/>
              <w:spacing w:before="80" w:after="40" w:line="240" w:lineRule="auto"/>
              <w:ind w:left="-109" w:right="-107"/>
              <w:jc w:val="right"/>
              <w:rPr>
                <w:sz w:val="18"/>
                <w:szCs w:val="20"/>
              </w:rPr>
            </w:pPr>
          </w:p>
        </w:tc>
      </w:tr>
      <w:tr w:rsidR="001D2732" w:rsidRPr="00725372" w14:paraId="6C947BD3" w14:textId="77777777" w:rsidTr="001D2732">
        <w:trPr>
          <w:trHeight w:val="71"/>
        </w:trPr>
        <w:tc>
          <w:tcPr>
            <w:tcW w:w="810" w:type="dxa"/>
            <w:shd w:val="clear" w:color="auto" w:fill="auto"/>
            <w:vAlign w:val="center"/>
          </w:tcPr>
          <w:p w14:paraId="1BDC6943" w14:textId="0FCC1805"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DSBT</w:t>
            </w:r>
          </w:p>
        </w:tc>
        <w:tc>
          <w:tcPr>
            <w:tcW w:w="8550" w:type="dxa"/>
            <w:shd w:val="clear" w:color="auto" w:fill="auto"/>
            <w:vAlign w:val="center"/>
          </w:tcPr>
          <w:p w14:paraId="71BF0235" w14:textId="23C22CF1"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Low Temperature Systems Department</w:t>
            </w:r>
          </w:p>
        </w:tc>
        <w:tc>
          <w:tcPr>
            <w:tcW w:w="990" w:type="dxa"/>
            <w:tcBorders>
              <w:top w:val="nil"/>
              <w:bottom w:val="nil"/>
            </w:tcBorders>
          </w:tcPr>
          <w:p w14:paraId="47C4A769"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16FBF7AC" w14:textId="77777777" w:rsidTr="001D2732">
        <w:trPr>
          <w:trHeight w:val="71"/>
        </w:trPr>
        <w:tc>
          <w:tcPr>
            <w:tcW w:w="810" w:type="dxa"/>
            <w:shd w:val="clear" w:color="auto" w:fill="auto"/>
            <w:vAlign w:val="center"/>
          </w:tcPr>
          <w:p w14:paraId="175F3E7F" w14:textId="6B42EB12"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EH</w:t>
            </w:r>
          </w:p>
        </w:tc>
        <w:tc>
          <w:tcPr>
            <w:tcW w:w="8550" w:type="dxa"/>
            <w:shd w:val="clear" w:color="auto" w:fill="auto"/>
            <w:vAlign w:val="center"/>
          </w:tcPr>
          <w:p w14:paraId="3BED56E5" w14:textId="0141035C"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Electrical Heater</w:t>
            </w:r>
          </w:p>
        </w:tc>
        <w:tc>
          <w:tcPr>
            <w:tcW w:w="990" w:type="dxa"/>
            <w:tcBorders>
              <w:top w:val="nil"/>
              <w:bottom w:val="nil"/>
            </w:tcBorders>
          </w:tcPr>
          <w:p w14:paraId="1B2B50FB"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1BD03BE2" w14:textId="77777777" w:rsidTr="001D2732">
        <w:trPr>
          <w:trHeight w:val="71"/>
        </w:trPr>
        <w:tc>
          <w:tcPr>
            <w:tcW w:w="810" w:type="dxa"/>
            <w:shd w:val="clear" w:color="auto" w:fill="auto"/>
            <w:vAlign w:val="center"/>
          </w:tcPr>
          <w:p w14:paraId="5B5938DB" w14:textId="362A909A"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FAT</w:t>
            </w:r>
          </w:p>
        </w:tc>
        <w:tc>
          <w:tcPr>
            <w:tcW w:w="8550" w:type="dxa"/>
            <w:shd w:val="clear" w:color="auto" w:fill="auto"/>
            <w:vAlign w:val="center"/>
          </w:tcPr>
          <w:p w14:paraId="08E70C51" w14:textId="19FA35EC"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Factory Acceptance Test</w:t>
            </w:r>
          </w:p>
        </w:tc>
        <w:tc>
          <w:tcPr>
            <w:tcW w:w="990" w:type="dxa"/>
            <w:tcBorders>
              <w:top w:val="nil"/>
              <w:bottom w:val="nil"/>
            </w:tcBorders>
          </w:tcPr>
          <w:p w14:paraId="22D04257" w14:textId="77777777" w:rsidR="001D2732" w:rsidRPr="00725372" w:rsidRDefault="001D2732" w:rsidP="007B431D">
            <w:pPr>
              <w:pStyle w:val="AASemiBold"/>
              <w:spacing w:before="80" w:after="40" w:line="240" w:lineRule="auto"/>
              <w:ind w:left="-109" w:right="-107"/>
              <w:jc w:val="right"/>
              <w:rPr>
                <w:sz w:val="18"/>
                <w:szCs w:val="20"/>
              </w:rPr>
            </w:pPr>
          </w:p>
        </w:tc>
      </w:tr>
      <w:tr w:rsidR="0063737F" w:rsidRPr="00725372" w14:paraId="45B48021" w14:textId="77777777" w:rsidTr="001D2732">
        <w:trPr>
          <w:trHeight w:val="71"/>
        </w:trPr>
        <w:tc>
          <w:tcPr>
            <w:tcW w:w="810" w:type="dxa"/>
            <w:shd w:val="clear" w:color="auto" w:fill="auto"/>
            <w:vAlign w:val="center"/>
          </w:tcPr>
          <w:p w14:paraId="155556B6" w14:textId="2E815D9D" w:rsidR="0063737F" w:rsidRPr="00725372" w:rsidRDefault="0063737F" w:rsidP="0063737F">
            <w:pPr>
              <w:pStyle w:val="AASemiBold"/>
              <w:spacing w:before="80" w:after="40" w:line="240" w:lineRule="auto"/>
              <w:ind w:left="-109" w:right="-107"/>
              <w:jc w:val="center"/>
              <w:rPr>
                <w:sz w:val="18"/>
                <w:szCs w:val="20"/>
              </w:rPr>
            </w:pPr>
            <w:r w:rsidRPr="00725372">
              <w:rPr>
                <w:sz w:val="18"/>
                <w:szCs w:val="20"/>
              </w:rPr>
              <w:t>FMECA</w:t>
            </w:r>
          </w:p>
        </w:tc>
        <w:tc>
          <w:tcPr>
            <w:tcW w:w="8550" w:type="dxa"/>
            <w:shd w:val="clear" w:color="auto" w:fill="auto"/>
            <w:vAlign w:val="center"/>
          </w:tcPr>
          <w:p w14:paraId="05EC41F0" w14:textId="33F129CD" w:rsidR="0063737F" w:rsidRPr="00725372" w:rsidRDefault="0063737F" w:rsidP="0063737F">
            <w:pPr>
              <w:autoSpaceDE w:val="0"/>
              <w:autoSpaceDN w:val="0"/>
              <w:adjustRightInd w:val="0"/>
              <w:spacing w:before="80" w:after="40" w:line="240" w:lineRule="auto"/>
              <w:jc w:val="left"/>
              <w:rPr>
                <w:sz w:val="18"/>
                <w:szCs w:val="18"/>
              </w:rPr>
            </w:pPr>
            <w:r w:rsidRPr="00725372">
              <w:rPr>
                <w:sz w:val="18"/>
                <w:szCs w:val="18"/>
              </w:rPr>
              <w:t>Failure mode, effects, and criticality analysis</w:t>
            </w:r>
          </w:p>
        </w:tc>
        <w:tc>
          <w:tcPr>
            <w:tcW w:w="990" w:type="dxa"/>
            <w:tcBorders>
              <w:top w:val="nil"/>
              <w:bottom w:val="nil"/>
            </w:tcBorders>
          </w:tcPr>
          <w:p w14:paraId="53AA420B" w14:textId="77777777" w:rsidR="0063737F" w:rsidRPr="00725372" w:rsidRDefault="0063737F" w:rsidP="0063737F">
            <w:pPr>
              <w:pStyle w:val="AASemiBold"/>
              <w:spacing w:before="80" w:after="40" w:line="240" w:lineRule="auto"/>
              <w:ind w:left="-109" w:right="-107"/>
              <w:jc w:val="right"/>
              <w:rPr>
                <w:sz w:val="18"/>
                <w:szCs w:val="20"/>
              </w:rPr>
            </w:pPr>
          </w:p>
        </w:tc>
      </w:tr>
      <w:tr w:rsidR="001D2732" w:rsidRPr="00725372" w14:paraId="61524B4B" w14:textId="77777777" w:rsidTr="001D2732">
        <w:trPr>
          <w:trHeight w:val="71"/>
        </w:trPr>
        <w:tc>
          <w:tcPr>
            <w:tcW w:w="810" w:type="dxa"/>
            <w:shd w:val="clear" w:color="auto" w:fill="auto"/>
            <w:vAlign w:val="center"/>
          </w:tcPr>
          <w:p w14:paraId="1E961C4E" w14:textId="2EF352BC"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FT</w:t>
            </w:r>
          </w:p>
        </w:tc>
        <w:tc>
          <w:tcPr>
            <w:tcW w:w="8550" w:type="dxa"/>
            <w:shd w:val="clear" w:color="auto" w:fill="auto"/>
            <w:vAlign w:val="center"/>
          </w:tcPr>
          <w:p w14:paraId="7FC88F95" w14:textId="4D18B958" w:rsidR="001D2732" w:rsidRPr="00725372" w:rsidRDefault="00062302" w:rsidP="007B431D">
            <w:pPr>
              <w:autoSpaceDE w:val="0"/>
              <w:autoSpaceDN w:val="0"/>
              <w:adjustRightInd w:val="0"/>
              <w:spacing w:before="80" w:after="40" w:line="240" w:lineRule="auto"/>
              <w:jc w:val="left"/>
              <w:rPr>
                <w:sz w:val="18"/>
                <w:szCs w:val="18"/>
              </w:rPr>
            </w:pPr>
            <w:r>
              <w:rPr>
                <w:sz w:val="18"/>
                <w:szCs w:val="18"/>
              </w:rPr>
              <w:t>Fault Tolerance</w:t>
            </w:r>
          </w:p>
        </w:tc>
        <w:tc>
          <w:tcPr>
            <w:tcW w:w="990" w:type="dxa"/>
            <w:tcBorders>
              <w:top w:val="nil"/>
              <w:bottom w:val="nil"/>
            </w:tcBorders>
          </w:tcPr>
          <w:p w14:paraId="4C39509F"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5CAB91ED" w14:textId="77777777" w:rsidTr="001D2732">
        <w:trPr>
          <w:trHeight w:val="71"/>
        </w:trPr>
        <w:tc>
          <w:tcPr>
            <w:tcW w:w="810" w:type="dxa"/>
            <w:shd w:val="clear" w:color="auto" w:fill="auto"/>
            <w:vAlign w:val="center"/>
          </w:tcPr>
          <w:p w14:paraId="2D1F600D" w14:textId="3EC8DC82" w:rsidR="001D2732" w:rsidRPr="00725372" w:rsidRDefault="001D2732" w:rsidP="007B431D">
            <w:pPr>
              <w:pStyle w:val="AASemiBold"/>
              <w:spacing w:before="80" w:after="40" w:line="240" w:lineRule="auto"/>
              <w:ind w:left="-109" w:right="-107"/>
              <w:jc w:val="center"/>
              <w:rPr>
                <w:sz w:val="18"/>
                <w:szCs w:val="20"/>
              </w:rPr>
            </w:pPr>
            <w:proofErr w:type="spellStart"/>
            <w:r w:rsidRPr="00725372">
              <w:rPr>
                <w:sz w:val="18"/>
                <w:szCs w:val="20"/>
              </w:rPr>
              <w:t>GHe</w:t>
            </w:r>
            <w:proofErr w:type="spellEnd"/>
          </w:p>
        </w:tc>
        <w:tc>
          <w:tcPr>
            <w:tcW w:w="8550" w:type="dxa"/>
            <w:shd w:val="clear" w:color="auto" w:fill="auto"/>
            <w:vAlign w:val="center"/>
          </w:tcPr>
          <w:p w14:paraId="27B4AA77" w14:textId="3AC03813"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Gaseous Helium</w:t>
            </w:r>
          </w:p>
        </w:tc>
        <w:tc>
          <w:tcPr>
            <w:tcW w:w="990" w:type="dxa"/>
            <w:tcBorders>
              <w:top w:val="nil"/>
              <w:bottom w:val="nil"/>
            </w:tcBorders>
          </w:tcPr>
          <w:p w14:paraId="58FC659B"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5652DE21" w14:textId="77777777" w:rsidTr="001D2732">
        <w:trPr>
          <w:trHeight w:val="71"/>
        </w:trPr>
        <w:tc>
          <w:tcPr>
            <w:tcW w:w="810" w:type="dxa"/>
            <w:shd w:val="clear" w:color="auto" w:fill="auto"/>
            <w:vAlign w:val="center"/>
          </w:tcPr>
          <w:p w14:paraId="7CC7F92B" w14:textId="100130AE"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HAZOP</w:t>
            </w:r>
          </w:p>
        </w:tc>
        <w:tc>
          <w:tcPr>
            <w:tcW w:w="8550" w:type="dxa"/>
            <w:shd w:val="clear" w:color="auto" w:fill="auto"/>
            <w:vAlign w:val="center"/>
          </w:tcPr>
          <w:p w14:paraId="1EAED79E" w14:textId="18B5302C"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 xml:space="preserve">HAZard and </w:t>
            </w:r>
            <w:proofErr w:type="spellStart"/>
            <w:r w:rsidRPr="00725372">
              <w:rPr>
                <w:sz w:val="18"/>
                <w:szCs w:val="18"/>
              </w:rPr>
              <w:t>OPerability</w:t>
            </w:r>
            <w:proofErr w:type="spellEnd"/>
          </w:p>
        </w:tc>
        <w:tc>
          <w:tcPr>
            <w:tcW w:w="990" w:type="dxa"/>
            <w:tcBorders>
              <w:top w:val="nil"/>
              <w:bottom w:val="nil"/>
            </w:tcBorders>
          </w:tcPr>
          <w:p w14:paraId="34927894"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3F1F6C4A" w14:textId="77777777" w:rsidTr="001D2732">
        <w:trPr>
          <w:trHeight w:val="256"/>
        </w:trPr>
        <w:tc>
          <w:tcPr>
            <w:tcW w:w="810" w:type="dxa"/>
            <w:shd w:val="clear" w:color="auto" w:fill="auto"/>
            <w:vAlign w:val="center"/>
          </w:tcPr>
          <w:p w14:paraId="44206C35" w14:textId="7A05BADC" w:rsidR="001D2732" w:rsidRPr="00725372" w:rsidRDefault="001D2732" w:rsidP="007B431D">
            <w:pPr>
              <w:pStyle w:val="AASemiBold"/>
              <w:spacing w:before="80" w:after="40" w:line="240" w:lineRule="auto"/>
              <w:ind w:left="-109" w:right="-107"/>
              <w:jc w:val="center"/>
              <w:rPr>
                <w:b/>
                <w:bCs/>
                <w:sz w:val="18"/>
                <w:szCs w:val="20"/>
              </w:rPr>
            </w:pPr>
            <w:r w:rsidRPr="00725372">
              <w:rPr>
                <w:sz w:val="18"/>
                <w:szCs w:val="20"/>
              </w:rPr>
              <w:t>He</w:t>
            </w:r>
          </w:p>
        </w:tc>
        <w:tc>
          <w:tcPr>
            <w:tcW w:w="8550" w:type="dxa"/>
            <w:shd w:val="clear" w:color="auto" w:fill="auto"/>
            <w:vAlign w:val="center"/>
          </w:tcPr>
          <w:p w14:paraId="2AE40D63" w14:textId="48DE7093"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Helium</w:t>
            </w:r>
          </w:p>
        </w:tc>
        <w:tc>
          <w:tcPr>
            <w:tcW w:w="990" w:type="dxa"/>
            <w:tcBorders>
              <w:top w:val="nil"/>
              <w:bottom w:val="nil"/>
            </w:tcBorders>
          </w:tcPr>
          <w:p w14:paraId="09E26A88"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21FF3033" w14:textId="77777777" w:rsidTr="001D2732">
        <w:trPr>
          <w:trHeight w:val="71"/>
        </w:trPr>
        <w:tc>
          <w:tcPr>
            <w:tcW w:w="810" w:type="dxa"/>
            <w:shd w:val="clear" w:color="auto" w:fill="auto"/>
            <w:vAlign w:val="center"/>
          </w:tcPr>
          <w:p w14:paraId="338A1A5E" w14:textId="18918B8D"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HMI</w:t>
            </w:r>
          </w:p>
        </w:tc>
        <w:tc>
          <w:tcPr>
            <w:tcW w:w="8550" w:type="dxa"/>
            <w:shd w:val="clear" w:color="auto" w:fill="auto"/>
            <w:vAlign w:val="center"/>
          </w:tcPr>
          <w:p w14:paraId="54224690" w14:textId="22A35307"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Human Machine Interface</w:t>
            </w:r>
          </w:p>
        </w:tc>
        <w:tc>
          <w:tcPr>
            <w:tcW w:w="990" w:type="dxa"/>
            <w:tcBorders>
              <w:top w:val="nil"/>
              <w:bottom w:val="nil"/>
            </w:tcBorders>
          </w:tcPr>
          <w:p w14:paraId="41F9E7EA"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7F8F625B" w14:textId="77777777" w:rsidTr="001D2732">
        <w:trPr>
          <w:trHeight w:val="71"/>
        </w:trPr>
        <w:tc>
          <w:tcPr>
            <w:tcW w:w="810" w:type="dxa"/>
            <w:shd w:val="clear" w:color="auto" w:fill="auto"/>
            <w:vAlign w:val="center"/>
          </w:tcPr>
          <w:p w14:paraId="55E8D078" w14:textId="6EB4ECDC"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HP</w:t>
            </w:r>
          </w:p>
        </w:tc>
        <w:tc>
          <w:tcPr>
            <w:tcW w:w="8550" w:type="dxa"/>
            <w:shd w:val="clear" w:color="auto" w:fill="auto"/>
            <w:vAlign w:val="center"/>
          </w:tcPr>
          <w:p w14:paraId="5F92716B" w14:textId="2DEFB267"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High Pressure</w:t>
            </w:r>
          </w:p>
        </w:tc>
        <w:tc>
          <w:tcPr>
            <w:tcW w:w="990" w:type="dxa"/>
            <w:tcBorders>
              <w:top w:val="nil"/>
              <w:bottom w:val="nil"/>
            </w:tcBorders>
          </w:tcPr>
          <w:p w14:paraId="1016104F"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67FDFD9F" w14:textId="77777777" w:rsidTr="001D2732">
        <w:trPr>
          <w:trHeight w:val="71"/>
        </w:trPr>
        <w:tc>
          <w:tcPr>
            <w:tcW w:w="810" w:type="dxa"/>
            <w:shd w:val="clear" w:color="auto" w:fill="auto"/>
            <w:vAlign w:val="center"/>
          </w:tcPr>
          <w:p w14:paraId="3ABD31DF" w14:textId="5F9BE445" w:rsidR="001D2732" w:rsidRPr="00725372" w:rsidRDefault="001D2732" w:rsidP="007B431D">
            <w:pPr>
              <w:pStyle w:val="AASemiBold"/>
              <w:spacing w:before="80" w:after="40" w:line="240" w:lineRule="auto"/>
              <w:ind w:left="-109" w:right="-107"/>
              <w:jc w:val="center"/>
              <w:rPr>
                <w:sz w:val="18"/>
                <w:szCs w:val="20"/>
              </w:rPr>
            </w:pPr>
            <w:r w:rsidRPr="00725372">
              <w:rPr>
                <w:sz w:val="18"/>
                <w:szCs w:val="20"/>
              </w:rPr>
              <w:t>HVAC</w:t>
            </w:r>
          </w:p>
        </w:tc>
        <w:tc>
          <w:tcPr>
            <w:tcW w:w="8550" w:type="dxa"/>
            <w:shd w:val="clear" w:color="auto" w:fill="auto"/>
            <w:vAlign w:val="center"/>
          </w:tcPr>
          <w:p w14:paraId="072F18BF" w14:textId="7A911683" w:rsidR="001D2732" w:rsidRPr="00725372" w:rsidRDefault="001D2732" w:rsidP="007B431D">
            <w:pPr>
              <w:autoSpaceDE w:val="0"/>
              <w:autoSpaceDN w:val="0"/>
              <w:adjustRightInd w:val="0"/>
              <w:spacing w:before="80" w:after="40" w:line="240" w:lineRule="auto"/>
              <w:jc w:val="left"/>
              <w:rPr>
                <w:sz w:val="18"/>
                <w:szCs w:val="18"/>
              </w:rPr>
            </w:pPr>
            <w:r w:rsidRPr="00725372">
              <w:rPr>
                <w:sz w:val="18"/>
                <w:szCs w:val="18"/>
              </w:rPr>
              <w:t>Heating, Ventilation and Air Conditioning</w:t>
            </w:r>
          </w:p>
        </w:tc>
        <w:tc>
          <w:tcPr>
            <w:tcW w:w="990" w:type="dxa"/>
            <w:tcBorders>
              <w:top w:val="nil"/>
              <w:bottom w:val="nil"/>
            </w:tcBorders>
          </w:tcPr>
          <w:p w14:paraId="34D51DF8" w14:textId="77777777" w:rsidR="001D2732" w:rsidRPr="00725372" w:rsidRDefault="001D2732" w:rsidP="007B431D">
            <w:pPr>
              <w:pStyle w:val="AASemiBold"/>
              <w:spacing w:before="80" w:after="40" w:line="240" w:lineRule="auto"/>
              <w:ind w:left="-109" w:right="-107"/>
              <w:jc w:val="right"/>
              <w:rPr>
                <w:sz w:val="18"/>
                <w:szCs w:val="20"/>
              </w:rPr>
            </w:pPr>
          </w:p>
        </w:tc>
      </w:tr>
      <w:tr w:rsidR="001D2732" w:rsidRPr="00725372" w14:paraId="30C79B3C" w14:textId="77777777" w:rsidTr="001D2732">
        <w:trPr>
          <w:trHeight w:val="71"/>
        </w:trPr>
        <w:tc>
          <w:tcPr>
            <w:tcW w:w="810" w:type="dxa"/>
            <w:shd w:val="clear" w:color="auto" w:fill="auto"/>
            <w:vAlign w:val="center"/>
          </w:tcPr>
          <w:p w14:paraId="40542F42" w14:textId="0AC761D2"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HV</w:t>
            </w:r>
          </w:p>
        </w:tc>
        <w:tc>
          <w:tcPr>
            <w:tcW w:w="8550" w:type="dxa"/>
            <w:shd w:val="clear" w:color="auto" w:fill="auto"/>
            <w:vAlign w:val="center"/>
          </w:tcPr>
          <w:p w14:paraId="78A5CBF1" w14:textId="1E006878"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Hand Valve</w:t>
            </w:r>
          </w:p>
        </w:tc>
        <w:tc>
          <w:tcPr>
            <w:tcW w:w="990" w:type="dxa"/>
            <w:tcBorders>
              <w:top w:val="nil"/>
              <w:bottom w:val="nil"/>
            </w:tcBorders>
          </w:tcPr>
          <w:p w14:paraId="0B8DDC02"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02C787D2" w14:textId="77777777" w:rsidTr="001D2732">
        <w:trPr>
          <w:trHeight w:val="71"/>
        </w:trPr>
        <w:tc>
          <w:tcPr>
            <w:tcW w:w="810" w:type="dxa"/>
            <w:shd w:val="clear" w:color="auto" w:fill="auto"/>
            <w:vAlign w:val="center"/>
          </w:tcPr>
          <w:p w14:paraId="15F79F38" w14:textId="2B198B90"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HX</w:t>
            </w:r>
          </w:p>
        </w:tc>
        <w:tc>
          <w:tcPr>
            <w:tcW w:w="8550" w:type="dxa"/>
            <w:shd w:val="clear" w:color="auto" w:fill="auto"/>
            <w:vAlign w:val="center"/>
          </w:tcPr>
          <w:p w14:paraId="57A3F4BE" w14:textId="0E0BE36A"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Heat Exchanger</w:t>
            </w:r>
          </w:p>
        </w:tc>
        <w:tc>
          <w:tcPr>
            <w:tcW w:w="990" w:type="dxa"/>
            <w:tcBorders>
              <w:top w:val="nil"/>
              <w:bottom w:val="nil"/>
            </w:tcBorders>
          </w:tcPr>
          <w:p w14:paraId="47F10F37" w14:textId="77777777" w:rsidR="001D2732" w:rsidRPr="00725372" w:rsidRDefault="001D2732" w:rsidP="001D2732">
            <w:pPr>
              <w:pStyle w:val="AASemiBold"/>
              <w:spacing w:before="80" w:after="40" w:line="240" w:lineRule="auto"/>
              <w:ind w:left="-109" w:right="-107"/>
              <w:jc w:val="right"/>
              <w:rPr>
                <w:sz w:val="18"/>
                <w:szCs w:val="20"/>
              </w:rPr>
            </w:pPr>
          </w:p>
        </w:tc>
      </w:tr>
      <w:tr w:rsidR="00B46604" w:rsidRPr="00725372" w14:paraId="3C703F39" w14:textId="77777777" w:rsidTr="001D2732">
        <w:trPr>
          <w:trHeight w:val="71"/>
        </w:trPr>
        <w:tc>
          <w:tcPr>
            <w:tcW w:w="810" w:type="dxa"/>
            <w:shd w:val="clear" w:color="auto" w:fill="auto"/>
            <w:vAlign w:val="center"/>
          </w:tcPr>
          <w:p w14:paraId="5277435A" w14:textId="057D7961" w:rsidR="00B46604" w:rsidRPr="00725372" w:rsidRDefault="00B46604" w:rsidP="001D2732">
            <w:pPr>
              <w:pStyle w:val="AASemiBold"/>
              <w:spacing w:before="80" w:after="40" w:line="240" w:lineRule="auto"/>
              <w:ind w:left="-109" w:right="-107"/>
              <w:jc w:val="center"/>
              <w:rPr>
                <w:sz w:val="18"/>
                <w:szCs w:val="20"/>
              </w:rPr>
            </w:pPr>
            <w:r>
              <w:rPr>
                <w:sz w:val="18"/>
                <w:szCs w:val="20"/>
              </w:rPr>
              <w:t>KOM</w:t>
            </w:r>
          </w:p>
        </w:tc>
        <w:tc>
          <w:tcPr>
            <w:tcW w:w="8550" w:type="dxa"/>
            <w:shd w:val="clear" w:color="auto" w:fill="auto"/>
            <w:vAlign w:val="center"/>
          </w:tcPr>
          <w:p w14:paraId="445FB27B" w14:textId="20244BB2" w:rsidR="00B46604" w:rsidRPr="00725372" w:rsidRDefault="00B46604" w:rsidP="001D2732">
            <w:pPr>
              <w:autoSpaceDE w:val="0"/>
              <w:autoSpaceDN w:val="0"/>
              <w:adjustRightInd w:val="0"/>
              <w:spacing w:before="80" w:after="40" w:line="240" w:lineRule="auto"/>
              <w:jc w:val="left"/>
              <w:rPr>
                <w:sz w:val="18"/>
                <w:szCs w:val="18"/>
              </w:rPr>
            </w:pPr>
            <w:r>
              <w:rPr>
                <w:sz w:val="18"/>
                <w:szCs w:val="18"/>
              </w:rPr>
              <w:t>Kick-Off Meeting</w:t>
            </w:r>
          </w:p>
        </w:tc>
        <w:tc>
          <w:tcPr>
            <w:tcW w:w="990" w:type="dxa"/>
            <w:tcBorders>
              <w:top w:val="nil"/>
              <w:bottom w:val="nil"/>
            </w:tcBorders>
          </w:tcPr>
          <w:p w14:paraId="264EE9E8" w14:textId="77777777" w:rsidR="00B46604" w:rsidRPr="00725372" w:rsidRDefault="00B46604" w:rsidP="001D2732">
            <w:pPr>
              <w:pStyle w:val="AASemiBold"/>
              <w:spacing w:before="80" w:after="40" w:line="240" w:lineRule="auto"/>
              <w:ind w:left="-109" w:right="-107"/>
              <w:jc w:val="right"/>
              <w:rPr>
                <w:sz w:val="18"/>
                <w:szCs w:val="20"/>
              </w:rPr>
            </w:pPr>
          </w:p>
        </w:tc>
      </w:tr>
      <w:tr w:rsidR="001D2732" w:rsidRPr="00725372" w14:paraId="5227DB58" w14:textId="77777777" w:rsidTr="001D2732">
        <w:trPr>
          <w:trHeight w:val="71"/>
        </w:trPr>
        <w:tc>
          <w:tcPr>
            <w:tcW w:w="810" w:type="dxa"/>
            <w:shd w:val="clear" w:color="auto" w:fill="auto"/>
            <w:vAlign w:val="center"/>
          </w:tcPr>
          <w:p w14:paraId="3BB22F0C" w14:textId="792013A6" w:rsidR="001D2732" w:rsidRPr="00725372" w:rsidRDefault="001D2732" w:rsidP="001D2732">
            <w:pPr>
              <w:pStyle w:val="AASemiBold"/>
              <w:spacing w:before="80" w:after="40" w:line="240" w:lineRule="auto"/>
              <w:ind w:left="-109" w:right="-107"/>
              <w:jc w:val="center"/>
              <w:rPr>
                <w:sz w:val="18"/>
                <w:szCs w:val="20"/>
              </w:rPr>
            </w:pPr>
            <w:proofErr w:type="spellStart"/>
            <w:r w:rsidRPr="00725372">
              <w:rPr>
                <w:sz w:val="18"/>
                <w:szCs w:val="20"/>
              </w:rPr>
              <w:t>LHe</w:t>
            </w:r>
            <w:proofErr w:type="spellEnd"/>
          </w:p>
        </w:tc>
        <w:tc>
          <w:tcPr>
            <w:tcW w:w="8550" w:type="dxa"/>
            <w:shd w:val="clear" w:color="auto" w:fill="auto"/>
            <w:vAlign w:val="center"/>
          </w:tcPr>
          <w:p w14:paraId="3DC3BC33" w14:textId="5E9EC5B5"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Liquid Helium</w:t>
            </w:r>
          </w:p>
        </w:tc>
        <w:tc>
          <w:tcPr>
            <w:tcW w:w="990" w:type="dxa"/>
            <w:tcBorders>
              <w:top w:val="nil"/>
              <w:bottom w:val="nil"/>
            </w:tcBorders>
          </w:tcPr>
          <w:p w14:paraId="1917BD08"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66E6E106" w14:textId="77777777" w:rsidTr="001D2732">
        <w:trPr>
          <w:trHeight w:val="71"/>
        </w:trPr>
        <w:tc>
          <w:tcPr>
            <w:tcW w:w="810" w:type="dxa"/>
            <w:shd w:val="clear" w:color="auto" w:fill="auto"/>
            <w:vAlign w:val="center"/>
          </w:tcPr>
          <w:p w14:paraId="03715AC3" w14:textId="43D334AD" w:rsidR="001D2732" w:rsidRPr="00725372" w:rsidRDefault="001D2732" w:rsidP="001D2732">
            <w:pPr>
              <w:pStyle w:val="AASemiBold"/>
              <w:spacing w:before="80" w:after="40" w:line="240" w:lineRule="auto"/>
              <w:ind w:left="-109" w:right="-107"/>
              <w:jc w:val="center"/>
              <w:rPr>
                <w:sz w:val="18"/>
                <w:szCs w:val="20"/>
              </w:rPr>
            </w:pPr>
            <w:r>
              <w:rPr>
                <w:sz w:val="18"/>
                <w:szCs w:val="20"/>
              </w:rPr>
              <w:t>LN</w:t>
            </w:r>
            <w:r w:rsidRPr="001D2732">
              <w:rPr>
                <w:sz w:val="18"/>
                <w:szCs w:val="20"/>
                <w:vertAlign w:val="subscript"/>
              </w:rPr>
              <w:t>2</w:t>
            </w:r>
          </w:p>
        </w:tc>
        <w:tc>
          <w:tcPr>
            <w:tcW w:w="8550" w:type="dxa"/>
            <w:shd w:val="clear" w:color="auto" w:fill="auto"/>
            <w:vAlign w:val="center"/>
          </w:tcPr>
          <w:p w14:paraId="2EB3A3A3" w14:textId="4B551015" w:rsidR="001D2732" w:rsidRPr="00725372" w:rsidRDefault="001D2732" w:rsidP="001D2732">
            <w:pPr>
              <w:autoSpaceDE w:val="0"/>
              <w:autoSpaceDN w:val="0"/>
              <w:adjustRightInd w:val="0"/>
              <w:spacing w:before="80" w:after="40" w:line="240" w:lineRule="auto"/>
              <w:jc w:val="left"/>
              <w:rPr>
                <w:sz w:val="18"/>
                <w:szCs w:val="18"/>
              </w:rPr>
            </w:pPr>
            <w:r>
              <w:rPr>
                <w:sz w:val="18"/>
                <w:szCs w:val="18"/>
              </w:rPr>
              <w:t>Liquid Nitrogen</w:t>
            </w:r>
          </w:p>
        </w:tc>
        <w:tc>
          <w:tcPr>
            <w:tcW w:w="990" w:type="dxa"/>
            <w:tcBorders>
              <w:top w:val="nil"/>
              <w:bottom w:val="nil"/>
            </w:tcBorders>
          </w:tcPr>
          <w:p w14:paraId="3C9971EB"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0699C7F4" w14:textId="77777777" w:rsidTr="001D2732">
        <w:trPr>
          <w:trHeight w:val="71"/>
        </w:trPr>
        <w:tc>
          <w:tcPr>
            <w:tcW w:w="810" w:type="dxa"/>
            <w:shd w:val="clear" w:color="auto" w:fill="auto"/>
            <w:vAlign w:val="center"/>
          </w:tcPr>
          <w:p w14:paraId="5E1697C2" w14:textId="0C139B15"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LINAC</w:t>
            </w:r>
          </w:p>
        </w:tc>
        <w:tc>
          <w:tcPr>
            <w:tcW w:w="8550" w:type="dxa"/>
            <w:shd w:val="clear" w:color="auto" w:fill="auto"/>
            <w:vAlign w:val="center"/>
          </w:tcPr>
          <w:p w14:paraId="23C8D0AF" w14:textId="67311E70"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Linear Accelerator</w:t>
            </w:r>
          </w:p>
        </w:tc>
        <w:tc>
          <w:tcPr>
            <w:tcW w:w="990" w:type="dxa"/>
            <w:tcBorders>
              <w:top w:val="nil"/>
              <w:bottom w:val="nil"/>
            </w:tcBorders>
          </w:tcPr>
          <w:p w14:paraId="69FA8FEE"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709FCDB7" w14:textId="77777777" w:rsidTr="001D2732">
        <w:trPr>
          <w:trHeight w:val="71"/>
        </w:trPr>
        <w:tc>
          <w:tcPr>
            <w:tcW w:w="810" w:type="dxa"/>
            <w:shd w:val="clear" w:color="auto" w:fill="auto"/>
            <w:vAlign w:val="center"/>
          </w:tcPr>
          <w:p w14:paraId="5498A24C" w14:textId="62699629" w:rsidR="001D2732" w:rsidRPr="00725372" w:rsidRDefault="001D2732" w:rsidP="001D2732">
            <w:pPr>
              <w:pStyle w:val="AASemiBold"/>
              <w:spacing w:before="80" w:after="40" w:line="240" w:lineRule="auto"/>
              <w:ind w:left="-109" w:right="-107"/>
              <w:jc w:val="center"/>
              <w:rPr>
                <w:b/>
                <w:bCs/>
                <w:sz w:val="18"/>
                <w:szCs w:val="20"/>
              </w:rPr>
            </w:pPr>
            <w:r w:rsidRPr="00725372">
              <w:rPr>
                <w:sz w:val="18"/>
                <w:szCs w:val="20"/>
              </w:rPr>
              <w:t>LTU</w:t>
            </w:r>
          </w:p>
        </w:tc>
        <w:tc>
          <w:tcPr>
            <w:tcW w:w="8550" w:type="dxa"/>
            <w:shd w:val="clear" w:color="auto" w:fill="auto"/>
            <w:vAlign w:val="center"/>
          </w:tcPr>
          <w:p w14:paraId="7E972276" w14:textId="07B29D2E"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LINAC Tunnel</w:t>
            </w:r>
          </w:p>
        </w:tc>
        <w:tc>
          <w:tcPr>
            <w:tcW w:w="990" w:type="dxa"/>
            <w:tcBorders>
              <w:top w:val="nil"/>
              <w:bottom w:val="nil"/>
            </w:tcBorders>
          </w:tcPr>
          <w:p w14:paraId="0711F571"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55052E6F" w14:textId="77777777" w:rsidTr="001D2732">
        <w:trPr>
          <w:trHeight w:val="71"/>
        </w:trPr>
        <w:tc>
          <w:tcPr>
            <w:tcW w:w="810" w:type="dxa"/>
            <w:shd w:val="clear" w:color="auto" w:fill="auto"/>
            <w:vAlign w:val="center"/>
          </w:tcPr>
          <w:p w14:paraId="6B1ED125" w14:textId="21243312"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LP</w:t>
            </w:r>
          </w:p>
        </w:tc>
        <w:tc>
          <w:tcPr>
            <w:tcW w:w="8550" w:type="dxa"/>
            <w:shd w:val="clear" w:color="auto" w:fill="auto"/>
            <w:vAlign w:val="center"/>
          </w:tcPr>
          <w:p w14:paraId="184A65EA" w14:textId="04C80EF6"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Low Pressure</w:t>
            </w:r>
          </w:p>
        </w:tc>
        <w:tc>
          <w:tcPr>
            <w:tcW w:w="990" w:type="dxa"/>
            <w:tcBorders>
              <w:top w:val="nil"/>
              <w:bottom w:val="nil"/>
            </w:tcBorders>
          </w:tcPr>
          <w:p w14:paraId="79348404"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6F7706C1" w14:textId="77777777" w:rsidTr="001D2732">
        <w:trPr>
          <w:trHeight w:val="71"/>
        </w:trPr>
        <w:tc>
          <w:tcPr>
            <w:tcW w:w="810" w:type="dxa"/>
            <w:shd w:val="clear" w:color="auto" w:fill="auto"/>
          </w:tcPr>
          <w:p w14:paraId="42D33263" w14:textId="09F2A98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LWC</w:t>
            </w:r>
          </w:p>
        </w:tc>
        <w:tc>
          <w:tcPr>
            <w:tcW w:w="8550" w:type="dxa"/>
            <w:shd w:val="clear" w:color="auto" w:fill="auto"/>
          </w:tcPr>
          <w:p w14:paraId="3B40E68B" w14:textId="3D5EF97C"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Low Pressure Warm Compressor</w:t>
            </w:r>
          </w:p>
        </w:tc>
        <w:tc>
          <w:tcPr>
            <w:tcW w:w="990" w:type="dxa"/>
            <w:tcBorders>
              <w:top w:val="nil"/>
              <w:bottom w:val="nil"/>
            </w:tcBorders>
          </w:tcPr>
          <w:p w14:paraId="43D92F86" w14:textId="77777777" w:rsidR="001D2732" w:rsidRPr="00725372" w:rsidRDefault="001D2732" w:rsidP="001D2732">
            <w:pPr>
              <w:pStyle w:val="AASemiBold"/>
              <w:spacing w:before="80" w:after="40" w:line="240" w:lineRule="auto"/>
              <w:ind w:left="-109" w:right="-107"/>
              <w:jc w:val="right"/>
              <w:rPr>
                <w:sz w:val="18"/>
                <w:szCs w:val="20"/>
              </w:rPr>
            </w:pPr>
          </w:p>
        </w:tc>
      </w:tr>
      <w:tr w:rsidR="0087249F" w:rsidRPr="00725372" w14:paraId="69D42F6E" w14:textId="77777777" w:rsidTr="001D2732">
        <w:trPr>
          <w:trHeight w:val="71"/>
        </w:trPr>
        <w:tc>
          <w:tcPr>
            <w:tcW w:w="810" w:type="dxa"/>
            <w:shd w:val="clear" w:color="auto" w:fill="auto"/>
            <w:vAlign w:val="center"/>
          </w:tcPr>
          <w:p w14:paraId="734380F4" w14:textId="1E2D0C01" w:rsidR="0087249F" w:rsidRPr="00725372" w:rsidRDefault="0087249F" w:rsidP="001D2732">
            <w:pPr>
              <w:pStyle w:val="AASemiBold"/>
              <w:spacing w:before="80" w:after="40" w:line="240" w:lineRule="auto"/>
              <w:ind w:left="-109" w:right="-107"/>
              <w:jc w:val="center"/>
              <w:rPr>
                <w:sz w:val="18"/>
                <w:szCs w:val="20"/>
              </w:rPr>
            </w:pPr>
            <w:r>
              <w:rPr>
                <w:sz w:val="18"/>
                <w:szCs w:val="20"/>
              </w:rPr>
              <w:t>MCS</w:t>
            </w:r>
          </w:p>
        </w:tc>
        <w:tc>
          <w:tcPr>
            <w:tcW w:w="8550" w:type="dxa"/>
            <w:shd w:val="clear" w:color="auto" w:fill="auto"/>
            <w:vAlign w:val="center"/>
          </w:tcPr>
          <w:p w14:paraId="7FB70C1E" w14:textId="75096837" w:rsidR="0087249F" w:rsidRPr="00725372" w:rsidRDefault="0087249F" w:rsidP="001D2732">
            <w:pPr>
              <w:autoSpaceDE w:val="0"/>
              <w:autoSpaceDN w:val="0"/>
              <w:adjustRightInd w:val="0"/>
              <w:spacing w:before="80" w:after="40" w:line="240" w:lineRule="auto"/>
              <w:jc w:val="left"/>
              <w:rPr>
                <w:sz w:val="18"/>
                <w:szCs w:val="18"/>
              </w:rPr>
            </w:pPr>
            <w:r>
              <w:rPr>
                <w:sz w:val="18"/>
                <w:szCs w:val="18"/>
              </w:rPr>
              <w:t>Control System</w:t>
            </w:r>
          </w:p>
        </w:tc>
        <w:tc>
          <w:tcPr>
            <w:tcW w:w="990" w:type="dxa"/>
            <w:tcBorders>
              <w:top w:val="nil"/>
              <w:bottom w:val="nil"/>
            </w:tcBorders>
          </w:tcPr>
          <w:p w14:paraId="2C58E84A" w14:textId="77777777" w:rsidR="0087249F" w:rsidRPr="00725372" w:rsidRDefault="0087249F" w:rsidP="001D2732">
            <w:pPr>
              <w:pStyle w:val="AASemiBold"/>
              <w:spacing w:before="80" w:after="40" w:line="240" w:lineRule="auto"/>
              <w:ind w:left="-109" w:right="-107"/>
              <w:jc w:val="right"/>
              <w:rPr>
                <w:sz w:val="18"/>
                <w:szCs w:val="20"/>
              </w:rPr>
            </w:pPr>
          </w:p>
        </w:tc>
      </w:tr>
      <w:tr w:rsidR="001D2732" w:rsidRPr="00725372" w14:paraId="778AD42E" w14:textId="77777777" w:rsidTr="001D2732">
        <w:trPr>
          <w:trHeight w:val="71"/>
        </w:trPr>
        <w:tc>
          <w:tcPr>
            <w:tcW w:w="810" w:type="dxa"/>
            <w:shd w:val="clear" w:color="auto" w:fill="auto"/>
            <w:vAlign w:val="center"/>
          </w:tcPr>
          <w:p w14:paraId="17F8819D" w14:textId="562DB653"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MIP</w:t>
            </w:r>
          </w:p>
        </w:tc>
        <w:tc>
          <w:tcPr>
            <w:tcW w:w="8550" w:type="dxa"/>
            <w:shd w:val="clear" w:color="auto" w:fill="auto"/>
            <w:vAlign w:val="center"/>
          </w:tcPr>
          <w:p w14:paraId="339118A3" w14:textId="32B8739B"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Manufacturing and Inspection Plan</w:t>
            </w:r>
          </w:p>
        </w:tc>
        <w:tc>
          <w:tcPr>
            <w:tcW w:w="990" w:type="dxa"/>
            <w:tcBorders>
              <w:top w:val="nil"/>
              <w:bottom w:val="nil"/>
            </w:tcBorders>
          </w:tcPr>
          <w:p w14:paraId="606AEC52" w14:textId="77777777" w:rsidR="001D2732" w:rsidRPr="00725372" w:rsidRDefault="001D2732" w:rsidP="001D2732">
            <w:pPr>
              <w:pStyle w:val="AASemiBold"/>
              <w:spacing w:before="80" w:after="40" w:line="240" w:lineRule="auto"/>
              <w:ind w:left="-109" w:right="-107"/>
              <w:jc w:val="right"/>
              <w:rPr>
                <w:sz w:val="18"/>
                <w:szCs w:val="20"/>
              </w:rPr>
            </w:pPr>
          </w:p>
        </w:tc>
      </w:tr>
      <w:tr w:rsidR="0087249F" w:rsidRPr="00725372" w14:paraId="6AE34685" w14:textId="77777777" w:rsidTr="001D2732">
        <w:trPr>
          <w:trHeight w:val="71"/>
        </w:trPr>
        <w:tc>
          <w:tcPr>
            <w:tcW w:w="810" w:type="dxa"/>
            <w:shd w:val="clear" w:color="auto" w:fill="auto"/>
            <w:vAlign w:val="center"/>
          </w:tcPr>
          <w:p w14:paraId="48BDC7AC" w14:textId="01A68C14" w:rsidR="0087249F" w:rsidRPr="00725372" w:rsidRDefault="0087249F" w:rsidP="001D2732">
            <w:pPr>
              <w:pStyle w:val="AASemiBold"/>
              <w:spacing w:before="80" w:after="40" w:line="240" w:lineRule="auto"/>
              <w:ind w:left="-109" w:right="-107"/>
              <w:jc w:val="center"/>
              <w:rPr>
                <w:sz w:val="18"/>
                <w:szCs w:val="20"/>
              </w:rPr>
            </w:pPr>
            <w:r>
              <w:rPr>
                <w:sz w:val="18"/>
                <w:szCs w:val="20"/>
              </w:rPr>
              <w:t>MIS</w:t>
            </w:r>
          </w:p>
        </w:tc>
        <w:tc>
          <w:tcPr>
            <w:tcW w:w="8550" w:type="dxa"/>
            <w:shd w:val="clear" w:color="auto" w:fill="auto"/>
            <w:vAlign w:val="center"/>
          </w:tcPr>
          <w:p w14:paraId="33A1FF8E" w14:textId="7570E2DD" w:rsidR="0087249F" w:rsidRPr="00725372" w:rsidRDefault="0087249F" w:rsidP="001D2732">
            <w:pPr>
              <w:autoSpaceDE w:val="0"/>
              <w:autoSpaceDN w:val="0"/>
              <w:adjustRightInd w:val="0"/>
              <w:spacing w:before="80" w:after="40" w:line="240" w:lineRule="auto"/>
              <w:jc w:val="left"/>
              <w:rPr>
                <w:sz w:val="18"/>
                <w:szCs w:val="18"/>
              </w:rPr>
            </w:pPr>
            <w:r>
              <w:rPr>
                <w:sz w:val="18"/>
                <w:szCs w:val="18"/>
              </w:rPr>
              <w:t>Interlocking System</w:t>
            </w:r>
          </w:p>
        </w:tc>
        <w:tc>
          <w:tcPr>
            <w:tcW w:w="990" w:type="dxa"/>
            <w:tcBorders>
              <w:top w:val="nil"/>
              <w:bottom w:val="nil"/>
            </w:tcBorders>
          </w:tcPr>
          <w:p w14:paraId="68D5BDE7" w14:textId="77777777" w:rsidR="0087249F" w:rsidRPr="00725372" w:rsidRDefault="0087249F" w:rsidP="001D2732">
            <w:pPr>
              <w:pStyle w:val="AASemiBold"/>
              <w:spacing w:before="80" w:after="40" w:line="240" w:lineRule="auto"/>
              <w:ind w:left="-109" w:right="-107"/>
              <w:jc w:val="right"/>
              <w:rPr>
                <w:sz w:val="18"/>
                <w:szCs w:val="20"/>
              </w:rPr>
            </w:pPr>
          </w:p>
        </w:tc>
      </w:tr>
      <w:tr w:rsidR="001D2732" w:rsidRPr="00725372" w14:paraId="522DFEDD" w14:textId="77777777" w:rsidTr="001D2732">
        <w:trPr>
          <w:trHeight w:val="71"/>
        </w:trPr>
        <w:tc>
          <w:tcPr>
            <w:tcW w:w="810" w:type="dxa"/>
            <w:shd w:val="clear" w:color="auto" w:fill="auto"/>
            <w:vAlign w:val="center"/>
          </w:tcPr>
          <w:p w14:paraId="23FAE458" w14:textId="6937D8E6" w:rsidR="001D2732" w:rsidRPr="00725372" w:rsidRDefault="001D2732" w:rsidP="001D2732">
            <w:pPr>
              <w:pStyle w:val="AASemiBold"/>
              <w:spacing w:before="80" w:after="40" w:line="240" w:lineRule="auto"/>
              <w:ind w:left="-109" w:right="-107"/>
              <w:jc w:val="center"/>
              <w:rPr>
                <w:b/>
                <w:bCs/>
                <w:sz w:val="18"/>
                <w:szCs w:val="20"/>
              </w:rPr>
            </w:pPr>
            <w:r w:rsidRPr="00725372">
              <w:rPr>
                <w:sz w:val="18"/>
                <w:szCs w:val="20"/>
              </w:rPr>
              <w:t xml:space="preserve">MIT </w:t>
            </w:r>
          </w:p>
        </w:tc>
        <w:tc>
          <w:tcPr>
            <w:tcW w:w="8550" w:type="dxa"/>
            <w:shd w:val="clear" w:color="auto" w:fill="auto"/>
            <w:vAlign w:val="center"/>
          </w:tcPr>
          <w:p w14:paraId="6B16D2B7" w14:textId="260F2F43"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18"/>
              </w:rPr>
              <w:t>IT</w:t>
            </w:r>
            <w:r w:rsidR="00903E41">
              <w:rPr>
                <w:sz w:val="18"/>
                <w:szCs w:val="18"/>
              </w:rPr>
              <w:t xml:space="preserve"> System</w:t>
            </w:r>
          </w:p>
        </w:tc>
        <w:tc>
          <w:tcPr>
            <w:tcW w:w="990" w:type="dxa"/>
            <w:tcBorders>
              <w:top w:val="nil"/>
              <w:bottom w:val="nil"/>
            </w:tcBorders>
          </w:tcPr>
          <w:p w14:paraId="659EB302"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3084F84C" w14:textId="77777777" w:rsidTr="001D2732">
        <w:trPr>
          <w:trHeight w:val="71"/>
        </w:trPr>
        <w:tc>
          <w:tcPr>
            <w:tcW w:w="810" w:type="dxa"/>
            <w:shd w:val="clear" w:color="auto" w:fill="auto"/>
            <w:vAlign w:val="center"/>
          </w:tcPr>
          <w:p w14:paraId="499743E5" w14:textId="029442FE"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MTBF</w:t>
            </w:r>
          </w:p>
        </w:tc>
        <w:tc>
          <w:tcPr>
            <w:tcW w:w="8550" w:type="dxa"/>
            <w:shd w:val="clear" w:color="auto" w:fill="auto"/>
            <w:vAlign w:val="center"/>
          </w:tcPr>
          <w:p w14:paraId="4B147957" w14:textId="0CDACD43" w:rsidR="001D2732" w:rsidRPr="00725372" w:rsidRDefault="001D2732" w:rsidP="001D2732">
            <w:pPr>
              <w:autoSpaceDE w:val="0"/>
              <w:autoSpaceDN w:val="0"/>
              <w:adjustRightInd w:val="0"/>
              <w:spacing w:before="80" w:after="40" w:line="240" w:lineRule="auto"/>
              <w:jc w:val="left"/>
              <w:rPr>
                <w:sz w:val="18"/>
                <w:szCs w:val="18"/>
              </w:rPr>
            </w:pPr>
            <w:r w:rsidRPr="00725372">
              <w:rPr>
                <w:sz w:val="18"/>
                <w:szCs w:val="20"/>
              </w:rPr>
              <w:t>Mean Time Between Failure</w:t>
            </w:r>
          </w:p>
        </w:tc>
        <w:tc>
          <w:tcPr>
            <w:tcW w:w="990" w:type="dxa"/>
            <w:tcBorders>
              <w:top w:val="nil"/>
              <w:bottom w:val="nil"/>
            </w:tcBorders>
          </w:tcPr>
          <w:p w14:paraId="6B7FCD94" w14:textId="77777777" w:rsidR="001D2732" w:rsidRPr="00725372" w:rsidRDefault="001D2732" w:rsidP="001D2732">
            <w:pPr>
              <w:pStyle w:val="AASemiBold"/>
              <w:spacing w:before="80" w:after="40" w:line="240" w:lineRule="auto"/>
              <w:ind w:left="-109" w:right="-107"/>
              <w:jc w:val="right"/>
              <w:rPr>
                <w:sz w:val="18"/>
                <w:szCs w:val="20"/>
              </w:rPr>
            </w:pPr>
          </w:p>
        </w:tc>
      </w:tr>
      <w:tr w:rsidR="001D2732" w:rsidRPr="00725372" w14:paraId="70833031" w14:textId="77777777" w:rsidTr="001D2732">
        <w:trPr>
          <w:trHeight w:val="71"/>
        </w:trPr>
        <w:tc>
          <w:tcPr>
            <w:tcW w:w="810" w:type="dxa"/>
            <w:shd w:val="clear" w:color="auto" w:fill="auto"/>
            <w:vAlign w:val="center"/>
          </w:tcPr>
          <w:p w14:paraId="0FDCF5DA" w14:textId="77777777"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MTBM</w:t>
            </w:r>
          </w:p>
        </w:tc>
        <w:tc>
          <w:tcPr>
            <w:tcW w:w="8550" w:type="dxa"/>
            <w:shd w:val="clear" w:color="auto" w:fill="auto"/>
            <w:vAlign w:val="center"/>
          </w:tcPr>
          <w:p w14:paraId="2AD05BA0" w14:textId="77777777"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Mean Time Between Maintenance</w:t>
            </w:r>
          </w:p>
        </w:tc>
        <w:tc>
          <w:tcPr>
            <w:tcW w:w="990" w:type="dxa"/>
            <w:tcBorders>
              <w:top w:val="nil"/>
              <w:bottom w:val="nil"/>
            </w:tcBorders>
          </w:tcPr>
          <w:p w14:paraId="1657E225"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BAC6DAB" w14:textId="77777777" w:rsidTr="001D2732">
        <w:trPr>
          <w:trHeight w:val="71"/>
        </w:trPr>
        <w:tc>
          <w:tcPr>
            <w:tcW w:w="810" w:type="dxa"/>
            <w:shd w:val="clear" w:color="auto" w:fill="auto"/>
            <w:vAlign w:val="center"/>
          </w:tcPr>
          <w:p w14:paraId="78D5C71F" w14:textId="13BAAD2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MTTR</w:t>
            </w:r>
          </w:p>
        </w:tc>
        <w:tc>
          <w:tcPr>
            <w:tcW w:w="8550" w:type="dxa"/>
            <w:shd w:val="clear" w:color="auto" w:fill="auto"/>
            <w:vAlign w:val="center"/>
          </w:tcPr>
          <w:p w14:paraId="3C44DFAE" w14:textId="7B91F780"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Mean Time To Repair</w:t>
            </w:r>
          </w:p>
        </w:tc>
        <w:tc>
          <w:tcPr>
            <w:tcW w:w="990" w:type="dxa"/>
            <w:tcBorders>
              <w:top w:val="nil"/>
              <w:bottom w:val="nil"/>
            </w:tcBorders>
          </w:tcPr>
          <w:p w14:paraId="3945F3F2"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5B3CD109" w14:textId="77777777" w:rsidTr="001D2732">
        <w:trPr>
          <w:trHeight w:val="71"/>
        </w:trPr>
        <w:tc>
          <w:tcPr>
            <w:tcW w:w="810" w:type="dxa"/>
            <w:shd w:val="clear" w:color="auto" w:fill="auto"/>
            <w:vAlign w:val="center"/>
          </w:tcPr>
          <w:p w14:paraId="7CA39B6A" w14:textId="472C2C3F"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MYRRHA</w:t>
            </w:r>
          </w:p>
        </w:tc>
        <w:tc>
          <w:tcPr>
            <w:tcW w:w="8550" w:type="dxa"/>
            <w:shd w:val="clear" w:color="auto" w:fill="auto"/>
            <w:vAlign w:val="center"/>
          </w:tcPr>
          <w:p w14:paraId="2B8E2ECA" w14:textId="04AA4EE6"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Multi-purpose hYbrid Research Reactor for Hight-tech Applications</w:t>
            </w:r>
          </w:p>
        </w:tc>
        <w:tc>
          <w:tcPr>
            <w:tcW w:w="990" w:type="dxa"/>
            <w:tcBorders>
              <w:top w:val="nil"/>
              <w:bottom w:val="nil"/>
            </w:tcBorders>
          </w:tcPr>
          <w:p w14:paraId="08A5C9D6"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64680148" w14:textId="77777777" w:rsidTr="001D2732">
        <w:trPr>
          <w:trHeight w:val="71"/>
        </w:trPr>
        <w:tc>
          <w:tcPr>
            <w:tcW w:w="810" w:type="dxa"/>
            <w:shd w:val="clear" w:color="auto" w:fill="auto"/>
            <w:vAlign w:val="center"/>
          </w:tcPr>
          <w:p w14:paraId="688895C5" w14:textId="0506075E"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lastRenderedPageBreak/>
              <w:t>NA.CP</w:t>
            </w:r>
          </w:p>
        </w:tc>
        <w:tc>
          <w:tcPr>
            <w:tcW w:w="8550" w:type="dxa"/>
            <w:shd w:val="clear" w:color="auto" w:fill="auto"/>
            <w:vAlign w:val="center"/>
          </w:tcPr>
          <w:p w14:paraId="5AE68400" w14:textId="53555D51"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Cryogenic Supply System</w:t>
            </w:r>
          </w:p>
        </w:tc>
        <w:tc>
          <w:tcPr>
            <w:tcW w:w="990" w:type="dxa"/>
            <w:tcBorders>
              <w:top w:val="nil"/>
              <w:bottom w:val="nil"/>
            </w:tcBorders>
          </w:tcPr>
          <w:p w14:paraId="5862E13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7827D99C" w14:textId="77777777" w:rsidTr="001D2732">
        <w:trPr>
          <w:trHeight w:val="71"/>
        </w:trPr>
        <w:tc>
          <w:tcPr>
            <w:tcW w:w="810" w:type="dxa"/>
            <w:shd w:val="clear" w:color="auto" w:fill="auto"/>
            <w:vAlign w:val="center"/>
          </w:tcPr>
          <w:p w14:paraId="62EC5C20" w14:textId="2BD41D99"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ORS</w:t>
            </w:r>
          </w:p>
        </w:tc>
        <w:tc>
          <w:tcPr>
            <w:tcW w:w="8550" w:type="dxa"/>
            <w:shd w:val="clear" w:color="auto" w:fill="auto"/>
            <w:vAlign w:val="center"/>
          </w:tcPr>
          <w:p w14:paraId="20971E47" w14:textId="03804E07"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Oil removal system</w:t>
            </w:r>
          </w:p>
        </w:tc>
        <w:tc>
          <w:tcPr>
            <w:tcW w:w="990" w:type="dxa"/>
            <w:tcBorders>
              <w:top w:val="nil"/>
              <w:bottom w:val="nil"/>
            </w:tcBorders>
          </w:tcPr>
          <w:p w14:paraId="60715DC9"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62F35418" w14:textId="77777777" w:rsidTr="001D2732">
        <w:trPr>
          <w:trHeight w:val="71"/>
        </w:trPr>
        <w:tc>
          <w:tcPr>
            <w:tcW w:w="810" w:type="dxa"/>
            <w:shd w:val="clear" w:color="auto" w:fill="auto"/>
            <w:vAlign w:val="center"/>
          </w:tcPr>
          <w:p w14:paraId="2BD95EEF" w14:textId="2BEE01B9"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PFD</w:t>
            </w:r>
          </w:p>
        </w:tc>
        <w:tc>
          <w:tcPr>
            <w:tcW w:w="8550" w:type="dxa"/>
            <w:shd w:val="clear" w:color="auto" w:fill="auto"/>
            <w:vAlign w:val="center"/>
          </w:tcPr>
          <w:p w14:paraId="4D1BC5E0" w14:textId="64C4EA59"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Process Flow Diagram</w:t>
            </w:r>
          </w:p>
        </w:tc>
        <w:tc>
          <w:tcPr>
            <w:tcW w:w="990" w:type="dxa"/>
            <w:tcBorders>
              <w:top w:val="nil"/>
              <w:bottom w:val="nil"/>
            </w:tcBorders>
          </w:tcPr>
          <w:p w14:paraId="3D82EE0E"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177163E2" w14:textId="77777777" w:rsidTr="001D2732">
        <w:trPr>
          <w:trHeight w:val="71"/>
        </w:trPr>
        <w:tc>
          <w:tcPr>
            <w:tcW w:w="810" w:type="dxa"/>
            <w:shd w:val="clear" w:color="auto" w:fill="auto"/>
            <w:vAlign w:val="center"/>
          </w:tcPr>
          <w:p w14:paraId="51740C65" w14:textId="74119D7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PID</w:t>
            </w:r>
          </w:p>
        </w:tc>
        <w:tc>
          <w:tcPr>
            <w:tcW w:w="8550" w:type="dxa"/>
            <w:shd w:val="clear" w:color="auto" w:fill="auto"/>
            <w:vAlign w:val="center"/>
          </w:tcPr>
          <w:p w14:paraId="6C0C6CFC" w14:textId="62D3635B"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Piping and Instrumentation Diagram</w:t>
            </w:r>
          </w:p>
        </w:tc>
        <w:tc>
          <w:tcPr>
            <w:tcW w:w="990" w:type="dxa"/>
            <w:tcBorders>
              <w:top w:val="nil"/>
              <w:bottom w:val="nil"/>
            </w:tcBorders>
          </w:tcPr>
          <w:p w14:paraId="33BDE7C6"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5A911B8E" w14:textId="77777777" w:rsidTr="001D2732">
        <w:trPr>
          <w:trHeight w:val="71"/>
        </w:trPr>
        <w:tc>
          <w:tcPr>
            <w:tcW w:w="810" w:type="dxa"/>
            <w:shd w:val="clear" w:color="auto" w:fill="auto"/>
            <w:vAlign w:val="center"/>
          </w:tcPr>
          <w:p w14:paraId="00C26B30" w14:textId="0BDB06F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PLC</w:t>
            </w:r>
          </w:p>
        </w:tc>
        <w:tc>
          <w:tcPr>
            <w:tcW w:w="8550" w:type="dxa"/>
            <w:shd w:val="clear" w:color="auto" w:fill="auto"/>
            <w:vAlign w:val="center"/>
          </w:tcPr>
          <w:p w14:paraId="3D96D406" w14:textId="6CA79057"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Programmable Logic Controller</w:t>
            </w:r>
          </w:p>
        </w:tc>
        <w:tc>
          <w:tcPr>
            <w:tcW w:w="990" w:type="dxa"/>
            <w:tcBorders>
              <w:top w:val="nil"/>
              <w:bottom w:val="nil"/>
            </w:tcBorders>
          </w:tcPr>
          <w:p w14:paraId="5E50BDE0"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3247F4E" w14:textId="77777777" w:rsidTr="001D2732">
        <w:trPr>
          <w:trHeight w:val="71"/>
        </w:trPr>
        <w:tc>
          <w:tcPr>
            <w:tcW w:w="810" w:type="dxa"/>
            <w:shd w:val="clear" w:color="auto" w:fill="auto"/>
            <w:vAlign w:val="center"/>
          </w:tcPr>
          <w:p w14:paraId="337EF468" w14:textId="4A34A036"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QCELL</w:t>
            </w:r>
          </w:p>
        </w:tc>
        <w:tc>
          <w:tcPr>
            <w:tcW w:w="8550" w:type="dxa"/>
            <w:shd w:val="clear" w:color="auto" w:fill="auto"/>
            <w:vAlign w:val="center"/>
          </w:tcPr>
          <w:p w14:paraId="28730BAE" w14:textId="5FF31F64"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Cryogenic Cell = QVB+QM</w:t>
            </w:r>
          </w:p>
        </w:tc>
        <w:tc>
          <w:tcPr>
            <w:tcW w:w="990" w:type="dxa"/>
            <w:tcBorders>
              <w:top w:val="nil"/>
              <w:bottom w:val="nil"/>
            </w:tcBorders>
          </w:tcPr>
          <w:p w14:paraId="6093DA2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3C275AB4" w14:textId="77777777" w:rsidTr="001D2732">
        <w:trPr>
          <w:trHeight w:val="71"/>
        </w:trPr>
        <w:tc>
          <w:tcPr>
            <w:tcW w:w="810" w:type="dxa"/>
            <w:shd w:val="clear" w:color="auto" w:fill="auto"/>
            <w:vAlign w:val="center"/>
          </w:tcPr>
          <w:p w14:paraId="73C81CD9" w14:textId="4CCF6D67"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QLM</w:t>
            </w:r>
          </w:p>
        </w:tc>
        <w:tc>
          <w:tcPr>
            <w:tcW w:w="8550" w:type="dxa"/>
            <w:shd w:val="clear" w:color="auto" w:fill="auto"/>
            <w:vAlign w:val="center"/>
          </w:tcPr>
          <w:p w14:paraId="5F07A6EB" w14:textId="4CA4E33B"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Main Cryogenic Distribution Line</w:t>
            </w:r>
          </w:p>
        </w:tc>
        <w:tc>
          <w:tcPr>
            <w:tcW w:w="990" w:type="dxa"/>
            <w:tcBorders>
              <w:top w:val="nil"/>
              <w:bottom w:val="nil"/>
            </w:tcBorders>
          </w:tcPr>
          <w:p w14:paraId="439B6967"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18A8A194" w14:textId="77777777" w:rsidTr="001D2732">
        <w:trPr>
          <w:trHeight w:val="71"/>
        </w:trPr>
        <w:tc>
          <w:tcPr>
            <w:tcW w:w="810" w:type="dxa"/>
            <w:shd w:val="clear" w:color="auto" w:fill="auto"/>
            <w:vAlign w:val="center"/>
          </w:tcPr>
          <w:p w14:paraId="796A4431" w14:textId="184B7C37"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QM</w:t>
            </w:r>
          </w:p>
        </w:tc>
        <w:tc>
          <w:tcPr>
            <w:tcW w:w="8550" w:type="dxa"/>
            <w:shd w:val="clear" w:color="auto" w:fill="auto"/>
            <w:vAlign w:val="center"/>
          </w:tcPr>
          <w:p w14:paraId="7CC6FD8A" w14:textId="22E90E78" w:rsidR="001D2732" w:rsidRPr="00725372" w:rsidRDefault="001D2732" w:rsidP="001D2732">
            <w:pPr>
              <w:autoSpaceDE w:val="0"/>
              <w:autoSpaceDN w:val="0"/>
              <w:adjustRightInd w:val="0"/>
              <w:spacing w:before="80" w:after="40" w:line="240" w:lineRule="auto"/>
              <w:jc w:val="left"/>
              <w:rPr>
                <w:sz w:val="18"/>
                <w:szCs w:val="20"/>
              </w:rPr>
            </w:pPr>
            <w:proofErr w:type="spellStart"/>
            <w:r w:rsidRPr="00725372">
              <w:rPr>
                <w:sz w:val="18"/>
                <w:szCs w:val="20"/>
              </w:rPr>
              <w:t>Cryomodule</w:t>
            </w:r>
            <w:proofErr w:type="spellEnd"/>
          </w:p>
        </w:tc>
        <w:tc>
          <w:tcPr>
            <w:tcW w:w="990" w:type="dxa"/>
            <w:tcBorders>
              <w:top w:val="nil"/>
              <w:bottom w:val="nil"/>
            </w:tcBorders>
          </w:tcPr>
          <w:p w14:paraId="78F98D2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6F6B8D4" w14:textId="77777777" w:rsidTr="001D2732">
        <w:trPr>
          <w:trHeight w:val="71"/>
        </w:trPr>
        <w:tc>
          <w:tcPr>
            <w:tcW w:w="810" w:type="dxa"/>
            <w:shd w:val="clear" w:color="auto" w:fill="auto"/>
            <w:vAlign w:val="center"/>
          </w:tcPr>
          <w:p w14:paraId="2044470E" w14:textId="621D5E5A"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QPLANT</w:t>
            </w:r>
          </w:p>
        </w:tc>
        <w:tc>
          <w:tcPr>
            <w:tcW w:w="8550" w:type="dxa"/>
            <w:shd w:val="clear" w:color="auto" w:fill="auto"/>
            <w:vAlign w:val="center"/>
          </w:tcPr>
          <w:p w14:paraId="7666B9F3" w14:textId="5DDDC7B6" w:rsidR="001D2732" w:rsidRPr="00725372" w:rsidRDefault="00A156C9" w:rsidP="001D2732">
            <w:pPr>
              <w:autoSpaceDE w:val="0"/>
              <w:autoSpaceDN w:val="0"/>
              <w:adjustRightInd w:val="0"/>
              <w:spacing w:before="80" w:after="40" w:line="240" w:lineRule="auto"/>
              <w:jc w:val="left"/>
              <w:rPr>
                <w:sz w:val="18"/>
                <w:szCs w:val="20"/>
              </w:rPr>
            </w:pPr>
            <w:r>
              <w:rPr>
                <w:sz w:val="18"/>
                <w:szCs w:val="20"/>
              </w:rPr>
              <w:t>QPLANT</w:t>
            </w:r>
          </w:p>
        </w:tc>
        <w:tc>
          <w:tcPr>
            <w:tcW w:w="990" w:type="dxa"/>
            <w:tcBorders>
              <w:top w:val="nil"/>
              <w:bottom w:val="nil"/>
            </w:tcBorders>
          </w:tcPr>
          <w:p w14:paraId="5DF8A59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A156C9" w:rsidRPr="00725372" w14:paraId="05003F66" w14:textId="77777777" w:rsidTr="001D2732">
        <w:trPr>
          <w:trHeight w:val="71"/>
        </w:trPr>
        <w:tc>
          <w:tcPr>
            <w:tcW w:w="810" w:type="dxa"/>
            <w:shd w:val="clear" w:color="auto" w:fill="auto"/>
            <w:vAlign w:val="center"/>
          </w:tcPr>
          <w:p w14:paraId="11B09C39" w14:textId="76148BF1" w:rsidR="00A156C9" w:rsidRPr="00725372" w:rsidRDefault="00A156C9" w:rsidP="001D2732">
            <w:pPr>
              <w:pStyle w:val="AASemiBold"/>
              <w:spacing w:before="80" w:after="40" w:line="240" w:lineRule="auto"/>
              <w:ind w:left="-109" w:right="-107"/>
              <w:jc w:val="center"/>
              <w:rPr>
                <w:sz w:val="18"/>
                <w:szCs w:val="20"/>
              </w:rPr>
            </w:pPr>
            <w:commentRangeStart w:id="5"/>
            <w:r w:rsidRPr="00A156C9">
              <w:rPr>
                <w:sz w:val="18"/>
                <w:szCs w:val="20"/>
              </w:rPr>
              <w:t>QPLANT:CS</w:t>
            </w:r>
            <w:commentRangeEnd w:id="5"/>
            <w:r w:rsidR="00C51B4D">
              <w:rPr>
                <w:rStyle w:val="Verwijzingopmerking"/>
                <w:rFonts w:ascii="Segoe UI" w:hAnsi="Segoe UI"/>
                <w:color w:val="auto"/>
              </w:rPr>
              <w:commentReference w:id="5"/>
            </w:r>
          </w:p>
        </w:tc>
        <w:tc>
          <w:tcPr>
            <w:tcW w:w="8550" w:type="dxa"/>
            <w:shd w:val="clear" w:color="auto" w:fill="auto"/>
            <w:vAlign w:val="center"/>
          </w:tcPr>
          <w:p w14:paraId="3F65DECB" w14:textId="5A2AF3F8" w:rsidR="00A156C9" w:rsidRDefault="00A156C9" w:rsidP="001D2732">
            <w:pPr>
              <w:autoSpaceDE w:val="0"/>
              <w:autoSpaceDN w:val="0"/>
              <w:adjustRightInd w:val="0"/>
              <w:spacing w:before="80" w:after="40" w:line="240" w:lineRule="auto"/>
              <w:jc w:val="left"/>
              <w:rPr>
                <w:sz w:val="18"/>
                <w:szCs w:val="20"/>
              </w:rPr>
            </w:pPr>
            <w:r>
              <w:rPr>
                <w:sz w:val="18"/>
                <w:szCs w:val="18"/>
              </w:rPr>
              <w:t>QPLANT</w:t>
            </w:r>
            <w:commentRangeStart w:id="6"/>
            <w:r w:rsidRPr="00725372">
              <w:rPr>
                <w:sz w:val="18"/>
                <w:szCs w:val="18"/>
              </w:rPr>
              <w:t xml:space="preserve"> Control System</w:t>
            </w:r>
            <w:commentRangeEnd w:id="6"/>
            <w:r>
              <w:rPr>
                <w:rStyle w:val="Verwijzingopmerking"/>
              </w:rPr>
              <w:commentReference w:id="6"/>
            </w:r>
          </w:p>
        </w:tc>
        <w:tc>
          <w:tcPr>
            <w:tcW w:w="990" w:type="dxa"/>
            <w:tcBorders>
              <w:top w:val="nil"/>
              <w:bottom w:val="nil"/>
            </w:tcBorders>
          </w:tcPr>
          <w:p w14:paraId="4220F267" w14:textId="77777777" w:rsidR="00A156C9" w:rsidRPr="00725372" w:rsidRDefault="00A156C9" w:rsidP="001D2732">
            <w:pPr>
              <w:autoSpaceDE w:val="0"/>
              <w:autoSpaceDN w:val="0"/>
              <w:adjustRightInd w:val="0"/>
              <w:spacing w:before="80" w:after="40" w:line="240" w:lineRule="auto"/>
              <w:jc w:val="left"/>
              <w:rPr>
                <w:sz w:val="18"/>
                <w:szCs w:val="20"/>
              </w:rPr>
            </w:pPr>
          </w:p>
        </w:tc>
      </w:tr>
      <w:tr w:rsidR="001D2732" w:rsidRPr="00725372" w14:paraId="259B2E28" w14:textId="77777777" w:rsidTr="001D2732">
        <w:trPr>
          <w:trHeight w:val="71"/>
        </w:trPr>
        <w:tc>
          <w:tcPr>
            <w:tcW w:w="810" w:type="dxa"/>
            <w:shd w:val="clear" w:color="auto" w:fill="auto"/>
            <w:vAlign w:val="center"/>
          </w:tcPr>
          <w:p w14:paraId="3F265B58" w14:textId="4D46865A"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QRB</w:t>
            </w:r>
          </w:p>
        </w:tc>
        <w:tc>
          <w:tcPr>
            <w:tcW w:w="8550" w:type="dxa"/>
            <w:shd w:val="clear" w:color="auto" w:fill="auto"/>
            <w:vAlign w:val="center"/>
          </w:tcPr>
          <w:p w14:paraId="3D8B2133" w14:textId="3A154028" w:rsidR="001D2732" w:rsidRDefault="00A156C9" w:rsidP="001D2732">
            <w:pPr>
              <w:autoSpaceDE w:val="0"/>
              <w:autoSpaceDN w:val="0"/>
              <w:adjustRightInd w:val="0"/>
              <w:spacing w:before="80" w:after="40" w:line="240" w:lineRule="auto"/>
              <w:jc w:val="left"/>
              <w:rPr>
                <w:sz w:val="18"/>
                <w:szCs w:val="20"/>
              </w:rPr>
            </w:pPr>
            <w:r>
              <w:rPr>
                <w:sz w:val="18"/>
                <w:szCs w:val="20"/>
              </w:rPr>
              <w:t>QPLANT</w:t>
            </w:r>
            <w:r w:rsidR="001D2732" w:rsidRPr="00725372">
              <w:rPr>
                <w:sz w:val="18"/>
                <w:szCs w:val="20"/>
              </w:rPr>
              <w:t xml:space="preserve"> Refrigeration Cold Box</w:t>
            </w:r>
          </w:p>
        </w:tc>
        <w:tc>
          <w:tcPr>
            <w:tcW w:w="990" w:type="dxa"/>
            <w:tcBorders>
              <w:top w:val="nil"/>
              <w:bottom w:val="nil"/>
            </w:tcBorders>
          </w:tcPr>
          <w:p w14:paraId="1D85806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8A7428" w:rsidRPr="00725372" w14:paraId="486BB1C4" w14:textId="77777777" w:rsidTr="001D2732">
        <w:trPr>
          <w:trHeight w:val="71"/>
        </w:trPr>
        <w:tc>
          <w:tcPr>
            <w:tcW w:w="810" w:type="dxa"/>
            <w:shd w:val="clear" w:color="auto" w:fill="auto"/>
            <w:vAlign w:val="center"/>
          </w:tcPr>
          <w:p w14:paraId="69FA6130" w14:textId="3C6B229E" w:rsidR="008A7428" w:rsidRPr="00725372" w:rsidRDefault="008A7428" w:rsidP="001D2732">
            <w:pPr>
              <w:pStyle w:val="AASemiBold"/>
              <w:spacing w:before="80" w:after="40" w:line="240" w:lineRule="auto"/>
              <w:ind w:left="-109" w:right="-107"/>
              <w:jc w:val="center"/>
              <w:rPr>
                <w:sz w:val="18"/>
                <w:szCs w:val="20"/>
              </w:rPr>
            </w:pPr>
            <w:r>
              <w:rPr>
                <w:sz w:val="18"/>
                <w:szCs w:val="20"/>
              </w:rPr>
              <w:t>QSYS</w:t>
            </w:r>
          </w:p>
        </w:tc>
        <w:tc>
          <w:tcPr>
            <w:tcW w:w="8550" w:type="dxa"/>
            <w:shd w:val="clear" w:color="auto" w:fill="auto"/>
            <w:vAlign w:val="center"/>
          </w:tcPr>
          <w:p w14:paraId="456F5324" w14:textId="39A5364D" w:rsidR="008A7428" w:rsidRDefault="008A7428" w:rsidP="001D2732">
            <w:pPr>
              <w:autoSpaceDE w:val="0"/>
              <w:autoSpaceDN w:val="0"/>
              <w:adjustRightInd w:val="0"/>
              <w:spacing w:before="80" w:after="40" w:line="240" w:lineRule="auto"/>
              <w:jc w:val="left"/>
              <w:rPr>
                <w:sz w:val="18"/>
                <w:szCs w:val="20"/>
              </w:rPr>
            </w:pPr>
            <w:r>
              <w:rPr>
                <w:sz w:val="18"/>
                <w:szCs w:val="20"/>
              </w:rPr>
              <w:t>Cryogenic System</w:t>
            </w:r>
          </w:p>
        </w:tc>
        <w:tc>
          <w:tcPr>
            <w:tcW w:w="990" w:type="dxa"/>
            <w:tcBorders>
              <w:top w:val="nil"/>
              <w:bottom w:val="nil"/>
            </w:tcBorders>
          </w:tcPr>
          <w:p w14:paraId="5AD56AB6" w14:textId="77777777" w:rsidR="008A7428" w:rsidRPr="00725372" w:rsidRDefault="008A7428" w:rsidP="001D2732">
            <w:pPr>
              <w:autoSpaceDE w:val="0"/>
              <w:autoSpaceDN w:val="0"/>
              <w:adjustRightInd w:val="0"/>
              <w:spacing w:before="80" w:after="40" w:line="240" w:lineRule="auto"/>
              <w:jc w:val="left"/>
              <w:rPr>
                <w:sz w:val="18"/>
                <w:szCs w:val="20"/>
              </w:rPr>
            </w:pPr>
          </w:p>
        </w:tc>
      </w:tr>
      <w:tr w:rsidR="008A7428" w:rsidRPr="00725372" w14:paraId="675BD696" w14:textId="77777777" w:rsidTr="001D2732">
        <w:trPr>
          <w:trHeight w:val="71"/>
        </w:trPr>
        <w:tc>
          <w:tcPr>
            <w:tcW w:w="810" w:type="dxa"/>
            <w:shd w:val="clear" w:color="auto" w:fill="auto"/>
            <w:vAlign w:val="center"/>
          </w:tcPr>
          <w:p w14:paraId="11A3175A" w14:textId="016FB30F" w:rsidR="008A7428" w:rsidRPr="00725372" w:rsidRDefault="008A7428" w:rsidP="001D2732">
            <w:pPr>
              <w:pStyle w:val="AASemiBold"/>
              <w:spacing w:before="80" w:after="40" w:line="240" w:lineRule="auto"/>
              <w:ind w:left="-109" w:right="-107"/>
              <w:jc w:val="center"/>
              <w:rPr>
                <w:sz w:val="18"/>
                <w:szCs w:val="20"/>
              </w:rPr>
            </w:pPr>
            <w:r>
              <w:rPr>
                <w:sz w:val="18"/>
                <w:szCs w:val="20"/>
              </w:rPr>
              <w:t>QSYS:CS</w:t>
            </w:r>
          </w:p>
        </w:tc>
        <w:tc>
          <w:tcPr>
            <w:tcW w:w="8550" w:type="dxa"/>
            <w:shd w:val="clear" w:color="auto" w:fill="auto"/>
            <w:vAlign w:val="center"/>
          </w:tcPr>
          <w:p w14:paraId="38C38434" w14:textId="760B212A" w:rsidR="008A7428" w:rsidRDefault="008A7428">
            <w:pPr>
              <w:autoSpaceDE w:val="0"/>
              <w:autoSpaceDN w:val="0"/>
              <w:adjustRightInd w:val="0"/>
              <w:spacing w:before="80" w:after="40" w:line="240" w:lineRule="auto"/>
              <w:jc w:val="left"/>
              <w:rPr>
                <w:sz w:val="18"/>
                <w:szCs w:val="20"/>
              </w:rPr>
            </w:pPr>
            <w:r>
              <w:rPr>
                <w:sz w:val="18"/>
                <w:szCs w:val="20"/>
              </w:rPr>
              <w:t>Cryogenic Control System</w:t>
            </w:r>
          </w:p>
        </w:tc>
        <w:tc>
          <w:tcPr>
            <w:tcW w:w="990" w:type="dxa"/>
            <w:tcBorders>
              <w:top w:val="nil"/>
              <w:bottom w:val="nil"/>
            </w:tcBorders>
          </w:tcPr>
          <w:p w14:paraId="3FB394AF" w14:textId="77777777" w:rsidR="008A7428" w:rsidRPr="00725372" w:rsidRDefault="008A7428" w:rsidP="001D2732">
            <w:pPr>
              <w:autoSpaceDE w:val="0"/>
              <w:autoSpaceDN w:val="0"/>
              <w:adjustRightInd w:val="0"/>
              <w:spacing w:before="80" w:after="40" w:line="240" w:lineRule="auto"/>
              <w:jc w:val="left"/>
              <w:rPr>
                <w:sz w:val="18"/>
                <w:szCs w:val="20"/>
              </w:rPr>
            </w:pPr>
          </w:p>
        </w:tc>
      </w:tr>
      <w:tr w:rsidR="001D2732" w:rsidRPr="00725372" w14:paraId="60BD69CD" w14:textId="77777777" w:rsidTr="001D2732">
        <w:trPr>
          <w:trHeight w:val="71"/>
        </w:trPr>
        <w:tc>
          <w:tcPr>
            <w:tcW w:w="810" w:type="dxa"/>
            <w:shd w:val="clear" w:color="auto" w:fill="auto"/>
            <w:vAlign w:val="center"/>
          </w:tcPr>
          <w:p w14:paraId="590F8FF7" w14:textId="5D90CA31"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QVB</w:t>
            </w:r>
          </w:p>
        </w:tc>
        <w:tc>
          <w:tcPr>
            <w:tcW w:w="8550" w:type="dxa"/>
            <w:shd w:val="clear" w:color="auto" w:fill="auto"/>
            <w:vAlign w:val="center"/>
          </w:tcPr>
          <w:p w14:paraId="4512CEFF" w14:textId="16A9A926" w:rsidR="001D2732" w:rsidRDefault="001D2732" w:rsidP="001D2732">
            <w:pPr>
              <w:autoSpaceDE w:val="0"/>
              <w:autoSpaceDN w:val="0"/>
              <w:adjustRightInd w:val="0"/>
              <w:spacing w:before="80" w:after="40" w:line="240" w:lineRule="auto"/>
              <w:jc w:val="left"/>
              <w:rPr>
                <w:sz w:val="18"/>
                <w:szCs w:val="20"/>
              </w:rPr>
            </w:pPr>
            <w:r w:rsidRPr="00725372">
              <w:rPr>
                <w:sz w:val="18"/>
                <w:szCs w:val="20"/>
              </w:rPr>
              <w:t xml:space="preserve">Cryogenic Valve Box </w:t>
            </w:r>
          </w:p>
        </w:tc>
        <w:tc>
          <w:tcPr>
            <w:tcW w:w="990" w:type="dxa"/>
            <w:tcBorders>
              <w:top w:val="nil"/>
              <w:bottom w:val="nil"/>
            </w:tcBorders>
          </w:tcPr>
          <w:p w14:paraId="7D9BE56C"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6FEA2A9" w14:textId="77777777" w:rsidTr="001D2732">
        <w:trPr>
          <w:trHeight w:val="71"/>
        </w:trPr>
        <w:tc>
          <w:tcPr>
            <w:tcW w:w="810" w:type="dxa"/>
            <w:shd w:val="clear" w:color="auto" w:fill="auto"/>
            <w:vAlign w:val="center"/>
          </w:tcPr>
          <w:p w14:paraId="6FFE467D" w14:textId="31B3086F"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QVE</w:t>
            </w:r>
          </w:p>
        </w:tc>
        <w:tc>
          <w:tcPr>
            <w:tcW w:w="8550" w:type="dxa"/>
            <w:shd w:val="clear" w:color="auto" w:fill="auto"/>
            <w:vAlign w:val="center"/>
          </w:tcPr>
          <w:p w14:paraId="08E315FC" w14:textId="3C575866"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End-box</w:t>
            </w:r>
          </w:p>
        </w:tc>
        <w:tc>
          <w:tcPr>
            <w:tcW w:w="990" w:type="dxa"/>
            <w:tcBorders>
              <w:top w:val="nil"/>
              <w:bottom w:val="nil"/>
            </w:tcBorders>
          </w:tcPr>
          <w:p w14:paraId="0ACF1FAB"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0B674DED" w14:textId="77777777" w:rsidTr="001D2732">
        <w:trPr>
          <w:trHeight w:val="71"/>
        </w:trPr>
        <w:tc>
          <w:tcPr>
            <w:tcW w:w="810" w:type="dxa"/>
            <w:shd w:val="clear" w:color="auto" w:fill="auto"/>
            <w:vAlign w:val="center"/>
          </w:tcPr>
          <w:p w14:paraId="0695E60F" w14:textId="15254495"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RF</w:t>
            </w:r>
          </w:p>
        </w:tc>
        <w:tc>
          <w:tcPr>
            <w:tcW w:w="8550" w:type="dxa"/>
            <w:shd w:val="clear" w:color="auto" w:fill="auto"/>
            <w:vAlign w:val="center"/>
          </w:tcPr>
          <w:p w14:paraId="3FA77F94" w14:textId="51C4C68B"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Radio Frequency</w:t>
            </w:r>
          </w:p>
        </w:tc>
        <w:tc>
          <w:tcPr>
            <w:tcW w:w="990" w:type="dxa"/>
            <w:tcBorders>
              <w:top w:val="nil"/>
              <w:bottom w:val="nil"/>
            </w:tcBorders>
          </w:tcPr>
          <w:p w14:paraId="17D6181A"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346904E5" w14:textId="77777777" w:rsidTr="001D2732">
        <w:trPr>
          <w:trHeight w:val="71"/>
        </w:trPr>
        <w:tc>
          <w:tcPr>
            <w:tcW w:w="810" w:type="dxa"/>
            <w:shd w:val="clear" w:color="auto" w:fill="auto"/>
            <w:vAlign w:val="center"/>
          </w:tcPr>
          <w:p w14:paraId="1A07A91E" w14:textId="3BED9763"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SAT</w:t>
            </w:r>
          </w:p>
        </w:tc>
        <w:tc>
          <w:tcPr>
            <w:tcW w:w="8550" w:type="dxa"/>
            <w:shd w:val="clear" w:color="auto" w:fill="auto"/>
            <w:vAlign w:val="center"/>
          </w:tcPr>
          <w:p w14:paraId="32EF9FD8" w14:textId="24D594C5"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Site Acceptance Test</w:t>
            </w:r>
          </w:p>
        </w:tc>
        <w:tc>
          <w:tcPr>
            <w:tcW w:w="990" w:type="dxa"/>
            <w:tcBorders>
              <w:top w:val="nil"/>
              <w:bottom w:val="nil"/>
            </w:tcBorders>
          </w:tcPr>
          <w:p w14:paraId="2DD3E0E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96EF914" w14:textId="77777777" w:rsidTr="001D2732">
        <w:trPr>
          <w:trHeight w:val="71"/>
        </w:trPr>
        <w:tc>
          <w:tcPr>
            <w:tcW w:w="810" w:type="dxa"/>
            <w:shd w:val="clear" w:color="auto" w:fill="auto"/>
            <w:vAlign w:val="center"/>
          </w:tcPr>
          <w:p w14:paraId="1FD366F5" w14:textId="2156432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 xml:space="preserve">SC </w:t>
            </w:r>
          </w:p>
        </w:tc>
        <w:tc>
          <w:tcPr>
            <w:tcW w:w="8550" w:type="dxa"/>
            <w:shd w:val="clear" w:color="auto" w:fill="auto"/>
            <w:vAlign w:val="center"/>
          </w:tcPr>
          <w:p w14:paraId="0C218047" w14:textId="055B865E"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Superconducting</w:t>
            </w:r>
          </w:p>
        </w:tc>
        <w:tc>
          <w:tcPr>
            <w:tcW w:w="990" w:type="dxa"/>
            <w:tcBorders>
              <w:top w:val="nil"/>
              <w:bottom w:val="nil"/>
            </w:tcBorders>
          </w:tcPr>
          <w:p w14:paraId="7C42CAE7"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058E3306" w14:textId="77777777" w:rsidTr="001D2732">
        <w:trPr>
          <w:trHeight w:val="71"/>
        </w:trPr>
        <w:tc>
          <w:tcPr>
            <w:tcW w:w="810" w:type="dxa"/>
            <w:shd w:val="clear" w:color="auto" w:fill="auto"/>
            <w:vAlign w:val="center"/>
          </w:tcPr>
          <w:p w14:paraId="575E812B" w14:textId="3B482F7E" w:rsidR="001D2732" w:rsidRPr="00725372" w:rsidRDefault="001D2732" w:rsidP="001D2732">
            <w:pPr>
              <w:pStyle w:val="AASemiBold"/>
              <w:spacing w:before="80" w:after="40" w:line="240" w:lineRule="auto"/>
              <w:ind w:left="-109" w:right="-107"/>
              <w:jc w:val="center"/>
              <w:rPr>
                <w:sz w:val="18"/>
                <w:szCs w:val="20"/>
              </w:rPr>
            </w:pPr>
            <w:proofErr w:type="spellStart"/>
            <w:r w:rsidRPr="00725372">
              <w:rPr>
                <w:sz w:val="18"/>
                <w:szCs w:val="20"/>
              </w:rPr>
              <w:t>SHe</w:t>
            </w:r>
            <w:proofErr w:type="spellEnd"/>
          </w:p>
        </w:tc>
        <w:tc>
          <w:tcPr>
            <w:tcW w:w="8550" w:type="dxa"/>
            <w:shd w:val="clear" w:color="auto" w:fill="auto"/>
            <w:vAlign w:val="center"/>
          </w:tcPr>
          <w:p w14:paraId="5F8E2610" w14:textId="5B52C518"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Supercritical Helium</w:t>
            </w:r>
          </w:p>
        </w:tc>
        <w:tc>
          <w:tcPr>
            <w:tcW w:w="990" w:type="dxa"/>
            <w:tcBorders>
              <w:top w:val="nil"/>
              <w:bottom w:val="nil"/>
            </w:tcBorders>
          </w:tcPr>
          <w:p w14:paraId="6B570CAD"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1C36CA0E" w14:textId="77777777" w:rsidTr="001D2732">
        <w:trPr>
          <w:trHeight w:val="71"/>
        </w:trPr>
        <w:tc>
          <w:tcPr>
            <w:tcW w:w="810" w:type="dxa"/>
            <w:shd w:val="clear" w:color="auto" w:fill="auto"/>
          </w:tcPr>
          <w:p w14:paraId="10655004" w14:textId="7CF22CD6"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ST</w:t>
            </w:r>
          </w:p>
        </w:tc>
        <w:tc>
          <w:tcPr>
            <w:tcW w:w="8550" w:type="dxa"/>
            <w:shd w:val="clear" w:color="auto" w:fill="auto"/>
          </w:tcPr>
          <w:p w14:paraId="19BB573D" w14:textId="71AEFEF5"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Storage</w:t>
            </w:r>
          </w:p>
        </w:tc>
        <w:tc>
          <w:tcPr>
            <w:tcW w:w="990" w:type="dxa"/>
            <w:tcBorders>
              <w:top w:val="nil"/>
              <w:bottom w:val="nil"/>
            </w:tcBorders>
          </w:tcPr>
          <w:p w14:paraId="430E71F6"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306D683D" w14:textId="77777777" w:rsidTr="001D2732">
        <w:trPr>
          <w:trHeight w:val="71"/>
        </w:trPr>
        <w:tc>
          <w:tcPr>
            <w:tcW w:w="810" w:type="dxa"/>
            <w:shd w:val="clear" w:color="auto" w:fill="auto"/>
          </w:tcPr>
          <w:p w14:paraId="1FEEB217" w14:textId="7044B06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SV</w:t>
            </w:r>
          </w:p>
        </w:tc>
        <w:tc>
          <w:tcPr>
            <w:tcW w:w="8550" w:type="dxa"/>
            <w:shd w:val="clear" w:color="auto" w:fill="auto"/>
          </w:tcPr>
          <w:p w14:paraId="2332EC88" w14:textId="1630E4EC"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Safety Valve</w:t>
            </w:r>
          </w:p>
        </w:tc>
        <w:tc>
          <w:tcPr>
            <w:tcW w:w="990" w:type="dxa"/>
            <w:tcBorders>
              <w:top w:val="nil"/>
              <w:bottom w:val="nil"/>
            </w:tcBorders>
          </w:tcPr>
          <w:p w14:paraId="73A8DE8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0146D392" w14:textId="77777777" w:rsidTr="001D2732">
        <w:trPr>
          <w:trHeight w:val="71"/>
        </w:trPr>
        <w:tc>
          <w:tcPr>
            <w:tcW w:w="810" w:type="dxa"/>
            <w:shd w:val="clear" w:color="auto" w:fill="auto"/>
            <w:vAlign w:val="center"/>
          </w:tcPr>
          <w:p w14:paraId="76025E18" w14:textId="152F434F"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TRO</w:t>
            </w:r>
          </w:p>
        </w:tc>
        <w:tc>
          <w:tcPr>
            <w:tcW w:w="8550" w:type="dxa"/>
            <w:shd w:val="clear" w:color="auto" w:fill="auto"/>
            <w:vAlign w:val="center"/>
          </w:tcPr>
          <w:p w14:paraId="53E0B448" w14:textId="5135FB2D"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Technical Responsible Officer</w:t>
            </w:r>
          </w:p>
        </w:tc>
        <w:tc>
          <w:tcPr>
            <w:tcW w:w="990" w:type="dxa"/>
            <w:tcBorders>
              <w:top w:val="nil"/>
              <w:bottom w:val="nil"/>
            </w:tcBorders>
          </w:tcPr>
          <w:p w14:paraId="6E7107D8"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1EBF2686" w14:textId="77777777" w:rsidTr="001D2732">
        <w:trPr>
          <w:trHeight w:val="71"/>
        </w:trPr>
        <w:tc>
          <w:tcPr>
            <w:tcW w:w="810" w:type="dxa"/>
            <w:shd w:val="clear" w:color="auto" w:fill="auto"/>
            <w:vAlign w:val="center"/>
          </w:tcPr>
          <w:p w14:paraId="7C73788B" w14:textId="2635AF2F"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TRM</w:t>
            </w:r>
          </w:p>
        </w:tc>
        <w:tc>
          <w:tcPr>
            <w:tcW w:w="8550" w:type="dxa"/>
            <w:shd w:val="clear" w:color="auto" w:fill="auto"/>
            <w:vAlign w:val="center"/>
          </w:tcPr>
          <w:p w14:paraId="74E47370" w14:textId="748E6301"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Technical Review Meeting</w:t>
            </w:r>
          </w:p>
        </w:tc>
        <w:tc>
          <w:tcPr>
            <w:tcW w:w="990" w:type="dxa"/>
            <w:tcBorders>
              <w:top w:val="nil"/>
              <w:bottom w:val="nil"/>
            </w:tcBorders>
          </w:tcPr>
          <w:p w14:paraId="7B2D9522"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9F20709" w14:textId="77777777" w:rsidTr="001D2732">
        <w:trPr>
          <w:trHeight w:val="71"/>
        </w:trPr>
        <w:tc>
          <w:tcPr>
            <w:tcW w:w="810" w:type="dxa"/>
            <w:shd w:val="clear" w:color="auto" w:fill="auto"/>
            <w:vAlign w:val="center"/>
          </w:tcPr>
          <w:p w14:paraId="321F0CAE" w14:textId="6504CD18"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TS</w:t>
            </w:r>
          </w:p>
        </w:tc>
        <w:tc>
          <w:tcPr>
            <w:tcW w:w="8550" w:type="dxa"/>
            <w:shd w:val="clear" w:color="auto" w:fill="auto"/>
            <w:vAlign w:val="center"/>
          </w:tcPr>
          <w:p w14:paraId="6C3635F1" w14:textId="043CEFFC"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Thermal Shields</w:t>
            </w:r>
          </w:p>
        </w:tc>
        <w:tc>
          <w:tcPr>
            <w:tcW w:w="990" w:type="dxa"/>
            <w:tcBorders>
              <w:top w:val="nil"/>
              <w:bottom w:val="nil"/>
            </w:tcBorders>
          </w:tcPr>
          <w:p w14:paraId="76C04A5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6F32A23" w14:textId="77777777" w:rsidTr="001D2732">
        <w:trPr>
          <w:trHeight w:val="71"/>
        </w:trPr>
        <w:tc>
          <w:tcPr>
            <w:tcW w:w="810" w:type="dxa"/>
            <w:shd w:val="clear" w:color="auto" w:fill="auto"/>
            <w:vAlign w:val="center"/>
          </w:tcPr>
          <w:p w14:paraId="29B99CC5" w14:textId="280DC24A" w:rsidR="001D2732" w:rsidRPr="00725372" w:rsidRDefault="001D2732" w:rsidP="001D2732">
            <w:pPr>
              <w:pStyle w:val="AASemiBold"/>
              <w:spacing w:before="80" w:after="40" w:line="240" w:lineRule="auto"/>
              <w:ind w:left="-109" w:right="-107"/>
              <w:jc w:val="center"/>
              <w:rPr>
                <w:sz w:val="18"/>
                <w:szCs w:val="20"/>
              </w:rPr>
            </w:pPr>
            <w:r>
              <w:rPr>
                <w:sz w:val="18"/>
                <w:szCs w:val="20"/>
              </w:rPr>
              <w:t>Tu</w:t>
            </w:r>
          </w:p>
        </w:tc>
        <w:tc>
          <w:tcPr>
            <w:tcW w:w="8550" w:type="dxa"/>
            <w:shd w:val="clear" w:color="auto" w:fill="auto"/>
            <w:vAlign w:val="center"/>
          </w:tcPr>
          <w:p w14:paraId="50C00423" w14:textId="462892A5" w:rsidR="001D2732" w:rsidRPr="00725372" w:rsidRDefault="001D2732" w:rsidP="001D2732">
            <w:pPr>
              <w:autoSpaceDE w:val="0"/>
              <w:autoSpaceDN w:val="0"/>
              <w:adjustRightInd w:val="0"/>
              <w:spacing w:before="80" w:after="40" w:line="240" w:lineRule="auto"/>
              <w:jc w:val="left"/>
              <w:rPr>
                <w:sz w:val="18"/>
                <w:szCs w:val="20"/>
              </w:rPr>
            </w:pPr>
            <w:r>
              <w:rPr>
                <w:sz w:val="18"/>
                <w:szCs w:val="20"/>
              </w:rPr>
              <w:t>Turbo Expander</w:t>
            </w:r>
          </w:p>
        </w:tc>
        <w:tc>
          <w:tcPr>
            <w:tcW w:w="990" w:type="dxa"/>
            <w:tcBorders>
              <w:top w:val="nil"/>
              <w:bottom w:val="nil"/>
            </w:tcBorders>
          </w:tcPr>
          <w:p w14:paraId="716B92FF"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41667C4D" w14:textId="77777777" w:rsidTr="001D2732">
        <w:trPr>
          <w:trHeight w:val="71"/>
        </w:trPr>
        <w:tc>
          <w:tcPr>
            <w:tcW w:w="810" w:type="dxa"/>
            <w:shd w:val="clear" w:color="auto" w:fill="auto"/>
            <w:vAlign w:val="center"/>
          </w:tcPr>
          <w:p w14:paraId="52B6E97D" w14:textId="13BB62ED"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UPS</w:t>
            </w:r>
          </w:p>
        </w:tc>
        <w:tc>
          <w:tcPr>
            <w:tcW w:w="8550" w:type="dxa"/>
            <w:shd w:val="clear" w:color="auto" w:fill="auto"/>
            <w:vAlign w:val="center"/>
          </w:tcPr>
          <w:p w14:paraId="4E2841AB" w14:textId="16CEE67B"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Uninterruptible Power Supply</w:t>
            </w:r>
          </w:p>
        </w:tc>
        <w:tc>
          <w:tcPr>
            <w:tcW w:w="990" w:type="dxa"/>
            <w:tcBorders>
              <w:top w:val="nil"/>
              <w:bottom w:val="nil"/>
            </w:tcBorders>
          </w:tcPr>
          <w:p w14:paraId="796C0E1E"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E2C10E2" w14:textId="77777777" w:rsidTr="001D2732">
        <w:trPr>
          <w:trHeight w:val="71"/>
        </w:trPr>
        <w:tc>
          <w:tcPr>
            <w:tcW w:w="810" w:type="dxa"/>
            <w:shd w:val="clear" w:color="auto" w:fill="auto"/>
            <w:vAlign w:val="center"/>
          </w:tcPr>
          <w:p w14:paraId="72AA44A8" w14:textId="6B90755B"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VLP</w:t>
            </w:r>
          </w:p>
        </w:tc>
        <w:tc>
          <w:tcPr>
            <w:tcW w:w="8550" w:type="dxa"/>
            <w:shd w:val="clear" w:color="auto" w:fill="auto"/>
            <w:vAlign w:val="center"/>
          </w:tcPr>
          <w:p w14:paraId="0918D8FF" w14:textId="1FF31A4C"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Very Low Pressure</w:t>
            </w:r>
          </w:p>
        </w:tc>
        <w:tc>
          <w:tcPr>
            <w:tcW w:w="990" w:type="dxa"/>
            <w:tcBorders>
              <w:top w:val="nil"/>
              <w:bottom w:val="nil"/>
            </w:tcBorders>
          </w:tcPr>
          <w:p w14:paraId="19495AC6"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689D8ED2" w14:textId="77777777" w:rsidTr="001D2732">
        <w:trPr>
          <w:trHeight w:val="71"/>
        </w:trPr>
        <w:tc>
          <w:tcPr>
            <w:tcW w:w="810" w:type="dxa"/>
            <w:shd w:val="clear" w:color="auto" w:fill="auto"/>
            <w:vAlign w:val="center"/>
          </w:tcPr>
          <w:p w14:paraId="7437089B" w14:textId="45648C1B" w:rsidR="001D2732" w:rsidRPr="00725372" w:rsidRDefault="001D2732" w:rsidP="001D2732">
            <w:pPr>
              <w:pStyle w:val="AASemiBold"/>
              <w:spacing w:before="80" w:after="40" w:line="240" w:lineRule="auto"/>
              <w:ind w:left="-109" w:right="-107"/>
              <w:jc w:val="center"/>
              <w:rPr>
                <w:sz w:val="18"/>
                <w:szCs w:val="20"/>
              </w:rPr>
            </w:pPr>
            <w:r>
              <w:rPr>
                <w:sz w:val="18"/>
                <w:szCs w:val="20"/>
              </w:rPr>
              <w:t>VP</w:t>
            </w:r>
          </w:p>
        </w:tc>
        <w:tc>
          <w:tcPr>
            <w:tcW w:w="8550" w:type="dxa"/>
            <w:shd w:val="clear" w:color="auto" w:fill="auto"/>
            <w:vAlign w:val="center"/>
          </w:tcPr>
          <w:p w14:paraId="7E5227FA" w14:textId="657A56FF" w:rsidR="001D2732" w:rsidRPr="00725372" w:rsidRDefault="001D2732" w:rsidP="001D2732">
            <w:pPr>
              <w:autoSpaceDE w:val="0"/>
              <w:autoSpaceDN w:val="0"/>
              <w:adjustRightInd w:val="0"/>
              <w:spacing w:before="80" w:after="40" w:line="240" w:lineRule="auto"/>
              <w:jc w:val="left"/>
              <w:rPr>
                <w:sz w:val="18"/>
                <w:szCs w:val="20"/>
              </w:rPr>
            </w:pPr>
            <w:r>
              <w:rPr>
                <w:sz w:val="18"/>
                <w:szCs w:val="20"/>
              </w:rPr>
              <w:t>Vacuum Pump</w:t>
            </w:r>
          </w:p>
        </w:tc>
        <w:tc>
          <w:tcPr>
            <w:tcW w:w="990" w:type="dxa"/>
            <w:tcBorders>
              <w:top w:val="nil"/>
              <w:bottom w:val="nil"/>
            </w:tcBorders>
          </w:tcPr>
          <w:p w14:paraId="30D4A3D2"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57E3CDA4" w14:textId="77777777" w:rsidTr="001D2732">
        <w:trPr>
          <w:trHeight w:val="71"/>
        </w:trPr>
        <w:tc>
          <w:tcPr>
            <w:tcW w:w="810" w:type="dxa"/>
            <w:shd w:val="clear" w:color="auto" w:fill="auto"/>
            <w:vAlign w:val="center"/>
          </w:tcPr>
          <w:p w14:paraId="10549ACE" w14:textId="5954E8AA"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WCS</w:t>
            </w:r>
          </w:p>
        </w:tc>
        <w:tc>
          <w:tcPr>
            <w:tcW w:w="8550" w:type="dxa"/>
            <w:shd w:val="clear" w:color="auto" w:fill="auto"/>
            <w:vAlign w:val="center"/>
          </w:tcPr>
          <w:p w14:paraId="18C38716" w14:textId="296EA4AA"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Warm Compressor Station</w:t>
            </w:r>
          </w:p>
        </w:tc>
        <w:tc>
          <w:tcPr>
            <w:tcW w:w="990" w:type="dxa"/>
            <w:tcBorders>
              <w:top w:val="nil"/>
              <w:bottom w:val="nil"/>
            </w:tcBorders>
          </w:tcPr>
          <w:p w14:paraId="20221DF4" w14:textId="77777777" w:rsidR="001D2732" w:rsidRPr="00725372" w:rsidRDefault="001D2732" w:rsidP="001D2732">
            <w:pPr>
              <w:autoSpaceDE w:val="0"/>
              <w:autoSpaceDN w:val="0"/>
              <w:adjustRightInd w:val="0"/>
              <w:spacing w:before="80" w:after="40" w:line="240" w:lineRule="auto"/>
              <w:jc w:val="left"/>
              <w:rPr>
                <w:sz w:val="18"/>
                <w:szCs w:val="20"/>
              </w:rPr>
            </w:pPr>
          </w:p>
        </w:tc>
      </w:tr>
      <w:tr w:rsidR="001D2732" w:rsidRPr="00725372" w14:paraId="29EFE3A7" w14:textId="77777777" w:rsidTr="001D2732">
        <w:trPr>
          <w:trHeight w:val="71"/>
        </w:trPr>
        <w:tc>
          <w:tcPr>
            <w:tcW w:w="810" w:type="dxa"/>
            <w:shd w:val="clear" w:color="auto" w:fill="auto"/>
          </w:tcPr>
          <w:p w14:paraId="2DE1B142" w14:textId="72FD552E" w:rsidR="001D2732" w:rsidRPr="00725372" w:rsidRDefault="001D2732" w:rsidP="001D2732">
            <w:pPr>
              <w:pStyle w:val="AASemiBold"/>
              <w:spacing w:before="80" w:after="40" w:line="240" w:lineRule="auto"/>
              <w:ind w:left="-109" w:right="-107"/>
              <w:jc w:val="center"/>
              <w:rPr>
                <w:sz w:val="18"/>
                <w:szCs w:val="20"/>
              </w:rPr>
            </w:pPr>
            <w:r w:rsidRPr="00725372">
              <w:rPr>
                <w:sz w:val="18"/>
                <w:szCs w:val="20"/>
              </w:rPr>
              <w:t>WSH</w:t>
            </w:r>
          </w:p>
        </w:tc>
        <w:tc>
          <w:tcPr>
            <w:tcW w:w="8550" w:type="dxa"/>
            <w:shd w:val="clear" w:color="auto" w:fill="auto"/>
          </w:tcPr>
          <w:p w14:paraId="4659FD54" w14:textId="7BB9CBE7" w:rsidR="001D2732" w:rsidRPr="00725372" w:rsidRDefault="001D2732" w:rsidP="001D2732">
            <w:pPr>
              <w:autoSpaceDE w:val="0"/>
              <w:autoSpaceDN w:val="0"/>
              <w:adjustRightInd w:val="0"/>
              <w:spacing w:before="80" w:after="40" w:line="240" w:lineRule="auto"/>
              <w:jc w:val="left"/>
              <w:rPr>
                <w:sz w:val="18"/>
                <w:szCs w:val="20"/>
              </w:rPr>
            </w:pPr>
            <w:r w:rsidRPr="00725372">
              <w:rPr>
                <w:sz w:val="18"/>
                <w:szCs w:val="20"/>
              </w:rPr>
              <w:t>Warm Storage Helium</w:t>
            </w:r>
          </w:p>
        </w:tc>
        <w:tc>
          <w:tcPr>
            <w:tcW w:w="990" w:type="dxa"/>
            <w:tcBorders>
              <w:top w:val="nil"/>
              <w:bottom w:val="nil"/>
            </w:tcBorders>
          </w:tcPr>
          <w:p w14:paraId="05585CE1" w14:textId="77777777" w:rsidR="001D2732" w:rsidRPr="00725372" w:rsidRDefault="001D2732" w:rsidP="001D2732">
            <w:pPr>
              <w:autoSpaceDE w:val="0"/>
              <w:autoSpaceDN w:val="0"/>
              <w:adjustRightInd w:val="0"/>
              <w:spacing w:before="80" w:after="40" w:line="240" w:lineRule="auto"/>
              <w:jc w:val="left"/>
              <w:rPr>
                <w:sz w:val="18"/>
                <w:szCs w:val="20"/>
              </w:rPr>
            </w:pPr>
          </w:p>
        </w:tc>
      </w:tr>
    </w:tbl>
    <w:p w14:paraId="313B27A4" w14:textId="77777777" w:rsidR="001A691B" w:rsidRPr="00725372" w:rsidRDefault="001A691B" w:rsidP="004551A0">
      <w:pPr>
        <w:pStyle w:val="ADClause"/>
      </w:pPr>
    </w:p>
    <w:p w14:paraId="0000C6C8" w14:textId="77777777" w:rsidR="004551A0" w:rsidRPr="00725372" w:rsidRDefault="004551A0" w:rsidP="004551A0">
      <w:pPr>
        <w:pStyle w:val="ADClause"/>
        <w:rPr>
          <w:rFonts w:ascii="Segoe UI Semibold" w:eastAsia="Segoe UI" w:hAnsi="Segoe UI Semibold"/>
          <w:color w:val="562873"/>
          <w:sz w:val="24"/>
        </w:rPr>
      </w:pPr>
      <w:bookmarkStart w:id="7" w:name="_Toc188541025"/>
      <w:r w:rsidRPr="00725372">
        <w:br w:type="page"/>
      </w:r>
    </w:p>
    <w:p w14:paraId="74A12BC3" w14:textId="115EE195" w:rsidR="001A691B" w:rsidRPr="00725372" w:rsidRDefault="001A691B" w:rsidP="004551A0">
      <w:pPr>
        <w:pStyle w:val="Kop2"/>
        <w:ind w:left="-450"/>
      </w:pPr>
      <w:bookmarkStart w:id="8" w:name="_Toc197425928"/>
      <w:r w:rsidRPr="00725372">
        <w:lastRenderedPageBreak/>
        <w:t>Terms and Definitions</w:t>
      </w:r>
      <w:bookmarkEnd w:id="7"/>
      <w:bookmarkEnd w:id="8"/>
    </w:p>
    <w:tbl>
      <w:tblPr>
        <w:tblW w:w="8640" w:type="dxa"/>
        <w:tblBorders>
          <w:bottom w:val="single" w:sz="4" w:space="0" w:color="A6A6A6" w:themeColor="background1" w:themeShade="A6"/>
          <w:insideH w:val="single" w:sz="4" w:space="0" w:color="A6A6A6" w:themeColor="background1" w:themeShade="A6"/>
        </w:tblBorders>
        <w:tblLook w:val="04A0" w:firstRow="1" w:lastRow="0" w:firstColumn="1" w:lastColumn="0" w:noHBand="0" w:noVBand="1"/>
      </w:tblPr>
      <w:tblGrid>
        <w:gridCol w:w="1291"/>
        <w:gridCol w:w="7349"/>
      </w:tblGrid>
      <w:tr w:rsidR="001A691B" w:rsidRPr="004466FF" w14:paraId="61E18FCA" w14:textId="77777777" w:rsidTr="007B431D">
        <w:trPr>
          <w:trHeight w:val="252"/>
        </w:trPr>
        <w:tc>
          <w:tcPr>
            <w:tcW w:w="1291" w:type="dxa"/>
            <w:tcBorders>
              <w:top w:val="nil"/>
              <w:bottom w:val="nil"/>
            </w:tcBorders>
            <w:shd w:val="clear" w:color="auto" w:fill="auto"/>
          </w:tcPr>
          <w:p w14:paraId="6618C947" w14:textId="77777777" w:rsidR="001A691B" w:rsidRPr="00725372" w:rsidRDefault="001A691B" w:rsidP="001A691B">
            <w:pPr>
              <w:pStyle w:val="AASemiBold"/>
              <w:jc w:val="right"/>
              <w:rPr>
                <w:sz w:val="18"/>
                <w:szCs w:val="20"/>
              </w:rPr>
            </w:pPr>
            <w:r w:rsidRPr="00725372">
              <w:rPr>
                <w:sz w:val="18"/>
                <w:szCs w:val="20"/>
              </w:rPr>
              <w:t>CoreShare</w:t>
            </w:r>
          </w:p>
        </w:tc>
        <w:tc>
          <w:tcPr>
            <w:tcW w:w="7349" w:type="dxa"/>
            <w:shd w:val="clear" w:color="auto" w:fill="auto"/>
            <w:vAlign w:val="center"/>
          </w:tcPr>
          <w:p w14:paraId="5FEEA94B" w14:textId="77777777" w:rsidR="001A691B" w:rsidRPr="003E5C09" w:rsidRDefault="001A691B" w:rsidP="007B431D">
            <w:pPr>
              <w:autoSpaceDE w:val="0"/>
              <w:autoSpaceDN w:val="0"/>
              <w:adjustRightInd w:val="0"/>
              <w:spacing w:after="120" w:line="240" w:lineRule="auto"/>
              <w:rPr>
                <w:sz w:val="18"/>
                <w:szCs w:val="20"/>
                <w:lang w:val="nl-BE"/>
              </w:rPr>
            </w:pPr>
            <w:r w:rsidRPr="003E5C09">
              <w:rPr>
                <w:sz w:val="18"/>
                <w:szCs w:val="20"/>
                <w:lang w:val="nl-BE"/>
              </w:rPr>
              <w:t>SCK CEN’s document management system</w:t>
            </w:r>
          </w:p>
        </w:tc>
      </w:tr>
      <w:tr w:rsidR="001A691B" w:rsidRPr="00725372" w14:paraId="1A0E3D5C" w14:textId="77777777" w:rsidTr="007B431D">
        <w:trPr>
          <w:trHeight w:val="252"/>
        </w:trPr>
        <w:tc>
          <w:tcPr>
            <w:tcW w:w="1291" w:type="dxa"/>
            <w:tcBorders>
              <w:top w:val="nil"/>
              <w:bottom w:val="nil"/>
            </w:tcBorders>
            <w:shd w:val="clear" w:color="auto" w:fill="auto"/>
          </w:tcPr>
          <w:p w14:paraId="255627A7" w14:textId="77777777" w:rsidR="001A691B" w:rsidRPr="00725372" w:rsidRDefault="001A691B" w:rsidP="001A691B">
            <w:pPr>
              <w:pStyle w:val="AASemiBold"/>
              <w:jc w:val="right"/>
              <w:rPr>
                <w:sz w:val="18"/>
                <w:szCs w:val="20"/>
              </w:rPr>
            </w:pPr>
            <w:r w:rsidRPr="00725372">
              <w:rPr>
                <w:sz w:val="18"/>
                <w:szCs w:val="20"/>
              </w:rPr>
              <w:t>Conceptual Process Proposal</w:t>
            </w:r>
          </w:p>
        </w:tc>
        <w:tc>
          <w:tcPr>
            <w:tcW w:w="7349" w:type="dxa"/>
            <w:shd w:val="clear" w:color="auto" w:fill="auto"/>
            <w:vAlign w:val="center"/>
          </w:tcPr>
          <w:p w14:paraId="753C0164" w14:textId="4D903094" w:rsidR="001A691B" w:rsidRPr="00725372" w:rsidRDefault="00690490" w:rsidP="007B431D">
            <w:pPr>
              <w:autoSpaceDE w:val="0"/>
              <w:autoSpaceDN w:val="0"/>
              <w:adjustRightInd w:val="0"/>
              <w:spacing w:after="120" w:line="240" w:lineRule="auto"/>
              <w:rPr>
                <w:sz w:val="18"/>
                <w:szCs w:val="20"/>
              </w:rPr>
            </w:pPr>
            <w:r w:rsidRPr="00690490">
              <w:rPr>
                <w:sz w:val="18"/>
                <w:szCs w:val="20"/>
              </w:rPr>
              <w:t>A preliminary engineering framework that defines the cryogenic helium refrigeration architecture, supporting a range of operational and functional requirements. The Conceptual Process Proposal serves as the foundation for subsequent design stages by detailing the system architecture, proposed configurations, and functional decompositions necessary to meet the overarching System Requirements. It ensures integration of key subsystems and process units while maintaining compliance with operational constraints, safety margins, and performance criteria. It is reviewed and validated as a baseline for th</w:t>
            </w:r>
            <w:r>
              <w:rPr>
                <w:sz w:val="18"/>
                <w:szCs w:val="20"/>
              </w:rPr>
              <w:t xml:space="preserve">e </w:t>
            </w:r>
            <w:r w:rsidRPr="00690490">
              <w:rPr>
                <w:sz w:val="18"/>
                <w:szCs w:val="20"/>
              </w:rPr>
              <w:t>Detailed Design phases</w:t>
            </w:r>
          </w:p>
        </w:tc>
      </w:tr>
      <w:tr w:rsidR="001A691B" w:rsidRPr="00725372" w14:paraId="458C4F5B" w14:textId="77777777" w:rsidTr="007B431D">
        <w:trPr>
          <w:trHeight w:val="252"/>
        </w:trPr>
        <w:tc>
          <w:tcPr>
            <w:tcW w:w="1291" w:type="dxa"/>
            <w:tcBorders>
              <w:top w:val="nil"/>
              <w:bottom w:val="nil"/>
            </w:tcBorders>
            <w:shd w:val="clear" w:color="auto" w:fill="auto"/>
          </w:tcPr>
          <w:p w14:paraId="2F54B8C8" w14:textId="77777777" w:rsidR="001A691B" w:rsidRPr="00725372" w:rsidRDefault="001A691B" w:rsidP="001A691B">
            <w:pPr>
              <w:pStyle w:val="AASemiBold"/>
              <w:jc w:val="right"/>
              <w:rPr>
                <w:sz w:val="18"/>
                <w:szCs w:val="20"/>
              </w:rPr>
            </w:pPr>
            <w:commentRangeStart w:id="9"/>
            <w:r w:rsidRPr="00725372">
              <w:rPr>
                <w:sz w:val="18"/>
                <w:szCs w:val="20"/>
              </w:rPr>
              <w:t>Design Stage(s)</w:t>
            </w:r>
            <w:commentRangeEnd w:id="9"/>
            <w:r w:rsidR="00C00338">
              <w:rPr>
                <w:rStyle w:val="Verwijzingopmerking"/>
                <w:rFonts w:ascii="Segoe UI" w:hAnsi="Segoe UI"/>
                <w:color w:val="auto"/>
              </w:rPr>
              <w:commentReference w:id="9"/>
            </w:r>
          </w:p>
        </w:tc>
        <w:tc>
          <w:tcPr>
            <w:tcW w:w="7349"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33"/>
            </w:tblGrid>
            <w:tr w:rsidR="00690490" w:rsidRPr="00690490" w14:paraId="24744A70" w14:textId="77777777" w:rsidTr="00690490">
              <w:trPr>
                <w:tblCellSpacing w:w="15" w:type="dxa"/>
              </w:trPr>
              <w:tc>
                <w:tcPr>
                  <w:tcW w:w="0" w:type="auto"/>
                  <w:vAlign w:val="center"/>
                  <w:hideMark/>
                </w:tcPr>
                <w:p w14:paraId="422B0F52" w14:textId="0FBF0723" w:rsidR="00690490" w:rsidRPr="00690490" w:rsidRDefault="00690490" w:rsidP="00690490">
                  <w:pPr>
                    <w:autoSpaceDE w:val="0"/>
                    <w:autoSpaceDN w:val="0"/>
                    <w:adjustRightInd w:val="0"/>
                    <w:spacing w:after="120" w:line="240" w:lineRule="auto"/>
                    <w:rPr>
                      <w:sz w:val="18"/>
                      <w:szCs w:val="20"/>
                    </w:rPr>
                  </w:pPr>
                  <w:r w:rsidRPr="00690490">
                    <w:rPr>
                      <w:sz w:val="18"/>
                      <w:szCs w:val="20"/>
                    </w:rPr>
                    <w:t xml:space="preserve">A self-contained phase within the engineering design process, each focusing on a distinct level of technical maturity and output deliverables. Design Stages are sequenced to transform user requirements into </w:t>
                  </w:r>
                  <w:proofErr w:type="spellStart"/>
                  <w:r w:rsidRPr="00690490">
                    <w:rPr>
                      <w:sz w:val="18"/>
                      <w:szCs w:val="20"/>
                    </w:rPr>
                    <w:t>realizable</w:t>
                  </w:r>
                  <w:proofErr w:type="spellEnd"/>
                  <w:r w:rsidRPr="00690490">
                    <w:rPr>
                      <w:sz w:val="18"/>
                      <w:szCs w:val="20"/>
                    </w:rPr>
                    <w:t xml:space="preserve"> system configurations through increasing levels of fidelity and validation</w:t>
                  </w:r>
                  <w:r>
                    <w:rPr>
                      <w:sz w:val="18"/>
                      <w:szCs w:val="20"/>
                    </w:rPr>
                    <w:t>.</w:t>
                  </w:r>
                </w:p>
              </w:tc>
            </w:tr>
          </w:tbl>
          <w:p w14:paraId="2910808A" w14:textId="68F44581" w:rsidR="00056639" w:rsidRPr="00725372" w:rsidRDefault="001A691B" w:rsidP="007B431D">
            <w:pPr>
              <w:autoSpaceDE w:val="0"/>
              <w:autoSpaceDN w:val="0"/>
              <w:adjustRightInd w:val="0"/>
              <w:spacing w:after="120" w:line="240" w:lineRule="auto"/>
              <w:rPr>
                <w:sz w:val="18"/>
                <w:szCs w:val="20"/>
              </w:rPr>
            </w:pPr>
            <w:r w:rsidRPr="00725372">
              <w:rPr>
                <w:rStyle w:val="AASemiBoldChar"/>
                <w:sz w:val="18"/>
                <w:szCs w:val="20"/>
              </w:rPr>
              <w:t>Conceptual Design</w:t>
            </w:r>
            <w:r w:rsidRPr="00725372">
              <w:rPr>
                <w:sz w:val="18"/>
                <w:szCs w:val="20"/>
              </w:rPr>
              <w:t xml:space="preserve">: </w:t>
            </w:r>
            <w:r w:rsidR="00062302" w:rsidRPr="00062302">
              <w:rPr>
                <w:sz w:val="18"/>
                <w:szCs w:val="20"/>
              </w:rPr>
              <w:t>A phase in the design process that involves evaluating multiple concepts to determine their ability to fulfil the defined fit-for-purpose requirements. It includes the identification and justification of a reference concept deemed the most suitable and feasible within the specified constraints. The Conceptual Design provides a general understanding of the system's intended purpose, overall structure, operating principles, physical dimensions, and key technical specifications. Once reviewed and approved, the Conceptual Design serves as the foundation for the development of the Detailed Design</w:t>
            </w:r>
            <w:r w:rsidR="00056639" w:rsidRPr="00056639">
              <w:rPr>
                <w:sz w:val="18"/>
                <w:szCs w:val="20"/>
              </w:rPr>
              <w:t>.</w:t>
            </w:r>
          </w:p>
          <w:p w14:paraId="19434A76" w14:textId="703DACA6" w:rsidR="00056639" w:rsidRPr="00725372" w:rsidRDefault="001A691B" w:rsidP="007B431D">
            <w:pPr>
              <w:autoSpaceDE w:val="0"/>
              <w:autoSpaceDN w:val="0"/>
              <w:adjustRightInd w:val="0"/>
              <w:spacing w:after="120" w:line="240" w:lineRule="auto"/>
              <w:rPr>
                <w:sz w:val="18"/>
                <w:szCs w:val="20"/>
              </w:rPr>
            </w:pPr>
            <w:r w:rsidRPr="00725372">
              <w:rPr>
                <w:rStyle w:val="AASemiBoldChar"/>
                <w:sz w:val="18"/>
                <w:szCs w:val="20"/>
              </w:rPr>
              <w:t>Detailed Design</w:t>
            </w:r>
            <w:r w:rsidRPr="00725372">
              <w:rPr>
                <w:sz w:val="18"/>
                <w:szCs w:val="20"/>
              </w:rPr>
              <w:t xml:space="preserve">: </w:t>
            </w:r>
            <w:r w:rsidR="00690490" w:rsidRPr="00690490">
              <w:rPr>
                <w:sz w:val="18"/>
                <w:szCs w:val="20"/>
              </w:rPr>
              <w:t xml:space="preserve">This stage develops the </w:t>
            </w:r>
            <w:proofErr w:type="spellStart"/>
            <w:r w:rsidR="00690490" w:rsidRPr="00690490">
              <w:rPr>
                <w:sz w:val="18"/>
                <w:szCs w:val="20"/>
              </w:rPr>
              <w:t>finalized</w:t>
            </w:r>
            <w:proofErr w:type="spellEnd"/>
            <w:r w:rsidR="00690490" w:rsidRPr="00690490">
              <w:rPr>
                <w:sz w:val="18"/>
                <w:szCs w:val="20"/>
              </w:rPr>
              <w:t xml:space="preserve"> and exhaustive Design Documentation required for fabrication, inspection, testing, installation, commissioning, operation, maintenance, refurbishment, and decommissioning of the System. Documentation must meet quality, regulatory, and lifecycle expectations.</w:t>
            </w:r>
          </w:p>
        </w:tc>
      </w:tr>
      <w:tr w:rsidR="001A691B" w:rsidRPr="00725372" w14:paraId="20A95F21" w14:textId="77777777" w:rsidTr="007B431D">
        <w:trPr>
          <w:trHeight w:val="252"/>
        </w:trPr>
        <w:tc>
          <w:tcPr>
            <w:tcW w:w="1291" w:type="dxa"/>
            <w:tcBorders>
              <w:top w:val="nil"/>
              <w:bottom w:val="nil"/>
            </w:tcBorders>
            <w:shd w:val="clear" w:color="auto" w:fill="auto"/>
          </w:tcPr>
          <w:p w14:paraId="32CD42A1" w14:textId="0AF9CDAF" w:rsidR="001A691B" w:rsidRPr="00725372" w:rsidRDefault="00690490" w:rsidP="001A691B">
            <w:pPr>
              <w:pStyle w:val="AASemiBold"/>
              <w:jc w:val="right"/>
              <w:rPr>
                <w:sz w:val="18"/>
                <w:szCs w:val="20"/>
              </w:rPr>
            </w:pPr>
            <w:r>
              <w:rPr>
                <w:sz w:val="18"/>
                <w:szCs w:val="20"/>
              </w:rPr>
              <w:t>H</w:t>
            </w:r>
            <w:r w:rsidR="001A691B" w:rsidRPr="00725372">
              <w:rPr>
                <w:sz w:val="18"/>
                <w:szCs w:val="20"/>
              </w:rPr>
              <w:t>old Point</w:t>
            </w:r>
            <w:r w:rsidR="001A691B" w:rsidRPr="00725372">
              <w:rPr>
                <w:b/>
                <w:bCs/>
                <w:sz w:val="18"/>
                <w:szCs w:val="20"/>
              </w:rPr>
              <w:t xml:space="preserve"> </w:t>
            </w:r>
          </w:p>
        </w:tc>
        <w:tc>
          <w:tcPr>
            <w:tcW w:w="7349" w:type="dxa"/>
            <w:shd w:val="clear" w:color="auto" w:fill="auto"/>
            <w:vAlign w:val="center"/>
          </w:tcPr>
          <w:p w14:paraId="0781FBE6" w14:textId="77777777" w:rsidR="001A691B" w:rsidRPr="00725372" w:rsidRDefault="001A691B" w:rsidP="007B431D">
            <w:pPr>
              <w:autoSpaceDE w:val="0"/>
              <w:autoSpaceDN w:val="0"/>
              <w:adjustRightInd w:val="0"/>
              <w:spacing w:after="120" w:line="240" w:lineRule="auto"/>
              <w:rPr>
                <w:sz w:val="18"/>
                <w:szCs w:val="20"/>
              </w:rPr>
            </w:pPr>
            <w:r w:rsidRPr="00725372">
              <w:rPr>
                <w:sz w:val="18"/>
                <w:szCs w:val="20"/>
              </w:rPr>
              <w:t>A mandatory verification point beyond which work cannot continue without approval by SCK CEN. The work can only continue provided that SCK CEN has been able to verify the quality of the work completed so far and has confirmed its approval of such work in writing.</w:t>
            </w:r>
          </w:p>
        </w:tc>
      </w:tr>
      <w:tr w:rsidR="0059448F" w:rsidRPr="00725372" w14:paraId="7F56AA7F" w14:textId="77777777" w:rsidTr="00404E46">
        <w:trPr>
          <w:trHeight w:val="252"/>
        </w:trPr>
        <w:tc>
          <w:tcPr>
            <w:tcW w:w="1291" w:type="dxa"/>
            <w:tcBorders>
              <w:top w:val="nil"/>
              <w:bottom w:val="nil"/>
            </w:tcBorders>
            <w:shd w:val="clear" w:color="auto" w:fill="auto"/>
          </w:tcPr>
          <w:p w14:paraId="78108208" w14:textId="4F098833" w:rsidR="0059448F" w:rsidRDefault="0059448F" w:rsidP="0059448F">
            <w:pPr>
              <w:pStyle w:val="AASemiBold"/>
              <w:jc w:val="right"/>
              <w:rPr>
                <w:sz w:val="18"/>
                <w:szCs w:val="20"/>
              </w:rPr>
            </w:pPr>
            <w:commentRangeStart w:id="10"/>
            <w:r w:rsidRPr="00404E46">
              <w:rPr>
                <w:sz w:val="18"/>
                <w:szCs w:val="20"/>
              </w:rPr>
              <w:t>Fixed Price Offer</w:t>
            </w:r>
          </w:p>
        </w:tc>
        <w:tc>
          <w:tcPr>
            <w:tcW w:w="7349" w:type="dxa"/>
            <w:shd w:val="clear" w:color="auto" w:fill="auto"/>
          </w:tcPr>
          <w:p w14:paraId="2C5977D3" w14:textId="5F5D971F" w:rsidR="0059448F" w:rsidRPr="00725372" w:rsidRDefault="0059448F" w:rsidP="0059448F">
            <w:pPr>
              <w:autoSpaceDE w:val="0"/>
              <w:autoSpaceDN w:val="0"/>
              <w:adjustRightInd w:val="0"/>
              <w:spacing w:after="120" w:line="240" w:lineRule="auto"/>
              <w:rPr>
                <w:sz w:val="18"/>
                <w:szCs w:val="20"/>
              </w:rPr>
            </w:pPr>
            <w:r w:rsidRPr="0059448F">
              <w:rPr>
                <w:sz w:val="18"/>
                <w:szCs w:val="20"/>
              </w:rPr>
              <w:t>A commercial proposal in which the total project price remains unchanged regardless of actual costs incurred. This offer must fully reflect all technical requirements and be supported by traceable cost models aligned with the Scope of Requirements (SoR).</w:t>
            </w:r>
            <w:commentRangeEnd w:id="10"/>
            <w:r w:rsidR="004110B6">
              <w:rPr>
                <w:rStyle w:val="Verwijzingopmerking"/>
              </w:rPr>
              <w:commentReference w:id="10"/>
            </w:r>
          </w:p>
        </w:tc>
      </w:tr>
      <w:tr w:rsidR="000C4C5E" w:rsidRPr="00725372" w14:paraId="312B7897" w14:textId="77777777" w:rsidTr="007B431D">
        <w:trPr>
          <w:trHeight w:val="252"/>
        </w:trPr>
        <w:tc>
          <w:tcPr>
            <w:tcW w:w="1291" w:type="dxa"/>
            <w:tcBorders>
              <w:top w:val="nil"/>
              <w:bottom w:val="nil"/>
            </w:tcBorders>
            <w:shd w:val="clear" w:color="auto" w:fill="auto"/>
          </w:tcPr>
          <w:p w14:paraId="4114E8FF" w14:textId="406947C7" w:rsidR="000C4C5E" w:rsidRDefault="000C4C5E" w:rsidP="001A691B">
            <w:pPr>
              <w:pStyle w:val="AASemiBold"/>
              <w:jc w:val="right"/>
              <w:rPr>
                <w:sz w:val="18"/>
                <w:szCs w:val="20"/>
              </w:rPr>
            </w:pPr>
            <w:r>
              <w:rPr>
                <w:sz w:val="18"/>
                <w:szCs w:val="20"/>
              </w:rPr>
              <w:t>Lifecycle Cost Manag</w:t>
            </w:r>
            <w:r w:rsidR="004110B6">
              <w:rPr>
                <w:sz w:val="18"/>
                <w:szCs w:val="20"/>
              </w:rPr>
              <w:t>e</w:t>
            </w:r>
            <w:r>
              <w:rPr>
                <w:sz w:val="18"/>
                <w:szCs w:val="20"/>
              </w:rPr>
              <w:t>ment</w:t>
            </w:r>
          </w:p>
        </w:tc>
        <w:tc>
          <w:tcPr>
            <w:tcW w:w="7349" w:type="dxa"/>
            <w:shd w:val="clear" w:color="auto" w:fill="auto"/>
            <w:vAlign w:val="center"/>
          </w:tcPr>
          <w:p w14:paraId="5A3B54A7" w14:textId="3E4ABFAA" w:rsidR="000C4C5E" w:rsidRPr="00725372" w:rsidRDefault="0059448F" w:rsidP="007B431D">
            <w:pPr>
              <w:autoSpaceDE w:val="0"/>
              <w:autoSpaceDN w:val="0"/>
              <w:adjustRightInd w:val="0"/>
              <w:spacing w:after="120" w:line="240" w:lineRule="auto"/>
              <w:rPr>
                <w:sz w:val="18"/>
                <w:szCs w:val="20"/>
              </w:rPr>
            </w:pPr>
            <w:r w:rsidRPr="0059448F">
              <w:rPr>
                <w:sz w:val="18"/>
                <w:szCs w:val="20"/>
              </w:rPr>
              <w:t xml:space="preserve">The cost </w:t>
            </w:r>
            <w:proofErr w:type="spellStart"/>
            <w:r w:rsidRPr="0059448F">
              <w:rPr>
                <w:sz w:val="18"/>
                <w:szCs w:val="20"/>
              </w:rPr>
              <w:t>optimization</w:t>
            </w:r>
            <w:proofErr w:type="spellEnd"/>
            <w:r w:rsidRPr="0059448F">
              <w:rPr>
                <w:sz w:val="18"/>
                <w:szCs w:val="20"/>
              </w:rPr>
              <w:t xml:space="preserve"> approach used during the post-commissioning phase to manage preventive maintenance, replacement strategy, and reliability targets. It is supported by failure forecasting, risk-based planning, and system performance </w:t>
            </w:r>
            <w:r w:rsidR="004110B6" w:rsidRPr="0059448F">
              <w:rPr>
                <w:sz w:val="18"/>
                <w:szCs w:val="20"/>
              </w:rPr>
              <w:t>modelling</w:t>
            </w:r>
            <w:r w:rsidRPr="0059448F">
              <w:rPr>
                <w:sz w:val="18"/>
                <w:szCs w:val="20"/>
              </w:rPr>
              <w:t xml:space="preserve"> to maintain or reduce lifetime cost without compromising function</w:t>
            </w:r>
            <w:r>
              <w:rPr>
                <w:sz w:val="18"/>
                <w:szCs w:val="20"/>
              </w:rPr>
              <w:t>.</w:t>
            </w:r>
          </w:p>
        </w:tc>
      </w:tr>
      <w:tr w:rsidR="00690490" w:rsidRPr="00725372" w14:paraId="76E72417" w14:textId="77777777" w:rsidTr="007B431D">
        <w:trPr>
          <w:trHeight w:val="252"/>
        </w:trPr>
        <w:tc>
          <w:tcPr>
            <w:tcW w:w="1291" w:type="dxa"/>
            <w:tcBorders>
              <w:top w:val="nil"/>
              <w:bottom w:val="nil"/>
            </w:tcBorders>
            <w:shd w:val="clear" w:color="auto" w:fill="auto"/>
          </w:tcPr>
          <w:p w14:paraId="55176577" w14:textId="1A50693B" w:rsidR="00690490" w:rsidRPr="00725372" w:rsidRDefault="00690490" w:rsidP="001A691B">
            <w:pPr>
              <w:pStyle w:val="AASemiBold"/>
              <w:jc w:val="right"/>
              <w:rPr>
                <w:sz w:val="18"/>
                <w:szCs w:val="20"/>
              </w:rPr>
            </w:pPr>
            <w:r>
              <w:rPr>
                <w:sz w:val="18"/>
                <w:szCs w:val="20"/>
              </w:rPr>
              <w:t>Reliability Centred Maintenance</w:t>
            </w:r>
          </w:p>
        </w:tc>
        <w:tc>
          <w:tcPr>
            <w:tcW w:w="7349" w:type="dxa"/>
            <w:shd w:val="clear" w:color="auto" w:fill="auto"/>
            <w:vAlign w:val="center"/>
          </w:tcPr>
          <w:p w14:paraId="7D9C7951" w14:textId="6AAEA9B0" w:rsidR="00690490" w:rsidRPr="00725372" w:rsidRDefault="00690490" w:rsidP="007B431D">
            <w:pPr>
              <w:autoSpaceDE w:val="0"/>
              <w:autoSpaceDN w:val="0"/>
              <w:adjustRightInd w:val="0"/>
              <w:spacing w:after="120" w:line="240" w:lineRule="auto"/>
              <w:rPr>
                <w:sz w:val="18"/>
                <w:szCs w:val="20"/>
              </w:rPr>
            </w:pPr>
            <w:r w:rsidRPr="00690490">
              <w:rPr>
                <w:sz w:val="18"/>
                <w:szCs w:val="20"/>
              </w:rPr>
              <w:t xml:space="preserve">A systematic and structured process to determine the most effective maintenance approach for an asset or system. </w:t>
            </w:r>
            <w:r w:rsidRPr="00404E46">
              <w:rPr>
                <w:szCs w:val="20"/>
              </w:rPr>
              <w:t>RCM</w:t>
            </w:r>
            <w:r w:rsidRPr="00690490">
              <w:rPr>
                <w:sz w:val="18"/>
                <w:szCs w:val="20"/>
              </w:rPr>
              <w:t xml:space="preserve"> seeks to ensure that systems continue to do what their users require in their current operating context. It involves identifying failure modes, assessing their consequences, and selecting proactive maintenance tasks to mitigate risk while </w:t>
            </w:r>
            <w:proofErr w:type="spellStart"/>
            <w:r w:rsidRPr="00690490">
              <w:rPr>
                <w:sz w:val="18"/>
                <w:szCs w:val="20"/>
              </w:rPr>
              <w:t>optimizing</w:t>
            </w:r>
            <w:proofErr w:type="spellEnd"/>
            <w:r w:rsidRPr="00690490">
              <w:rPr>
                <w:sz w:val="18"/>
                <w:szCs w:val="20"/>
              </w:rPr>
              <w:t xml:space="preserve"> cost, safety, and system availability.</w:t>
            </w:r>
          </w:p>
        </w:tc>
      </w:tr>
      <w:tr w:rsidR="001A691B" w:rsidRPr="00725372" w14:paraId="4D2E5D88" w14:textId="77777777" w:rsidTr="007B431D">
        <w:trPr>
          <w:trHeight w:val="252"/>
        </w:trPr>
        <w:tc>
          <w:tcPr>
            <w:tcW w:w="1291" w:type="dxa"/>
            <w:tcBorders>
              <w:top w:val="nil"/>
              <w:bottom w:val="nil"/>
            </w:tcBorders>
            <w:shd w:val="clear" w:color="auto" w:fill="auto"/>
          </w:tcPr>
          <w:p w14:paraId="35893C52" w14:textId="77777777" w:rsidR="001A691B" w:rsidRPr="00725372" w:rsidRDefault="001A691B" w:rsidP="001A691B">
            <w:pPr>
              <w:pStyle w:val="AASemiBold"/>
              <w:jc w:val="right"/>
              <w:rPr>
                <w:sz w:val="18"/>
                <w:szCs w:val="20"/>
              </w:rPr>
            </w:pPr>
            <w:r w:rsidRPr="00725372">
              <w:rPr>
                <w:sz w:val="18"/>
                <w:szCs w:val="20"/>
              </w:rPr>
              <w:t>Risk Register</w:t>
            </w:r>
          </w:p>
        </w:tc>
        <w:tc>
          <w:tcPr>
            <w:tcW w:w="7349" w:type="dxa"/>
            <w:shd w:val="clear" w:color="auto" w:fill="auto"/>
            <w:vAlign w:val="center"/>
          </w:tcPr>
          <w:p w14:paraId="6CDBF40C" w14:textId="77777777" w:rsidR="001A691B" w:rsidRPr="00725372" w:rsidRDefault="001A691B" w:rsidP="007B431D">
            <w:pPr>
              <w:autoSpaceDE w:val="0"/>
              <w:autoSpaceDN w:val="0"/>
              <w:adjustRightInd w:val="0"/>
              <w:spacing w:after="120" w:line="240" w:lineRule="auto"/>
              <w:rPr>
                <w:sz w:val="18"/>
                <w:szCs w:val="20"/>
              </w:rPr>
            </w:pPr>
            <w:r w:rsidRPr="00725372">
              <w:rPr>
                <w:sz w:val="18"/>
                <w:szCs w:val="20"/>
              </w:rPr>
              <w:t>A formal tool used to systematically document, track, and manage risks throughout a project, with the primary purposes of risk identification, assessment, treatment, monitoring, and communication.</w:t>
            </w:r>
          </w:p>
        </w:tc>
      </w:tr>
      <w:tr w:rsidR="0059448F" w:rsidRPr="00725372" w14:paraId="111071F7" w14:textId="77777777" w:rsidTr="007B431D">
        <w:trPr>
          <w:trHeight w:val="252"/>
        </w:trPr>
        <w:tc>
          <w:tcPr>
            <w:tcW w:w="1291" w:type="dxa"/>
            <w:tcBorders>
              <w:top w:val="nil"/>
              <w:bottom w:val="nil"/>
            </w:tcBorders>
            <w:shd w:val="clear" w:color="auto" w:fill="auto"/>
          </w:tcPr>
          <w:p w14:paraId="77E3D2D1" w14:textId="6C1EF5CF" w:rsidR="0059448F" w:rsidRPr="00725372" w:rsidRDefault="0059448F" w:rsidP="001A691B">
            <w:pPr>
              <w:pStyle w:val="AASemiBold"/>
              <w:jc w:val="right"/>
              <w:rPr>
                <w:sz w:val="18"/>
                <w:szCs w:val="20"/>
              </w:rPr>
            </w:pPr>
            <w:r w:rsidRPr="0059448F">
              <w:rPr>
                <w:sz w:val="18"/>
                <w:szCs w:val="20"/>
              </w:rPr>
              <w:t>System Under Test (SUT)</w:t>
            </w:r>
          </w:p>
        </w:tc>
        <w:tc>
          <w:tcPr>
            <w:tcW w:w="7349"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9448F" w:rsidRPr="0059448F" w14:paraId="34647CA2" w14:textId="77777777" w:rsidTr="0059448F">
              <w:trPr>
                <w:tblCellSpacing w:w="15" w:type="dxa"/>
              </w:trPr>
              <w:tc>
                <w:tcPr>
                  <w:tcW w:w="0" w:type="auto"/>
                  <w:vAlign w:val="center"/>
                  <w:hideMark/>
                </w:tcPr>
                <w:p w14:paraId="6894ED67" w14:textId="77777777" w:rsidR="0059448F" w:rsidRPr="0059448F" w:rsidRDefault="0059448F" w:rsidP="0059448F">
                  <w:pPr>
                    <w:autoSpaceDE w:val="0"/>
                    <w:autoSpaceDN w:val="0"/>
                    <w:adjustRightInd w:val="0"/>
                    <w:spacing w:after="120" w:line="240" w:lineRule="auto"/>
                    <w:rPr>
                      <w:sz w:val="18"/>
                      <w:szCs w:val="20"/>
                    </w:rPr>
                  </w:pPr>
                </w:p>
              </w:tc>
            </w:tr>
          </w:tbl>
          <w:p w14:paraId="0E0E2221" w14:textId="77777777" w:rsidR="0059448F" w:rsidRPr="0059448F" w:rsidRDefault="0059448F" w:rsidP="0059448F">
            <w:pPr>
              <w:autoSpaceDE w:val="0"/>
              <w:autoSpaceDN w:val="0"/>
              <w:adjustRightInd w:val="0"/>
              <w:spacing w:after="120" w:line="240" w:lineRule="auto"/>
              <w:rPr>
                <w:vanish/>
                <w:sz w:val="18"/>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33"/>
            </w:tblGrid>
            <w:tr w:rsidR="0059448F" w:rsidRPr="0059448F" w14:paraId="663AFE43" w14:textId="77777777" w:rsidTr="0059448F">
              <w:trPr>
                <w:tblCellSpacing w:w="15" w:type="dxa"/>
              </w:trPr>
              <w:tc>
                <w:tcPr>
                  <w:tcW w:w="0" w:type="auto"/>
                  <w:vAlign w:val="center"/>
                  <w:hideMark/>
                </w:tcPr>
                <w:p w14:paraId="4F400635" w14:textId="77777777" w:rsidR="0059448F" w:rsidRPr="0059448F" w:rsidRDefault="0059448F" w:rsidP="0059448F">
                  <w:pPr>
                    <w:autoSpaceDE w:val="0"/>
                    <w:autoSpaceDN w:val="0"/>
                    <w:adjustRightInd w:val="0"/>
                    <w:spacing w:after="120" w:line="240" w:lineRule="auto"/>
                    <w:rPr>
                      <w:sz w:val="18"/>
                      <w:szCs w:val="20"/>
                    </w:rPr>
                  </w:pPr>
                  <w:r w:rsidRPr="0059448F">
                    <w:rPr>
                      <w:sz w:val="18"/>
                      <w:szCs w:val="20"/>
                    </w:rPr>
                    <w:t xml:space="preserve">A digital or physical representation of the system used for validation during commissioning, including control logic, process response, and layout. The model serves as a reference for virtual sensors, predictive maintenance, and cost </w:t>
                  </w:r>
                  <w:proofErr w:type="spellStart"/>
                  <w:r w:rsidRPr="0059448F">
                    <w:rPr>
                      <w:sz w:val="18"/>
                      <w:szCs w:val="20"/>
                    </w:rPr>
                    <w:t>optimization</w:t>
                  </w:r>
                  <w:proofErr w:type="spellEnd"/>
                  <w:r w:rsidRPr="0059448F">
                    <w:rPr>
                      <w:sz w:val="18"/>
                      <w:szCs w:val="20"/>
                    </w:rPr>
                    <w:t xml:space="preserve"> decisions related to system operation and lifecycle</w:t>
                  </w:r>
                </w:p>
              </w:tc>
            </w:tr>
          </w:tbl>
          <w:p w14:paraId="7A1BA185" w14:textId="77777777" w:rsidR="0059448F" w:rsidRPr="00725372" w:rsidRDefault="0059448F" w:rsidP="007B431D">
            <w:pPr>
              <w:autoSpaceDE w:val="0"/>
              <w:autoSpaceDN w:val="0"/>
              <w:adjustRightInd w:val="0"/>
              <w:spacing w:after="120" w:line="240" w:lineRule="auto"/>
              <w:rPr>
                <w:sz w:val="18"/>
                <w:szCs w:val="20"/>
              </w:rPr>
            </w:pPr>
          </w:p>
        </w:tc>
      </w:tr>
      <w:tr w:rsidR="001A691B" w:rsidRPr="00725372" w14:paraId="1C3EC4BE" w14:textId="77777777" w:rsidTr="007B431D">
        <w:trPr>
          <w:trHeight w:val="252"/>
        </w:trPr>
        <w:tc>
          <w:tcPr>
            <w:tcW w:w="1291" w:type="dxa"/>
            <w:tcBorders>
              <w:top w:val="nil"/>
              <w:bottom w:val="nil"/>
            </w:tcBorders>
            <w:shd w:val="clear" w:color="auto" w:fill="auto"/>
          </w:tcPr>
          <w:p w14:paraId="06C6F6E9" w14:textId="77777777" w:rsidR="001A691B" w:rsidRPr="00725372" w:rsidRDefault="001A691B" w:rsidP="001A691B">
            <w:pPr>
              <w:pStyle w:val="AASemiBold"/>
              <w:jc w:val="right"/>
              <w:rPr>
                <w:sz w:val="18"/>
                <w:szCs w:val="20"/>
              </w:rPr>
            </w:pPr>
            <w:r w:rsidRPr="00725372">
              <w:rPr>
                <w:sz w:val="18"/>
                <w:szCs w:val="20"/>
              </w:rPr>
              <w:t>Verification</w:t>
            </w:r>
          </w:p>
        </w:tc>
        <w:tc>
          <w:tcPr>
            <w:tcW w:w="7349" w:type="dxa"/>
            <w:shd w:val="clear" w:color="auto" w:fill="auto"/>
            <w:vAlign w:val="center"/>
          </w:tcPr>
          <w:p w14:paraId="19FB0D95" w14:textId="1A673AB5" w:rsidR="001A691B" w:rsidRPr="00725372" w:rsidRDefault="001A691B" w:rsidP="007B431D">
            <w:pPr>
              <w:autoSpaceDE w:val="0"/>
              <w:autoSpaceDN w:val="0"/>
              <w:adjustRightInd w:val="0"/>
              <w:spacing w:after="120" w:line="240" w:lineRule="auto"/>
              <w:rPr>
                <w:sz w:val="18"/>
                <w:szCs w:val="20"/>
              </w:rPr>
            </w:pPr>
            <w:r w:rsidRPr="00725372">
              <w:rPr>
                <w:sz w:val="18"/>
                <w:szCs w:val="20"/>
              </w:rPr>
              <w:t>Confirms that the product is built correctly according to the specified requirements, ensuring compliance with regulations and specifications.</w:t>
            </w:r>
          </w:p>
          <w:p w14:paraId="4F44C4CD" w14:textId="1595C586" w:rsidR="001A691B" w:rsidRPr="00725372" w:rsidRDefault="001A691B" w:rsidP="007B431D">
            <w:pPr>
              <w:autoSpaceDE w:val="0"/>
              <w:autoSpaceDN w:val="0"/>
              <w:adjustRightInd w:val="0"/>
              <w:spacing w:after="120" w:line="240" w:lineRule="auto"/>
              <w:rPr>
                <w:sz w:val="18"/>
                <w:szCs w:val="20"/>
              </w:rPr>
            </w:pPr>
            <w:r w:rsidRPr="00725372">
              <w:rPr>
                <w:sz w:val="18"/>
                <w:szCs w:val="20"/>
              </w:rPr>
              <w:lastRenderedPageBreak/>
              <w:t>Conducted throughout the development lifecycle, including during production or development phases. These activities involve reviews, inspections, and testing to ensure compliance with specifications.</w:t>
            </w:r>
          </w:p>
        </w:tc>
      </w:tr>
      <w:tr w:rsidR="001A691B" w:rsidRPr="00725372" w14:paraId="582CBB43" w14:textId="77777777" w:rsidTr="007B431D">
        <w:trPr>
          <w:trHeight w:val="252"/>
        </w:trPr>
        <w:tc>
          <w:tcPr>
            <w:tcW w:w="1291" w:type="dxa"/>
            <w:tcBorders>
              <w:top w:val="nil"/>
              <w:bottom w:val="nil"/>
            </w:tcBorders>
            <w:shd w:val="clear" w:color="auto" w:fill="auto"/>
          </w:tcPr>
          <w:p w14:paraId="2F0E5F74" w14:textId="77777777" w:rsidR="001A691B" w:rsidRPr="00725372" w:rsidRDefault="001A691B" w:rsidP="001A691B">
            <w:pPr>
              <w:pStyle w:val="AASemiBold"/>
              <w:jc w:val="right"/>
              <w:rPr>
                <w:sz w:val="18"/>
                <w:szCs w:val="20"/>
              </w:rPr>
            </w:pPr>
            <w:r w:rsidRPr="00725372">
              <w:rPr>
                <w:sz w:val="18"/>
                <w:szCs w:val="20"/>
              </w:rPr>
              <w:lastRenderedPageBreak/>
              <w:t>Validation</w:t>
            </w:r>
          </w:p>
        </w:tc>
        <w:tc>
          <w:tcPr>
            <w:tcW w:w="7349" w:type="dxa"/>
            <w:shd w:val="clear" w:color="auto" w:fill="auto"/>
            <w:vAlign w:val="center"/>
          </w:tcPr>
          <w:p w14:paraId="5570A1FB" w14:textId="7A846033" w:rsidR="001A691B" w:rsidRPr="00725372" w:rsidRDefault="001A691B" w:rsidP="007B431D">
            <w:pPr>
              <w:autoSpaceDE w:val="0"/>
              <w:autoSpaceDN w:val="0"/>
              <w:adjustRightInd w:val="0"/>
              <w:spacing w:after="120" w:line="240" w:lineRule="auto"/>
              <w:rPr>
                <w:sz w:val="18"/>
                <w:szCs w:val="20"/>
              </w:rPr>
            </w:pPr>
            <w:r w:rsidRPr="00725372">
              <w:rPr>
                <w:sz w:val="18"/>
                <w:szCs w:val="20"/>
              </w:rPr>
              <w:t>Ensures that the right product is built, confirming that the system meets the needs and expectations of the end-users or stakeholders.</w:t>
            </w:r>
          </w:p>
          <w:p w14:paraId="5D0306E7" w14:textId="77777777" w:rsidR="001A691B" w:rsidRPr="00725372" w:rsidRDefault="001A691B" w:rsidP="007B431D">
            <w:pPr>
              <w:autoSpaceDE w:val="0"/>
              <w:autoSpaceDN w:val="0"/>
              <w:adjustRightInd w:val="0"/>
              <w:spacing w:after="120" w:line="240" w:lineRule="auto"/>
              <w:rPr>
                <w:sz w:val="18"/>
                <w:szCs w:val="20"/>
              </w:rPr>
            </w:pPr>
            <w:r w:rsidRPr="00725372">
              <w:rPr>
                <w:sz w:val="18"/>
                <w:szCs w:val="20"/>
              </w:rPr>
              <w:t>Occur after verification processes, typically at the end of a development phase or project. Validation involves evaluating the final product to ensure it meets the needs of the intended end-user or customer.</w:t>
            </w:r>
          </w:p>
        </w:tc>
      </w:tr>
      <w:tr w:rsidR="001A691B" w:rsidRPr="00725372" w14:paraId="4B0A22FB" w14:textId="77777777" w:rsidTr="007B431D">
        <w:trPr>
          <w:trHeight w:val="192"/>
        </w:trPr>
        <w:tc>
          <w:tcPr>
            <w:tcW w:w="1291" w:type="dxa"/>
            <w:tcBorders>
              <w:top w:val="nil"/>
              <w:bottom w:val="nil"/>
            </w:tcBorders>
            <w:shd w:val="clear" w:color="auto" w:fill="auto"/>
          </w:tcPr>
          <w:p w14:paraId="4718D008" w14:textId="77777777" w:rsidR="001A691B" w:rsidRPr="00725372" w:rsidRDefault="001A691B" w:rsidP="007B431D">
            <w:pPr>
              <w:pStyle w:val="AASemiBold"/>
              <w:ind w:left="-288"/>
              <w:jc w:val="right"/>
              <w:rPr>
                <w:sz w:val="18"/>
                <w:szCs w:val="20"/>
              </w:rPr>
            </w:pPr>
            <w:r w:rsidRPr="00725372">
              <w:rPr>
                <w:sz w:val="18"/>
                <w:szCs w:val="20"/>
              </w:rPr>
              <w:t>Terminal Point</w:t>
            </w:r>
          </w:p>
        </w:tc>
        <w:tc>
          <w:tcPr>
            <w:tcW w:w="7349" w:type="dxa"/>
            <w:shd w:val="clear" w:color="auto" w:fill="auto"/>
            <w:vAlign w:val="center"/>
          </w:tcPr>
          <w:p w14:paraId="59FFF295" w14:textId="57B09896" w:rsidR="001A691B" w:rsidRPr="00725372" w:rsidRDefault="001A691B" w:rsidP="007B431D">
            <w:pPr>
              <w:autoSpaceDE w:val="0"/>
              <w:autoSpaceDN w:val="0"/>
              <w:adjustRightInd w:val="0"/>
              <w:spacing w:after="120" w:line="240" w:lineRule="auto"/>
              <w:rPr>
                <w:sz w:val="18"/>
                <w:szCs w:val="20"/>
              </w:rPr>
            </w:pPr>
            <w:r w:rsidRPr="00725372">
              <w:rPr>
                <w:sz w:val="18"/>
                <w:szCs w:val="20"/>
              </w:rPr>
              <w:t>A physical interface with CLIENT infrastructure</w:t>
            </w:r>
            <w:r w:rsidR="00F12398" w:rsidRPr="00725372">
              <w:rPr>
                <w:sz w:val="18"/>
                <w:szCs w:val="20"/>
              </w:rPr>
              <w:t>,</w:t>
            </w:r>
            <w:r w:rsidRPr="00725372">
              <w:rPr>
                <w:sz w:val="18"/>
                <w:szCs w:val="20"/>
              </w:rPr>
              <w:t xml:space="preserve"> specifically ACC NF.</w:t>
            </w:r>
          </w:p>
        </w:tc>
      </w:tr>
      <w:tr w:rsidR="00A035A2" w:rsidRPr="00725372" w14:paraId="606816FA" w14:textId="77777777" w:rsidTr="007B431D">
        <w:trPr>
          <w:trHeight w:val="252"/>
        </w:trPr>
        <w:tc>
          <w:tcPr>
            <w:tcW w:w="1291" w:type="dxa"/>
            <w:tcBorders>
              <w:top w:val="nil"/>
              <w:bottom w:val="nil"/>
            </w:tcBorders>
            <w:shd w:val="clear" w:color="auto" w:fill="auto"/>
          </w:tcPr>
          <w:p w14:paraId="03A1AF7C" w14:textId="4B398CD7" w:rsidR="00A035A2" w:rsidRPr="00725372" w:rsidRDefault="00A035A2" w:rsidP="001A691B">
            <w:pPr>
              <w:pStyle w:val="AASemiBold"/>
              <w:jc w:val="right"/>
              <w:rPr>
                <w:sz w:val="18"/>
                <w:szCs w:val="20"/>
              </w:rPr>
            </w:pPr>
            <w:r>
              <w:rPr>
                <w:sz w:val="18"/>
                <w:szCs w:val="20"/>
              </w:rPr>
              <w:t>Warm Compressor station</w:t>
            </w:r>
          </w:p>
        </w:tc>
        <w:tc>
          <w:tcPr>
            <w:tcW w:w="7349" w:type="dxa"/>
            <w:shd w:val="clear" w:color="auto" w:fill="auto"/>
            <w:vAlign w:val="center"/>
          </w:tcPr>
          <w:p w14:paraId="6CD5C80A" w14:textId="54BF7F5B" w:rsidR="00A035A2" w:rsidRPr="00725372" w:rsidRDefault="00F53CEE" w:rsidP="007B431D">
            <w:pPr>
              <w:autoSpaceDE w:val="0"/>
              <w:autoSpaceDN w:val="0"/>
              <w:adjustRightInd w:val="0"/>
              <w:spacing w:after="120" w:line="240" w:lineRule="auto"/>
              <w:rPr>
                <w:sz w:val="18"/>
                <w:szCs w:val="20"/>
              </w:rPr>
            </w:pPr>
            <w:r>
              <w:t>C</w:t>
            </w:r>
            <w:r w:rsidRPr="00725372">
              <w:t xml:space="preserve">omposed of LP to HP and VLP to LP compressors, the Oil Removal System, the gas management </w:t>
            </w:r>
            <w:r w:rsidR="002C5E2C">
              <w:t xml:space="preserve">panel </w:t>
            </w:r>
            <w:r w:rsidRPr="00725372">
              <w:t>and the necessary electrical cabinets.</w:t>
            </w:r>
          </w:p>
        </w:tc>
      </w:tr>
      <w:tr w:rsidR="001A691B" w:rsidRPr="00725372" w14:paraId="7653813F" w14:textId="77777777" w:rsidTr="007B431D">
        <w:trPr>
          <w:trHeight w:val="252"/>
        </w:trPr>
        <w:tc>
          <w:tcPr>
            <w:tcW w:w="1291" w:type="dxa"/>
            <w:tcBorders>
              <w:top w:val="nil"/>
              <w:bottom w:val="nil"/>
            </w:tcBorders>
            <w:shd w:val="clear" w:color="auto" w:fill="auto"/>
          </w:tcPr>
          <w:p w14:paraId="5EECE3C1" w14:textId="77777777" w:rsidR="001A691B" w:rsidRPr="00725372" w:rsidRDefault="001A691B" w:rsidP="001A691B">
            <w:pPr>
              <w:pStyle w:val="AASemiBold"/>
              <w:jc w:val="right"/>
              <w:rPr>
                <w:sz w:val="18"/>
                <w:szCs w:val="20"/>
              </w:rPr>
            </w:pPr>
            <w:r w:rsidRPr="00725372">
              <w:rPr>
                <w:sz w:val="18"/>
                <w:szCs w:val="20"/>
              </w:rPr>
              <w:t xml:space="preserve">Witness Point </w:t>
            </w:r>
          </w:p>
        </w:tc>
        <w:tc>
          <w:tcPr>
            <w:tcW w:w="7349" w:type="dxa"/>
            <w:shd w:val="clear" w:color="auto" w:fill="auto"/>
            <w:vAlign w:val="center"/>
          </w:tcPr>
          <w:p w14:paraId="40EA4485" w14:textId="2DC75662" w:rsidR="001A691B" w:rsidRPr="00725372" w:rsidRDefault="001A691B" w:rsidP="007B431D">
            <w:pPr>
              <w:autoSpaceDE w:val="0"/>
              <w:autoSpaceDN w:val="0"/>
              <w:adjustRightInd w:val="0"/>
              <w:spacing w:after="120" w:line="240" w:lineRule="auto"/>
              <w:rPr>
                <w:sz w:val="18"/>
                <w:szCs w:val="20"/>
              </w:rPr>
            </w:pPr>
            <w:r w:rsidRPr="00725372">
              <w:rPr>
                <w:sz w:val="18"/>
                <w:szCs w:val="20"/>
              </w:rPr>
              <w:t>A point in the process where SCK CEN will verify the quality of the work completed. However, the work may continue meanwhile.</w:t>
            </w:r>
          </w:p>
        </w:tc>
      </w:tr>
    </w:tbl>
    <w:p w14:paraId="11DA3C32" w14:textId="77777777" w:rsidR="001A691B" w:rsidRPr="00725372" w:rsidRDefault="001A691B" w:rsidP="001A691B"/>
    <w:p w14:paraId="4D835663" w14:textId="77777777" w:rsidR="001A691B" w:rsidRPr="00725372" w:rsidRDefault="001A691B" w:rsidP="001A691B">
      <w:pPr>
        <w:sectPr w:rsidR="001A691B" w:rsidRPr="00725372" w:rsidSect="001A691B">
          <w:footerReference w:type="default" r:id="rId20"/>
          <w:headerReference w:type="first" r:id="rId21"/>
          <w:pgSz w:w="11906" w:h="16838" w:code="9"/>
          <w:pgMar w:top="1418" w:right="1134" w:bottom="1134" w:left="1418" w:header="624" w:footer="54" w:gutter="0"/>
          <w:cols w:space="708"/>
          <w:formProt w:val="0"/>
          <w:titlePg/>
          <w:docGrid w:linePitch="360"/>
        </w:sectPr>
      </w:pPr>
    </w:p>
    <w:p w14:paraId="73DCBA4A" w14:textId="22EF2FD5" w:rsidR="001A691B" w:rsidRPr="00725372" w:rsidRDefault="00CF5D52" w:rsidP="004551A0">
      <w:pPr>
        <w:pStyle w:val="Kop2"/>
        <w:ind w:left="-450"/>
      </w:pPr>
      <w:bookmarkStart w:id="11" w:name="_Toc197425929"/>
      <w:r w:rsidRPr="00725372">
        <w:lastRenderedPageBreak/>
        <w:t>Figure Index</w:t>
      </w:r>
      <w:bookmarkEnd w:id="11"/>
    </w:p>
    <w:p w14:paraId="77928A5F" w14:textId="6F229FA5" w:rsidR="00036915" w:rsidRPr="004652A6" w:rsidRDefault="001A691B">
      <w:pPr>
        <w:pStyle w:val="Lijstmetafbeeldingen"/>
        <w:tabs>
          <w:tab w:val="right" w:leader="dot" w:pos="9344"/>
        </w:tabs>
        <w:rPr>
          <w:rFonts w:asciiTheme="minorHAnsi" w:eastAsiaTheme="minorEastAsia" w:hAnsiTheme="minorHAnsi" w:cstheme="minorBidi"/>
          <w:noProof/>
          <w:kern w:val="2"/>
          <w:sz w:val="24"/>
          <w:szCs w:val="24"/>
        </w:rPr>
      </w:pPr>
      <w:r w:rsidRPr="00725372">
        <w:fldChar w:fldCharType="begin"/>
      </w:r>
      <w:r w:rsidRPr="00725372">
        <w:instrText xml:space="preserve"> TOC \h \z \c "Figure" </w:instrText>
      </w:r>
      <w:r w:rsidRPr="00725372">
        <w:fldChar w:fldCharType="separate"/>
      </w:r>
      <w:hyperlink w:anchor="_Toc195865357" w:history="1">
        <w:r w:rsidR="00036915" w:rsidRPr="002903E9">
          <w:rPr>
            <w:rStyle w:val="Hyperlink"/>
            <w:noProof/>
          </w:rPr>
          <w:t>Figure 1 Overall layout of the Cryogenic System.</w:t>
        </w:r>
        <w:r w:rsidR="00036915">
          <w:rPr>
            <w:noProof/>
            <w:webHidden/>
          </w:rPr>
          <w:tab/>
        </w:r>
        <w:r w:rsidR="00036915">
          <w:rPr>
            <w:noProof/>
            <w:webHidden/>
          </w:rPr>
          <w:fldChar w:fldCharType="begin"/>
        </w:r>
        <w:r w:rsidR="00036915">
          <w:rPr>
            <w:noProof/>
            <w:webHidden/>
          </w:rPr>
          <w:instrText xml:space="preserve"> PAGEREF _Toc195865357 \h </w:instrText>
        </w:r>
        <w:r w:rsidR="00036915">
          <w:rPr>
            <w:noProof/>
            <w:webHidden/>
          </w:rPr>
        </w:r>
        <w:r w:rsidR="00036915">
          <w:rPr>
            <w:noProof/>
            <w:webHidden/>
          </w:rPr>
          <w:fldChar w:fldCharType="separate"/>
        </w:r>
        <w:r w:rsidR="00E67BB8">
          <w:rPr>
            <w:noProof/>
            <w:webHidden/>
          </w:rPr>
          <w:t>11</w:t>
        </w:r>
        <w:r w:rsidR="00036915">
          <w:rPr>
            <w:noProof/>
            <w:webHidden/>
          </w:rPr>
          <w:fldChar w:fldCharType="end"/>
        </w:r>
      </w:hyperlink>
    </w:p>
    <w:p w14:paraId="4BD3689B" w14:textId="4FF07572"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58" w:history="1">
        <w:r w:rsidRPr="002903E9">
          <w:rPr>
            <w:rStyle w:val="Hyperlink"/>
            <w:noProof/>
          </w:rPr>
          <w:t>Figure 2 QPLANT’s Simplified Process Flow Diagram</w:t>
        </w:r>
        <w:r>
          <w:rPr>
            <w:noProof/>
            <w:webHidden/>
          </w:rPr>
          <w:tab/>
        </w:r>
        <w:r>
          <w:rPr>
            <w:noProof/>
            <w:webHidden/>
          </w:rPr>
          <w:fldChar w:fldCharType="begin"/>
        </w:r>
        <w:r>
          <w:rPr>
            <w:noProof/>
            <w:webHidden/>
          </w:rPr>
          <w:instrText xml:space="preserve"> PAGEREF _Toc195865358 \h </w:instrText>
        </w:r>
        <w:r>
          <w:rPr>
            <w:noProof/>
            <w:webHidden/>
          </w:rPr>
        </w:r>
        <w:r>
          <w:rPr>
            <w:noProof/>
            <w:webHidden/>
          </w:rPr>
          <w:fldChar w:fldCharType="separate"/>
        </w:r>
        <w:r w:rsidR="00E67BB8">
          <w:rPr>
            <w:noProof/>
            <w:webHidden/>
          </w:rPr>
          <w:t>12</w:t>
        </w:r>
        <w:r>
          <w:rPr>
            <w:noProof/>
            <w:webHidden/>
          </w:rPr>
          <w:fldChar w:fldCharType="end"/>
        </w:r>
      </w:hyperlink>
    </w:p>
    <w:p w14:paraId="0860D329" w14:textId="317E58B1"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59" w:history="1">
        <w:r w:rsidRPr="002903E9">
          <w:rPr>
            <w:rStyle w:val="Hyperlink"/>
            <w:noProof/>
          </w:rPr>
          <w:t>Figure 3 View of the buildings.</w:t>
        </w:r>
        <w:r>
          <w:rPr>
            <w:noProof/>
            <w:webHidden/>
          </w:rPr>
          <w:tab/>
        </w:r>
        <w:r>
          <w:rPr>
            <w:noProof/>
            <w:webHidden/>
          </w:rPr>
          <w:fldChar w:fldCharType="begin"/>
        </w:r>
        <w:r>
          <w:rPr>
            <w:noProof/>
            <w:webHidden/>
          </w:rPr>
          <w:instrText xml:space="preserve"> PAGEREF _Toc195865359 \h </w:instrText>
        </w:r>
        <w:r>
          <w:rPr>
            <w:noProof/>
            <w:webHidden/>
          </w:rPr>
        </w:r>
        <w:r>
          <w:rPr>
            <w:noProof/>
            <w:webHidden/>
          </w:rPr>
          <w:fldChar w:fldCharType="separate"/>
        </w:r>
        <w:r w:rsidR="00E67BB8">
          <w:rPr>
            <w:noProof/>
            <w:webHidden/>
          </w:rPr>
          <w:t>13</w:t>
        </w:r>
        <w:r>
          <w:rPr>
            <w:noProof/>
            <w:webHidden/>
          </w:rPr>
          <w:fldChar w:fldCharType="end"/>
        </w:r>
      </w:hyperlink>
    </w:p>
    <w:p w14:paraId="05917F00" w14:textId="15A26957"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60" w:history="1">
        <w:r w:rsidRPr="002903E9">
          <w:rPr>
            <w:rStyle w:val="Hyperlink"/>
            <w:noProof/>
          </w:rPr>
          <w:t>Figure 4 Simplified interface diagram of QPLANT depicting a single representative 'QCELL' as a proxy for all heat load sources</w:t>
        </w:r>
        <w:r>
          <w:rPr>
            <w:noProof/>
            <w:webHidden/>
          </w:rPr>
          <w:tab/>
        </w:r>
        <w:r>
          <w:rPr>
            <w:noProof/>
            <w:webHidden/>
          </w:rPr>
          <w:fldChar w:fldCharType="begin"/>
        </w:r>
        <w:r>
          <w:rPr>
            <w:noProof/>
            <w:webHidden/>
          </w:rPr>
          <w:instrText xml:space="preserve"> PAGEREF _Toc195865360 \h </w:instrText>
        </w:r>
        <w:r>
          <w:rPr>
            <w:noProof/>
            <w:webHidden/>
          </w:rPr>
        </w:r>
        <w:r>
          <w:rPr>
            <w:noProof/>
            <w:webHidden/>
          </w:rPr>
          <w:fldChar w:fldCharType="separate"/>
        </w:r>
        <w:r w:rsidR="00E67BB8">
          <w:rPr>
            <w:noProof/>
            <w:webHidden/>
          </w:rPr>
          <w:t>13</w:t>
        </w:r>
        <w:r>
          <w:rPr>
            <w:noProof/>
            <w:webHidden/>
          </w:rPr>
          <w:fldChar w:fldCharType="end"/>
        </w:r>
      </w:hyperlink>
    </w:p>
    <w:p w14:paraId="39C1D1D5" w14:textId="6466AD96"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61" w:history="1">
        <w:r w:rsidRPr="002903E9">
          <w:rPr>
            <w:rStyle w:val="Hyperlink"/>
            <w:noProof/>
            <w:lang w:eastAsia="fr-FR"/>
          </w:rPr>
          <w:t>Figure 5 Main operational transitions for the  Cryogenic System. Blue boxes indicate steady states while light blue boxes indicate transients.</w:t>
        </w:r>
        <w:r>
          <w:rPr>
            <w:noProof/>
            <w:webHidden/>
          </w:rPr>
          <w:tab/>
        </w:r>
        <w:r>
          <w:rPr>
            <w:noProof/>
            <w:webHidden/>
          </w:rPr>
          <w:fldChar w:fldCharType="begin"/>
        </w:r>
        <w:r>
          <w:rPr>
            <w:noProof/>
            <w:webHidden/>
          </w:rPr>
          <w:instrText xml:space="preserve"> PAGEREF _Toc195865361 \h </w:instrText>
        </w:r>
        <w:r>
          <w:rPr>
            <w:noProof/>
            <w:webHidden/>
          </w:rPr>
        </w:r>
        <w:r>
          <w:rPr>
            <w:noProof/>
            <w:webHidden/>
          </w:rPr>
          <w:fldChar w:fldCharType="separate"/>
        </w:r>
        <w:r w:rsidR="00E67BB8">
          <w:rPr>
            <w:noProof/>
            <w:webHidden/>
          </w:rPr>
          <w:t>20</w:t>
        </w:r>
        <w:r>
          <w:rPr>
            <w:noProof/>
            <w:webHidden/>
          </w:rPr>
          <w:fldChar w:fldCharType="end"/>
        </w:r>
      </w:hyperlink>
    </w:p>
    <w:p w14:paraId="5B9BA002" w14:textId="50AC7D5B"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62" w:history="1">
        <w:r w:rsidRPr="002903E9">
          <w:rPr>
            <w:rStyle w:val="Hyperlink"/>
            <w:noProof/>
          </w:rPr>
          <w:t>Figure 6 Heat recovery principle.</w:t>
        </w:r>
        <w:r>
          <w:rPr>
            <w:noProof/>
            <w:webHidden/>
          </w:rPr>
          <w:tab/>
        </w:r>
        <w:r>
          <w:rPr>
            <w:noProof/>
            <w:webHidden/>
          </w:rPr>
          <w:fldChar w:fldCharType="begin"/>
        </w:r>
        <w:r>
          <w:rPr>
            <w:noProof/>
            <w:webHidden/>
          </w:rPr>
          <w:instrText xml:space="preserve"> PAGEREF _Toc195865362 \h </w:instrText>
        </w:r>
        <w:r>
          <w:rPr>
            <w:noProof/>
            <w:webHidden/>
          </w:rPr>
        </w:r>
        <w:r>
          <w:rPr>
            <w:noProof/>
            <w:webHidden/>
          </w:rPr>
          <w:fldChar w:fldCharType="separate"/>
        </w:r>
        <w:r w:rsidR="00E67BB8">
          <w:rPr>
            <w:noProof/>
            <w:webHidden/>
          </w:rPr>
          <w:t>38</w:t>
        </w:r>
        <w:r>
          <w:rPr>
            <w:noProof/>
            <w:webHidden/>
          </w:rPr>
          <w:fldChar w:fldCharType="end"/>
        </w:r>
      </w:hyperlink>
    </w:p>
    <w:p w14:paraId="7C565F70" w14:textId="710BC4AF"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63" w:history="1">
        <w:r w:rsidRPr="002903E9">
          <w:rPr>
            <w:rStyle w:val="Hyperlink"/>
            <w:noProof/>
          </w:rPr>
          <w:t>Figure 7 Reference Architecture of the Cryogenic Control System</w:t>
        </w:r>
        <w:r>
          <w:rPr>
            <w:noProof/>
            <w:webHidden/>
          </w:rPr>
          <w:tab/>
        </w:r>
        <w:r>
          <w:rPr>
            <w:noProof/>
            <w:webHidden/>
          </w:rPr>
          <w:fldChar w:fldCharType="begin"/>
        </w:r>
        <w:r>
          <w:rPr>
            <w:noProof/>
            <w:webHidden/>
          </w:rPr>
          <w:instrText xml:space="preserve"> PAGEREF _Toc195865363 \h </w:instrText>
        </w:r>
        <w:r>
          <w:rPr>
            <w:noProof/>
            <w:webHidden/>
          </w:rPr>
        </w:r>
        <w:r>
          <w:rPr>
            <w:noProof/>
            <w:webHidden/>
          </w:rPr>
          <w:fldChar w:fldCharType="separate"/>
        </w:r>
        <w:r w:rsidR="00E67BB8">
          <w:rPr>
            <w:noProof/>
            <w:webHidden/>
          </w:rPr>
          <w:t>54</w:t>
        </w:r>
        <w:r>
          <w:rPr>
            <w:noProof/>
            <w:webHidden/>
          </w:rPr>
          <w:fldChar w:fldCharType="end"/>
        </w:r>
      </w:hyperlink>
    </w:p>
    <w:p w14:paraId="18984F6A" w14:textId="2A53F178"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64" w:history="1">
        <w:r w:rsidRPr="002903E9">
          <w:rPr>
            <w:rStyle w:val="Hyperlink"/>
            <w:noProof/>
          </w:rPr>
          <w:t>Figure 8 Software Change Management</w:t>
        </w:r>
        <w:r>
          <w:rPr>
            <w:noProof/>
            <w:webHidden/>
          </w:rPr>
          <w:tab/>
        </w:r>
        <w:r>
          <w:rPr>
            <w:noProof/>
            <w:webHidden/>
          </w:rPr>
          <w:fldChar w:fldCharType="begin"/>
        </w:r>
        <w:r>
          <w:rPr>
            <w:noProof/>
            <w:webHidden/>
          </w:rPr>
          <w:instrText xml:space="preserve"> PAGEREF _Toc195865364 \h </w:instrText>
        </w:r>
        <w:r>
          <w:rPr>
            <w:noProof/>
            <w:webHidden/>
          </w:rPr>
        </w:r>
        <w:r>
          <w:rPr>
            <w:noProof/>
            <w:webHidden/>
          </w:rPr>
          <w:fldChar w:fldCharType="separate"/>
        </w:r>
        <w:r w:rsidR="00E67BB8">
          <w:rPr>
            <w:noProof/>
            <w:webHidden/>
          </w:rPr>
          <w:t>61</w:t>
        </w:r>
        <w:r>
          <w:rPr>
            <w:noProof/>
            <w:webHidden/>
          </w:rPr>
          <w:fldChar w:fldCharType="end"/>
        </w:r>
      </w:hyperlink>
    </w:p>
    <w:p w14:paraId="262B5593" w14:textId="56374542"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65" w:history="1">
        <w:r w:rsidRPr="002903E9">
          <w:rPr>
            <w:rStyle w:val="Hyperlink"/>
            <w:noProof/>
          </w:rPr>
          <w:t>Figure 9 MIT Reference Architecture</w:t>
        </w:r>
        <w:r>
          <w:rPr>
            <w:noProof/>
            <w:webHidden/>
          </w:rPr>
          <w:tab/>
        </w:r>
        <w:r>
          <w:rPr>
            <w:noProof/>
            <w:webHidden/>
          </w:rPr>
          <w:fldChar w:fldCharType="begin"/>
        </w:r>
        <w:r>
          <w:rPr>
            <w:noProof/>
            <w:webHidden/>
          </w:rPr>
          <w:instrText xml:space="preserve"> PAGEREF _Toc195865365 \h </w:instrText>
        </w:r>
        <w:r>
          <w:rPr>
            <w:noProof/>
            <w:webHidden/>
          </w:rPr>
        </w:r>
        <w:r>
          <w:rPr>
            <w:noProof/>
            <w:webHidden/>
          </w:rPr>
          <w:fldChar w:fldCharType="separate"/>
        </w:r>
        <w:r w:rsidR="00E67BB8">
          <w:rPr>
            <w:noProof/>
            <w:webHidden/>
          </w:rPr>
          <w:t>64</w:t>
        </w:r>
        <w:r>
          <w:rPr>
            <w:noProof/>
            <w:webHidden/>
          </w:rPr>
          <w:fldChar w:fldCharType="end"/>
        </w:r>
      </w:hyperlink>
    </w:p>
    <w:p w14:paraId="677EA77D" w14:textId="5191977D"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66" w:history="1">
        <w:r w:rsidRPr="002903E9">
          <w:rPr>
            <w:rStyle w:val="Hyperlink"/>
            <w:noProof/>
          </w:rPr>
          <w:t>Figure 10 Preliminary arrangement of the pipes in the QLM (see Table 12 for details).</w:t>
        </w:r>
        <w:r>
          <w:rPr>
            <w:noProof/>
            <w:webHidden/>
          </w:rPr>
          <w:tab/>
        </w:r>
        <w:r>
          <w:rPr>
            <w:noProof/>
            <w:webHidden/>
          </w:rPr>
          <w:fldChar w:fldCharType="begin"/>
        </w:r>
        <w:r>
          <w:rPr>
            <w:noProof/>
            <w:webHidden/>
          </w:rPr>
          <w:instrText xml:space="preserve"> PAGEREF _Toc195865366 \h </w:instrText>
        </w:r>
        <w:r>
          <w:rPr>
            <w:noProof/>
            <w:webHidden/>
          </w:rPr>
        </w:r>
        <w:r>
          <w:rPr>
            <w:noProof/>
            <w:webHidden/>
          </w:rPr>
          <w:fldChar w:fldCharType="separate"/>
        </w:r>
        <w:r w:rsidR="00E67BB8">
          <w:rPr>
            <w:noProof/>
            <w:webHidden/>
          </w:rPr>
          <w:t>68</w:t>
        </w:r>
        <w:r>
          <w:rPr>
            <w:noProof/>
            <w:webHidden/>
          </w:rPr>
          <w:fldChar w:fldCharType="end"/>
        </w:r>
      </w:hyperlink>
    </w:p>
    <w:p w14:paraId="00EC645E" w14:textId="0B258390"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67" w:history="1">
        <w:r w:rsidRPr="002903E9">
          <w:rPr>
            <w:rStyle w:val="Hyperlink"/>
            <w:noProof/>
          </w:rPr>
          <w:t>Figure 11 Overall layout of buildings.</w:t>
        </w:r>
        <w:r>
          <w:rPr>
            <w:noProof/>
            <w:webHidden/>
          </w:rPr>
          <w:tab/>
        </w:r>
        <w:r>
          <w:rPr>
            <w:noProof/>
            <w:webHidden/>
          </w:rPr>
          <w:fldChar w:fldCharType="begin"/>
        </w:r>
        <w:r>
          <w:rPr>
            <w:noProof/>
            <w:webHidden/>
          </w:rPr>
          <w:instrText xml:space="preserve"> PAGEREF _Toc195865367 \h </w:instrText>
        </w:r>
        <w:r>
          <w:rPr>
            <w:noProof/>
            <w:webHidden/>
          </w:rPr>
        </w:r>
        <w:r>
          <w:rPr>
            <w:noProof/>
            <w:webHidden/>
          </w:rPr>
          <w:fldChar w:fldCharType="separate"/>
        </w:r>
        <w:r w:rsidR="00E67BB8">
          <w:rPr>
            <w:noProof/>
            <w:webHidden/>
          </w:rPr>
          <w:t>70</w:t>
        </w:r>
        <w:r>
          <w:rPr>
            <w:noProof/>
            <w:webHidden/>
          </w:rPr>
          <w:fldChar w:fldCharType="end"/>
        </w:r>
      </w:hyperlink>
    </w:p>
    <w:p w14:paraId="07D32A97" w14:textId="2C69CA0C"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68" w:history="1">
        <w:r w:rsidRPr="002903E9">
          <w:rPr>
            <w:rStyle w:val="Hyperlink"/>
            <w:noProof/>
          </w:rPr>
          <w:t>Figure 12 Cool-down power for Thermal Shields (based on cool-down speed of 4 K/h ~ 72 hours)</w:t>
        </w:r>
        <w:r>
          <w:rPr>
            <w:noProof/>
            <w:webHidden/>
          </w:rPr>
          <w:tab/>
        </w:r>
        <w:r>
          <w:rPr>
            <w:noProof/>
            <w:webHidden/>
          </w:rPr>
          <w:fldChar w:fldCharType="begin"/>
        </w:r>
        <w:r>
          <w:rPr>
            <w:noProof/>
            <w:webHidden/>
          </w:rPr>
          <w:instrText xml:space="preserve"> PAGEREF _Toc195865368 \h </w:instrText>
        </w:r>
        <w:r>
          <w:rPr>
            <w:noProof/>
            <w:webHidden/>
          </w:rPr>
        </w:r>
        <w:r>
          <w:rPr>
            <w:noProof/>
            <w:webHidden/>
          </w:rPr>
          <w:fldChar w:fldCharType="separate"/>
        </w:r>
        <w:r w:rsidR="00E67BB8">
          <w:rPr>
            <w:noProof/>
            <w:webHidden/>
          </w:rPr>
          <w:t>108</w:t>
        </w:r>
        <w:r>
          <w:rPr>
            <w:noProof/>
            <w:webHidden/>
          </w:rPr>
          <w:fldChar w:fldCharType="end"/>
        </w:r>
      </w:hyperlink>
    </w:p>
    <w:p w14:paraId="4B159E6D" w14:textId="62121FE0"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69" w:history="1">
        <w:r w:rsidRPr="002903E9">
          <w:rPr>
            <w:rStyle w:val="Hyperlink"/>
            <w:noProof/>
          </w:rPr>
          <w:t>Figure 13 Cool-down power for cold masses &lt; 5 K (based on constant cool-down speed of 4 K/h ~ 72 hours).</w:t>
        </w:r>
        <w:r>
          <w:rPr>
            <w:noProof/>
            <w:webHidden/>
          </w:rPr>
          <w:tab/>
        </w:r>
        <w:r>
          <w:rPr>
            <w:noProof/>
            <w:webHidden/>
          </w:rPr>
          <w:fldChar w:fldCharType="begin"/>
        </w:r>
        <w:r>
          <w:rPr>
            <w:noProof/>
            <w:webHidden/>
          </w:rPr>
          <w:instrText xml:space="preserve"> PAGEREF _Toc195865369 \h </w:instrText>
        </w:r>
        <w:r>
          <w:rPr>
            <w:noProof/>
            <w:webHidden/>
          </w:rPr>
        </w:r>
        <w:r>
          <w:rPr>
            <w:noProof/>
            <w:webHidden/>
          </w:rPr>
          <w:fldChar w:fldCharType="separate"/>
        </w:r>
        <w:r w:rsidR="00E67BB8">
          <w:rPr>
            <w:noProof/>
            <w:webHidden/>
          </w:rPr>
          <w:t>109</w:t>
        </w:r>
        <w:r>
          <w:rPr>
            <w:noProof/>
            <w:webHidden/>
          </w:rPr>
          <w:fldChar w:fldCharType="end"/>
        </w:r>
      </w:hyperlink>
    </w:p>
    <w:p w14:paraId="176B8A16" w14:textId="2A64779E"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70" w:history="1">
        <w:r w:rsidRPr="002903E9">
          <w:rPr>
            <w:rStyle w:val="Hyperlink"/>
            <w:noProof/>
          </w:rPr>
          <w:t>Figure 14 General PFD of the QVE (end box) with interfaces</w:t>
        </w:r>
        <w:r>
          <w:rPr>
            <w:noProof/>
            <w:webHidden/>
          </w:rPr>
          <w:tab/>
        </w:r>
        <w:r>
          <w:rPr>
            <w:noProof/>
            <w:webHidden/>
          </w:rPr>
          <w:fldChar w:fldCharType="begin"/>
        </w:r>
        <w:r>
          <w:rPr>
            <w:noProof/>
            <w:webHidden/>
          </w:rPr>
          <w:instrText xml:space="preserve"> PAGEREF _Toc195865370 \h </w:instrText>
        </w:r>
        <w:r>
          <w:rPr>
            <w:noProof/>
            <w:webHidden/>
          </w:rPr>
        </w:r>
        <w:r>
          <w:rPr>
            <w:noProof/>
            <w:webHidden/>
          </w:rPr>
          <w:fldChar w:fldCharType="separate"/>
        </w:r>
        <w:r w:rsidR="00E67BB8">
          <w:rPr>
            <w:noProof/>
            <w:webHidden/>
          </w:rPr>
          <w:t>113</w:t>
        </w:r>
        <w:r>
          <w:rPr>
            <w:noProof/>
            <w:webHidden/>
          </w:rPr>
          <w:fldChar w:fldCharType="end"/>
        </w:r>
      </w:hyperlink>
    </w:p>
    <w:p w14:paraId="08EF435C" w14:textId="139D3EEB" w:rsidR="00A82573" w:rsidRPr="00725372" w:rsidRDefault="001A691B" w:rsidP="00A82573">
      <w:r w:rsidRPr="00725372">
        <w:fldChar w:fldCharType="end"/>
      </w:r>
    </w:p>
    <w:p w14:paraId="5D3415A3" w14:textId="77777777" w:rsidR="00CF5D52" w:rsidRPr="00725372" w:rsidRDefault="00CF5D52" w:rsidP="004551A0">
      <w:pPr>
        <w:pStyle w:val="Kop2"/>
        <w:ind w:left="-450"/>
      </w:pPr>
      <w:bookmarkStart w:id="12" w:name="_Toc197425930"/>
      <w:r w:rsidRPr="00725372">
        <w:t>Table Index</w:t>
      </w:r>
      <w:bookmarkEnd w:id="12"/>
    </w:p>
    <w:p w14:paraId="79C4CDEC" w14:textId="5B92506E" w:rsidR="00036915" w:rsidRPr="004652A6" w:rsidRDefault="00CF5D52">
      <w:pPr>
        <w:pStyle w:val="Lijstmetafbeeldingen"/>
        <w:tabs>
          <w:tab w:val="right" w:leader="dot" w:pos="9344"/>
        </w:tabs>
        <w:rPr>
          <w:rFonts w:asciiTheme="minorHAnsi" w:eastAsiaTheme="minorEastAsia" w:hAnsiTheme="minorHAnsi" w:cstheme="minorBidi"/>
          <w:noProof/>
          <w:kern w:val="2"/>
          <w:sz w:val="24"/>
          <w:szCs w:val="24"/>
        </w:rPr>
      </w:pPr>
      <w:r w:rsidRPr="00725372">
        <w:fldChar w:fldCharType="begin"/>
      </w:r>
      <w:r w:rsidRPr="00725372">
        <w:instrText xml:space="preserve"> TOC \h \z \c "Table" </w:instrText>
      </w:r>
      <w:r w:rsidRPr="00725372">
        <w:fldChar w:fldCharType="separate"/>
      </w:r>
      <w:hyperlink w:anchor="_Toc195865371" w:history="1">
        <w:r w:rsidR="00036915" w:rsidRPr="00D32E70">
          <w:rPr>
            <w:rStyle w:val="Hyperlink"/>
            <w:noProof/>
          </w:rPr>
          <w:t>Table 1 Main Helium Interfacing Process Lines/Pipes</w:t>
        </w:r>
        <w:r w:rsidR="00036915">
          <w:rPr>
            <w:noProof/>
            <w:webHidden/>
          </w:rPr>
          <w:tab/>
        </w:r>
        <w:r w:rsidR="00036915">
          <w:rPr>
            <w:noProof/>
            <w:webHidden/>
          </w:rPr>
          <w:fldChar w:fldCharType="begin"/>
        </w:r>
        <w:r w:rsidR="00036915">
          <w:rPr>
            <w:noProof/>
            <w:webHidden/>
          </w:rPr>
          <w:instrText xml:space="preserve"> PAGEREF _Toc195865371 \h </w:instrText>
        </w:r>
        <w:r w:rsidR="00036915">
          <w:rPr>
            <w:noProof/>
            <w:webHidden/>
          </w:rPr>
        </w:r>
        <w:r w:rsidR="00036915">
          <w:rPr>
            <w:noProof/>
            <w:webHidden/>
          </w:rPr>
          <w:fldChar w:fldCharType="separate"/>
        </w:r>
        <w:r w:rsidR="00E67BB8">
          <w:rPr>
            <w:noProof/>
            <w:webHidden/>
          </w:rPr>
          <w:t>14</w:t>
        </w:r>
        <w:r w:rsidR="00036915">
          <w:rPr>
            <w:noProof/>
            <w:webHidden/>
          </w:rPr>
          <w:fldChar w:fldCharType="end"/>
        </w:r>
      </w:hyperlink>
    </w:p>
    <w:p w14:paraId="0E1CC3D5" w14:textId="7CAC8C70"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72" w:history="1">
        <w:r w:rsidRPr="00D32E70">
          <w:rPr>
            <w:rStyle w:val="Hyperlink"/>
            <w:noProof/>
            <w:lang w:eastAsia="fr-FR"/>
          </w:rPr>
          <w:t>Table 2 Operational Scenarios of the Cryogenic System</w:t>
        </w:r>
        <w:r>
          <w:rPr>
            <w:noProof/>
            <w:webHidden/>
          </w:rPr>
          <w:tab/>
        </w:r>
        <w:r>
          <w:rPr>
            <w:noProof/>
            <w:webHidden/>
          </w:rPr>
          <w:fldChar w:fldCharType="begin"/>
        </w:r>
        <w:r>
          <w:rPr>
            <w:noProof/>
            <w:webHidden/>
          </w:rPr>
          <w:instrText xml:space="preserve"> PAGEREF _Toc195865372 \h </w:instrText>
        </w:r>
        <w:r>
          <w:rPr>
            <w:noProof/>
            <w:webHidden/>
          </w:rPr>
        </w:r>
        <w:r>
          <w:rPr>
            <w:noProof/>
            <w:webHidden/>
          </w:rPr>
          <w:fldChar w:fldCharType="separate"/>
        </w:r>
        <w:r w:rsidR="00E67BB8">
          <w:rPr>
            <w:noProof/>
            <w:webHidden/>
          </w:rPr>
          <w:t>18</w:t>
        </w:r>
        <w:r>
          <w:rPr>
            <w:noProof/>
            <w:webHidden/>
          </w:rPr>
          <w:fldChar w:fldCharType="end"/>
        </w:r>
      </w:hyperlink>
    </w:p>
    <w:p w14:paraId="009187D7" w14:textId="1B91B9EB"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73" w:history="1">
        <w:r w:rsidRPr="00D32E70">
          <w:rPr>
            <w:rStyle w:val="Hyperlink"/>
            <w:noProof/>
          </w:rPr>
          <w:t>Table 3 Heat loads summary for QCELLs and cryogenic distribution</w:t>
        </w:r>
        <w:r>
          <w:rPr>
            <w:noProof/>
            <w:webHidden/>
          </w:rPr>
          <w:tab/>
        </w:r>
        <w:r>
          <w:rPr>
            <w:noProof/>
            <w:webHidden/>
          </w:rPr>
          <w:fldChar w:fldCharType="begin"/>
        </w:r>
        <w:r>
          <w:rPr>
            <w:noProof/>
            <w:webHidden/>
          </w:rPr>
          <w:instrText xml:space="preserve"> PAGEREF _Toc195865373 \h </w:instrText>
        </w:r>
        <w:r>
          <w:rPr>
            <w:noProof/>
            <w:webHidden/>
          </w:rPr>
        </w:r>
        <w:r>
          <w:rPr>
            <w:noProof/>
            <w:webHidden/>
          </w:rPr>
          <w:fldChar w:fldCharType="separate"/>
        </w:r>
        <w:r w:rsidR="00E67BB8">
          <w:rPr>
            <w:noProof/>
            <w:webHidden/>
          </w:rPr>
          <w:t>21</w:t>
        </w:r>
        <w:r>
          <w:rPr>
            <w:noProof/>
            <w:webHidden/>
          </w:rPr>
          <w:fldChar w:fldCharType="end"/>
        </w:r>
      </w:hyperlink>
    </w:p>
    <w:p w14:paraId="6A150531" w14:textId="471489C5"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74" w:history="1">
        <w:r w:rsidRPr="00D32E70">
          <w:rPr>
            <w:rStyle w:val="Hyperlink"/>
            <w:rFonts w:cs="Segoe UI"/>
            <w:noProof/>
          </w:rPr>
          <w:t>Table 4 Fluid conditions at the Refrigerator Cold Box interfaces for the different operating scenarios</w:t>
        </w:r>
        <w:r>
          <w:rPr>
            <w:noProof/>
            <w:webHidden/>
          </w:rPr>
          <w:tab/>
        </w:r>
        <w:r>
          <w:rPr>
            <w:noProof/>
            <w:webHidden/>
          </w:rPr>
          <w:fldChar w:fldCharType="begin"/>
        </w:r>
        <w:r>
          <w:rPr>
            <w:noProof/>
            <w:webHidden/>
          </w:rPr>
          <w:instrText xml:space="preserve"> PAGEREF _Toc195865374 \h </w:instrText>
        </w:r>
        <w:r>
          <w:rPr>
            <w:noProof/>
            <w:webHidden/>
          </w:rPr>
        </w:r>
        <w:r>
          <w:rPr>
            <w:noProof/>
            <w:webHidden/>
          </w:rPr>
          <w:fldChar w:fldCharType="separate"/>
        </w:r>
        <w:r w:rsidR="00E67BB8">
          <w:rPr>
            <w:noProof/>
            <w:webHidden/>
          </w:rPr>
          <w:t>22</w:t>
        </w:r>
        <w:r>
          <w:rPr>
            <w:noProof/>
            <w:webHidden/>
          </w:rPr>
          <w:fldChar w:fldCharType="end"/>
        </w:r>
      </w:hyperlink>
    </w:p>
    <w:p w14:paraId="43750A95" w14:textId="735C3242"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75" w:history="1">
        <w:r w:rsidRPr="00D32E70">
          <w:rPr>
            <w:rStyle w:val="Hyperlink"/>
            <w:noProof/>
          </w:rPr>
          <w:t>Table 5 Leakage requirements</w:t>
        </w:r>
        <w:r>
          <w:rPr>
            <w:noProof/>
            <w:webHidden/>
          </w:rPr>
          <w:tab/>
        </w:r>
        <w:r>
          <w:rPr>
            <w:noProof/>
            <w:webHidden/>
          </w:rPr>
          <w:fldChar w:fldCharType="begin"/>
        </w:r>
        <w:r>
          <w:rPr>
            <w:noProof/>
            <w:webHidden/>
          </w:rPr>
          <w:instrText xml:space="preserve"> PAGEREF _Toc195865375 \h </w:instrText>
        </w:r>
        <w:r>
          <w:rPr>
            <w:noProof/>
            <w:webHidden/>
          </w:rPr>
        </w:r>
        <w:r>
          <w:rPr>
            <w:noProof/>
            <w:webHidden/>
          </w:rPr>
          <w:fldChar w:fldCharType="separate"/>
        </w:r>
        <w:r w:rsidR="00E67BB8">
          <w:rPr>
            <w:noProof/>
            <w:webHidden/>
          </w:rPr>
          <w:t>29</w:t>
        </w:r>
        <w:r>
          <w:rPr>
            <w:noProof/>
            <w:webHidden/>
          </w:rPr>
          <w:fldChar w:fldCharType="end"/>
        </w:r>
      </w:hyperlink>
    </w:p>
    <w:p w14:paraId="7C23DD01" w14:textId="4C962698"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76" w:history="1">
        <w:r w:rsidRPr="00D32E70">
          <w:rPr>
            <w:rStyle w:val="Hyperlink"/>
            <w:noProof/>
          </w:rPr>
          <w:t>Table 6 Temperature measurement precision</w:t>
        </w:r>
        <w:r>
          <w:rPr>
            <w:noProof/>
            <w:webHidden/>
          </w:rPr>
          <w:tab/>
        </w:r>
        <w:r>
          <w:rPr>
            <w:noProof/>
            <w:webHidden/>
          </w:rPr>
          <w:fldChar w:fldCharType="begin"/>
        </w:r>
        <w:r>
          <w:rPr>
            <w:noProof/>
            <w:webHidden/>
          </w:rPr>
          <w:instrText xml:space="preserve"> PAGEREF _Toc195865376 \h </w:instrText>
        </w:r>
        <w:r>
          <w:rPr>
            <w:noProof/>
            <w:webHidden/>
          </w:rPr>
        </w:r>
        <w:r>
          <w:rPr>
            <w:noProof/>
            <w:webHidden/>
          </w:rPr>
          <w:fldChar w:fldCharType="separate"/>
        </w:r>
        <w:r w:rsidR="00E67BB8">
          <w:rPr>
            <w:noProof/>
            <w:webHidden/>
          </w:rPr>
          <w:t>33</w:t>
        </w:r>
        <w:r>
          <w:rPr>
            <w:noProof/>
            <w:webHidden/>
          </w:rPr>
          <w:fldChar w:fldCharType="end"/>
        </w:r>
      </w:hyperlink>
    </w:p>
    <w:p w14:paraId="06E25844" w14:textId="0C7F92B6"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77" w:history="1">
        <w:r w:rsidRPr="00D32E70">
          <w:rPr>
            <w:rStyle w:val="Hyperlink"/>
            <w:noProof/>
          </w:rPr>
          <w:t>Table 7 measuring points for WCS</w:t>
        </w:r>
        <w:r>
          <w:rPr>
            <w:noProof/>
            <w:webHidden/>
          </w:rPr>
          <w:tab/>
        </w:r>
        <w:r>
          <w:rPr>
            <w:noProof/>
            <w:webHidden/>
          </w:rPr>
          <w:fldChar w:fldCharType="begin"/>
        </w:r>
        <w:r>
          <w:rPr>
            <w:noProof/>
            <w:webHidden/>
          </w:rPr>
          <w:instrText xml:space="preserve"> PAGEREF _Toc195865377 \h </w:instrText>
        </w:r>
        <w:r>
          <w:rPr>
            <w:noProof/>
            <w:webHidden/>
          </w:rPr>
        </w:r>
        <w:r>
          <w:rPr>
            <w:noProof/>
            <w:webHidden/>
          </w:rPr>
          <w:fldChar w:fldCharType="separate"/>
        </w:r>
        <w:r w:rsidR="00E67BB8">
          <w:rPr>
            <w:noProof/>
            <w:webHidden/>
          </w:rPr>
          <w:t>42</w:t>
        </w:r>
        <w:r>
          <w:rPr>
            <w:noProof/>
            <w:webHidden/>
          </w:rPr>
          <w:fldChar w:fldCharType="end"/>
        </w:r>
      </w:hyperlink>
    </w:p>
    <w:p w14:paraId="3460E792" w14:textId="500B0653"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78" w:history="1">
        <w:r w:rsidRPr="00D32E70">
          <w:rPr>
            <w:rStyle w:val="Hyperlink"/>
            <w:noProof/>
          </w:rPr>
          <w:t>Table 8 measuring points for QRB</w:t>
        </w:r>
        <w:r>
          <w:rPr>
            <w:noProof/>
            <w:webHidden/>
          </w:rPr>
          <w:tab/>
        </w:r>
        <w:r>
          <w:rPr>
            <w:noProof/>
            <w:webHidden/>
          </w:rPr>
          <w:fldChar w:fldCharType="begin"/>
        </w:r>
        <w:r>
          <w:rPr>
            <w:noProof/>
            <w:webHidden/>
          </w:rPr>
          <w:instrText xml:space="preserve"> PAGEREF _Toc195865378 \h </w:instrText>
        </w:r>
        <w:r>
          <w:rPr>
            <w:noProof/>
            <w:webHidden/>
          </w:rPr>
        </w:r>
        <w:r>
          <w:rPr>
            <w:noProof/>
            <w:webHidden/>
          </w:rPr>
          <w:fldChar w:fldCharType="separate"/>
        </w:r>
        <w:r w:rsidR="00E67BB8">
          <w:rPr>
            <w:noProof/>
            <w:webHidden/>
          </w:rPr>
          <w:t>48</w:t>
        </w:r>
        <w:r>
          <w:rPr>
            <w:noProof/>
            <w:webHidden/>
          </w:rPr>
          <w:fldChar w:fldCharType="end"/>
        </w:r>
      </w:hyperlink>
    </w:p>
    <w:p w14:paraId="04A08EBB" w14:textId="3EF7266B"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79" w:history="1">
        <w:r w:rsidRPr="00D32E70">
          <w:rPr>
            <w:rStyle w:val="Hyperlink"/>
            <w:noProof/>
            <w:lang w:eastAsia="fr-FR"/>
          </w:rPr>
          <w:t>Table 9 Helium inventory</w:t>
        </w:r>
        <w:r>
          <w:rPr>
            <w:noProof/>
            <w:webHidden/>
          </w:rPr>
          <w:tab/>
        </w:r>
        <w:r>
          <w:rPr>
            <w:noProof/>
            <w:webHidden/>
          </w:rPr>
          <w:fldChar w:fldCharType="begin"/>
        </w:r>
        <w:r>
          <w:rPr>
            <w:noProof/>
            <w:webHidden/>
          </w:rPr>
          <w:instrText xml:space="preserve"> PAGEREF _Toc195865379 \h </w:instrText>
        </w:r>
        <w:r>
          <w:rPr>
            <w:noProof/>
            <w:webHidden/>
          </w:rPr>
        </w:r>
        <w:r>
          <w:rPr>
            <w:noProof/>
            <w:webHidden/>
          </w:rPr>
          <w:fldChar w:fldCharType="separate"/>
        </w:r>
        <w:r w:rsidR="00E67BB8">
          <w:rPr>
            <w:noProof/>
            <w:webHidden/>
          </w:rPr>
          <w:t>49</w:t>
        </w:r>
        <w:r>
          <w:rPr>
            <w:noProof/>
            <w:webHidden/>
          </w:rPr>
          <w:fldChar w:fldCharType="end"/>
        </w:r>
      </w:hyperlink>
    </w:p>
    <w:p w14:paraId="1E904260" w14:textId="0C89393E"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80" w:history="1">
        <w:r w:rsidRPr="00D32E70">
          <w:rPr>
            <w:rStyle w:val="Hyperlink"/>
            <w:noProof/>
          </w:rPr>
          <w:t>Table 10 Measuring points for gas helium storages.</w:t>
        </w:r>
        <w:r>
          <w:rPr>
            <w:noProof/>
            <w:webHidden/>
          </w:rPr>
          <w:tab/>
        </w:r>
        <w:r>
          <w:rPr>
            <w:noProof/>
            <w:webHidden/>
          </w:rPr>
          <w:fldChar w:fldCharType="begin"/>
        </w:r>
        <w:r>
          <w:rPr>
            <w:noProof/>
            <w:webHidden/>
          </w:rPr>
          <w:instrText xml:space="preserve"> PAGEREF _Toc195865380 \h </w:instrText>
        </w:r>
        <w:r>
          <w:rPr>
            <w:noProof/>
            <w:webHidden/>
          </w:rPr>
        </w:r>
        <w:r>
          <w:rPr>
            <w:noProof/>
            <w:webHidden/>
          </w:rPr>
          <w:fldChar w:fldCharType="separate"/>
        </w:r>
        <w:r w:rsidR="00E67BB8">
          <w:rPr>
            <w:noProof/>
            <w:webHidden/>
          </w:rPr>
          <w:t>51</w:t>
        </w:r>
        <w:r>
          <w:rPr>
            <w:noProof/>
            <w:webHidden/>
          </w:rPr>
          <w:fldChar w:fldCharType="end"/>
        </w:r>
      </w:hyperlink>
    </w:p>
    <w:p w14:paraId="1F4F1752" w14:textId="41059E4E"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81" w:history="1">
        <w:r w:rsidRPr="00D32E70">
          <w:rPr>
            <w:rStyle w:val="Hyperlink"/>
            <w:noProof/>
          </w:rPr>
          <w:t>Table 11 Instructions for GSHRC</w:t>
        </w:r>
        <w:r>
          <w:rPr>
            <w:noProof/>
            <w:webHidden/>
          </w:rPr>
          <w:tab/>
        </w:r>
        <w:r>
          <w:rPr>
            <w:noProof/>
            <w:webHidden/>
          </w:rPr>
          <w:fldChar w:fldCharType="begin"/>
        </w:r>
        <w:r>
          <w:rPr>
            <w:noProof/>
            <w:webHidden/>
          </w:rPr>
          <w:instrText xml:space="preserve"> PAGEREF _Toc195865381 \h </w:instrText>
        </w:r>
        <w:r>
          <w:rPr>
            <w:noProof/>
            <w:webHidden/>
          </w:rPr>
        </w:r>
        <w:r>
          <w:rPr>
            <w:noProof/>
            <w:webHidden/>
          </w:rPr>
          <w:fldChar w:fldCharType="separate"/>
        </w:r>
        <w:r w:rsidR="00E67BB8">
          <w:rPr>
            <w:noProof/>
            <w:webHidden/>
          </w:rPr>
          <w:t>58</w:t>
        </w:r>
        <w:r>
          <w:rPr>
            <w:noProof/>
            <w:webHidden/>
          </w:rPr>
          <w:fldChar w:fldCharType="end"/>
        </w:r>
      </w:hyperlink>
    </w:p>
    <w:p w14:paraId="383E7257" w14:textId="1C221BCD"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82" w:history="1">
        <w:r w:rsidRPr="00D32E70">
          <w:rPr>
            <w:rStyle w:val="Hyperlink"/>
            <w:noProof/>
          </w:rPr>
          <w:t>Table 12 Preliminary pipe diameters for the QLM</w:t>
        </w:r>
        <w:r>
          <w:rPr>
            <w:noProof/>
            <w:webHidden/>
          </w:rPr>
          <w:tab/>
        </w:r>
        <w:r>
          <w:rPr>
            <w:noProof/>
            <w:webHidden/>
          </w:rPr>
          <w:fldChar w:fldCharType="begin"/>
        </w:r>
        <w:r>
          <w:rPr>
            <w:noProof/>
            <w:webHidden/>
          </w:rPr>
          <w:instrText xml:space="preserve"> PAGEREF _Toc195865382 \h </w:instrText>
        </w:r>
        <w:r>
          <w:rPr>
            <w:noProof/>
            <w:webHidden/>
          </w:rPr>
        </w:r>
        <w:r>
          <w:rPr>
            <w:noProof/>
            <w:webHidden/>
          </w:rPr>
          <w:fldChar w:fldCharType="separate"/>
        </w:r>
        <w:r w:rsidR="00E67BB8">
          <w:rPr>
            <w:noProof/>
            <w:webHidden/>
          </w:rPr>
          <w:t>69</w:t>
        </w:r>
        <w:r>
          <w:rPr>
            <w:noProof/>
            <w:webHidden/>
          </w:rPr>
          <w:fldChar w:fldCharType="end"/>
        </w:r>
      </w:hyperlink>
    </w:p>
    <w:p w14:paraId="4EB54D5E" w14:textId="38FA7241"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83" w:history="1">
        <w:r w:rsidRPr="00D32E70">
          <w:rPr>
            <w:rStyle w:val="Hyperlink"/>
            <w:noProof/>
          </w:rPr>
          <w:t>Table 13 Warm lines at room temperature</w:t>
        </w:r>
        <w:r>
          <w:rPr>
            <w:noProof/>
            <w:webHidden/>
          </w:rPr>
          <w:tab/>
        </w:r>
        <w:r>
          <w:rPr>
            <w:noProof/>
            <w:webHidden/>
          </w:rPr>
          <w:fldChar w:fldCharType="begin"/>
        </w:r>
        <w:r>
          <w:rPr>
            <w:noProof/>
            <w:webHidden/>
          </w:rPr>
          <w:instrText xml:space="preserve"> PAGEREF _Toc195865383 \h </w:instrText>
        </w:r>
        <w:r>
          <w:rPr>
            <w:noProof/>
            <w:webHidden/>
          </w:rPr>
        </w:r>
        <w:r>
          <w:rPr>
            <w:noProof/>
            <w:webHidden/>
          </w:rPr>
          <w:fldChar w:fldCharType="separate"/>
        </w:r>
        <w:r w:rsidR="00E67BB8">
          <w:rPr>
            <w:noProof/>
            <w:webHidden/>
          </w:rPr>
          <w:t>69</w:t>
        </w:r>
        <w:r>
          <w:rPr>
            <w:noProof/>
            <w:webHidden/>
          </w:rPr>
          <w:fldChar w:fldCharType="end"/>
        </w:r>
      </w:hyperlink>
    </w:p>
    <w:p w14:paraId="1C660038" w14:textId="29F1384A"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84" w:history="1">
        <w:r w:rsidRPr="00D32E70">
          <w:rPr>
            <w:rStyle w:val="Hyperlink"/>
            <w:noProof/>
            <w:lang w:eastAsia="fr-FR"/>
          </w:rPr>
          <w:t>Table 14 Documentation Deliverables</w:t>
        </w:r>
        <w:r>
          <w:rPr>
            <w:noProof/>
            <w:webHidden/>
          </w:rPr>
          <w:tab/>
        </w:r>
        <w:r>
          <w:rPr>
            <w:noProof/>
            <w:webHidden/>
          </w:rPr>
          <w:fldChar w:fldCharType="begin"/>
        </w:r>
        <w:r>
          <w:rPr>
            <w:noProof/>
            <w:webHidden/>
          </w:rPr>
          <w:instrText xml:space="preserve"> PAGEREF _Toc195865384 \h </w:instrText>
        </w:r>
        <w:r>
          <w:rPr>
            <w:noProof/>
            <w:webHidden/>
          </w:rPr>
        </w:r>
        <w:r>
          <w:rPr>
            <w:noProof/>
            <w:webHidden/>
          </w:rPr>
          <w:fldChar w:fldCharType="separate"/>
        </w:r>
        <w:r w:rsidR="00E67BB8">
          <w:rPr>
            <w:noProof/>
            <w:webHidden/>
          </w:rPr>
          <w:t>87</w:t>
        </w:r>
        <w:r>
          <w:rPr>
            <w:noProof/>
            <w:webHidden/>
          </w:rPr>
          <w:fldChar w:fldCharType="end"/>
        </w:r>
      </w:hyperlink>
    </w:p>
    <w:p w14:paraId="10231B7F" w14:textId="5AE76F1F"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85" w:history="1">
        <w:r w:rsidRPr="00D32E70">
          <w:rPr>
            <w:rStyle w:val="Hyperlink"/>
            <w:rFonts w:ascii="Segoe UI Semibold" w:hAnsi="Segoe UI Semibold" w:cs="Segoe UI Semibold"/>
            <w:noProof/>
          </w:rPr>
          <w:t>Table 15 Preliminary Schedule and Main Milestones</w:t>
        </w:r>
        <w:r>
          <w:rPr>
            <w:noProof/>
            <w:webHidden/>
          </w:rPr>
          <w:tab/>
        </w:r>
        <w:r>
          <w:rPr>
            <w:noProof/>
            <w:webHidden/>
          </w:rPr>
          <w:fldChar w:fldCharType="begin"/>
        </w:r>
        <w:r>
          <w:rPr>
            <w:noProof/>
            <w:webHidden/>
          </w:rPr>
          <w:instrText xml:space="preserve"> PAGEREF _Toc195865385 \h </w:instrText>
        </w:r>
        <w:r>
          <w:rPr>
            <w:noProof/>
            <w:webHidden/>
          </w:rPr>
        </w:r>
        <w:r>
          <w:rPr>
            <w:noProof/>
            <w:webHidden/>
          </w:rPr>
          <w:fldChar w:fldCharType="separate"/>
        </w:r>
        <w:r w:rsidR="00E67BB8">
          <w:rPr>
            <w:noProof/>
            <w:webHidden/>
          </w:rPr>
          <w:t>94</w:t>
        </w:r>
        <w:r>
          <w:rPr>
            <w:noProof/>
            <w:webHidden/>
          </w:rPr>
          <w:fldChar w:fldCharType="end"/>
        </w:r>
      </w:hyperlink>
    </w:p>
    <w:p w14:paraId="2DE27EA0" w14:textId="02774AD5"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86" w:history="1">
        <w:r w:rsidRPr="00D32E70">
          <w:rPr>
            <w:rStyle w:val="Hyperlink"/>
            <w:noProof/>
            <w:lang w:eastAsia="fr-FR"/>
          </w:rPr>
          <w:t>Table 16 Cool-down power down to 50 K (4 K/h)</w:t>
        </w:r>
        <w:r>
          <w:rPr>
            <w:noProof/>
            <w:webHidden/>
          </w:rPr>
          <w:tab/>
        </w:r>
        <w:r>
          <w:rPr>
            <w:noProof/>
            <w:webHidden/>
          </w:rPr>
          <w:fldChar w:fldCharType="begin"/>
        </w:r>
        <w:r>
          <w:rPr>
            <w:noProof/>
            <w:webHidden/>
          </w:rPr>
          <w:instrText xml:space="preserve"> PAGEREF _Toc195865386 \h </w:instrText>
        </w:r>
        <w:r>
          <w:rPr>
            <w:noProof/>
            <w:webHidden/>
          </w:rPr>
        </w:r>
        <w:r>
          <w:rPr>
            <w:noProof/>
            <w:webHidden/>
          </w:rPr>
          <w:fldChar w:fldCharType="separate"/>
        </w:r>
        <w:r w:rsidR="00E67BB8">
          <w:rPr>
            <w:noProof/>
            <w:webHidden/>
          </w:rPr>
          <w:t>109</w:t>
        </w:r>
        <w:r>
          <w:rPr>
            <w:noProof/>
            <w:webHidden/>
          </w:rPr>
          <w:fldChar w:fldCharType="end"/>
        </w:r>
      </w:hyperlink>
    </w:p>
    <w:p w14:paraId="65208F66" w14:textId="634803F8"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87" w:history="1">
        <w:r w:rsidRPr="00D32E70">
          <w:rPr>
            <w:rStyle w:val="Hyperlink"/>
            <w:noProof/>
          </w:rPr>
          <w:t xml:space="preserve">Table 17 </w:t>
        </w:r>
        <w:r w:rsidRPr="00D32E70">
          <w:rPr>
            <w:rStyle w:val="Hyperlink"/>
            <w:noProof/>
            <w:lang w:eastAsia="fr-FR"/>
          </w:rPr>
          <w:t>Cool-down power below 50 K (4 K/h)</w:t>
        </w:r>
        <w:r>
          <w:rPr>
            <w:noProof/>
            <w:webHidden/>
          </w:rPr>
          <w:tab/>
        </w:r>
        <w:r>
          <w:rPr>
            <w:noProof/>
            <w:webHidden/>
          </w:rPr>
          <w:fldChar w:fldCharType="begin"/>
        </w:r>
        <w:r>
          <w:rPr>
            <w:noProof/>
            <w:webHidden/>
          </w:rPr>
          <w:instrText xml:space="preserve"> PAGEREF _Toc195865387 \h </w:instrText>
        </w:r>
        <w:r>
          <w:rPr>
            <w:noProof/>
            <w:webHidden/>
          </w:rPr>
        </w:r>
        <w:r>
          <w:rPr>
            <w:noProof/>
            <w:webHidden/>
          </w:rPr>
          <w:fldChar w:fldCharType="separate"/>
        </w:r>
        <w:r w:rsidR="00E67BB8">
          <w:rPr>
            <w:noProof/>
            <w:webHidden/>
          </w:rPr>
          <w:t>109</w:t>
        </w:r>
        <w:r>
          <w:rPr>
            <w:noProof/>
            <w:webHidden/>
          </w:rPr>
          <w:fldChar w:fldCharType="end"/>
        </w:r>
      </w:hyperlink>
    </w:p>
    <w:p w14:paraId="2D2A1CA4" w14:textId="2EDD4F6A"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88" w:history="1">
        <w:r w:rsidRPr="00D32E70">
          <w:rPr>
            <w:rStyle w:val="Hyperlink"/>
            <w:noProof/>
            <w:lang w:eastAsia="fr-FR"/>
          </w:rPr>
          <w:t>Table 18 Applicable Documents (AD)</w:t>
        </w:r>
        <w:r>
          <w:rPr>
            <w:noProof/>
            <w:webHidden/>
          </w:rPr>
          <w:tab/>
        </w:r>
        <w:r>
          <w:rPr>
            <w:noProof/>
            <w:webHidden/>
          </w:rPr>
          <w:fldChar w:fldCharType="begin"/>
        </w:r>
        <w:r>
          <w:rPr>
            <w:noProof/>
            <w:webHidden/>
          </w:rPr>
          <w:instrText xml:space="preserve"> PAGEREF _Toc195865388 \h </w:instrText>
        </w:r>
        <w:r>
          <w:rPr>
            <w:noProof/>
            <w:webHidden/>
          </w:rPr>
        </w:r>
        <w:r>
          <w:rPr>
            <w:noProof/>
            <w:webHidden/>
          </w:rPr>
          <w:fldChar w:fldCharType="separate"/>
        </w:r>
        <w:r w:rsidR="00E67BB8">
          <w:rPr>
            <w:noProof/>
            <w:webHidden/>
          </w:rPr>
          <w:t>111</w:t>
        </w:r>
        <w:r>
          <w:rPr>
            <w:noProof/>
            <w:webHidden/>
          </w:rPr>
          <w:fldChar w:fldCharType="end"/>
        </w:r>
      </w:hyperlink>
    </w:p>
    <w:p w14:paraId="43997839" w14:textId="7C775AA8"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89" w:history="1">
        <w:r w:rsidRPr="00D32E70">
          <w:rPr>
            <w:rStyle w:val="Hyperlink"/>
            <w:noProof/>
          </w:rPr>
          <w:t>Table 19 Cold masses at 4.5 K / 2 K</w:t>
        </w:r>
        <w:r>
          <w:rPr>
            <w:noProof/>
            <w:webHidden/>
          </w:rPr>
          <w:tab/>
        </w:r>
        <w:r>
          <w:rPr>
            <w:noProof/>
            <w:webHidden/>
          </w:rPr>
          <w:fldChar w:fldCharType="begin"/>
        </w:r>
        <w:r>
          <w:rPr>
            <w:noProof/>
            <w:webHidden/>
          </w:rPr>
          <w:instrText xml:space="preserve"> PAGEREF _Toc195865389 \h </w:instrText>
        </w:r>
        <w:r>
          <w:rPr>
            <w:noProof/>
            <w:webHidden/>
          </w:rPr>
        </w:r>
        <w:r>
          <w:rPr>
            <w:noProof/>
            <w:webHidden/>
          </w:rPr>
          <w:fldChar w:fldCharType="separate"/>
        </w:r>
        <w:r w:rsidR="00E67BB8">
          <w:rPr>
            <w:noProof/>
            <w:webHidden/>
          </w:rPr>
          <w:t>112</w:t>
        </w:r>
        <w:r>
          <w:rPr>
            <w:noProof/>
            <w:webHidden/>
          </w:rPr>
          <w:fldChar w:fldCharType="end"/>
        </w:r>
      </w:hyperlink>
    </w:p>
    <w:p w14:paraId="71A608D5" w14:textId="2E6DC2E1" w:rsidR="00036915" w:rsidRPr="004652A6" w:rsidRDefault="00036915">
      <w:pPr>
        <w:pStyle w:val="Lijstmetafbeeldingen"/>
        <w:tabs>
          <w:tab w:val="right" w:leader="dot" w:pos="9344"/>
        </w:tabs>
        <w:rPr>
          <w:rFonts w:asciiTheme="minorHAnsi" w:eastAsiaTheme="minorEastAsia" w:hAnsiTheme="minorHAnsi" w:cstheme="minorBidi"/>
          <w:noProof/>
          <w:kern w:val="2"/>
          <w:sz w:val="24"/>
          <w:szCs w:val="24"/>
        </w:rPr>
      </w:pPr>
      <w:hyperlink w:anchor="_Toc195865390" w:history="1">
        <w:r w:rsidRPr="00D32E70">
          <w:rPr>
            <w:rStyle w:val="Hyperlink"/>
            <w:noProof/>
          </w:rPr>
          <w:t>Table 20 Cold masses at 40 K / 60 K</w:t>
        </w:r>
        <w:r>
          <w:rPr>
            <w:noProof/>
            <w:webHidden/>
          </w:rPr>
          <w:tab/>
        </w:r>
        <w:r>
          <w:rPr>
            <w:noProof/>
            <w:webHidden/>
          </w:rPr>
          <w:fldChar w:fldCharType="begin"/>
        </w:r>
        <w:r>
          <w:rPr>
            <w:noProof/>
            <w:webHidden/>
          </w:rPr>
          <w:instrText xml:space="preserve"> PAGEREF _Toc195865390 \h </w:instrText>
        </w:r>
        <w:r>
          <w:rPr>
            <w:noProof/>
            <w:webHidden/>
          </w:rPr>
        </w:r>
        <w:r>
          <w:rPr>
            <w:noProof/>
            <w:webHidden/>
          </w:rPr>
          <w:fldChar w:fldCharType="separate"/>
        </w:r>
        <w:r w:rsidR="00E67BB8">
          <w:rPr>
            <w:noProof/>
            <w:webHidden/>
          </w:rPr>
          <w:t>112</w:t>
        </w:r>
        <w:r>
          <w:rPr>
            <w:noProof/>
            <w:webHidden/>
          </w:rPr>
          <w:fldChar w:fldCharType="end"/>
        </w:r>
      </w:hyperlink>
    </w:p>
    <w:p w14:paraId="359142C8" w14:textId="09ADC353" w:rsidR="00CF5D52" w:rsidRPr="00725372" w:rsidRDefault="00CF5D52" w:rsidP="00A82573">
      <w:r w:rsidRPr="00725372">
        <w:fldChar w:fldCharType="end"/>
      </w:r>
    </w:p>
    <w:p w14:paraId="5DF7CE94" w14:textId="41B7E6FF" w:rsidR="00A82573" w:rsidRPr="00725372" w:rsidRDefault="001A691B" w:rsidP="001A691B">
      <w:pPr>
        <w:pStyle w:val="Heading1numbered"/>
      </w:pPr>
      <w:bookmarkStart w:id="13" w:name="_Toc197425931"/>
      <w:r w:rsidRPr="00725372">
        <w:lastRenderedPageBreak/>
        <w:t>Introduction</w:t>
      </w:r>
      <w:bookmarkEnd w:id="13"/>
    </w:p>
    <w:p w14:paraId="794636C9" w14:textId="77777777" w:rsidR="000E7291" w:rsidRDefault="000E7291" w:rsidP="00144554">
      <w:bookmarkStart w:id="14" w:name="_Ref170920934"/>
      <w:bookmarkStart w:id="15" w:name="_Ref171081822"/>
      <w:bookmarkStart w:id="16" w:name="_Ref171086627"/>
      <w:bookmarkStart w:id="17" w:name="_Toc175324096"/>
    </w:p>
    <w:p w14:paraId="3B47A4FB" w14:textId="15312C0F" w:rsidR="00140665" w:rsidRDefault="000E7291" w:rsidP="00140665">
      <w:r>
        <w:t>“</w:t>
      </w:r>
      <w:r w:rsidRPr="008F67DC">
        <w:t xml:space="preserve">Phase 1 </w:t>
      </w:r>
      <w:r>
        <w:t>–</w:t>
      </w:r>
      <w:r w:rsidRPr="008F67DC">
        <w:t xml:space="preserve"> Implementation</w:t>
      </w:r>
      <w:r>
        <w:t>”</w:t>
      </w:r>
      <w:r w:rsidRPr="008F67DC">
        <w:t xml:space="preserve"> of the </w:t>
      </w:r>
      <w:commentRangeStart w:id="18"/>
      <w:commentRangeStart w:id="19"/>
      <w:r w:rsidRPr="00FC25B5">
        <w:t>MYRRHA</w:t>
      </w:r>
      <w:commentRangeEnd w:id="18"/>
      <w:r w:rsidR="00A445D7">
        <w:rPr>
          <w:rStyle w:val="Verwijzingopmerking"/>
        </w:rPr>
        <w:commentReference w:id="18"/>
      </w:r>
      <w:commentRangeEnd w:id="19"/>
      <w:r w:rsidR="00A156C9">
        <w:rPr>
          <w:rStyle w:val="Verwijzingopmerking"/>
        </w:rPr>
        <w:commentReference w:id="19"/>
      </w:r>
      <w:r w:rsidRPr="008F67DC">
        <w:t xml:space="preserve"> program focuses on the design, construction and commissioning of </w:t>
      </w:r>
      <w:r>
        <w:t>a 4 mA</w:t>
      </w:r>
      <w:r w:rsidRPr="008F67DC">
        <w:t xml:space="preserve"> </w:t>
      </w:r>
      <w:r>
        <w:t xml:space="preserve">100MeV super-conducting CW proton </w:t>
      </w:r>
      <w:r w:rsidRPr="008F67DC">
        <w:t>Linear Accelerator (</w:t>
      </w:r>
      <w:r w:rsidRPr="00FC25B5">
        <w:t>LINAC</w:t>
      </w:r>
      <w:r w:rsidRPr="008F67DC">
        <w:t>), a Proton Target Facility (PTF) and a Full Power Facility (FPF).</w:t>
      </w:r>
      <w:r>
        <w:t xml:space="preserve"> </w:t>
      </w:r>
      <w:r w:rsidRPr="008F67DC">
        <w:t>(Phase 2 of the MYRRHA program will be the extension to 600 MeV)</w:t>
      </w:r>
      <w:r>
        <w:t xml:space="preserve">. Further information about MYRRHA Phase I is provided in </w:t>
      </w:r>
      <w:r w:rsidR="00140665">
        <w:t xml:space="preserve">reference </w:t>
      </w:r>
      <w:r w:rsidR="00140665" w:rsidRPr="00B717BB">
        <w:rPr>
          <w:rStyle w:val="03SemiBoldChar"/>
        </w:rPr>
        <w:t>AD3</w:t>
      </w:r>
      <w:r w:rsidR="00140665">
        <w:t>.</w:t>
      </w:r>
    </w:p>
    <w:p w14:paraId="4841F523" w14:textId="13BF3451" w:rsidR="001A691B" w:rsidRPr="00725372" w:rsidRDefault="004612B7" w:rsidP="001A691B">
      <w:pPr>
        <w:pStyle w:val="Heading2numbered"/>
      </w:pPr>
      <w:bookmarkStart w:id="20" w:name="_Toc188541027"/>
      <w:bookmarkStart w:id="21" w:name="_Toc197425932"/>
      <w:r>
        <w:t xml:space="preserve">The </w:t>
      </w:r>
      <w:r w:rsidR="001A691B" w:rsidRPr="00725372">
        <w:t>LINAC</w:t>
      </w:r>
      <w:bookmarkEnd w:id="20"/>
      <w:bookmarkEnd w:id="21"/>
    </w:p>
    <w:p w14:paraId="7671829C" w14:textId="5D7A9C18" w:rsidR="00140665" w:rsidRDefault="00140665" w:rsidP="006D022B">
      <w:pPr>
        <w:pStyle w:val="AANormal"/>
      </w:pPr>
      <w:r>
        <w:t xml:space="preserve">The LINAC </w:t>
      </w:r>
      <w:r w:rsidR="000C313B">
        <w:t xml:space="preserve">(~100 m length) </w:t>
      </w:r>
      <w:r>
        <w:t>consists of a</w:t>
      </w:r>
      <w:r w:rsidR="00A445D7">
        <w:t xml:space="preserve"> normal conducting</w:t>
      </w:r>
      <w:r>
        <w:t xml:space="preserve"> injector, followed by a superconducting section. Th</w:t>
      </w:r>
      <w:r w:rsidR="000C012F">
        <w:t xml:space="preserve">e latter </w:t>
      </w:r>
      <w:r>
        <w:t xml:space="preserve">section accelerates protons from 17 to 100 MeV using 352.2 MHz single-spoke cavities operating at 2 K. Each Cavity (CAV) is submerged in saturated superfluid helium (He II) within Helium Tanks (HT), organized into pairs inside a </w:t>
      </w:r>
      <w:proofErr w:type="spellStart"/>
      <w:r>
        <w:t>Cryomodule</w:t>
      </w:r>
      <w:proofErr w:type="spellEnd"/>
      <w:r>
        <w:t xml:space="preserve"> (QM). Each QM is connected to </w:t>
      </w:r>
      <w:r w:rsidR="001A5756">
        <w:t>a dedicated</w:t>
      </w:r>
      <w:r>
        <w:t xml:space="preserve"> Cryogenic Valve Box (QVB)</w:t>
      </w:r>
      <w:r w:rsidR="00C249B5">
        <w:t>.</w:t>
      </w:r>
      <w:r w:rsidR="00455BD8">
        <w:t xml:space="preserve"> The </w:t>
      </w:r>
      <w:r w:rsidR="00CA70BB">
        <w:t xml:space="preserve">combination of one </w:t>
      </w:r>
      <w:r w:rsidR="00455BD8">
        <w:t xml:space="preserve">QM and </w:t>
      </w:r>
      <w:r w:rsidR="00CA70BB">
        <w:t xml:space="preserve">one QVB is called </w:t>
      </w:r>
      <w:r>
        <w:t xml:space="preserve">a </w:t>
      </w:r>
      <w:proofErr w:type="spellStart"/>
      <w:r>
        <w:t>Cryo-Cell</w:t>
      </w:r>
      <w:proofErr w:type="spellEnd"/>
      <w:r>
        <w:t xml:space="preserve"> (QCELL). The full LINAC configuration will comprise sixty CAVs </w:t>
      </w:r>
      <w:r w:rsidR="005826EA">
        <w:t>in</w:t>
      </w:r>
      <w:r>
        <w:t xml:space="preserve"> thirty QMs. Initial deployment includes twenty-four QMs; the remaining six are to be added later.</w:t>
      </w:r>
    </w:p>
    <w:p w14:paraId="5321F6DA" w14:textId="3592544E" w:rsidR="001A691B" w:rsidRPr="00725372" w:rsidRDefault="00CB1438" w:rsidP="001A691B">
      <w:pPr>
        <w:pStyle w:val="Heading2numbered"/>
      </w:pPr>
      <w:bookmarkStart w:id="22" w:name="_Toc188541028"/>
      <w:bookmarkStart w:id="23" w:name="_Toc197425933"/>
      <w:r>
        <w:t>Cryo</w:t>
      </w:r>
      <w:r w:rsidR="00144554">
        <w:t>genic System</w:t>
      </w:r>
      <w:bookmarkEnd w:id="22"/>
      <w:bookmarkEnd w:id="23"/>
    </w:p>
    <w:p w14:paraId="1AF48E19" w14:textId="1407D8DF" w:rsidR="00144554" w:rsidRPr="008A04CC" w:rsidRDefault="00144554" w:rsidP="00144554">
      <w:pPr>
        <w:rPr>
          <w:rFonts w:cs="Segoe UI"/>
          <w:b/>
          <w:bCs/>
        </w:rPr>
      </w:pPr>
      <w:r w:rsidRPr="00144554">
        <w:rPr>
          <w:rFonts w:cs="Segoe UI"/>
        </w:rPr>
        <w:t xml:space="preserve">The </w:t>
      </w:r>
      <w:commentRangeStart w:id="24"/>
      <w:proofErr w:type="spellStart"/>
      <w:r w:rsidR="00A156C9">
        <w:rPr>
          <w:rFonts w:cs="Segoe UI"/>
        </w:rPr>
        <w:t>Cryoplant</w:t>
      </w:r>
      <w:proofErr w:type="spellEnd"/>
      <w:r w:rsidR="00A156C9">
        <w:rPr>
          <w:rFonts w:cs="Segoe UI"/>
        </w:rPr>
        <w:t xml:space="preserve"> (QPLANT</w:t>
      </w:r>
      <w:commentRangeEnd w:id="24"/>
      <w:r w:rsidR="00A156C9">
        <w:rPr>
          <w:rStyle w:val="Verwijzingopmerking"/>
        </w:rPr>
        <w:commentReference w:id="24"/>
      </w:r>
      <w:r w:rsidR="00A156C9">
        <w:rPr>
          <w:rFonts w:cs="Segoe UI"/>
        </w:rPr>
        <w:t>)</w:t>
      </w:r>
      <w:r w:rsidRPr="00144554">
        <w:rPr>
          <w:rFonts w:cs="Segoe UI"/>
        </w:rPr>
        <w:t xml:space="preserve">, a subsystem of the </w:t>
      </w:r>
      <w:r w:rsidR="00376FC9">
        <w:rPr>
          <w:rFonts w:cs="Segoe UI"/>
        </w:rPr>
        <w:t>C</w:t>
      </w:r>
      <w:r w:rsidRPr="00144554">
        <w:rPr>
          <w:rFonts w:cs="Segoe UI"/>
        </w:rPr>
        <w:t>ryogenic System</w:t>
      </w:r>
      <w:r>
        <w:rPr>
          <w:rFonts w:cs="Segoe UI"/>
        </w:rPr>
        <w:t xml:space="preserve"> (</w:t>
      </w:r>
      <w:r>
        <w:rPr>
          <w:rFonts w:cs="Segoe UI"/>
        </w:rPr>
        <w:fldChar w:fldCharType="begin"/>
      </w:r>
      <w:r>
        <w:rPr>
          <w:rFonts w:cs="Segoe UI"/>
        </w:rPr>
        <w:instrText xml:space="preserve"> REF _Ref158911509 \h </w:instrText>
      </w:r>
      <w:r>
        <w:rPr>
          <w:rFonts w:cs="Segoe UI"/>
        </w:rPr>
      </w:r>
      <w:r>
        <w:rPr>
          <w:rFonts w:cs="Segoe UI"/>
        </w:rPr>
        <w:fldChar w:fldCharType="separate"/>
      </w:r>
      <w:r w:rsidR="00E67BB8" w:rsidRPr="00725372">
        <w:t xml:space="preserve">Figure </w:t>
      </w:r>
      <w:r w:rsidR="00E67BB8">
        <w:rPr>
          <w:noProof/>
        </w:rPr>
        <w:t>1</w:t>
      </w:r>
      <w:r>
        <w:rPr>
          <w:rFonts w:cs="Segoe UI"/>
        </w:rPr>
        <w:fldChar w:fldCharType="end"/>
      </w:r>
      <w:r>
        <w:rPr>
          <w:rFonts w:cs="Segoe UI"/>
        </w:rPr>
        <w:t>)</w:t>
      </w:r>
      <w:r w:rsidRPr="00144554">
        <w:rPr>
          <w:rFonts w:cs="Segoe UI"/>
        </w:rPr>
        <w:t>, is designed to provide refrigeration to QMs</w:t>
      </w:r>
      <w:r>
        <w:rPr>
          <w:rFonts w:cs="Segoe UI"/>
        </w:rPr>
        <w:t xml:space="preserve"> </w:t>
      </w:r>
      <w:r w:rsidRPr="00144554">
        <w:rPr>
          <w:rFonts w:cs="Segoe UI"/>
        </w:rPr>
        <w:t xml:space="preserve">via the Cryogenic Distribution System </w:t>
      </w:r>
      <w:r w:rsidRPr="00A156C9">
        <w:rPr>
          <w:rFonts w:cs="Segoe UI"/>
        </w:rPr>
        <w:t>(</w:t>
      </w:r>
      <w:r w:rsidRPr="008A04CC">
        <w:rPr>
          <w:rFonts w:cs="Segoe UI"/>
        </w:rPr>
        <w:t>QDIST</w:t>
      </w:r>
      <w:r w:rsidRPr="00A156C9">
        <w:rPr>
          <w:rFonts w:cs="Segoe UI"/>
        </w:rPr>
        <w:t>).</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1A691B" w:rsidRPr="00725372" w14:paraId="6559E850" w14:textId="77777777" w:rsidTr="002B6EDD">
        <w:tc>
          <w:tcPr>
            <w:tcW w:w="9354" w:type="dxa"/>
          </w:tcPr>
          <w:bookmarkEnd w:id="14"/>
          <w:bookmarkEnd w:id="15"/>
          <w:bookmarkEnd w:id="16"/>
          <w:bookmarkEnd w:id="17"/>
          <w:p w14:paraId="1E2AA71E" w14:textId="539352AD" w:rsidR="001A691B" w:rsidRPr="00725372" w:rsidRDefault="00733CE3" w:rsidP="002B6EDD">
            <w:pPr>
              <w:jc w:val="center"/>
            </w:pPr>
            <w:r w:rsidRPr="00725372">
              <w:rPr>
                <w:noProof/>
              </w:rPr>
            </w:r>
            <w:r w:rsidR="00733CE3" w:rsidRPr="00725372">
              <w:rPr>
                <w:noProof/>
              </w:rPr>
              <w:object w:dxaOrig="28128" w:dyaOrig="17112" w14:anchorId="1835D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45pt" o:ole="">
                  <v:imagedata r:id="rId22" o:title=""/>
                </v:shape>
                <o:OLEObject Type="Embed" ProgID="Visio.Drawing.15" ShapeID="_x0000_i1025" DrawAspect="Content" ObjectID="_1810313018" r:id="rId23"/>
              </w:object>
            </w:r>
          </w:p>
        </w:tc>
      </w:tr>
      <w:tr w:rsidR="001A691B" w:rsidRPr="00725372" w14:paraId="309BA149" w14:textId="77777777" w:rsidTr="002B6EDD">
        <w:tc>
          <w:tcPr>
            <w:tcW w:w="9354" w:type="dxa"/>
          </w:tcPr>
          <w:p w14:paraId="45322AAA" w14:textId="7F731D00" w:rsidR="001A691B" w:rsidRPr="00725372" w:rsidRDefault="001A691B" w:rsidP="002B6EDD">
            <w:pPr>
              <w:pStyle w:val="Bijschrift"/>
            </w:pPr>
            <w:bookmarkStart w:id="25" w:name="_Ref158911509"/>
            <w:bookmarkStart w:id="26" w:name="_Ref159571690"/>
            <w:bookmarkStart w:id="27" w:name="_Toc190680889"/>
            <w:bookmarkStart w:id="28" w:name="_Toc195865357"/>
            <w:r w:rsidRPr="00725372">
              <w:t xml:space="preserve">Figure </w:t>
            </w:r>
            <w:r w:rsidR="00B619DE">
              <w:fldChar w:fldCharType="begin"/>
            </w:r>
            <w:r w:rsidR="00B619DE">
              <w:instrText xml:space="preserve"> SEQ Figure \* ARABIC </w:instrText>
            </w:r>
            <w:r w:rsidR="00B619DE">
              <w:fldChar w:fldCharType="separate"/>
            </w:r>
            <w:r w:rsidR="00E67BB8">
              <w:rPr>
                <w:noProof/>
              </w:rPr>
              <w:t>1</w:t>
            </w:r>
            <w:r w:rsidR="00B619DE">
              <w:fldChar w:fldCharType="end"/>
            </w:r>
            <w:bookmarkEnd w:id="25"/>
            <w:r w:rsidRPr="00725372">
              <w:t xml:space="preserve"> Overall layout of the Cryogenic System</w:t>
            </w:r>
            <w:bookmarkEnd w:id="26"/>
            <w:commentRangeStart w:id="29"/>
            <w:commentRangeStart w:id="30"/>
            <w:commentRangeEnd w:id="29"/>
            <w:r w:rsidR="003F5B6B" w:rsidRPr="00725372">
              <w:rPr>
                <w:rStyle w:val="Verwijzingopmerking"/>
                <w:rFonts w:ascii="Segoe UI" w:hAnsi="Segoe UI"/>
                <w:iCs w:val="0"/>
                <w:color w:val="auto"/>
              </w:rPr>
              <w:commentReference w:id="29"/>
            </w:r>
            <w:commentRangeEnd w:id="30"/>
            <w:r w:rsidR="0054428C">
              <w:rPr>
                <w:rStyle w:val="Verwijzingopmerking"/>
                <w:rFonts w:ascii="Segoe UI" w:hAnsi="Segoe UI"/>
                <w:iCs w:val="0"/>
                <w:color w:val="auto"/>
              </w:rPr>
              <w:commentReference w:id="30"/>
            </w:r>
            <w:r w:rsidRPr="00725372">
              <w:t>.</w:t>
            </w:r>
            <w:bookmarkEnd w:id="27"/>
            <w:bookmarkEnd w:id="28"/>
          </w:p>
        </w:tc>
      </w:tr>
    </w:tbl>
    <w:p w14:paraId="09682A4B" w14:textId="77777777" w:rsidR="004551A0" w:rsidRPr="00725372" w:rsidRDefault="004551A0">
      <w:pPr>
        <w:spacing w:after="160" w:line="259" w:lineRule="auto"/>
        <w:jc w:val="left"/>
        <w:rPr>
          <w:lang w:eastAsia="fr-FR"/>
        </w:rPr>
      </w:pPr>
      <w:r w:rsidRPr="00725372">
        <w:rPr>
          <w:lang w:eastAsia="fr-FR"/>
        </w:rPr>
        <w:br w:type="page"/>
      </w:r>
    </w:p>
    <w:p w14:paraId="60293952" w14:textId="39E2285D" w:rsidR="00144554" w:rsidRPr="00144554" w:rsidRDefault="00144554" w:rsidP="00144554">
      <w:pPr>
        <w:rPr>
          <w:lang w:eastAsia="fr-FR"/>
        </w:rPr>
      </w:pPr>
      <w:r w:rsidRPr="008A04CC">
        <w:rPr>
          <w:lang w:eastAsia="fr-FR"/>
        </w:rPr>
        <w:lastRenderedPageBreak/>
        <w:t>QDIST</w:t>
      </w:r>
      <w:r w:rsidRPr="00A156C9">
        <w:rPr>
          <w:lang w:eastAsia="fr-FR"/>
        </w:rPr>
        <w:t xml:space="preserve"> </w:t>
      </w:r>
      <w:r w:rsidRPr="00144554">
        <w:rPr>
          <w:lang w:eastAsia="fr-FR"/>
        </w:rPr>
        <w:t>comprises the QLM, the string of QVBs, and the QVE. The QLM</w:t>
      </w:r>
      <w:r w:rsidR="00A156C9">
        <w:rPr>
          <w:lang w:eastAsia="fr-FR"/>
        </w:rPr>
        <w:t xml:space="preserve"> </w:t>
      </w:r>
      <w:r w:rsidRPr="00144554">
        <w:rPr>
          <w:lang w:eastAsia="fr-FR"/>
        </w:rPr>
        <w:t xml:space="preserve">houses the main headers distributing cold helium </w:t>
      </w:r>
      <w:r w:rsidR="00076BC9">
        <w:rPr>
          <w:lang w:eastAsia="fr-FR"/>
        </w:rPr>
        <w:t>at</w:t>
      </w:r>
      <w:r w:rsidRPr="00144554">
        <w:rPr>
          <w:lang w:eastAsia="fr-FR"/>
        </w:rPr>
        <w:t xml:space="preserve"> multiple temperature levels. </w:t>
      </w:r>
      <w:r w:rsidR="003F3218">
        <w:rPr>
          <w:lang w:eastAsia="fr-FR"/>
        </w:rPr>
        <w:t>The QLM</w:t>
      </w:r>
      <w:r w:rsidRPr="00144554">
        <w:rPr>
          <w:lang w:eastAsia="fr-FR"/>
        </w:rPr>
        <w:t xml:space="preserve"> enter</w:t>
      </w:r>
      <w:r w:rsidR="009F39D0">
        <w:rPr>
          <w:lang w:eastAsia="fr-FR"/>
        </w:rPr>
        <w:t>s</w:t>
      </w:r>
      <w:r w:rsidRPr="00144554">
        <w:rPr>
          <w:lang w:eastAsia="fr-FR"/>
        </w:rPr>
        <w:t xml:space="preserve"> the</w:t>
      </w:r>
      <w:r w:rsidR="00A156C9">
        <w:rPr>
          <w:lang w:eastAsia="fr-FR"/>
        </w:rPr>
        <w:t xml:space="preserve"> </w:t>
      </w:r>
      <w:r w:rsidRPr="00144554">
        <w:rPr>
          <w:lang w:eastAsia="fr-FR"/>
        </w:rPr>
        <w:t>LINAC Tunnel (LTU) via a radiation-protect</w:t>
      </w:r>
      <w:r w:rsidR="009B1696">
        <w:rPr>
          <w:lang w:eastAsia="fr-FR"/>
        </w:rPr>
        <w:t>ion</w:t>
      </w:r>
      <w:r w:rsidRPr="00144554">
        <w:rPr>
          <w:lang w:eastAsia="fr-FR"/>
        </w:rPr>
        <w:t xml:space="preserve"> chicane. Each QCELL regulates its helium mass flow by</w:t>
      </w:r>
    </w:p>
    <w:p w14:paraId="2888F554" w14:textId="77777777" w:rsidR="00144554" w:rsidRPr="00144554" w:rsidRDefault="00144554" w:rsidP="00144554">
      <w:pPr>
        <w:rPr>
          <w:lang w:eastAsia="fr-FR"/>
        </w:rPr>
      </w:pPr>
      <w:r w:rsidRPr="00144554">
        <w:rPr>
          <w:lang w:eastAsia="fr-FR"/>
        </w:rPr>
        <w:t>tapping from and returning to the distribution headers. Additionally, QVBs include He II conditioning</w:t>
      </w:r>
    </w:p>
    <w:p w14:paraId="29386FA2" w14:textId="77777777" w:rsidR="00144554" w:rsidRDefault="00144554" w:rsidP="00144554">
      <w:pPr>
        <w:rPr>
          <w:lang w:eastAsia="fr-FR"/>
        </w:rPr>
      </w:pPr>
      <w:r w:rsidRPr="00144554">
        <w:rPr>
          <w:lang w:eastAsia="fr-FR"/>
        </w:rPr>
        <w:t>capabilities. Excess flow is bypassed through the QVE.</w:t>
      </w:r>
    </w:p>
    <w:p w14:paraId="000418D3" w14:textId="77777777" w:rsidR="00144554" w:rsidRPr="00144554" w:rsidRDefault="00144554" w:rsidP="00144554">
      <w:pPr>
        <w:rPr>
          <w:lang w:eastAsia="fr-FR"/>
        </w:rPr>
      </w:pPr>
    </w:p>
    <w:p w14:paraId="751F64B4" w14:textId="34E566ED" w:rsidR="00144554" w:rsidRPr="00144554" w:rsidRDefault="00144554" w:rsidP="00144554">
      <w:pPr>
        <w:rPr>
          <w:lang w:eastAsia="fr-FR"/>
        </w:rPr>
      </w:pPr>
      <w:r w:rsidRPr="00144554">
        <w:rPr>
          <w:lang w:eastAsia="fr-FR"/>
        </w:rPr>
        <w:t xml:space="preserve">The </w:t>
      </w:r>
      <w:r w:rsidRPr="008A04CC">
        <w:rPr>
          <w:lang w:eastAsia="fr-FR"/>
        </w:rPr>
        <w:t>QPLANT</w:t>
      </w:r>
      <w:r w:rsidRPr="00A156C9">
        <w:rPr>
          <w:lang w:eastAsia="fr-FR"/>
        </w:rPr>
        <w:t xml:space="preserve"> </w:t>
      </w:r>
      <w:r w:rsidRPr="00144554">
        <w:rPr>
          <w:lang w:eastAsia="fr-FR"/>
        </w:rPr>
        <w:t xml:space="preserve">includes a </w:t>
      </w:r>
      <w:r w:rsidR="00A00659">
        <w:rPr>
          <w:lang w:eastAsia="fr-FR"/>
        </w:rPr>
        <w:t>WCS</w:t>
      </w:r>
      <w:r w:rsidRPr="00144554">
        <w:rPr>
          <w:lang w:eastAsia="fr-FR"/>
        </w:rPr>
        <w:t xml:space="preserve"> connected to helium storage vessels, a</w:t>
      </w:r>
    </w:p>
    <w:p w14:paraId="506738D6" w14:textId="77777777" w:rsidR="00144554" w:rsidRPr="00144554" w:rsidRDefault="00144554" w:rsidP="00144554">
      <w:pPr>
        <w:rPr>
          <w:lang w:eastAsia="fr-FR"/>
        </w:rPr>
      </w:pPr>
      <w:r w:rsidRPr="00144554">
        <w:rPr>
          <w:lang w:eastAsia="fr-FR"/>
        </w:rPr>
        <w:t>Cold Box for refrigeration processes, and process equipment for drying, oil removal, gas management, and</w:t>
      </w:r>
    </w:p>
    <w:p w14:paraId="55465D42" w14:textId="31810681" w:rsidR="00144554" w:rsidRPr="00144554" w:rsidRDefault="00144554" w:rsidP="009F39D0">
      <w:pPr>
        <w:rPr>
          <w:lang w:eastAsia="fr-FR"/>
        </w:rPr>
      </w:pPr>
      <w:r w:rsidRPr="00144554">
        <w:rPr>
          <w:lang w:eastAsia="fr-FR"/>
        </w:rPr>
        <w:t xml:space="preserve">purification. An indicative Process Flow Diagram of the </w:t>
      </w:r>
      <w:r w:rsidR="00A156C9">
        <w:rPr>
          <w:lang w:eastAsia="fr-FR"/>
        </w:rPr>
        <w:t>QPLANT</w:t>
      </w:r>
      <w:r w:rsidRPr="00144554">
        <w:rPr>
          <w:lang w:eastAsia="fr-FR"/>
        </w:rPr>
        <w:t xml:space="preserve"> is shown in </w:t>
      </w:r>
      <w:r w:rsidRPr="00725372">
        <w:rPr>
          <w:rStyle w:val="AAReferencedChar"/>
        </w:rPr>
        <w:fldChar w:fldCharType="begin"/>
      </w:r>
      <w:r w:rsidRPr="00725372">
        <w:rPr>
          <w:rStyle w:val="AAReferencedChar"/>
        </w:rPr>
        <w:instrText xml:space="preserve"> REF _Ref183677656 \h  \* MERGEFORMAT </w:instrText>
      </w:r>
      <w:r w:rsidRPr="00725372">
        <w:rPr>
          <w:rStyle w:val="AAReferencedChar"/>
        </w:rPr>
      </w:r>
      <w:r w:rsidRPr="00725372">
        <w:rPr>
          <w:rStyle w:val="AAReferencedChar"/>
        </w:rPr>
        <w:fldChar w:fldCharType="separate"/>
      </w:r>
      <w:r w:rsidR="00E67BB8" w:rsidRPr="00E67BB8">
        <w:rPr>
          <w:rStyle w:val="AAReferencedChar"/>
        </w:rPr>
        <w:t>Figure 2</w:t>
      </w:r>
      <w:r w:rsidRPr="00725372">
        <w:rPr>
          <w:rStyle w:val="AAReferencedChar"/>
        </w:rPr>
        <w:fldChar w:fldCharType="end"/>
      </w:r>
      <w:r w:rsidRPr="00725372">
        <w:rPr>
          <w:lang w:eastAsia="fr-FR"/>
        </w:rPr>
        <w:t>.</w:t>
      </w:r>
    </w:p>
    <w:p w14:paraId="2A7E7DF3" w14:textId="19ADA7AF" w:rsidR="001A691B" w:rsidRPr="00725372" w:rsidRDefault="00733CE3" w:rsidP="001A691B">
      <w:pPr>
        <w:keepNext/>
        <w:spacing w:after="0" w:line="280" w:lineRule="atLeast"/>
        <w:ind w:left="-450"/>
      </w:pPr>
      <w:r w:rsidRPr="00725372">
        <w:rPr>
          <w:noProof/>
        </w:rPr>
      </w:r>
      <w:r w:rsidR="00733CE3" w:rsidRPr="00725372">
        <w:rPr>
          <w:noProof/>
        </w:rPr>
        <w:object w:dxaOrig="19425" w:dyaOrig="17085" w14:anchorId="626172A0">
          <v:shape id="_x0000_i1026" type="#_x0000_t75" style="width:445pt;height:390pt" o:ole="">
            <v:imagedata r:id="rId24" o:title=""/>
          </v:shape>
          <o:OLEObject Type="Embed" ProgID="Visio.Drawing.15" ShapeID="_x0000_i1026" DrawAspect="Content" ObjectID="_1810313019" r:id="rId25"/>
        </w:object>
      </w:r>
    </w:p>
    <w:p w14:paraId="51B28F38" w14:textId="0F369433" w:rsidR="001A691B" w:rsidRPr="00725372" w:rsidRDefault="001A691B" w:rsidP="001A691B">
      <w:pPr>
        <w:pStyle w:val="Bijschrift"/>
      </w:pPr>
      <w:bookmarkStart w:id="31" w:name="_Ref183677656"/>
      <w:bookmarkStart w:id="32" w:name="_Toc195865358"/>
      <w:r w:rsidRPr="00725372">
        <w:t xml:space="preserve">Figure </w:t>
      </w:r>
      <w:r w:rsidR="00B619DE">
        <w:fldChar w:fldCharType="begin"/>
      </w:r>
      <w:r w:rsidR="00B619DE">
        <w:instrText xml:space="preserve"> SEQ Figure \* ARABIC </w:instrText>
      </w:r>
      <w:r w:rsidR="00B619DE">
        <w:fldChar w:fldCharType="separate"/>
      </w:r>
      <w:r w:rsidR="00E67BB8">
        <w:rPr>
          <w:noProof/>
        </w:rPr>
        <w:t>2</w:t>
      </w:r>
      <w:r w:rsidR="00B619DE">
        <w:fldChar w:fldCharType="end"/>
      </w:r>
      <w:bookmarkEnd w:id="31"/>
      <w:r w:rsidRPr="00725372">
        <w:t xml:space="preserve"> </w:t>
      </w:r>
      <w:r w:rsidR="00A156C9">
        <w:t>QPLANT</w:t>
      </w:r>
      <w:r w:rsidRPr="00725372">
        <w:t>’s Simplified Process Flow Diagram</w:t>
      </w:r>
      <w:bookmarkEnd w:id="32"/>
      <w:r w:rsidRPr="00725372">
        <w:t xml:space="preserve"> </w:t>
      </w:r>
    </w:p>
    <w:p w14:paraId="19CD9102" w14:textId="77777777" w:rsidR="00C00338" w:rsidRDefault="00C00338" w:rsidP="001A691B"/>
    <w:p w14:paraId="55909B4F" w14:textId="118788D5" w:rsidR="00144554" w:rsidRDefault="00144554" w:rsidP="00144554">
      <w:r w:rsidRPr="00144554">
        <w:t xml:space="preserve">The </w:t>
      </w:r>
      <w:r w:rsidR="00A156C9">
        <w:t>QPLANT</w:t>
      </w:r>
      <w:r w:rsidRPr="00144554">
        <w:t xml:space="preserve"> is located in different areas as shown in the layout </w:t>
      </w:r>
      <w:r w:rsidR="00973FD2">
        <w:t xml:space="preserve">in </w:t>
      </w:r>
      <w:r w:rsidR="00AC7476" w:rsidRPr="00725372">
        <w:rPr>
          <w:rStyle w:val="AAReferencedChar"/>
        </w:rPr>
        <w:fldChar w:fldCharType="begin"/>
      </w:r>
      <w:r w:rsidR="00AC7476" w:rsidRPr="00725372">
        <w:rPr>
          <w:rStyle w:val="AAReferencedChar"/>
        </w:rPr>
        <w:instrText xml:space="preserve"> REF _Ref190681166 \h  \* MERGEFORMAT </w:instrText>
      </w:r>
      <w:r w:rsidR="00AC7476" w:rsidRPr="00725372">
        <w:rPr>
          <w:rStyle w:val="AAReferencedChar"/>
        </w:rPr>
      </w:r>
      <w:r w:rsidR="00AC7476" w:rsidRPr="00725372">
        <w:rPr>
          <w:rStyle w:val="AAReferencedChar"/>
        </w:rPr>
        <w:fldChar w:fldCharType="separate"/>
      </w:r>
      <w:r w:rsidR="00E67BB8" w:rsidRPr="00E67BB8">
        <w:rPr>
          <w:rStyle w:val="AAReferencedChar"/>
        </w:rPr>
        <w:t>Figure 3</w:t>
      </w:r>
      <w:r w:rsidR="00AC7476" w:rsidRPr="00725372">
        <w:rPr>
          <w:rStyle w:val="AAReferencedChar"/>
        </w:rPr>
        <w:fldChar w:fldCharType="end"/>
      </w:r>
      <w:r w:rsidR="00AC7476" w:rsidRPr="00725372">
        <w:rPr>
          <w:rStyle w:val="AAReferencedChar"/>
        </w:rPr>
        <w:t>:</w:t>
      </w:r>
    </w:p>
    <w:p w14:paraId="06B271B2" w14:textId="66FAB89F" w:rsidR="00144554" w:rsidRPr="000F1215" w:rsidRDefault="00144554" w:rsidP="00144554">
      <w:pPr>
        <w:pStyle w:val="BulletListNormal"/>
        <w:rPr>
          <w:rFonts w:ascii="Segoe UI Semibold" w:hAnsi="Segoe UI Semibold"/>
          <w:color w:val="562873" w:themeColor="accent1"/>
          <w:lang w:val="en-GB"/>
        </w:rPr>
      </w:pPr>
      <w:r w:rsidRPr="000F1215">
        <w:rPr>
          <w:rStyle w:val="AASemiBoldChar"/>
        </w:rPr>
        <w:t xml:space="preserve">Compressor Room: </w:t>
      </w:r>
      <w:r w:rsidRPr="000F1215">
        <w:t>Location for the Warm Compression Station (WCS)</w:t>
      </w:r>
    </w:p>
    <w:p w14:paraId="1335D530" w14:textId="4E8C1275" w:rsidR="00144554" w:rsidRPr="000F1215" w:rsidRDefault="00144554" w:rsidP="00144554">
      <w:pPr>
        <w:pStyle w:val="BulletListNormal"/>
        <w:rPr>
          <w:lang w:val="en-GB"/>
        </w:rPr>
      </w:pPr>
      <w:r w:rsidRPr="000F1215">
        <w:rPr>
          <w:rStyle w:val="AASemiBoldChar"/>
        </w:rPr>
        <w:t>Storage Area</w:t>
      </w:r>
      <w:r w:rsidRPr="00144554">
        <w:t xml:space="preserve"> (outside): Location for helium storage vessels and (if needed) liquid nitrogen storage</w:t>
      </w:r>
      <w:r w:rsidR="00BA7EED">
        <w:t xml:space="preserve"> vessels</w:t>
      </w:r>
      <w:r w:rsidRPr="00144554">
        <w:t>.</w:t>
      </w:r>
    </w:p>
    <w:p w14:paraId="55D57E45" w14:textId="2C2E8B88" w:rsidR="00144554" w:rsidRPr="0092519B" w:rsidRDefault="00144554" w:rsidP="000F1215">
      <w:pPr>
        <w:pStyle w:val="BulletListNormal"/>
        <w:rPr>
          <w:lang w:val="en-GB"/>
        </w:rPr>
      </w:pPr>
      <w:r w:rsidRPr="000F1215">
        <w:rPr>
          <w:rStyle w:val="AASemiBoldChar"/>
        </w:rPr>
        <w:t>Cold Box Room</w:t>
      </w:r>
      <w:r w:rsidRPr="00144554">
        <w:rPr>
          <w:lang w:val="en-GB"/>
        </w:rPr>
        <w:t xml:space="preserve">: Location for the QRB with the associated warm panel. </w:t>
      </w:r>
      <w:r w:rsidRPr="00144554">
        <w:t>In addition, if a liquid helium storage is needed for the operation of the</w:t>
      </w:r>
      <w:r>
        <w:t xml:space="preserve"> </w:t>
      </w:r>
      <w:r w:rsidRPr="00144554">
        <w:t>cryogenic system, it is in this room.</w:t>
      </w:r>
    </w:p>
    <w:p w14:paraId="518C5415" w14:textId="6D1AE6BA" w:rsidR="0092519B" w:rsidRPr="00744AE2" w:rsidRDefault="0092519B" w:rsidP="000F1215">
      <w:pPr>
        <w:pStyle w:val="BulletListNormal"/>
        <w:rPr>
          <w:lang w:val="en-GB"/>
        </w:rPr>
      </w:pPr>
      <w:r>
        <w:rPr>
          <w:rStyle w:val="AASemiBoldChar"/>
        </w:rPr>
        <w:t>Connecting rooms</w:t>
      </w:r>
      <w:r w:rsidRPr="0092519B">
        <w:t>:</w:t>
      </w:r>
      <w:r>
        <w:rPr>
          <w:lang w:val="en-GB"/>
        </w:rPr>
        <w:t xml:space="preserve"> The W</w:t>
      </w:r>
      <w:r w:rsidRPr="00144554">
        <w:rPr>
          <w:lang w:val="en-GB"/>
        </w:rPr>
        <w:t>arm lines from the</w:t>
      </w:r>
      <w:r>
        <w:rPr>
          <w:lang w:val="en-GB"/>
        </w:rPr>
        <w:t xml:space="preserve"> </w:t>
      </w:r>
      <w:r w:rsidRPr="00144554">
        <w:t xml:space="preserve">WCS </w:t>
      </w:r>
      <w:r>
        <w:t xml:space="preserve">to </w:t>
      </w:r>
      <w:r w:rsidRPr="00144554">
        <w:t>the QRB</w:t>
      </w:r>
      <w:r>
        <w:t xml:space="preserve"> cross multiple other rooms</w:t>
      </w:r>
      <w:r w:rsidRPr="00144554">
        <w:t>.</w:t>
      </w:r>
    </w:p>
    <w:p w14:paraId="562CD28C" w14:textId="4034B081" w:rsidR="001A691B" w:rsidRPr="00725372" w:rsidRDefault="00981EBE" w:rsidP="00981EBE">
      <w:pPr>
        <w:pStyle w:val="BulletListNormal"/>
        <w:numPr>
          <w:ilvl w:val="0"/>
          <w:numId w:val="0"/>
        </w:numPr>
        <w:jc w:val="left"/>
      </w:pPr>
      <w:r>
        <w:rPr>
          <w:noProof/>
          <w:lang w:eastAsia="en-US"/>
        </w:rPr>
        <w:lastRenderedPageBreak/>
        <w:drawing>
          <wp:inline distT="0" distB="0" distL="0" distR="0" wp14:anchorId="34C0868B" wp14:editId="3E2BB57D">
            <wp:extent cx="5940000" cy="2379600"/>
            <wp:effectExtent l="0" t="0" r="3810" b="1905"/>
            <wp:docPr id="13108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2748" name="Picture 1310827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000" cy="2379600"/>
                    </a:xfrm>
                    <a:prstGeom prst="rect">
                      <a:avLst/>
                    </a:prstGeom>
                  </pic:spPr>
                </pic:pic>
              </a:graphicData>
            </a:graphic>
          </wp:inline>
        </w:drawing>
      </w:r>
    </w:p>
    <w:p w14:paraId="10961E8D" w14:textId="00CFC203" w:rsidR="001A691B" w:rsidRDefault="001A691B" w:rsidP="001A691B">
      <w:pPr>
        <w:pStyle w:val="Captioncentered"/>
        <w:rPr>
          <w:lang w:val="en-GB"/>
        </w:rPr>
      </w:pPr>
      <w:bookmarkStart w:id="33" w:name="_Ref190681166"/>
      <w:bookmarkStart w:id="34" w:name="_Toc190680902"/>
      <w:bookmarkStart w:id="35" w:name="_Toc195865359"/>
      <w:r w:rsidRPr="00725372">
        <w:rPr>
          <w:lang w:val="en-GB"/>
        </w:rPr>
        <w:t xml:space="preserve">Figure </w:t>
      </w:r>
      <w:r w:rsidR="00B619DE">
        <w:rPr>
          <w:lang w:val="en-GB"/>
        </w:rPr>
        <w:fldChar w:fldCharType="begin"/>
      </w:r>
      <w:r w:rsidR="00B619DE">
        <w:rPr>
          <w:lang w:val="en-GB"/>
        </w:rPr>
        <w:instrText xml:space="preserve"> SEQ Figure \* ARABIC </w:instrText>
      </w:r>
      <w:r w:rsidR="00B619DE">
        <w:rPr>
          <w:lang w:val="en-GB"/>
        </w:rPr>
        <w:fldChar w:fldCharType="separate"/>
      </w:r>
      <w:r w:rsidR="00E67BB8">
        <w:rPr>
          <w:noProof/>
          <w:lang w:val="en-GB"/>
        </w:rPr>
        <w:t>3</w:t>
      </w:r>
      <w:r w:rsidR="00B619DE">
        <w:rPr>
          <w:lang w:val="en-GB"/>
        </w:rPr>
        <w:fldChar w:fldCharType="end"/>
      </w:r>
      <w:bookmarkEnd w:id="33"/>
      <w:r w:rsidRPr="00725372">
        <w:rPr>
          <w:lang w:val="en-GB"/>
        </w:rPr>
        <w:t> View of the buildings.</w:t>
      </w:r>
      <w:bookmarkEnd w:id="34"/>
      <w:bookmarkEnd w:id="35"/>
    </w:p>
    <w:p w14:paraId="74D995BB" w14:textId="77777777" w:rsidR="00140665" w:rsidRDefault="00140665" w:rsidP="00140665"/>
    <w:p w14:paraId="63F9B6A3" w14:textId="4200C192" w:rsidR="00144554" w:rsidRPr="00144554" w:rsidRDefault="00144554" w:rsidP="00662592">
      <w:pPr>
        <w:pStyle w:val="Heading2numbered"/>
      </w:pPr>
      <w:bookmarkStart w:id="36" w:name="_Toc197425934"/>
      <w:r w:rsidRPr="00144554">
        <w:t>Cryogenic User</w:t>
      </w:r>
      <w:r w:rsidR="00690673">
        <w:t>s</w:t>
      </w:r>
      <w:bookmarkEnd w:id="36"/>
    </w:p>
    <w:p w14:paraId="7DE08A37" w14:textId="63B72F19" w:rsidR="00144554" w:rsidRPr="00744A80" w:rsidRDefault="00144554" w:rsidP="00144554">
      <w:pPr>
        <w:rPr>
          <w:b/>
          <w:bCs/>
        </w:rPr>
      </w:pPr>
      <w:r w:rsidRPr="00144554">
        <w:t xml:space="preserve">Each Cryogenic User (QCELL), see Figure 4, interfaces with the </w:t>
      </w:r>
      <w:r w:rsidR="00A156C9">
        <w:t>QPLANT</w:t>
      </w:r>
      <w:r w:rsidRPr="00144554">
        <w:t xml:space="preserve"> via designated helium lines (</w:t>
      </w:r>
      <w:r w:rsidRPr="00744A80">
        <w:rPr>
          <w:b/>
          <w:bCs/>
        </w:rPr>
        <w:t>A, B,</w:t>
      </w:r>
    </w:p>
    <w:p w14:paraId="2A235B9D" w14:textId="77777777" w:rsidR="00144554" w:rsidRPr="00725372" w:rsidRDefault="00144554" w:rsidP="00144554">
      <w:r w:rsidRPr="00744A80">
        <w:rPr>
          <w:b/>
          <w:bCs/>
        </w:rPr>
        <w:t>D, E, W</w:t>
      </w:r>
      <w:r w:rsidRPr="00144554">
        <w:t>), which correspond to main helium circulation circuits as detailed in Table 1</w:t>
      </w:r>
    </w:p>
    <w:p w14:paraId="45E7E2CC" w14:textId="77777777" w:rsidR="00744AE2" w:rsidRDefault="00144554" w:rsidP="008A04CC">
      <w:pPr>
        <w:pStyle w:val="BulletListNormal"/>
        <w:keepNext/>
        <w:numPr>
          <w:ilvl w:val="0"/>
          <w:numId w:val="0"/>
        </w:numPr>
        <w:ind w:left="720"/>
      </w:pPr>
      <w:commentRangeStart w:id="37"/>
      <w:commentRangeStart w:id="38"/>
      <w:r w:rsidRPr="00144554">
        <w:rPr>
          <w:noProof/>
          <w:lang w:eastAsia="en-US"/>
        </w:rPr>
        <w:drawing>
          <wp:inline distT="0" distB="0" distL="0" distR="0" wp14:anchorId="70ED492F" wp14:editId="5A1D8BEE">
            <wp:extent cx="4694815" cy="2980309"/>
            <wp:effectExtent l="0" t="0" r="0" b="0"/>
            <wp:docPr id="162851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16127" name=""/>
                    <pic:cNvPicPr/>
                  </pic:nvPicPr>
                  <pic:blipFill>
                    <a:blip r:embed="rId27"/>
                    <a:stretch>
                      <a:fillRect/>
                    </a:stretch>
                  </pic:blipFill>
                  <pic:spPr>
                    <a:xfrm>
                      <a:off x="0" y="0"/>
                      <a:ext cx="4715924" cy="2993709"/>
                    </a:xfrm>
                    <a:prstGeom prst="rect">
                      <a:avLst/>
                    </a:prstGeom>
                  </pic:spPr>
                </pic:pic>
              </a:graphicData>
            </a:graphic>
          </wp:inline>
        </w:drawing>
      </w:r>
      <w:commentRangeEnd w:id="37"/>
      <w:commentRangeEnd w:id="38"/>
    </w:p>
    <w:p w14:paraId="6BF477DC" w14:textId="48D2EC1F" w:rsidR="00744AE2" w:rsidRDefault="00744AE2" w:rsidP="008A04CC">
      <w:pPr>
        <w:pStyle w:val="Bijschrift"/>
        <w:jc w:val="both"/>
      </w:pPr>
      <w:bookmarkStart w:id="39" w:name="_Ref195702885"/>
      <w:bookmarkStart w:id="40" w:name="_Toc195865360"/>
      <w:r>
        <w:t xml:space="preserve">Figure </w:t>
      </w:r>
      <w:r w:rsidR="00B619DE">
        <w:fldChar w:fldCharType="begin"/>
      </w:r>
      <w:r w:rsidR="00B619DE">
        <w:instrText xml:space="preserve"> SEQ Figure \* ARABIC </w:instrText>
      </w:r>
      <w:r w:rsidR="00B619DE">
        <w:fldChar w:fldCharType="separate"/>
      </w:r>
      <w:r w:rsidR="00E67BB8">
        <w:rPr>
          <w:noProof/>
        </w:rPr>
        <w:t>4</w:t>
      </w:r>
      <w:r w:rsidR="00B619DE">
        <w:fldChar w:fldCharType="end"/>
      </w:r>
      <w:bookmarkEnd w:id="39"/>
      <w:r>
        <w:t xml:space="preserve"> </w:t>
      </w:r>
      <w:r w:rsidRPr="00744AE2">
        <w:t>Simplified interface diagram of QPLANT depicting a single representative 'QCELL' as a proxy for all heat load sources</w:t>
      </w:r>
      <w:bookmarkEnd w:id="40"/>
    </w:p>
    <w:p w14:paraId="297E64C9" w14:textId="6B94C8CA" w:rsidR="00144554" w:rsidRPr="00725372" w:rsidRDefault="00654AA6" w:rsidP="00144554">
      <w:pPr>
        <w:pStyle w:val="BulletListNormal"/>
        <w:numPr>
          <w:ilvl w:val="0"/>
          <w:numId w:val="0"/>
        </w:numPr>
        <w:ind w:left="720" w:hanging="360"/>
        <w:rPr>
          <w:lang w:val="en-GB"/>
        </w:rPr>
      </w:pPr>
      <w:r>
        <w:rPr>
          <w:rStyle w:val="Verwijzingopmerking"/>
          <w:lang w:val="en-GB" w:eastAsia="en-US"/>
        </w:rPr>
        <w:commentReference w:id="37"/>
      </w:r>
      <w:r w:rsidR="00744AE2">
        <w:rPr>
          <w:rStyle w:val="Verwijzingopmerking"/>
          <w:lang w:val="en-GB" w:eastAsia="en-US"/>
        </w:rPr>
        <w:commentReference w:id="38"/>
      </w:r>
    </w:p>
    <w:p w14:paraId="112ED79F" w14:textId="351768D6" w:rsidR="00140665" w:rsidRDefault="00140665" w:rsidP="00062302">
      <w:pPr>
        <w:pStyle w:val="Heading2numbered"/>
      </w:pPr>
      <w:bookmarkStart w:id="41" w:name="_Toc197425935"/>
      <w:r>
        <w:t>Main Helium Process Interfaces</w:t>
      </w:r>
      <w:bookmarkEnd w:id="41"/>
    </w:p>
    <w:p w14:paraId="4D12B74B" w14:textId="0BBC36AD" w:rsidR="00140665" w:rsidRDefault="0036163B" w:rsidP="00140665">
      <w:r>
        <w:fldChar w:fldCharType="begin"/>
      </w:r>
      <w:r>
        <w:instrText xml:space="preserve"> REF _Ref195107326 \h </w:instrText>
      </w:r>
      <w:r>
        <w:fldChar w:fldCharType="separate"/>
      </w:r>
      <w:r w:rsidR="00E67BB8">
        <w:t xml:space="preserve">Table </w:t>
      </w:r>
      <w:r w:rsidR="00E67BB8">
        <w:rPr>
          <w:noProof/>
        </w:rPr>
        <w:t>1</w:t>
      </w:r>
      <w:r>
        <w:fldChar w:fldCharType="end"/>
      </w:r>
      <w:r>
        <w:t xml:space="preserve"> lists the </w:t>
      </w:r>
      <w:r w:rsidR="00140665">
        <w:t>helium transport paths between QRB, WCS, QCELLs, and other subsystems. Values are indicative and subject to refinement during detailed design.</w:t>
      </w:r>
    </w:p>
    <w:p w14:paraId="13A05D9E" w14:textId="77777777" w:rsidR="00144554" w:rsidRDefault="00144554" w:rsidP="00140665"/>
    <w:p w14:paraId="1DF50CFB" w14:textId="732DB079" w:rsidR="00144554" w:rsidRDefault="00144554" w:rsidP="00C174C0">
      <w:pPr>
        <w:pStyle w:val="Bijschrift"/>
        <w:keepNext/>
      </w:pPr>
      <w:bookmarkStart w:id="42" w:name="_Ref195107326"/>
      <w:bookmarkStart w:id="43" w:name="_Toc195865371"/>
      <w:r>
        <w:lastRenderedPageBreak/>
        <w:t xml:space="preserve">Table </w:t>
      </w:r>
      <w:r>
        <w:fldChar w:fldCharType="begin"/>
      </w:r>
      <w:r>
        <w:instrText xml:space="preserve"> SEQ Table \* ARABIC </w:instrText>
      </w:r>
      <w:r>
        <w:fldChar w:fldCharType="separate"/>
      </w:r>
      <w:r w:rsidR="00E67BB8">
        <w:rPr>
          <w:noProof/>
        </w:rPr>
        <w:t>1</w:t>
      </w:r>
      <w:r>
        <w:fldChar w:fldCharType="end"/>
      </w:r>
      <w:bookmarkEnd w:id="42"/>
      <w:r>
        <w:t xml:space="preserve"> </w:t>
      </w:r>
      <w:r w:rsidRPr="00144554">
        <w:t>Main Helium Interfacing Process Lines/Pipes</w:t>
      </w:r>
      <w:bookmarkEnd w:id="43"/>
    </w:p>
    <w:tbl>
      <w:tblPr>
        <w:tblStyle w:val="TableGrid2"/>
        <w:tblW w:w="9918" w:type="dxa"/>
        <w:tblLook w:val="04A0" w:firstRow="1" w:lastRow="0" w:firstColumn="1" w:lastColumn="0" w:noHBand="0" w:noVBand="1"/>
      </w:tblPr>
      <w:tblGrid>
        <w:gridCol w:w="1728"/>
        <w:gridCol w:w="1728"/>
        <w:gridCol w:w="1728"/>
        <w:gridCol w:w="1728"/>
        <w:gridCol w:w="3006"/>
      </w:tblGrid>
      <w:tr w:rsidR="00140665" w:rsidRPr="00144554" w14:paraId="55EE5BAE" w14:textId="77777777" w:rsidTr="00EB1840">
        <w:tc>
          <w:tcPr>
            <w:tcW w:w="1728" w:type="dxa"/>
            <w:shd w:val="clear" w:color="auto" w:fill="D8B3DB" w:themeFill="accent2" w:themeFillTint="66"/>
          </w:tcPr>
          <w:p w14:paraId="620E8B7D" w14:textId="77777777" w:rsidR="00140665" w:rsidRPr="00C174C0" w:rsidRDefault="00140665" w:rsidP="00C46584">
            <w:pPr>
              <w:rPr>
                <w:rFonts w:cs="Segoe UI"/>
                <w:b/>
                <w:bCs/>
                <w:sz w:val="18"/>
                <w:szCs w:val="18"/>
              </w:rPr>
            </w:pPr>
            <w:r w:rsidRPr="00C174C0">
              <w:rPr>
                <w:rFonts w:cs="Segoe UI"/>
                <w:b/>
                <w:bCs/>
                <w:sz w:val="18"/>
                <w:szCs w:val="18"/>
              </w:rPr>
              <w:t>Name</w:t>
            </w:r>
          </w:p>
        </w:tc>
        <w:tc>
          <w:tcPr>
            <w:tcW w:w="1728" w:type="dxa"/>
            <w:shd w:val="clear" w:color="auto" w:fill="D8B3DB" w:themeFill="accent2" w:themeFillTint="66"/>
          </w:tcPr>
          <w:p w14:paraId="630A330B" w14:textId="77777777" w:rsidR="00140665" w:rsidRPr="00C174C0" w:rsidRDefault="00140665" w:rsidP="00C46584">
            <w:pPr>
              <w:rPr>
                <w:rFonts w:cs="Segoe UI"/>
                <w:b/>
                <w:bCs/>
                <w:sz w:val="18"/>
                <w:szCs w:val="18"/>
              </w:rPr>
            </w:pPr>
            <w:r w:rsidRPr="00C174C0">
              <w:rPr>
                <w:rFonts w:cs="Segoe UI"/>
                <w:b/>
                <w:bCs/>
                <w:sz w:val="18"/>
                <w:szCs w:val="18"/>
              </w:rPr>
              <w:t>Category</w:t>
            </w:r>
          </w:p>
        </w:tc>
        <w:tc>
          <w:tcPr>
            <w:tcW w:w="1728" w:type="dxa"/>
            <w:shd w:val="clear" w:color="auto" w:fill="D8B3DB" w:themeFill="accent2" w:themeFillTint="66"/>
          </w:tcPr>
          <w:p w14:paraId="195517C6" w14:textId="77777777" w:rsidR="00140665" w:rsidRPr="00C174C0" w:rsidRDefault="00140665" w:rsidP="00C46584">
            <w:pPr>
              <w:rPr>
                <w:rFonts w:cs="Segoe UI"/>
                <w:b/>
                <w:bCs/>
                <w:sz w:val="18"/>
                <w:szCs w:val="18"/>
              </w:rPr>
            </w:pPr>
            <w:r w:rsidRPr="00C174C0">
              <w:rPr>
                <w:rFonts w:cs="Segoe UI"/>
                <w:b/>
                <w:bCs/>
                <w:sz w:val="18"/>
                <w:szCs w:val="18"/>
              </w:rPr>
              <w:t>Purpose</w:t>
            </w:r>
          </w:p>
        </w:tc>
        <w:tc>
          <w:tcPr>
            <w:tcW w:w="1728" w:type="dxa"/>
            <w:shd w:val="clear" w:color="auto" w:fill="D8B3DB" w:themeFill="accent2" w:themeFillTint="66"/>
          </w:tcPr>
          <w:p w14:paraId="707DB42F" w14:textId="5ADBE15C" w:rsidR="00140665" w:rsidRPr="00C174C0" w:rsidRDefault="00140665" w:rsidP="00C46584">
            <w:pPr>
              <w:rPr>
                <w:rFonts w:cs="Segoe UI"/>
                <w:b/>
                <w:bCs/>
                <w:sz w:val="18"/>
                <w:szCs w:val="18"/>
              </w:rPr>
            </w:pPr>
            <w:r w:rsidRPr="00C174C0">
              <w:rPr>
                <w:rFonts w:cs="Segoe UI"/>
                <w:b/>
                <w:bCs/>
                <w:sz w:val="18"/>
                <w:szCs w:val="18"/>
              </w:rPr>
              <w:t>Indicative</w:t>
            </w:r>
            <w:r w:rsidR="00144554" w:rsidRPr="00144554">
              <w:rPr>
                <w:rFonts w:cs="Segoe UI"/>
                <w:b/>
                <w:bCs/>
                <w:sz w:val="18"/>
                <w:szCs w:val="18"/>
              </w:rPr>
              <w:t xml:space="preserve"> </w:t>
            </w:r>
            <w:r w:rsidRPr="00C174C0">
              <w:rPr>
                <w:rFonts w:cs="Segoe UI"/>
                <w:b/>
                <w:bCs/>
                <w:sz w:val="18"/>
                <w:szCs w:val="18"/>
              </w:rPr>
              <w:t>Flow Rate</w:t>
            </w:r>
          </w:p>
        </w:tc>
        <w:tc>
          <w:tcPr>
            <w:tcW w:w="3006" w:type="dxa"/>
            <w:shd w:val="clear" w:color="auto" w:fill="D8B3DB" w:themeFill="accent2" w:themeFillTint="66"/>
          </w:tcPr>
          <w:p w14:paraId="21766430" w14:textId="77777777" w:rsidR="00140665" w:rsidRPr="00C174C0" w:rsidRDefault="00140665" w:rsidP="00C46584">
            <w:pPr>
              <w:rPr>
                <w:rFonts w:cs="Segoe UI"/>
                <w:b/>
                <w:bCs/>
                <w:sz w:val="18"/>
                <w:szCs w:val="18"/>
              </w:rPr>
            </w:pPr>
            <w:r w:rsidRPr="00C174C0">
              <w:rPr>
                <w:rFonts w:cs="Segoe UI"/>
                <w:b/>
                <w:bCs/>
                <w:sz w:val="18"/>
                <w:szCs w:val="18"/>
              </w:rPr>
              <w:t>Role / Notes</w:t>
            </w:r>
          </w:p>
        </w:tc>
      </w:tr>
      <w:tr w:rsidR="00140665" w:rsidRPr="00144554" w14:paraId="3D85DEA3" w14:textId="77777777" w:rsidTr="00EB1840">
        <w:tc>
          <w:tcPr>
            <w:tcW w:w="1728" w:type="dxa"/>
          </w:tcPr>
          <w:p w14:paraId="343FFEAC" w14:textId="77777777" w:rsidR="00140665" w:rsidRPr="00C174C0" w:rsidRDefault="00140665" w:rsidP="00C174C0">
            <w:pPr>
              <w:jc w:val="center"/>
              <w:rPr>
                <w:rFonts w:cs="Segoe UI"/>
                <w:sz w:val="18"/>
                <w:szCs w:val="18"/>
              </w:rPr>
            </w:pPr>
            <w:r w:rsidRPr="00C174C0">
              <w:rPr>
                <w:rFonts w:cs="Segoe UI"/>
                <w:sz w:val="18"/>
                <w:szCs w:val="18"/>
              </w:rPr>
              <w:t>A</w:t>
            </w:r>
          </w:p>
        </w:tc>
        <w:tc>
          <w:tcPr>
            <w:tcW w:w="1728" w:type="dxa"/>
          </w:tcPr>
          <w:p w14:paraId="1619EBDF" w14:textId="77777777" w:rsidR="00140665" w:rsidRPr="00C174C0" w:rsidRDefault="00140665" w:rsidP="00C46584">
            <w:pPr>
              <w:rPr>
                <w:rFonts w:cs="Segoe UI"/>
                <w:sz w:val="18"/>
                <w:szCs w:val="18"/>
              </w:rPr>
            </w:pPr>
            <w:r w:rsidRPr="00C174C0">
              <w:rPr>
                <w:rFonts w:cs="Segoe UI"/>
                <w:sz w:val="18"/>
                <w:szCs w:val="18"/>
              </w:rPr>
              <w:t>Cryogenic Line</w:t>
            </w:r>
          </w:p>
        </w:tc>
        <w:tc>
          <w:tcPr>
            <w:tcW w:w="1728" w:type="dxa"/>
          </w:tcPr>
          <w:p w14:paraId="7B7A8640" w14:textId="77777777" w:rsidR="00140665" w:rsidRPr="00C174C0" w:rsidRDefault="00140665" w:rsidP="00C46584">
            <w:pPr>
              <w:rPr>
                <w:rFonts w:cs="Segoe UI"/>
                <w:sz w:val="18"/>
                <w:szCs w:val="18"/>
              </w:rPr>
            </w:pPr>
            <w:r w:rsidRPr="00C174C0">
              <w:rPr>
                <w:rFonts w:cs="Segoe UI"/>
                <w:sz w:val="18"/>
                <w:szCs w:val="18"/>
              </w:rPr>
              <w:t>Supply of Supercritical Helium (SHE) at 4.5 K, 3 bar from QRB</w:t>
            </w:r>
          </w:p>
        </w:tc>
        <w:tc>
          <w:tcPr>
            <w:tcW w:w="1728" w:type="dxa"/>
          </w:tcPr>
          <w:p w14:paraId="267D46F4" w14:textId="77777777" w:rsidR="00140665" w:rsidRPr="00C174C0" w:rsidRDefault="00140665" w:rsidP="00C46584">
            <w:pPr>
              <w:rPr>
                <w:rFonts w:cs="Segoe UI"/>
                <w:sz w:val="18"/>
                <w:szCs w:val="18"/>
              </w:rPr>
            </w:pPr>
            <w:r w:rsidRPr="00C174C0">
              <w:rPr>
                <w:rFonts w:cs="Segoe UI"/>
                <w:sz w:val="18"/>
                <w:szCs w:val="18"/>
              </w:rPr>
              <w:t>~50 g/s</w:t>
            </w:r>
          </w:p>
        </w:tc>
        <w:tc>
          <w:tcPr>
            <w:tcW w:w="3006" w:type="dxa"/>
          </w:tcPr>
          <w:p w14:paraId="2F17C24D" w14:textId="77777777" w:rsidR="00140665" w:rsidRPr="00C174C0" w:rsidRDefault="00140665" w:rsidP="00C46584">
            <w:pPr>
              <w:rPr>
                <w:rFonts w:cs="Segoe UI"/>
                <w:sz w:val="18"/>
                <w:szCs w:val="18"/>
              </w:rPr>
            </w:pPr>
            <w:r w:rsidRPr="00C174C0">
              <w:rPr>
                <w:rFonts w:cs="Segoe UI"/>
                <w:sz w:val="18"/>
                <w:szCs w:val="18"/>
              </w:rPr>
              <w:t xml:space="preserve">Delivers cold helium to user distribution or </w:t>
            </w:r>
            <w:proofErr w:type="spellStart"/>
            <w:r w:rsidRPr="00C174C0">
              <w:rPr>
                <w:rFonts w:cs="Segoe UI"/>
                <w:sz w:val="18"/>
                <w:szCs w:val="18"/>
              </w:rPr>
              <w:t>cryomodules</w:t>
            </w:r>
            <w:proofErr w:type="spellEnd"/>
            <w:r w:rsidRPr="00C174C0">
              <w:rPr>
                <w:rFonts w:cs="Segoe UI"/>
                <w:sz w:val="18"/>
                <w:szCs w:val="18"/>
              </w:rPr>
              <w:t xml:space="preserve"> requiring SHE</w:t>
            </w:r>
          </w:p>
        </w:tc>
      </w:tr>
      <w:tr w:rsidR="00140665" w:rsidRPr="00144554" w14:paraId="3912F342" w14:textId="77777777" w:rsidTr="00EB1840">
        <w:tc>
          <w:tcPr>
            <w:tcW w:w="1728" w:type="dxa"/>
          </w:tcPr>
          <w:p w14:paraId="53BAE4D0" w14:textId="77777777" w:rsidR="00140665" w:rsidRPr="00C174C0" w:rsidRDefault="00140665" w:rsidP="00C174C0">
            <w:pPr>
              <w:jc w:val="center"/>
              <w:rPr>
                <w:rFonts w:cs="Segoe UI"/>
                <w:sz w:val="18"/>
                <w:szCs w:val="18"/>
              </w:rPr>
            </w:pPr>
            <w:r w:rsidRPr="00C174C0">
              <w:rPr>
                <w:rFonts w:cs="Segoe UI"/>
                <w:sz w:val="18"/>
                <w:szCs w:val="18"/>
              </w:rPr>
              <w:t>B</w:t>
            </w:r>
          </w:p>
        </w:tc>
        <w:tc>
          <w:tcPr>
            <w:tcW w:w="1728" w:type="dxa"/>
          </w:tcPr>
          <w:p w14:paraId="43E8D1FC" w14:textId="77777777" w:rsidR="00140665" w:rsidRPr="00C174C0" w:rsidRDefault="00140665" w:rsidP="00C46584">
            <w:pPr>
              <w:rPr>
                <w:rFonts w:cs="Segoe UI"/>
                <w:sz w:val="18"/>
                <w:szCs w:val="18"/>
              </w:rPr>
            </w:pPr>
            <w:r w:rsidRPr="00C174C0">
              <w:rPr>
                <w:rFonts w:cs="Segoe UI"/>
                <w:sz w:val="18"/>
                <w:szCs w:val="18"/>
              </w:rPr>
              <w:t>Cryogenic Line</w:t>
            </w:r>
          </w:p>
        </w:tc>
        <w:tc>
          <w:tcPr>
            <w:tcW w:w="1728" w:type="dxa"/>
          </w:tcPr>
          <w:p w14:paraId="55CC82E4" w14:textId="77777777" w:rsidR="00140665" w:rsidRPr="00C174C0" w:rsidRDefault="00140665" w:rsidP="00C46584">
            <w:pPr>
              <w:rPr>
                <w:rFonts w:cs="Segoe UI"/>
                <w:sz w:val="18"/>
                <w:szCs w:val="18"/>
              </w:rPr>
            </w:pPr>
            <w:r w:rsidRPr="00C174C0">
              <w:rPr>
                <w:rFonts w:cs="Segoe UI"/>
                <w:sz w:val="18"/>
                <w:szCs w:val="18"/>
              </w:rPr>
              <w:t>Suction/return from QCELL at ~28 mbar, 2 K</w:t>
            </w:r>
          </w:p>
        </w:tc>
        <w:tc>
          <w:tcPr>
            <w:tcW w:w="1728" w:type="dxa"/>
          </w:tcPr>
          <w:p w14:paraId="21C65692" w14:textId="77777777" w:rsidR="00140665" w:rsidRPr="00C174C0" w:rsidRDefault="00140665" w:rsidP="00C46584">
            <w:pPr>
              <w:rPr>
                <w:rFonts w:cs="Segoe UI"/>
                <w:sz w:val="18"/>
                <w:szCs w:val="18"/>
              </w:rPr>
            </w:pPr>
            <w:r w:rsidRPr="00C174C0">
              <w:rPr>
                <w:rFonts w:cs="Segoe UI"/>
                <w:sz w:val="18"/>
                <w:szCs w:val="18"/>
              </w:rPr>
              <w:t>~45 g/s</w:t>
            </w:r>
          </w:p>
        </w:tc>
        <w:tc>
          <w:tcPr>
            <w:tcW w:w="3006" w:type="dxa"/>
          </w:tcPr>
          <w:p w14:paraId="50F3EE8A" w14:textId="77777777" w:rsidR="00140665" w:rsidRPr="00C174C0" w:rsidRDefault="00140665" w:rsidP="00C46584">
            <w:pPr>
              <w:rPr>
                <w:rFonts w:cs="Segoe UI"/>
                <w:sz w:val="18"/>
                <w:szCs w:val="18"/>
              </w:rPr>
            </w:pPr>
            <w:r w:rsidRPr="00C174C0">
              <w:rPr>
                <w:rFonts w:cs="Segoe UI"/>
                <w:sz w:val="18"/>
                <w:szCs w:val="18"/>
              </w:rPr>
              <w:t xml:space="preserve">Managed by QRB for 2 K return flow from </w:t>
            </w:r>
            <w:proofErr w:type="spellStart"/>
            <w:r w:rsidRPr="00C174C0">
              <w:rPr>
                <w:rFonts w:cs="Segoe UI"/>
                <w:sz w:val="18"/>
                <w:szCs w:val="18"/>
              </w:rPr>
              <w:t>cryomodules</w:t>
            </w:r>
            <w:proofErr w:type="spellEnd"/>
          </w:p>
        </w:tc>
      </w:tr>
      <w:tr w:rsidR="00140665" w:rsidRPr="00144554" w14:paraId="3917193D" w14:textId="77777777" w:rsidTr="00EB1840">
        <w:tc>
          <w:tcPr>
            <w:tcW w:w="1728" w:type="dxa"/>
          </w:tcPr>
          <w:p w14:paraId="270AFDA0" w14:textId="77777777" w:rsidR="00140665" w:rsidRPr="00C174C0" w:rsidRDefault="00140665" w:rsidP="00C174C0">
            <w:pPr>
              <w:jc w:val="center"/>
              <w:rPr>
                <w:rFonts w:cs="Segoe UI"/>
                <w:sz w:val="18"/>
                <w:szCs w:val="18"/>
              </w:rPr>
            </w:pPr>
            <w:r w:rsidRPr="00C174C0">
              <w:rPr>
                <w:rFonts w:cs="Segoe UI"/>
                <w:sz w:val="18"/>
                <w:szCs w:val="18"/>
              </w:rPr>
              <w:t>D</w:t>
            </w:r>
          </w:p>
        </w:tc>
        <w:tc>
          <w:tcPr>
            <w:tcW w:w="1728" w:type="dxa"/>
          </w:tcPr>
          <w:p w14:paraId="6BB0A403" w14:textId="77777777" w:rsidR="00140665" w:rsidRPr="00C174C0" w:rsidRDefault="00140665" w:rsidP="00C46584">
            <w:pPr>
              <w:rPr>
                <w:rFonts w:cs="Segoe UI"/>
                <w:sz w:val="18"/>
                <w:szCs w:val="18"/>
              </w:rPr>
            </w:pPr>
            <w:r w:rsidRPr="00C174C0">
              <w:rPr>
                <w:rFonts w:cs="Segoe UI"/>
                <w:sz w:val="18"/>
                <w:szCs w:val="18"/>
              </w:rPr>
              <w:t>Cryogenic Line</w:t>
            </w:r>
          </w:p>
        </w:tc>
        <w:tc>
          <w:tcPr>
            <w:tcW w:w="1728" w:type="dxa"/>
          </w:tcPr>
          <w:p w14:paraId="7290EC77" w14:textId="77777777" w:rsidR="00140665" w:rsidRPr="00C174C0" w:rsidRDefault="00140665" w:rsidP="00C46584">
            <w:pPr>
              <w:rPr>
                <w:rFonts w:cs="Segoe UI"/>
                <w:sz w:val="18"/>
                <w:szCs w:val="18"/>
              </w:rPr>
            </w:pPr>
            <w:r w:rsidRPr="00C174C0">
              <w:rPr>
                <w:rFonts w:cs="Segoe UI"/>
                <w:sz w:val="18"/>
                <w:szCs w:val="18"/>
              </w:rPr>
              <w:t>Thermal shield helium supply (30–40 K)</w:t>
            </w:r>
          </w:p>
        </w:tc>
        <w:tc>
          <w:tcPr>
            <w:tcW w:w="1728" w:type="dxa"/>
          </w:tcPr>
          <w:p w14:paraId="3CCC884B" w14:textId="77777777" w:rsidR="00140665" w:rsidRPr="00C174C0" w:rsidRDefault="00140665" w:rsidP="00C46584">
            <w:pPr>
              <w:rPr>
                <w:rFonts w:cs="Segoe UI"/>
                <w:sz w:val="18"/>
                <w:szCs w:val="18"/>
              </w:rPr>
            </w:pPr>
            <w:r w:rsidRPr="00C174C0">
              <w:rPr>
                <w:rFonts w:cs="Segoe UI"/>
                <w:sz w:val="18"/>
                <w:szCs w:val="18"/>
              </w:rPr>
              <w:t>~80 g/s</w:t>
            </w:r>
          </w:p>
        </w:tc>
        <w:tc>
          <w:tcPr>
            <w:tcW w:w="3006" w:type="dxa"/>
          </w:tcPr>
          <w:p w14:paraId="0D9570DA" w14:textId="77777777" w:rsidR="00140665" w:rsidRPr="00C174C0" w:rsidRDefault="00140665" w:rsidP="00C46584">
            <w:pPr>
              <w:rPr>
                <w:rFonts w:cs="Segoe UI"/>
                <w:sz w:val="18"/>
                <w:szCs w:val="18"/>
              </w:rPr>
            </w:pPr>
            <w:r w:rsidRPr="00C174C0">
              <w:rPr>
                <w:rFonts w:cs="Segoe UI"/>
                <w:sz w:val="18"/>
                <w:szCs w:val="18"/>
              </w:rPr>
              <w:t>Flow matches that of E</w:t>
            </w:r>
          </w:p>
        </w:tc>
      </w:tr>
      <w:tr w:rsidR="00140665" w:rsidRPr="00144554" w14:paraId="74C90CE5" w14:textId="77777777" w:rsidTr="00EB1840">
        <w:tc>
          <w:tcPr>
            <w:tcW w:w="1728" w:type="dxa"/>
          </w:tcPr>
          <w:p w14:paraId="462FFBEC" w14:textId="77777777" w:rsidR="00140665" w:rsidRPr="00C174C0" w:rsidRDefault="00140665" w:rsidP="00C174C0">
            <w:pPr>
              <w:jc w:val="center"/>
              <w:rPr>
                <w:rFonts w:cs="Segoe UI"/>
                <w:sz w:val="18"/>
                <w:szCs w:val="18"/>
              </w:rPr>
            </w:pPr>
            <w:r w:rsidRPr="00C174C0">
              <w:rPr>
                <w:rFonts w:cs="Segoe UI"/>
                <w:sz w:val="18"/>
                <w:szCs w:val="18"/>
              </w:rPr>
              <w:t>E</w:t>
            </w:r>
          </w:p>
        </w:tc>
        <w:tc>
          <w:tcPr>
            <w:tcW w:w="1728" w:type="dxa"/>
          </w:tcPr>
          <w:p w14:paraId="39E06081" w14:textId="77777777" w:rsidR="00140665" w:rsidRPr="00C174C0" w:rsidRDefault="00140665" w:rsidP="00C46584">
            <w:pPr>
              <w:rPr>
                <w:rFonts w:cs="Segoe UI"/>
                <w:sz w:val="18"/>
                <w:szCs w:val="18"/>
              </w:rPr>
            </w:pPr>
            <w:r w:rsidRPr="00C174C0">
              <w:rPr>
                <w:rFonts w:cs="Segoe UI"/>
                <w:sz w:val="18"/>
                <w:szCs w:val="18"/>
              </w:rPr>
              <w:t>Cryogenic Line</w:t>
            </w:r>
          </w:p>
        </w:tc>
        <w:tc>
          <w:tcPr>
            <w:tcW w:w="1728" w:type="dxa"/>
          </w:tcPr>
          <w:p w14:paraId="6FE3118C" w14:textId="77777777" w:rsidR="00140665" w:rsidRPr="00C174C0" w:rsidRDefault="00140665" w:rsidP="00C46584">
            <w:pPr>
              <w:rPr>
                <w:rFonts w:cs="Segoe UI"/>
                <w:sz w:val="18"/>
                <w:szCs w:val="18"/>
              </w:rPr>
            </w:pPr>
            <w:r w:rsidRPr="00C174C0">
              <w:rPr>
                <w:rFonts w:cs="Segoe UI"/>
                <w:sz w:val="18"/>
                <w:szCs w:val="18"/>
              </w:rPr>
              <w:t>Thermal shield return header (~60 K)</w:t>
            </w:r>
          </w:p>
        </w:tc>
        <w:tc>
          <w:tcPr>
            <w:tcW w:w="1728" w:type="dxa"/>
          </w:tcPr>
          <w:p w14:paraId="75251C25" w14:textId="77777777" w:rsidR="00140665" w:rsidRPr="00C174C0" w:rsidRDefault="00140665" w:rsidP="00C46584">
            <w:pPr>
              <w:rPr>
                <w:rFonts w:cs="Segoe UI"/>
                <w:sz w:val="18"/>
                <w:szCs w:val="18"/>
              </w:rPr>
            </w:pPr>
            <w:r w:rsidRPr="00C174C0">
              <w:rPr>
                <w:rFonts w:cs="Segoe UI"/>
                <w:sz w:val="18"/>
                <w:szCs w:val="18"/>
              </w:rPr>
              <w:t>~80 g/s</w:t>
            </w:r>
          </w:p>
        </w:tc>
        <w:tc>
          <w:tcPr>
            <w:tcW w:w="3006" w:type="dxa"/>
          </w:tcPr>
          <w:p w14:paraId="2BB5B40C" w14:textId="77777777" w:rsidR="00140665" w:rsidRPr="00C174C0" w:rsidRDefault="00140665" w:rsidP="00C46584">
            <w:pPr>
              <w:rPr>
                <w:rFonts w:cs="Segoe UI"/>
                <w:sz w:val="18"/>
                <w:szCs w:val="18"/>
              </w:rPr>
            </w:pPr>
            <w:r w:rsidRPr="00C174C0">
              <w:rPr>
                <w:rFonts w:cs="Segoe UI"/>
                <w:sz w:val="18"/>
                <w:szCs w:val="18"/>
              </w:rPr>
              <w:t>Returns helium from the shield circuit to the cold box or WCS</w:t>
            </w:r>
          </w:p>
        </w:tc>
      </w:tr>
      <w:tr w:rsidR="00140665" w:rsidRPr="00144554" w14:paraId="386D0B65" w14:textId="77777777" w:rsidTr="00EB1840">
        <w:tc>
          <w:tcPr>
            <w:tcW w:w="1728" w:type="dxa"/>
          </w:tcPr>
          <w:p w14:paraId="6000938B" w14:textId="77777777" w:rsidR="00140665" w:rsidRPr="00C174C0" w:rsidRDefault="00140665" w:rsidP="00C174C0">
            <w:pPr>
              <w:jc w:val="center"/>
              <w:rPr>
                <w:rFonts w:cs="Segoe UI"/>
                <w:sz w:val="18"/>
                <w:szCs w:val="18"/>
              </w:rPr>
            </w:pPr>
            <w:r w:rsidRPr="00C174C0">
              <w:rPr>
                <w:rFonts w:cs="Segoe UI"/>
                <w:sz w:val="18"/>
                <w:szCs w:val="18"/>
              </w:rPr>
              <w:t>U</w:t>
            </w:r>
          </w:p>
        </w:tc>
        <w:tc>
          <w:tcPr>
            <w:tcW w:w="1728" w:type="dxa"/>
          </w:tcPr>
          <w:p w14:paraId="11291A22" w14:textId="77777777" w:rsidR="00140665" w:rsidRPr="00C174C0" w:rsidRDefault="00140665" w:rsidP="00C46584">
            <w:pPr>
              <w:rPr>
                <w:rFonts w:cs="Segoe UI"/>
                <w:sz w:val="18"/>
                <w:szCs w:val="18"/>
              </w:rPr>
            </w:pPr>
            <w:r w:rsidRPr="00C174C0">
              <w:rPr>
                <w:rFonts w:cs="Segoe UI"/>
                <w:sz w:val="18"/>
                <w:szCs w:val="18"/>
              </w:rPr>
              <w:t>Warm Piping</w:t>
            </w:r>
          </w:p>
        </w:tc>
        <w:tc>
          <w:tcPr>
            <w:tcW w:w="1728" w:type="dxa"/>
          </w:tcPr>
          <w:p w14:paraId="70DC4DA2" w14:textId="77777777" w:rsidR="00140665" w:rsidRPr="00C174C0" w:rsidRDefault="00140665" w:rsidP="00C46584">
            <w:pPr>
              <w:rPr>
                <w:rFonts w:cs="Segoe UI"/>
                <w:sz w:val="18"/>
                <w:szCs w:val="18"/>
              </w:rPr>
            </w:pPr>
            <w:r w:rsidRPr="00C174C0">
              <w:rPr>
                <w:rFonts w:cs="Segoe UI"/>
                <w:sz w:val="18"/>
                <w:szCs w:val="18"/>
              </w:rPr>
              <w:t xml:space="preserve">2 bar max, ad-hoc usage for </w:t>
            </w:r>
            <w:proofErr w:type="spellStart"/>
            <w:r w:rsidRPr="00C174C0">
              <w:rPr>
                <w:rFonts w:cs="Segoe UI"/>
                <w:sz w:val="18"/>
                <w:szCs w:val="18"/>
              </w:rPr>
              <w:t>specialized</w:t>
            </w:r>
            <w:proofErr w:type="spellEnd"/>
            <w:r w:rsidRPr="00C174C0">
              <w:rPr>
                <w:rFonts w:cs="Segoe UI"/>
                <w:sz w:val="18"/>
                <w:szCs w:val="18"/>
              </w:rPr>
              <w:t xml:space="preserve"> flows</w:t>
            </w:r>
          </w:p>
        </w:tc>
        <w:tc>
          <w:tcPr>
            <w:tcW w:w="1728" w:type="dxa"/>
          </w:tcPr>
          <w:p w14:paraId="4E9B4466" w14:textId="77777777" w:rsidR="00140665" w:rsidRPr="00C174C0" w:rsidRDefault="00140665" w:rsidP="00C46584">
            <w:pPr>
              <w:rPr>
                <w:rFonts w:cs="Segoe UI"/>
                <w:sz w:val="18"/>
                <w:szCs w:val="18"/>
              </w:rPr>
            </w:pPr>
            <w:r w:rsidRPr="00C174C0">
              <w:rPr>
                <w:rFonts w:cs="Segoe UI"/>
                <w:sz w:val="18"/>
                <w:szCs w:val="18"/>
              </w:rPr>
              <w:t>~10 g/s</w:t>
            </w:r>
          </w:p>
        </w:tc>
        <w:tc>
          <w:tcPr>
            <w:tcW w:w="3006" w:type="dxa"/>
          </w:tcPr>
          <w:p w14:paraId="359BE355" w14:textId="77777777" w:rsidR="00140665" w:rsidRPr="00C174C0" w:rsidRDefault="00140665" w:rsidP="00C46584">
            <w:pPr>
              <w:rPr>
                <w:rFonts w:cs="Segoe UI"/>
                <w:sz w:val="18"/>
                <w:szCs w:val="18"/>
              </w:rPr>
            </w:pPr>
            <w:r w:rsidRPr="00C174C0">
              <w:rPr>
                <w:rFonts w:cs="Segoe UI"/>
                <w:sz w:val="18"/>
                <w:szCs w:val="18"/>
              </w:rPr>
              <w:t>-</w:t>
            </w:r>
          </w:p>
        </w:tc>
      </w:tr>
      <w:tr w:rsidR="00140665" w:rsidRPr="00144554" w14:paraId="22B39A6E" w14:textId="77777777" w:rsidTr="00EB1840">
        <w:tc>
          <w:tcPr>
            <w:tcW w:w="1728" w:type="dxa"/>
          </w:tcPr>
          <w:p w14:paraId="4A5B0186" w14:textId="77777777" w:rsidR="00140665" w:rsidRPr="00C174C0" w:rsidRDefault="00140665" w:rsidP="00C174C0">
            <w:pPr>
              <w:jc w:val="center"/>
              <w:rPr>
                <w:rFonts w:cs="Segoe UI"/>
                <w:sz w:val="18"/>
                <w:szCs w:val="18"/>
              </w:rPr>
            </w:pPr>
            <w:r w:rsidRPr="00C174C0">
              <w:rPr>
                <w:rFonts w:cs="Segoe UI"/>
                <w:sz w:val="18"/>
                <w:szCs w:val="18"/>
              </w:rPr>
              <w:t>W</w:t>
            </w:r>
          </w:p>
        </w:tc>
        <w:tc>
          <w:tcPr>
            <w:tcW w:w="1728" w:type="dxa"/>
          </w:tcPr>
          <w:p w14:paraId="205657BC" w14:textId="77777777" w:rsidR="00140665" w:rsidRPr="00C174C0" w:rsidRDefault="00140665" w:rsidP="00C46584">
            <w:pPr>
              <w:rPr>
                <w:rFonts w:cs="Segoe UI"/>
                <w:sz w:val="18"/>
                <w:szCs w:val="18"/>
              </w:rPr>
            </w:pPr>
            <w:r w:rsidRPr="00C174C0">
              <w:rPr>
                <w:rFonts w:cs="Segoe UI"/>
                <w:sz w:val="18"/>
                <w:szCs w:val="18"/>
              </w:rPr>
              <w:t>Warm Piping</w:t>
            </w:r>
          </w:p>
        </w:tc>
        <w:tc>
          <w:tcPr>
            <w:tcW w:w="1728" w:type="dxa"/>
          </w:tcPr>
          <w:p w14:paraId="2B7089E9" w14:textId="77777777" w:rsidR="00140665" w:rsidRPr="00C174C0" w:rsidRDefault="00140665" w:rsidP="00C46584">
            <w:pPr>
              <w:rPr>
                <w:rFonts w:cs="Segoe UI"/>
                <w:sz w:val="18"/>
                <w:szCs w:val="18"/>
              </w:rPr>
            </w:pPr>
            <w:r w:rsidRPr="00C174C0">
              <w:rPr>
                <w:rFonts w:cs="Segoe UI"/>
                <w:sz w:val="18"/>
                <w:szCs w:val="18"/>
              </w:rPr>
              <w:t>From QDB (via QCELLs) to VLP compression at 300 K</w:t>
            </w:r>
          </w:p>
        </w:tc>
        <w:tc>
          <w:tcPr>
            <w:tcW w:w="1728" w:type="dxa"/>
          </w:tcPr>
          <w:p w14:paraId="1767757B" w14:textId="77777777" w:rsidR="00140665" w:rsidRPr="00C174C0" w:rsidRDefault="00140665" w:rsidP="00C46584">
            <w:pPr>
              <w:rPr>
                <w:rFonts w:cs="Segoe UI"/>
                <w:sz w:val="18"/>
                <w:szCs w:val="18"/>
              </w:rPr>
            </w:pPr>
            <w:r w:rsidRPr="00C174C0">
              <w:rPr>
                <w:rFonts w:cs="Segoe UI"/>
                <w:sz w:val="18"/>
                <w:szCs w:val="18"/>
              </w:rPr>
              <w:t>~5 g/s</w:t>
            </w:r>
          </w:p>
        </w:tc>
        <w:tc>
          <w:tcPr>
            <w:tcW w:w="3006" w:type="dxa"/>
          </w:tcPr>
          <w:p w14:paraId="7712AE3F" w14:textId="77777777" w:rsidR="00140665" w:rsidRPr="00C174C0" w:rsidRDefault="00140665" w:rsidP="00C46584">
            <w:pPr>
              <w:rPr>
                <w:rFonts w:cs="Segoe UI"/>
                <w:sz w:val="18"/>
                <w:szCs w:val="18"/>
              </w:rPr>
            </w:pPr>
            <w:r w:rsidRPr="00C174C0">
              <w:rPr>
                <w:rFonts w:cs="Segoe UI"/>
                <w:sz w:val="18"/>
                <w:szCs w:val="18"/>
              </w:rPr>
              <w:t>Coupler (QPLR) return</w:t>
            </w:r>
          </w:p>
        </w:tc>
      </w:tr>
      <w:tr w:rsidR="00140665" w:rsidRPr="00144554" w14:paraId="7A2DB546" w14:textId="77777777" w:rsidTr="00EB1840">
        <w:tc>
          <w:tcPr>
            <w:tcW w:w="1728" w:type="dxa"/>
          </w:tcPr>
          <w:p w14:paraId="5F382508" w14:textId="77777777" w:rsidR="00140665" w:rsidRPr="00C174C0" w:rsidRDefault="00140665" w:rsidP="00C174C0">
            <w:pPr>
              <w:jc w:val="center"/>
              <w:rPr>
                <w:rFonts w:cs="Segoe UI"/>
                <w:sz w:val="18"/>
                <w:szCs w:val="18"/>
              </w:rPr>
            </w:pPr>
            <w:r w:rsidRPr="00C174C0">
              <w:rPr>
                <w:rFonts w:cs="Segoe UI"/>
                <w:sz w:val="18"/>
                <w:szCs w:val="18"/>
              </w:rPr>
              <w:t>S</w:t>
            </w:r>
          </w:p>
        </w:tc>
        <w:tc>
          <w:tcPr>
            <w:tcW w:w="1728" w:type="dxa"/>
          </w:tcPr>
          <w:p w14:paraId="07F19128" w14:textId="77777777" w:rsidR="00140665" w:rsidRPr="00C174C0" w:rsidRDefault="00140665" w:rsidP="00C46584">
            <w:pPr>
              <w:rPr>
                <w:rFonts w:cs="Segoe UI"/>
                <w:sz w:val="18"/>
                <w:szCs w:val="18"/>
              </w:rPr>
            </w:pPr>
            <w:r w:rsidRPr="00C174C0">
              <w:rPr>
                <w:rFonts w:cs="Segoe UI"/>
                <w:sz w:val="18"/>
                <w:szCs w:val="18"/>
              </w:rPr>
              <w:t>Warm Piping</w:t>
            </w:r>
          </w:p>
        </w:tc>
        <w:tc>
          <w:tcPr>
            <w:tcW w:w="1728" w:type="dxa"/>
          </w:tcPr>
          <w:p w14:paraId="595A5890" w14:textId="77777777" w:rsidR="00140665" w:rsidRPr="00C174C0" w:rsidRDefault="00140665" w:rsidP="00C46584">
            <w:pPr>
              <w:rPr>
                <w:rFonts w:cs="Segoe UI"/>
                <w:sz w:val="18"/>
                <w:szCs w:val="18"/>
              </w:rPr>
            </w:pPr>
            <w:r w:rsidRPr="00C174C0">
              <w:rPr>
                <w:rFonts w:cs="Segoe UI"/>
                <w:sz w:val="18"/>
                <w:szCs w:val="18"/>
              </w:rPr>
              <w:t>Safety path from QRB to VLP compression, typically 300 K</w:t>
            </w:r>
          </w:p>
        </w:tc>
        <w:tc>
          <w:tcPr>
            <w:tcW w:w="1728" w:type="dxa"/>
          </w:tcPr>
          <w:p w14:paraId="7A046C84" w14:textId="77777777" w:rsidR="00140665" w:rsidRPr="00C174C0" w:rsidRDefault="00140665" w:rsidP="00C46584">
            <w:pPr>
              <w:rPr>
                <w:rFonts w:cs="Segoe UI"/>
                <w:sz w:val="18"/>
                <w:szCs w:val="18"/>
              </w:rPr>
            </w:pPr>
            <w:r w:rsidRPr="00C174C0">
              <w:rPr>
                <w:rFonts w:cs="Segoe UI"/>
                <w:sz w:val="18"/>
                <w:szCs w:val="18"/>
              </w:rPr>
              <w:t>~50 g/s (normal), up to 100–200 g/s (event)</w:t>
            </w:r>
          </w:p>
        </w:tc>
        <w:tc>
          <w:tcPr>
            <w:tcW w:w="3006" w:type="dxa"/>
          </w:tcPr>
          <w:p w14:paraId="16C40CDA" w14:textId="77777777" w:rsidR="00140665" w:rsidRPr="00C174C0" w:rsidRDefault="00140665" w:rsidP="00C46584">
            <w:pPr>
              <w:rPr>
                <w:rFonts w:cs="Segoe UI"/>
                <w:sz w:val="18"/>
                <w:szCs w:val="18"/>
              </w:rPr>
            </w:pPr>
            <w:r w:rsidRPr="00C174C0">
              <w:rPr>
                <w:rFonts w:cs="Segoe UI"/>
                <w:sz w:val="18"/>
                <w:szCs w:val="18"/>
              </w:rPr>
              <w:t>Emergency discharge or vent path</w:t>
            </w:r>
          </w:p>
        </w:tc>
      </w:tr>
      <w:tr w:rsidR="00140665" w:rsidRPr="00144554" w14:paraId="3CC08688" w14:textId="77777777" w:rsidTr="00EB1840">
        <w:tc>
          <w:tcPr>
            <w:tcW w:w="1728" w:type="dxa"/>
          </w:tcPr>
          <w:p w14:paraId="46903378" w14:textId="77777777" w:rsidR="00140665" w:rsidRPr="00C174C0" w:rsidRDefault="00140665" w:rsidP="00C174C0">
            <w:pPr>
              <w:jc w:val="center"/>
              <w:rPr>
                <w:rFonts w:cs="Segoe UI"/>
                <w:sz w:val="18"/>
                <w:szCs w:val="18"/>
              </w:rPr>
            </w:pPr>
            <w:r w:rsidRPr="00C174C0">
              <w:rPr>
                <w:rFonts w:cs="Segoe UI"/>
                <w:sz w:val="18"/>
                <w:szCs w:val="18"/>
              </w:rPr>
              <w:t>HP</w:t>
            </w:r>
          </w:p>
        </w:tc>
        <w:tc>
          <w:tcPr>
            <w:tcW w:w="1728" w:type="dxa"/>
          </w:tcPr>
          <w:p w14:paraId="251351F2" w14:textId="77777777" w:rsidR="00140665" w:rsidRPr="00C174C0" w:rsidRDefault="00140665" w:rsidP="00C46584">
            <w:pPr>
              <w:rPr>
                <w:rFonts w:cs="Segoe UI"/>
                <w:sz w:val="18"/>
                <w:szCs w:val="18"/>
              </w:rPr>
            </w:pPr>
            <w:r w:rsidRPr="00C174C0">
              <w:rPr>
                <w:rFonts w:cs="Segoe UI"/>
                <w:sz w:val="18"/>
                <w:szCs w:val="18"/>
              </w:rPr>
              <w:t>Internal Connection WCS↔QRB</w:t>
            </w:r>
          </w:p>
        </w:tc>
        <w:tc>
          <w:tcPr>
            <w:tcW w:w="1728" w:type="dxa"/>
          </w:tcPr>
          <w:p w14:paraId="713B7219" w14:textId="77777777" w:rsidR="00140665" w:rsidRPr="00C174C0" w:rsidRDefault="00140665" w:rsidP="00C46584">
            <w:pPr>
              <w:rPr>
                <w:rFonts w:cs="Segoe UI"/>
                <w:sz w:val="18"/>
                <w:szCs w:val="18"/>
              </w:rPr>
            </w:pPr>
            <w:r w:rsidRPr="00C174C0">
              <w:rPr>
                <w:rFonts w:cs="Segoe UI"/>
                <w:sz w:val="18"/>
                <w:szCs w:val="18"/>
              </w:rPr>
              <w:t xml:space="preserve">High-pressure helium (up to ~15 </w:t>
            </w:r>
            <w:proofErr w:type="spellStart"/>
            <w:r w:rsidRPr="00C174C0">
              <w:rPr>
                <w:rFonts w:cs="Segoe UI"/>
                <w:sz w:val="18"/>
                <w:szCs w:val="18"/>
              </w:rPr>
              <w:t>bara</w:t>
            </w:r>
            <w:proofErr w:type="spellEnd"/>
            <w:r w:rsidRPr="00C174C0">
              <w:rPr>
                <w:rFonts w:cs="Segoe UI"/>
                <w:sz w:val="18"/>
                <w:szCs w:val="18"/>
              </w:rPr>
              <w:t>) from WCS (LP→HP stage)</w:t>
            </w:r>
          </w:p>
        </w:tc>
        <w:tc>
          <w:tcPr>
            <w:tcW w:w="1728" w:type="dxa"/>
          </w:tcPr>
          <w:p w14:paraId="10952A56" w14:textId="77777777" w:rsidR="00140665" w:rsidRPr="00C174C0" w:rsidRDefault="00140665" w:rsidP="00C46584">
            <w:pPr>
              <w:rPr>
                <w:rFonts w:cs="Segoe UI"/>
                <w:sz w:val="18"/>
                <w:szCs w:val="18"/>
              </w:rPr>
            </w:pPr>
            <w:r w:rsidRPr="00C174C0">
              <w:rPr>
                <w:rFonts w:cs="Segoe UI"/>
                <w:sz w:val="18"/>
                <w:szCs w:val="18"/>
              </w:rPr>
              <w:t>~350 g/s, 300 K</w:t>
            </w:r>
          </w:p>
        </w:tc>
        <w:tc>
          <w:tcPr>
            <w:tcW w:w="3006" w:type="dxa"/>
          </w:tcPr>
          <w:p w14:paraId="4585E575" w14:textId="77777777" w:rsidR="00140665" w:rsidRPr="00C174C0" w:rsidRDefault="00140665" w:rsidP="00C46584">
            <w:pPr>
              <w:rPr>
                <w:rFonts w:cs="Segoe UI"/>
                <w:sz w:val="18"/>
                <w:szCs w:val="18"/>
              </w:rPr>
            </w:pPr>
            <w:r w:rsidRPr="00C174C0">
              <w:rPr>
                <w:rFonts w:cs="Segoe UI"/>
                <w:sz w:val="18"/>
                <w:szCs w:val="18"/>
              </w:rPr>
              <w:t>Supplies high-pressure helium downstream from compressor stage</w:t>
            </w:r>
          </w:p>
        </w:tc>
      </w:tr>
      <w:tr w:rsidR="00140665" w:rsidRPr="00144554" w14:paraId="0834916E" w14:textId="77777777" w:rsidTr="00EB1840">
        <w:tc>
          <w:tcPr>
            <w:tcW w:w="1728" w:type="dxa"/>
          </w:tcPr>
          <w:p w14:paraId="40F5DEC1" w14:textId="77777777" w:rsidR="00140665" w:rsidRPr="00C174C0" w:rsidRDefault="00140665" w:rsidP="00C174C0">
            <w:pPr>
              <w:jc w:val="center"/>
              <w:rPr>
                <w:rFonts w:cs="Segoe UI"/>
                <w:sz w:val="18"/>
                <w:szCs w:val="18"/>
              </w:rPr>
            </w:pPr>
            <w:r w:rsidRPr="00C174C0">
              <w:rPr>
                <w:rFonts w:cs="Segoe UI"/>
                <w:sz w:val="18"/>
                <w:szCs w:val="18"/>
              </w:rPr>
              <w:t>LP</w:t>
            </w:r>
          </w:p>
        </w:tc>
        <w:tc>
          <w:tcPr>
            <w:tcW w:w="1728" w:type="dxa"/>
          </w:tcPr>
          <w:p w14:paraId="336F79AA" w14:textId="77777777" w:rsidR="00140665" w:rsidRPr="00C174C0" w:rsidRDefault="00140665" w:rsidP="00C46584">
            <w:pPr>
              <w:rPr>
                <w:rFonts w:cs="Segoe UI"/>
                <w:sz w:val="18"/>
                <w:szCs w:val="18"/>
              </w:rPr>
            </w:pPr>
            <w:r w:rsidRPr="00C174C0">
              <w:rPr>
                <w:rFonts w:cs="Segoe UI"/>
                <w:sz w:val="18"/>
                <w:szCs w:val="18"/>
              </w:rPr>
              <w:t>Internal Connection WCS↔QRB</w:t>
            </w:r>
          </w:p>
        </w:tc>
        <w:tc>
          <w:tcPr>
            <w:tcW w:w="1728" w:type="dxa"/>
          </w:tcPr>
          <w:p w14:paraId="569B49A5" w14:textId="77777777" w:rsidR="00140665" w:rsidRPr="00C174C0" w:rsidRDefault="00140665" w:rsidP="00C46584">
            <w:pPr>
              <w:rPr>
                <w:rFonts w:cs="Segoe UI"/>
                <w:sz w:val="18"/>
                <w:szCs w:val="18"/>
              </w:rPr>
            </w:pPr>
            <w:r w:rsidRPr="00C174C0">
              <w:rPr>
                <w:rFonts w:cs="Segoe UI"/>
                <w:sz w:val="18"/>
                <w:szCs w:val="18"/>
              </w:rPr>
              <w:t>Low-pressure (~1.05 bar) feed for compression</w:t>
            </w:r>
          </w:p>
        </w:tc>
        <w:tc>
          <w:tcPr>
            <w:tcW w:w="1728" w:type="dxa"/>
          </w:tcPr>
          <w:p w14:paraId="1E652572" w14:textId="77777777" w:rsidR="00140665" w:rsidRPr="00C174C0" w:rsidRDefault="00140665" w:rsidP="00C46584">
            <w:pPr>
              <w:rPr>
                <w:rFonts w:cs="Segoe UI"/>
                <w:sz w:val="18"/>
                <w:szCs w:val="18"/>
              </w:rPr>
            </w:pPr>
            <w:r w:rsidRPr="00C174C0">
              <w:rPr>
                <w:rFonts w:cs="Segoe UI"/>
                <w:sz w:val="18"/>
                <w:szCs w:val="18"/>
              </w:rPr>
              <w:t>~300 g/s, 300 K</w:t>
            </w:r>
          </w:p>
        </w:tc>
        <w:tc>
          <w:tcPr>
            <w:tcW w:w="3006" w:type="dxa"/>
          </w:tcPr>
          <w:p w14:paraId="295A4C79" w14:textId="77777777" w:rsidR="00140665" w:rsidRPr="00C174C0" w:rsidRDefault="00140665" w:rsidP="00C46584">
            <w:pPr>
              <w:rPr>
                <w:rFonts w:cs="Segoe UI"/>
                <w:sz w:val="18"/>
                <w:szCs w:val="18"/>
              </w:rPr>
            </w:pPr>
            <w:r w:rsidRPr="00C174C0">
              <w:rPr>
                <w:rFonts w:cs="Segoe UI"/>
                <w:sz w:val="18"/>
                <w:szCs w:val="18"/>
              </w:rPr>
              <w:t>Acts as suction/feed for compression system</w:t>
            </w:r>
          </w:p>
        </w:tc>
      </w:tr>
      <w:tr w:rsidR="00140665" w:rsidRPr="00144554" w14:paraId="4363CE0A" w14:textId="77777777" w:rsidTr="00EB1840">
        <w:tc>
          <w:tcPr>
            <w:tcW w:w="1728" w:type="dxa"/>
          </w:tcPr>
          <w:p w14:paraId="63BBE9C6" w14:textId="77777777" w:rsidR="00140665" w:rsidRPr="00C174C0" w:rsidRDefault="00140665" w:rsidP="00C174C0">
            <w:pPr>
              <w:jc w:val="center"/>
              <w:rPr>
                <w:rFonts w:cs="Segoe UI"/>
                <w:sz w:val="18"/>
                <w:szCs w:val="18"/>
              </w:rPr>
            </w:pPr>
            <w:r w:rsidRPr="00C174C0">
              <w:rPr>
                <w:rFonts w:cs="Segoe UI"/>
                <w:sz w:val="18"/>
                <w:szCs w:val="18"/>
              </w:rPr>
              <w:t>VLP</w:t>
            </w:r>
          </w:p>
        </w:tc>
        <w:tc>
          <w:tcPr>
            <w:tcW w:w="1728" w:type="dxa"/>
          </w:tcPr>
          <w:p w14:paraId="3B042F57" w14:textId="77777777" w:rsidR="00140665" w:rsidRPr="00C174C0" w:rsidRDefault="00140665" w:rsidP="00C46584">
            <w:pPr>
              <w:rPr>
                <w:rFonts w:cs="Segoe UI"/>
                <w:sz w:val="18"/>
                <w:szCs w:val="18"/>
              </w:rPr>
            </w:pPr>
            <w:r w:rsidRPr="00C174C0">
              <w:rPr>
                <w:rFonts w:cs="Segoe UI"/>
                <w:sz w:val="18"/>
                <w:szCs w:val="18"/>
              </w:rPr>
              <w:t>Internal Connection WCS↔QRB</w:t>
            </w:r>
          </w:p>
        </w:tc>
        <w:tc>
          <w:tcPr>
            <w:tcW w:w="1728" w:type="dxa"/>
          </w:tcPr>
          <w:p w14:paraId="2A98F15A" w14:textId="77777777" w:rsidR="00140665" w:rsidRPr="00C174C0" w:rsidRDefault="00140665" w:rsidP="00C46584">
            <w:pPr>
              <w:rPr>
                <w:rFonts w:cs="Segoe UI"/>
                <w:sz w:val="18"/>
                <w:szCs w:val="18"/>
              </w:rPr>
            </w:pPr>
            <w:r w:rsidRPr="00C174C0">
              <w:rPr>
                <w:rFonts w:cs="Segoe UI"/>
                <w:sz w:val="18"/>
                <w:szCs w:val="18"/>
              </w:rPr>
              <w:t>Transfer of very low-pressure helium (~28 mbar to ~500 mbar) from QRB</w:t>
            </w:r>
          </w:p>
        </w:tc>
        <w:tc>
          <w:tcPr>
            <w:tcW w:w="1728" w:type="dxa"/>
          </w:tcPr>
          <w:p w14:paraId="486FCDE1" w14:textId="77777777" w:rsidR="00140665" w:rsidRPr="00C174C0" w:rsidRDefault="00140665" w:rsidP="00C46584">
            <w:pPr>
              <w:rPr>
                <w:rFonts w:cs="Segoe UI"/>
                <w:sz w:val="18"/>
                <w:szCs w:val="18"/>
              </w:rPr>
            </w:pPr>
            <w:r w:rsidRPr="00C174C0">
              <w:rPr>
                <w:rFonts w:cs="Segoe UI"/>
                <w:sz w:val="18"/>
                <w:szCs w:val="18"/>
              </w:rPr>
              <w:t>~50 g/s, 300 K after warming</w:t>
            </w:r>
          </w:p>
        </w:tc>
        <w:tc>
          <w:tcPr>
            <w:tcW w:w="3006" w:type="dxa"/>
          </w:tcPr>
          <w:p w14:paraId="043A15D2" w14:textId="77777777" w:rsidR="00140665" w:rsidRPr="00C174C0" w:rsidRDefault="00140665" w:rsidP="00C46584">
            <w:pPr>
              <w:rPr>
                <w:rFonts w:cs="Segoe UI"/>
                <w:sz w:val="18"/>
                <w:szCs w:val="18"/>
              </w:rPr>
            </w:pPr>
            <w:r w:rsidRPr="00C174C0">
              <w:rPr>
                <w:rFonts w:cs="Segoe UI"/>
                <w:sz w:val="18"/>
                <w:szCs w:val="18"/>
              </w:rPr>
              <w:t>Connection to PVPS (Very Low Pressure System)</w:t>
            </w:r>
          </w:p>
        </w:tc>
      </w:tr>
    </w:tbl>
    <w:p w14:paraId="37D71BD4" w14:textId="77777777" w:rsidR="001C76F9" w:rsidRDefault="001C76F9" w:rsidP="001C76F9">
      <w:pPr>
        <w:pStyle w:val="SysReq1"/>
        <w:numPr>
          <w:ilvl w:val="0"/>
          <w:numId w:val="0"/>
        </w:numPr>
        <w:tabs>
          <w:tab w:val="num" w:pos="2714"/>
        </w:tabs>
      </w:pPr>
      <w:bookmarkStart w:id="44" w:name="_Toc195629613"/>
    </w:p>
    <w:bookmarkEnd w:id="44"/>
    <w:p w14:paraId="6224AD75" w14:textId="77777777" w:rsidR="001C76F9" w:rsidRPr="001C76F9" w:rsidRDefault="001C76F9" w:rsidP="00C174C0">
      <w:pPr>
        <w:tabs>
          <w:tab w:val="left" w:pos="1490"/>
        </w:tabs>
        <w:rPr>
          <w:lang w:val="en-US"/>
        </w:rPr>
      </w:pPr>
    </w:p>
    <w:p w14:paraId="4C6728E3" w14:textId="77777777" w:rsidR="006B478D" w:rsidRDefault="006B478D" w:rsidP="006B478D">
      <w:pPr>
        <w:pStyle w:val="Heading2numbered"/>
      </w:pPr>
      <w:bookmarkStart w:id="45" w:name="_Toc197425936"/>
      <w:r>
        <w:t>Introduction</w:t>
      </w:r>
      <w:commentRangeStart w:id="46"/>
      <w:commentRangeEnd w:id="46"/>
      <w:r w:rsidRPr="00062302">
        <w:commentReference w:id="46"/>
      </w:r>
      <w:commentRangeStart w:id="47"/>
      <w:commentRangeEnd w:id="47"/>
      <w:r w:rsidRPr="00062302">
        <w:commentReference w:id="47"/>
      </w:r>
      <w:commentRangeStart w:id="48"/>
      <w:commentRangeEnd w:id="48"/>
      <w:r w:rsidRPr="00062302">
        <w:commentReference w:id="48"/>
      </w:r>
      <w:r>
        <w:t xml:space="preserve"> to CIS</w:t>
      </w:r>
      <w:bookmarkEnd w:id="45"/>
    </w:p>
    <w:p w14:paraId="6EF2807C" w14:textId="16B9A1D2" w:rsidR="006B478D" w:rsidRDefault="006B478D" w:rsidP="006B478D">
      <w:r>
        <w:t xml:space="preserve">The </w:t>
      </w:r>
      <w:r w:rsidRPr="00237693">
        <w:rPr>
          <w:b/>
        </w:rPr>
        <w:t>Control and Interlock System (CIS)</w:t>
      </w:r>
      <w:r>
        <w:rPr>
          <w:b/>
        </w:rPr>
        <w:t xml:space="preserve"> </w:t>
      </w:r>
      <w:r>
        <w:t xml:space="preserve">performs controls and safety related functions on the primary systems. </w:t>
      </w:r>
      <w:commentRangeStart w:id="49"/>
      <w:commentRangeStart w:id="50"/>
      <w:r>
        <w:t xml:space="preserve">It consists of </w:t>
      </w:r>
      <w:r w:rsidR="006D009F">
        <w:t>two</w:t>
      </w:r>
      <w:r>
        <w:t xml:space="preserve"> main components:</w:t>
      </w:r>
      <w:commentRangeEnd w:id="49"/>
      <w:r w:rsidR="0020326D">
        <w:rPr>
          <w:rStyle w:val="Verwijzingopmerking"/>
        </w:rPr>
        <w:commentReference w:id="49"/>
      </w:r>
      <w:commentRangeEnd w:id="50"/>
      <w:r w:rsidR="006D009F">
        <w:rPr>
          <w:rStyle w:val="Verwijzingopmerking"/>
        </w:rPr>
        <w:commentReference w:id="50"/>
      </w:r>
    </w:p>
    <w:p w14:paraId="683818FE" w14:textId="77777777" w:rsidR="006B478D" w:rsidRDefault="006B478D" w:rsidP="006B478D"/>
    <w:p w14:paraId="4B23C388" w14:textId="697D0654" w:rsidR="006B478D" w:rsidRPr="00062302" w:rsidRDefault="006B478D" w:rsidP="00062302">
      <w:pPr>
        <w:pStyle w:val="BulletListNormal"/>
        <w:rPr>
          <w:rStyle w:val="AASemiBoldChar"/>
        </w:rPr>
      </w:pPr>
      <w:r w:rsidRPr="00062302">
        <w:rPr>
          <w:rStyle w:val="AASemiBoldChar"/>
        </w:rPr>
        <w:lastRenderedPageBreak/>
        <w:t>SCK CEN Control System (MCS):</w:t>
      </w:r>
    </w:p>
    <w:p w14:paraId="36110A87" w14:textId="77777777" w:rsidR="006B478D" w:rsidRDefault="006B478D" w:rsidP="006B478D">
      <w:r>
        <w:t>MCS manages and monitors all devices and processes. It sends commands to operate various parts of the system (e.g. RF generators, magnets, and the QPLANT) and continuously collects data to ensure everything is running correctly. Its focus is on performance and operational efficiency.</w:t>
      </w:r>
    </w:p>
    <w:p w14:paraId="46CDB9E1" w14:textId="1FBAEE1A" w:rsidR="006B478D" w:rsidRPr="004466FF" w:rsidRDefault="006B478D" w:rsidP="00062302">
      <w:pPr>
        <w:pStyle w:val="BulletListNormal"/>
        <w:rPr>
          <w:rStyle w:val="AASemiBoldChar"/>
          <w:lang w:val="nl-NL"/>
        </w:rPr>
      </w:pPr>
      <w:r w:rsidRPr="004466FF">
        <w:rPr>
          <w:rStyle w:val="AASemiBoldChar"/>
          <w:lang w:val="nl-NL"/>
        </w:rPr>
        <w:t>SCK CEN Interlock System (MIS):</w:t>
      </w:r>
    </w:p>
    <w:p w14:paraId="5D60C899" w14:textId="77777777" w:rsidR="006B478D" w:rsidRDefault="006B478D" w:rsidP="006B478D">
      <w:r>
        <w:t>MIS works side-by-side with MCS but with a different goal. Its main job is safety. MIS is an independent, fail-safe system that immediately steps in to prevent accidents, such as equipment damage or any risk to personnel, by cutting off or altering operations if something goes wrong.</w:t>
      </w:r>
    </w:p>
    <w:p w14:paraId="64FC89F2" w14:textId="4F438407" w:rsidR="006B478D" w:rsidRPr="00062302" w:rsidRDefault="006B478D" w:rsidP="00062302">
      <w:pPr>
        <w:pStyle w:val="BulletListNormal"/>
        <w:rPr>
          <w:rStyle w:val="AASemiBoldChar"/>
        </w:rPr>
      </w:pPr>
      <w:r w:rsidRPr="00062302">
        <w:rPr>
          <w:rStyle w:val="AASemiBoldChar"/>
        </w:rPr>
        <w:t>Information Technology (MIT):</w:t>
      </w:r>
    </w:p>
    <w:p w14:paraId="4744E620" w14:textId="0BA398DA" w:rsidR="006B478D" w:rsidRDefault="006B478D" w:rsidP="006B478D">
      <w:r>
        <w:t>MIT provides the supporting IT infrastructure for the entire facility. This includes networking, servers, user authentication, data storage, and backup services. Essentially, MIT makes sure that all the systems (</w:t>
      </w:r>
      <w:r w:rsidR="00AD1D39">
        <w:t>primary and secondary</w:t>
      </w:r>
      <w:r>
        <w:t xml:space="preserve">) can communicate </w:t>
      </w:r>
      <w:r w:rsidR="00062302">
        <w:t>reliably,</w:t>
      </w:r>
      <w:r>
        <w:t xml:space="preserve"> and that data is managed securely.</w:t>
      </w:r>
    </w:p>
    <w:p w14:paraId="02D4C3E7" w14:textId="3A3C2395" w:rsidR="00B619DE" w:rsidRDefault="00B619DE" w:rsidP="00B619DE">
      <w:pPr>
        <w:pStyle w:val="Bijschrift"/>
        <w:keepNext/>
        <w:jc w:val="both"/>
      </w:pPr>
    </w:p>
    <w:p w14:paraId="148226DC" w14:textId="77777777" w:rsidR="00B619DE" w:rsidRDefault="006B478D" w:rsidP="00B619DE">
      <w:pPr>
        <w:keepNext/>
      </w:pPr>
      <w:commentRangeStart w:id="51"/>
      <w:commentRangeStart w:id="52"/>
      <w:commentRangeStart w:id="53"/>
      <w:r>
        <w:rPr>
          <w:noProof/>
          <w:lang w:val="en-US"/>
        </w:rPr>
        <w:drawing>
          <wp:inline distT="0" distB="0" distL="0" distR="0" wp14:anchorId="48D24057" wp14:editId="2D38D7D6">
            <wp:extent cx="5939790" cy="39844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S-QPLANT-SCOPE.drawio.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984420"/>
                    </a:xfrm>
                    <a:prstGeom prst="rect">
                      <a:avLst/>
                    </a:prstGeom>
                  </pic:spPr>
                </pic:pic>
              </a:graphicData>
            </a:graphic>
          </wp:inline>
        </w:drawing>
      </w:r>
      <w:commentRangeEnd w:id="51"/>
      <w:commentRangeEnd w:id="52"/>
      <w:commentRangeEnd w:id="53"/>
      <w:r w:rsidR="004466FF">
        <w:rPr>
          <w:rStyle w:val="Verwijzingopmerking"/>
        </w:rPr>
        <w:commentReference w:id="51"/>
      </w:r>
    </w:p>
    <w:p w14:paraId="60197533" w14:textId="3B50EE12" w:rsidR="00B619DE" w:rsidRDefault="00B619DE" w:rsidP="00B619DE">
      <w:pPr>
        <w:pStyle w:val="Bijschrift"/>
      </w:pPr>
      <w:r>
        <w:t xml:space="preserve">Figure </w:t>
      </w:r>
      <w:r>
        <w:fldChar w:fldCharType="begin"/>
      </w:r>
      <w:r>
        <w:instrText xml:space="preserve"> SEQ Figure \* ARABIC </w:instrText>
      </w:r>
      <w:r>
        <w:fldChar w:fldCharType="separate"/>
      </w:r>
      <w:r w:rsidR="00E67BB8">
        <w:rPr>
          <w:noProof/>
        </w:rPr>
        <w:t>5</w:t>
      </w:r>
      <w:r>
        <w:fldChar w:fldCharType="end"/>
      </w:r>
      <w:r>
        <w:t xml:space="preserve"> MINERVA Control and Interlock related systems</w:t>
      </w:r>
    </w:p>
    <w:p w14:paraId="7BB2B07C" w14:textId="7E9E286F" w:rsidR="006B478D" w:rsidRPr="00F35115" w:rsidRDefault="006B478D" w:rsidP="006B478D">
      <w:r>
        <w:rPr>
          <w:rStyle w:val="Verwijzingopmerking"/>
        </w:rPr>
        <w:commentReference w:id="52"/>
      </w:r>
      <w:r w:rsidR="00B619DE">
        <w:rPr>
          <w:rStyle w:val="Verwijzingopmerking"/>
        </w:rPr>
        <w:commentReference w:id="53"/>
      </w:r>
    </w:p>
    <w:p w14:paraId="11298A7F" w14:textId="77777777" w:rsidR="006B478D" w:rsidRDefault="006B478D" w:rsidP="006B478D"/>
    <w:p w14:paraId="01B2F0F3" w14:textId="77777777" w:rsidR="006B478D" w:rsidRPr="00725372" w:rsidRDefault="006B478D" w:rsidP="006B478D"/>
    <w:p w14:paraId="6E099008" w14:textId="055A9129" w:rsidR="00342AD4" w:rsidRPr="00725372" w:rsidRDefault="00342AD4" w:rsidP="00342AD4">
      <w:pPr>
        <w:pStyle w:val="Heading1numbered"/>
      </w:pPr>
      <w:bookmarkStart w:id="54" w:name="_Toc197425937"/>
      <w:commentRangeStart w:id="55"/>
      <w:commentRangeStart w:id="56"/>
      <w:r w:rsidRPr="00725372">
        <w:lastRenderedPageBreak/>
        <w:t>Nature of the Procurement</w:t>
      </w:r>
      <w:commentRangeEnd w:id="55"/>
      <w:r w:rsidR="006B4DC3" w:rsidRPr="00725372">
        <w:rPr>
          <w:rStyle w:val="Verwijzingopmerking"/>
          <w:rFonts w:ascii="Segoe UI" w:eastAsia="Calibri" w:hAnsi="Segoe UI"/>
          <w:bCs w:val="0"/>
          <w:color w:val="auto"/>
          <w:shd w:val="clear" w:color="auto" w:fill="auto"/>
        </w:rPr>
        <w:commentReference w:id="55"/>
      </w:r>
      <w:commentRangeEnd w:id="56"/>
      <w:r w:rsidR="0054428C">
        <w:rPr>
          <w:rStyle w:val="Verwijzingopmerking"/>
          <w:rFonts w:ascii="Segoe UI" w:eastAsia="Calibri" w:hAnsi="Segoe UI"/>
          <w:bCs w:val="0"/>
          <w:color w:val="auto"/>
          <w:shd w:val="clear" w:color="auto" w:fill="auto"/>
        </w:rPr>
        <w:commentReference w:id="56"/>
      </w:r>
      <w:bookmarkEnd w:id="54"/>
    </w:p>
    <w:p w14:paraId="0DF9F07A" w14:textId="33628892" w:rsidR="00342AD4" w:rsidRPr="00725372" w:rsidRDefault="00342AD4" w:rsidP="00342AD4">
      <w:pPr>
        <w:pStyle w:val="Heading2numbered"/>
        <w:numPr>
          <w:ilvl w:val="1"/>
          <w:numId w:val="1"/>
        </w:numPr>
        <w:ind w:left="578" w:hanging="578"/>
      </w:pPr>
      <w:bookmarkStart w:id="57" w:name="_Toc197425938"/>
      <w:commentRangeStart w:id="58"/>
      <w:r w:rsidRPr="00725372">
        <w:t xml:space="preserve">Scope of Work by the </w:t>
      </w:r>
      <w:r w:rsidR="00CB1438">
        <w:t>Contractor</w:t>
      </w:r>
      <w:commentRangeEnd w:id="58"/>
      <w:r w:rsidR="00A66FEE">
        <w:rPr>
          <w:rStyle w:val="Verwijzingopmerking"/>
          <w:rFonts w:ascii="Segoe UI" w:eastAsia="Calibri" w:hAnsi="Segoe UI"/>
          <w:bCs w:val="0"/>
          <w:color w:val="auto"/>
          <w:shd w:val="clear" w:color="auto" w:fill="auto"/>
        </w:rPr>
        <w:commentReference w:id="58"/>
      </w:r>
      <w:bookmarkEnd w:id="57"/>
    </w:p>
    <w:p w14:paraId="6C942B37" w14:textId="135235FA" w:rsidR="003A7C2B" w:rsidRPr="00725372" w:rsidRDefault="003A7C2B" w:rsidP="003A7C2B">
      <w:r w:rsidRPr="00725372">
        <w:t xml:space="preserve">The procurement assignment includes all services required to </w:t>
      </w:r>
      <w:commentRangeStart w:id="59"/>
      <w:r w:rsidRPr="00725372">
        <w:t>design</w:t>
      </w:r>
      <w:r w:rsidR="00C00338">
        <w:t>,</w:t>
      </w:r>
      <w:r w:rsidR="0054428C">
        <w:t xml:space="preserve"> build</w:t>
      </w:r>
      <w:commentRangeEnd w:id="59"/>
      <w:r w:rsidR="008A7938" w:rsidRPr="00725372">
        <w:rPr>
          <w:rStyle w:val="Verwijzingopmerking"/>
        </w:rPr>
        <w:commentReference w:id="59"/>
      </w:r>
      <w:r w:rsidRPr="00725372">
        <w:t xml:space="preserve"> </w:t>
      </w:r>
      <w:r w:rsidR="00C00338">
        <w:t xml:space="preserve">and commission </w:t>
      </w:r>
      <w:r w:rsidRPr="00725372">
        <w:t>a fully func</w:t>
      </w:r>
      <w:r w:rsidR="00C57A9D">
        <w:softHyphen/>
      </w:r>
      <w:r w:rsidRPr="00725372">
        <w:t xml:space="preserve">tional </w:t>
      </w:r>
      <w:r w:rsidR="00A156C9">
        <w:t>QPLANT</w:t>
      </w:r>
      <w:r w:rsidRPr="00725372">
        <w:t xml:space="preserve"> in compliance with the requirements set forth in this document. This includes the following activities (non-exhaustive list):</w:t>
      </w:r>
    </w:p>
    <w:p w14:paraId="1E809E42" w14:textId="390E9BB1" w:rsidR="00342AD4" w:rsidRPr="00725372" w:rsidRDefault="00342AD4">
      <w:pPr>
        <w:pStyle w:val="Lijstalinea"/>
        <w:numPr>
          <w:ilvl w:val="0"/>
          <w:numId w:val="7"/>
        </w:numPr>
        <w:spacing w:before="60" w:after="40"/>
        <w:contextualSpacing w:val="0"/>
      </w:pPr>
      <w:r w:rsidRPr="00725372">
        <w:t>Design</w:t>
      </w:r>
      <w:r w:rsidR="00C00338">
        <w:t xml:space="preserve"> of the </w:t>
      </w:r>
      <w:r w:rsidR="00A156C9">
        <w:t>QPLANT</w:t>
      </w:r>
      <w:r w:rsidR="00285346">
        <w:t xml:space="preserve"> </w:t>
      </w:r>
    </w:p>
    <w:p w14:paraId="1E0E2D28" w14:textId="1ECBA9C5" w:rsidR="005365D3" w:rsidRDefault="005365D3">
      <w:pPr>
        <w:pStyle w:val="Lijstalinea"/>
        <w:numPr>
          <w:ilvl w:val="0"/>
          <w:numId w:val="7"/>
        </w:numPr>
        <w:spacing w:before="60" w:after="40"/>
        <w:contextualSpacing w:val="0"/>
      </w:pPr>
      <w:r>
        <w:t xml:space="preserve">Development of the </w:t>
      </w:r>
      <w:r w:rsidR="00A156C9">
        <w:t>QPLANT</w:t>
      </w:r>
      <w:r w:rsidR="004F7B6A">
        <w:t xml:space="preserve">s </w:t>
      </w:r>
      <w:r>
        <w:t>Control system</w:t>
      </w:r>
      <w:r w:rsidR="00853F4C">
        <w:t xml:space="preserve"> (</w:t>
      </w:r>
      <w:r w:rsidR="004F3AC9">
        <w:t>QPLANT:CS</w:t>
      </w:r>
      <w:r w:rsidR="00853F4C">
        <w:t>)</w:t>
      </w:r>
      <w:r>
        <w:t>.</w:t>
      </w:r>
    </w:p>
    <w:p w14:paraId="47440638" w14:textId="6530D953" w:rsidR="00342AD4" w:rsidRPr="00725372" w:rsidRDefault="00342AD4">
      <w:pPr>
        <w:pStyle w:val="Lijstalinea"/>
        <w:numPr>
          <w:ilvl w:val="0"/>
          <w:numId w:val="7"/>
        </w:numPr>
        <w:spacing w:before="60" w:after="40"/>
        <w:contextualSpacing w:val="0"/>
      </w:pPr>
      <w:r w:rsidRPr="00725372">
        <w:t>Manufacturing and procurement of all necessary components.</w:t>
      </w:r>
    </w:p>
    <w:p w14:paraId="17AF6DAF" w14:textId="197665AF" w:rsidR="00342AD4" w:rsidRPr="00725372" w:rsidRDefault="00342AD4">
      <w:pPr>
        <w:pStyle w:val="Lijstalinea"/>
        <w:numPr>
          <w:ilvl w:val="0"/>
          <w:numId w:val="7"/>
        </w:numPr>
        <w:spacing w:before="60" w:after="40"/>
        <w:contextualSpacing w:val="0"/>
      </w:pPr>
      <w:r w:rsidRPr="00725372">
        <w:t>Transportation and delivery</w:t>
      </w:r>
      <w:r w:rsidR="00C00338">
        <w:t>.</w:t>
      </w:r>
    </w:p>
    <w:p w14:paraId="400F9629" w14:textId="1AA2A8E7" w:rsidR="00342AD4" w:rsidRPr="00725372" w:rsidRDefault="00342AD4">
      <w:pPr>
        <w:pStyle w:val="Lijstalinea"/>
        <w:numPr>
          <w:ilvl w:val="0"/>
          <w:numId w:val="7"/>
        </w:numPr>
        <w:spacing w:before="60" w:after="40"/>
        <w:contextualSpacing w:val="0"/>
      </w:pPr>
      <w:r w:rsidRPr="00725372">
        <w:t>Installation</w:t>
      </w:r>
      <w:r w:rsidR="009C5C96" w:rsidRPr="00725372">
        <w:t xml:space="preserve"> </w:t>
      </w:r>
    </w:p>
    <w:p w14:paraId="31007697" w14:textId="77C4AB61" w:rsidR="00342AD4" w:rsidRPr="00725372" w:rsidRDefault="00342AD4">
      <w:pPr>
        <w:pStyle w:val="Lijstalinea"/>
        <w:numPr>
          <w:ilvl w:val="0"/>
          <w:numId w:val="7"/>
        </w:numPr>
        <w:spacing w:before="60" w:after="40"/>
        <w:contextualSpacing w:val="0"/>
      </w:pPr>
      <w:r w:rsidRPr="00725372">
        <w:t>Stand-alone commissioning and testing</w:t>
      </w:r>
      <w:r w:rsidR="00853F4C">
        <w:t xml:space="preserve"> </w:t>
      </w:r>
      <w:r w:rsidR="001C5A25">
        <w:t xml:space="preserve">(including </w:t>
      </w:r>
      <w:r w:rsidR="004F3AC9">
        <w:t>QPLANT:CS</w:t>
      </w:r>
      <w:r w:rsidR="001C5A25">
        <w:t>)</w:t>
      </w:r>
      <w:r w:rsidR="00C00338">
        <w:t>.</w:t>
      </w:r>
    </w:p>
    <w:p w14:paraId="281E8EC7" w14:textId="25F0B869" w:rsidR="00342AD4" w:rsidRPr="00062302" w:rsidRDefault="00342AD4">
      <w:pPr>
        <w:pStyle w:val="Lijstalinea"/>
        <w:numPr>
          <w:ilvl w:val="0"/>
          <w:numId w:val="7"/>
        </w:numPr>
        <w:spacing w:before="60" w:after="40"/>
        <w:contextualSpacing w:val="0"/>
        <w:rPr>
          <w:highlight w:val="yellow"/>
        </w:rPr>
      </w:pPr>
      <w:commentRangeStart w:id="60"/>
      <w:r w:rsidRPr="00062302">
        <w:rPr>
          <w:highlight w:val="yellow"/>
        </w:rPr>
        <w:t>Activities for integrated commissioning</w:t>
      </w:r>
      <w:r w:rsidR="00A84750" w:rsidRPr="00062302">
        <w:rPr>
          <w:highlight w:val="yellow"/>
        </w:rPr>
        <w:t xml:space="preserve"> </w:t>
      </w:r>
      <w:commentRangeEnd w:id="60"/>
      <w:r w:rsidR="004F3AC9" w:rsidRPr="00062302">
        <w:rPr>
          <w:rStyle w:val="Verwijzingopmerking"/>
          <w:highlight w:val="yellow"/>
        </w:rPr>
        <w:commentReference w:id="60"/>
      </w:r>
      <w:r w:rsidR="00A84750" w:rsidRPr="00062302">
        <w:rPr>
          <w:highlight w:val="yellow"/>
        </w:rPr>
        <w:t xml:space="preserve">(including the connection to </w:t>
      </w:r>
      <w:r w:rsidR="005643C2" w:rsidRPr="00062302">
        <w:rPr>
          <w:highlight w:val="yellow"/>
        </w:rPr>
        <w:t>MCS</w:t>
      </w:r>
      <w:r w:rsidR="00174277" w:rsidRPr="00062302">
        <w:rPr>
          <w:highlight w:val="yellow"/>
        </w:rPr>
        <w:t>)</w:t>
      </w:r>
    </w:p>
    <w:p w14:paraId="1AA68DD1" w14:textId="2B19D545" w:rsidR="00342AD4" w:rsidRPr="00725372" w:rsidRDefault="00342AD4">
      <w:pPr>
        <w:pStyle w:val="Lijstalinea"/>
        <w:numPr>
          <w:ilvl w:val="0"/>
          <w:numId w:val="7"/>
        </w:numPr>
        <w:spacing w:before="60" w:after="40"/>
        <w:contextualSpacing w:val="0"/>
      </w:pPr>
      <w:r w:rsidRPr="00725372">
        <w:t>Quality Assurance and Control</w:t>
      </w:r>
      <w:r w:rsidR="00C00338">
        <w:t>.</w:t>
      </w:r>
    </w:p>
    <w:p w14:paraId="01C1BE2C" w14:textId="2D01C55A" w:rsidR="00342AD4" w:rsidRPr="00725372" w:rsidRDefault="00342AD4" w:rsidP="00342AD4">
      <w:pPr>
        <w:pStyle w:val="Heading2numbered"/>
        <w:numPr>
          <w:ilvl w:val="1"/>
          <w:numId w:val="1"/>
        </w:numPr>
        <w:ind w:left="578" w:hanging="578"/>
      </w:pPr>
      <w:bookmarkStart w:id="61" w:name="_Toc197425939"/>
      <w:r w:rsidRPr="00725372">
        <w:t xml:space="preserve">Scope of Supply by the </w:t>
      </w:r>
      <w:r w:rsidR="00CB1438">
        <w:t>Contractor</w:t>
      </w:r>
      <w:bookmarkEnd w:id="61"/>
    </w:p>
    <w:p w14:paraId="10A1AE59" w14:textId="26254F86" w:rsidR="003A7C2B" w:rsidRPr="00725372" w:rsidRDefault="003A7C2B" w:rsidP="003A7C2B">
      <w:r w:rsidRPr="00725372">
        <w:t xml:space="preserve">The </w:t>
      </w:r>
      <w:r w:rsidR="00CB1438">
        <w:t>Contractor</w:t>
      </w:r>
      <w:r w:rsidRPr="00725372">
        <w:t xml:space="preserve">'s scope of supply for the </w:t>
      </w:r>
      <w:r w:rsidR="00A156C9">
        <w:t>QPLANT</w:t>
      </w:r>
      <w:r w:rsidRPr="00725372">
        <w:t xml:space="preserve"> includes the delivery of the granted supplies (fixed </w:t>
      </w:r>
      <w:r w:rsidR="004F5F95">
        <w:t>amount</w:t>
      </w:r>
      <w:r w:rsidR="004F5F95" w:rsidRPr="00725372">
        <w:t xml:space="preserve"> </w:t>
      </w:r>
      <w:r w:rsidRPr="00725372">
        <w:t xml:space="preserve">and granted options) as set forth </w:t>
      </w:r>
      <w:r w:rsidR="008A7938" w:rsidRPr="00725372">
        <w:t>below</w:t>
      </w:r>
      <w:r w:rsidRPr="00725372">
        <w:t>.</w:t>
      </w:r>
    </w:p>
    <w:p w14:paraId="51603474" w14:textId="075A01A0" w:rsidR="00342AD4" w:rsidRPr="00725372" w:rsidRDefault="00342AD4" w:rsidP="00342AD4">
      <w:pPr>
        <w:pStyle w:val="BulletListNormal"/>
        <w:numPr>
          <w:ilvl w:val="0"/>
          <w:numId w:val="0"/>
        </w:numPr>
        <w:rPr>
          <w:rStyle w:val="AASemiBoldChar"/>
          <w:rFonts w:cs="Segoe UI Semibold"/>
        </w:rPr>
      </w:pPr>
      <w:r w:rsidRPr="00725372">
        <w:rPr>
          <w:rStyle w:val="AASemiBoldChar"/>
          <w:rFonts w:cs="Segoe UI Semibold"/>
          <w:color w:val="auto"/>
        </w:rPr>
        <w:t>Fixed amount:</w:t>
      </w:r>
    </w:p>
    <w:p w14:paraId="3829CE36" w14:textId="48F7FDC4" w:rsidR="00342AD4" w:rsidRPr="00725372" w:rsidRDefault="00342AD4">
      <w:pPr>
        <w:pStyle w:val="BulletListNormal"/>
        <w:numPr>
          <w:ilvl w:val="0"/>
          <w:numId w:val="8"/>
        </w:numPr>
        <w:rPr>
          <w:rStyle w:val="AASemiBoldChar"/>
          <w:rFonts w:cs="Segoe UI Semibold"/>
        </w:rPr>
      </w:pPr>
      <w:r w:rsidRPr="00725372">
        <w:rPr>
          <w:rStyle w:val="AASemiBoldChar"/>
          <w:rFonts w:ascii="Segoe UI" w:hAnsi="Segoe UI" w:cs="Segoe UI"/>
          <w:color w:val="auto"/>
        </w:rPr>
        <w:t xml:space="preserve">One fully functional </w:t>
      </w:r>
      <w:r w:rsidR="00A156C9">
        <w:rPr>
          <w:rStyle w:val="AASemiBoldChar"/>
          <w:rFonts w:ascii="Segoe UI" w:hAnsi="Segoe UI" w:cs="Segoe UI"/>
          <w:color w:val="auto"/>
        </w:rPr>
        <w:t>QPLANT</w:t>
      </w:r>
      <w:r w:rsidRPr="00725372">
        <w:rPr>
          <w:rStyle w:val="AASemiBoldChar"/>
          <w:rFonts w:ascii="Segoe UI" w:hAnsi="Segoe UI" w:cs="Segoe UI"/>
          <w:color w:val="auto"/>
        </w:rPr>
        <w:t xml:space="preserve"> including, but not limited to:</w:t>
      </w:r>
    </w:p>
    <w:p w14:paraId="00AD6E20" w14:textId="77777777"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Warm Compression Station (WCS)</w:t>
      </w:r>
    </w:p>
    <w:p w14:paraId="59BC7A92" w14:textId="77777777" w:rsidR="00342AD4" w:rsidRPr="00A112D9"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Refrigeration Cold Box (QRB)</w:t>
      </w:r>
    </w:p>
    <w:p w14:paraId="478728A3" w14:textId="18937425" w:rsidR="00A112D9" w:rsidRPr="00725372" w:rsidRDefault="00A112D9">
      <w:pPr>
        <w:pStyle w:val="BulletListNormal"/>
        <w:numPr>
          <w:ilvl w:val="1"/>
          <w:numId w:val="8"/>
        </w:numPr>
        <w:spacing w:before="60" w:after="40"/>
        <w:ind w:left="1267"/>
        <w:rPr>
          <w:rStyle w:val="AASemiBoldChar"/>
          <w:rFonts w:cs="Segoe UI Semibold"/>
        </w:rPr>
      </w:pPr>
      <w:r>
        <w:rPr>
          <w:rStyle w:val="AASemiBoldChar"/>
          <w:rFonts w:ascii="Segoe UI" w:hAnsi="Segoe UI" w:cs="Segoe UI"/>
          <w:color w:val="auto"/>
        </w:rPr>
        <w:t xml:space="preserve">All </w:t>
      </w:r>
      <w:r w:rsidR="006E3AE9">
        <w:rPr>
          <w:rStyle w:val="AASemiBoldChar"/>
          <w:rFonts w:ascii="Segoe UI" w:hAnsi="Segoe UI" w:cs="Segoe UI"/>
          <w:color w:val="auto"/>
        </w:rPr>
        <w:t>h</w:t>
      </w:r>
      <w:r>
        <w:rPr>
          <w:rStyle w:val="AASemiBoldChar"/>
          <w:rFonts w:ascii="Segoe UI" w:hAnsi="Segoe UI" w:cs="Segoe UI"/>
          <w:color w:val="auto"/>
        </w:rPr>
        <w:t>e</w:t>
      </w:r>
      <w:r w:rsidR="006E3AE9">
        <w:rPr>
          <w:rStyle w:val="AASemiBoldChar"/>
          <w:rFonts w:ascii="Segoe UI" w:hAnsi="Segoe UI" w:cs="Segoe UI"/>
          <w:color w:val="auto"/>
        </w:rPr>
        <w:t>lium</w:t>
      </w:r>
      <w:r>
        <w:rPr>
          <w:rStyle w:val="AASemiBoldChar"/>
          <w:rFonts w:ascii="Segoe UI" w:hAnsi="Segoe UI" w:cs="Segoe UI"/>
          <w:color w:val="auto"/>
        </w:rPr>
        <w:t xml:space="preserve"> required to perform the commissioning and acceptance testing</w:t>
      </w:r>
      <w:r w:rsidR="006E3AE9">
        <w:rPr>
          <w:rStyle w:val="AASemiBoldChar"/>
          <w:rFonts w:ascii="Segoe UI" w:hAnsi="Segoe UI" w:cs="Segoe UI"/>
          <w:color w:val="auto"/>
        </w:rPr>
        <w:t xml:space="preserve"> of the stand-along Q</w:t>
      </w:r>
      <w:r w:rsidR="00062302">
        <w:rPr>
          <w:rStyle w:val="AASemiBoldChar"/>
          <w:rFonts w:ascii="Segoe UI" w:hAnsi="Segoe UI" w:cs="Segoe UI"/>
          <w:color w:val="auto"/>
        </w:rPr>
        <w:t>PLANT</w:t>
      </w:r>
    </w:p>
    <w:p w14:paraId="6D4A3141" w14:textId="5F3D785E"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 xml:space="preserve">Internal piping between the various areas of the </w:t>
      </w:r>
      <w:r w:rsidR="00A156C9">
        <w:rPr>
          <w:rStyle w:val="AASemiBoldChar"/>
          <w:rFonts w:ascii="Segoe UI" w:hAnsi="Segoe UI" w:cs="Segoe UI"/>
          <w:color w:val="auto"/>
        </w:rPr>
        <w:t>QPLANT</w:t>
      </w:r>
      <w:r w:rsidR="003A7C2B" w:rsidRPr="00725372">
        <w:rPr>
          <w:rStyle w:val="AASemiBoldChar"/>
          <w:rFonts w:ascii="Segoe UI" w:hAnsi="Segoe UI" w:cs="Segoe UI"/>
          <w:color w:val="auto"/>
        </w:rPr>
        <w:t xml:space="preserve"> </w:t>
      </w:r>
    </w:p>
    <w:p w14:paraId="7E602D5D" w14:textId="77777777"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Vacuum systems</w:t>
      </w:r>
    </w:p>
    <w:p w14:paraId="2F34DD27" w14:textId="77777777"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Control system</w:t>
      </w:r>
    </w:p>
    <w:p w14:paraId="1EFE1875" w14:textId="6966FE40" w:rsidR="00342AD4" w:rsidRPr="00725372" w:rsidRDefault="00342AD4">
      <w:pPr>
        <w:pStyle w:val="BulletListNormal"/>
        <w:numPr>
          <w:ilvl w:val="1"/>
          <w:numId w:val="8"/>
        </w:numPr>
        <w:spacing w:before="60" w:after="40"/>
        <w:ind w:left="1267"/>
        <w:rPr>
          <w:rStyle w:val="AASemiBoldChar"/>
          <w:rFonts w:cs="Segoe UI Semibold"/>
        </w:rPr>
      </w:pPr>
      <w:r w:rsidRPr="00725372">
        <w:rPr>
          <w:rStyle w:val="AASemiBoldChar"/>
          <w:rFonts w:ascii="Segoe UI" w:hAnsi="Segoe UI" w:cs="Segoe UI"/>
          <w:color w:val="auto"/>
        </w:rPr>
        <w:t>Documentation</w:t>
      </w:r>
    </w:p>
    <w:p w14:paraId="2D8B50FA" w14:textId="7D563567" w:rsidR="00342AD4" w:rsidRPr="00725372" w:rsidRDefault="00342AD4" w:rsidP="00342AD4">
      <w:pPr>
        <w:rPr>
          <w:rFonts w:ascii="Segoe UI Semibold" w:hAnsi="Segoe UI Semibold" w:cs="Segoe UI Semibold"/>
        </w:rPr>
      </w:pPr>
      <w:r w:rsidRPr="00725372">
        <w:rPr>
          <w:rFonts w:ascii="Segoe UI Semibold" w:hAnsi="Segoe UI Semibold" w:cs="Segoe UI Semibold"/>
        </w:rPr>
        <w:t>Options:</w:t>
      </w:r>
    </w:p>
    <w:p w14:paraId="54AE423D" w14:textId="12C635FA" w:rsidR="00342AD4" w:rsidRPr="00725372" w:rsidRDefault="00342AD4">
      <w:pPr>
        <w:pStyle w:val="BulletListNormal"/>
        <w:numPr>
          <w:ilvl w:val="0"/>
          <w:numId w:val="8"/>
        </w:numPr>
        <w:rPr>
          <w:lang w:val="en-GB"/>
        </w:rPr>
      </w:pPr>
      <w:commentRangeStart w:id="62"/>
      <w:commentRangeStart w:id="63"/>
      <w:r w:rsidRPr="00725372">
        <w:rPr>
          <w:lang w:val="en-GB"/>
        </w:rPr>
        <w:t xml:space="preserve">Option 1: </w:t>
      </w:r>
      <w:r w:rsidRPr="00725372">
        <w:rPr>
          <w:rStyle w:val="AASemiBoldChar"/>
          <w:rFonts w:ascii="Segoe UI" w:hAnsi="Segoe UI" w:cs="Segoe UI"/>
          <w:color w:val="auto"/>
        </w:rPr>
        <w:t>Warm</w:t>
      </w:r>
      <w:r w:rsidRPr="00725372">
        <w:rPr>
          <w:lang w:val="en-GB"/>
        </w:rPr>
        <w:t xml:space="preserve"> Storage</w:t>
      </w:r>
      <w:r w:rsidR="008A7938" w:rsidRPr="00725372">
        <w:rPr>
          <w:lang w:val="en-GB"/>
        </w:rPr>
        <w:t xml:space="preserve"> Helium</w:t>
      </w:r>
      <w:r w:rsidRPr="00725372">
        <w:rPr>
          <w:lang w:val="en-GB"/>
        </w:rPr>
        <w:t xml:space="preserve"> (WSH) vessels for full helium inventory</w:t>
      </w:r>
      <w:commentRangeEnd w:id="62"/>
      <w:r w:rsidR="007934A1">
        <w:rPr>
          <w:rStyle w:val="Verwijzingopmerking"/>
          <w:lang w:val="en-GB" w:eastAsia="en-US"/>
        </w:rPr>
        <w:commentReference w:id="62"/>
      </w:r>
      <w:commentRangeEnd w:id="63"/>
      <w:r w:rsidR="008013CE">
        <w:rPr>
          <w:rStyle w:val="Verwijzingopmerking"/>
          <w:lang w:val="en-GB" w:eastAsia="en-US"/>
        </w:rPr>
        <w:commentReference w:id="63"/>
      </w:r>
      <w:r w:rsidRPr="00725372">
        <w:rPr>
          <w:lang w:val="en-GB"/>
        </w:rPr>
        <w:t xml:space="preserve"> </w:t>
      </w:r>
    </w:p>
    <w:p w14:paraId="3C2FF993" w14:textId="03F82DC4" w:rsidR="00342AD4" w:rsidRPr="00725372" w:rsidRDefault="00342AD4">
      <w:pPr>
        <w:pStyle w:val="BulletListNormal"/>
        <w:numPr>
          <w:ilvl w:val="0"/>
          <w:numId w:val="8"/>
        </w:numPr>
        <w:rPr>
          <w:lang w:val="en-GB"/>
        </w:rPr>
      </w:pPr>
      <w:r w:rsidRPr="00725372">
        <w:rPr>
          <w:lang w:val="en-GB"/>
        </w:rPr>
        <w:t xml:space="preserve">Option 2: </w:t>
      </w:r>
      <w:r w:rsidRPr="00725372">
        <w:rPr>
          <w:rStyle w:val="AASemiBoldChar"/>
          <w:rFonts w:ascii="Segoe UI" w:hAnsi="Segoe UI" w:cs="Segoe UI"/>
          <w:color w:val="auto"/>
        </w:rPr>
        <w:t>Spare</w:t>
      </w:r>
      <w:r w:rsidRPr="00725372">
        <w:rPr>
          <w:lang w:val="en-GB"/>
        </w:rPr>
        <w:t xml:space="preserve"> Parts</w:t>
      </w:r>
    </w:p>
    <w:p w14:paraId="178646F5" w14:textId="77D50F59" w:rsidR="00342AD4" w:rsidRPr="00062302" w:rsidRDefault="00342AD4">
      <w:pPr>
        <w:pStyle w:val="BulletListNormal"/>
        <w:numPr>
          <w:ilvl w:val="0"/>
          <w:numId w:val="8"/>
        </w:numPr>
        <w:rPr>
          <w:highlight w:val="yellow"/>
          <w:lang w:val="en-GB"/>
        </w:rPr>
      </w:pPr>
      <w:commentRangeStart w:id="64"/>
      <w:r w:rsidRPr="00062302">
        <w:rPr>
          <w:highlight w:val="yellow"/>
          <w:lang w:val="en-GB"/>
        </w:rPr>
        <w:t xml:space="preserve">Option 3: </w:t>
      </w:r>
      <w:r w:rsidRPr="00062302">
        <w:rPr>
          <w:rStyle w:val="AASemiBoldChar"/>
          <w:rFonts w:ascii="Segoe UI" w:hAnsi="Segoe UI" w:cs="Segoe UI"/>
          <w:color w:val="auto"/>
          <w:highlight w:val="yellow"/>
        </w:rPr>
        <w:t>Service</w:t>
      </w:r>
      <w:r w:rsidRPr="00062302">
        <w:rPr>
          <w:highlight w:val="yellow"/>
          <w:lang w:val="en-GB"/>
        </w:rPr>
        <w:t xml:space="preserve"> </w:t>
      </w:r>
      <w:r w:rsidR="003A7C2B" w:rsidRPr="00062302">
        <w:rPr>
          <w:highlight w:val="yellow"/>
          <w:lang w:val="en-GB"/>
        </w:rPr>
        <w:t>L</w:t>
      </w:r>
      <w:r w:rsidRPr="00062302">
        <w:rPr>
          <w:highlight w:val="yellow"/>
          <w:lang w:val="en-GB"/>
        </w:rPr>
        <w:t xml:space="preserve">evel </w:t>
      </w:r>
      <w:r w:rsidR="003A7C2B" w:rsidRPr="00062302">
        <w:rPr>
          <w:highlight w:val="yellow"/>
          <w:lang w:val="en-GB"/>
        </w:rPr>
        <w:t>A</w:t>
      </w:r>
      <w:r w:rsidRPr="00062302">
        <w:rPr>
          <w:highlight w:val="yellow"/>
          <w:lang w:val="en-GB"/>
        </w:rPr>
        <w:t>greement</w:t>
      </w:r>
      <w:commentRangeEnd w:id="64"/>
      <w:r w:rsidR="00676D1A" w:rsidRPr="00062302">
        <w:rPr>
          <w:rStyle w:val="Verwijzingopmerking"/>
          <w:highlight w:val="yellow"/>
          <w:lang w:val="en-GB" w:eastAsia="en-US"/>
        </w:rPr>
        <w:commentReference w:id="64"/>
      </w:r>
    </w:p>
    <w:p w14:paraId="3E466A11" w14:textId="65E822BC" w:rsidR="00342AD4" w:rsidRPr="00725372" w:rsidRDefault="00342AD4" w:rsidP="00342AD4">
      <w:pPr>
        <w:spacing w:before="120"/>
        <w:ind w:left="360"/>
      </w:pPr>
      <w:r w:rsidRPr="00725372">
        <w:rPr>
          <w:rFonts w:ascii="Segoe UI Semibold" w:hAnsi="Segoe UI Semibold" w:cs="Segoe UI Semibold"/>
          <w:u w:val="single"/>
        </w:rPr>
        <w:t>N.B.:</w:t>
      </w:r>
      <w:r w:rsidRPr="00725372">
        <w:t xml:space="preserve"> There is no order/preference assumed for the options.</w:t>
      </w:r>
    </w:p>
    <w:p w14:paraId="03B41F38" w14:textId="77777777" w:rsidR="00342AD4" w:rsidRPr="00725372" w:rsidRDefault="00342AD4" w:rsidP="00342AD4">
      <w:pPr>
        <w:spacing w:before="120"/>
      </w:pPr>
    </w:p>
    <w:p w14:paraId="0ECA0405" w14:textId="08D916E5" w:rsidR="00342AD4" w:rsidRPr="00725372" w:rsidRDefault="00BD2ADA" w:rsidP="00342AD4">
      <w:pPr>
        <w:pStyle w:val="Heading1numbered"/>
      </w:pPr>
      <w:bookmarkStart w:id="65" w:name="_Toc197425940"/>
      <w:commentRangeStart w:id="66"/>
      <w:r w:rsidRPr="00725372">
        <w:lastRenderedPageBreak/>
        <w:t xml:space="preserve">Technical </w:t>
      </w:r>
      <w:r w:rsidR="00342AD4" w:rsidRPr="00725372">
        <w:t>Requirements</w:t>
      </w:r>
      <w:commentRangeEnd w:id="66"/>
      <w:r w:rsidR="008860E0" w:rsidRPr="00725372">
        <w:rPr>
          <w:rStyle w:val="Verwijzingopmerking"/>
          <w:rFonts w:ascii="Segoe UI" w:eastAsia="Calibri" w:hAnsi="Segoe UI"/>
          <w:bCs w:val="0"/>
          <w:color w:val="auto"/>
          <w:shd w:val="clear" w:color="auto" w:fill="auto"/>
        </w:rPr>
        <w:commentReference w:id="66"/>
      </w:r>
      <w:bookmarkEnd w:id="65"/>
      <w:r w:rsidR="00342AD4" w:rsidRPr="00725372">
        <w:t xml:space="preserve"> </w:t>
      </w:r>
    </w:p>
    <w:p w14:paraId="7708F35A" w14:textId="70BDFA3E" w:rsidR="00342AD4" w:rsidRPr="00725372" w:rsidRDefault="00037F80" w:rsidP="00A66E84">
      <w:pPr>
        <w:pStyle w:val="Heading2numbered"/>
      </w:pPr>
      <w:bookmarkStart w:id="67" w:name="_Toc197425941"/>
      <w:r w:rsidRPr="00725372">
        <w:t>General</w:t>
      </w:r>
      <w:commentRangeStart w:id="68"/>
      <w:commentRangeStart w:id="69"/>
      <w:r w:rsidR="0099104E" w:rsidRPr="00725372">
        <w:t xml:space="preserve"> </w:t>
      </w:r>
      <w:r w:rsidR="00342AD4" w:rsidRPr="00725372">
        <w:t xml:space="preserve">Requirements </w:t>
      </w:r>
      <w:commentRangeEnd w:id="68"/>
      <w:r w:rsidR="0099104E" w:rsidRPr="00A66E84">
        <w:rPr>
          <w:color w:val="984A9C"/>
          <w:sz w:val="32"/>
        </w:rPr>
        <w:commentReference w:id="68"/>
      </w:r>
      <w:commentRangeEnd w:id="69"/>
      <w:r w:rsidRPr="00A66E84">
        <w:rPr>
          <w:color w:val="984A9C"/>
          <w:sz w:val="32"/>
        </w:rPr>
        <w:commentReference w:id="69"/>
      </w:r>
      <w:bookmarkEnd w:id="67"/>
    </w:p>
    <w:p w14:paraId="47F5BA89" w14:textId="651168FE" w:rsidR="00342AD4" w:rsidRPr="00725372" w:rsidRDefault="00342AD4" w:rsidP="00A66E84">
      <w:pPr>
        <w:pStyle w:val="0AClause"/>
      </w:pPr>
      <w:commentRangeStart w:id="70"/>
      <w:r w:rsidRPr="00725372">
        <w:t xml:space="preserve">The </w:t>
      </w:r>
      <w:r w:rsidR="00CB1438">
        <w:t>Contractor</w:t>
      </w:r>
      <w:r w:rsidRPr="00725372">
        <w:t xml:space="preserve"> shall be fully responsible for ensuring that the Deliverables and Services provided fully meet the specified requirements for the Contract. Therefore, the Applicant shall duly </w:t>
      </w:r>
      <w:proofErr w:type="spellStart"/>
      <w:r w:rsidRPr="00725372">
        <w:t>analyse</w:t>
      </w:r>
      <w:proofErr w:type="spellEnd"/>
      <w:r w:rsidRPr="00725372">
        <w:t xml:space="preserve"> the SCK CEN’s Ten</w:t>
      </w:r>
      <w:r w:rsidR="00C57A9D">
        <w:softHyphen/>
      </w:r>
      <w:r w:rsidRPr="00725372">
        <w:t>der Documents and evaluate whether sufficient information is presented to allow the Applicant to put for</w:t>
      </w:r>
      <w:r w:rsidR="00C57A9D">
        <w:softHyphen/>
      </w:r>
      <w:r w:rsidRPr="00725372">
        <w:t>ward a proposal that ensures that the delivery of the procured items meet the specified requirements.</w:t>
      </w:r>
    </w:p>
    <w:p w14:paraId="3901F3AF" w14:textId="1714F969" w:rsidR="00342AD4" w:rsidRPr="00725372" w:rsidRDefault="00342AD4" w:rsidP="00A66E84">
      <w:pPr>
        <w:pStyle w:val="0AClause"/>
      </w:pPr>
      <w:r w:rsidRPr="00725372">
        <w:t>If certain information is found to be lacking, the Applicant must request this information from SCK CEN without undue delay (</w:t>
      </w:r>
      <w:commentRangeStart w:id="71"/>
      <w:commentRangeStart w:id="72"/>
      <w:r w:rsidRPr="00725372">
        <w:t xml:space="preserve">according to </w:t>
      </w:r>
      <w:r w:rsidRPr="00725372">
        <w:rPr>
          <w:rStyle w:val="AAReferencedChar"/>
          <w:highlight w:val="yellow"/>
        </w:rPr>
        <w:t>§1.6</w:t>
      </w:r>
      <w:r w:rsidRPr="00725372">
        <w:t xml:space="preserve"> of the Main Tender Document). In accordance with </w:t>
      </w:r>
      <w:r w:rsidRPr="00725372">
        <w:rPr>
          <w:rStyle w:val="AAReferencedChar"/>
          <w:highlight w:val="yellow"/>
        </w:rPr>
        <w:t>§1.7</w:t>
      </w:r>
      <w:commentRangeEnd w:id="71"/>
      <w:r w:rsidR="0027426D">
        <w:rPr>
          <w:rStyle w:val="Verwijzingopmerking"/>
        </w:rPr>
        <w:commentReference w:id="71"/>
      </w:r>
      <w:commentRangeEnd w:id="72"/>
      <w:r w:rsidR="00852D3F">
        <w:rPr>
          <w:rStyle w:val="Verwijzingopmerking"/>
        </w:rPr>
        <w:commentReference w:id="72"/>
      </w:r>
      <w:r w:rsidRPr="00725372">
        <w:t xml:space="preserve"> of the Main Tender Document, the </w:t>
      </w:r>
      <w:r w:rsidR="00CB1438">
        <w:t>Contractor</w:t>
      </w:r>
      <w:r w:rsidRPr="00725372">
        <w:t xml:space="preserve"> may no longer rely on information lacking after submission of its offer. If the </w:t>
      </w:r>
      <w:r w:rsidR="00CB1438">
        <w:t>Contractor</w:t>
      </w:r>
      <w:r w:rsidRPr="00725372">
        <w:t xml:space="preserve"> would only identify a lack of information during the performance of the Contract, this will not give rise to any basis for a Variation.</w:t>
      </w:r>
    </w:p>
    <w:p w14:paraId="1AEE5938" w14:textId="77777777" w:rsidR="00342AD4" w:rsidRPr="00725372" w:rsidRDefault="00342AD4" w:rsidP="00A66E84">
      <w:pPr>
        <w:pStyle w:val="0AClause"/>
      </w:pPr>
      <w:bookmarkStart w:id="73" w:name="_Toc182468902"/>
      <w:bookmarkStart w:id="74" w:name="_Toc182468903"/>
      <w:bookmarkStart w:id="75" w:name="_Toc182468904"/>
      <w:bookmarkStart w:id="76" w:name="_Toc182468905"/>
      <w:bookmarkEnd w:id="73"/>
      <w:bookmarkEnd w:id="74"/>
      <w:bookmarkEnd w:id="75"/>
      <w:bookmarkEnd w:id="76"/>
      <w:r w:rsidRPr="00725372">
        <w:t xml:space="preserve">In the offer, the Applicant shall list the requirements (in addition to the SCK CEN’s requirements) which have been defined by the Applicant (as well as any assumptions made to define such requirements) and which shall be used as a basis for the definition and execution of the Contract.  </w:t>
      </w:r>
    </w:p>
    <w:p w14:paraId="44E16840" w14:textId="7ED49199" w:rsidR="00342AD4" w:rsidRPr="00725372" w:rsidRDefault="00342AD4" w:rsidP="00A66E84">
      <w:pPr>
        <w:pStyle w:val="0AClause"/>
        <w:rPr>
          <w:lang w:eastAsia="fr-FR"/>
        </w:rPr>
      </w:pPr>
      <w:r w:rsidRPr="00725372">
        <w:rPr>
          <w:lang w:eastAsia="fr-FR"/>
        </w:rPr>
        <w:t>The technical requirements imposed by the SCK CEN (including, but not limited to norms and other stand</w:t>
      </w:r>
      <w:r w:rsidR="00C57A9D">
        <w:rPr>
          <w:lang w:eastAsia="fr-FR"/>
        </w:rPr>
        <w:softHyphen/>
      </w:r>
      <w:r w:rsidRPr="00725372">
        <w:rPr>
          <w:lang w:eastAsia="fr-FR"/>
        </w:rPr>
        <w:t>ards, processes, and their parameters) applicable to the development, performance, and quality (inspec</w:t>
      </w:r>
      <w:r w:rsidR="00C57A9D">
        <w:rPr>
          <w:lang w:eastAsia="fr-FR"/>
        </w:rPr>
        <w:softHyphen/>
      </w:r>
      <w:r w:rsidRPr="00725372">
        <w:rPr>
          <w:lang w:eastAsia="fr-FR"/>
        </w:rPr>
        <w:t>tions, tests, etc.) of the procured items are specified in the present document and all other documents referred to herein.</w:t>
      </w:r>
    </w:p>
    <w:p w14:paraId="16692DDA" w14:textId="77777777" w:rsidR="00342AD4" w:rsidRPr="00725372" w:rsidRDefault="00342AD4" w:rsidP="00A66E84">
      <w:pPr>
        <w:pStyle w:val="0AClause"/>
        <w:rPr>
          <w:rStyle w:val="normaltextrun"/>
          <w:lang w:eastAsia="fr-FR"/>
        </w:rPr>
      </w:pPr>
      <w:r w:rsidRPr="00725372">
        <w:rPr>
          <w:rStyle w:val="normaltextrun"/>
          <w:rFonts w:cs="Segoe UI"/>
          <w:szCs w:val="20"/>
        </w:rPr>
        <w:t xml:space="preserve">In principle, these requirements are mandatory, unless adjusted in accordance with the principles set forth in the subsequent paragraphs. </w:t>
      </w:r>
    </w:p>
    <w:p w14:paraId="5C10CC6D" w14:textId="77777777" w:rsidR="00342AD4" w:rsidRPr="00725372" w:rsidRDefault="00342AD4" w:rsidP="00A66E84">
      <w:pPr>
        <w:pStyle w:val="0AClause"/>
        <w:rPr>
          <w:rStyle w:val="normaltextrun"/>
          <w:lang w:eastAsia="fr-FR"/>
        </w:rPr>
      </w:pPr>
      <w:r w:rsidRPr="00725372">
        <w:rPr>
          <w:rStyle w:val="normaltextrun"/>
          <w:rFonts w:cs="Segoe UI"/>
          <w:szCs w:val="20"/>
        </w:rPr>
        <w:t>If certain of these technical requirements are not met (for example: if a requested norm or standard, or a preferred process (parameter), is not implemented by the Applicant), the Applicant shall clearly state this deviation in his offer. The Applicant shall also provide a clear description of the deviation (e.g.: indicating which norm/standard or process (parameter) shall be implemented as an alternative to the requested one) and shall justify this choice.</w:t>
      </w:r>
    </w:p>
    <w:p w14:paraId="0B7F4F56" w14:textId="10956B4F" w:rsidR="00342AD4" w:rsidRPr="00725372" w:rsidRDefault="00342AD4" w:rsidP="00A66E84">
      <w:pPr>
        <w:pStyle w:val="0AClause"/>
        <w:rPr>
          <w:rStyle w:val="eop"/>
          <w:lang w:eastAsia="fr-FR"/>
        </w:rPr>
      </w:pPr>
      <w:r w:rsidRPr="00725372">
        <w:rPr>
          <w:rStyle w:val="normaltextrun"/>
          <w:rFonts w:cs="Segoe UI"/>
          <w:szCs w:val="20"/>
        </w:rPr>
        <w:t xml:space="preserve">In its offer, the Applicant may suggest modifications vis-à-vis the technical requirements as imposed by the present document, which, in the Applicant’s opinion, would constitute an improvement in terms of cost, reliability, safety, ease of use, or any other improvement of the </w:t>
      </w:r>
      <w:r w:rsidR="00A156C9">
        <w:t>QPLANT</w:t>
      </w:r>
      <w:r w:rsidRPr="00725372">
        <w:rPr>
          <w:rStyle w:val="normaltextrun"/>
          <w:rFonts w:cs="Segoe UI"/>
          <w:szCs w:val="20"/>
        </w:rPr>
        <w:t>. For each modification, the Appli</w:t>
      </w:r>
      <w:r w:rsidR="00C57A9D">
        <w:rPr>
          <w:rStyle w:val="normaltextrun"/>
          <w:rFonts w:cs="Segoe UI"/>
          <w:szCs w:val="20"/>
        </w:rPr>
        <w:softHyphen/>
      </w:r>
      <w:r w:rsidRPr="00725372">
        <w:rPr>
          <w:rStyle w:val="normaltextrun"/>
          <w:rFonts w:cs="Segoe UI"/>
          <w:szCs w:val="20"/>
        </w:rPr>
        <w:t>cant shall demonstrate its advantages as well as list the drawbacks (if any).</w:t>
      </w:r>
      <w:r w:rsidRPr="00725372">
        <w:rPr>
          <w:rStyle w:val="eop"/>
        </w:rPr>
        <w:t> </w:t>
      </w:r>
    </w:p>
    <w:p w14:paraId="2E1352A3" w14:textId="78B99207" w:rsidR="00342AD4" w:rsidRDefault="00342AD4" w:rsidP="00A66E84">
      <w:pPr>
        <w:pStyle w:val="0AClause"/>
        <w:rPr>
          <w:rStyle w:val="eop"/>
        </w:rPr>
      </w:pPr>
      <w:r w:rsidRPr="00725372">
        <w:rPr>
          <w:rStyle w:val="normaltextrun"/>
          <w:rFonts w:cs="Segoe UI"/>
          <w:szCs w:val="20"/>
        </w:rPr>
        <w:t xml:space="preserve">The Applicant shall submit one offer, including all modifications, which in the Applicant’s view constitutes the most optimal solution for the </w:t>
      </w:r>
      <w:r w:rsidR="00A156C9">
        <w:rPr>
          <w:rStyle w:val="normaltextrun"/>
          <w:rFonts w:cs="Segoe UI"/>
          <w:szCs w:val="20"/>
        </w:rPr>
        <w:t>QPLANT</w:t>
      </w:r>
      <w:r w:rsidRPr="00725372">
        <w:rPr>
          <w:rStyle w:val="normaltextrun"/>
          <w:rFonts w:cs="Segoe UI"/>
          <w:szCs w:val="20"/>
        </w:rPr>
        <w:t>. It is not allowed to submit multiple offers covering multiple solutions. </w:t>
      </w:r>
      <w:r w:rsidRPr="00725372">
        <w:rPr>
          <w:rStyle w:val="eop"/>
        </w:rPr>
        <w:t> </w:t>
      </w:r>
    </w:p>
    <w:p w14:paraId="38A5636E" w14:textId="757DF2B7" w:rsidR="00DE1D04" w:rsidRPr="003E5C09" w:rsidRDefault="00DE1D04" w:rsidP="00A66E84">
      <w:pPr>
        <w:pStyle w:val="0AClause"/>
      </w:pPr>
      <w:commentRangeStart w:id="77"/>
      <w:commentRangeStart w:id="78"/>
      <w:r>
        <w:rPr>
          <w:rStyle w:val="normaltextrun"/>
          <w:rFonts w:cs="Segoe UI"/>
          <w:szCs w:val="20"/>
        </w:rPr>
        <w:t>In the offer, t</w:t>
      </w:r>
      <w:r w:rsidRPr="00A34C7D">
        <w:rPr>
          <w:rStyle w:val="normaltextrun"/>
          <w:rFonts w:cs="Segoe UI"/>
          <w:szCs w:val="20"/>
        </w:rPr>
        <w:t xml:space="preserve">he Applicant </w:t>
      </w:r>
      <w:r>
        <w:rPr>
          <w:rStyle w:val="normaltextrun"/>
          <w:rFonts w:cs="Segoe UI"/>
          <w:szCs w:val="20"/>
        </w:rPr>
        <w:t xml:space="preserve">is to give a clear overview of the </w:t>
      </w:r>
      <w:r w:rsidR="007934A1">
        <w:rPr>
          <w:rStyle w:val="normaltextrun"/>
          <w:rFonts w:cs="Segoe UI"/>
          <w:szCs w:val="20"/>
        </w:rPr>
        <w:t xml:space="preserve">main </w:t>
      </w:r>
      <w:r>
        <w:rPr>
          <w:rStyle w:val="normaltextrun"/>
          <w:rFonts w:cs="Segoe UI"/>
          <w:szCs w:val="20"/>
        </w:rPr>
        <w:t xml:space="preserve">activities that shall constitute the Contract performance. </w:t>
      </w:r>
      <w:r w:rsidR="007934A1">
        <w:rPr>
          <w:rStyle w:val="normaltextrun"/>
          <w:rFonts w:cs="Segoe UI"/>
          <w:szCs w:val="20"/>
        </w:rPr>
        <w:t>F</w:t>
      </w:r>
      <w:r>
        <w:rPr>
          <w:rStyle w:val="normaltextrun"/>
          <w:rFonts w:cs="Segoe UI"/>
          <w:szCs w:val="20"/>
        </w:rPr>
        <w:t xml:space="preserve">or each </w:t>
      </w:r>
      <w:r w:rsidR="007934A1">
        <w:rPr>
          <w:rStyle w:val="normaltextrun"/>
          <w:rFonts w:cs="Segoe UI"/>
          <w:szCs w:val="20"/>
        </w:rPr>
        <w:t>activity</w:t>
      </w:r>
      <w:r>
        <w:rPr>
          <w:rStyle w:val="normaltextrun"/>
          <w:rFonts w:cs="Segoe UI"/>
          <w:szCs w:val="20"/>
        </w:rPr>
        <w:t xml:space="preserve">, the Applicant is to </w:t>
      </w:r>
      <w:r w:rsidRPr="00A34C7D">
        <w:rPr>
          <w:rStyle w:val="normaltextrun"/>
          <w:rFonts w:cs="Segoe UI"/>
          <w:szCs w:val="20"/>
        </w:rPr>
        <w:t xml:space="preserve">provide information regarding </w:t>
      </w:r>
      <w:r>
        <w:rPr>
          <w:rStyle w:val="normaltextrun"/>
          <w:rFonts w:cs="Segoe UI"/>
          <w:szCs w:val="20"/>
        </w:rPr>
        <w:t xml:space="preserve">i.a. how the applicable </w:t>
      </w:r>
      <w:r w:rsidRPr="00A34C7D">
        <w:rPr>
          <w:rStyle w:val="normaltextrun"/>
          <w:rFonts w:cs="Segoe UI"/>
          <w:szCs w:val="20"/>
        </w:rPr>
        <w:t>requirements</w:t>
      </w:r>
      <w:r>
        <w:rPr>
          <w:rStyle w:val="normaltextrun"/>
          <w:rFonts w:cs="Segoe UI"/>
          <w:szCs w:val="20"/>
        </w:rPr>
        <w:t xml:space="preserve"> shall be met,</w:t>
      </w:r>
      <w:r w:rsidRPr="00A34C7D">
        <w:rPr>
          <w:rStyle w:val="normaltextrun"/>
          <w:rFonts w:cs="Segoe UI"/>
          <w:szCs w:val="20"/>
        </w:rPr>
        <w:t xml:space="preserve"> </w:t>
      </w:r>
      <w:r>
        <w:rPr>
          <w:rStyle w:val="normaltextrun"/>
          <w:rFonts w:cs="Segoe UI"/>
          <w:szCs w:val="20"/>
        </w:rPr>
        <w:t xml:space="preserve">the chosen </w:t>
      </w:r>
      <w:r w:rsidRPr="00A34C7D">
        <w:rPr>
          <w:rStyle w:val="normaltextrun"/>
          <w:rFonts w:cs="Segoe UI"/>
          <w:szCs w:val="20"/>
        </w:rPr>
        <w:t>process</w:t>
      </w:r>
      <w:r>
        <w:rPr>
          <w:rStyle w:val="normaltextrun"/>
          <w:rFonts w:cs="Segoe UI"/>
          <w:szCs w:val="20"/>
        </w:rPr>
        <w:t>(</w:t>
      </w:r>
      <w:r w:rsidRPr="00A34C7D">
        <w:rPr>
          <w:rStyle w:val="normaltextrun"/>
          <w:rFonts w:cs="Segoe UI"/>
          <w:szCs w:val="20"/>
        </w:rPr>
        <w:t>es</w:t>
      </w:r>
      <w:r>
        <w:rPr>
          <w:rStyle w:val="normaltextrun"/>
          <w:rFonts w:cs="Segoe UI"/>
          <w:szCs w:val="20"/>
        </w:rPr>
        <w:t>)</w:t>
      </w:r>
      <w:r w:rsidRPr="00A34C7D">
        <w:rPr>
          <w:rStyle w:val="normaltextrun"/>
          <w:rFonts w:cs="Segoe UI"/>
          <w:szCs w:val="20"/>
        </w:rPr>
        <w:t xml:space="preserve"> and technique</w:t>
      </w:r>
      <w:r>
        <w:rPr>
          <w:rStyle w:val="normaltextrun"/>
          <w:rFonts w:cs="Segoe UI"/>
          <w:szCs w:val="20"/>
        </w:rPr>
        <w:t>(</w:t>
      </w:r>
      <w:r w:rsidRPr="00A34C7D">
        <w:rPr>
          <w:rStyle w:val="normaltextrun"/>
          <w:rFonts w:cs="Segoe UI"/>
          <w:szCs w:val="20"/>
        </w:rPr>
        <w:t>s</w:t>
      </w:r>
      <w:r>
        <w:rPr>
          <w:rStyle w:val="normaltextrun"/>
          <w:rFonts w:cs="Segoe UI"/>
          <w:szCs w:val="20"/>
        </w:rPr>
        <w:t>) that shall be implemented, etc. Where applicable, the Applicant is to give at least the details as requested in the present document; if no specific details are requested in the present document, the Applicant is to choose, based on its experience, the appropriate (level of) detail(s) to be provided in relation to the criticality and/or complexity of the activity.</w:t>
      </w:r>
      <w:commentRangeEnd w:id="77"/>
      <w:r>
        <w:rPr>
          <w:rStyle w:val="Verwijzingopmerking"/>
        </w:rPr>
        <w:commentReference w:id="77"/>
      </w:r>
      <w:commentRangeEnd w:id="78"/>
      <w:r w:rsidR="00852D3F">
        <w:rPr>
          <w:rStyle w:val="Verwijzingopmerking"/>
        </w:rPr>
        <w:commentReference w:id="78"/>
      </w:r>
    </w:p>
    <w:p w14:paraId="3655FA20" w14:textId="4337B4C8" w:rsidR="00342AD4" w:rsidRDefault="00342AD4" w:rsidP="00A66E84">
      <w:pPr>
        <w:pStyle w:val="0AClause"/>
      </w:pPr>
      <w:r w:rsidRPr="00725372">
        <w:rPr>
          <w:rStyle w:val="normaltextrun"/>
        </w:rPr>
        <w:lastRenderedPageBreak/>
        <w:t>During</w:t>
      </w:r>
      <w:r w:rsidRPr="00725372">
        <w:rPr>
          <w:rStyle w:val="normaltextrun"/>
          <w:rFonts w:cs="Segoe UI"/>
          <w:szCs w:val="20"/>
        </w:rPr>
        <w:t xml:space="preserve"> negotiations, if any, the deviations and modifications shall be discussed between SCK CEN and the Applicant. SCK CEN reserves the right, at its sole discretion, to refuse deviations and/or modifications without justification of its decision. Only deviations and modifications for which the Applicant has received SCK CEN’s prior written approval may be implemented.</w:t>
      </w:r>
      <w:r w:rsidRPr="00725372">
        <w:t> </w:t>
      </w:r>
      <w:commentRangeEnd w:id="70"/>
      <w:r w:rsidRPr="00725372">
        <w:rPr>
          <w:rStyle w:val="Verwijzingopmerking"/>
        </w:rPr>
        <w:commentReference w:id="70"/>
      </w:r>
    </w:p>
    <w:p w14:paraId="403ABFAB" w14:textId="2AE03F90" w:rsidR="00766AC3" w:rsidRDefault="00156247" w:rsidP="00766AC3">
      <w:pPr>
        <w:pStyle w:val="Heading2numbered"/>
      </w:pPr>
      <w:bookmarkStart w:id="80" w:name="_Toc192335394"/>
      <w:bookmarkStart w:id="81" w:name="_Toc192405921"/>
      <w:bookmarkStart w:id="82" w:name="_Toc192408326"/>
      <w:bookmarkStart w:id="83" w:name="_Toc192408772"/>
      <w:bookmarkStart w:id="84" w:name="_Toc192496232"/>
      <w:bookmarkStart w:id="85" w:name="_Toc192502437"/>
      <w:bookmarkStart w:id="86" w:name="_Toc192509326"/>
      <w:bookmarkStart w:id="87" w:name="_Toc192510047"/>
      <w:bookmarkStart w:id="88" w:name="_Toc192515937"/>
      <w:bookmarkStart w:id="89" w:name="_Toc192579040"/>
      <w:bookmarkStart w:id="90" w:name="_Toc192580981"/>
      <w:bookmarkStart w:id="91" w:name="_Toc192581423"/>
      <w:bookmarkStart w:id="92" w:name="_Toc192762453"/>
      <w:bookmarkStart w:id="93" w:name="_Toc192765027"/>
      <w:bookmarkStart w:id="94" w:name="_Toc192765640"/>
      <w:bookmarkStart w:id="95" w:name="_Toc192782192"/>
      <w:bookmarkStart w:id="96" w:name="_Toc192782800"/>
      <w:bookmarkStart w:id="97" w:name="_Toc192850719"/>
      <w:bookmarkStart w:id="98" w:name="_Toc192929206"/>
      <w:bookmarkStart w:id="99" w:name="_Toc192934894"/>
      <w:bookmarkStart w:id="100" w:name="_Toc193016242"/>
      <w:bookmarkStart w:id="101" w:name="_Toc192335395"/>
      <w:bookmarkStart w:id="102" w:name="_Toc192405922"/>
      <w:bookmarkStart w:id="103" w:name="_Toc192408327"/>
      <w:bookmarkStart w:id="104" w:name="_Toc192408773"/>
      <w:bookmarkStart w:id="105" w:name="_Toc192496233"/>
      <w:bookmarkStart w:id="106" w:name="_Toc192502438"/>
      <w:bookmarkStart w:id="107" w:name="_Toc192509327"/>
      <w:bookmarkStart w:id="108" w:name="_Toc192510048"/>
      <w:bookmarkStart w:id="109" w:name="_Toc192515938"/>
      <w:bookmarkStart w:id="110" w:name="_Toc192579041"/>
      <w:bookmarkStart w:id="111" w:name="_Toc192580982"/>
      <w:bookmarkStart w:id="112" w:name="_Toc192581424"/>
      <w:bookmarkStart w:id="113" w:name="_Toc192762454"/>
      <w:bookmarkStart w:id="114" w:name="_Toc192765028"/>
      <w:bookmarkStart w:id="115" w:name="_Toc192765641"/>
      <w:bookmarkStart w:id="116" w:name="_Toc192782193"/>
      <w:bookmarkStart w:id="117" w:name="_Toc192782801"/>
      <w:bookmarkStart w:id="118" w:name="_Toc192850720"/>
      <w:bookmarkStart w:id="119" w:name="_Toc192929207"/>
      <w:bookmarkStart w:id="120" w:name="_Toc192934895"/>
      <w:bookmarkStart w:id="121" w:name="_Toc193016243"/>
      <w:bookmarkStart w:id="122" w:name="_Toc192335396"/>
      <w:bookmarkStart w:id="123" w:name="_Toc192405923"/>
      <w:bookmarkStart w:id="124" w:name="_Toc192408328"/>
      <w:bookmarkStart w:id="125" w:name="_Toc192408774"/>
      <w:bookmarkStart w:id="126" w:name="_Toc192496234"/>
      <w:bookmarkStart w:id="127" w:name="_Toc192502439"/>
      <w:bookmarkStart w:id="128" w:name="_Toc192509328"/>
      <w:bookmarkStart w:id="129" w:name="_Toc192510049"/>
      <w:bookmarkStart w:id="130" w:name="_Toc192515939"/>
      <w:bookmarkStart w:id="131" w:name="_Toc192579042"/>
      <w:bookmarkStart w:id="132" w:name="_Toc192580983"/>
      <w:bookmarkStart w:id="133" w:name="_Toc192581425"/>
      <w:bookmarkStart w:id="134" w:name="_Toc192762455"/>
      <w:bookmarkStart w:id="135" w:name="_Toc192765029"/>
      <w:bookmarkStart w:id="136" w:name="_Toc192765642"/>
      <w:bookmarkStart w:id="137" w:name="_Toc192782194"/>
      <w:bookmarkStart w:id="138" w:name="_Toc192782802"/>
      <w:bookmarkStart w:id="139" w:name="_Toc192850721"/>
      <w:bookmarkStart w:id="140" w:name="_Toc192929208"/>
      <w:bookmarkStart w:id="141" w:name="_Toc192934896"/>
      <w:bookmarkStart w:id="142" w:name="_Toc193016244"/>
      <w:bookmarkStart w:id="143" w:name="_Toc192335397"/>
      <w:bookmarkStart w:id="144" w:name="_Toc192405924"/>
      <w:bookmarkStart w:id="145" w:name="_Toc192408329"/>
      <w:bookmarkStart w:id="146" w:name="_Toc192408775"/>
      <w:bookmarkStart w:id="147" w:name="_Toc192496235"/>
      <w:bookmarkStart w:id="148" w:name="_Toc192502440"/>
      <w:bookmarkStart w:id="149" w:name="_Toc192509329"/>
      <w:bookmarkStart w:id="150" w:name="_Toc192510050"/>
      <w:bookmarkStart w:id="151" w:name="_Toc192515940"/>
      <w:bookmarkStart w:id="152" w:name="_Toc192579043"/>
      <w:bookmarkStart w:id="153" w:name="_Toc192580984"/>
      <w:bookmarkStart w:id="154" w:name="_Toc192581426"/>
      <w:bookmarkStart w:id="155" w:name="_Toc192762456"/>
      <w:bookmarkStart w:id="156" w:name="_Toc192765030"/>
      <w:bookmarkStart w:id="157" w:name="_Toc192765643"/>
      <w:bookmarkStart w:id="158" w:name="_Toc192782195"/>
      <w:bookmarkStart w:id="159" w:name="_Toc192782803"/>
      <w:bookmarkStart w:id="160" w:name="_Toc192850722"/>
      <w:bookmarkStart w:id="161" w:name="_Toc192929209"/>
      <w:bookmarkStart w:id="162" w:name="_Toc192934897"/>
      <w:bookmarkStart w:id="163" w:name="_Toc193016245"/>
      <w:bookmarkStart w:id="164" w:name="_Toc192335398"/>
      <w:bookmarkStart w:id="165" w:name="_Toc192405925"/>
      <w:bookmarkStart w:id="166" w:name="_Toc192408330"/>
      <w:bookmarkStart w:id="167" w:name="_Toc192408776"/>
      <w:bookmarkStart w:id="168" w:name="_Toc192496236"/>
      <w:bookmarkStart w:id="169" w:name="_Toc192502441"/>
      <w:bookmarkStart w:id="170" w:name="_Toc192509330"/>
      <w:bookmarkStart w:id="171" w:name="_Toc192510051"/>
      <w:bookmarkStart w:id="172" w:name="_Toc192515941"/>
      <w:bookmarkStart w:id="173" w:name="_Toc192579044"/>
      <w:bookmarkStart w:id="174" w:name="_Toc192580985"/>
      <w:bookmarkStart w:id="175" w:name="_Toc192581427"/>
      <w:bookmarkStart w:id="176" w:name="_Toc192762457"/>
      <w:bookmarkStart w:id="177" w:name="_Toc192765031"/>
      <w:bookmarkStart w:id="178" w:name="_Toc192765644"/>
      <w:bookmarkStart w:id="179" w:name="_Toc192782196"/>
      <w:bookmarkStart w:id="180" w:name="_Toc192782804"/>
      <w:bookmarkStart w:id="181" w:name="_Toc192850723"/>
      <w:bookmarkStart w:id="182" w:name="_Toc192929210"/>
      <w:bookmarkStart w:id="183" w:name="_Toc192934898"/>
      <w:bookmarkStart w:id="184" w:name="_Toc193016246"/>
      <w:bookmarkStart w:id="185" w:name="_Toc192335399"/>
      <w:bookmarkStart w:id="186" w:name="_Toc192405926"/>
      <w:bookmarkStart w:id="187" w:name="_Toc192408331"/>
      <w:bookmarkStart w:id="188" w:name="_Toc192408777"/>
      <w:bookmarkStart w:id="189" w:name="_Toc192496237"/>
      <w:bookmarkStart w:id="190" w:name="_Toc192502442"/>
      <w:bookmarkStart w:id="191" w:name="_Toc192509331"/>
      <w:bookmarkStart w:id="192" w:name="_Toc192510052"/>
      <w:bookmarkStart w:id="193" w:name="_Toc192515942"/>
      <w:bookmarkStart w:id="194" w:name="_Toc192579045"/>
      <w:bookmarkStart w:id="195" w:name="_Toc192580986"/>
      <w:bookmarkStart w:id="196" w:name="_Toc192581428"/>
      <w:bookmarkStart w:id="197" w:name="_Toc192762458"/>
      <w:bookmarkStart w:id="198" w:name="_Toc192765032"/>
      <w:bookmarkStart w:id="199" w:name="_Toc192765645"/>
      <w:bookmarkStart w:id="200" w:name="_Toc192782197"/>
      <w:bookmarkStart w:id="201" w:name="_Toc192782805"/>
      <w:bookmarkStart w:id="202" w:name="_Toc192850724"/>
      <w:bookmarkStart w:id="203" w:name="_Toc192929211"/>
      <w:bookmarkStart w:id="204" w:name="_Toc192934899"/>
      <w:bookmarkStart w:id="205" w:name="_Toc193016247"/>
      <w:bookmarkStart w:id="206" w:name="_Toc192335400"/>
      <w:bookmarkStart w:id="207" w:name="_Toc192405927"/>
      <w:bookmarkStart w:id="208" w:name="_Toc192408332"/>
      <w:bookmarkStart w:id="209" w:name="_Toc192408778"/>
      <w:bookmarkStart w:id="210" w:name="_Toc192496238"/>
      <w:bookmarkStart w:id="211" w:name="_Toc192502443"/>
      <w:bookmarkStart w:id="212" w:name="_Toc192509332"/>
      <w:bookmarkStart w:id="213" w:name="_Toc192510053"/>
      <w:bookmarkStart w:id="214" w:name="_Toc192515943"/>
      <w:bookmarkStart w:id="215" w:name="_Toc192579046"/>
      <w:bookmarkStart w:id="216" w:name="_Toc192580987"/>
      <w:bookmarkStart w:id="217" w:name="_Toc192581429"/>
      <w:bookmarkStart w:id="218" w:name="_Toc192762459"/>
      <w:bookmarkStart w:id="219" w:name="_Toc192765033"/>
      <w:bookmarkStart w:id="220" w:name="_Toc192765646"/>
      <w:bookmarkStart w:id="221" w:name="_Toc192782198"/>
      <w:bookmarkStart w:id="222" w:name="_Toc192782806"/>
      <w:bookmarkStart w:id="223" w:name="_Toc192850725"/>
      <w:bookmarkStart w:id="224" w:name="_Toc192929212"/>
      <w:bookmarkStart w:id="225" w:name="_Toc192934900"/>
      <w:bookmarkStart w:id="226" w:name="_Toc193016248"/>
      <w:bookmarkStart w:id="227" w:name="_Toc192335401"/>
      <w:bookmarkStart w:id="228" w:name="_Toc192405928"/>
      <w:bookmarkStart w:id="229" w:name="_Toc192408333"/>
      <w:bookmarkStart w:id="230" w:name="_Toc192408779"/>
      <w:bookmarkStart w:id="231" w:name="_Toc192496239"/>
      <w:bookmarkStart w:id="232" w:name="_Toc192502444"/>
      <w:bookmarkStart w:id="233" w:name="_Toc192509333"/>
      <w:bookmarkStart w:id="234" w:name="_Toc192510054"/>
      <w:bookmarkStart w:id="235" w:name="_Toc192515944"/>
      <w:bookmarkStart w:id="236" w:name="_Toc192579047"/>
      <w:bookmarkStart w:id="237" w:name="_Toc192580988"/>
      <w:bookmarkStart w:id="238" w:name="_Toc192581430"/>
      <w:bookmarkStart w:id="239" w:name="_Toc192762460"/>
      <w:bookmarkStart w:id="240" w:name="_Toc192765034"/>
      <w:bookmarkStart w:id="241" w:name="_Toc192765647"/>
      <w:bookmarkStart w:id="242" w:name="_Toc192782199"/>
      <w:bookmarkStart w:id="243" w:name="_Toc192782807"/>
      <w:bookmarkStart w:id="244" w:name="_Toc192850726"/>
      <w:bookmarkStart w:id="245" w:name="_Toc192929213"/>
      <w:bookmarkStart w:id="246" w:name="_Toc192934901"/>
      <w:bookmarkStart w:id="247" w:name="_Toc193016249"/>
      <w:bookmarkStart w:id="248" w:name="_Toc192335402"/>
      <w:bookmarkStart w:id="249" w:name="_Toc192405929"/>
      <w:bookmarkStart w:id="250" w:name="_Toc192408334"/>
      <w:bookmarkStart w:id="251" w:name="_Toc192408780"/>
      <w:bookmarkStart w:id="252" w:name="_Toc192496240"/>
      <w:bookmarkStart w:id="253" w:name="_Toc192502445"/>
      <w:bookmarkStart w:id="254" w:name="_Toc192509334"/>
      <w:bookmarkStart w:id="255" w:name="_Toc192510055"/>
      <w:bookmarkStart w:id="256" w:name="_Toc192515945"/>
      <w:bookmarkStart w:id="257" w:name="_Toc192579048"/>
      <w:bookmarkStart w:id="258" w:name="_Toc192580989"/>
      <w:bookmarkStart w:id="259" w:name="_Toc192581431"/>
      <w:bookmarkStart w:id="260" w:name="_Toc192762461"/>
      <w:bookmarkStart w:id="261" w:name="_Toc192765035"/>
      <w:bookmarkStart w:id="262" w:name="_Toc192765648"/>
      <w:bookmarkStart w:id="263" w:name="_Toc192782200"/>
      <w:bookmarkStart w:id="264" w:name="_Toc192782808"/>
      <w:bookmarkStart w:id="265" w:name="_Toc192850727"/>
      <w:bookmarkStart w:id="266" w:name="_Toc192929214"/>
      <w:bookmarkStart w:id="267" w:name="_Toc192934902"/>
      <w:bookmarkStart w:id="268" w:name="_Toc193016250"/>
      <w:bookmarkStart w:id="269" w:name="_Toc192335403"/>
      <w:bookmarkStart w:id="270" w:name="_Toc192405930"/>
      <w:bookmarkStart w:id="271" w:name="_Toc192408335"/>
      <w:bookmarkStart w:id="272" w:name="_Toc192408781"/>
      <w:bookmarkStart w:id="273" w:name="_Toc192496241"/>
      <w:bookmarkStart w:id="274" w:name="_Toc192502446"/>
      <w:bookmarkStart w:id="275" w:name="_Toc192509335"/>
      <w:bookmarkStart w:id="276" w:name="_Toc192510056"/>
      <w:bookmarkStart w:id="277" w:name="_Toc192515946"/>
      <w:bookmarkStart w:id="278" w:name="_Toc192579049"/>
      <w:bookmarkStart w:id="279" w:name="_Toc192580990"/>
      <w:bookmarkStart w:id="280" w:name="_Toc192581432"/>
      <w:bookmarkStart w:id="281" w:name="_Toc192762462"/>
      <w:bookmarkStart w:id="282" w:name="_Toc192765036"/>
      <w:bookmarkStart w:id="283" w:name="_Toc192765649"/>
      <w:bookmarkStart w:id="284" w:name="_Toc192782201"/>
      <w:bookmarkStart w:id="285" w:name="_Toc192782809"/>
      <w:bookmarkStart w:id="286" w:name="_Toc192850728"/>
      <w:bookmarkStart w:id="287" w:name="_Toc192929215"/>
      <w:bookmarkStart w:id="288" w:name="_Toc192934903"/>
      <w:bookmarkStart w:id="289" w:name="_Toc193016251"/>
      <w:bookmarkStart w:id="290" w:name="_Toc192335404"/>
      <w:bookmarkStart w:id="291" w:name="_Toc192405931"/>
      <w:bookmarkStart w:id="292" w:name="_Toc192408336"/>
      <w:bookmarkStart w:id="293" w:name="_Toc192408782"/>
      <w:bookmarkStart w:id="294" w:name="_Toc192496242"/>
      <w:bookmarkStart w:id="295" w:name="_Toc192502447"/>
      <w:bookmarkStart w:id="296" w:name="_Toc192509336"/>
      <w:bookmarkStart w:id="297" w:name="_Toc192510057"/>
      <w:bookmarkStart w:id="298" w:name="_Toc192515947"/>
      <w:bookmarkStart w:id="299" w:name="_Toc192579050"/>
      <w:bookmarkStart w:id="300" w:name="_Toc192580991"/>
      <w:bookmarkStart w:id="301" w:name="_Toc192581433"/>
      <w:bookmarkStart w:id="302" w:name="_Toc192762463"/>
      <w:bookmarkStart w:id="303" w:name="_Toc192765037"/>
      <w:bookmarkStart w:id="304" w:name="_Toc192765650"/>
      <w:bookmarkStart w:id="305" w:name="_Toc192782202"/>
      <w:bookmarkStart w:id="306" w:name="_Toc192782810"/>
      <w:bookmarkStart w:id="307" w:name="_Toc192850729"/>
      <w:bookmarkStart w:id="308" w:name="_Toc192929216"/>
      <w:bookmarkStart w:id="309" w:name="_Toc192934904"/>
      <w:bookmarkStart w:id="310" w:name="_Toc193016252"/>
      <w:bookmarkStart w:id="311" w:name="_Toc192335405"/>
      <w:bookmarkStart w:id="312" w:name="_Toc192405932"/>
      <w:bookmarkStart w:id="313" w:name="_Toc192408337"/>
      <w:bookmarkStart w:id="314" w:name="_Toc192408783"/>
      <w:bookmarkStart w:id="315" w:name="_Toc192496243"/>
      <w:bookmarkStart w:id="316" w:name="_Toc192502448"/>
      <w:bookmarkStart w:id="317" w:name="_Toc192509337"/>
      <w:bookmarkStart w:id="318" w:name="_Toc192510058"/>
      <w:bookmarkStart w:id="319" w:name="_Toc192515948"/>
      <w:bookmarkStart w:id="320" w:name="_Toc192579051"/>
      <w:bookmarkStart w:id="321" w:name="_Toc192580992"/>
      <w:bookmarkStart w:id="322" w:name="_Toc192581434"/>
      <w:bookmarkStart w:id="323" w:name="_Toc192762464"/>
      <w:bookmarkStart w:id="324" w:name="_Toc192765038"/>
      <w:bookmarkStart w:id="325" w:name="_Toc192765651"/>
      <w:bookmarkStart w:id="326" w:name="_Toc192782203"/>
      <w:bookmarkStart w:id="327" w:name="_Toc192782811"/>
      <w:bookmarkStart w:id="328" w:name="_Toc192850730"/>
      <w:bookmarkStart w:id="329" w:name="_Toc192929217"/>
      <w:bookmarkStart w:id="330" w:name="_Toc192934905"/>
      <w:bookmarkStart w:id="331" w:name="_Toc193016253"/>
      <w:bookmarkStart w:id="332" w:name="_Toc192335406"/>
      <w:bookmarkStart w:id="333" w:name="_Toc192405933"/>
      <w:bookmarkStart w:id="334" w:name="_Toc192408338"/>
      <w:bookmarkStart w:id="335" w:name="_Toc192408784"/>
      <w:bookmarkStart w:id="336" w:name="_Toc192496244"/>
      <w:bookmarkStart w:id="337" w:name="_Toc192502449"/>
      <w:bookmarkStart w:id="338" w:name="_Toc192509338"/>
      <w:bookmarkStart w:id="339" w:name="_Toc192510059"/>
      <w:bookmarkStart w:id="340" w:name="_Toc192515949"/>
      <w:bookmarkStart w:id="341" w:name="_Toc192579052"/>
      <w:bookmarkStart w:id="342" w:name="_Toc192580993"/>
      <w:bookmarkStart w:id="343" w:name="_Toc192581435"/>
      <w:bookmarkStart w:id="344" w:name="_Toc192762465"/>
      <w:bookmarkStart w:id="345" w:name="_Toc192765039"/>
      <w:bookmarkStart w:id="346" w:name="_Toc192765652"/>
      <w:bookmarkStart w:id="347" w:name="_Toc192782204"/>
      <w:bookmarkStart w:id="348" w:name="_Toc192782812"/>
      <w:bookmarkStart w:id="349" w:name="_Toc192850731"/>
      <w:bookmarkStart w:id="350" w:name="_Toc192929218"/>
      <w:bookmarkStart w:id="351" w:name="_Toc192934906"/>
      <w:bookmarkStart w:id="352" w:name="_Toc193016254"/>
      <w:bookmarkStart w:id="353" w:name="_Toc192335407"/>
      <w:bookmarkStart w:id="354" w:name="_Toc192405934"/>
      <w:bookmarkStart w:id="355" w:name="_Toc192408339"/>
      <w:bookmarkStart w:id="356" w:name="_Toc192408785"/>
      <w:bookmarkStart w:id="357" w:name="_Toc192496245"/>
      <w:bookmarkStart w:id="358" w:name="_Toc192502450"/>
      <w:bookmarkStart w:id="359" w:name="_Toc192509339"/>
      <w:bookmarkStart w:id="360" w:name="_Toc192510060"/>
      <w:bookmarkStart w:id="361" w:name="_Toc192515950"/>
      <w:bookmarkStart w:id="362" w:name="_Toc192579053"/>
      <w:bookmarkStart w:id="363" w:name="_Toc192580994"/>
      <w:bookmarkStart w:id="364" w:name="_Toc192581436"/>
      <w:bookmarkStart w:id="365" w:name="_Toc192762466"/>
      <w:bookmarkStart w:id="366" w:name="_Toc192765040"/>
      <w:bookmarkStart w:id="367" w:name="_Toc192765653"/>
      <w:bookmarkStart w:id="368" w:name="_Toc192782205"/>
      <w:bookmarkStart w:id="369" w:name="_Toc192782813"/>
      <w:bookmarkStart w:id="370" w:name="_Toc192850732"/>
      <w:bookmarkStart w:id="371" w:name="_Toc192929219"/>
      <w:bookmarkStart w:id="372" w:name="_Toc192934907"/>
      <w:bookmarkStart w:id="373" w:name="_Toc193016255"/>
      <w:bookmarkStart w:id="374" w:name="_Toc192335408"/>
      <w:bookmarkStart w:id="375" w:name="_Toc192405935"/>
      <w:bookmarkStart w:id="376" w:name="_Toc192408340"/>
      <w:bookmarkStart w:id="377" w:name="_Toc192408786"/>
      <w:bookmarkStart w:id="378" w:name="_Toc192496246"/>
      <w:bookmarkStart w:id="379" w:name="_Toc192502451"/>
      <w:bookmarkStart w:id="380" w:name="_Toc192509340"/>
      <w:bookmarkStart w:id="381" w:name="_Toc192510061"/>
      <w:bookmarkStart w:id="382" w:name="_Toc192515951"/>
      <w:bookmarkStart w:id="383" w:name="_Toc192579054"/>
      <w:bookmarkStart w:id="384" w:name="_Toc192580995"/>
      <w:bookmarkStart w:id="385" w:name="_Toc192581437"/>
      <w:bookmarkStart w:id="386" w:name="_Toc192762467"/>
      <w:bookmarkStart w:id="387" w:name="_Toc192765041"/>
      <w:bookmarkStart w:id="388" w:name="_Toc192765654"/>
      <w:bookmarkStart w:id="389" w:name="_Toc192782206"/>
      <w:bookmarkStart w:id="390" w:name="_Toc192782814"/>
      <w:bookmarkStart w:id="391" w:name="_Toc192850733"/>
      <w:bookmarkStart w:id="392" w:name="_Toc192929220"/>
      <w:bookmarkStart w:id="393" w:name="_Toc192934908"/>
      <w:bookmarkStart w:id="394" w:name="_Toc193016256"/>
      <w:bookmarkStart w:id="395" w:name="_Toc192335409"/>
      <w:bookmarkStart w:id="396" w:name="_Toc192405936"/>
      <w:bookmarkStart w:id="397" w:name="_Toc192408341"/>
      <w:bookmarkStart w:id="398" w:name="_Toc192408787"/>
      <w:bookmarkStart w:id="399" w:name="_Toc192496247"/>
      <w:bookmarkStart w:id="400" w:name="_Toc192502452"/>
      <w:bookmarkStart w:id="401" w:name="_Toc192509341"/>
      <w:bookmarkStart w:id="402" w:name="_Toc192510062"/>
      <w:bookmarkStart w:id="403" w:name="_Toc192515952"/>
      <w:bookmarkStart w:id="404" w:name="_Toc192579055"/>
      <w:bookmarkStart w:id="405" w:name="_Toc192580996"/>
      <w:bookmarkStart w:id="406" w:name="_Toc192581438"/>
      <w:bookmarkStart w:id="407" w:name="_Toc192762468"/>
      <w:bookmarkStart w:id="408" w:name="_Toc192765042"/>
      <w:bookmarkStart w:id="409" w:name="_Toc192765655"/>
      <w:bookmarkStart w:id="410" w:name="_Toc192782207"/>
      <w:bookmarkStart w:id="411" w:name="_Toc192782815"/>
      <w:bookmarkStart w:id="412" w:name="_Toc192850734"/>
      <w:bookmarkStart w:id="413" w:name="_Toc192929221"/>
      <w:bookmarkStart w:id="414" w:name="_Toc192934909"/>
      <w:bookmarkStart w:id="415" w:name="_Toc193016257"/>
      <w:bookmarkStart w:id="416" w:name="_Toc192335410"/>
      <w:bookmarkStart w:id="417" w:name="_Toc192405937"/>
      <w:bookmarkStart w:id="418" w:name="_Toc192408342"/>
      <w:bookmarkStart w:id="419" w:name="_Toc192408788"/>
      <w:bookmarkStart w:id="420" w:name="_Toc192496248"/>
      <w:bookmarkStart w:id="421" w:name="_Toc192502453"/>
      <w:bookmarkStart w:id="422" w:name="_Toc192509342"/>
      <w:bookmarkStart w:id="423" w:name="_Toc192510063"/>
      <w:bookmarkStart w:id="424" w:name="_Toc192515953"/>
      <w:bookmarkStart w:id="425" w:name="_Toc192579056"/>
      <w:bookmarkStart w:id="426" w:name="_Toc192580997"/>
      <w:bookmarkStart w:id="427" w:name="_Toc192581439"/>
      <w:bookmarkStart w:id="428" w:name="_Toc192762469"/>
      <w:bookmarkStart w:id="429" w:name="_Toc192765043"/>
      <w:bookmarkStart w:id="430" w:name="_Toc192765656"/>
      <w:bookmarkStart w:id="431" w:name="_Toc192782208"/>
      <w:bookmarkStart w:id="432" w:name="_Toc192782816"/>
      <w:bookmarkStart w:id="433" w:name="_Toc192850735"/>
      <w:bookmarkStart w:id="434" w:name="_Toc192929222"/>
      <w:bookmarkStart w:id="435" w:name="_Toc192934910"/>
      <w:bookmarkStart w:id="436" w:name="_Toc193016258"/>
      <w:bookmarkStart w:id="437" w:name="_Toc192335411"/>
      <w:bookmarkStart w:id="438" w:name="_Toc192405938"/>
      <w:bookmarkStart w:id="439" w:name="_Toc192408343"/>
      <w:bookmarkStart w:id="440" w:name="_Toc192408789"/>
      <w:bookmarkStart w:id="441" w:name="_Toc192496249"/>
      <w:bookmarkStart w:id="442" w:name="_Toc192502454"/>
      <w:bookmarkStart w:id="443" w:name="_Toc192509343"/>
      <w:bookmarkStart w:id="444" w:name="_Toc192510064"/>
      <w:bookmarkStart w:id="445" w:name="_Toc192515954"/>
      <w:bookmarkStart w:id="446" w:name="_Toc192579057"/>
      <w:bookmarkStart w:id="447" w:name="_Toc192580998"/>
      <w:bookmarkStart w:id="448" w:name="_Toc192581440"/>
      <w:bookmarkStart w:id="449" w:name="_Toc192762470"/>
      <w:bookmarkStart w:id="450" w:name="_Toc192765044"/>
      <w:bookmarkStart w:id="451" w:name="_Toc192765657"/>
      <w:bookmarkStart w:id="452" w:name="_Toc192782209"/>
      <w:bookmarkStart w:id="453" w:name="_Toc192782817"/>
      <w:bookmarkStart w:id="454" w:name="_Toc192850736"/>
      <w:bookmarkStart w:id="455" w:name="_Toc192929223"/>
      <w:bookmarkStart w:id="456" w:name="_Toc192934911"/>
      <w:bookmarkStart w:id="457" w:name="_Toc193016259"/>
      <w:bookmarkStart w:id="458" w:name="_Toc192335412"/>
      <w:bookmarkStart w:id="459" w:name="_Toc192405939"/>
      <w:bookmarkStart w:id="460" w:name="_Toc192408344"/>
      <w:bookmarkStart w:id="461" w:name="_Toc192408790"/>
      <w:bookmarkStart w:id="462" w:name="_Toc192496250"/>
      <w:bookmarkStart w:id="463" w:name="_Toc192502455"/>
      <w:bookmarkStart w:id="464" w:name="_Toc192509344"/>
      <w:bookmarkStart w:id="465" w:name="_Toc192510065"/>
      <w:bookmarkStart w:id="466" w:name="_Toc192515955"/>
      <w:bookmarkStart w:id="467" w:name="_Toc192579058"/>
      <w:bookmarkStart w:id="468" w:name="_Toc192580999"/>
      <w:bookmarkStart w:id="469" w:name="_Toc192581441"/>
      <w:bookmarkStart w:id="470" w:name="_Toc192762471"/>
      <w:bookmarkStart w:id="471" w:name="_Toc192765045"/>
      <w:bookmarkStart w:id="472" w:name="_Toc192765658"/>
      <w:bookmarkStart w:id="473" w:name="_Toc192782210"/>
      <w:bookmarkStart w:id="474" w:name="_Toc192782818"/>
      <w:bookmarkStart w:id="475" w:name="_Toc192850737"/>
      <w:bookmarkStart w:id="476" w:name="_Toc192929224"/>
      <w:bookmarkStart w:id="477" w:name="_Toc192934912"/>
      <w:bookmarkStart w:id="478" w:name="_Toc193016260"/>
      <w:bookmarkStart w:id="479" w:name="_Toc192335413"/>
      <w:bookmarkStart w:id="480" w:name="_Toc192405940"/>
      <w:bookmarkStart w:id="481" w:name="_Toc192408345"/>
      <w:bookmarkStart w:id="482" w:name="_Toc192408791"/>
      <w:bookmarkStart w:id="483" w:name="_Toc192496251"/>
      <w:bookmarkStart w:id="484" w:name="_Toc192502456"/>
      <w:bookmarkStart w:id="485" w:name="_Toc192509345"/>
      <w:bookmarkStart w:id="486" w:name="_Toc192510066"/>
      <w:bookmarkStart w:id="487" w:name="_Toc192515956"/>
      <w:bookmarkStart w:id="488" w:name="_Toc192579059"/>
      <w:bookmarkStart w:id="489" w:name="_Toc192581000"/>
      <w:bookmarkStart w:id="490" w:name="_Toc192581442"/>
      <w:bookmarkStart w:id="491" w:name="_Toc192762472"/>
      <w:bookmarkStart w:id="492" w:name="_Toc192765046"/>
      <w:bookmarkStart w:id="493" w:name="_Toc192765659"/>
      <w:bookmarkStart w:id="494" w:name="_Toc192782211"/>
      <w:bookmarkStart w:id="495" w:name="_Toc192782819"/>
      <w:bookmarkStart w:id="496" w:name="_Toc192850738"/>
      <w:bookmarkStart w:id="497" w:name="_Toc192929225"/>
      <w:bookmarkStart w:id="498" w:name="_Toc192934913"/>
      <w:bookmarkStart w:id="499" w:name="_Toc193016261"/>
      <w:bookmarkStart w:id="500" w:name="_Toc192335414"/>
      <w:bookmarkStart w:id="501" w:name="_Toc192405941"/>
      <w:bookmarkStart w:id="502" w:name="_Toc192408346"/>
      <w:bookmarkStart w:id="503" w:name="_Toc192408792"/>
      <w:bookmarkStart w:id="504" w:name="_Toc192496252"/>
      <w:bookmarkStart w:id="505" w:name="_Toc192502457"/>
      <w:bookmarkStart w:id="506" w:name="_Toc192509346"/>
      <w:bookmarkStart w:id="507" w:name="_Toc192510067"/>
      <w:bookmarkStart w:id="508" w:name="_Toc192515957"/>
      <w:bookmarkStart w:id="509" w:name="_Toc192579060"/>
      <w:bookmarkStart w:id="510" w:name="_Toc192581001"/>
      <w:bookmarkStart w:id="511" w:name="_Toc192581443"/>
      <w:bookmarkStart w:id="512" w:name="_Toc192762473"/>
      <w:bookmarkStart w:id="513" w:name="_Toc192765047"/>
      <w:bookmarkStart w:id="514" w:name="_Toc192765660"/>
      <w:bookmarkStart w:id="515" w:name="_Toc192782212"/>
      <w:bookmarkStart w:id="516" w:name="_Toc192782820"/>
      <w:bookmarkStart w:id="517" w:name="_Toc192850739"/>
      <w:bookmarkStart w:id="518" w:name="_Toc192929226"/>
      <w:bookmarkStart w:id="519" w:name="_Toc192934914"/>
      <w:bookmarkStart w:id="520" w:name="_Toc193016262"/>
      <w:bookmarkStart w:id="521" w:name="_Toc192335415"/>
      <w:bookmarkStart w:id="522" w:name="_Toc192405942"/>
      <w:bookmarkStart w:id="523" w:name="_Toc192408347"/>
      <w:bookmarkStart w:id="524" w:name="_Toc192408793"/>
      <w:bookmarkStart w:id="525" w:name="_Toc192496253"/>
      <w:bookmarkStart w:id="526" w:name="_Toc192502458"/>
      <w:bookmarkStart w:id="527" w:name="_Toc192509347"/>
      <w:bookmarkStart w:id="528" w:name="_Toc192510068"/>
      <w:bookmarkStart w:id="529" w:name="_Toc192515958"/>
      <w:bookmarkStart w:id="530" w:name="_Toc192579061"/>
      <w:bookmarkStart w:id="531" w:name="_Toc192581002"/>
      <w:bookmarkStart w:id="532" w:name="_Toc192581444"/>
      <w:bookmarkStart w:id="533" w:name="_Toc192762474"/>
      <w:bookmarkStart w:id="534" w:name="_Toc192765048"/>
      <w:bookmarkStart w:id="535" w:name="_Toc192765661"/>
      <w:bookmarkStart w:id="536" w:name="_Toc192782213"/>
      <w:bookmarkStart w:id="537" w:name="_Toc192782821"/>
      <w:bookmarkStart w:id="538" w:name="_Toc192850740"/>
      <w:bookmarkStart w:id="539" w:name="_Toc192929227"/>
      <w:bookmarkStart w:id="540" w:name="_Toc192934915"/>
      <w:bookmarkStart w:id="541" w:name="_Toc193016263"/>
      <w:bookmarkStart w:id="542" w:name="_Toc192335416"/>
      <w:bookmarkStart w:id="543" w:name="_Toc192405943"/>
      <w:bookmarkStart w:id="544" w:name="_Toc192408348"/>
      <w:bookmarkStart w:id="545" w:name="_Toc192408794"/>
      <w:bookmarkStart w:id="546" w:name="_Toc192496254"/>
      <w:bookmarkStart w:id="547" w:name="_Toc192502459"/>
      <w:bookmarkStart w:id="548" w:name="_Toc192509348"/>
      <w:bookmarkStart w:id="549" w:name="_Toc192510069"/>
      <w:bookmarkStart w:id="550" w:name="_Toc192515959"/>
      <w:bookmarkStart w:id="551" w:name="_Toc192579062"/>
      <w:bookmarkStart w:id="552" w:name="_Toc192581003"/>
      <w:bookmarkStart w:id="553" w:name="_Toc192581445"/>
      <w:bookmarkStart w:id="554" w:name="_Toc192762475"/>
      <w:bookmarkStart w:id="555" w:name="_Toc192765049"/>
      <w:bookmarkStart w:id="556" w:name="_Toc192765662"/>
      <w:bookmarkStart w:id="557" w:name="_Toc192782214"/>
      <w:bookmarkStart w:id="558" w:name="_Toc192782822"/>
      <w:bookmarkStart w:id="559" w:name="_Toc192850741"/>
      <w:bookmarkStart w:id="560" w:name="_Toc192929228"/>
      <w:bookmarkStart w:id="561" w:name="_Toc192934916"/>
      <w:bookmarkStart w:id="562" w:name="_Toc193016264"/>
      <w:bookmarkStart w:id="563" w:name="_Toc192335417"/>
      <w:bookmarkStart w:id="564" w:name="_Toc192405944"/>
      <w:bookmarkStart w:id="565" w:name="_Toc192408349"/>
      <w:bookmarkStart w:id="566" w:name="_Toc192408795"/>
      <w:bookmarkStart w:id="567" w:name="_Toc192496255"/>
      <w:bookmarkStart w:id="568" w:name="_Toc192502460"/>
      <w:bookmarkStart w:id="569" w:name="_Toc192509349"/>
      <w:bookmarkStart w:id="570" w:name="_Toc192510070"/>
      <w:bookmarkStart w:id="571" w:name="_Toc192515960"/>
      <w:bookmarkStart w:id="572" w:name="_Toc192579063"/>
      <w:bookmarkStart w:id="573" w:name="_Toc192581004"/>
      <w:bookmarkStart w:id="574" w:name="_Toc192581446"/>
      <w:bookmarkStart w:id="575" w:name="_Toc192762476"/>
      <w:bookmarkStart w:id="576" w:name="_Toc192765050"/>
      <w:bookmarkStart w:id="577" w:name="_Toc192765663"/>
      <w:bookmarkStart w:id="578" w:name="_Toc192782215"/>
      <w:bookmarkStart w:id="579" w:name="_Toc192782823"/>
      <w:bookmarkStart w:id="580" w:name="_Toc192850742"/>
      <w:bookmarkStart w:id="581" w:name="_Toc192929229"/>
      <w:bookmarkStart w:id="582" w:name="_Toc192934917"/>
      <w:bookmarkStart w:id="583" w:name="_Toc193016265"/>
      <w:bookmarkStart w:id="584" w:name="_Toc192335418"/>
      <w:bookmarkStart w:id="585" w:name="_Toc192405945"/>
      <w:bookmarkStart w:id="586" w:name="_Toc192408350"/>
      <w:bookmarkStart w:id="587" w:name="_Toc192408796"/>
      <w:bookmarkStart w:id="588" w:name="_Toc192496256"/>
      <w:bookmarkStart w:id="589" w:name="_Toc192502461"/>
      <w:bookmarkStart w:id="590" w:name="_Toc192509350"/>
      <w:bookmarkStart w:id="591" w:name="_Toc192510071"/>
      <w:bookmarkStart w:id="592" w:name="_Toc192515961"/>
      <w:bookmarkStart w:id="593" w:name="_Toc192579064"/>
      <w:bookmarkStart w:id="594" w:name="_Toc192581005"/>
      <w:bookmarkStart w:id="595" w:name="_Toc192581447"/>
      <w:bookmarkStart w:id="596" w:name="_Toc192762477"/>
      <w:bookmarkStart w:id="597" w:name="_Toc192765051"/>
      <w:bookmarkStart w:id="598" w:name="_Toc192765664"/>
      <w:bookmarkStart w:id="599" w:name="_Toc192782216"/>
      <w:bookmarkStart w:id="600" w:name="_Toc192782824"/>
      <w:bookmarkStart w:id="601" w:name="_Toc192850743"/>
      <w:bookmarkStart w:id="602" w:name="_Toc192929230"/>
      <w:bookmarkStart w:id="603" w:name="_Toc192934918"/>
      <w:bookmarkStart w:id="604" w:name="_Toc193016266"/>
      <w:bookmarkStart w:id="605" w:name="_Toc192335419"/>
      <w:bookmarkStart w:id="606" w:name="_Toc192405946"/>
      <w:bookmarkStart w:id="607" w:name="_Toc192408351"/>
      <w:bookmarkStart w:id="608" w:name="_Toc192408797"/>
      <w:bookmarkStart w:id="609" w:name="_Toc192496257"/>
      <w:bookmarkStart w:id="610" w:name="_Toc192502462"/>
      <w:bookmarkStart w:id="611" w:name="_Toc192509351"/>
      <w:bookmarkStart w:id="612" w:name="_Toc192510072"/>
      <w:bookmarkStart w:id="613" w:name="_Toc192515962"/>
      <w:bookmarkStart w:id="614" w:name="_Toc192579065"/>
      <w:bookmarkStart w:id="615" w:name="_Toc192581006"/>
      <w:bookmarkStart w:id="616" w:name="_Toc192581448"/>
      <w:bookmarkStart w:id="617" w:name="_Toc192762478"/>
      <w:bookmarkStart w:id="618" w:name="_Toc192765052"/>
      <w:bookmarkStart w:id="619" w:name="_Toc192765665"/>
      <w:bookmarkStart w:id="620" w:name="_Toc192782217"/>
      <w:bookmarkStart w:id="621" w:name="_Toc192782825"/>
      <w:bookmarkStart w:id="622" w:name="_Toc192850744"/>
      <w:bookmarkStart w:id="623" w:name="_Toc192929231"/>
      <w:bookmarkStart w:id="624" w:name="_Toc192934919"/>
      <w:bookmarkStart w:id="625" w:name="_Toc193016267"/>
      <w:bookmarkStart w:id="626" w:name="_Toc192335420"/>
      <w:bookmarkStart w:id="627" w:name="_Toc192405947"/>
      <w:bookmarkStart w:id="628" w:name="_Toc192408352"/>
      <w:bookmarkStart w:id="629" w:name="_Toc192408798"/>
      <w:bookmarkStart w:id="630" w:name="_Toc192496258"/>
      <w:bookmarkStart w:id="631" w:name="_Toc192502463"/>
      <w:bookmarkStart w:id="632" w:name="_Toc192509352"/>
      <w:bookmarkStart w:id="633" w:name="_Toc192510073"/>
      <w:bookmarkStart w:id="634" w:name="_Toc192515963"/>
      <w:bookmarkStart w:id="635" w:name="_Toc192579066"/>
      <w:bookmarkStart w:id="636" w:name="_Toc192581007"/>
      <w:bookmarkStart w:id="637" w:name="_Toc192581449"/>
      <w:bookmarkStart w:id="638" w:name="_Toc192762479"/>
      <w:bookmarkStart w:id="639" w:name="_Toc192765053"/>
      <w:bookmarkStart w:id="640" w:name="_Toc192765666"/>
      <w:bookmarkStart w:id="641" w:name="_Toc192782218"/>
      <w:bookmarkStart w:id="642" w:name="_Toc192782826"/>
      <w:bookmarkStart w:id="643" w:name="_Toc192850745"/>
      <w:bookmarkStart w:id="644" w:name="_Toc192929232"/>
      <w:bookmarkStart w:id="645" w:name="_Toc192934920"/>
      <w:bookmarkStart w:id="646" w:name="_Toc193016268"/>
      <w:bookmarkStart w:id="647" w:name="_Toc192335421"/>
      <w:bookmarkStart w:id="648" w:name="_Toc192405948"/>
      <w:bookmarkStart w:id="649" w:name="_Toc192408353"/>
      <w:bookmarkStart w:id="650" w:name="_Toc192408799"/>
      <w:bookmarkStart w:id="651" w:name="_Toc192496259"/>
      <w:bookmarkStart w:id="652" w:name="_Toc192502464"/>
      <w:bookmarkStart w:id="653" w:name="_Toc192509353"/>
      <w:bookmarkStart w:id="654" w:name="_Toc192510074"/>
      <w:bookmarkStart w:id="655" w:name="_Toc192515964"/>
      <w:bookmarkStart w:id="656" w:name="_Toc192579067"/>
      <w:bookmarkStart w:id="657" w:name="_Toc192581008"/>
      <w:bookmarkStart w:id="658" w:name="_Toc192581450"/>
      <w:bookmarkStart w:id="659" w:name="_Toc192762480"/>
      <w:bookmarkStart w:id="660" w:name="_Toc192765054"/>
      <w:bookmarkStart w:id="661" w:name="_Toc192765667"/>
      <w:bookmarkStart w:id="662" w:name="_Toc192782219"/>
      <w:bookmarkStart w:id="663" w:name="_Toc192782827"/>
      <w:bookmarkStart w:id="664" w:name="_Toc192850746"/>
      <w:bookmarkStart w:id="665" w:name="_Toc192929233"/>
      <w:bookmarkStart w:id="666" w:name="_Toc192934921"/>
      <w:bookmarkStart w:id="667" w:name="_Toc193016269"/>
      <w:bookmarkStart w:id="668" w:name="_Toc192335422"/>
      <w:bookmarkStart w:id="669" w:name="_Toc192405949"/>
      <w:bookmarkStart w:id="670" w:name="_Toc192408354"/>
      <w:bookmarkStart w:id="671" w:name="_Toc192408800"/>
      <w:bookmarkStart w:id="672" w:name="_Toc192496260"/>
      <w:bookmarkStart w:id="673" w:name="_Toc192502465"/>
      <w:bookmarkStart w:id="674" w:name="_Toc192509354"/>
      <w:bookmarkStart w:id="675" w:name="_Toc192510075"/>
      <w:bookmarkStart w:id="676" w:name="_Toc192515965"/>
      <w:bookmarkStart w:id="677" w:name="_Toc192579068"/>
      <w:bookmarkStart w:id="678" w:name="_Toc192581009"/>
      <w:bookmarkStart w:id="679" w:name="_Toc192581451"/>
      <w:bookmarkStart w:id="680" w:name="_Toc192762481"/>
      <w:bookmarkStart w:id="681" w:name="_Toc192765055"/>
      <w:bookmarkStart w:id="682" w:name="_Toc192765668"/>
      <w:bookmarkStart w:id="683" w:name="_Toc192782220"/>
      <w:bookmarkStart w:id="684" w:name="_Toc192782828"/>
      <w:bookmarkStart w:id="685" w:name="_Toc192850747"/>
      <w:bookmarkStart w:id="686" w:name="_Toc192929234"/>
      <w:bookmarkStart w:id="687" w:name="_Toc192934922"/>
      <w:bookmarkStart w:id="688" w:name="_Toc193016270"/>
      <w:bookmarkStart w:id="689" w:name="_Toc192335423"/>
      <w:bookmarkStart w:id="690" w:name="_Toc192405950"/>
      <w:bookmarkStart w:id="691" w:name="_Toc192408355"/>
      <w:bookmarkStart w:id="692" w:name="_Toc192408801"/>
      <w:bookmarkStart w:id="693" w:name="_Toc192496261"/>
      <w:bookmarkStart w:id="694" w:name="_Toc192502466"/>
      <w:bookmarkStart w:id="695" w:name="_Toc192509355"/>
      <w:bookmarkStart w:id="696" w:name="_Toc192510076"/>
      <w:bookmarkStart w:id="697" w:name="_Toc192515966"/>
      <w:bookmarkStart w:id="698" w:name="_Toc192579069"/>
      <w:bookmarkStart w:id="699" w:name="_Toc192581010"/>
      <w:bookmarkStart w:id="700" w:name="_Toc192581452"/>
      <w:bookmarkStart w:id="701" w:name="_Toc192762482"/>
      <w:bookmarkStart w:id="702" w:name="_Toc192765056"/>
      <w:bookmarkStart w:id="703" w:name="_Toc192765669"/>
      <w:bookmarkStart w:id="704" w:name="_Toc192782221"/>
      <w:bookmarkStart w:id="705" w:name="_Toc192782829"/>
      <w:bookmarkStart w:id="706" w:name="_Toc192850748"/>
      <w:bookmarkStart w:id="707" w:name="_Toc192929235"/>
      <w:bookmarkStart w:id="708" w:name="_Toc192934923"/>
      <w:bookmarkStart w:id="709" w:name="_Toc193016271"/>
      <w:bookmarkStart w:id="710" w:name="_Toc192335424"/>
      <w:bookmarkStart w:id="711" w:name="_Toc192405951"/>
      <w:bookmarkStart w:id="712" w:name="_Toc192408356"/>
      <w:bookmarkStart w:id="713" w:name="_Toc192408802"/>
      <w:bookmarkStart w:id="714" w:name="_Toc192496262"/>
      <w:bookmarkStart w:id="715" w:name="_Toc192502467"/>
      <w:bookmarkStart w:id="716" w:name="_Toc192509356"/>
      <w:bookmarkStart w:id="717" w:name="_Toc192510077"/>
      <w:bookmarkStart w:id="718" w:name="_Toc192515967"/>
      <w:bookmarkStart w:id="719" w:name="_Toc192579070"/>
      <w:bookmarkStart w:id="720" w:name="_Toc192581011"/>
      <w:bookmarkStart w:id="721" w:name="_Toc192581453"/>
      <w:bookmarkStart w:id="722" w:name="_Toc192762483"/>
      <w:bookmarkStart w:id="723" w:name="_Toc192765057"/>
      <w:bookmarkStart w:id="724" w:name="_Toc192765670"/>
      <w:bookmarkStart w:id="725" w:name="_Toc192782222"/>
      <w:bookmarkStart w:id="726" w:name="_Toc192782830"/>
      <w:bookmarkStart w:id="727" w:name="_Toc192850749"/>
      <w:bookmarkStart w:id="728" w:name="_Toc192929236"/>
      <w:bookmarkStart w:id="729" w:name="_Toc192934924"/>
      <w:bookmarkStart w:id="730" w:name="_Toc193016272"/>
      <w:bookmarkStart w:id="731" w:name="_Toc192335425"/>
      <w:bookmarkStart w:id="732" w:name="_Toc192405952"/>
      <w:bookmarkStart w:id="733" w:name="_Toc192408357"/>
      <w:bookmarkStart w:id="734" w:name="_Toc192408803"/>
      <w:bookmarkStart w:id="735" w:name="_Toc192496263"/>
      <w:bookmarkStart w:id="736" w:name="_Toc192502468"/>
      <w:bookmarkStart w:id="737" w:name="_Toc192509357"/>
      <w:bookmarkStart w:id="738" w:name="_Toc192510078"/>
      <w:bookmarkStart w:id="739" w:name="_Toc192515968"/>
      <w:bookmarkStart w:id="740" w:name="_Toc192579071"/>
      <w:bookmarkStart w:id="741" w:name="_Toc192581012"/>
      <w:bookmarkStart w:id="742" w:name="_Toc192581454"/>
      <w:bookmarkStart w:id="743" w:name="_Toc192762484"/>
      <w:bookmarkStart w:id="744" w:name="_Toc192765058"/>
      <w:bookmarkStart w:id="745" w:name="_Toc192765671"/>
      <w:bookmarkStart w:id="746" w:name="_Toc192782223"/>
      <w:bookmarkStart w:id="747" w:name="_Toc192782831"/>
      <w:bookmarkStart w:id="748" w:name="_Toc192850750"/>
      <w:bookmarkStart w:id="749" w:name="_Toc192929237"/>
      <w:bookmarkStart w:id="750" w:name="_Toc192934925"/>
      <w:bookmarkStart w:id="751" w:name="_Toc193016273"/>
      <w:bookmarkStart w:id="752" w:name="_Toc192335426"/>
      <w:bookmarkStart w:id="753" w:name="_Toc192405953"/>
      <w:bookmarkStart w:id="754" w:name="_Toc192408358"/>
      <w:bookmarkStart w:id="755" w:name="_Toc192408804"/>
      <w:bookmarkStart w:id="756" w:name="_Toc192496264"/>
      <w:bookmarkStart w:id="757" w:name="_Toc192502469"/>
      <w:bookmarkStart w:id="758" w:name="_Toc192509358"/>
      <w:bookmarkStart w:id="759" w:name="_Toc192510079"/>
      <w:bookmarkStart w:id="760" w:name="_Toc192515969"/>
      <w:bookmarkStart w:id="761" w:name="_Toc192579072"/>
      <w:bookmarkStart w:id="762" w:name="_Toc192581013"/>
      <w:bookmarkStart w:id="763" w:name="_Toc192581455"/>
      <w:bookmarkStart w:id="764" w:name="_Toc192762485"/>
      <w:bookmarkStart w:id="765" w:name="_Toc192765059"/>
      <w:bookmarkStart w:id="766" w:name="_Toc192765672"/>
      <w:bookmarkStart w:id="767" w:name="_Toc192782224"/>
      <w:bookmarkStart w:id="768" w:name="_Toc192782832"/>
      <w:bookmarkStart w:id="769" w:name="_Toc192850751"/>
      <w:bookmarkStart w:id="770" w:name="_Toc192929238"/>
      <w:bookmarkStart w:id="771" w:name="_Toc192934926"/>
      <w:bookmarkStart w:id="772" w:name="_Toc193016274"/>
      <w:bookmarkStart w:id="773" w:name="_Toc192335427"/>
      <w:bookmarkStart w:id="774" w:name="_Toc192405954"/>
      <w:bookmarkStart w:id="775" w:name="_Toc192408359"/>
      <w:bookmarkStart w:id="776" w:name="_Toc192408805"/>
      <w:bookmarkStart w:id="777" w:name="_Toc192496265"/>
      <w:bookmarkStart w:id="778" w:name="_Toc192502470"/>
      <w:bookmarkStart w:id="779" w:name="_Toc192509359"/>
      <w:bookmarkStart w:id="780" w:name="_Toc192510080"/>
      <w:bookmarkStart w:id="781" w:name="_Toc192515970"/>
      <w:bookmarkStart w:id="782" w:name="_Toc192579073"/>
      <w:bookmarkStart w:id="783" w:name="_Toc192581014"/>
      <w:bookmarkStart w:id="784" w:name="_Toc192581456"/>
      <w:bookmarkStart w:id="785" w:name="_Toc192762486"/>
      <w:bookmarkStart w:id="786" w:name="_Toc192765060"/>
      <w:bookmarkStart w:id="787" w:name="_Toc192765673"/>
      <w:bookmarkStart w:id="788" w:name="_Toc192782225"/>
      <w:bookmarkStart w:id="789" w:name="_Toc192782833"/>
      <w:bookmarkStart w:id="790" w:name="_Toc192850752"/>
      <w:bookmarkStart w:id="791" w:name="_Toc192929239"/>
      <w:bookmarkStart w:id="792" w:name="_Toc192934927"/>
      <w:bookmarkStart w:id="793" w:name="_Toc193016275"/>
      <w:bookmarkStart w:id="794" w:name="_Toc192335436"/>
      <w:bookmarkStart w:id="795" w:name="_Toc192405963"/>
      <w:bookmarkStart w:id="796" w:name="_Toc192408368"/>
      <w:bookmarkStart w:id="797" w:name="_Toc192408814"/>
      <w:bookmarkStart w:id="798" w:name="_Toc192496274"/>
      <w:bookmarkStart w:id="799" w:name="_Toc192502479"/>
      <w:bookmarkStart w:id="800" w:name="_Toc192509368"/>
      <w:bookmarkStart w:id="801" w:name="_Toc192510089"/>
      <w:bookmarkStart w:id="802" w:name="_Toc192515979"/>
      <w:bookmarkStart w:id="803" w:name="_Toc192579082"/>
      <w:bookmarkStart w:id="804" w:name="_Toc192581023"/>
      <w:bookmarkStart w:id="805" w:name="_Toc192581465"/>
      <w:bookmarkStart w:id="806" w:name="_Toc192762495"/>
      <w:bookmarkStart w:id="807" w:name="_Toc192765069"/>
      <w:bookmarkStart w:id="808" w:name="_Toc192765682"/>
      <w:bookmarkStart w:id="809" w:name="_Toc192782234"/>
      <w:bookmarkStart w:id="810" w:name="_Toc192782842"/>
      <w:bookmarkStart w:id="811" w:name="_Toc192850761"/>
      <w:bookmarkStart w:id="812" w:name="_Toc192929248"/>
      <w:bookmarkStart w:id="813" w:name="_Toc192934936"/>
      <w:bookmarkStart w:id="814" w:name="_Toc193016284"/>
      <w:bookmarkStart w:id="815" w:name="_Toc192335437"/>
      <w:bookmarkStart w:id="816" w:name="_Toc192405964"/>
      <w:bookmarkStart w:id="817" w:name="_Toc192408369"/>
      <w:bookmarkStart w:id="818" w:name="_Toc192408815"/>
      <w:bookmarkStart w:id="819" w:name="_Toc192496275"/>
      <w:bookmarkStart w:id="820" w:name="_Toc192502480"/>
      <w:bookmarkStart w:id="821" w:name="_Toc192509369"/>
      <w:bookmarkStart w:id="822" w:name="_Toc192510090"/>
      <w:bookmarkStart w:id="823" w:name="_Toc192515980"/>
      <w:bookmarkStart w:id="824" w:name="_Toc192579083"/>
      <w:bookmarkStart w:id="825" w:name="_Toc192581024"/>
      <w:bookmarkStart w:id="826" w:name="_Toc192581466"/>
      <w:bookmarkStart w:id="827" w:name="_Toc192762496"/>
      <w:bookmarkStart w:id="828" w:name="_Toc192765070"/>
      <w:bookmarkStart w:id="829" w:name="_Toc192765683"/>
      <w:bookmarkStart w:id="830" w:name="_Toc192782235"/>
      <w:bookmarkStart w:id="831" w:name="_Toc192782843"/>
      <w:bookmarkStart w:id="832" w:name="_Toc192850762"/>
      <w:bookmarkStart w:id="833" w:name="_Toc192929249"/>
      <w:bookmarkStart w:id="834" w:name="_Toc192934937"/>
      <w:bookmarkStart w:id="835" w:name="_Toc193016285"/>
      <w:bookmarkStart w:id="836" w:name="_Toc192335438"/>
      <w:bookmarkStart w:id="837" w:name="_Toc192405965"/>
      <w:bookmarkStart w:id="838" w:name="_Toc192408370"/>
      <w:bookmarkStart w:id="839" w:name="_Toc192408816"/>
      <w:bookmarkStart w:id="840" w:name="_Toc192496276"/>
      <w:bookmarkStart w:id="841" w:name="_Toc192502481"/>
      <w:bookmarkStart w:id="842" w:name="_Toc192509370"/>
      <w:bookmarkStart w:id="843" w:name="_Toc192510091"/>
      <w:bookmarkStart w:id="844" w:name="_Toc192515981"/>
      <w:bookmarkStart w:id="845" w:name="_Toc192579084"/>
      <w:bookmarkStart w:id="846" w:name="_Toc192581025"/>
      <w:bookmarkStart w:id="847" w:name="_Toc192581467"/>
      <w:bookmarkStart w:id="848" w:name="_Toc192762497"/>
      <w:bookmarkStart w:id="849" w:name="_Toc192765071"/>
      <w:bookmarkStart w:id="850" w:name="_Toc192765684"/>
      <w:bookmarkStart w:id="851" w:name="_Toc192782236"/>
      <w:bookmarkStart w:id="852" w:name="_Toc192782844"/>
      <w:bookmarkStart w:id="853" w:name="_Toc192850763"/>
      <w:bookmarkStart w:id="854" w:name="_Toc192929250"/>
      <w:bookmarkStart w:id="855" w:name="_Toc192934938"/>
      <w:bookmarkStart w:id="856" w:name="_Toc193016286"/>
      <w:bookmarkStart w:id="857" w:name="_Toc192335439"/>
      <w:bookmarkStart w:id="858" w:name="_Toc192405966"/>
      <w:bookmarkStart w:id="859" w:name="_Toc192408371"/>
      <w:bookmarkStart w:id="860" w:name="_Toc192408817"/>
      <w:bookmarkStart w:id="861" w:name="_Toc192496277"/>
      <w:bookmarkStart w:id="862" w:name="_Toc192502482"/>
      <w:bookmarkStart w:id="863" w:name="_Toc192509371"/>
      <w:bookmarkStart w:id="864" w:name="_Toc192510092"/>
      <w:bookmarkStart w:id="865" w:name="_Toc192515982"/>
      <w:bookmarkStart w:id="866" w:name="_Toc192579085"/>
      <w:bookmarkStart w:id="867" w:name="_Toc192581026"/>
      <w:bookmarkStart w:id="868" w:name="_Toc192581468"/>
      <w:bookmarkStart w:id="869" w:name="_Toc192762498"/>
      <w:bookmarkStart w:id="870" w:name="_Toc192765072"/>
      <w:bookmarkStart w:id="871" w:name="_Toc192765685"/>
      <w:bookmarkStart w:id="872" w:name="_Toc192782237"/>
      <w:bookmarkStart w:id="873" w:name="_Toc192782845"/>
      <w:bookmarkStart w:id="874" w:name="_Toc192850764"/>
      <w:bookmarkStart w:id="875" w:name="_Toc192929251"/>
      <w:bookmarkStart w:id="876" w:name="_Toc192934939"/>
      <w:bookmarkStart w:id="877" w:name="_Toc193016287"/>
      <w:bookmarkStart w:id="878" w:name="_Toc192335440"/>
      <w:bookmarkStart w:id="879" w:name="_Toc192405967"/>
      <w:bookmarkStart w:id="880" w:name="_Toc192408372"/>
      <w:bookmarkStart w:id="881" w:name="_Toc192408818"/>
      <w:bookmarkStart w:id="882" w:name="_Toc192496278"/>
      <w:bookmarkStart w:id="883" w:name="_Toc192502483"/>
      <w:bookmarkStart w:id="884" w:name="_Toc192509372"/>
      <w:bookmarkStart w:id="885" w:name="_Toc192510093"/>
      <w:bookmarkStart w:id="886" w:name="_Toc192515983"/>
      <w:bookmarkStart w:id="887" w:name="_Toc192579086"/>
      <w:bookmarkStart w:id="888" w:name="_Toc192581027"/>
      <w:bookmarkStart w:id="889" w:name="_Toc192581469"/>
      <w:bookmarkStart w:id="890" w:name="_Toc192762499"/>
      <w:bookmarkStart w:id="891" w:name="_Toc192765073"/>
      <w:bookmarkStart w:id="892" w:name="_Toc192765686"/>
      <w:bookmarkStart w:id="893" w:name="_Toc192782238"/>
      <w:bookmarkStart w:id="894" w:name="_Toc192782846"/>
      <w:bookmarkStart w:id="895" w:name="_Toc192850765"/>
      <w:bookmarkStart w:id="896" w:name="_Toc192929252"/>
      <w:bookmarkStart w:id="897" w:name="_Toc192934940"/>
      <w:bookmarkStart w:id="898" w:name="_Toc193016288"/>
      <w:bookmarkStart w:id="899" w:name="_Toc192335441"/>
      <w:bookmarkStart w:id="900" w:name="_Toc192405968"/>
      <w:bookmarkStart w:id="901" w:name="_Toc192408373"/>
      <w:bookmarkStart w:id="902" w:name="_Toc192408819"/>
      <w:bookmarkStart w:id="903" w:name="_Toc192496279"/>
      <w:bookmarkStart w:id="904" w:name="_Toc192502484"/>
      <w:bookmarkStart w:id="905" w:name="_Toc192509373"/>
      <w:bookmarkStart w:id="906" w:name="_Toc192510094"/>
      <w:bookmarkStart w:id="907" w:name="_Toc192515984"/>
      <w:bookmarkStart w:id="908" w:name="_Toc192579087"/>
      <w:bookmarkStart w:id="909" w:name="_Toc192581028"/>
      <w:bookmarkStart w:id="910" w:name="_Toc192581470"/>
      <w:bookmarkStart w:id="911" w:name="_Toc192762500"/>
      <w:bookmarkStart w:id="912" w:name="_Toc192765074"/>
      <w:bookmarkStart w:id="913" w:name="_Toc192765687"/>
      <w:bookmarkStart w:id="914" w:name="_Toc192782239"/>
      <w:bookmarkStart w:id="915" w:name="_Toc192782847"/>
      <w:bookmarkStart w:id="916" w:name="_Toc192850766"/>
      <w:bookmarkStart w:id="917" w:name="_Toc192929253"/>
      <w:bookmarkStart w:id="918" w:name="_Toc192934941"/>
      <w:bookmarkStart w:id="919" w:name="_Toc193016289"/>
      <w:bookmarkStart w:id="920" w:name="_Toc192335442"/>
      <w:bookmarkStart w:id="921" w:name="_Toc192405969"/>
      <w:bookmarkStart w:id="922" w:name="_Toc192408374"/>
      <w:bookmarkStart w:id="923" w:name="_Toc192408820"/>
      <w:bookmarkStart w:id="924" w:name="_Toc192496280"/>
      <w:bookmarkStart w:id="925" w:name="_Toc192502485"/>
      <w:bookmarkStart w:id="926" w:name="_Toc192509374"/>
      <w:bookmarkStart w:id="927" w:name="_Toc192510095"/>
      <w:bookmarkStart w:id="928" w:name="_Toc192515985"/>
      <w:bookmarkStart w:id="929" w:name="_Toc192579088"/>
      <w:bookmarkStart w:id="930" w:name="_Toc192581029"/>
      <w:bookmarkStart w:id="931" w:name="_Toc192581471"/>
      <w:bookmarkStart w:id="932" w:name="_Toc192762501"/>
      <w:bookmarkStart w:id="933" w:name="_Toc192765075"/>
      <w:bookmarkStart w:id="934" w:name="_Toc192765688"/>
      <w:bookmarkStart w:id="935" w:name="_Toc192782240"/>
      <w:bookmarkStart w:id="936" w:name="_Toc192782848"/>
      <w:bookmarkStart w:id="937" w:name="_Toc192850767"/>
      <w:bookmarkStart w:id="938" w:name="_Toc192929254"/>
      <w:bookmarkStart w:id="939" w:name="_Toc192934942"/>
      <w:bookmarkStart w:id="940" w:name="_Toc193016290"/>
      <w:bookmarkStart w:id="941" w:name="_Toc192335443"/>
      <w:bookmarkStart w:id="942" w:name="_Toc192405970"/>
      <w:bookmarkStart w:id="943" w:name="_Toc192408375"/>
      <w:bookmarkStart w:id="944" w:name="_Toc192408821"/>
      <w:bookmarkStart w:id="945" w:name="_Toc192496281"/>
      <w:bookmarkStart w:id="946" w:name="_Toc192502486"/>
      <w:bookmarkStart w:id="947" w:name="_Toc192509375"/>
      <w:bookmarkStart w:id="948" w:name="_Toc192510096"/>
      <w:bookmarkStart w:id="949" w:name="_Toc192515986"/>
      <w:bookmarkStart w:id="950" w:name="_Toc192579089"/>
      <w:bookmarkStart w:id="951" w:name="_Toc192581030"/>
      <w:bookmarkStart w:id="952" w:name="_Toc192581472"/>
      <w:bookmarkStart w:id="953" w:name="_Toc192762502"/>
      <w:bookmarkStart w:id="954" w:name="_Toc192765076"/>
      <w:bookmarkStart w:id="955" w:name="_Toc192765689"/>
      <w:bookmarkStart w:id="956" w:name="_Toc192782241"/>
      <w:bookmarkStart w:id="957" w:name="_Toc192782849"/>
      <w:bookmarkStart w:id="958" w:name="_Toc192850768"/>
      <w:bookmarkStart w:id="959" w:name="_Toc192929255"/>
      <w:bookmarkStart w:id="960" w:name="_Toc192934943"/>
      <w:bookmarkStart w:id="961" w:name="_Toc193016291"/>
      <w:bookmarkStart w:id="962" w:name="_Toc192335444"/>
      <w:bookmarkStart w:id="963" w:name="_Toc192405971"/>
      <w:bookmarkStart w:id="964" w:name="_Toc192408376"/>
      <w:bookmarkStart w:id="965" w:name="_Toc192408822"/>
      <w:bookmarkStart w:id="966" w:name="_Toc192496282"/>
      <w:bookmarkStart w:id="967" w:name="_Toc192502487"/>
      <w:bookmarkStart w:id="968" w:name="_Toc192509376"/>
      <w:bookmarkStart w:id="969" w:name="_Toc192510097"/>
      <w:bookmarkStart w:id="970" w:name="_Toc192515987"/>
      <w:bookmarkStart w:id="971" w:name="_Toc192579090"/>
      <w:bookmarkStart w:id="972" w:name="_Toc192581031"/>
      <w:bookmarkStart w:id="973" w:name="_Toc192581473"/>
      <w:bookmarkStart w:id="974" w:name="_Toc192762503"/>
      <w:bookmarkStart w:id="975" w:name="_Toc192765077"/>
      <w:bookmarkStart w:id="976" w:name="_Toc192765690"/>
      <w:bookmarkStart w:id="977" w:name="_Toc192782242"/>
      <w:bookmarkStart w:id="978" w:name="_Toc192782850"/>
      <w:bookmarkStart w:id="979" w:name="_Toc192850769"/>
      <w:bookmarkStart w:id="980" w:name="_Toc192929256"/>
      <w:bookmarkStart w:id="981" w:name="_Toc192934944"/>
      <w:bookmarkStart w:id="982" w:name="_Toc193016292"/>
      <w:bookmarkStart w:id="983" w:name="_Toc192335445"/>
      <w:bookmarkStart w:id="984" w:name="_Toc192405972"/>
      <w:bookmarkStart w:id="985" w:name="_Toc192408377"/>
      <w:bookmarkStart w:id="986" w:name="_Toc192408823"/>
      <w:bookmarkStart w:id="987" w:name="_Toc192496283"/>
      <w:bookmarkStart w:id="988" w:name="_Toc192502488"/>
      <w:bookmarkStart w:id="989" w:name="_Toc192509377"/>
      <w:bookmarkStart w:id="990" w:name="_Toc192510098"/>
      <w:bookmarkStart w:id="991" w:name="_Toc192515988"/>
      <w:bookmarkStart w:id="992" w:name="_Toc192579091"/>
      <w:bookmarkStart w:id="993" w:name="_Toc192581032"/>
      <w:bookmarkStart w:id="994" w:name="_Toc192581474"/>
      <w:bookmarkStart w:id="995" w:name="_Toc192762504"/>
      <w:bookmarkStart w:id="996" w:name="_Toc192765078"/>
      <w:bookmarkStart w:id="997" w:name="_Toc192765691"/>
      <w:bookmarkStart w:id="998" w:name="_Toc192782243"/>
      <w:bookmarkStart w:id="999" w:name="_Toc192782851"/>
      <w:bookmarkStart w:id="1000" w:name="_Toc192850770"/>
      <w:bookmarkStart w:id="1001" w:name="_Toc192929257"/>
      <w:bookmarkStart w:id="1002" w:name="_Toc192934945"/>
      <w:bookmarkStart w:id="1003" w:name="_Toc193016293"/>
      <w:bookmarkStart w:id="1004" w:name="_Toc192335446"/>
      <w:bookmarkStart w:id="1005" w:name="_Toc192405973"/>
      <w:bookmarkStart w:id="1006" w:name="_Toc192408378"/>
      <w:bookmarkStart w:id="1007" w:name="_Toc192408824"/>
      <w:bookmarkStart w:id="1008" w:name="_Toc192496284"/>
      <w:bookmarkStart w:id="1009" w:name="_Toc192502489"/>
      <w:bookmarkStart w:id="1010" w:name="_Toc192509378"/>
      <w:bookmarkStart w:id="1011" w:name="_Toc192510099"/>
      <w:bookmarkStart w:id="1012" w:name="_Toc192515989"/>
      <w:bookmarkStart w:id="1013" w:name="_Toc192579092"/>
      <w:bookmarkStart w:id="1014" w:name="_Toc192581033"/>
      <w:bookmarkStart w:id="1015" w:name="_Toc192581475"/>
      <w:bookmarkStart w:id="1016" w:name="_Toc192762505"/>
      <w:bookmarkStart w:id="1017" w:name="_Toc192765079"/>
      <w:bookmarkStart w:id="1018" w:name="_Toc192765692"/>
      <w:bookmarkStart w:id="1019" w:name="_Toc192782244"/>
      <w:bookmarkStart w:id="1020" w:name="_Toc192782852"/>
      <w:bookmarkStart w:id="1021" w:name="_Toc192850771"/>
      <w:bookmarkStart w:id="1022" w:name="_Toc192929258"/>
      <w:bookmarkStart w:id="1023" w:name="_Toc192934946"/>
      <w:bookmarkStart w:id="1024" w:name="_Toc193016294"/>
      <w:bookmarkStart w:id="1025" w:name="_Toc192335447"/>
      <w:bookmarkStart w:id="1026" w:name="_Toc192405974"/>
      <w:bookmarkStart w:id="1027" w:name="_Toc192408379"/>
      <w:bookmarkStart w:id="1028" w:name="_Toc192408825"/>
      <w:bookmarkStart w:id="1029" w:name="_Toc192496285"/>
      <w:bookmarkStart w:id="1030" w:name="_Toc192502490"/>
      <w:bookmarkStart w:id="1031" w:name="_Toc192509379"/>
      <w:bookmarkStart w:id="1032" w:name="_Toc192510100"/>
      <w:bookmarkStart w:id="1033" w:name="_Toc192515990"/>
      <w:bookmarkStart w:id="1034" w:name="_Toc192579093"/>
      <w:bookmarkStart w:id="1035" w:name="_Toc192581034"/>
      <w:bookmarkStart w:id="1036" w:name="_Toc192581476"/>
      <w:bookmarkStart w:id="1037" w:name="_Toc192762506"/>
      <w:bookmarkStart w:id="1038" w:name="_Toc192765080"/>
      <w:bookmarkStart w:id="1039" w:name="_Toc192765693"/>
      <w:bookmarkStart w:id="1040" w:name="_Toc192782245"/>
      <w:bookmarkStart w:id="1041" w:name="_Toc192782853"/>
      <w:bookmarkStart w:id="1042" w:name="_Toc192850772"/>
      <w:bookmarkStart w:id="1043" w:name="_Toc192929259"/>
      <w:bookmarkStart w:id="1044" w:name="_Toc192934947"/>
      <w:bookmarkStart w:id="1045" w:name="_Toc193016295"/>
      <w:bookmarkStart w:id="1046" w:name="_Toc192335448"/>
      <w:bookmarkStart w:id="1047" w:name="_Toc192405975"/>
      <w:bookmarkStart w:id="1048" w:name="_Toc192408380"/>
      <w:bookmarkStart w:id="1049" w:name="_Toc192408826"/>
      <w:bookmarkStart w:id="1050" w:name="_Toc192496286"/>
      <w:bookmarkStart w:id="1051" w:name="_Toc192502491"/>
      <w:bookmarkStart w:id="1052" w:name="_Toc192509380"/>
      <w:bookmarkStart w:id="1053" w:name="_Toc192510101"/>
      <w:bookmarkStart w:id="1054" w:name="_Toc192515991"/>
      <w:bookmarkStart w:id="1055" w:name="_Toc192579094"/>
      <w:bookmarkStart w:id="1056" w:name="_Toc192581035"/>
      <w:bookmarkStart w:id="1057" w:name="_Toc192581477"/>
      <w:bookmarkStart w:id="1058" w:name="_Toc192762507"/>
      <w:bookmarkStart w:id="1059" w:name="_Toc192765081"/>
      <w:bookmarkStart w:id="1060" w:name="_Toc192765694"/>
      <w:bookmarkStart w:id="1061" w:name="_Toc192782246"/>
      <w:bookmarkStart w:id="1062" w:name="_Toc192782854"/>
      <w:bookmarkStart w:id="1063" w:name="_Toc192850773"/>
      <w:bookmarkStart w:id="1064" w:name="_Toc192929260"/>
      <w:bookmarkStart w:id="1065" w:name="_Toc192934948"/>
      <w:bookmarkStart w:id="1066" w:name="_Toc193016296"/>
      <w:bookmarkStart w:id="1067" w:name="_Toc192335449"/>
      <w:bookmarkStart w:id="1068" w:name="_Toc192405976"/>
      <w:bookmarkStart w:id="1069" w:name="_Toc192408381"/>
      <w:bookmarkStart w:id="1070" w:name="_Toc192408827"/>
      <w:bookmarkStart w:id="1071" w:name="_Toc192496287"/>
      <w:bookmarkStart w:id="1072" w:name="_Toc192502492"/>
      <w:bookmarkStart w:id="1073" w:name="_Toc192509381"/>
      <w:bookmarkStart w:id="1074" w:name="_Toc192510102"/>
      <w:bookmarkStart w:id="1075" w:name="_Toc192515992"/>
      <w:bookmarkStart w:id="1076" w:name="_Toc192579095"/>
      <w:bookmarkStart w:id="1077" w:name="_Toc192581036"/>
      <w:bookmarkStart w:id="1078" w:name="_Toc192581478"/>
      <w:bookmarkStart w:id="1079" w:name="_Toc192762508"/>
      <w:bookmarkStart w:id="1080" w:name="_Toc192765082"/>
      <w:bookmarkStart w:id="1081" w:name="_Toc192765695"/>
      <w:bookmarkStart w:id="1082" w:name="_Toc192782247"/>
      <w:bookmarkStart w:id="1083" w:name="_Toc192782855"/>
      <w:bookmarkStart w:id="1084" w:name="_Toc192850774"/>
      <w:bookmarkStart w:id="1085" w:name="_Toc192929261"/>
      <w:bookmarkStart w:id="1086" w:name="_Toc192934949"/>
      <w:bookmarkStart w:id="1087" w:name="_Toc193016297"/>
      <w:bookmarkStart w:id="1088" w:name="_Toc192335450"/>
      <w:bookmarkStart w:id="1089" w:name="_Toc192405977"/>
      <w:bookmarkStart w:id="1090" w:name="_Toc192408382"/>
      <w:bookmarkStart w:id="1091" w:name="_Toc192408828"/>
      <w:bookmarkStart w:id="1092" w:name="_Toc192496288"/>
      <w:bookmarkStart w:id="1093" w:name="_Toc192502493"/>
      <w:bookmarkStart w:id="1094" w:name="_Toc192509382"/>
      <w:bookmarkStart w:id="1095" w:name="_Toc192510103"/>
      <w:bookmarkStart w:id="1096" w:name="_Toc192515993"/>
      <w:bookmarkStart w:id="1097" w:name="_Toc192579096"/>
      <w:bookmarkStart w:id="1098" w:name="_Toc192581037"/>
      <w:bookmarkStart w:id="1099" w:name="_Toc192581479"/>
      <w:bookmarkStart w:id="1100" w:name="_Toc192762509"/>
      <w:bookmarkStart w:id="1101" w:name="_Toc192765083"/>
      <w:bookmarkStart w:id="1102" w:name="_Toc192765696"/>
      <w:bookmarkStart w:id="1103" w:name="_Toc192782248"/>
      <w:bookmarkStart w:id="1104" w:name="_Toc192782856"/>
      <w:bookmarkStart w:id="1105" w:name="_Toc192850775"/>
      <w:bookmarkStart w:id="1106" w:name="_Toc192929262"/>
      <w:bookmarkStart w:id="1107" w:name="_Toc192934950"/>
      <w:bookmarkStart w:id="1108" w:name="_Toc193016298"/>
      <w:bookmarkStart w:id="1109" w:name="_Toc192335451"/>
      <w:bookmarkStart w:id="1110" w:name="_Toc192405978"/>
      <w:bookmarkStart w:id="1111" w:name="_Toc192408383"/>
      <w:bookmarkStart w:id="1112" w:name="_Toc192408829"/>
      <w:bookmarkStart w:id="1113" w:name="_Toc192496289"/>
      <w:bookmarkStart w:id="1114" w:name="_Toc192502494"/>
      <w:bookmarkStart w:id="1115" w:name="_Toc192509383"/>
      <w:bookmarkStart w:id="1116" w:name="_Toc192510104"/>
      <w:bookmarkStart w:id="1117" w:name="_Toc192515994"/>
      <w:bookmarkStart w:id="1118" w:name="_Toc192579097"/>
      <w:bookmarkStart w:id="1119" w:name="_Toc192581038"/>
      <w:bookmarkStart w:id="1120" w:name="_Toc192581480"/>
      <w:bookmarkStart w:id="1121" w:name="_Toc192762510"/>
      <w:bookmarkStart w:id="1122" w:name="_Toc192765084"/>
      <w:bookmarkStart w:id="1123" w:name="_Toc192765697"/>
      <w:bookmarkStart w:id="1124" w:name="_Toc192782249"/>
      <w:bookmarkStart w:id="1125" w:name="_Toc192782857"/>
      <w:bookmarkStart w:id="1126" w:name="_Toc192850776"/>
      <w:bookmarkStart w:id="1127" w:name="_Toc192929263"/>
      <w:bookmarkStart w:id="1128" w:name="_Toc192934951"/>
      <w:bookmarkStart w:id="1129" w:name="_Toc193016299"/>
      <w:bookmarkStart w:id="1130" w:name="_Toc192335452"/>
      <w:bookmarkStart w:id="1131" w:name="_Toc192405979"/>
      <w:bookmarkStart w:id="1132" w:name="_Toc192408384"/>
      <w:bookmarkStart w:id="1133" w:name="_Toc192408830"/>
      <w:bookmarkStart w:id="1134" w:name="_Toc192496290"/>
      <w:bookmarkStart w:id="1135" w:name="_Toc192502495"/>
      <w:bookmarkStart w:id="1136" w:name="_Toc192509384"/>
      <w:bookmarkStart w:id="1137" w:name="_Toc192510105"/>
      <w:bookmarkStart w:id="1138" w:name="_Toc192515995"/>
      <w:bookmarkStart w:id="1139" w:name="_Toc192579098"/>
      <w:bookmarkStart w:id="1140" w:name="_Toc192581039"/>
      <w:bookmarkStart w:id="1141" w:name="_Toc192581481"/>
      <w:bookmarkStart w:id="1142" w:name="_Toc192762511"/>
      <w:bookmarkStart w:id="1143" w:name="_Toc192765085"/>
      <w:bookmarkStart w:id="1144" w:name="_Toc192765698"/>
      <w:bookmarkStart w:id="1145" w:name="_Toc192782250"/>
      <w:bookmarkStart w:id="1146" w:name="_Toc192782858"/>
      <w:bookmarkStart w:id="1147" w:name="_Toc192850777"/>
      <w:bookmarkStart w:id="1148" w:name="_Toc192929264"/>
      <w:bookmarkStart w:id="1149" w:name="_Toc192934952"/>
      <w:bookmarkStart w:id="1150" w:name="_Toc193016300"/>
      <w:bookmarkStart w:id="1151" w:name="_Toc192335453"/>
      <w:bookmarkStart w:id="1152" w:name="_Toc192405980"/>
      <w:bookmarkStart w:id="1153" w:name="_Toc192408385"/>
      <w:bookmarkStart w:id="1154" w:name="_Toc192408831"/>
      <w:bookmarkStart w:id="1155" w:name="_Toc192496291"/>
      <w:bookmarkStart w:id="1156" w:name="_Toc192502496"/>
      <w:bookmarkStart w:id="1157" w:name="_Toc192509385"/>
      <w:bookmarkStart w:id="1158" w:name="_Toc192510106"/>
      <w:bookmarkStart w:id="1159" w:name="_Toc192515996"/>
      <w:bookmarkStart w:id="1160" w:name="_Toc192579099"/>
      <w:bookmarkStart w:id="1161" w:name="_Toc192581040"/>
      <w:bookmarkStart w:id="1162" w:name="_Toc192581482"/>
      <w:bookmarkStart w:id="1163" w:name="_Toc192762512"/>
      <w:bookmarkStart w:id="1164" w:name="_Toc192765086"/>
      <w:bookmarkStart w:id="1165" w:name="_Toc192765699"/>
      <w:bookmarkStart w:id="1166" w:name="_Toc192782251"/>
      <w:bookmarkStart w:id="1167" w:name="_Toc192782859"/>
      <w:bookmarkStart w:id="1168" w:name="_Toc192850778"/>
      <w:bookmarkStart w:id="1169" w:name="_Toc192929265"/>
      <w:bookmarkStart w:id="1170" w:name="_Toc192934953"/>
      <w:bookmarkStart w:id="1171" w:name="_Toc193016301"/>
      <w:bookmarkStart w:id="1172" w:name="_Toc192335454"/>
      <w:bookmarkStart w:id="1173" w:name="_Toc192405981"/>
      <w:bookmarkStart w:id="1174" w:name="_Toc192408386"/>
      <w:bookmarkStart w:id="1175" w:name="_Toc192408832"/>
      <w:bookmarkStart w:id="1176" w:name="_Toc192496292"/>
      <w:bookmarkStart w:id="1177" w:name="_Toc192502497"/>
      <w:bookmarkStart w:id="1178" w:name="_Toc192509386"/>
      <w:bookmarkStart w:id="1179" w:name="_Toc192510107"/>
      <w:bookmarkStart w:id="1180" w:name="_Toc192515997"/>
      <w:bookmarkStart w:id="1181" w:name="_Toc192579100"/>
      <w:bookmarkStart w:id="1182" w:name="_Toc192581041"/>
      <w:bookmarkStart w:id="1183" w:name="_Toc192581483"/>
      <w:bookmarkStart w:id="1184" w:name="_Toc192762513"/>
      <w:bookmarkStart w:id="1185" w:name="_Toc192765087"/>
      <w:bookmarkStart w:id="1186" w:name="_Toc192765700"/>
      <w:bookmarkStart w:id="1187" w:name="_Toc192782252"/>
      <w:bookmarkStart w:id="1188" w:name="_Toc192782860"/>
      <w:bookmarkStart w:id="1189" w:name="_Toc192850779"/>
      <w:bookmarkStart w:id="1190" w:name="_Toc192929266"/>
      <w:bookmarkStart w:id="1191" w:name="_Toc192934954"/>
      <w:bookmarkStart w:id="1192" w:name="_Toc193016302"/>
      <w:bookmarkStart w:id="1193" w:name="_Toc192335455"/>
      <w:bookmarkStart w:id="1194" w:name="_Toc192405982"/>
      <w:bookmarkStart w:id="1195" w:name="_Toc192408387"/>
      <w:bookmarkStart w:id="1196" w:name="_Toc192408833"/>
      <w:bookmarkStart w:id="1197" w:name="_Toc192496293"/>
      <w:bookmarkStart w:id="1198" w:name="_Toc192502498"/>
      <w:bookmarkStart w:id="1199" w:name="_Toc192509387"/>
      <w:bookmarkStart w:id="1200" w:name="_Toc192510108"/>
      <w:bookmarkStart w:id="1201" w:name="_Toc192515998"/>
      <w:bookmarkStart w:id="1202" w:name="_Toc192579101"/>
      <w:bookmarkStart w:id="1203" w:name="_Toc192581042"/>
      <w:bookmarkStart w:id="1204" w:name="_Toc192581484"/>
      <w:bookmarkStart w:id="1205" w:name="_Toc192762514"/>
      <w:bookmarkStart w:id="1206" w:name="_Toc192765088"/>
      <w:bookmarkStart w:id="1207" w:name="_Toc192765701"/>
      <w:bookmarkStart w:id="1208" w:name="_Toc192782253"/>
      <w:bookmarkStart w:id="1209" w:name="_Toc192782861"/>
      <w:bookmarkStart w:id="1210" w:name="_Toc192850780"/>
      <w:bookmarkStart w:id="1211" w:name="_Toc192929267"/>
      <w:bookmarkStart w:id="1212" w:name="_Toc192934955"/>
      <w:bookmarkStart w:id="1213" w:name="_Toc193016303"/>
      <w:bookmarkStart w:id="1214" w:name="_Toc192335456"/>
      <w:bookmarkStart w:id="1215" w:name="_Toc192405983"/>
      <w:bookmarkStart w:id="1216" w:name="_Toc192408388"/>
      <w:bookmarkStart w:id="1217" w:name="_Toc192408834"/>
      <w:bookmarkStart w:id="1218" w:name="_Toc192496294"/>
      <w:bookmarkStart w:id="1219" w:name="_Toc192502499"/>
      <w:bookmarkStart w:id="1220" w:name="_Toc192509388"/>
      <w:bookmarkStart w:id="1221" w:name="_Toc192510109"/>
      <w:bookmarkStart w:id="1222" w:name="_Toc192515999"/>
      <w:bookmarkStart w:id="1223" w:name="_Toc192579102"/>
      <w:bookmarkStart w:id="1224" w:name="_Toc192581043"/>
      <w:bookmarkStart w:id="1225" w:name="_Toc192581485"/>
      <w:bookmarkStart w:id="1226" w:name="_Toc192762515"/>
      <w:bookmarkStart w:id="1227" w:name="_Toc192765089"/>
      <w:bookmarkStart w:id="1228" w:name="_Toc192765702"/>
      <w:bookmarkStart w:id="1229" w:name="_Toc192782254"/>
      <w:bookmarkStart w:id="1230" w:name="_Toc192782862"/>
      <w:bookmarkStart w:id="1231" w:name="_Toc192850781"/>
      <w:bookmarkStart w:id="1232" w:name="_Toc192929268"/>
      <w:bookmarkStart w:id="1233" w:name="_Toc192934956"/>
      <w:bookmarkStart w:id="1234" w:name="_Toc193016304"/>
      <w:bookmarkStart w:id="1235" w:name="_Toc192335457"/>
      <w:bookmarkStart w:id="1236" w:name="_Toc192405984"/>
      <w:bookmarkStart w:id="1237" w:name="_Toc192408389"/>
      <w:bookmarkStart w:id="1238" w:name="_Toc192408835"/>
      <w:bookmarkStart w:id="1239" w:name="_Toc192496295"/>
      <w:bookmarkStart w:id="1240" w:name="_Toc192502500"/>
      <w:bookmarkStart w:id="1241" w:name="_Toc192509389"/>
      <w:bookmarkStart w:id="1242" w:name="_Toc192510110"/>
      <w:bookmarkStart w:id="1243" w:name="_Toc192516000"/>
      <w:bookmarkStart w:id="1244" w:name="_Toc192579103"/>
      <w:bookmarkStart w:id="1245" w:name="_Toc192581044"/>
      <w:bookmarkStart w:id="1246" w:name="_Toc192581486"/>
      <w:bookmarkStart w:id="1247" w:name="_Toc192762516"/>
      <w:bookmarkStart w:id="1248" w:name="_Toc192765090"/>
      <w:bookmarkStart w:id="1249" w:name="_Toc192765703"/>
      <w:bookmarkStart w:id="1250" w:name="_Toc192782255"/>
      <w:bookmarkStart w:id="1251" w:name="_Toc192782863"/>
      <w:bookmarkStart w:id="1252" w:name="_Toc192850782"/>
      <w:bookmarkStart w:id="1253" w:name="_Toc192929269"/>
      <w:bookmarkStart w:id="1254" w:name="_Toc192934957"/>
      <w:bookmarkStart w:id="1255" w:name="_Toc193016305"/>
      <w:bookmarkStart w:id="1256" w:name="_Toc192335458"/>
      <w:bookmarkStart w:id="1257" w:name="_Toc192405985"/>
      <w:bookmarkStart w:id="1258" w:name="_Toc192408390"/>
      <w:bookmarkStart w:id="1259" w:name="_Toc192408836"/>
      <w:bookmarkStart w:id="1260" w:name="_Toc192496296"/>
      <w:bookmarkStart w:id="1261" w:name="_Toc192502501"/>
      <w:bookmarkStart w:id="1262" w:name="_Toc192509390"/>
      <w:bookmarkStart w:id="1263" w:name="_Toc192510111"/>
      <w:bookmarkStart w:id="1264" w:name="_Toc192516001"/>
      <w:bookmarkStart w:id="1265" w:name="_Toc192579104"/>
      <w:bookmarkStart w:id="1266" w:name="_Toc192581045"/>
      <w:bookmarkStart w:id="1267" w:name="_Toc192581487"/>
      <w:bookmarkStart w:id="1268" w:name="_Toc192762517"/>
      <w:bookmarkStart w:id="1269" w:name="_Toc192765091"/>
      <w:bookmarkStart w:id="1270" w:name="_Toc192765704"/>
      <w:bookmarkStart w:id="1271" w:name="_Toc192782256"/>
      <w:bookmarkStart w:id="1272" w:name="_Toc192782864"/>
      <w:bookmarkStart w:id="1273" w:name="_Toc192850783"/>
      <w:bookmarkStart w:id="1274" w:name="_Toc192929270"/>
      <w:bookmarkStart w:id="1275" w:name="_Toc192934958"/>
      <w:bookmarkStart w:id="1276" w:name="_Toc193016306"/>
      <w:bookmarkStart w:id="1277" w:name="_Toc192335459"/>
      <w:bookmarkStart w:id="1278" w:name="_Toc192405986"/>
      <w:bookmarkStart w:id="1279" w:name="_Toc192408391"/>
      <w:bookmarkStart w:id="1280" w:name="_Toc192408837"/>
      <w:bookmarkStart w:id="1281" w:name="_Toc192496297"/>
      <w:bookmarkStart w:id="1282" w:name="_Toc192502502"/>
      <w:bookmarkStart w:id="1283" w:name="_Toc192509391"/>
      <w:bookmarkStart w:id="1284" w:name="_Toc192510112"/>
      <w:bookmarkStart w:id="1285" w:name="_Toc192516002"/>
      <w:bookmarkStart w:id="1286" w:name="_Toc192579105"/>
      <w:bookmarkStart w:id="1287" w:name="_Toc192581046"/>
      <w:bookmarkStart w:id="1288" w:name="_Toc192581488"/>
      <w:bookmarkStart w:id="1289" w:name="_Toc192762518"/>
      <w:bookmarkStart w:id="1290" w:name="_Toc192765092"/>
      <w:bookmarkStart w:id="1291" w:name="_Toc192765705"/>
      <w:bookmarkStart w:id="1292" w:name="_Toc192782257"/>
      <w:bookmarkStart w:id="1293" w:name="_Toc192782865"/>
      <w:bookmarkStart w:id="1294" w:name="_Toc192850784"/>
      <w:bookmarkStart w:id="1295" w:name="_Toc192929271"/>
      <w:bookmarkStart w:id="1296" w:name="_Toc192934959"/>
      <w:bookmarkStart w:id="1297" w:name="_Toc193016307"/>
      <w:bookmarkStart w:id="1298" w:name="_Toc192335460"/>
      <w:bookmarkStart w:id="1299" w:name="_Toc192405987"/>
      <w:bookmarkStart w:id="1300" w:name="_Toc192408392"/>
      <w:bookmarkStart w:id="1301" w:name="_Toc192408838"/>
      <w:bookmarkStart w:id="1302" w:name="_Toc192496298"/>
      <w:bookmarkStart w:id="1303" w:name="_Toc192502503"/>
      <w:bookmarkStart w:id="1304" w:name="_Toc192509392"/>
      <w:bookmarkStart w:id="1305" w:name="_Toc192510113"/>
      <w:bookmarkStart w:id="1306" w:name="_Toc192516003"/>
      <w:bookmarkStart w:id="1307" w:name="_Toc192579106"/>
      <w:bookmarkStart w:id="1308" w:name="_Toc192581047"/>
      <w:bookmarkStart w:id="1309" w:name="_Toc192581489"/>
      <w:bookmarkStart w:id="1310" w:name="_Toc192762519"/>
      <w:bookmarkStart w:id="1311" w:name="_Toc192765093"/>
      <w:bookmarkStart w:id="1312" w:name="_Toc192765706"/>
      <w:bookmarkStart w:id="1313" w:name="_Toc192782258"/>
      <w:bookmarkStart w:id="1314" w:name="_Toc192782866"/>
      <w:bookmarkStart w:id="1315" w:name="_Toc192850785"/>
      <w:bookmarkStart w:id="1316" w:name="_Toc192929272"/>
      <w:bookmarkStart w:id="1317" w:name="_Toc192934960"/>
      <w:bookmarkStart w:id="1318" w:name="_Toc193016308"/>
      <w:bookmarkStart w:id="1319" w:name="_Toc192335461"/>
      <w:bookmarkStart w:id="1320" w:name="_Toc192405988"/>
      <w:bookmarkStart w:id="1321" w:name="_Toc192408393"/>
      <w:bookmarkStart w:id="1322" w:name="_Toc192408839"/>
      <w:bookmarkStart w:id="1323" w:name="_Toc192496299"/>
      <w:bookmarkStart w:id="1324" w:name="_Toc192502504"/>
      <w:bookmarkStart w:id="1325" w:name="_Toc192509393"/>
      <w:bookmarkStart w:id="1326" w:name="_Toc192510114"/>
      <w:bookmarkStart w:id="1327" w:name="_Toc192516004"/>
      <w:bookmarkStart w:id="1328" w:name="_Toc192579107"/>
      <w:bookmarkStart w:id="1329" w:name="_Toc192581048"/>
      <w:bookmarkStart w:id="1330" w:name="_Toc192581490"/>
      <w:bookmarkStart w:id="1331" w:name="_Toc192762520"/>
      <w:bookmarkStart w:id="1332" w:name="_Toc192765094"/>
      <w:bookmarkStart w:id="1333" w:name="_Toc192765707"/>
      <w:bookmarkStart w:id="1334" w:name="_Toc192782259"/>
      <w:bookmarkStart w:id="1335" w:name="_Toc192782867"/>
      <w:bookmarkStart w:id="1336" w:name="_Toc192850786"/>
      <w:bookmarkStart w:id="1337" w:name="_Toc192929273"/>
      <w:bookmarkStart w:id="1338" w:name="_Toc192934961"/>
      <w:bookmarkStart w:id="1339" w:name="_Toc193016309"/>
      <w:bookmarkStart w:id="1340" w:name="_Toc192335462"/>
      <w:bookmarkStart w:id="1341" w:name="_Toc192405989"/>
      <w:bookmarkStart w:id="1342" w:name="_Toc192408394"/>
      <w:bookmarkStart w:id="1343" w:name="_Toc192408840"/>
      <w:bookmarkStart w:id="1344" w:name="_Toc192496300"/>
      <w:bookmarkStart w:id="1345" w:name="_Toc192502505"/>
      <w:bookmarkStart w:id="1346" w:name="_Toc192509394"/>
      <w:bookmarkStart w:id="1347" w:name="_Toc192510115"/>
      <w:bookmarkStart w:id="1348" w:name="_Toc192516005"/>
      <w:bookmarkStart w:id="1349" w:name="_Toc192579108"/>
      <w:bookmarkStart w:id="1350" w:name="_Toc192581049"/>
      <w:bookmarkStart w:id="1351" w:name="_Toc192581491"/>
      <w:bookmarkStart w:id="1352" w:name="_Toc192762521"/>
      <w:bookmarkStart w:id="1353" w:name="_Toc192765095"/>
      <w:bookmarkStart w:id="1354" w:name="_Toc192765708"/>
      <w:bookmarkStart w:id="1355" w:name="_Toc192782260"/>
      <w:bookmarkStart w:id="1356" w:name="_Toc192782868"/>
      <w:bookmarkStart w:id="1357" w:name="_Toc192850787"/>
      <w:bookmarkStart w:id="1358" w:name="_Toc192929274"/>
      <w:bookmarkStart w:id="1359" w:name="_Toc192934962"/>
      <w:bookmarkStart w:id="1360" w:name="_Toc193016310"/>
      <w:bookmarkStart w:id="1361" w:name="_Toc192335463"/>
      <w:bookmarkStart w:id="1362" w:name="_Toc192405990"/>
      <w:bookmarkStart w:id="1363" w:name="_Toc192408395"/>
      <w:bookmarkStart w:id="1364" w:name="_Toc192408841"/>
      <w:bookmarkStart w:id="1365" w:name="_Toc192496301"/>
      <w:bookmarkStart w:id="1366" w:name="_Toc192502506"/>
      <w:bookmarkStart w:id="1367" w:name="_Toc192509395"/>
      <w:bookmarkStart w:id="1368" w:name="_Toc192510116"/>
      <w:bookmarkStart w:id="1369" w:name="_Toc192516006"/>
      <w:bookmarkStart w:id="1370" w:name="_Toc192579109"/>
      <w:bookmarkStart w:id="1371" w:name="_Toc192581050"/>
      <w:bookmarkStart w:id="1372" w:name="_Toc192581492"/>
      <w:bookmarkStart w:id="1373" w:name="_Toc192762522"/>
      <w:bookmarkStart w:id="1374" w:name="_Toc192765096"/>
      <w:bookmarkStart w:id="1375" w:name="_Toc192765709"/>
      <w:bookmarkStart w:id="1376" w:name="_Toc192782261"/>
      <w:bookmarkStart w:id="1377" w:name="_Toc192782869"/>
      <w:bookmarkStart w:id="1378" w:name="_Toc192850788"/>
      <w:bookmarkStart w:id="1379" w:name="_Toc192929275"/>
      <w:bookmarkStart w:id="1380" w:name="_Toc192934963"/>
      <w:bookmarkStart w:id="1381" w:name="_Toc193016311"/>
      <w:bookmarkStart w:id="1382" w:name="_Toc192335464"/>
      <w:bookmarkStart w:id="1383" w:name="_Toc192405991"/>
      <w:bookmarkStart w:id="1384" w:name="_Toc192408396"/>
      <w:bookmarkStart w:id="1385" w:name="_Toc192408842"/>
      <w:bookmarkStart w:id="1386" w:name="_Toc192496302"/>
      <w:bookmarkStart w:id="1387" w:name="_Toc192502507"/>
      <w:bookmarkStart w:id="1388" w:name="_Toc192509396"/>
      <w:bookmarkStart w:id="1389" w:name="_Toc192510117"/>
      <w:bookmarkStart w:id="1390" w:name="_Toc192516007"/>
      <w:bookmarkStart w:id="1391" w:name="_Toc192579110"/>
      <w:bookmarkStart w:id="1392" w:name="_Toc192581051"/>
      <w:bookmarkStart w:id="1393" w:name="_Toc192581493"/>
      <w:bookmarkStart w:id="1394" w:name="_Toc192762523"/>
      <w:bookmarkStart w:id="1395" w:name="_Toc192765097"/>
      <w:bookmarkStart w:id="1396" w:name="_Toc192765710"/>
      <w:bookmarkStart w:id="1397" w:name="_Toc192782262"/>
      <w:bookmarkStart w:id="1398" w:name="_Toc192782870"/>
      <w:bookmarkStart w:id="1399" w:name="_Toc192850789"/>
      <w:bookmarkStart w:id="1400" w:name="_Toc192929276"/>
      <w:bookmarkStart w:id="1401" w:name="_Toc192934964"/>
      <w:bookmarkStart w:id="1402" w:name="_Toc193016312"/>
      <w:bookmarkStart w:id="1403" w:name="_Toc192335465"/>
      <w:bookmarkStart w:id="1404" w:name="_Toc192405992"/>
      <w:bookmarkStart w:id="1405" w:name="_Toc192408397"/>
      <w:bookmarkStart w:id="1406" w:name="_Toc192408843"/>
      <w:bookmarkStart w:id="1407" w:name="_Toc192496303"/>
      <w:bookmarkStart w:id="1408" w:name="_Toc192502508"/>
      <w:bookmarkStart w:id="1409" w:name="_Toc192509397"/>
      <w:bookmarkStart w:id="1410" w:name="_Toc192510118"/>
      <w:bookmarkStart w:id="1411" w:name="_Toc192516008"/>
      <w:bookmarkStart w:id="1412" w:name="_Toc192579111"/>
      <w:bookmarkStart w:id="1413" w:name="_Toc192581052"/>
      <w:bookmarkStart w:id="1414" w:name="_Toc192581494"/>
      <w:bookmarkStart w:id="1415" w:name="_Toc192762524"/>
      <w:bookmarkStart w:id="1416" w:name="_Toc192765098"/>
      <w:bookmarkStart w:id="1417" w:name="_Toc192765711"/>
      <w:bookmarkStart w:id="1418" w:name="_Toc192782263"/>
      <w:bookmarkStart w:id="1419" w:name="_Toc192782871"/>
      <w:bookmarkStart w:id="1420" w:name="_Toc192850790"/>
      <w:bookmarkStart w:id="1421" w:name="_Toc192929277"/>
      <w:bookmarkStart w:id="1422" w:name="_Toc192934965"/>
      <w:bookmarkStart w:id="1423" w:name="_Toc193016313"/>
      <w:bookmarkStart w:id="1424" w:name="_Toc192335466"/>
      <w:bookmarkStart w:id="1425" w:name="_Toc192405993"/>
      <w:bookmarkStart w:id="1426" w:name="_Toc192408398"/>
      <w:bookmarkStart w:id="1427" w:name="_Toc192408844"/>
      <w:bookmarkStart w:id="1428" w:name="_Toc192496304"/>
      <w:bookmarkStart w:id="1429" w:name="_Toc192502509"/>
      <w:bookmarkStart w:id="1430" w:name="_Toc192509398"/>
      <w:bookmarkStart w:id="1431" w:name="_Toc192510119"/>
      <w:bookmarkStart w:id="1432" w:name="_Toc192516009"/>
      <w:bookmarkStart w:id="1433" w:name="_Toc192579112"/>
      <w:bookmarkStart w:id="1434" w:name="_Toc192581053"/>
      <w:bookmarkStart w:id="1435" w:name="_Toc192581495"/>
      <w:bookmarkStart w:id="1436" w:name="_Toc192762525"/>
      <w:bookmarkStart w:id="1437" w:name="_Toc192765099"/>
      <w:bookmarkStart w:id="1438" w:name="_Toc192765712"/>
      <w:bookmarkStart w:id="1439" w:name="_Toc192782264"/>
      <w:bookmarkStart w:id="1440" w:name="_Toc192782872"/>
      <w:bookmarkStart w:id="1441" w:name="_Toc192850791"/>
      <w:bookmarkStart w:id="1442" w:name="_Toc192929278"/>
      <w:bookmarkStart w:id="1443" w:name="_Toc192934966"/>
      <w:bookmarkStart w:id="1444" w:name="_Toc193016314"/>
      <w:bookmarkStart w:id="1445" w:name="_Toc192335467"/>
      <w:bookmarkStart w:id="1446" w:name="_Toc192405994"/>
      <w:bookmarkStart w:id="1447" w:name="_Toc192408399"/>
      <w:bookmarkStart w:id="1448" w:name="_Toc192408845"/>
      <w:bookmarkStart w:id="1449" w:name="_Toc192496305"/>
      <w:bookmarkStart w:id="1450" w:name="_Toc192502510"/>
      <w:bookmarkStart w:id="1451" w:name="_Toc192509399"/>
      <w:bookmarkStart w:id="1452" w:name="_Toc192510120"/>
      <w:bookmarkStart w:id="1453" w:name="_Toc192516010"/>
      <w:bookmarkStart w:id="1454" w:name="_Toc192579113"/>
      <w:bookmarkStart w:id="1455" w:name="_Toc192581054"/>
      <w:bookmarkStart w:id="1456" w:name="_Toc192581496"/>
      <w:bookmarkStart w:id="1457" w:name="_Toc192762526"/>
      <w:bookmarkStart w:id="1458" w:name="_Toc192765100"/>
      <w:bookmarkStart w:id="1459" w:name="_Toc192765713"/>
      <w:bookmarkStart w:id="1460" w:name="_Toc192782265"/>
      <w:bookmarkStart w:id="1461" w:name="_Toc192782873"/>
      <w:bookmarkStart w:id="1462" w:name="_Toc192850792"/>
      <w:bookmarkStart w:id="1463" w:name="_Toc192929279"/>
      <w:bookmarkStart w:id="1464" w:name="_Toc192934967"/>
      <w:bookmarkStart w:id="1465" w:name="_Toc193016315"/>
      <w:bookmarkStart w:id="1466" w:name="_Toc192335468"/>
      <w:bookmarkStart w:id="1467" w:name="_Toc192405995"/>
      <w:bookmarkStart w:id="1468" w:name="_Toc192408400"/>
      <w:bookmarkStart w:id="1469" w:name="_Toc192408846"/>
      <w:bookmarkStart w:id="1470" w:name="_Toc192496306"/>
      <w:bookmarkStart w:id="1471" w:name="_Toc192502511"/>
      <w:bookmarkStart w:id="1472" w:name="_Toc192509400"/>
      <w:bookmarkStart w:id="1473" w:name="_Toc192510121"/>
      <w:bookmarkStart w:id="1474" w:name="_Toc192516011"/>
      <w:bookmarkStart w:id="1475" w:name="_Toc192579114"/>
      <w:bookmarkStart w:id="1476" w:name="_Toc192581055"/>
      <w:bookmarkStart w:id="1477" w:name="_Toc192581497"/>
      <w:bookmarkStart w:id="1478" w:name="_Toc192762527"/>
      <w:bookmarkStart w:id="1479" w:name="_Toc192765101"/>
      <w:bookmarkStart w:id="1480" w:name="_Toc192765714"/>
      <w:bookmarkStart w:id="1481" w:name="_Toc192782266"/>
      <w:bookmarkStart w:id="1482" w:name="_Toc192782874"/>
      <w:bookmarkStart w:id="1483" w:name="_Toc192850793"/>
      <w:bookmarkStart w:id="1484" w:name="_Toc192929280"/>
      <w:bookmarkStart w:id="1485" w:name="_Toc192934968"/>
      <w:bookmarkStart w:id="1486" w:name="_Toc193016316"/>
      <w:bookmarkStart w:id="1487" w:name="_Toc192335469"/>
      <w:bookmarkStart w:id="1488" w:name="_Toc192405996"/>
      <w:bookmarkStart w:id="1489" w:name="_Toc192408401"/>
      <w:bookmarkStart w:id="1490" w:name="_Toc192408847"/>
      <w:bookmarkStart w:id="1491" w:name="_Toc192496307"/>
      <w:bookmarkStart w:id="1492" w:name="_Toc192502512"/>
      <w:bookmarkStart w:id="1493" w:name="_Toc192509401"/>
      <w:bookmarkStart w:id="1494" w:name="_Toc192510122"/>
      <w:bookmarkStart w:id="1495" w:name="_Toc192516012"/>
      <w:bookmarkStart w:id="1496" w:name="_Toc192579115"/>
      <w:bookmarkStart w:id="1497" w:name="_Toc192581056"/>
      <w:bookmarkStart w:id="1498" w:name="_Toc192581498"/>
      <w:bookmarkStart w:id="1499" w:name="_Toc192762528"/>
      <w:bookmarkStart w:id="1500" w:name="_Toc192765102"/>
      <w:bookmarkStart w:id="1501" w:name="_Toc192765715"/>
      <w:bookmarkStart w:id="1502" w:name="_Toc192782267"/>
      <w:bookmarkStart w:id="1503" w:name="_Toc192782875"/>
      <w:bookmarkStart w:id="1504" w:name="_Toc192850794"/>
      <w:bookmarkStart w:id="1505" w:name="_Toc192929281"/>
      <w:bookmarkStart w:id="1506" w:name="_Toc192934969"/>
      <w:bookmarkStart w:id="1507" w:name="_Toc193016317"/>
      <w:bookmarkStart w:id="1508" w:name="_Toc192335470"/>
      <w:bookmarkStart w:id="1509" w:name="_Toc192405997"/>
      <w:bookmarkStart w:id="1510" w:name="_Toc192408402"/>
      <w:bookmarkStart w:id="1511" w:name="_Toc192408848"/>
      <w:bookmarkStart w:id="1512" w:name="_Toc192496308"/>
      <w:bookmarkStart w:id="1513" w:name="_Toc192502513"/>
      <w:bookmarkStart w:id="1514" w:name="_Toc192509402"/>
      <w:bookmarkStart w:id="1515" w:name="_Toc192510123"/>
      <w:bookmarkStart w:id="1516" w:name="_Toc192516013"/>
      <w:bookmarkStart w:id="1517" w:name="_Toc192579116"/>
      <w:bookmarkStart w:id="1518" w:name="_Toc192581057"/>
      <w:bookmarkStart w:id="1519" w:name="_Toc192581499"/>
      <w:bookmarkStart w:id="1520" w:name="_Toc192762529"/>
      <w:bookmarkStart w:id="1521" w:name="_Toc192765103"/>
      <w:bookmarkStart w:id="1522" w:name="_Toc192765716"/>
      <w:bookmarkStart w:id="1523" w:name="_Toc192782268"/>
      <w:bookmarkStart w:id="1524" w:name="_Toc192782876"/>
      <w:bookmarkStart w:id="1525" w:name="_Toc192850795"/>
      <w:bookmarkStart w:id="1526" w:name="_Toc192929282"/>
      <w:bookmarkStart w:id="1527" w:name="_Toc192934970"/>
      <w:bookmarkStart w:id="1528" w:name="_Toc193016318"/>
      <w:bookmarkStart w:id="1529" w:name="_Toc192335471"/>
      <w:bookmarkStart w:id="1530" w:name="_Toc192405998"/>
      <w:bookmarkStart w:id="1531" w:name="_Toc192408403"/>
      <w:bookmarkStart w:id="1532" w:name="_Toc192408849"/>
      <w:bookmarkStart w:id="1533" w:name="_Toc192496309"/>
      <w:bookmarkStart w:id="1534" w:name="_Toc192502514"/>
      <w:bookmarkStart w:id="1535" w:name="_Toc192509403"/>
      <w:bookmarkStart w:id="1536" w:name="_Toc192510124"/>
      <w:bookmarkStart w:id="1537" w:name="_Toc192516014"/>
      <w:bookmarkStart w:id="1538" w:name="_Toc192579117"/>
      <w:bookmarkStart w:id="1539" w:name="_Toc192581058"/>
      <w:bookmarkStart w:id="1540" w:name="_Toc192581500"/>
      <w:bookmarkStart w:id="1541" w:name="_Toc192762530"/>
      <w:bookmarkStart w:id="1542" w:name="_Toc192765104"/>
      <w:bookmarkStart w:id="1543" w:name="_Toc192765717"/>
      <w:bookmarkStart w:id="1544" w:name="_Toc192782269"/>
      <w:bookmarkStart w:id="1545" w:name="_Toc192782877"/>
      <w:bookmarkStart w:id="1546" w:name="_Toc192850796"/>
      <w:bookmarkStart w:id="1547" w:name="_Toc192929283"/>
      <w:bookmarkStart w:id="1548" w:name="_Toc192934971"/>
      <w:bookmarkStart w:id="1549" w:name="_Toc193016319"/>
      <w:bookmarkStart w:id="1550" w:name="_Toc192335472"/>
      <w:bookmarkStart w:id="1551" w:name="_Toc192405999"/>
      <w:bookmarkStart w:id="1552" w:name="_Toc192408404"/>
      <w:bookmarkStart w:id="1553" w:name="_Toc192408850"/>
      <w:bookmarkStart w:id="1554" w:name="_Toc192496310"/>
      <w:bookmarkStart w:id="1555" w:name="_Toc192502515"/>
      <w:bookmarkStart w:id="1556" w:name="_Toc192509404"/>
      <w:bookmarkStart w:id="1557" w:name="_Toc192510125"/>
      <w:bookmarkStart w:id="1558" w:name="_Toc192516015"/>
      <w:bookmarkStart w:id="1559" w:name="_Toc192579118"/>
      <w:bookmarkStart w:id="1560" w:name="_Toc192581059"/>
      <w:bookmarkStart w:id="1561" w:name="_Toc192581501"/>
      <w:bookmarkStart w:id="1562" w:name="_Toc192762531"/>
      <w:bookmarkStart w:id="1563" w:name="_Toc192765105"/>
      <w:bookmarkStart w:id="1564" w:name="_Toc192765718"/>
      <w:bookmarkStart w:id="1565" w:name="_Toc192782270"/>
      <w:bookmarkStart w:id="1566" w:name="_Toc192782878"/>
      <w:bookmarkStart w:id="1567" w:name="_Toc192850797"/>
      <w:bookmarkStart w:id="1568" w:name="_Toc192929284"/>
      <w:bookmarkStart w:id="1569" w:name="_Toc192934972"/>
      <w:bookmarkStart w:id="1570" w:name="_Toc193016320"/>
      <w:bookmarkStart w:id="1571" w:name="_Toc192335473"/>
      <w:bookmarkStart w:id="1572" w:name="_Toc192406000"/>
      <w:bookmarkStart w:id="1573" w:name="_Toc192408405"/>
      <w:bookmarkStart w:id="1574" w:name="_Toc192408851"/>
      <w:bookmarkStart w:id="1575" w:name="_Toc192496311"/>
      <w:bookmarkStart w:id="1576" w:name="_Toc192502516"/>
      <w:bookmarkStart w:id="1577" w:name="_Toc192509405"/>
      <w:bookmarkStart w:id="1578" w:name="_Toc192510126"/>
      <w:bookmarkStart w:id="1579" w:name="_Toc192516016"/>
      <w:bookmarkStart w:id="1580" w:name="_Toc192579119"/>
      <w:bookmarkStart w:id="1581" w:name="_Toc192581060"/>
      <w:bookmarkStart w:id="1582" w:name="_Toc192581502"/>
      <w:bookmarkStart w:id="1583" w:name="_Toc192762532"/>
      <w:bookmarkStart w:id="1584" w:name="_Toc192765106"/>
      <w:bookmarkStart w:id="1585" w:name="_Toc192765719"/>
      <w:bookmarkStart w:id="1586" w:name="_Toc192782271"/>
      <w:bookmarkStart w:id="1587" w:name="_Toc192782879"/>
      <w:bookmarkStart w:id="1588" w:name="_Toc192850798"/>
      <w:bookmarkStart w:id="1589" w:name="_Toc192929285"/>
      <w:bookmarkStart w:id="1590" w:name="_Toc192934973"/>
      <w:bookmarkStart w:id="1591" w:name="_Toc193016321"/>
      <w:bookmarkStart w:id="1592" w:name="_Toc192335474"/>
      <w:bookmarkStart w:id="1593" w:name="_Toc192406001"/>
      <w:bookmarkStart w:id="1594" w:name="_Toc192408406"/>
      <w:bookmarkStart w:id="1595" w:name="_Toc192408852"/>
      <w:bookmarkStart w:id="1596" w:name="_Toc192496312"/>
      <w:bookmarkStart w:id="1597" w:name="_Toc192502517"/>
      <w:bookmarkStart w:id="1598" w:name="_Toc192509406"/>
      <w:bookmarkStart w:id="1599" w:name="_Toc192510127"/>
      <w:bookmarkStart w:id="1600" w:name="_Toc192516017"/>
      <w:bookmarkStart w:id="1601" w:name="_Toc192579120"/>
      <w:bookmarkStart w:id="1602" w:name="_Toc192581061"/>
      <w:bookmarkStart w:id="1603" w:name="_Toc192581503"/>
      <w:bookmarkStart w:id="1604" w:name="_Toc192762533"/>
      <w:bookmarkStart w:id="1605" w:name="_Toc192765107"/>
      <w:bookmarkStart w:id="1606" w:name="_Toc192765720"/>
      <w:bookmarkStart w:id="1607" w:name="_Toc192782272"/>
      <w:bookmarkStart w:id="1608" w:name="_Toc192782880"/>
      <w:bookmarkStart w:id="1609" w:name="_Toc192850799"/>
      <w:bookmarkStart w:id="1610" w:name="_Toc192929286"/>
      <w:bookmarkStart w:id="1611" w:name="_Toc192934974"/>
      <w:bookmarkStart w:id="1612" w:name="_Toc193016322"/>
      <w:bookmarkStart w:id="1613" w:name="_Toc192335475"/>
      <w:bookmarkStart w:id="1614" w:name="_Toc192406002"/>
      <w:bookmarkStart w:id="1615" w:name="_Toc192408407"/>
      <w:bookmarkStart w:id="1616" w:name="_Toc192408853"/>
      <w:bookmarkStart w:id="1617" w:name="_Toc192496313"/>
      <w:bookmarkStart w:id="1618" w:name="_Toc192502518"/>
      <w:bookmarkStart w:id="1619" w:name="_Toc192509407"/>
      <w:bookmarkStart w:id="1620" w:name="_Toc192510128"/>
      <w:bookmarkStart w:id="1621" w:name="_Toc192516018"/>
      <w:bookmarkStart w:id="1622" w:name="_Toc192579121"/>
      <w:bookmarkStart w:id="1623" w:name="_Toc192581062"/>
      <w:bookmarkStart w:id="1624" w:name="_Toc192581504"/>
      <w:bookmarkStart w:id="1625" w:name="_Toc192762534"/>
      <w:bookmarkStart w:id="1626" w:name="_Toc192765108"/>
      <w:bookmarkStart w:id="1627" w:name="_Toc192765721"/>
      <w:bookmarkStart w:id="1628" w:name="_Toc192782273"/>
      <w:bookmarkStart w:id="1629" w:name="_Toc192782881"/>
      <w:bookmarkStart w:id="1630" w:name="_Toc192850800"/>
      <w:bookmarkStart w:id="1631" w:name="_Toc192929287"/>
      <w:bookmarkStart w:id="1632" w:name="_Toc192934975"/>
      <w:bookmarkStart w:id="1633" w:name="_Toc193016323"/>
      <w:bookmarkStart w:id="1634" w:name="_Toc192335476"/>
      <w:bookmarkStart w:id="1635" w:name="_Toc192406003"/>
      <w:bookmarkStart w:id="1636" w:name="_Toc192408408"/>
      <w:bookmarkStart w:id="1637" w:name="_Toc192408854"/>
      <w:bookmarkStart w:id="1638" w:name="_Toc192496314"/>
      <w:bookmarkStart w:id="1639" w:name="_Toc192502519"/>
      <w:bookmarkStart w:id="1640" w:name="_Toc192509408"/>
      <w:bookmarkStart w:id="1641" w:name="_Toc192510129"/>
      <w:bookmarkStart w:id="1642" w:name="_Toc192516019"/>
      <w:bookmarkStart w:id="1643" w:name="_Toc192579122"/>
      <w:bookmarkStart w:id="1644" w:name="_Toc192581063"/>
      <w:bookmarkStart w:id="1645" w:name="_Toc192581505"/>
      <w:bookmarkStart w:id="1646" w:name="_Toc192762535"/>
      <w:bookmarkStart w:id="1647" w:name="_Toc192765109"/>
      <w:bookmarkStart w:id="1648" w:name="_Toc192765722"/>
      <w:bookmarkStart w:id="1649" w:name="_Toc192782274"/>
      <w:bookmarkStart w:id="1650" w:name="_Toc192782882"/>
      <w:bookmarkStart w:id="1651" w:name="_Toc192850801"/>
      <w:bookmarkStart w:id="1652" w:name="_Toc192929288"/>
      <w:bookmarkStart w:id="1653" w:name="_Toc192934976"/>
      <w:bookmarkStart w:id="1654" w:name="_Toc193016324"/>
      <w:bookmarkStart w:id="1655" w:name="_Toc192335477"/>
      <w:bookmarkStart w:id="1656" w:name="_Toc192406004"/>
      <w:bookmarkStart w:id="1657" w:name="_Toc192408409"/>
      <w:bookmarkStart w:id="1658" w:name="_Toc192408855"/>
      <w:bookmarkStart w:id="1659" w:name="_Toc192496315"/>
      <w:bookmarkStart w:id="1660" w:name="_Toc192502520"/>
      <w:bookmarkStart w:id="1661" w:name="_Toc192509409"/>
      <w:bookmarkStart w:id="1662" w:name="_Toc192510130"/>
      <w:bookmarkStart w:id="1663" w:name="_Toc192516020"/>
      <w:bookmarkStart w:id="1664" w:name="_Toc192579123"/>
      <w:bookmarkStart w:id="1665" w:name="_Toc192581064"/>
      <w:bookmarkStart w:id="1666" w:name="_Toc192581506"/>
      <w:bookmarkStart w:id="1667" w:name="_Toc192762536"/>
      <w:bookmarkStart w:id="1668" w:name="_Toc192765110"/>
      <w:bookmarkStart w:id="1669" w:name="_Toc192765723"/>
      <w:bookmarkStart w:id="1670" w:name="_Toc192782275"/>
      <w:bookmarkStart w:id="1671" w:name="_Toc192782883"/>
      <w:bookmarkStart w:id="1672" w:name="_Toc192850802"/>
      <w:bookmarkStart w:id="1673" w:name="_Toc192929289"/>
      <w:bookmarkStart w:id="1674" w:name="_Toc192934977"/>
      <w:bookmarkStart w:id="1675" w:name="_Toc193016325"/>
      <w:bookmarkStart w:id="1676" w:name="_Toc192335478"/>
      <w:bookmarkStart w:id="1677" w:name="_Toc192406005"/>
      <w:bookmarkStart w:id="1678" w:name="_Toc192408410"/>
      <w:bookmarkStart w:id="1679" w:name="_Toc192408856"/>
      <w:bookmarkStart w:id="1680" w:name="_Toc192496316"/>
      <w:bookmarkStart w:id="1681" w:name="_Toc192502521"/>
      <w:bookmarkStart w:id="1682" w:name="_Toc192509410"/>
      <w:bookmarkStart w:id="1683" w:name="_Toc192510131"/>
      <w:bookmarkStart w:id="1684" w:name="_Toc192516021"/>
      <w:bookmarkStart w:id="1685" w:name="_Toc192579124"/>
      <w:bookmarkStart w:id="1686" w:name="_Toc192581065"/>
      <w:bookmarkStart w:id="1687" w:name="_Toc192581507"/>
      <w:bookmarkStart w:id="1688" w:name="_Toc192762537"/>
      <w:bookmarkStart w:id="1689" w:name="_Toc192765111"/>
      <w:bookmarkStart w:id="1690" w:name="_Toc192765724"/>
      <w:bookmarkStart w:id="1691" w:name="_Toc192782276"/>
      <w:bookmarkStart w:id="1692" w:name="_Toc192782884"/>
      <w:bookmarkStart w:id="1693" w:name="_Toc192850803"/>
      <w:bookmarkStart w:id="1694" w:name="_Toc192929290"/>
      <w:bookmarkStart w:id="1695" w:name="_Toc192934978"/>
      <w:bookmarkStart w:id="1696" w:name="_Toc193016326"/>
      <w:bookmarkStart w:id="1697" w:name="_Toc192335479"/>
      <w:bookmarkStart w:id="1698" w:name="_Toc192406006"/>
      <w:bookmarkStart w:id="1699" w:name="_Toc192408411"/>
      <w:bookmarkStart w:id="1700" w:name="_Toc192408857"/>
      <w:bookmarkStart w:id="1701" w:name="_Toc192496317"/>
      <w:bookmarkStart w:id="1702" w:name="_Toc192502522"/>
      <w:bookmarkStart w:id="1703" w:name="_Toc192509411"/>
      <w:bookmarkStart w:id="1704" w:name="_Toc192510132"/>
      <w:bookmarkStart w:id="1705" w:name="_Toc192516022"/>
      <w:bookmarkStart w:id="1706" w:name="_Toc192579125"/>
      <w:bookmarkStart w:id="1707" w:name="_Toc192581066"/>
      <w:bookmarkStart w:id="1708" w:name="_Toc192581508"/>
      <w:bookmarkStart w:id="1709" w:name="_Toc192762538"/>
      <w:bookmarkStart w:id="1710" w:name="_Toc192765112"/>
      <w:bookmarkStart w:id="1711" w:name="_Toc192765725"/>
      <w:bookmarkStart w:id="1712" w:name="_Toc192782277"/>
      <w:bookmarkStart w:id="1713" w:name="_Toc192782885"/>
      <w:bookmarkStart w:id="1714" w:name="_Toc192850804"/>
      <w:bookmarkStart w:id="1715" w:name="_Toc192929291"/>
      <w:bookmarkStart w:id="1716" w:name="_Toc192934979"/>
      <w:bookmarkStart w:id="1717" w:name="_Toc193016327"/>
      <w:bookmarkStart w:id="1718" w:name="_Toc192335480"/>
      <w:bookmarkStart w:id="1719" w:name="_Toc192406007"/>
      <w:bookmarkStart w:id="1720" w:name="_Toc192408412"/>
      <w:bookmarkStart w:id="1721" w:name="_Toc192408858"/>
      <w:bookmarkStart w:id="1722" w:name="_Toc192496318"/>
      <w:bookmarkStart w:id="1723" w:name="_Toc192502523"/>
      <w:bookmarkStart w:id="1724" w:name="_Toc192509412"/>
      <w:bookmarkStart w:id="1725" w:name="_Toc192510133"/>
      <w:bookmarkStart w:id="1726" w:name="_Toc192516023"/>
      <w:bookmarkStart w:id="1727" w:name="_Toc192579126"/>
      <w:bookmarkStart w:id="1728" w:name="_Toc192581067"/>
      <w:bookmarkStart w:id="1729" w:name="_Toc192581509"/>
      <w:bookmarkStart w:id="1730" w:name="_Toc192762539"/>
      <w:bookmarkStart w:id="1731" w:name="_Toc192765113"/>
      <w:bookmarkStart w:id="1732" w:name="_Toc192765726"/>
      <w:bookmarkStart w:id="1733" w:name="_Toc192782278"/>
      <w:bookmarkStart w:id="1734" w:name="_Toc192782886"/>
      <w:bookmarkStart w:id="1735" w:name="_Toc192850805"/>
      <w:bookmarkStart w:id="1736" w:name="_Toc192929292"/>
      <w:bookmarkStart w:id="1737" w:name="_Toc192934980"/>
      <w:bookmarkStart w:id="1738" w:name="_Toc193016328"/>
      <w:bookmarkStart w:id="1739" w:name="_Toc192335481"/>
      <w:bookmarkStart w:id="1740" w:name="_Toc192406008"/>
      <w:bookmarkStart w:id="1741" w:name="_Toc192408413"/>
      <w:bookmarkStart w:id="1742" w:name="_Toc192408859"/>
      <w:bookmarkStart w:id="1743" w:name="_Toc192496319"/>
      <w:bookmarkStart w:id="1744" w:name="_Toc192502524"/>
      <w:bookmarkStart w:id="1745" w:name="_Toc192509413"/>
      <w:bookmarkStart w:id="1746" w:name="_Toc192510134"/>
      <w:bookmarkStart w:id="1747" w:name="_Toc192516024"/>
      <w:bookmarkStart w:id="1748" w:name="_Toc192579127"/>
      <w:bookmarkStart w:id="1749" w:name="_Toc192581068"/>
      <w:bookmarkStart w:id="1750" w:name="_Toc192581510"/>
      <w:bookmarkStart w:id="1751" w:name="_Toc192762540"/>
      <w:bookmarkStart w:id="1752" w:name="_Toc192765114"/>
      <w:bookmarkStart w:id="1753" w:name="_Toc192765727"/>
      <w:bookmarkStart w:id="1754" w:name="_Toc192782279"/>
      <w:bookmarkStart w:id="1755" w:name="_Toc192782887"/>
      <w:bookmarkStart w:id="1756" w:name="_Toc192850806"/>
      <w:bookmarkStart w:id="1757" w:name="_Toc192929293"/>
      <w:bookmarkStart w:id="1758" w:name="_Toc192934981"/>
      <w:bookmarkStart w:id="1759" w:name="_Toc193016329"/>
      <w:bookmarkStart w:id="1760" w:name="_Toc192335482"/>
      <w:bookmarkStart w:id="1761" w:name="_Toc192406009"/>
      <w:bookmarkStart w:id="1762" w:name="_Toc192408414"/>
      <w:bookmarkStart w:id="1763" w:name="_Toc192408860"/>
      <w:bookmarkStart w:id="1764" w:name="_Toc192496320"/>
      <w:bookmarkStart w:id="1765" w:name="_Toc192502525"/>
      <w:bookmarkStart w:id="1766" w:name="_Toc192509414"/>
      <w:bookmarkStart w:id="1767" w:name="_Toc192510135"/>
      <w:bookmarkStart w:id="1768" w:name="_Toc192516025"/>
      <w:bookmarkStart w:id="1769" w:name="_Toc192579128"/>
      <w:bookmarkStart w:id="1770" w:name="_Toc192581069"/>
      <w:bookmarkStart w:id="1771" w:name="_Toc192581511"/>
      <w:bookmarkStart w:id="1772" w:name="_Toc192762541"/>
      <w:bookmarkStart w:id="1773" w:name="_Toc192765115"/>
      <w:bookmarkStart w:id="1774" w:name="_Toc192765728"/>
      <w:bookmarkStart w:id="1775" w:name="_Toc192782280"/>
      <w:bookmarkStart w:id="1776" w:name="_Toc192782888"/>
      <w:bookmarkStart w:id="1777" w:name="_Toc192850807"/>
      <w:bookmarkStart w:id="1778" w:name="_Toc192929294"/>
      <w:bookmarkStart w:id="1779" w:name="_Toc192934982"/>
      <w:bookmarkStart w:id="1780" w:name="_Toc193016330"/>
      <w:bookmarkStart w:id="1781" w:name="_Toc192335483"/>
      <w:bookmarkStart w:id="1782" w:name="_Toc192406010"/>
      <w:bookmarkStart w:id="1783" w:name="_Toc192408415"/>
      <w:bookmarkStart w:id="1784" w:name="_Toc192408861"/>
      <w:bookmarkStart w:id="1785" w:name="_Toc192496321"/>
      <w:bookmarkStart w:id="1786" w:name="_Toc192502526"/>
      <w:bookmarkStart w:id="1787" w:name="_Toc192509415"/>
      <w:bookmarkStart w:id="1788" w:name="_Toc192510136"/>
      <w:bookmarkStart w:id="1789" w:name="_Toc192516026"/>
      <w:bookmarkStart w:id="1790" w:name="_Toc192579129"/>
      <w:bookmarkStart w:id="1791" w:name="_Toc192581070"/>
      <w:bookmarkStart w:id="1792" w:name="_Toc192581512"/>
      <w:bookmarkStart w:id="1793" w:name="_Toc192762542"/>
      <w:bookmarkStart w:id="1794" w:name="_Toc192765116"/>
      <w:bookmarkStart w:id="1795" w:name="_Toc192765729"/>
      <w:bookmarkStart w:id="1796" w:name="_Toc192782281"/>
      <w:bookmarkStart w:id="1797" w:name="_Toc192782889"/>
      <w:bookmarkStart w:id="1798" w:name="_Toc192850808"/>
      <w:bookmarkStart w:id="1799" w:name="_Toc192929295"/>
      <w:bookmarkStart w:id="1800" w:name="_Toc192934983"/>
      <w:bookmarkStart w:id="1801" w:name="_Toc193016331"/>
      <w:bookmarkStart w:id="1802" w:name="_Toc192335484"/>
      <w:bookmarkStart w:id="1803" w:name="_Toc192406011"/>
      <w:bookmarkStart w:id="1804" w:name="_Toc192408416"/>
      <w:bookmarkStart w:id="1805" w:name="_Toc192408862"/>
      <w:bookmarkStart w:id="1806" w:name="_Toc192496322"/>
      <w:bookmarkStart w:id="1807" w:name="_Toc192502527"/>
      <w:bookmarkStart w:id="1808" w:name="_Toc192509416"/>
      <w:bookmarkStart w:id="1809" w:name="_Toc192510137"/>
      <w:bookmarkStart w:id="1810" w:name="_Toc192516027"/>
      <w:bookmarkStart w:id="1811" w:name="_Toc192579130"/>
      <w:bookmarkStart w:id="1812" w:name="_Toc192581071"/>
      <w:bookmarkStart w:id="1813" w:name="_Toc192581513"/>
      <w:bookmarkStart w:id="1814" w:name="_Toc192762543"/>
      <w:bookmarkStart w:id="1815" w:name="_Toc192765117"/>
      <w:bookmarkStart w:id="1816" w:name="_Toc192765730"/>
      <w:bookmarkStart w:id="1817" w:name="_Toc192782282"/>
      <w:bookmarkStart w:id="1818" w:name="_Toc192782890"/>
      <w:bookmarkStart w:id="1819" w:name="_Toc192850809"/>
      <w:bookmarkStart w:id="1820" w:name="_Toc192929296"/>
      <w:bookmarkStart w:id="1821" w:name="_Toc192934984"/>
      <w:bookmarkStart w:id="1822" w:name="_Toc193016332"/>
      <w:bookmarkStart w:id="1823" w:name="_Toc192335485"/>
      <w:bookmarkStart w:id="1824" w:name="_Toc192406012"/>
      <w:bookmarkStart w:id="1825" w:name="_Toc192408417"/>
      <w:bookmarkStart w:id="1826" w:name="_Toc192408863"/>
      <w:bookmarkStart w:id="1827" w:name="_Toc192496323"/>
      <w:bookmarkStart w:id="1828" w:name="_Toc192502528"/>
      <w:bookmarkStart w:id="1829" w:name="_Toc192509417"/>
      <w:bookmarkStart w:id="1830" w:name="_Toc192510138"/>
      <w:bookmarkStart w:id="1831" w:name="_Toc192516028"/>
      <w:bookmarkStart w:id="1832" w:name="_Toc192579131"/>
      <w:bookmarkStart w:id="1833" w:name="_Toc192581072"/>
      <w:bookmarkStart w:id="1834" w:name="_Toc192581514"/>
      <w:bookmarkStart w:id="1835" w:name="_Toc192762544"/>
      <w:bookmarkStart w:id="1836" w:name="_Toc192765118"/>
      <w:bookmarkStart w:id="1837" w:name="_Toc192765731"/>
      <w:bookmarkStart w:id="1838" w:name="_Toc192782283"/>
      <w:bookmarkStart w:id="1839" w:name="_Toc192782891"/>
      <w:bookmarkStart w:id="1840" w:name="_Toc192850810"/>
      <w:bookmarkStart w:id="1841" w:name="_Toc192929297"/>
      <w:bookmarkStart w:id="1842" w:name="_Toc192934985"/>
      <w:bookmarkStart w:id="1843" w:name="_Toc193016333"/>
      <w:bookmarkStart w:id="1844" w:name="_Toc192335486"/>
      <w:bookmarkStart w:id="1845" w:name="_Toc192406013"/>
      <w:bookmarkStart w:id="1846" w:name="_Toc192408418"/>
      <w:bookmarkStart w:id="1847" w:name="_Toc192408864"/>
      <w:bookmarkStart w:id="1848" w:name="_Toc192496324"/>
      <w:bookmarkStart w:id="1849" w:name="_Toc192502529"/>
      <w:bookmarkStart w:id="1850" w:name="_Toc192509418"/>
      <w:bookmarkStart w:id="1851" w:name="_Toc192510139"/>
      <w:bookmarkStart w:id="1852" w:name="_Toc192516029"/>
      <w:bookmarkStart w:id="1853" w:name="_Toc192579132"/>
      <w:bookmarkStart w:id="1854" w:name="_Toc192581073"/>
      <w:bookmarkStart w:id="1855" w:name="_Toc192581515"/>
      <w:bookmarkStart w:id="1856" w:name="_Toc192762545"/>
      <w:bookmarkStart w:id="1857" w:name="_Toc192765119"/>
      <w:bookmarkStart w:id="1858" w:name="_Toc192765732"/>
      <w:bookmarkStart w:id="1859" w:name="_Toc192782284"/>
      <w:bookmarkStart w:id="1860" w:name="_Toc192782892"/>
      <w:bookmarkStart w:id="1861" w:name="_Toc192850811"/>
      <w:bookmarkStart w:id="1862" w:name="_Toc192929298"/>
      <w:bookmarkStart w:id="1863" w:name="_Toc192934986"/>
      <w:bookmarkStart w:id="1864" w:name="_Toc193016334"/>
      <w:bookmarkStart w:id="1865" w:name="_Toc192335487"/>
      <w:bookmarkStart w:id="1866" w:name="_Toc192406014"/>
      <w:bookmarkStart w:id="1867" w:name="_Toc192408419"/>
      <w:bookmarkStart w:id="1868" w:name="_Toc192408865"/>
      <w:bookmarkStart w:id="1869" w:name="_Toc192496325"/>
      <w:bookmarkStart w:id="1870" w:name="_Toc192502530"/>
      <w:bookmarkStart w:id="1871" w:name="_Toc192509419"/>
      <w:bookmarkStart w:id="1872" w:name="_Toc192510140"/>
      <w:bookmarkStart w:id="1873" w:name="_Toc192516030"/>
      <w:bookmarkStart w:id="1874" w:name="_Toc192579133"/>
      <w:bookmarkStart w:id="1875" w:name="_Toc192581074"/>
      <w:bookmarkStart w:id="1876" w:name="_Toc192581516"/>
      <w:bookmarkStart w:id="1877" w:name="_Toc192762546"/>
      <w:bookmarkStart w:id="1878" w:name="_Toc192765120"/>
      <w:bookmarkStart w:id="1879" w:name="_Toc192765733"/>
      <w:bookmarkStart w:id="1880" w:name="_Toc192782285"/>
      <w:bookmarkStart w:id="1881" w:name="_Toc192782893"/>
      <w:bookmarkStart w:id="1882" w:name="_Toc192850812"/>
      <w:bookmarkStart w:id="1883" w:name="_Toc192929299"/>
      <w:bookmarkStart w:id="1884" w:name="_Toc192934987"/>
      <w:bookmarkStart w:id="1885" w:name="_Toc193016335"/>
      <w:bookmarkStart w:id="1886" w:name="_Toc192335488"/>
      <w:bookmarkStart w:id="1887" w:name="_Toc192406015"/>
      <w:bookmarkStart w:id="1888" w:name="_Toc192408420"/>
      <w:bookmarkStart w:id="1889" w:name="_Toc192408866"/>
      <w:bookmarkStart w:id="1890" w:name="_Toc192496326"/>
      <w:bookmarkStart w:id="1891" w:name="_Toc192502531"/>
      <w:bookmarkStart w:id="1892" w:name="_Toc192509420"/>
      <w:bookmarkStart w:id="1893" w:name="_Toc192510141"/>
      <w:bookmarkStart w:id="1894" w:name="_Toc192516031"/>
      <w:bookmarkStart w:id="1895" w:name="_Toc192579134"/>
      <w:bookmarkStart w:id="1896" w:name="_Toc192581075"/>
      <w:bookmarkStart w:id="1897" w:name="_Toc192581517"/>
      <w:bookmarkStart w:id="1898" w:name="_Toc192762547"/>
      <w:bookmarkStart w:id="1899" w:name="_Toc192765121"/>
      <w:bookmarkStart w:id="1900" w:name="_Toc192765734"/>
      <w:bookmarkStart w:id="1901" w:name="_Toc192782286"/>
      <w:bookmarkStart w:id="1902" w:name="_Toc192782894"/>
      <w:bookmarkStart w:id="1903" w:name="_Toc192850813"/>
      <w:bookmarkStart w:id="1904" w:name="_Toc192929300"/>
      <w:bookmarkStart w:id="1905" w:name="_Toc192934988"/>
      <w:bookmarkStart w:id="1906" w:name="_Toc193016336"/>
      <w:bookmarkStart w:id="1907" w:name="_Toc192335489"/>
      <w:bookmarkStart w:id="1908" w:name="_Toc192406016"/>
      <w:bookmarkStart w:id="1909" w:name="_Toc192408421"/>
      <w:bookmarkStart w:id="1910" w:name="_Toc192408867"/>
      <w:bookmarkStart w:id="1911" w:name="_Toc192496327"/>
      <w:bookmarkStart w:id="1912" w:name="_Toc192502532"/>
      <w:bookmarkStart w:id="1913" w:name="_Toc192509421"/>
      <w:bookmarkStart w:id="1914" w:name="_Toc192510142"/>
      <w:bookmarkStart w:id="1915" w:name="_Toc192516032"/>
      <w:bookmarkStart w:id="1916" w:name="_Toc192579135"/>
      <w:bookmarkStart w:id="1917" w:name="_Toc192581076"/>
      <w:bookmarkStart w:id="1918" w:name="_Toc192581518"/>
      <w:bookmarkStart w:id="1919" w:name="_Toc192762548"/>
      <w:bookmarkStart w:id="1920" w:name="_Toc192765122"/>
      <w:bookmarkStart w:id="1921" w:name="_Toc192765735"/>
      <w:bookmarkStart w:id="1922" w:name="_Toc192782287"/>
      <w:bookmarkStart w:id="1923" w:name="_Toc192782895"/>
      <w:bookmarkStart w:id="1924" w:name="_Toc192850814"/>
      <w:bookmarkStart w:id="1925" w:name="_Toc192929301"/>
      <w:bookmarkStart w:id="1926" w:name="_Toc192934989"/>
      <w:bookmarkStart w:id="1927" w:name="_Toc193016337"/>
      <w:bookmarkStart w:id="1928" w:name="_Toc192335490"/>
      <w:bookmarkStart w:id="1929" w:name="_Toc192406017"/>
      <w:bookmarkStart w:id="1930" w:name="_Toc192408422"/>
      <w:bookmarkStart w:id="1931" w:name="_Toc192408868"/>
      <w:bookmarkStart w:id="1932" w:name="_Toc192496328"/>
      <w:bookmarkStart w:id="1933" w:name="_Toc192502533"/>
      <w:bookmarkStart w:id="1934" w:name="_Toc192509422"/>
      <w:bookmarkStart w:id="1935" w:name="_Toc192510143"/>
      <w:bookmarkStart w:id="1936" w:name="_Toc192516033"/>
      <w:bookmarkStart w:id="1937" w:name="_Toc192579136"/>
      <w:bookmarkStart w:id="1938" w:name="_Toc192581077"/>
      <w:bookmarkStart w:id="1939" w:name="_Toc192581519"/>
      <w:bookmarkStart w:id="1940" w:name="_Toc192762549"/>
      <w:bookmarkStart w:id="1941" w:name="_Toc192765123"/>
      <w:bookmarkStart w:id="1942" w:name="_Toc192765736"/>
      <w:bookmarkStart w:id="1943" w:name="_Toc192782288"/>
      <w:bookmarkStart w:id="1944" w:name="_Toc192782896"/>
      <w:bookmarkStart w:id="1945" w:name="_Toc192850815"/>
      <w:bookmarkStart w:id="1946" w:name="_Toc192929302"/>
      <w:bookmarkStart w:id="1947" w:name="_Toc192934990"/>
      <w:bookmarkStart w:id="1948" w:name="_Toc193016338"/>
      <w:bookmarkStart w:id="1949" w:name="_Toc192335491"/>
      <w:bookmarkStart w:id="1950" w:name="_Toc192406018"/>
      <w:bookmarkStart w:id="1951" w:name="_Toc192408423"/>
      <w:bookmarkStart w:id="1952" w:name="_Toc192408869"/>
      <w:bookmarkStart w:id="1953" w:name="_Toc192496329"/>
      <w:bookmarkStart w:id="1954" w:name="_Toc192502534"/>
      <w:bookmarkStart w:id="1955" w:name="_Toc192509423"/>
      <w:bookmarkStart w:id="1956" w:name="_Toc192510144"/>
      <w:bookmarkStart w:id="1957" w:name="_Toc192516034"/>
      <w:bookmarkStart w:id="1958" w:name="_Toc192579137"/>
      <w:bookmarkStart w:id="1959" w:name="_Toc192581078"/>
      <w:bookmarkStart w:id="1960" w:name="_Toc192581520"/>
      <w:bookmarkStart w:id="1961" w:name="_Toc192762550"/>
      <w:bookmarkStart w:id="1962" w:name="_Toc192765124"/>
      <w:bookmarkStart w:id="1963" w:name="_Toc192765737"/>
      <w:bookmarkStart w:id="1964" w:name="_Toc192782289"/>
      <w:bookmarkStart w:id="1965" w:name="_Toc192782897"/>
      <w:bookmarkStart w:id="1966" w:name="_Toc192850816"/>
      <w:bookmarkStart w:id="1967" w:name="_Toc192929303"/>
      <w:bookmarkStart w:id="1968" w:name="_Toc192934991"/>
      <w:bookmarkStart w:id="1969" w:name="_Toc193016339"/>
      <w:bookmarkStart w:id="1970" w:name="_Toc192335492"/>
      <w:bookmarkStart w:id="1971" w:name="_Toc192406019"/>
      <w:bookmarkStart w:id="1972" w:name="_Toc192408424"/>
      <w:bookmarkStart w:id="1973" w:name="_Toc192408870"/>
      <w:bookmarkStart w:id="1974" w:name="_Toc192496330"/>
      <w:bookmarkStart w:id="1975" w:name="_Toc192502535"/>
      <w:bookmarkStart w:id="1976" w:name="_Toc192509424"/>
      <w:bookmarkStart w:id="1977" w:name="_Toc192510145"/>
      <w:bookmarkStart w:id="1978" w:name="_Toc192516035"/>
      <w:bookmarkStart w:id="1979" w:name="_Toc192579138"/>
      <w:bookmarkStart w:id="1980" w:name="_Toc192581079"/>
      <w:bookmarkStart w:id="1981" w:name="_Toc192581521"/>
      <w:bookmarkStart w:id="1982" w:name="_Toc192762551"/>
      <w:bookmarkStart w:id="1983" w:name="_Toc192765125"/>
      <w:bookmarkStart w:id="1984" w:name="_Toc192765738"/>
      <w:bookmarkStart w:id="1985" w:name="_Toc192782290"/>
      <w:bookmarkStart w:id="1986" w:name="_Toc192782898"/>
      <w:bookmarkStart w:id="1987" w:name="_Toc192850817"/>
      <w:bookmarkStart w:id="1988" w:name="_Toc192929304"/>
      <w:bookmarkStart w:id="1989" w:name="_Toc192934992"/>
      <w:bookmarkStart w:id="1990" w:name="_Toc193016340"/>
      <w:bookmarkStart w:id="1991" w:name="_Toc192335493"/>
      <w:bookmarkStart w:id="1992" w:name="_Toc192406020"/>
      <w:bookmarkStart w:id="1993" w:name="_Toc192408425"/>
      <w:bookmarkStart w:id="1994" w:name="_Toc192408871"/>
      <w:bookmarkStart w:id="1995" w:name="_Toc192496331"/>
      <w:bookmarkStart w:id="1996" w:name="_Toc192502536"/>
      <w:bookmarkStart w:id="1997" w:name="_Toc192509425"/>
      <w:bookmarkStart w:id="1998" w:name="_Toc192510146"/>
      <w:bookmarkStart w:id="1999" w:name="_Toc192516036"/>
      <w:bookmarkStart w:id="2000" w:name="_Toc192579139"/>
      <w:bookmarkStart w:id="2001" w:name="_Toc192581080"/>
      <w:bookmarkStart w:id="2002" w:name="_Toc192581522"/>
      <w:bookmarkStart w:id="2003" w:name="_Toc192762552"/>
      <w:bookmarkStart w:id="2004" w:name="_Toc192765126"/>
      <w:bookmarkStart w:id="2005" w:name="_Toc192765739"/>
      <w:bookmarkStart w:id="2006" w:name="_Toc192782291"/>
      <w:bookmarkStart w:id="2007" w:name="_Toc192782899"/>
      <w:bookmarkStart w:id="2008" w:name="_Toc192850818"/>
      <w:bookmarkStart w:id="2009" w:name="_Toc192929305"/>
      <w:bookmarkStart w:id="2010" w:name="_Toc192934993"/>
      <w:bookmarkStart w:id="2011" w:name="_Toc193016341"/>
      <w:bookmarkStart w:id="2012" w:name="_Toc192335494"/>
      <w:bookmarkStart w:id="2013" w:name="_Toc192406021"/>
      <w:bookmarkStart w:id="2014" w:name="_Toc192408426"/>
      <w:bookmarkStart w:id="2015" w:name="_Toc192408872"/>
      <w:bookmarkStart w:id="2016" w:name="_Toc192496332"/>
      <w:bookmarkStart w:id="2017" w:name="_Toc192502537"/>
      <w:bookmarkStart w:id="2018" w:name="_Toc192509426"/>
      <w:bookmarkStart w:id="2019" w:name="_Toc192510147"/>
      <w:bookmarkStart w:id="2020" w:name="_Toc192516037"/>
      <w:bookmarkStart w:id="2021" w:name="_Toc192579140"/>
      <w:bookmarkStart w:id="2022" w:name="_Toc192581081"/>
      <w:bookmarkStart w:id="2023" w:name="_Toc192581523"/>
      <w:bookmarkStart w:id="2024" w:name="_Toc192762553"/>
      <w:bookmarkStart w:id="2025" w:name="_Toc192765127"/>
      <w:bookmarkStart w:id="2026" w:name="_Toc192765740"/>
      <w:bookmarkStart w:id="2027" w:name="_Toc192782292"/>
      <w:bookmarkStart w:id="2028" w:name="_Toc192782900"/>
      <w:bookmarkStart w:id="2029" w:name="_Toc192850819"/>
      <w:bookmarkStart w:id="2030" w:name="_Toc192929306"/>
      <w:bookmarkStart w:id="2031" w:name="_Toc192934994"/>
      <w:bookmarkStart w:id="2032" w:name="_Toc193016342"/>
      <w:bookmarkStart w:id="2033" w:name="_Toc192335495"/>
      <w:bookmarkStart w:id="2034" w:name="_Toc192406022"/>
      <w:bookmarkStart w:id="2035" w:name="_Toc192408427"/>
      <w:bookmarkStart w:id="2036" w:name="_Toc192408873"/>
      <w:bookmarkStart w:id="2037" w:name="_Toc192496333"/>
      <w:bookmarkStart w:id="2038" w:name="_Toc192502538"/>
      <w:bookmarkStart w:id="2039" w:name="_Toc192509427"/>
      <w:bookmarkStart w:id="2040" w:name="_Toc192510148"/>
      <w:bookmarkStart w:id="2041" w:name="_Toc192516038"/>
      <w:bookmarkStart w:id="2042" w:name="_Toc192579141"/>
      <w:bookmarkStart w:id="2043" w:name="_Toc192581082"/>
      <w:bookmarkStart w:id="2044" w:name="_Toc192581524"/>
      <w:bookmarkStart w:id="2045" w:name="_Toc192762554"/>
      <w:bookmarkStart w:id="2046" w:name="_Toc192765128"/>
      <w:bookmarkStart w:id="2047" w:name="_Toc192765741"/>
      <w:bookmarkStart w:id="2048" w:name="_Toc192782293"/>
      <w:bookmarkStart w:id="2049" w:name="_Toc192782901"/>
      <w:bookmarkStart w:id="2050" w:name="_Toc192850820"/>
      <w:bookmarkStart w:id="2051" w:name="_Toc192929307"/>
      <w:bookmarkStart w:id="2052" w:name="_Toc192934995"/>
      <w:bookmarkStart w:id="2053" w:name="_Toc193016343"/>
      <w:bookmarkStart w:id="2054" w:name="_Toc192335496"/>
      <w:bookmarkStart w:id="2055" w:name="_Toc192406023"/>
      <w:bookmarkStart w:id="2056" w:name="_Toc192408428"/>
      <w:bookmarkStart w:id="2057" w:name="_Toc192408874"/>
      <w:bookmarkStart w:id="2058" w:name="_Toc192496334"/>
      <w:bookmarkStart w:id="2059" w:name="_Toc192502539"/>
      <w:bookmarkStart w:id="2060" w:name="_Toc192509428"/>
      <w:bookmarkStart w:id="2061" w:name="_Toc192510149"/>
      <w:bookmarkStart w:id="2062" w:name="_Toc192516039"/>
      <w:bookmarkStart w:id="2063" w:name="_Toc192579142"/>
      <w:bookmarkStart w:id="2064" w:name="_Toc192581083"/>
      <w:bookmarkStart w:id="2065" w:name="_Toc192581525"/>
      <w:bookmarkStart w:id="2066" w:name="_Toc192762555"/>
      <w:bookmarkStart w:id="2067" w:name="_Toc192765129"/>
      <w:bookmarkStart w:id="2068" w:name="_Toc192765742"/>
      <w:bookmarkStart w:id="2069" w:name="_Toc192782294"/>
      <w:bookmarkStart w:id="2070" w:name="_Toc192782902"/>
      <w:bookmarkStart w:id="2071" w:name="_Toc192850821"/>
      <w:bookmarkStart w:id="2072" w:name="_Toc192929308"/>
      <w:bookmarkStart w:id="2073" w:name="_Toc192934996"/>
      <w:bookmarkStart w:id="2074" w:name="_Toc193016344"/>
      <w:bookmarkStart w:id="2075" w:name="_Toc192335497"/>
      <w:bookmarkStart w:id="2076" w:name="_Toc192406024"/>
      <w:bookmarkStart w:id="2077" w:name="_Toc192408429"/>
      <w:bookmarkStart w:id="2078" w:name="_Toc192408875"/>
      <w:bookmarkStart w:id="2079" w:name="_Toc192496335"/>
      <w:bookmarkStart w:id="2080" w:name="_Toc192502540"/>
      <w:bookmarkStart w:id="2081" w:name="_Toc192509429"/>
      <w:bookmarkStart w:id="2082" w:name="_Toc192510150"/>
      <w:bookmarkStart w:id="2083" w:name="_Toc192516040"/>
      <w:bookmarkStart w:id="2084" w:name="_Toc192579143"/>
      <w:bookmarkStart w:id="2085" w:name="_Toc192581084"/>
      <w:bookmarkStart w:id="2086" w:name="_Toc192581526"/>
      <w:bookmarkStart w:id="2087" w:name="_Toc192762556"/>
      <w:bookmarkStart w:id="2088" w:name="_Toc192765130"/>
      <w:bookmarkStart w:id="2089" w:name="_Toc192765743"/>
      <w:bookmarkStart w:id="2090" w:name="_Toc192782295"/>
      <w:bookmarkStart w:id="2091" w:name="_Toc192782903"/>
      <w:bookmarkStart w:id="2092" w:name="_Toc192850822"/>
      <w:bookmarkStart w:id="2093" w:name="_Toc192929309"/>
      <w:bookmarkStart w:id="2094" w:name="_Toc192934997"/>
      <w:bookmarkStart w:id="2095" w:name="_Toc193016345"/>
      <w:bookmarkStart w:id="2096" w:name="_Toc192335498"/>
      <w:bookmarkStart w:id="2097" w:name="_Toc192406025"/>
      <w:bookmarkStart w:id="2098" w:name="_Toc192408430"/>
      <w:bookmarkStart w:id="2099" w:name="_Toc192408876"/>
      <w:bookmarkStart w:id="2100" w:name="_Toc192496336"/>
      <w:bookmarkStart w:id="2101" w:name="_Toc192502541"/>
      <w:bookmarkStart w:id="2102" w:name="_Toc192509430"/>
      <w:bookmarkStart w:id="2103" w:name="_Toc192510151"/>
      <w:bookmarkStart w:id="2104" w:name="_Toc192516041"/>
      <w:bookmarkStart w:id="2105" w:name="_Toc192579144"/>
      <w:bookmarkStart w:id="2106" w:name="_Toc192581085"/>
      <w:bookmarkStart w:id="2107" w:name="_Toc192581527"/>
      <w:bookmarkStart w:id="2108" w:name="_Toc192762557"/>
      <w:bookmarkStart w:id="2109" w:name="_Toc192765131"/>
      <w:bookmarkStart w:id="2110" w:name="_Toc192765744"/>
      <w:bookmarkStart w:id="2111" w:name="_Toc192782296"/>
      <w:bookmarkStart w:id="2112" w:name="_Toc192782904"/>
      <w:bookmarkStart w:id="2113" w:name="_Toc192850823"/>
      <w:bookmarkStart w:id="2114" w:name="_Toc192929310"/>
      <w:bookmarkStart w:id="2115" w:name="_Toc192934998"/>
      <w:bookmarkStart w:id="2116" w:name="_Toc193016346"/>
      <w:bookmarkStart w:id="2117" w:name="_Toc192335499"/>
      <w:bookmarkStart w:id="2118" w:name="_Toc192406026"/>
      <w:bookmarkStart w:id="2119" w:name="_Toc192408431"/>
      <w:bookmarkStart w:id="2120" w:name="_Toc192408877"/>
      <w:bookmarkStart w:id="2121" w:name="_Toc192496337"/>
      <w:bookmarkStart w:id="2122" w:name="_Toc192502542"/>
      <w:bookmarkStart w:id="2123" w:name="_Toc192509431"/>
      <w:bookmarkStart w:id="2124" w:name="_Toc192510152"/>
      <w:bookmarkStart w:id="2125" w:name="_Toc192516042"/>
      <w:bookmarkStart w:id="2126" w:name="_Toc192579145"/>
      <w:bookmarkStart w:id="2127" w:name="_Toc192581086"/>
      <w:bookmarkStart w:id="2128" w:name="_Toc192581528"/>
      <w:bookmarkStart w:id="2129" w:name="_Toc192762558"/>
      <w:bookmarkStart w:id="2130" w:name="_Toc192765132"/>
      <w:bookmarkStart w:id="2131" w:name="_Toc192765745"/>
      <w:bookmarkStart w:id="2132" w:name="_Toc192782297"/>
      <w:bookmarkStart w:id="2133" w:name="_Toc192782905"/>
      <w:bookmarkStart w:id="2134" w:name="_Toc192850824"/>
      <w:bookmarkStart w:id="2135" w:name="_Toc192929311"/>
      <w:bookmarkStart w:id="2136" w:name="_Toc192934999"/>
      <w:bookmarkStart w:id="2137" w:name="_Toc193016347"/>
      <w:bookmarkStart w:id="2138" w:name="_Toc192335500"/>
      <w:bookmarkStart w:id="2139" w:name="_Toc192406027"/>
      <w:bookmarkStart w:id="2140" w:name="_Toc192408432"/>
      <w:bookmarkStart w:id="2141" w:name="_Toc192408878"/>
      <w:bookmarkStart w:id="2142" w:name="_Toc192496338"/>
      <w:bookmarkStart w:id="2143" w:name="_Toc192502543"/>
      <w:bookmarkStart w:id="2144" w:name="_Toc192509432"/>
      <w:bookmarkStart w:id="2145" w:name="_Toc192510153"/>
      <w:bookmarkStart w:id="2146" w:name="_Toc192516043"/>
      <w:bookmarkStart w:id="2147" w:name="_Toc192579146"/>
      <w:bookmarkStart w:id="2148" w:name="_Toc192581087"/>
      <w:bookmarkStart w:id="2149" w:name="_Toc192581529"/>
      <w:bookmarkStart w:id="2150" w:name="_Toc192762559"/>
      <w:bookmarkStart w:id="2151" w:name="_Toc192765133"/>
      <w:bookmarkStart w:id="2152" w:name="_Toc192765746"/>
      <w:bookmarkStart w:id="2153" w:name="_Toc192782298"/>
      <w:bookmarkStart w:id="2154" w:name="_Toc192782906"/>
      <w:bookmarkStart w:id="2155" w:name="_Toc192850825"/>
      <w:bookmarkStart w:id="2156" w:name="_Toc192929312"/>
      <w:bookmarkStart w:id="2157" w:name="_Toc192935000"/>
      <w:bookmarkStart w:id="2158" w:name="_Toc193016348"/>
      <w:bookmarkStart w:id="2159" w:name="_Toc192335501"/>
      <w:bookmarkStart w:id="2160" w:name="_Toc192406028"/>
      <w:bookmarkStart w:id="2161" w:name="_Toc192408433"/>
      <w:bookmarkStart w:id="2162" w:name="_Toc192408879"/>
      <w:bookmarkStart w:id="2163" w:name="_Toc192496339"/>
      <w:bookmarkStart w:id="2164" w:name="_Toc192502544"/>
      <w:bookmarkStart w:id="2165" w:name="_Toc192509433"/>
      <w:bookmarkStart w:id="2166" w:name="_Toc192510154"/>
      <w:bookmarkStart w:id="2167" w:name="_Toc192516044"/>
      <w:bookmarkStart w:id="2168" w:name="_Toc192579147"/>
      <w:bookmarkStart w:id="2169" w:name="_Toc192581088"/>
      <w:bookmarkStart w:id="2170" w:name="_Toc192581530"/>
      <w:bookmarkStart w:id="2171" w:name="_Toc192762560"/>
      <w:bookmarkStart w:id="2172" w:name="_Toc192765134"/>
      <w:bookmarkStart w:id="2173" w:name="_Toc192765747"/>
      <w:bookmarkStart w:id="2174" w:name="_Toc192782299"/>
      <w:bookmarkStart w:id="2175" w:name="_Toc192782907"/>
      <w:bookmarkStart w:id="2176" w:name="_Toc192850826"/>
      <w:bookmarkStart w:id="2177" w:name="_Toc192929313"/>
      <w:bookmarkStart w:id="2178" w:name="_Toc192935001"/>
      <w:bookmarkStart w:id="2179" w:name="_Toc193016349"/>
      <w:bookmarkStart w:id="2180" w:name="_Toc192335502"/>
      <w:bookmarkStart w:id="2181" w:name="_Toc192406029"/>
      <w:bookmarkStart w:id="2182" w:name="_Toc192408434"/>
      <w:bookmarkStart w:id="2183" w:name="_Toc192408880"/>
      <w:bookmarkStart w:id="2184" w:name="_Toc192496340"/>
      <w:bookmarkStart w:id="2185" w:name="_Toc192502545"/>
      <w:bookmarkStart w:id="2186" w:name="_Toc192509434"/>
      <w:bookmarkStart w:id="2187" w:name="_Toc192510155"/>
      <w:bookmarkStart w:id="2188" w:name="_Toc192516045"/>
      <w:bookmarkStart w:id="2189" w:name="_Toc192579148"/>
      <w:bookmarkStart w:id="2190" w:name="_Toc192581089"/>
      <w:bookmarkStart w:id="2191" w:name="_Toc192581531"/>
      <w:bookmarkStart w:id="2192" w:name="_Toc192762561"/>
      <w:bookmarkStart w:id="2193" w:name="_Toc192765135"/>
      <w:bookmarkStart w:id="2194" w:name="_Toc192765748"/>
      <w:bookmarkStart w:id="2195" w:name="_Toc192782300"/>
      <w:bookmarkStart w:id="2196" w:name="_Toc192782908"/>
      <w:bookmarkStart w:id="2197" w:name="_Toc192850827"/>
      <w:bookmarkStart w:id="2198" w:name="_Toc192929314"/>
      <w:bookmarkStart w:id="2199" w:name="_Toc192935002"/>
      <w:bookmarkStart w:id="2200" w:name="_Toc193016350"/>
      <w:bookmarkStart w:id="2201" w:name="_Toc192335503"/>
      <w:bookmarkStart w:id="2202" w:name="_Toc192406030"/>
      <w:bookmarkStart w:id="2203" w:name="_Toc192408435"/>
      <w:bookmarkStart w:id="2204" w:name="_Toc192408881"/>
      <w:bookmarkStart w:id="2205" w:name="_Toc192496341"/>
      <w:bookmarkStart w:id="2206" w:name="_Toc192502546"/>
      <w:bookmarkStart w:id="2207" w:name="_Toc192509435"/>
      <w:bookmarkStart w:id="2208" w:name="_Toc192510156"/>
      <w:bookmarkStart w:id="2209" w:name="_Toc192516046"/>
      <w:bookmarkStart w:id="2210" w:name="_Toc192579149"/>
      <w:bookmarkStart w:id="2211" w:name="_Toc192581090"/>
      <w:bookmarkStart w:id="2212" w:name="_Toc192581532"/>
      <w:bookmarkStart w:id="2213" w:name="_Toc192762562"/>
      <w:bookmarkStart w:id="2214" w:name="_Toc192765136"/>
      <w:bookmarkStart w:id="2215" w:name="_Toc192765749"/>
      <w:bookmarkStart w:id="2216" w:name="_Toc192782301"/>
      <w:bookmarkStart w:id="2217" w:name="_Toc192782909"/>
      <w:bookmarkStart w:id="2218" w:name="_Toc192850828"/>
      <w:bookmarkStart w:id="2219" w:name="_Toc192929315"/>
      <w:bookmarkStart w:id="2220" w:name="_Toc192935003"/>
      <w:bookmarkStart w:id="2221" w:name="_Toc193016351"/>
      <w:bookmarkStart w:id="2222" w:name="_Toc192335504"/>
      <w:bookmarkStart w:id="2223" w:name="_Toc192406031"/>
      <w:bookmarkStart w:id="2224" w:name="_Toc192408436"/>
      <w:bookmarkStart w:id="2225" w:name="_Toc192408882"/>
      <w:bookmarkStart w:id="2226" w:name="_Toc192496342"/>
      <w:bookmarkStart w:id="2227" w:name="_Toc192502547"/>
      <w:bookmarkStart w:id="2228" w:name="_Toc192509436"/>
      <w:bookmarkStart w:id="2229" w:name="_Toc192510157"/>
      <w:bookmarkStart w:id="2230" w:name="_Toc192516047"/>
      <w:bookmarkStart w:id="2231" w:name="_Toc192579150"/>
      <w:bookmarkStart w:id="2232" w:name="_Toc192581091"/>
      <w:bookmarkStart w:id="2233" w:name="_Toc192581533"/>
      <w:bookmarkStart w:id="2234" w:name="_Toc192762563"/>
      <w:bookmarkStart w:id="2235" w:name="_Toc192765137"/>
      <w:bookmarkStart w:id="2236" w:name="_Toc192765750"/>
      <w:bookmarkStart w:id="2237" w:name="_Toc192782302"/>
      <w:bookmarkStart w:id="2238" w:name="_Toc192782910"/>
      <w:bookmarkStart w:id="2239" w:name="_Toc192850829"/>
      <w:bookmarkStart w:id="2240" w:name="_Toc192929316"/>
      <w:bookmarkStart w:id="2241" w:name="_Toc192935004"/>
      <w:bookmarkStart w:id="2242" w:name="_Toc193016352"/>
      <w:bookmarkStart w:id="2243" w:name="_Toc192335505"/>
      <w:bookmarkStart w:id="2244" w:name="_Toc192406032"/>
      <w:bookmarkStart w:id="2245" w:name="_Toc192408437"/>
      <w:bookmarkStart w:id="2246" w:name="_Toc192408883"/>
      <w:bookmarkStart w:id="2247" w:name="_Toc192496343"/>
      <w:bookmarkStart w:id="2248" w:name="_Toc192502548"/>
      <w:bookmarkStart w:id="2249" w:name="_Toc192509437"/>
      <w:bookmarkStart w:id="2250" w:name="_Toc192510158"/>
      <w:bookmarkStart w:id="2251" w:name="_Toc192516048"/>
      <w:bookmarkStart w:id="2252" w:name="_Toc192579151"/>
      <w:bookmarkStart w:id="2253" w:name="_Toc192581092"/>
      <w:bookmarkStart w:id="2254" w:name="_Toc192581534"/>
      <w:bookmarkStart w:id="2255" w:name="_Toc192762564"/>
      <w:bookmarkStart w:id="2256" w:name="_Toc192765138"/>
      <w:bookmarkStart w:id="2257" w:name="_Toc192765751"/>
      <w:bookmarkStart w:id="2258" w:name="_Toc192782303"/>
      <w:bookmarkStart w:id="2259" w:name="_Toc192782911"/>
      <w:bookmarkStart w:id="2260" w:name="_Toc192850830"/>
      <w:bookmarkStart w:id="2261" w:name="_Toc192929317"/>
      <w:bookmarkStart w:id="2262" w:name="_Toc192935005"/>
      <w:bookmarkStart w:id="2263" w:name="_Toc193016353"/>
      <w:bookmarkStart w:id="2264" w:name="_Toc192335506"/>
      <w:bookmarkStart w:id="2265" w:name="_Toc192406033"/>
      <w:bookmarkStart w:id="2266" w:name="_Toc192408438"/>
      <w:bookmarkStart w:id="2267" w:name="_Toc192408884"/>
      <w:bookmarkStart w:id="2268" w:name="_Toc192496344"/>
      <w:bookmarkStart w:id="2269" w:name="_Toc192502549"/>
      <w:bookmarkStart w:id="2270" w:name="_Toc192509438"/>
      <w:bookmarkStart w:id="2271" w:name="_Toc192510159"/>
      <w:bookmarkStart w:id="2272" w:name="_Toc192516049"/>
      <w:bookmarkStart w:id="2273" w:name="_Toc192579152"/>
      <w:bookmarkStart w:id="2274" w:name="_Toc192581093"/>
      <w:bookmarkStart w:id="2275" w:name="_Toc192581535"/>
      <w:bookmarkStart w:id="2276" w:name="_Toc192762565"/>
      <w:bookmarkStart w:id="2277" w:name="_Toc192765139"/>
      <w:bookmarkStart w:id="2278" w:name="_Toc192765752"/>
      <w:bookmarkStart w:id="2279" w:name="_Toc192782304"/>
      <w:bookmarkStart w:id="2280" w:name="_Toc192782912"/>
      <w:bookmarkStart w:id="2281" w:name="_Toc192850831"/>
      <w:bookmarkStart w:id="2282" w:name="_Toc192929318"/>
      <w:bookmarkStart w:id="2283" w:name="_Toc192935006"/>
      <w:bookmarkStart w:id="2284" w:name="_Toc193016354"/>
      <w:bookmarkStart w:id="2285" w:name="_Toc192335507"/>
      <w:bookmarkStart w:id="2286" w:name="_Toc192406034"/>
      <w:bookmarkStart w:id="2287" w:name="_Toc192408439"/>
      <w:bookmarkStart w:id="2288" w:name="_Toc192408885"/>
      <w:bookmarkStart w:id="2289" w:name="_Toc192496345"/>
      <w:bookmarkStart w:id="2290" w:name="_Toc192502550"/>
      <w:bookmarkStart w:id="2291" w:name="_Toc192509439"/>
      <w:bookmarkStart w:id="2292" w:name="_Toc192510160"/>
      <w:bookmarkStart w:id="2293" w:name="_Toc192516050"/>
      <w:bookmarkStart w:id="2294" w:name="_Toc192579153"/>
      <w:bookmarkStart w:id="2295" w:name="_Toc192581094"/>
      <w:bookmarkStart w:id="2296" w:name="_Toc192581536"/>
      <w:bookmarkStart w:id="2297" w:name="_Toc192762566"/>
      <w:bookmarkStart w:id="2298" w:name="_Toc192765140"/>
      <w:bookmarkStart w:id="2299" w:name="_Toc192765753"/>
      <w:bookmarkStart w:id="2300" w:name="_Toc192782305"/>
      <w:bookmarkStart w:id="2301" w:name="_Toc192782913"/>
      <w:bookmarkStart w:id="2302" w:name="_Toc192850832"/>
      <w:bookmarkStart w:id="2303" w:name="_Toc192929319"/>
      <w:bookmarkStart w:id="2304" w:name="_Toc192935007"/>
      <w:bookmarkStart w:id="2305" w:name="_Toc193016355"/>
      <w:bookmarkStart w:id="2306" w:name="_Toc192335508"/>
      <w:bookmarkStart w:id="2307" w:name="_Toc192406035"/>
      <w:bookmarkStart w:id="2308" w:name="_Toc192408440"/>
      <w:bookmarkStart w:id="2309" w:name="_Toc192408886"/>
      <w:bookmarkStart w:id="2310" w:name="_Toc192496346"/>
      <w:bookmarkStart w:id="2311" w:name="_Toc192502551"/>
      <w:bookmarkStart w:id="2312" w:name="_Toc192509440"/>
      <w:bookmarkStart w:id="2313" w:name="_Toc192510161"/>
      <w:bookmarkStart w:id="2314" w:name="_Toc192516051"/>
      <w:bookmarkStart w:id="2315" w:name="_Toc192579154"/>
      <w:bookmarkStart w:id="2316" w:name="_Toc192581095"/>
      <w:bookmarkStart w:id="2317" w:name="_Toc192581537"/>
      <w:bookmarkStart w:id="2318" w:name="_Toc192762567"/>
      <w:bookmarkStart w:id="2319" w:name="_Toc192765141"/>
      <w:bookmarkStart w:id="2320" w:name="_Toc192765754"/>
      <w:bookmarkStart w:id="2321" w:name="_Toc192782306"/>
      <w:bookmarkStart w:id="2322" w:name="_Toc192782914"/>
      <w:bookmarkStart w:id="2323" w:name="_Toc192850833"/>
      <w:bookmarkStart w:id="2324" w:name="_Toc192929320"/>
      <w:bookmarkStart w:id="2325" w:name="_Toc192935008"/>
      <w:bookmarkStart w:id="2326" w:name="_Toc193016356"/>
      <w:bookmarkStart w:id="2327" w:name="_Toc192335509"/>
      <w:bookmarkStart w:id="2328" w:name="_Toc192406036"/>
      <w:bookmarkStart w:id="2329" w:name="_Toc192408441"/>
      <w:bookmarkStart w:id="2330" w:name="_Toc192408887"/>
      <w:bookmarkStart w:id="2331" w:name="_Toc192496347"/>
      <w:bookmarkStart w:id="2332" w:name="_Toc192502552"/>
      <w:bookmarkStart w:id="2333" w:name="_Toc192509441"/>
      <w:bookmarkStart w:id="2334" w:name="_Toc192510162"/>
      <w:bookmarkStart w:id="2335" w:name="_Toc192516052"/>
      <w:bookmarkStart w:id="2336" w:name="_Toc192579155"/>
      <w:bookmarkStart w:id="2337" w:name="_Toc192581096"/>
      <w:bookmarkStart w:id="2338" w:name="_Toc192581538"/>
      <w:bookmarkStart w:id="2339" w:name="_Toc192762568"/>
      <w:bookmarkStart w:id="2340" w:name="_Toc192765142"/>
      <w:bookmarkStart w:id="2341" w:name="_Toc192765755"/>
      <w:bookmarkStart w:id="2342" w:name="_Toc192782307"/>
      <w:bookmarkStart w:id="2343" w:name="_Toc192782915"/>
      <w:bookmarkStart w:id="2344" w:name="_Toc192850834"/>
      <w:bookmarkStart w:id="2345" w:name="_Toc192929321"/>
      <w:bookmarkStart w:id="2346" w:name="_Toc192935009"/>
      <w:bookmarkStart w:id="2347" w:name="_Toc193016357"/>
      <w:bookmarkStart w:id="2348" w:name="_Toc192335510"/>
      <w:bookmarkStart w:id="2349" w:name="_Toc192406037"/>
      <w:bookmarkStart w:id="2350" w:name="_Toc192408442"/>
      <w:bookmarkStart w:id="2351" w:name="_Toc192408888"/>
      <w:bookmarkStart w:id="2352" w:name="_Toc192496348"/>
      <w:bookmarkStart w:id="2353" w:name="_Toc192502553"/>
      <w:bookmarkStart w:id="2354" w:name="_Toc192509442"/>
      <w:bookmarkStart w:id="2355" w:name="_Toc192510163"/>
      <w:bookmarkStart w:id="2356" w:name="_Toc192516053"/>
      <w:bookmarkStart w:id="2357" w:name="_Toc192579156"/>
      <w:bookmarkStart w:id="2358" w:name="_Toc192581097"/>
      <w:bookmarkStart w:id="2359" w:name="_Toc192581539"/>
      <w:bookmarkStart w:id="2360" w:name="_Toc192762569"/>
      <w:bookmarkStart w:id="2361" w:name="_Toc192765143"/>
      <w:bookmarkStart w:id="2362" w:name="_Toc192765756"/>
      <w:bookmarkStart w:id="2363" w:name="_Toc192782308"/>
      <w:bookmarkStart w:id="2364" w:name="_Toc192782916"/>
      <w:bookmarkStart w:id="2365" w:name="_Toc192850835"/>
      <w:bookmarkStart w:id="2366" w:name="_Toc192929322"/>
      <w:bookmarkStart w:id="2367" w:name="_Toc192935010"/>
      <w:bookmarkStart w:id="2368" w:name="_Toc193016358"/>
      <w:bookmarkStart w:id="2369" w:name="_Toc192335511"/>
      <w:bookmarkStart w:id="2370" w:name="_Toc192406038"/>
      <w:bookmarkStart w:id="2371" w:name="_Toc192408443"/>
      <w:bookmarkStart w:id="2372" w:name="_Toc192408889"/>
      <w:bookmarkStart w:id="2373" w:name="_Toc192496349"/>
      <w:bookmarkStart w:id="2374" w:name="_Toc192502554"/>
      <w:bookmarkStart w:id="2375" w:name="_Toc192509443"/>
      <w:bookmarkStart w:id="2376" w:name="_Toc192510164"/>
      <w:bookmarkStart w:id="2377" w:name="_Toc192516054"/>
      <w:bookmarkStart w:id="2378" w:name="_Toc192579157"/>
      <w:bookmarkStart w:id="2379" w:name="_Toc192581098"/>
      <w:bookmarkStart w:id="2380" w:name="_Toc192581540"/>
      <w:bookmarkStart w:id="2381" w:name="_Toc192762570"/>
      <w:bookmarkStart w:id="2382" w:name="_Toc192765144"/>
      <w:bookmarkStart w:id="2383" w:name="_Toc192765757"/>
      <w:bookmarkStart w:id="2384" w:name="_Toc192782309"/>
      <w:bookmarkStart w:id="2385" w:name="_Toc192782917"/>
      <w:bookmarkStart w:id="2386" w:name="_Toc192850836"/>
      <w:bookmarkStart w:id="2387" w:name="_Toc192929323"/>
      <w:bookmarkStart w:id="2388" w:name="_Toc192935011"/>
      <w:bookmarkStart w:id="2389" w:name="_Toc193016359"/>
      <w:bookmarkStart w:id="2390" w:name="_Toc192335512"/>
      <w:bookmarkStart w:id="2391" w:name="_Toc192406039"/>
      <w:bookmarkStart w:id="2392" w:name="_Toc192408444"/>
      <w:bookmarkStart w:id="2393" w:name="_Toc192408890"/>
      <w:bookmarkStart w:id="2394" w:name="_Toc192496350"/>
      <w:bookmarkStart w:id="2395" w:name="_Toc192502555"/>
      <w:bookmarkStart w:id="2396" w:name="_Toc192509444"/>
      <w:bookmarkStart w:id="2397" w:name="_Toc192510165"/>
      <w:bookmarkStart w:id="2398" w:name="_Toc192516055"/>
      <w:bookmarkStart w:id="2399" w:name="_Toc192579158"/>
      <w:bookmarkStart w:id="2400" w:name="_Toc192581099"/>
      <w:bookmarkStart w:id="2401" w:name="_Toc192581541"/>
      <w:bookmarkStart w:id="2402" w:name="_Toc192762571"/>
      <w:bookmarkStart w:id="2403" w:name="_Toc192765145"/>
      <w:bookmarkStart w:id="2404" w:name="_Toc192765758"/>
      <w:bookmarkStart w:id="2405" w:name="_Toc192782310"/>
      <w:bookmarkStart w:id="2406" w:name="_Toc192782918"/>
      <w:bookmarkStart w:id="2407" w:name="_Toc192850837"/>
      <w:bookmarkStart w:id="2408" w:name="_Toc192929324"/>
      <w:bookmarkStart w:id="2409" w:name="_Toc192935012"/>
      <w:bookmarkStart w:id="2410" w:name="_Toc193016360"/>
      <w:bookmarkStart w:id="2411" w:name="_Toc192335513"/>
      <w:bookmarkStart w:id="2412" w:name="_Toc192406040"/>
      <w:bookmarkStart w:id="2413" w:name="_Toc192408445"/>
      <w:bookmarkStart w:id="2414" w:name="_Toc192408891"/>
      <w:bookmarkStart w:id="2415" w:name="_Toc192496351"/>
      <w:bookmarkStart w:id="2416" w:name="_Toc192502556"/>
      <w:bookmarkStart w:id="2417" w:name="_Toc192509445"/>
      <w:bookmarkStart w:id="2418" w:name="_Toc192510166"/>
      <w:bookmarkStart w:id="2419" w:name="_Toc192516056"/>
      <w:bookmarkStart w:id="2420" w:name="_Toc192579159"/>
      <w:bookmarkStart w:id="2421" w:name="_Toc192581100"/>
      <w:bookmarkStart w:id="2422" w:name="_Toc192581542"/>
      <w:bookmarkStart w:id="2423" w:name="_Toc192762572"/>
      <w:bookmarkStart w:id="2424" w:name="_Toc192765146"/>
      <w:bookmarkStart w:id="2425" w:name="_Toc192765759"/>
      <w:bookmarkStart w:id="2426" w:name="_Toc192782311"/>
      <w:bookmarkStart w:id="2427" w:name="_Toc192782919"/>
      <w:bookmarkStart w:id="2428" w:name="_Toc192850838"/>
      <w:bookmarkStart w:id="2429" w:name="_Toc192929325"/>
      <w:bookmarkStart w:id="2430" w:name="_Toc192935013"/>
      <w:bookmarkStart w:id="2431" w:name="_Toc193016361"/>
      <w:bookmarkStart w:id="2432" w:name="_Toc192335514"/>
      <w:bookmarkStart w:id="2433" w:name="_Toc192406041"/>
      <w:bookmarkStart w:id="2434" w:name="_Toc192408446"/>
      <w:bookmarkStart w:id="2435" w:name="_Toc192408892"/>
      <w:bookmarkStart w:id="2436" w:name="_Toc192496352"/>
      <w:bookmarkStart w:id="2437" w:name="_Toc192502557"/>
      <w:bookmarkStart w:id="2438" w:name="_Toc192509446"/>
      <w:bookmarkStart w:id="2439" w:name="_Toc192510167"/>
      <w:bookmarkStart w:id="2440" w:name="_Toc192516057"/>
      <w:bookmarkStart w:id="2441" w:name="_Toc192579160"/>
      <w:bookmarkStart w:id="2442" w:name="_Toc192581101"/>
      <w:bookmarkStart w:id="2443" w:name="_Toc192581543"/>
      <w:bookmarkStart w:id="2444" w:name="_Toc192762573"/>
      <w:bookmarkStart w:id="2445" w:name="_Toc192765147"/>
      <w:bookmarkStart w:id="2446" w:name="_Toc192765760"/>
      <w:bookmarkStart w:id="2447" w:name="_Toc192782312"/>
      <w:bookmarkStart w:id="2448" w:name="_Toc192782920"/>
      <w:bookmarkStart w:id="2449" w:name="_Toc192850839"/>
      <w:bookmarkStart w:id="2450" w:name="_Toc192929326"/>
      <w:bookmarkStart w:id="2451" w:name="_Toc192935014"/>
      <w:bookmarkStart w:id="2452" w:name="_Toc193016362"/>
      <w:bookmarkStart w:id="2453" w:name="_Toc192335515"/>
      <w:bookmarkStart w:id="2454" w:name="_Toc192406042"/>
      <w:bookmarkStart w:id="2455" w:name="_Toc192408447"/>
      <w:bookmarkStart w:id="2456" w:name="_Toc192408893"/>
      <w:bookmarkStart w:id="2457" w:name="_Toc192496353"/>
      <w:bookmarkStart w:id="2458" w:name="_Toc192502558"/>
      <w:bookmarkStart w:id="2459" w:name="_Toc192509447"/>
      <w:bookmarkStart w:id="2460" w:name="_Toc192510168"/>
      <w:bookmarkStart w:id="2461" w:name="_Toc192516058"/>
      <w:bookmarkStart w:id="2462" w:name="_Toc192579161"/>
      <w:bookmarkStart w:id="2463" w:name="_Toc192581102"/>
      <w:bookmarkStart w:id="2464" w:name="_Toc192581544"/>
      <w:bookmarkStart w:id="2465" w:name="_Toc192762574"/>
      <w:bookmarkStart w:id="2466" w:name="_Toc192765148"/>
      <w:bookmarkStart w:id="2467" w:name="_Toc192765761"/>
      <w:bookmarkStart w:id="2468" w:name="_Toc192782313"/>
      <w:bookmarkStart w:id="2469" w:name="_Toc192782921"/>
      <w:bookmarkStart w:id="2470" w:name="_Toc192850840"/>
      <w:bookmarkStart w:id="2471" w:name="_Toc192929327"/>
      <w:bookmarkStart w:id="2472" w:name="_Toc192935015"/>
      <w:bookmarkStart w:id="2473" w:name="_Toc193016363"/>
      <w:bookmarkStart w:id="2474" w:name="_Toc192335516"/>
      <w:bookmarkStart w:id="2475" w:name="_Toc192406043"/>
      <w:bookmarkStart w:id="2476" w:name="_Toc192408448"/>
      <w:bookmarkStart w:id="2477" w:name="_Toc192408894"/>
      <w:bookmarkStart w:id="2478" w:name="_Toc192496354"/>
      <w:bookmarkStart w:id="2479" w:name="_Toc192502559"/>
      <w:bookmarkStart w:id="2480" w:name="_Toc192509448"/>
      <w:bookmarkStart w:id="2481" w:name="_Toc192510169"/>
      <w:bookmarkStart w:id="2482" w:name="_Toc192516059"/>
      <w:bookmarkStart w:id="2483" w:name="_Toc192579162"/>
      <w:bookmarkStart w:id="2484" w:name="_Toc192581103"/>
      <w:bookmarkStart w:id="2485" w:name="_Toc192581545"/>
      <w:bookmarkStart w:id="2486" w:name="_Toc192762575"/>
      <w:bookmarkStart w:id="2487" w:name="_Toc192765149"/>
      <w:bookmarkStart w:id="2488" w:name="_Toc192765762"/>
      <w:bookmarkStart w:id="2489" w:name="_Toc192782314"/>
      <w:bookmarkStart w:id="2490" w:name="_Toc192782922"/>
      <w:bookmarkStart w:id="2491" w:name="_Toc192850841"/>
      <w:bookmarkStart w:id="2492" w:name="_Toc192929328"/>
      <w:bookmarkStart w:id="2493" w:name="_Toc192935016"/>
      <w:bookmarkStart w:id="2494" w:name="_Toc193016364"/>
      <w:bookmarkStart w:id="2495" w:name="_Toc192335517"/>
      <w:bookmarkStart w:id="2496" w:name="_Toc192406044"/>
      <w:bookmarkStart w:id="2497" w:name="_Toc192408449"/>
      <w:bookmarkStart w:id="2498" w:name="_Toc192408895"/>
      <w:bookmarkStart w:id="2499" w:name="_Toc192496355"/>
      <w:bookmarkStart w:id="2500" w:name="_Toc192502560"/>
      <w:bookmarkStart w:id="2501" w:name="_Toc192509449"/>
      <w:bookmarkStart w:id="2502" w:name="_Toc192510170"/>
      <w:bookmarkStart w:id="2503" w:name="_Toc192516060"/>
      <w:bookmarkStart w:id="2504" w:name="_Toc192579163"/>
      <w:bookmarkStart w:id="2505" w:name="_Toc192581104"/>
      <w:bookmarkStart w:id="2506" w:name="_Toc192581546"/>
      <w:bookmarkStart w:id="2507" w:name="_Toc192762576"/>
      <w:bookmarkStart w:id="2508" w:name="_Toc192765150"/>
      <w:bookmarkStart w:id="2509" w:name="_Toc192765763"/>
      <w:bookmarkStart w:id="2510" w:name="_Toc192782315"/>
      <w:bookmarkStart w:id="2511" w:name="_Toc192782923"/>
      <w:bookmarkStart w:id="2512" w:name="_Toc192850842"/>
      <w:bookmarkStart w:id="2513" w:name="_Toc192929329"/>
      <w:bookmarkStart w:id="2514" w:name="_Toc192935017"/>
      <w:bookmarkStart w:id="2515" w:name="_Toc193016365"/>
      <w:bookmarkStart w:id="2516" w:name="_Toc192335518"/>
      <w:bookmarkStart w:id="2517" w:name="_Toc192406045"/>
      <w:bookmarkStart w:id="2518" w:name="_Toc192408450"/>
      <w:bookmarkStart w:id="2519" w:name="_Toc192408896"/>
      <w:bookmarkStart w:id="2520" w:name="_Toc192496356"/>
      <w:bookmarkStart w:id="2521" w:name="_Toc192502561"/>
      <w:bookmarkStart w:id="2522" w:name="_Toc192509450"/>
      <w:bookmarkStart w:id="2523" w:name="_Toc192510171"/>
      <w:bookmarkStart w:id="2524" w:name="_Toc192516061"/>
      <w:bookmarkStart w:id="2525" w:name="_Toc192579164"/>
      <w:bookmarkStart w:id="2526" w:name="_Toc192581105"/>
      <w:bookmarkStart w:id="2527" w:name="_Toc192581547"/>
      <w:bookmarkStart w:id="2528" w:name="_Toc192762577"/>
      <w:bookmarkStart w:id="2529" w:name="_Toc192765151"/>
      <w:bookmarkStart w:id="2530" w:name="_Toc192765764"/>
      <w:bookmarkStart w:id="2531" w:name="_Toc192782316"/>
      <w:bookmarkStart w:id="2532" w:name="_Toc192782924"/>
      <w:bookmarkStart w:id="2533" w:name="_Toc192850843"/>
      <w:bookmarkStart w:id="2534" w:name="_Toc192929330"/>
      <w:bookmarkStart w:id="2535" w:name="_Toc192935018"/>
      <w:bookmarkStart w:id="2536" w:name="_Toc193016366"/>
      <w:bookmarkStart w:id="2537" w:name="_Toc192335519"/>
      <w:bookmarkStart w:id="2538" w:name="_Toc192406046"/>
      <w:bookmarkStart w:id="2539" w:name="_Toc192408451"/>
      <w:bookmarkStart w:id="2540" w:name="_Toc192408897"/>
      <w:bookmarkStart w:id="2541" w:name="_Toc192496357"/>
      <w:bookmarkStart w:id="2542" w:name="_Toc192502562"/>
      <w:bookmarkStart w:id="2543" w:name="_Toc192509451"/>
      <w:bookmarkStart w:id="2544" w:name="_Toc192510172"/>
      <w:bookmarkStart w:id="2545" w:name="_Toc192516062"/>
      <w:bookmarkStart w:id="2546" w:name="_Toc192579165"/>
      <w:bookmarkStart w:id="2547" w:name="_Toc192581106"/>
      <w:bookmarkStart w:id="2548" w:name="_Toc192581548"/>
      <w:bookmarkStart w:id="2549" w:name="_Toc192762578"/>
      <w:bookmarkStart w:id="2550" w:name="_Toc192765152"/>
      <w:bookmarkStart w:id="2551" w:name="_Toc192765765"/>
      <w:bookmarkStart w:id="2552" w:name="_Toc192782317"/>
      <w:bookmarkStart w:id="2553" w:name="_Toc192782925"/>
      <w:bookmarkStart w:id="2554" w:name="_Toc192850844"/>
      <w:bookmarkStart w:id="2555" w:name="_Toc192929331"/>
      <w:bookmarkStart w:id="2556" w:name="_Toc192935019"/>
      <w:bookmarkStart w:id="2557" w:name="_Toc193016367"/>
      <w:bookmarkStart w:id="2558" w:name="_Toc192335520"/>
      <w:bookmarkStart w:id="2559" w:name="_Toc192406047"/>
      <w:bookmarkStart w:id="2560" w:name="_Toc192408452"/>
      <w:bookmarkStart w:id="2561" w:name="_Toc192408898"/>
      <w:bookmarkStart w:id="2562" w:name="_Toc192496358"/>
      <w:bookmarkStart w:id="2563" w:name="_Toc192502563"/>
      <w:bookmarkStart w:id="2564" w:name="_Toc192509452"/>
      <w:bookmarkStart w:id="2565" w:name="_Toc192510173"/>
      <w:bookmarkStart w:id="2566" w:name="_Toc192516063"/>
      <w:bookmarkStart w:id="2567" w:name="_Toc192579166"/>
      <w:bookmarkStart w:id="2568" w:name="_Toc192581107"/>
      <w:bookmarkStart w:id="2569" w:name="_Toc192581549"/>
      <w:bookmarkStart w:id="2570" w:name="_Toc192762579"/>
      <w:bookmarkStart w:id="2571" w:name="_Toc192765153"/>
      <w:bookmarkStart w:id="2572" w:name="_Toc192765766"/>
      <w:bookmarkStart w:id="2573" w:name="_Toc192782318"/>
      <w:bookmarkStart w:id="2574" w:name="_Toc192782926"/>
      <w:bookmarkStart w:id="2575" w:name="_Toc192850845"/>
      <w:bookmarkStart w:id="2576" w:name="_Toc192929332"/>
      <w:bookmarkStart w:id="2577" w:name="_Toc192935020"/>
      <w:bookmarkStart w:id="2578" w:name="_Toc193016368"/>
      <w:bookmarkStart w:id="2579" w:name="_Toc192335521"/>
      <w:bookmarkStart w:id="2580" w:name="_Toc192406048"/>
      <w:bookmarkStart w:id="2581" w:name="_Toc192408453"/>
      <w:bookmarkStart w:id="2582" w:name="_Toc192408899"/>
      <w:bookmarkStart w:id="2583" w:name="_Toc192496359"/>
      <w:bookmarkStart w:id="2584" w:name="_Toc192502564"/>
      <w:bookmarkStart w:id="2585" w:name="_Toc192509453"/>
      <w:bookmarkStart w:id="2586" w:name="_Toc192510174"/>
      <w:bookmarkStart w:id="2587" w:name="_Toc192516064"/>
      <w:bookmarkStart w:id="2588" w:name="_Toc192579167"/>
      <w:bookmarkStart w:id="2589" w:name="_Toc192581108"/>
      <w:bookmarkStart w:id="2590" w:name="_Toc192581550"/>
      <w:bookmarkStart w:id="2591" w:name="_Toc192762580"/>
      <w:bookmarkStart w:id="2592" w:name="_Toc192765154"/>
      <w:bookmarkStart w:id="2593" w:name="_Toc192765767"/>
      <w:bookmarkStart w:id="2594" w:name="_Toc192782319"/>
      <w:bookmarkStart w:id="2595" w:name="_Toc192782927"/>
      <w:bookmarkStart w:id="2596" w:name="_Toc192850846"/>
      <w:bookmarkStart w:id="2597" w:name="_Toc192929333"/>
      <w:bookmarkStart w:id="2598" w:name="_Toc192935021"/>
      <w:bookmarkStart w:id="2599" w:name="_Toc193016369"/>
      <w:bookmarkStart w:id="2600" w:name="_Toc192335522"/>
      <w:bookmarkStart w:id="2601" w:name="_Toc192406049"/>
      <w:bookmarkStart w:id="2602" w:name="_Toc192408454"/>
      <w:bookmarkStart w:id="2603" w:name="_Toc192408900"/>
      <w:bookmarkStart w:id="2604" w:name="_Toc192496360"/>
      <w:bookmarkStart w:id="2605" w:name="_Toc192502565"/>
      <w:bookmarkStart w:id="2606" w:name="_Toc192509454"/>
      <w:bookmarkStart w:id="2607" w:name="_Toc192510175"/>
      <w:bookmarkStart w:id="2608" w:name="_Toc192516065"/>
      <w:bookmarkStart w:id="2609" w:name="_Toc192579168"/>
      <w:bookmarkStart w:id="2610" w:name="_Toc192581109"/>
      <w:bookmarkStart w:id="2611" w:name="_Toc192581551"/>
      <w:bookmarkStart w:id="2612" w:name="_Toc192762581"/>
      <w:bookmarkStart w:id="2613" w:name="_Toc192765155"/>
      <w:bookmarkStart w:id="2614" w:name="_Toc192765768"/>
      <w:bookmarkStart w:id="2615" w:name="_Toc192782320"/>
      <w:bookmarkStart w:id="2616" w:name="_Toc192782928"/>
      <w:bookmarkStart w:id="2617" w:name="_Toc192850847"/>
      <w:bookmarkStart w:id="2618" w:name="_Toc192929334"/>
      <w:bookmarkStart w:id="2619" w:name="_Toc192935022"/>
      <w:bookmarkStart w:id="2620" w:name="_Toc193016370"/>
      <w:bookmarkStart w:id="2621" w:name="_Toc192335523"/>
      <w:bookmarkStart w:id="2622" w:name="_Toc192406050"/>
      <w:bookmarkStart w:id="2623" w:name="_Toc192408455"/>
      <w:bookmarkStart w:id="2624" w:name="_Toc192408901"/>
      <w:bookmarkStart w:id="2625" w:name="_Toc192496361"/>
      <w:bookmarkStart w:id="2626" w:name="_Toc192502566"/>
      <w:bookmarkStart w:id="2627" w:name="_Toc192509455"/>
      <w:bookmarkStart w:id="2628" w:name="_Toc192510176"/>
      <w:bookmarkStart w:id="2629" w:name="_Toc192516066"/>
      <w:bookmarkStart w:id="2630" w:name="_Toc192579169"/>
      <w:bookmarkStart w:id="2631" w:name="_Toc192581110"/>
      <w:bookmarkStart w:id="2632" w:name="_Toc192581552"/>
      <w:bookmarkStart w:id="2633" w:name="_Toc192762582"/>
      <w:bookmarkStart w:id="2634" w:name="_Toc192765156"/>
      <w:bookmarkStart w:id="2635" w:name="_Toc192765769"/>
      <w:bookmarkStart w:id="2636" w:name="_Toc192782321"/>
      <w:bookmarkStart w:id="2637" w:name="_Toc192782929"/>
      <w:bookmarkStart w:id="2638" w:name="_Toc192850848"/>
      <w:bookmarkStart w:id="2639" w:name="_Toc192929335"/>
      <w:bookmarkStart w:id="2640" w:name="_Toc192935023"/>
      <w:bookmarkStart w:id="2641" w:name="_Toc193016371"/>
      <w:bookmarkStart w:id="2642" w:name="_Toc192335524"/>
      <w:bookmarkStart w:id="2643" w:name="_Toc192406051"/>
      <w:bookmarkStart w:id="2644" w:name="_Toc192408456"/>
      <w:bookmarkStart w:id="2645" w:name="_Toc192408902"/>
      <w:bookmarkStart w:id="2646" w:name="_Toc192496362"/>
      <w:bookmarkStart w:id="2647" w:name="_Toc192502567"/>
      <w:bookmarkStart w:id="2648" w:name="_Toc192509456"/>
      <w:bookmarkStart w:id="2649" w:name="_Toc192510177"/>
      <w:bookmarkStart w:id="2650" w:name="_Toc192516067"/>
      <w:bookmarkStart w:id="2651" w:name="_Toc192579170"/>
      <w:bookmarkStart w:id="2652" w:name="_Toc192581111"/>
      <w:bookmarkStart w:id="2653" w:name="_Toc192581553"/>
      <w:bookmarkStart w:id="2654" w:name="_Toc192762583"/>
      <w:bookmarkStart w:id="2655" w:name="_Toc192765157"/>
      <w:bookmarkStart w:id="2656" w:name="_Toc192765770"/>
      <w:bookmarkStart w:id="2657" w:name="_Toc192782322"/>
      <w:bookmarkStart w:id="2658" w:name="_Toc192782930"/>
      <w:bookmarkStart w:id="2659" w:name="_Toc192850849"/>
      <w:bookmarkStart w:id="2660" w:name="_Toc192929336"/>
      <w:bookmarkStart w:id="2661" w:name="_Toc192935024"/>
      <w:bookmarkStart w:id="2662" w:name="_Toc193016372"/>
      <w:bookmarkStart w:id="2663" w:name="_Toc192335525"/>
      <w:bookmarkStart w:id="2664" w:name="_Toc192406052"/>
      <w:bookmarkStart w:id="2665" w:name="_Toc192408457"/>
      <w:bookmarkStart w:id="2666" w:name="_Toc192408903"/>
      <w:bookmarkStart w:id="2667" w:name="_Toc192496363"/>
      <w:bookmarkStart w:id="2668" w:name="_Toc192502568"/>
      <w:bookmarkStart w:id="2669" w:name="_Toc192509457"/>
      <w:bookmarkStart w:id="2670" w:name="_Toc192510178"/>
      <w:bookmarkStart w:id="2671" w:name="_Toc192516068"/>
      <w:bookmarkStart w:id="2672" w:name="_Toc192579171"/>
      <w:bookmarkStart w:id="2673" w:name="_Toc192581112"/>
      <w:bookmarkStart w:id="2674" w:name="_Toc192581554"/>
      <w:bookmarkStart w:id="2675" w:name="_Toc192762584"/>
      <w:bookmarkStart w:id="2676" w:name="_Toc192765158"/>
      <w:bookmarkStart w:id="2677" w:name="_Toc192765771"/>
      <w:bookmarkStart w:id="2678" w:name="_Toc192782323"/>
      <w:bookmarkStart w:id="2679" w:name="_Toc192782931"/>
      <w:bookmarkStart w:id="2680" w:name="_Toc192850850"/>
      <w:bookmarkStart w:id="2681" w:name="_Toc192929337"/>
      <w:bookmarkStart w:id="2682" w:name="_Toc192935025"/>
      <w:bookmarkStart w:id="2683" w:name="_Toc193016373"/>
      <w:bookmarkStart w:id="2684" w:name="_Toc192335526"/>
      <w:bookmarkStart w:id="2685" w:name="_Toc192406053"/>
      <w:bookmarkStart w:id="2686" w:name="_Toc192408458"/>
      <w:bookmarkStart w:id="2687" w:name="_Toc192408904"/>
      <w:bookmarkStart w:id="2688" w:name="_Toc192496364"/>
      <w:bookmarkStart w:id="2689" w:name="_Toc192502569"/>
      <w:bookmarkStart w:id="2690" w:name="_Toc192509458"/>
      <w:bookmarkStart w:id="2691" w:name="_Toc192510179"/>
      <w:bookmarkStart w:id="2692" w:name="_Toc192516069"/>
      <w:bookmarkStart w:id="2693" w:name="_Toc192579172"/>
      <w:bookmarkStart w:id="2694" w:name="_Toc192581113"/>
      <w:bookmarkStart w:id="2695" w:name="_Toc192581555"/>
      <w:bookmarkStart w:id="2696" w:name="_Toc192762585"/>
      <w:bookmarkStart w:id="2697" w:name="_Toc192765159"/>
      <w:bookmarkStart w:id="2698" w:name="_Toc192765772"/>
      <w:bookmarkStart w:id="2699" w:name="_Toc192782324"/>
      <w:bookmarkStart w:id="2700" w:name="_Toc192782932"/>
      <w:bookmarkStart w:id="2701" w:name="_Toc192850851"/>
      <w:bookmarkStart w:id="2702" w:name="_Toc192929338"/>
      <w:bookmarkStart w:id="2703" w:name="_Toc192935026"/>
      <w:bookmarkStart w:id="2704" w:name="_Toc193016374"/>
      <w:bookmarkStart w:id="2705" w:name="_Toc192335527"/>
      <w:bookmarkStart w:id="2706" w:name="_Toc192406054"/>
      <w:bookmarkStart w:id="2707" w:name="_Toc192408459"/>
      <w:bookmarkStart w:id="2708" w:name="_Toc192408905"/>
      <w:bookmarkStart w:id="2709" w:name="_Toc192496365"/>
      <w:bookmarkStart w:id="2710" w:name="_Toc192502570"/>
      <w:bookmarkStart w:id="2711" w:name="_Toc192509459"/>
      <w:bookmarkStart w:id="2712" w:name="_Toc192510180"/>
      <w:bookmarkStart w:id="2713" w:name="_Toc192516070"/>
      <w:bookmarkStart w:id="2714" w:name="_Toc192579173"/>
      <w:bookmarkStart w:id="2715" w:name="_Toc192581114"/>
      <w:bookmarkStart w:id="2716" w:name="_Toc192581556"/>
      <w:bookmarkStart w:id="2717" w:name="_Toc192762586"/>
      <w:bookmarkStart w:id="2718" w:name="_Toc192765160"/>
      <w:bookmarkStart w:id="2719" w:name="_Toc192765773"/>
      <w:bookmarkStart w:id="2720" w:name="_Toc192782325"/>
      <w:bookmarkStart w:id="2721" w:name="_Toc192782933"/>
      <w:bookmarkStart w:id="2722" w:name="_Toc192850852"/>
      <w:bookmarkStart w:id="2723" w:name="_Toc192929339"/>
      <w:bookmarkStart w:id="2724" w:name="_Toc192935027"/>
      <w:bookmarkStart w:id="2725" w:name="_Toc193016375"/>
      <w:bookmarkStart w:id="2726" w:name="_Toc192335528"/>
      <w:bookmarkStart w:id="2727" w:name="_Toc192406055"/>
      <w:bookmarkStart w:id="2728" w:name="_Toc192408460"/>
      <w:bookmarkStart w:id="2729" w:name="_Toc192408906"/>
      <w:bookmarkStart w:id="2730" w:name="_Toc192496366"/>
      <w:bookmarkStart w:id="2731" w:name="_Toc192502571"/>
      <w:bookmarkStart w:id="2732" w:name="_Toc192509460"/>
      <w:bookmarkStart w:id="2733" w:name="_Toc192510181"/>
      <w:bookmarkStart w:id="2734" w:name="_Toc192516071"/>
      <w:bookmarkStart w:id="2735" w:name="_Toc192579174"/>
      <w:bookmarkStart w:id="2736" w:name="_Toc192581115"/>
      <w:bookmarkStart w:id="2737" w:name="_Toc192581557"/>
      <w:bookmarkStart w:id="2738" w:name="_Toc192762587"/>
      <w:bookmarkStart w:id="2739" w:name="_Toc192765161"/>
      <w:bookmarkStart w:id="2740" w:name="_Toc192765774"/>
      <w:bookmarkStart w:id="2741" w:name="_Toc192782326"/>
      <w:bookmarkStart w:id="2742" w:name="_Toc192782934"/>
      <w:bookmarkStart w:id="2743" w:name="_Toc192850853"/>
      <w:bookmarkStart w:id="2744" w:name="_Toc192929340"/>
      <w:bookmarkStart w:id="2745" w:name="_Toc192935028"/>
      <w:bookmarkStart w:id="2746" w:name="_Toc193016376"/>
      <w:bookmarkStart w:id="2747" w:name="_Toc192335529"/>
      <w:bookmarkStart w:id="2748" w:name="_Toc192406056"/>
      <w:bookmarkStart w:id="2749" w:name="_Toc192408461"/>
      <w:bookmarkStart w:id="2750" w:name="_Toc192408907"/>
      <w:bookmarkStart w:id="2751" w:name="_Toc192496367"/>
      <w:bookmarkStart w:id="2752" w:name="_Toc192502572"/>
      <w:bookmarkStart w:id="2753" w:name="_Toc192509461"/>
      <w:bookmarkStart w:id="2754" w:name="_Toc192510182"/>
      <w:bookmarkStart w:id="2755" w:name="_Toc192516072"/>
      <w:bookmarkStart w:id="2756" w:name="_Toc192579175"/>
      <w:bookmarkStart w:id="2757" w:name="_Toc192581116"/>
      <w:bookmarkStart w:id="2758" w:name="_Toc192581558"/>
      <w:bookmarkStart w:id="2759" w:name="_Toc192762588"/>
      <w:bookmarkStart w:id="2760" w:name="_Toc192765162"/>
      <w:bookmarkStart w:id="2761" w:name="_Toc192765775"/>
      <w:bookmarkStart w:id="2762" w:name="_Toc192782327"/>
      <w:bookmarkStart w:id="2763" w:name="_Toc192782935"/>
      <w:bookmarkStart w:id="2764" w:name="_Toc192850854"/>
      <w:bookmarkStart w:id="2765" w:name="_Toc192929341"/>
      <w:bookmarkStart w:id="2766" w:name="_Toc192935029"/>
      <w:bookmarkStart w:id="2767" w:name="_Toc193016377"/>
      <w:bookmarkStart w:id="2768" w:name="_Toc192335530"/>
      <w:bookmarkStart w:id="2769" w:name="_Toc192406057"/>
      <w:bookmarkStart w:id="2770" w:name="_Toc192408462"/>
      <w:bookmarkStart w:id="2771" w:name="_Toc192408908"/>
      <w:bookmarkStart w:id="2772" w:name="_Toc192496368"/>
      <w:bookmarkStart w:id="2773" w:name="_Toc192502573"/>
      <w:bookmarkStart w:id="2774" w:name="_Toc192509462"/>
      <w:bookmarkStart w:id="2775" w:name="_Toc192510183"/>
      <w:bookmarkStart w:id="2776" w:name="_Toc192516073"/>
      <w:bookmarkStart w:id="2777" w:name="_Toc192579176"/>
      <w:bookmarkStart w:id="2778" w:name="_Toc192581117"/>
      <w:bookmarkStart w:id="2779" w:name="_Toc192581559"/>
      <w:bookmarkStart w:id="2780" w:name="_Toc192762589"/>
      <w:bookmarkStart w:id="2781" w:name="_Toc192765163"/>
      <w:bookmarkStart w:id="2782" w:name="_Toc192765776"/>
      <w:bookmarkStart w:id="2783" w:name="_Toc192782328"/>
      <w:bookmarkStart w:id="2784" w:name="_Toc192782936"/>
      <w:bookmarkStart w:id="2785" w:name="_Toc192850855"/>
      <w:bookmarkStart w:id="2786" w:name="_Toc192929342"/>
      <w:bookmarkStart w:id="2787" w:name="_Toc192935030"/>
      <w:bookmarkStart w:id="2788" w:name="_Toc193016378"/>
      <w:bookmarkStart w:id="2789" w:name="_Toc192335531"/>
      <w:bookmarkStart w:id="2790" w:name="_Toc192406058"/>
      <w:bookmarkStart w:id="2791" w:name="_Toc192408463"/>
      <w:bookmarkStart w:id="2792" w:name="_Toc192408909"/>
      <w:bookmarkStart w:id="2793" w:name="_Toc192496369"/>
      <w:bookmarkStart w:id="2794" w:name="_Toc192502574"/>
      <w:bookmarkStart w:id="2795" w:name="_Toc192509463"/>
      <w:bookmarkStart w:id="2796" w:name="_Toc192510184"/>
      <w:bookmarkStart w:id="2797" w:name="_Toc192516074"/>
      <w:bookmarkStart w:id="2798" w:name="_Toc192579177"/>
      <w:bookmarkStart w:id="2799" w:name="_Toc192581118"/>
      <w:bookmarkStart w:id="2800" w:name="_Toc192581560"/>
      <w:bookmarkStart w:id="2801" w:name="_Toc192762590"/>
      <w:bookmarkStart w:id="2802" w:name="_Toc192765164"/>
      <w:bookmarkStart w:id="2803" w:name="_Toc192765777"/>
      <w:bookmarkStart w:id="2804" w:name="_Toc192782329"/>
      <w:bookmarkStart w:id="2805" w:name="_Toc192782937"/>
      <w:bookmarkStart w:id="2806" w:name="_Toc192850856"/>
      <w:bookmarkStart w:id="2807" w:name="_Toc192929343"/>
      <w:bookmarkStart w:id="2808" w:name="_Toc192935031"/>
      <w:bookmarkStart w:id="2809" w:name="_Toc193016379"/>
      <w:bookmarkStart w:id="2810" w:name="_Toc192335532"/>
      <w:bookmarkStart w:id="2811" w:name="_Toc192406059"/>
      <w:bookmarkStart w:id="2812" w:name="_Toc192408464"/>
      <w:bookmarkStart w:id="2813" w:name="_Toc192408910"/>
      <w:bookmarkStart w:id="2814" w:name="_Toc192496370"/>
      <w:bookmarkStart w:id="2815" w:name="_Toc192502575"/>
      <w:bookmarkStart w:id="2816" w:name="_Toc192509464"/>
      <w:bookmarkStart w:id="2817" w:name="_Toc192510185"/>
      <w:bookmarkStart w:id="2818" w:name="_Toc192516075"/>
      <w:bookmarkStart w:id="2819" w:name="_Toc192579178"/>
      <w:bookmarkStart w:id="2820" w:name="_Toc192581119"/>
      <w:bookmarkStart w:id="2821" w:name="_Toc192581561"/>
      <w:bookmarkStart w:id="2822" w:name="_Toc192762591"/>
      <w:bookmarkStart w:id="2823" w:name="_Toc192765165"/>
      <w:bookmarkStart w:id="2824" w:name="_Toc192765778"/>
      <w:bookmarkStart w:id="2825" w:name="_Toc192782330"/>
      <w:bookmarkStart w:id="2826" w:name="_Toc192782938"/>
      <w:bookmarkStart w:id="2827" w:name="_Toc192850857"/>
      <w:bookmarkStart w:id="2828" w:name="_Toc192929344"/>
      <w:bookmarkStart w:id="2829" w:name="_Toc192935032"/>
      <w:bookmarkStart w:id="2830" w:name="_Toc193016380"/>
      <w:bookmarkStart w:id="2831" w:name="_Toc192335533"/>
      <w:bookmarkStart w:id="2832" w:name="_Toc192406060"/>
      <w:bookmarkStart w:id="2833" w:name="_Toc192408465"/>
      <w:bookmarkStart w:id="2834" w:name="_Toc192408911"/>
      <w:bookmarkStart w:id="2835" w:name="_Toc192496371"/>
      <w:bookmarkStart w:id="2836" w:name="_Toc192502576"/>
      <w:bookmarkStart w:id="2837" w:name="_Toc192509465"/>
      <w:bookmarkStart w:id="2838" w:name="_Toc192510186"/>
      <w:bookmarkStart w:id="2839" w:name="_Toc192516076"/>
      <w:bookmarkStart w:id="2840" w:name="_Toc192579179"/>
      <w:bookmarkStart w:id="2841" w:name="_Toc192581120"/>
      <w:bookmarkStart w:id="2842" w:name="_Toc192581562"/>
      <w:bookmarkStart w:id="2843" w:name="_Toc192762592"/>
      <w:bookmarkStart w:id="2844" w:name="_Toc192765166"/>
      <w:bookmarkStart w:id="2845" w:name="_Toc192765779"/>
      <w:bookmarkStart w:id="2846" w:name="_Toc192782331"/>
      <w:bookmarkStart w:id="2847" w:name="_Toc192782939"/>
      <w:bookmarkStart w:id="2848" w:name="_Toc192850858"/>
      <w:bookmarkStart w:id="2849" w:name="_Toc192929345"/>
      <w:bookmarkStart w:id="2850" w:name="_Toc192935033"/>
      <w:bookmarkStart w:id="2851" w:name="_Toc193016381"/>
      <w:bookmarkStart w:id="2852" w:name="_Toc192335534"/>
      <w:bookmarkStart w:id="2853" w:name="_Toc192406061"/>
      <w:bookmarkStart w:id="2854" w:name="_Toc192408466"/>
      <w:bookmarkStart w:id="2855" w:name="_Toc192408912"/>
      <w:bookmarkStart w:id="2856" w:name="_Toc192496372"/>
      <w:bookmarkStart w:id="2857" w:name="_Toc192502577"/>
      <w:bookmarkStart w:id="2858" w:name="_Toc192509466"/>
      <w:bookmarkStart w:id="2859" w:name="_Toc192510187"/>
      <w:bookmarkStart w:id="2860" w:name="_Toc192516077"/>
      <w:bookmarkStart w:id="2861" w:name="_Toc192579180"/>
      <w:bookmarkStart w:id="2862" w:name="_Toc192581121"/>
      <w:bookmarkStart w:id="2863" w:name="_Toc192581563"/>
      <w:bookmarkStart w:id="2864" w:name="_Toc192762593"/>
      <w:bookmarkStart w:id="2865" w:name="_Toc192765167"/>
      <w:bookmarkStart w:id="2866" w:name="_Toc192765780"/>
      <w:bookmarkStart w:id="2867" w:name="_Toc192782332"/>
      <w:bookmarkStart w:id="2868" w:name="_Toc192782940"/>
      <w:bookmarkStart w:id="2869" w:name="_Toc192850859"/>
      <w:bookmarkStart w:id="2870" w:name="_Toc192929346"/>
      <w:bookmarkStart w:id="2871" w:name="_Toc192935034"/>
      <w:bookmarkStart w:id="2872" w:name="_Toc193016382"/>
      <w:bookmarkStart w:id="2873" w:name="_Toc192335535"/>
      <w:bookmarkStart w:id="2874" w:name="_Toc192406062"/>
      <w:bookmarkStart w:id="2875" w:name="_Toc192408467"/>
      <w:bookmarkStart w:id="2876" w:name="_Toc192408913"/>
      <w:bookmarkStart w:id="2877" w:name="_Toc192496373"/>
      <w:bookmarkStart w:id="2878" w:name="_Toc192502578"/>
      <w:bookmarkStart w:id="2879" w:name="_Toc192509467"/>
      <w:bookmarkStart w:id="2880" w:name="_Toc192510188"/>
      <w:bookmarkStart w:id="2881" w:name="_Toc192516078"/>
      <w:bookmarkStart w:id="2882" w:name="_Toc192579181"/>
      <w:bookmarkStart w:id="2883" w:name="_Toc192581122"/>
      <w:bookmarkStart w:id="2884" w:name="_Toc192581564"/>
      <w:bookmarkStart w:id="2885" w:name="_Toc192762594"/>
      <w:bookmarkStart w:id="2886" w:name="_Toc192765168"/>
      <w:bookmarkStart w:id="2887" w:name="_Toc192765781"/>
      <w:bookmarkStart w:id="2888" w:name="_Toc192782333"/>
      <w:bookmarkStart w:id="2889" w:name="_Toc192782941"/>
      <w:bookmarkStart w:id="2890" w:name="_Toc192850860"/>
      <w:bookmarkStart w:id="2891" w:name="_Toc192929347"/>
      <w:bookmarkStart w:id="2892" w:name="_Toc192935035"/>
      <w:bookmarkStart w:id="2893" w:name="_Toc193016383"/>
      <w:bookmarkStart w:id="2894" w:name="_Toc192335536"/>
      <w:bookmarkStart w:id="2895" w:name="_Toc192406063"/>
      <w:bookmarkStart w:id="2896" w:name="_Toc192408468"/>
      <w:bookmarkStart w:id="2897" w:name="_Toc192408914"/>
      <w:bookmarkStart w:id="2898" w:name="_Toc192496374"/>
      <w:bookmarkStart w:id="2899" w:name="_Toc192502579"/>
      <w:bookmarkStart w:id="2900" w:name="_Toc192509468"/>
      <w:bookmarkStart w:id="2901" w:name="_Toc192510189"/>
      <w:bookmarkStart w:id="2902" w:name="_Toc192516079"/>
      <w:bookmarkStart w:id="2903" w:name="_Toc192579182"/>
      <w:bookmarkStart w:id="2904" w:name="_Toc192581123"/>
      <w:bookmarkStart w:id="2905" w:name="_Toc192581565"/>
      <w:bookmarkStart w:id="2906" w:name="_Toc192762595"/>
      <w:bookmarkStart w:id="2907" w:name="_Toc192765169"/>
      <w:bookmarkStart w:id="2908" w:name="_Toc192765782"/>
      <w:bookmarkStart w:id="2909" w:name="_Toc192782334"/>
      <w:bookmarkStart w:id="2910" w:name="_Toc192782942"/>
      <w:bookmarkStart w:id="2911" w:name="_Toc192850861"/>
      <w:bookmarkStart w:id="2912" w:name="_Toc192929348"/>
      <w:bookmarkStart w:id="2913" w:name="_Toc192935036"/>
      <w:bookmarkStart w:id="2914" w:name="_Toc193016384"/>
      <w:bookmarkStart w:id="2915" w:name="_Toc192335537"/>
      <w:bookmarkStart w:id="2916" w:name="_Toc192406064"/>
      <w:bookmarkStart w:id="2917" w:name="_Toc192408469"/>
      <w:bookmarkStart w:id="2918" w:name="_Toc192408915"/>
      <w:bookmarkStart w:id="2919" w:name="_Toc192496375"/>
      <w:bookmarkStart w:id="2920" w:name="_Toc192502580"/>
      <w:bookmarkStart w:id="2921" w:name="_Toc192509469"/>
      <w:bookmarkStart w:id="2922" w:name="_Toc192510190"/>
      <w:bookmarkStart w:id="2923" w:name="_Toc192516080"/>
      <w:bookmarkStart w:id="2924" w:name="_Toc192579183"/>
      <w:bookmarkStart w:id="2925" w:name="_Toc192581124"/>
      <w:bookmarkStart w:id="2926" w:name="_Toc192581566"/>
      <w:bookmarkStart w:id="2927" w:name="_Toc192762596"/>
      <w:bookmarkStart w:id="2928" w:name="_Toc192765170"/>
      <w:bookmarkStart w:id="2929" w:name="_Toc192765783"/>
      <w:bookmarkStart w:id="2930" w:name="_Toc192782335"/>
      <w:bookmarkStart w:id="2931" w:name="_Toc192782943"/>
      <w:bookmarkStart w:id="2932" w:name="_Toc192850862"/>
      <w:bookmarkStart w:id="2933" w:name="_Toc192929349"/>
      <w:bookmarkStart w:id="2934" w:name="_Toc192935037"/>
      <w:bookmarkStart w:id="2935" w:name="_Toc193016385"/>
      <w:bookmarkStart w:id="2936" w:name="_Toc192335647"/>
      <w:bookmarkStart w:id="2937" w:name="_Toc192406174"/>
      <w:bookmarkStart w:id="2938" w:name="_Toc192408579"/>
      <w:bookmarkStart w:id="2939" w:name="_Toc192409025"/>
      <w:bookmarkStart w:id="2940" w:name="_Toc192496485"/>
      <w:bookmarkStart w:id="2941" w:name="_Toc192502690"/>
      <w:bookmarkStart w:id="2942" w:name="_Toc192509579"/>
      <w:bookmarkStart w:id="2943" w:name="_Toc192510300"/>
      <w:bookmarkStart w:id="2944" w:name="_Toc192516190"/>
      <w:bookmarkStart w:id="2945" w:name="_Toc192579293"/>
      <w:bookmarkStart w:id="2946" w:name="_Toc192581234"/>
      <w:bookmarkStart w:id="2947" w:name="_Toc192581676"/>
      <w:bookmarkStart w:id="2948" w:name="_Toc192762706"/>
      <w:bookmarkStart w:id="2949" w:name="_Toc192765280"/>
      <w:bookmarkStart w:id="2950" w:name="_Toc192765893"/>
      <w:bookmarkStart w:id="2951" w:name="_Toc192782445"/>
      <w:bookmarkStart w:id="2952" w:name="_Toc192783053"/>
      <w:bookmarkStart w:id="2953" w:name="_Toc192850972"/>
      <w:bookmarkStart w:id="2954" w:name="_Toc192929459"/>
      <w:bookmarkStart w:id="2955" w:name="_Toc192935147"/>
      <w:bookmarkStart w:id="2956" w:name="_Toc193016495"/>
      <w:bookmarkStart w:id="2957" w:name="_Toc192335648"/>
      <w:bookmarkStart w:id="2958" w:name="_Toc192406175"/>
      <w:bookmarkStart w:id="2959" w:name="_Toc192408580"/>
      <w:bookmarkStart w:id="2960" w:name="_Toc192409026"/>
      <w:bookmarkStart w:id="2961" w:name="_Toc192496486"/>
      <w:bookmarkStart w:id="2962" w:name="_Toc192502691"/>
      <w:bookmarkStart w:id="2963" w:name="_Toc192509580"/>
      <w:bookmarkStart w:id="2964" w:name="_Toc192510301"/>
      <w:bookmarkStart w:id="2965" w:name="_Toc192516191"/>
      <w:bookmarkStart w:id="2966" w:name="_Toc192579294"/>
      <w:bookmarkStart w:id="2967" w:name="_Toc192581235"/>
      <w:bookmarkStart w:id="2968" w:name="_Toc192581677"/>
      <w:bookmarkStart w:id="2969" w:name="_Toc192762707"/>
      <w:bookmarkStart w:id="2970" w:name="_Toc192765281"/>
      <w:bookmarkStart w:id="2971" w:name="_Toc192765894"/>
      <w:bookmarkStart w:id="2972" w:name="_Toc192782446"/>
      <w:bookmarkStart w:id="2973" w:name="_Toc192783054"/>
      <w:bookmarkStart w:id="2974" w:name="_Toc192850973"/>
      <w:bookmarkStart w:id="2975" w:name="_Toc192929460"/>
      <w:bookmarkStart w:id="2976" w:name="_Toc192935148"/>
      <w:bookmarkStart w:id="2977" w:name="_Toc193016496"/>
      <w:bookmarkStart w:id="2978" w:name="_Ref190771233"/>
      <w:bookmarkStart w:id="2979" w:name="_Toc197425942"/>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r>
        <w:t>O</w:t>
      </w:r>
      <w:r w:rsidR="002D20D8" w:rsidRPr="00725372">
        <w:t>peration Modes and Associated Performances of the Cryogenic System</w:t>
      </w:r>
      <w:bookmarkEnd w:id="2978"/>
      <w:bookmarkEnd w:id="2979"/>
    </w:p>
    <w:p w14:paraId="1E3585BE" w14:textId="52986B5F" w:rsidR="00766AC3" w:rsidRPr="00725372" w:rsidRDefault="00B51E11" w:rsidP="00766AC3">
      <w:pPr>
        <w:pStyle w:val="Heading3numbered"/>
      </w:pPr>
      <w:bookmarkStart w:id="2980" w:name="_Toc192496488"/>
      <w:bookmarkStart w:id="2981" w:name="_Toc192502693"/>
      <w:bookmarkStart w:id="2982" w:name="_Toc192509582"/>
      <w:bookmarkStart w:id="2983" w:name="_Toc192510303"/>
      <w:bookmarkStart w:id="2984" w:name="_Toc192516193"/>
      <w:bookmarkStart w:id="2985" w:name="_Toc192579296"/>
      <w:bookmarkStart w:id="2986" w:name="_Toc192581237"/>
      <w:bookmarkStart w:id="2987" w:name="_Toc192581679"/>
      <w:bookmarkStart w:id="2988" w:name="_Toc192762709"/>
      <w:bookmarkStart w:id="2989" w:name="_Toc192765283"/>
      <w:bookmarkStart w:id="2990" w:name="_Toc192765896"/>
      <w:bookmarkStart w:id="2991" w:name="_Toc192782448"/>
      <w:bookmarkStart w:id="2992" w:name="_Toc192783056"/>
      <w:bookmarkStart w:id="2993" w:name="_Toc192850975"/>
      <w:bookmarkStart w:id="2994" w:name="_Toc192929462"/>
      <w:bookmarkStart w:id="2995" w:name="_Toc192935150"/>
      <w:bookmarkStart w:id="2996" w:name="_Toc193016498"/>
      <w:bookmarkStart w:id="2997" w:name="_Ref191381700"/>
      <w:bookmarkStart w:id="2998" w:name="_Ref192409661"/>
      <w:bookmarkStart w:id="2999" w:name="_Toc197425943"/>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r>
        <w:t xml:space="preserve">Lifetime and </w:t>
      </w:r>
      <w:r w:rsidR="008F2CF9" w:rsidRPr="00725372">
        <w:t xml:space="preserve">annual </w:t>
      </w:r>
      <w:r w:rsidR="00766AC3" w:rsidRPr="00725372">
        <w:t>operation</w:t>
      </w:r>
      <w:bookmarkEnd w:id="2997"/>
      <w:r w:rsidR="008527E9" w:rsidRPr="00725372">
        <w:t xml:space="preserve"> schedule</w:t>
      </w:r>
      <w:bookmarkEnd w:id="2998"/>
      <w:bookmarkEnd w:id="2999"/>
    </w:p>
    <w:p w14:paraId="3A98714B" w14:textId="3BC9034F" w:rsidR="00E166B1" w:rsidRDefault="00023D12" w:rsidP="0033020A">
      <w:pPr>
        <w:pStyle w:val="SysReq1"/>
        <w:rPr>
          <w:lang w:val="en-GB"/>
        </w:rPr>
      </w:pPr>
      <w:r>
        <w:rPr>
          <w:lang w:val="en-GB"/>
        </w:rPr>
        <w:t xml:space="preserve">The </w:t>
      </w:r>
      <w:r w:rsidR="00A156C9">
        <w:rPr>
          <w:lang w:val="en-GB"/>
        </w:rPr>
        <w:t>QPLANT</w:t>
      </w:r>
      <w:r>
        <w:rPr>
          <w:lang w:val="en-GB"/>
        </w:rPr>
        <w:t xml:space="preserve"> shall operate in “2K operation”  </w:t>
      </w:r>
      <w:r w:rsidR="00596A30">
        <w:rPr>
          <w:lang w:val="en-GB"/>
        </w:rPr>
        <w:t>uninterrupted</w:t>
      </w:r>
      <w:r>
        <w:rPr>
          <w:lang w:val="en-GB"/>
        </w:rPr>
        <w:t xml:space="preserve"> for at least</w:t>
      </w:r>
      <w:r w:rsidR="00E01F6A">
        <w:rPr>
          <w:lang w:val="en-GB"/>
        </w:rPr>
        <w:t xml:space="preserve"> 6 months</w:t>
      </w:r>
      <w:r w:rsidR="00F81CC7">
        <w:rPr>
          <w:lang w:val="en-GB"/>
        </w:rPr>
        <w:t>.</w:t>
      </w:r>
    </w:p>
    <w:p w14:paraId="4613F179" w14:textId="7C3F93A0" w:rsidR="00A94390" w:rsidRDefault="00A94390" w:rsidP="0033020A">
      <w:pPr>
        <w:pStyle w:val="SysReq1"/>
        <w:rPr>
          <w:lang w:val="en-GB"/>
        </w:rPr>
      </w:pPr>
      <w:r>
        <w:rPr>
          <w:lang w:val="en-GB"/>
        </w:rPr>
        <w:t xml:space="preserve">The </w:t>
      </w:r>
      <w:r w:rsidR="00CA617B">
        <w:rPr>
          <w:lang w:val="en-GB"/>
        </w:rPr>
        <w:t xml:space="preserve">maintenance plan of the </w:t>
      </w:r>
      <w:r w:rsidR="00A156C9">
        <w:rPr>
          <w:lang w:val="en-GB"/>
        </w:rPr>
        <w:t>QPLANT</w:t>
      </w:r>
      <w:r>
        <w:rPr>
          <w:lang w:val="en-GB"/>
        </w:rPr>
        <w:t xml:space="preserve"> shall adhere to the following </w:t>
      </w:r>
      <w:r w:rsidR="002B2045">
        <w:rPr>
          <w:lang w:val="en-GB"/>
        </w:rPr>
        <w:t>constraints</w:t>
      </w:r>
      <w:r w:rsidR="00F81CC7">
        <w:rPr>
          <w:lang w:val="en-GB"/>
        </w:rPr>
        <w:t>:</w:t>
      </w:r>
    </w:p>
    <w:p w14:paraId="6F0692B5" w14:textId="0E1E4F4F" w:rsidR="00E166B1" w:rsidRDefault="009E56F8" w:rsidP="00A94390">
      <w:pPr>
        <w:pStyle w:val="SysReq2"/>
      </w:pPr>
      <w:r>
        <w:t xml:space="preserve">every 6 months, no more than </w:t>
      </w:r>
      <w:r w:rsidR="00E166B1">
        <w:t xml:space="preserve">10 days </w:t>
      </w:r>
      <w:r>
        <w:t xml:space="preserve">requiring </w:t>
      </w:r>
      <w:r w:rsidR="00E166B1">
        <w:t>“2K standby”.</w:t>
      </w:r>
    </w:p>
    <w:p w14:paraId="0C24B352" w14:textId="7D531C4F" w:rsidR="009E58D3" w:rsidRDefault="000F49F8" w:rsidP="00A94390">
      <w:pPr>
        <w:pStyle w:val="SysReq2"/>
      </w:pPr>
      <w:r>
        <w:t xml:space="preserve">every </w:t>
      </w:r>
      <w:r w:rsidR="008023DE">
        <w:t>1</w:t>
      </w:r>
      <w:r>
        <w:t xml:space="preserve"> </w:t>
      </w:r>
      <w:r w:rsidR="008023DE">
        <w:t>year</w:t>
      </w:r>
      <w:r>
        <w:t xml:space="preserve">, no more than </w:t>
      </w:r>
      <w:r w:rsidR="00C137C9">
        <w:t>2</w:t>
      </w:r>
      <w:r>
        <w:t>0 days requiring “</w:t>
      </w:r>
      <w:r w:rsidR="00C137C9">
        <w:t>4.5</w:t>
      </w:r>
      <w:r>
        <w:t>K standby”</w:t>
      </w:r>
    </w:p>
    <w:p w14:paraId="40D99EC6" w14:textId="7FE5768E" w:rsidR="00766AC3" w:rsidRDefault="00652A51" w:rsidP="00C43B72">
      <w:pPr>
        <w:pStyle w:val="SysReq2"/>
      </w:pPr>
      <w:r>
        <w:t>every 5 years, no more than 60 days requiring “warm stop”</w:t>
      </w:r>
    </w:p>
    <w:p w14:paraId="7E712E38" w14:textId="58D8A256" w:rsidR="000D3C95" w:rsidRPr="00C43B72" w:rsidRDefault="000D3C95" w:rsidP="00C43B72">
      <w:pPr>
        <w:pStyle w:val="SysReq2"/>
      </w:pPr>
      <w:r>
        <w:t>every 10 years, no more than 120 days requiring “warm stop”</w:t>
      </w:r>
    </w:p>
    <w:p w14:paraId="77ACE326" w14:textId="750C5639" w:rsidR="00766AC3" w:rsidRDefault="00766AC3" w:rsidP="00766AC3">
      <w:pPr>
        <w:pStyle w:val="SysReq1"/>
        <w:rPr>
          <w:lang w:val="en-GB"/>
        </w:rPr>
      </w:pPr>
      <w:r w:rsidRPr="00725372">
        <w:rPr>
          <w:lang w:val="en-GB"/>
        </w:rPr>
        <w:t xml:space="preserve">The </w:t>
      </w:r>
      <w:r w:rsidR="00A156C9">
        <w:rPr>
          <w:lang w:val="en-GB"/>
        </w:rPr>
        <w:t>QPLANT</w:t>
      </w:r>
      <w:r w:rsidRPr="00725372">
        <w:rPr>
          <w:lang w:val="en-GB"/>
        </w:rPr>
        <w:t xml:space="preserve"> shall </w:t>
      </w:r>
      <w:r w:rsidR="00194957">
        <w:rPr>
          <w:lang w:val="en-GB"/>
        </w:rPr>
        <w:t xml:space="preserve">have a </w:t>
      </w:r>
      <w:r w:rsidRPr="00725372">
        <w:rPr>
          <w:lang w:val="en-GB"/>
        </w:rPr>
        <w:t xml:space="preserve">lifetime of at least </w:t>
      </w:r>
      <w:r w:rsidR="000F46DE">
        <w:rPr>
          <w:lang w:val="en-GB"/>
        </w:rPr>
        <w:t>4</w:t>
      </w:r>
      <w:r w:rsidRPr="00725372">
        <w:rPr>
          <w:lang w:val="en-GB"/>
        </w:rPr>
        <w:t>0 years</w:t>
      </w:r>
      <w:r w:rsidR="000F46DE">
        <w:rPr>
          <w:lang w:val="en-GB"/>
        </w:rPr>
        <w:t>.</w:t>
      </w:r>
    </w:p>
    <w:p w14:paraId="09A1A9F8" w14:textId="50D4AE1E" w:rsidR="00194957" w:rsidRPr="00725372" w:rsidRDefault="00194957" w:rsidP="00766AC3">
      <w:pPr>
        <w:pStyle w:val="SysReq1"/>
        <w:rPr>
          <w:lang w:val="en-GB"/>
        </w:rPr>
      </w:pPr>
      <w:r w:rsidRPr="00725372">
        <w:rPr>
          <w:lang w:val="en-GB"/>
        </w:rPr>
        <w:t xml:space="preserve">The </w:t>
      </w:r>
      <w:r w:rsidR="00A156C9">
        <w:rPr>
          <w:lang w:val="en-GB"/>
        </w:rPr>
        <w:t>QPLANT</w:t>
      </w:r>
      <w:r w:rsidRPr="00725372">
        <w:rPr>
          <w:lang w:val="en-GB"/>
        </w:rPr>
        <w:t xml:space="preserve"> shall </w:t>
      </w:r>
      <w:r>
        <w:rPr>
          <w:lang w:val="en-GB"/>
        </w:rPr>
        <w:t xml:space="preserve">withstand </w:t>
      </w:r>
      <w:r w:rsidRPr="00725372">
        <w:rPr>
          <w:lang w:val="en-GB"/>
        </w:rPr>
        <w:t xml:space="preserve">at least 50 warm-up/cool-down cycles </w:t>
      </w:r>
      <w:r w:rsidR="00C006C2">
        <w:rPr>
          <w:lang w:val="en-GB"/>
        </w:rPr>
        <w:t xml:space="preserve">(between 300 and 2K) </w:t>
      </w:r>
      <w:r w:rsidRPr="00725372">
        <w:rPr>
          <w:lang w:val="en-GB"/>
        </w:rPr>
        <w:t xml:space="preserve">during </w:t>
      </w:r>
      <w:r>
        <w:rPr>
          <w:lang w:val="en-GB"/>
        </w:rPr>
        <w:t>its</w:t>
      </w:r>
      <w:r w:rsidRPr="00725372">
        <w:rPr>
          <w:lang w:val="en-GB"/>
        </w:rPr>
        <w:t xml:space="preserve"> lifetime.</w:t>
      </w:r>
    </w:p>
    <w:p w14:paraId="018C27BC" w14:textId="56A4AD21" w:rsidR="0054428C" w:rsidRPr="00725372" w:rsidRDefault="00064252" w:rsidP="0054428C">
      <w:pPr>
        <w:pStyle w:val="Heading3numbered"/>
      </w:pPr>
      <w:bookmarkStart w:id="3000" w:name="_Toc197425944"/>
      <w:r>
        <w:t>Stead state o</w:t>
      </w:r>
      <w:r w:rsidR="00122E1E">
        <w:t>perational scenarios</w:t>
      </w:r>
      <w:bookmarkEnd w:id="3000"/>
    </w:p>
    <w:p w14:paraId="48A2C0F4" w14:textId="6CFC101C" w:rsidR="0054428C" w:rsidRPr="008A7B52" w:rsidRDefault="0054428C" w:rsidP="008A7B52">
      <w:pPr>
        <w:pStyle w:val="SysReq1"/>
        <w:rPr>
          <w:lang w:val="en-GB"/>
        </w:rPr>
      </w:pPr>
      <w:r w:rsidRPr="00725372">
        <w:rPr>
          <w:lang w:val="en-GB"/>
        </w:rPr>
        <w:t xml:space="preserve">The </w:t>
      </w:r>
      <w:r w:rsidR="00A156C9">
        <w:rPr>
          <w:lang w:val="en-GB"/>
        </w:rPr>
        <w:t>QPLANT</w:t>
      </w:r>
      <w:r w:rsidRPr="00725372">
        <w:rPr>
          <w:lang w:val="en-GB"/>
        </w:rPr>
        <w:t xml:space="preserve"> shall </w:t>
      </w:r>
      <w:r w:rsidR="008A7B52">
        <w:rPr>
          <w:lang w:val="en-GB"/>
        </w:rPr>
        <w:t>operate</w:t>
      </w:r>
      <w:r w:rsidRPr="00725372">
        <w:rPr>
          <w:lang w:val="en-GB"/>
        </w:rPr>
        <w:t xml:space="preserve"> </w:t>
      </w:r>
      <w:r w:rsidR="008A7B52">
        <w:rPr>
          <w:lang w:val="en-GB"/>
        </w:rPr>
        <w:t xml:space="preserve">in the </w:t>
      </w:r>
      <w:r w:rsidR="00345EA1">
        <w:rPr>
          <w:lang w:val="en-GB"/>
        </w:rPr>
        <w:t xml:space="preserve">operations </w:t>
      </w:r>
      <w:r w:rsidR="00D05D96">
        <w:rPr>
          <w:lang w:val="en-GB"/>
        </w:rPr>
        <w:t>scenarios</w:t>
      </w:r>
      <w:r w:rsidR="008A7B52">
        <w:rPr>
          <w:lang w:val="en-GB"/>
        </w:rPr>
        <w:t xml:space="preserve"> given in </w:t>
      </w:r>
      <w:r w:rsidR="00192E67">
        <w:rPr>
          <w:rStyle w:val="AAReferencedChar"/>
        </w:rPr>
        <w:fldChar w:fldCharType="begin"/>
      </w:r>
      <w:r w:rsidR="00192E67">
        <w:rPr>
          <w:rStyle w:val="AAReferencedChar"/>
        </w:rPr>
        <w:instrText xml:space="preserve"> REF _Ref192158138 \h </w:instrText>
      </w:r>
      <w:r w:rsidR="00192E67">
        <w:rPr>
          <w:rStyle w:val="AAReferencedChar"/>
        </w:rPr>
      </w:r>
      <w:r w:rsidR="00192E67">
        <w:rPr>
          <w:rStyle w:val="AAReferencedChar"/>
        </w:rPr>
        <w:fldChar w:fldCharType="separate"/>
      </w:r>
      <w:r w:rsidR="00E67BB8" w:rsidRPr="00725372">
        <w:rPr>
          <w:lang w:eastAsia="fr-FR"/>
        </w:rPr>
        <w:t xml:space="preserve">Table </w:t>
      </w:r>
      <w:r w:rsidR="00E67BB8">
        <w:rPr>
          <w:noProof/>
          <w:lang w:eastAsia="fr-FR"/>
        </w:rPr>
        <w:t>2</w:t>
      </w:r>
      <w:r w:rsidR="00192E67">
        <w:rPr>
          <w:rStyle w:val="AAReferencedChar"/>
        </w:rPr>
        <w:fldChar w:fldCharType="end"/>
      </w:r>
      <w:r w:rsidRPr="00725372">
        <w:rPr>
          <w:lang w:val="en-GB"/>
        </w:rPr>
        <w:t xml:space="preserve"> </w:t>
      </w:r>
    </w:p>
    <w:p w14:paraId="5F0C12AC" w14:textId="5EF5C13F" w:rsidR="0054428C" w:rsidRPr="00725372" w:rsidRDefault="0054428C" w:rsidP="0054428C">
      <w:pPr>
        <w:pStyle w:val="Bijschrift"/>
        <w:ind w:left="1080"/>
        <w:rPr>
          <w:lang w:eastAsia="fr-FR"/>
        </w:rPr>
      </w:pPr>
      <w:bookmarkStart w:id="3001" w:name="_Ref192158138"/>
      <w:bookmarkStart w:id="3002" w:name="_Toc195865372"/>
      <w:r w:rsidRPr="00725372">
        <w:rPr>
          <w:lang w:eastAsia="fr-FR"/>
        </w:rPr>
        <w:t xml:space="preserve">Table </w:t>
      </w:r>
      <w:r w:rsidRPr="00725372">
        <w:rPr>
          <w:lang w:eastAsia="fr-FR"/>
        </w:rPr>
        <w:fldChar w:fldCharType="begin"/>
      </w:r>
      <w:r w:rsidRPr="00725372">
        <w:rPr>
          <w:lang w:eastAsia="fr-FR"/>
        </w:rPr>
        <w:instrText xml:space="preserve"> SEQ Table \* ARABIC </w:instrText>
      </w:r>
      <w:r w:rsidRPr="00725372">
        <w:rPr>
          <w:lang w:eastAsia="fr-FR"/>
        </w:rPr>
        <w:fldChar w:fldCharType="separate"/>
      </w:r>
      <w:r w:rsidR="00E67BB8">
        <w:rPr>
          <w:noProof/>
          <w:lang w:eastAsia="fr-FR"/>
        </w:rPr>
        <w:t>2</w:t>
      </w:r>
      <w:r w:rsidRPr="00725372">
        <w:rPr>
          <w:lang w:eastAsia="fr-FR"/>
        </w:rPr>
        <w:fldChar w:fldCharType="end"/>
      </w:r>
      <w:bookmarkEnd w:id="3001"/>
      <w:r w:rsidRPr="00725372">
        <w:rPr>
          <w:lang w:eastAsia="fr-FR"/>
        </w:rPr>
        <w:t xml:space="preserve"> Operational Scenarios of the Cryogenic System</w:t>
      </w:r>
      <w:bookmarkEnd w:id="3002"/>
    </w:p>
    <w:tbl>
      <w:tblPr>
        <w:tblW w:w="0" w:type="auto"/>
        <w:tblInd w:w="1438" w:type="dxa"/>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CellMar>
          <w:left w:w="0" w:type="dxa"/>
          <w:right w:w="0" w:type="dxa"/>
        </w:tblCellMar>
        <w:tblLook w:val="0020" w:firstRow="1" w:lastRow="0" w:firstColumn="0" w:lastColumn="0" w:noHBand="0" w:noVBand="0"/>
      </w:tblPr>
      <w:tblGrid>
        <w:gridCol w:w="2100"/>
        <w:gridCol w:w="3339"/>
        <w:gridCol w:w="1782"/>
      </w:tblGrid>
      <w:tr w:rsidR="00D45185" w:rsidRPr="00725372" w14:paraId="0F1EE220" w14:textId="77777777" w:rsidTr="00A66E84">
        <w:trPr>
          <w:trHeight w:val="576"/>
        </w:trPr>
        <w:tc>
          <w:tcPr>
            <w:tcW w:w="0" w:type="auto"/>
            <w:tcBorders>
              <w:top w:val="single" w:sz="8" w:space="0" w:color="562873" w:themeColor="accent1"/>
              <w:left w:val="single" w:sz="8" w:space="0" w:color="562873" w:themeColor="accent1"/>
              <w:bottom w:val="single" w:sz="4" w:space="0" w:color="562873" w:themeColor="accent1"/>
              <w:right w:val="single" w:sz="4" w:space="0" w:color="562873" w:themeColor="accent1"/>
            </w:tcBorders>
            <w:shd w:val="clear" w:color="auto" w:fill="EBD9ED" w:themeFill="accent2" w:themeFillTint="33"/>
            <w:tcMar>
              <w:top w:w="72" w:type="dxa"/>
              <w:left w:w="144" w:type="dxa"/>
              <w:bottom w:w="72" w:type="dxa"/>
              <w:right w:w="144" w:type="dxa"/>
            </w:tcMar>
            <w:vAlign w:val="center"/>
            <w:hideMark/>
          </w:tcPr>
          <w:p w14:paraId="6D354AFD" w14:textId="44A97395" w:rsidR="00D45185" w:rsidRPr="00725372" w:rsidRDefault="00D45185" w:rsidP="00A66E84">
            <w:pPr>
              <w:pStyle w:val="AASemiBold"/>
              <w:spacing w:before="40" w:after="20"/>
              <w:ind w:left="-60" w:right="-111"/>
              <w:jc w:val="center"/>
              <w:rPr>
                <w:sz w:val="18"/>
                <w:szCs w:val="20"/>
              </w:rPr>
            </w:pPr>
            <w:r>
              <w:rPr>
                <w:sz w:val="18"/>
                <w:szCs w:val="20"/>
              </w:rPr>
              <w:t>O</w:t>
            </w:r>
            <w:r w:rsidRPr="00725372">
              <w:rPr>
                <w:sz w:val="18"/>
                <w:szCs w:val="20"/>
              </w:rPr>
              <w:t>perational scenarios</w:t>
            </w:r>
          </w:p>
        </w:tc>
        <w:tc>
          <w:tcPr>
            <w:tcW w:w="0" w:type="auto"/>
            <w:tcBorders>
              <w:top w:val="single" w:sz="8" w:space="0" w:color="562873" w:themeColor="accent1"/>
              <w:left w:val="single" w:sz="4" w:space="0" w:color="562873" w:themeColor="accent1"/>
              <w:bottom w:val="single" w:sz="4" w:space="0" w:color="562873" w:themeColor="accent1"/>
              <w:right w:val="single" w:sz="4" w:space="0" w:color="562873" w:themeColor="accent1"/>
            </w:tcBorders>
            <w:shd w:val="clear" w:color="auto" w:fill="EBD9ED" w:themeFill="accent2" w:themeFillTint="33"/>
            <w:vAlign w:val="center"/>
          </w:tcPr>
          <w:p w14:paraId="308ACB70" w14:textId="77777777" w:rsidR="00D45185" w:rsidRPr="00725372" w:rsidRDefault="00D45185" w:rsidP="00A66E84">
            <w:pPr>
              <w:pStyle w:val="AASemiBold"/>
              <w:spacing w:before="40" w:after="20"/>
              <w:jc w:val="center"/>
              <w:rPr>
                <w:sz w:val="18"/>
                <w:szCs w:val="20"/>
              </w:rPr>
            </w:pPr>
            <w:r w:rsidRPr="00725372">
              <w:rPr>
                <w:sz w:val="18"/>
                <w:szCs w:val="20"/>
              </w:rPr>
              <w:t>Description</w:t>
            </w:r>
          </w:p>
        </w:tc>
        <w:tc>
          <w:tcPr>
            <w:tcW w:w="0" w:type="auto"/>
            <w:tcBorders>
              <w:top w:val="single" w:sz="8" w:space="0" w:color="562873" w:themeColor="accent1"/>
              <w:left w:val="single" w:sz="4" w:space="0" w:color="562873" w:themeColor="accent1"/>
              <w:bottom w:val="single" w:sz="4" w:space="0" w:color="562873" w:themeColor="accent1"/>
              <w:right w:val="single" w:sz="4" w:space="0" w:color="562873" w:themeColor="accent1"/>
            </w:tcBorders>
            <w:shd w:val="clear" w:color="auto" w:fill="EBD9ED" w:themeFill="accent2" w:themeFillTint="33"/>
            <w:vAlign w:val="center"/>
          </w:tcPr>
          <w:p w14:paraId="2A6E0134" w14:textId="2F39EFFB" w:rsidR="00D45185" w:rsidRPr="00725372" w:rsidRDefault="00BE0FDB" w:rsidP="00A66E84">
            <w:pPr>
              <w:pStyle w:val="AASemiBold"/>
              <w:spacing w:before="40" w:after="20"/>
              <w:jc w:val="center"/>
              <w:rPr>
                <w:sz w:val="18"/>
                <w:szCs w:val="20"/>
              </w:rPr>
            </w:pPr>
            <w:r>
              <w:rPr>
                <w:sz w:val="18"/>
                <w:szCs w:val="20"/>
              </w:rPr>
              <w:t>Comments</w:t>
            </w:r>
          </w:p>
        </w:tc>
      </w:tr>
      <w:tr w:rsidR="00D45185" w:rsidRPr="00725372" w14:paraId="754554D6" w14:textId="77777777" w:rsidTr="00A66E84">
        <w:trPr>
          <w:trHeight w:val="576"/>
        </w:trPr>
        <w:tc>
          <w:tcPr>
            <w:tcW w:w="0" w:type="auto"/>
            <w:tcBorders>
              <w:top w:val="single" w:sz="4" w:space="0" w:color="562873" w:themeColor="accent1"/>
              <w:left w:val="single" w:sz="8" w:space="0" w:color="562873" w:themeColor="accent1"/>
              <w:bottom w:val="dotted" w:sz="4" w:space="0" w:color="000000"/>
              <w:right w:val="single" w:sz="4" w:space="0" w:color="000000"/>
            </w:tcBorders>
            <w:shd w:val="clear" w:color="auto" w:fill="auto"/>
            <w:vAlign w:val="center"/>
          </w:tcPr>
          <w:p w14:paraId="587201A0" w14:textId="77777777" w:rsidR="00D45185" w:rsidRPr="00725372" w:rsidRDefault="00D45185" w:rsidP="00A66E84">
            <w:pPr>
              <w:keepNext/>
              <w:spacing w:before="40" w:after="20" w:line="240" w:lineRule="auto"/>
              <w:ind w:left="-60" w:right="-111"/>
              <w:jc w:val="center"/>
              <w:rPr>
                <w:rFonts w:cs="Segoe UI"/>
                <w:sz w:val="18"/>
                <w:szCs w:val="20"/>
              </w:rPr>
            </w:pPr>
            <w:r w:rsidRPr="00725372">
              <w:rPr>
                <w:rFonts w:cs="Segoe UI"/>
                <w:sz w:val="18"/>
                <w:szCs w:val="20"/>
              </w:rPr>
              <w:t>Thermal Shield Standby</w:t>
            </w:r>
          </w:p>
        </w:tc>
        <w:tc>
          <w:tcPr>
            <w:tcW w:w="0" w:type="auto"/>
            <w:tcBorders>
              <w:top w:val="single" w:sz="4" w:space="0" w:color="562873" w:themeColor="accent1"/>
              <w:left w:val="single" w:sz="4" w:space="0" w:color="000000"/>
              <w:bottom w:val="dotted" w:sz="4" w:space="0" w:color="000000"/>
              <w:right w:val="single" w:sz="4" w:space="0" w:color="562873" w:themeColor="accent1"/>
            </w:tcBorders>
            <w:vAlign w:val="center"/>
          </w:tcPr>
          <w:p w14:paraId="28B540B3" w14:textId="11E8098D" w:rsidR="00D45185" w:rsidRPr="00725372" w:rsidRDefault="00D45185" w:rsidP="00A66E84">
            <w:pPr>
              <w:keepNext/>
              <w:spacing w:before="40" w:after="20" w:line="240" w:lineRule="auto"/>
              <w:ind w:left="87" w:right="20"/>
              <w:jc w:val="center"/>
              <w:rPr>
                <w:rFonts w:cs="Segoe UI"/>
                <w:sz w:val="18"/>
                <w:szCs w:val="20"/>
              </w:rPr>
            </w:pPr>
            <w:r w:rsidRPr="00725372">
              <w:rPr>
                <w:rFonts w:cs="Segoe UI"/>
                <w:sz w:val="18"/>
                <w:szCs w:val="20"/>
              </w:rPr>
              <w:t>all QCELLs at thermal shield temperature</w:t>
            </w:r>
          </w:p>
        </w:tc>
        <w:tc>
          <w:tcPr>
            <w:tcW w:w="0" w:type="auto"/>
            <w:tcBorders>
              <w:top w:val="single" w:sz="4" w:space="0" w:color="562873" w:themeColor="accent1"/>
              <w:left w:val="single" w:sz="4" w:space="0" w:color="562873" w:themeColor="accent1"/>
              <w:bottom w:val="dotted" w:sz="4" w:space="0" w:color="000000"/>
              <w:right w:val="single" w:sz="4" w:space="0" w:color="562873" w:themeColor="accent1"/>
            </w:tcBorders>
            <w:vAlign w:val="center"/>
          </w:tcPr>
          <w:p w14:paraId="70A4C3D8" w14:textId="77777777" w:rsidR="00D45185" w:rsidRPr="00725372" w:rsidRDefault="00D45185" w:rsidP="00A66E84">
            <w:pPr>
              <w:keepNext/>
              <w:spacing w:before="40" w:after="20" w:line="240" w:lineRule="auto"/>
              <w:jc w:val="center"/>
              <w:rPr>
                <w:rFonts w:cs="Segoe UI"/>
                <w:sz w:val="18"/>
                <w:szCs w:val="20"/>
              </w:rPr>
            </w:pPr>
          </w:p>
        </w:tc>
      </w:tr>
      <w:tr w:rsidR="00D45185" w:rsidRPr="00725372" w14:paraId="5B8228A3" w14:textId="77777777" w:rsidTr="00A66E84">
        <w:trPr>
          <w:trHeight w:val="576"/>
        </w:trPr>
        <w:tc>
          <w:tcPr>
            <w:tcW w:w="0" w:type="auto"/>
            <w:tcBorders>
              <w:top w:val="dotted" w:sz="4" w:space="0" w:color="000000"/>
              <w:left w:val="single" w:sz="8" w:space="0" w:color="562873" w:themeColor="accent1"/>
              <w:bottom w:val="single" w:sz="4" w:space="0" w:color="562873" w:themeColor="accent1"/>
              <w:right w:val="single" w:sz="4" w:space="0" w:color="000000"/>
            </w:tcBorders>
            <w:shd w:val="clear" w:color="auto" w:fill="auto"/>
            <w:vAlign w:val="center"/>
          </w:tcPr>
          <w:p w14:paraId="7FD49006" w14:textId="039E7700" w:rsidR="00D45185" w:rsidRPr="00725372" w:rsidRDefault="00D45185" w:rsidP="00A66E84">
            <w:pPr>
              <w:keepNext/>
              <w:spacing w:before="40" w:after="20" w:line="240" w:lineRule="auto"/>
              <w:ind w:left="-60" w:right="-111"/>
              <w:jc w:val="center"/>
              <w:rPr>
                <w:rFonts w:cs="Segoe UI"/>
                <w:sz w:val="18"/>
                <w:szCs w:val="20"/>
              </w:rPr>
            </w:pPr>
            <w:r>
              <w:rPr>
                <w:rFonts w:cs="Segoe UI"/>
                <w:sz w:val="18"/>
                <w:szCs w:val="20"/>
              </w:rPr>
              <w:t xml:space="preserve">4.5K </w:t>
            </w:r>
            <w:r w:rsidRPr="00725372">
              <w:rPr>
                <w:rFonts w:cs="Segoe UI"/>
                <w:sz w:val="18"/>
                <w:szCs w:val="20"/>
              </w:rPr>
              <w:t>Standby</w:t>
            </w:r>
          </w:p>
        </w:tc>
        <w:tc>
          <w:tcPr>
            <w:tcW w:w="0" w:type="auto"/>
            <w:tcBorders>
              <w:top w:val="dotted" w:sz="4" w:space="0" w:color="000000"/>
              <w:left w:val="single" w:sz="4" w:space="0" w:color="000000"/>
              <w:bottom w:val="single" w:sz="4" w:space="0" w:color="562873" w:themeColor="accent1"/>
              <w:right w:val="single" w:sz="4" w:space="0" w:color="562873" w:themeColor="accent1"/>
            </w:tcBorders>
            <w:vAlign w:val="center"/>
          </w:tcPr>
          <w:p w14:paraId="18A620CE" w14:textId="7683E077" w:rsidR="00D45185" w:rsidRPr="00725372" w:rsidRDefault="00D45185" w:rsidP="00A66E84">
            <w:pPr>
              <w:keepNext/>
              <w:spacing w:before="40" w:after="20" w:line="240" w:lineRule="auto"/>
              <w:ind w:left="87" w:right="20"/>
              <w:jc w:val="center"/>
              <w:rPr>
                <w:rFonts w:cs="Segoe UI"/>
                <w:sz w:val="18"/>
                <w:szCs w:val="20"/>
              </w:rPr>
            </w:pPr>
            <w:r w:rsidRPr="00725372">
              <w:rPr>
                <w:rFonts w:cs="Segoe UI"/>
                <w:sz w:val="18"/>
                <w:szCs w:val="20"/>
              </w:rPr>
              <w:t>all QCELLs around 4 K</w:t>
            </w:r>
          </w:p>
        </w:tc>
        <w:tc>
          <w:tcPr>
            <w:tcW w:w="0" w:type="auto"/>
            <w:tcBorders>
              <w:top w:val="dotted" w:sz="4" w:space="0" w:color="000000"/>
              <w:left w:val="single" w:sz="4" w:space="0" w:color="562873" w:themeColor="accent1"/>
              <w:bottom w:val="single" w:sz="4" w:space="0" w:color="562873" w:themeColor="accent1"/>
              <w:right w:val="single" w:sz="4" w:space="0" w:color="562873" w:themeColor="accent1"/>
            </w:tcBorders>
            <w:vAlign w:val="center"/>
          </w:tcPr>
          <w:p w14:paraId="46EFEFFE" w14:textId="77777777" w:rsidR="00D45185" w:rsidRPr="00725372" w:rsidRDefault="00D45185" w:rsidP="00A66E84">
            <w:pPr>
              <w:keepNext/>
              <w:spacing w:before="40" w:after="20" w:line="240" w:lineRule="auto"/>
              <w:jc w:val="center"/>
              <w:rPr>
                <w:rFonts w:cs="Segoe UI"/>
                <w:sz w:val="18"/>
                <w:szCs w:val="20"/>
              </w:rPr>
            </w:pPr>
          </w:p>
        </w:tc>
      </w:tr>
      <w:tr w:rsidR="00D45185" w:rsidRPr="00725372" w14:paraId="0EFF7268" w14:textId="77777777" w:rsidTr="00A66E84">
        <w:trPr>
          <w:trHeight w:val="576"/>
        </w:trPr>
        <w:tc>
          <w:tcPr>
            <w:tcW w:w="0" w:type="auto"/>
            <w:tcBorders>
              <w:top w:val="single" w:sz="4" w:space="0" w:color="562873" w:themeColor="accent1"/>
              <w:left w:val="single" w:sz="8" w:space="0" w:color="562873" w:themeColor="accent1"/>
              <w:bottom w:val="single" w:sz="8" w:space="0" w:color="562873" w:themeColor="accent1"/>
              <w:right w:val="single" w:sz="4" w:space="0" w:color="562873" w:themeColor="accent1"/>
            </w:tcBorders>
            <w:shd w:val="clear" w:color="auto" w:fill="auto"/>
            <w:tcMar>
              <w:top w:w="72" w:type="dxa"/>
              <w:left w:w="144" w:type="dxa"/>
              <w:bottom w:w="72" w:type="dxa"/>
              <w:right w:w="144" w:type="dxa"/>
            </w:tcMar>
            <w:vAlign w:val="center"/>
          </w:tcPr>
          <w:p w14:paraId="183B2577" w14:textId="38E64F9B" w:rsidR="00D45185" w:rsidRPr="00725372" w:rsidRDefault="00D45185" w:rsidP="00A66E84">
            <w:pPr>
              <w:keepNext/>
              <w:spacing w:before="40" w:after="20" w:line="240" w:lineRule="auto"/>
              <w:ind w:left="-60" w:right="-111"/>
              <w:jc w:val="center"/>
              <w:rPr>
                <w:rFonts w:cs="Segoe UI"/>
                <w:sz w:val="18"/>
                <w:szCs w:val="20"/>
              </w:rPr>
            </w:pPr>
            <w:r w:rsidRPr="00725372">
              <w:rPr>
                <w:rFonts w:cs="Segoe UI"/>
                <w:sz w:val="18"/>
                <w:szCs w:val="20"/>
              </w:rPr>
              <w:t>2K</w:t>
            </w:r>
            <w:r>
              <w:rPr>
                <w:rFonts w:cs="Segoe UI"/>
                <w:sz w:val="18"/>
                <w:szCs w:val="20"/>
              </w:rPr>
              <w:t xml:space="preserve"> Standby</w:t>
            </w:r>
          </w:p>
        </w:tc>
        <w:tc>
          <w:tcPr>
            <w:tcW w:w="0" w:type="auto"/>
            <w:tcBorders>
              <w:top w:val="single" w:sz="4" w:space="0" w:color="562873" w:themeColor="accent1"/>
              <w:left w:val="single" w:sz="4" w:space="0" w:color="562873" w:themeColor="accent1"/>
              <w:bottom w:val="single" w:sz="8" w:space="0" w:color="562873" w:themeColor="accent1"/>
              <w:right w:val="single" w:sz="4" w:space="0" w:color="562873" w:themeColor="accent1"/>
            </w:tcBorders>
            <w:vAlign w:val="center"/>
          </w:tcPr>
          <w:p w14:paraId="301916A1" w14:textId="5560045E" w:rsidR="00D45185" w:rsidRPr="00725372" w:rsidRDefault="00D45185" w:rsidP="00A66E84">
            <w:pPr>
              <w:keepNext/>
              <w:spacing w:before="40" w:after="20" w:line="240" w:lineRule="auto"/>
              <w:ind w:left="87" w:right="20"/>
              <w:jc w:val="center"/>
              <w:rPr>
                <w:rFonts w:cs="Segoe UI"/>
                <w:sz w:val="18"/>
                <w:szCs w:val="20"/>
              </w:rPr>
            </w:pPr>
            <w:r w:rsidRPr="00725372">
              <w:rPr>
                <w:rFonts w:cs="Segoe UI"/>
                <w:sz w:val="18"/>
                <w:szCs w:val="20"/>
              </w:rPr>
              <w:t>all QCELLs at 2 K</w:t>
            </w:r>
          </w:p>
        </w:tc>
        <w:tc>
          <w:tcPr>
            <w:tcW w:w="0" w:type="auto"/>
            <w:tcBorders>
              <w:top w:val="single" w:sz="4" w:space="0" w:color="000000"/>
              <w:left w:val="single" w:sz="4" w:space="0" w:color="562873" w:themeColor="accent1"/>
              <w:bottom w:val="single" w:sz="8" w:space="0" w:color="562873" w:themeColor="accent1"/>
              <w:right w:val="single" w:sz="4" w:space="0" w:color="562873" w:themeColor="accent1"/>
            </w:tcBorders>
            <w:vAlign w:val="center"/>
          </w:tcPr>
          <w:p w14:paraId="4D85F481" w14:textId="77777777" w:rsidR="00D45185" w:rsidRPr="00725372" w:rsidRDefault="00D45185" w:rsidP="00A66E84">
            <w:pPr>
              <w:pStyle w:val="AASemiBold"/>
              <w:spacing w:before="40" w:after="20" w:line="240" w:lineRule="auto"/>
              <w:jc w:val="center"/>
              <w:rPr>
                <w:sz w:val="18"/>
                <w:szCs w:val="20"/>
              </w:rPr>
            </w:pPr>
            <w:r w:rsidRPr="00BD3AA8">
              <w:rPr>
                <w:rFonts w:ascii="Segoe UI" w:hAnsi="Segoe UI" w:cs="Segoe UI"/>
                <w:color w:val="auto"/>
                <w:sz w:val="18"/>
                <w:szCs w:val="20"/>
              </w:rPr>
              <w:t>Minimal design point</w:t>
            </w:r>
          </w:p>
        </w:tc>
      </w:tr>
      <w:tr w:rsidR="00D45185" w:rsidRPr="00725372" w14:paraId="0C37B327" w14:textId="77777777" w:rsidTr="00A66E84">
        <w:trPr>
          <w:trHeight w:val="576"/>
        </w:trPr>
        <w:tc>
          <w:tcPr>
            <w:tcW w:w="0" w:type="auto"/>
            <w:tcBorders>
              <w:top w:val="single" w:sz="4" w:space="0" w:color="562873" w:themeColor="accent1"/>
              <w:left w:val="single" w:sz="8" w:space="0" w:color="562873" w:themeColor="accent1"/>
              <w:bottom w:val="single" w:sz="4" w:space="0" w:color="562873" w:themeColor="accent1"/>
              <w:right w:val="single" w:sz="4" w:space="0" w:color="562873" w:themeColor="accent1"/>
            </w:tcBorders>
            <w:shd w:val="clear" w:color="auto" w:fill="auto"/>
            <w:tcMar>
              <w:top w:w="72" w:type="dxa"/>
              <w:left w:w="144" w:type="dxa"/>
              <w:bottom w:w="72" w:type="dxa"/>
              <w:right w:w="144" w:type="dxa"/>
            </w:tcMar>
            <w:vAlign w:val="center"/>
          </w:tcPr>
          <w:p w14:paraId="4A360E3D" w14:textId="2C5D2F3F" w:rsidR="00D45185" w:rsidRPr="00725372" w:rsidRDefault="00D45185" w:rsidP="00A66E84">
            <w:pPr>
              <w:keepNext/>
              <w:spacing w:before="40" w:after="20" w:line="240" w:lineRule="auto"/>
              <w:ind w:left="-60" w:right="-111"/>
              <w:jc w:val="center"/>
              <w:rPr>
                <w:rFonts w:cs="Segoe UI"/>
                <w:sz w:val="18"/>
                <w:szCs w:val="20"/>
              </w:rPr>
            </w:pPr>
            <w:r>
              <w:rPr>
                <w:rFonts w:cs="Segoe UI"/>
                <w:sz w:val="18"/>
                <w:szCs w:val="20"/>
              </w:rPr>
              <w:t>2K operation</w:t>
            </w:r>
          </w:p>
        </w:tc>
        <w:tc>
          <w:tcPr>
            <w:tcW w:w="0" w:type="auto"/>
            <w:tcBorders>
              <w:top w:val="single" w:sz="4" w:space="0" w:color="562873" w:themeColor="accent1"/>
              <w:left w:val="single" w:sz="4" w:space="0" w:color="562873" w:themeColor="accent1"/>
              <w:bottom w:val="single" w:sz="4" w:space="0" w:color="562873" w:themeColor="accent1"/>
              <w:right w:val="single" w:sz="4" w:space="0" w:color="562873" w:themeColor="accent1"/>
            </w:tcBorders>
            <w:vAlign w:val="center"/>
          </w:tcPr>
          <w:p w14:paraId="16CD17C0" w14:textId="4CC8B033" w:rsidR="00D45185" w:rsidRPr="00725372" w:rsidRDefault="00EB1849" w:rsidP="00A66E84">
            <w:pPr>
              <w:keepNext/>
              <w:spacing w:before="40" w:after="20" w:line="240" w:lineRule="auto"/>
              <w:ind w:left="87" w:right="20"/>
              <w:jc w:val="center"/>
              <w:rPr>
                <w:rFonts w:cs="Segoe UI"/>
                <w:color w:val="984A9C"/>
                <w:sz w:val="18"/>
                <w:szCs w:val="20"/>
              </w:rPr>
            </w:pPr>
            <w:r>
              <w:rPr>
                <w:rFonts w:cs="Segoe UI"/>
                <w:sz w:val="18"/>
                <w:szCs w:val="20"/>
              </w:rPr>
              <w:t>RF-</w:t>
            </w:r>
            <w:r w:rsidR="00D45185" w:rsidRPr="00725372">
              <w:rPr>
                <w:rFonts w:cs="Segoe UI"/>
                <w:sz w:val="18"/>
                <w:szCs w:val="20"/>
              </w:rPr>
              <w:t>operati</w:t>
            </w:r>
            <w:r w:rsidR="00D45185">
              <w:rPr>
                <w:rFonts w:cs="Segoe UI"/>
                <w:sz w:val="18"/>
                <w:szCs w:val="20"/>
              </w:rPr>
              <w:t>on allowed</w:t>
            </w:r>
          </w:p>
        </w:tc>
        <w:tc>
          <w:tcPr>
            <w:tcW w:w="0" w:type="auto"/>
            <w:tcBorders>
              <w:top w:val="single" w:sz="4" w:space="0" w:color="562873" w:themeColor="accent1"/>
              <w:left w:val="single" w:sz="4" w:space="0" w:color="562873" w:themeColor="accent1"/>
              <w:bottom w:val="dotted" w:sz="4" w:space="0" w:color="000000"/>
              <w:right w:val="single" w:sz="4" w:space="0" w:color="562873" w:themeColor="accent1"/>
            </w:tcBorders>
            <w:vAlign w:val="center"/>
          </w:tcPr>
          <w:p w14:paraId="3294CE09" w14:textId="1E3A83A1" w:rsidR="00D45185" w:rsidRPr="00725372" w:rsidRDefault="00D45185" w:rsidP="00A66E84">
            <w:pPr>
              <w:keepNext/>
              <w:spacing w:before="40" w:after="20" w:line="240" w:lineRule="auto"/>
              <w:ind w:left="-52" w:right="-108"/>
              <w:jc w:val="center"/>
              <w:rPr>
                <w:rFonts w:cs="Segoe UI"/>
                <w:sz w:val="18"/>
                <w:szCs w:val="20"/>
              </w:rPr>
            </w:pPr>
            <w:r>
              <w:rPr>
                <w:rFonts w:cs="Segoe UI"/>
                <w:sz w:val="18"/>
                <w:szCs w:val="20"/>
              </w:rPr>
              <w:t>Nominal design point</w:t>
            </w:r>
          </w:p>
        </w:tc>
      </w:tr>
    </w:tbl>
    <w:p w14:paraId="4439B9B2" w14:textId="77777777" w:rsidR="0054428C" w:rsidRDefault="0054428C" w:rsidP="0054428C">
      <w:pPr>
        <w:spacing w:after="0" w:line="280" w:lineRule="atLeast"/>
        <w:jc w:val="center"/>
        <w:rPr>
          <w:rFonts w:ascii="Arial" w:eastAsia="Times New Roman" w:hAnsi="Arial"/>
          <w:szCs w:val="20"/>
          <w:lang w:eastAsia="fr-FR"/>
        </w:rPr>
      </w:pPr>
    </w:p>
    <w:p w14:paraId="714485BB" w14:textId="74096FCC" w:rsidR="00623D88" w:rsidRPr="00BE0FDB" w:rsidRDefault="00623D88" w:rsidP="00BE0FDB">
      <w:pPr>
        <w:pStyle w:val="SysReq1"/>
      </w:pPr>
      <w:r>
        <w:t xml:space="preserve">When in 4.5K standby, the </w:t>
      </w:r>
      <w:r w:rsidR="00A156C9">
        <w:t>QPLANT</w:t>
      </w:r>
      <w:r>
        <w:t xml:space="preserve"> shall allow the (partial) stop of </w:t>
      </w:r>
      <w:r w:rsidRPr="00725372">
        <w:t>the (cold and</w:t>
      </w:r>
      <w:r>
        <w:t>/or</w:t>
      </w:r>
      <w:r w:rsidRPr="00725372">
        <w:t xml:space="preserve"> warm)</w:t>
      </w:r>
      <w:r>
        <w:t xml:space="preserve"> </w:t>
      </w:r>
      <w:r w:rsidRPr="00725372">
        <w:t xml:space="preserve">VLP compressors. </w:t>
      </w:r>
    </w:p>
    <w:p w14:paraId="4A9F288B" w14:textId="77777777" w:rsidR="00156247" w:rsidRPr="00725372" w:rsidRDefault="00156247" w:rsidP="00156247">
      <w:pPr>
        <w:spacing w:after="0" w:line="280" w:lineRule="atLeast"/>
        <w:jc w:val="center"/>
        <w:rPr>
          <w:rFonts w:ascii="Arial" w:eastAsia="Times New Roman" w:hAnsi="Arial"/>
          <w:szCs w:val="20"/>
          <w:lang w:eastAsia="fr-FR"/>
        </w:rPr>
      </w:pPr>
    </w:p>
    <w:p w14:paraId="6C5771B3" w14:textId="545042E7" w:rsidR="0054428C" w:rsidRPr="00725372" w:rsidRDefault="0054428C" w:rsidP="0054428C">
      <w:pPr>
        <w:pStyle w:val="AANormal"/>
        <w:rPr>
          <w:lang w:val="en-GB"/>
        </w:rPr>
      </w:pPr>
      <w:r w:rsidRPr="00725372">
        <w:rPr>
          <w:lang w:val="en-GB"/>
        </w:rPr>
        <w:t>For th</w:t>
      </w:r>
      <w:r w:rsidR="007A1FE3">
        <w:rPr>
          <w:lang w:val="en-GB"/>
        </w:rPr>
        <w:t>e 2K operation scenario</w:t>
      </w:r>
      <w:r w:rsidRPr="00725372">
        <w:rPr>
          <w:lang w:val="en-GB"/>
        </w:rPr>
        <w:t xml:space="preserve">, the operation temperatures and pressures are the nominal ones: it requires cavity bath at 2 K (saturated superfluid helium with 31 mbar), the thermal shields supplied at 40 K and the coupler cooled between 5 K and 300 K. The superfluid helium levels and the bath pressure are controlled for each QCELL. The heat loads dissipated in the helium bath </w:t>
      </w:r>
      <w:r w:rsidR="006556C1">
        <w:rPr>
          <w:lang w:val="en-GB"/>
        </w:rPr>
        <w:t>is a function of the RF power in the cavities</w:t>
      </w:r>
      <w:r w:rsidRPr="00725372">
        <w:rPr>
          <w:lang w:val="en-GB"/>
        </w:rPr>
        <w:t>.</w:t>
      </w:r>
    </w:p>
    <w:p w14:paraId="34CA1C38" w14:textId="7D987ACC" w:rsidR="0020107B" w:rsidRPr="00725372" w:rsidRDefault="0020107B" w:rsidP="0020107B">
      <w:pPr>
        <w:pStyle w:val="AANormal"/>
        <w:rPr>
          <w:lang w:val="en-GB"/>
        </w:rPr>
      </w:pPr>
      <w:r w:rsidRPr="00725372">
        <w:rPr>
          <w:lang w:val="en-GB"/>
        </w:rPr>
        <w:lastRenderedPageBreak/>
        <w:t>For th</w:t>
      </w:r>
      <w:r w:rsidR="008F02F9">
        <w:rPr>
          <w:lang w:val="en-GB"/>
        </w:rPr>
        <w:t>e 2K Standby scenario</w:t>
      </w:r>
      <w:r w:rsidRPr="00725372">
        <w:rPr>
          <w:lang w:val="en-GB"/>
        </w:rPr>
        <w:t xml:space="preserve">, the operation temperatures and pressures are the </w:t>
      </w:r>
      <w:r>
        <w:rPr>
          <w:lang w:val="en-GB"/>
        </w:rPr>
        <w:t xml:space="preserve">similar to the 2K operation with the distinction that </w:t>
      </w:r>
      <w:r w:rsidR="001301CA">
        <w:rPr>
          <w:lang w:val="en-GB"/>
        </w:rPr>
        <w:t>the stability requirements are re</w:t>
      </w:r>
      <w:r w:rsidR="00BF2B80">
        <w:rPr>
          <w:lang w:val="en-GB"/>
        </w:rPr>
        <w:t>l</w:t>
      </w:r>
      <w:r w:rsidR="00D046B6">
        <w:rPr>
          <w:lang w:val="en-GB"/>
        </w:rPr>
        <w:t>a</w:t>
      </w:r>
      <w:r w:rsidR="00BF2B80">
        <w:rPr>
          <w:lang w:val="en-GB"/>
        </w:rPr>
        <w:t>xed</w:t>
      </w:r>
      <w:r w:rsidR="001301CA">
        <w:rPr>
          <w:lang w:val="en-GB"/>
        </w:rPr>
        <w:t xml:space="preserve"> as there is no RF operation.</w:t>
      </w:r>
      <w:r w:rsidR="009E16E1">
        <w:rPr>
          <w:lang w:val="en-GB"/>
        </w:rPr>
        <w:t xml:space="preserve"> </w:t>
      </w:r>
      <w:r w:rsidR="009E16E1" w:rsidRPr="00725372">
        <w:rPr>
          <w:lang w:val="en-GB"/>
        </w:rPr>
        <w:t xml:space="preserve">This operation mode </w:t>
      </w:r>
      <w:r w:rsidR="009E16E1">
        <w:rPr>
          <w:lang w:val="en-GB"/>
        </w:rPr>
        <w:t>may</w:t>
      </w:r>
      <w:r w:rsidR="009E16E1" w:rsidRPr="00725372">
        <w:rPr>
          <w:lang w:val="en-GB"/>
        </w:rPr>
        <w:t xml:space="preserve"> be used in the preparation phase before and after accelerator operations.</w:t>
      </w:r>
    </w:p>
    <w:p w14:paraId="234272B0" w14:textId="790DEBD6" w:rsidR="00C26AF7" w:rsidRPr="00C26AF7" w:rsidRDefault="00766AC3" w:rsidP="00C26AF7">
      <w:pPr>
        <w:pStyle w:val="Heading3numbered"/>
        <w:spacing w:line="360" w:lineRule="auto"/>
      </w:pPr>
      <w:bookmarkStart w:id="3003" w:name="_Ref192411691"/>
      <w:bookmarkStart w:id="3004" w:name="_Toc197425945"/>
      <w:r w:rsidRPr="00725372">
        <w:t>Transient</w:t>
      </w:r>
      <w:bookmarkEnd w:id="3003"/>
      <w:r w:rsidR="00A4618A">
        <w:t xml:space="preserve"> operational Scenarios</w:t>
      </w:r>
      <w:bookmarkEnd w:id="3004"/>
    </w:p>
    <w:p w14:paraId="5A6EDB0F" w14:textId="77777777" w:rsidR="00C26AF7" w:rsidRPr="00725372" w:rsidRDefault="00C26AF7" w:rsidP="00C26AF7">
      <w:pPr>
        <w:pStyle w:val="B4HeadingN4numbered"/>
        <w:rPr>
          <w:noProof w:val="0"/>
          <w:lang w:val="en-GB"/>
        </w:rPr>
      </w:pPr>
      <w:r>
        <w:rPr>
          <w:noProof w:val="0"/>
          <w:lang w:val="en-GB"/>
        </w:rPr>
        <w:t>Background information</w:t>
      </w:r>
    </w:p>
    <w:p w14:paraId="69D6C489" w14:textId="77777777" w:rsidR="00C26AF7" w:rsidRDefault="00C26AF7" w:rsidP="00C26AF7">
      <w:r>
        <w:t>All</w:t>
      </w:r>
      <w:r w:rsidRPr="00725372">
        <w:t xml:space="preserve"> QCELL’s </w:t>
      </w:r>
      <w:r>
        <w:t>will</w:t>
      </w:r>
      <w:r w:rsidRPr="00725372">
        <w:t xml:space="preserve"> be cooled down in parallel.</w:t>
      </w:r>
    </w:p>
    <w:p w14:paraId="6F3E9FCC" w14:textId="77777777" w:rsidR="00C26AF7" w:rsidRPr="00744AE2" w:rsidRDefault="00C26AF7" w:rsidP="00C26AF7">
      <w:pPr>
        <w:rPr>
          <w:lang w:eastAsia="fr-FR"/>
        </w:rPr>
      </w:pPr>
      <w:r w:rsidRPr="00744AE2">
        <w:rPr>
          <w:lang w:eastAsia="fr-FR"/>
        </w:rPr>
        <w:t xml:space="preserve">During cool-down and warm-up, cavities and </w:t>
      </w:r>
      <w:proofErr w:type="spellStart"/>
      <w:r w:rsidRPr="00744AE2">
        <w:rPr>
          <w:lang w:eastAsia="fr-FR"/>
        </w:rPr>
        <w:t>cryomodules</w:t>
      </w:r>
      <w:proofErr w:type="spellEnd"/>
      <w:r w:rsidRPr="00744AE2">
        <w:rPr>
          <w:lang w:eastAsia="fr-FR"/>
        </w:rPr>
        <w:t xml:space="preserve"> impose the following requirements and constraints on the QPLANT operation:</w:t>
      </w:r>
    </w:p>
    <w:p w14:paraId="508541C1" w14:textId="77777777" w:rsidR="00C26AF7" w:rsidRPr="00744AE2" w:rsidRDefault="00C26AF7" w:rsidP="00A66E84">
      <w:pPr>
        <w:numPr>
          <w:ilvl w:val="0"/>
          <w:numId w:val="43"/>
        </w:numPr>
        <w:rPr>
          <w:lang w:eastAsia="fr-FR"/>
        </w:rPr>
      </w:pPr>
      <w:r w:rsidRPr="00744AE2">
        <w:rPr>
          <w:lang w:eastAsia="fr-FR"/>
        </w:rPr>
        <w:t>The magnetic shields must reach a temperature T &lt; 70 K before the cavities reach T &lt; 10 K.</w:t>
      </w:r>
      <w:r>
        <w:rPr>
          <w:lang w:eastAsia="fr-FR"/>
        </w:rPr>
        <w:t xml:space="preserve"> In order to guarantee this, e</w:t>
      </w:r>
      <w:r w:rsidRPr="00744AE2">
        <w:rPr>
          <w:lang w:eastAsia="fr-FR"/>
        </w:rPr>
        <w:t xml:space="preserve">ach QCELL autonomously limits </w:t>
      </w:r>
      <w:r>
        <w:rPr>
          <w:lang w:eastAsia="fr-FR"/>
        </w:rPr>
        <w:t>its cool down speed</w:t>
      </w:r>
      <w:r w:rsidRPr="00744AE2">
        <w:rPr>
          <w:lang w:eastAsia="fr-FR"/>
        </w:rPr>
        <w:t>.</w:t>
      </w:r>
    </w:p>
    <w:p w14:paraId="476C62F7" w14:textId="77777777" w:rsidR="00C26AF7" w:rsidRDefault="00C26AF7" w:rsidP="00C26AF7">
      <w:pPr>
        <w:rPr>
          <w:highlight w:val="yellow"/>
          <w:lang w:eastAsia="fr-FR"/>
        </w:rPr>
      </w:pPr>
    </w:p>
    <w:p w14:paraId="241D7506" w14:textId="77777777" w:rsidR="00C26AF7" w:rsidRPr="008A04CC" w:rsidRDefault="00C26AF7" w:rsidP="00C26AF7">
      <w:pPr>
        <w:rPr>
          <w:highlight w:val="yellow"/>
          <w:lang w:eastAsia="fr-FR"/>
        </w:rPr>
      </w:pPr>
      <w:r w:rsidRPr="008A04CC">
        <w:rPr>
          <w:highlight w:val="yellow"/>
          <w:lang w:eastAsia="fr-FR"/>
        </w:rPr>
        <w:t xml:space="preserve">For proper interface </w:t>
      </w:r>
      <w:proofErr w:type="spellStart"/>
      <w:r w:rsidRPr="008A04CC">
        <w:rPr>
          <w:highlight w:val="yellow"/>
          <w:lang w:eastAsia="fr-FR"/>
        </w:rPr>
        <w:t>modeling</w:t>
      </w:r>
      <w:proofErr w:type="spellEnd"/>
      <w:r w:rsidRPr="008A04CC">
        <w:rPr>
          <w:highlight w:val="yellow"/>
          <w:lang w:eastAsia="fr-FR"/>
        </w:rPr>
        <w:t>, the following user-side input data shall be provided by SCK CEN after contract granting:</w:t>
      </w:r>
    </w:p>
    <w:p w14:paraId="191F321C" w14:textId="77777777" w:rsidR="00C26AF7" w:rsidRPr="008A04CC" w:rsidRDefault="00C26AF7" w:rsidP="00A66E84">
      <w:pPr>
        <w:numPr>
          <w:ilvl w:val="0"/>
          <w:numId w:val="44"/>
        </w:numPr>
        <w:rPr>
          <w:highlight w:val="yellow"/>
          <w:lang w:eastAsia="fr-FR"/>
        </w:rPr>
      </w:pPr>
      <w:r w:rsidRPr="008A04CC">
        <w:rPr>
          <w:highlight w:val="yellow"/>
          <w:lang w:eastAsia="fr-FR"/>
        </w:rPr>
        <w:t>The static heat load as a function of temperature, Q_static = f(T), for each relevant circuit.</w:t>
      </w:r>
    </w:p>
    <w:p w14:paraId="5CD22839" w14:textId="77777777" w:rsidR="00C26AF7" w:rsidRPr="008A04CC" w:rsidRDefault="00C26AF7" w:rsidP="00A66E84">
      <w:pPr>
        <w:numPr>
          <w:ilvl w:val="0"/>
          <w:numId w:val="44"/>
        </w:numPr>
        <w:rPr>
          <w:highlight w:val="yellow"/>
          <w:lang w:eastAsia="fr-FR"/>
        </w:rPr>
      </w:pPr>
      <w:r w:rsidRPr="008A04CC">
        <w:rPr>
          <w:highlight w:val="yellow"/>
          <w:lang w:eastAsia="fr-FR"/>
        </w:rPr>
        <w:t>The total energy to be extracted, E_extract = f(T).</w:t>
      </w:r>
    </w:p>
    <w:p w14:paraId="055DFA90" w14:textId="77777777" w:rsidR="00C26AF7" w:rsidRPr="00744AE2" w:rsidRDefault="00C26AF7" w:rsidP="00C26AF7">
      <w:pPr>
        <w:rPr>
          <w:lang w:eastAsia="fr-FR"/>
        </w:rPr>
      </w:pPr>
    </w:p>
    <w:p w14:paraId="0162105A" w14:textId="77777777" w:rsidR="00C26AF7" w:rsidRDefault="00C26AF7" w:rsidP="00A66E84">
      <w:pPr>
        <w:pStyle w:val="Lijstalinea"/>
        <w:numPr>
          <w:ilvl w:val="0"/>
          <w:numId w:val="47"/>
        </w:numPr>
        <w:rPr>
          <w:lang w:eastAsia="fr-FR"/>
        </w:rPr>
      </w:pPr>
      <w:r w:rsidRPr="00744AE2">
        <w:rPr>
          <w:lang w:eastAsia="fr-FR"/>
        </w:rPr>
        <w:t>Although material and mechanical stress due to differential temperature gradients impose some limits,</w:t>
      </w:r>
      <w:r>
        <w:rPr>
          <w:lang w:eastAsia="fr-FR"/>
        </w:rPr>
        <w:t xml:space="preserve"> a cooldown speed of up to </w:t>
      </w:r>
      <w:r w:rsidRPr="00744AE2">
        <w:rPr>
          <w:lang w:eastAsia="fr-FR"/>
        </w:rPr>
        <w:t>20 K/h (equivalent to ~12 hours) is acceptable</w:t>
      </w:r>
      <w:r>
        <w:rPr>
          <w:lang w:eastAsia="fr-FR"/>
        </w:rPr>
        <w:t xml:space="preserve"> for the “cooldown to 50 K”</w:t>
      </w:r>
      <w:r w:rsidRPr="00744AE2">
        <w:rPr>
          <w:lang w:eastAsia="fr-FR"/>
        </w:rPr>
        <w:t>.</w:t>
      </w:r>
      <w:r>
        <w:rPr>
          <w:lang w:eastAsia="fr-FR"/>
        </w:rPr>
        <w:t xml:space="preserve"> As an example, the required </w:t>
      </w:r>
      <w:r w:rsidRPr="00744AE2">
        <w:rPr>
          <w:lang w:eastAsia="fr-FR"/>
        </w:rPr>
        <w:t>cool</w:t>
      </w:r>
      <w:r>
        <w:rPr>
          <w:lang w:eastAsia="fr-FR"/>
        </w:rPr>
        <w:t xml:space="preserve">ing power for a </w:t>
      </w:r>
      <w:r w:rsidRPr="00744AE2">
        <w:rPr>
          <w:lang w:eastAsia="fr-FR"/>
        </w:rPr>
        <w:t>4 K/h</w:t>
      </w:r>
      <w:r>
        <w:rPr>
          <w:lang w:eastAsia="fr-FR"/>
        </w:rPr>
        <w:t xml:space="preserve"> cool-down</w:t>
      </w:r>
      <w:r w:rsidRPr="00744AE2">
        <w:rPr>
          <w:lang w:eastAsia="fr-FR"/>
        </w:rPr>
        <w:t xml:space="preserve"> </w:t>
      </w:r>
      <w:r>
        <w:rPr>
          <w:lang w:eastAsia="fr-FR"/>
        </w:rPr>
        <w:t xml:space="preserve">rate </w:t>
      </w:r>
      <w:r w:rsidRPr="00744AE2">
        <w:rPr>
          <w:lang w:eastAsia="fr-FR"/>
        </w:rPr>
        <w:t>(corresponding to 72 hours) is provided in the appendix.</w:t>
      </w:r>
    </w:p>
    <w:p w14:paraId="2A19FC5A" w14:textId="77777777" w:rsidR="00C26AF7" w:rsidRDefault="00C26AF7" w:rsidP="00A66E84">
      <w:pPr>
        <w:pStyle w:val="Lijstalinea"/>
        <w:numPr>
          <w:ilvl w:val="0"/>
          <w:numId w:val="46"/>
        </w:numPr>
        <w:rPr>
          <w:lang w:eastAsia="fr-FR"/>
        </w:rPr>
      </w:pPr>
      <w:r>
        <w:rPr>
          <w:lang w:eastAsia="fr-FR"/>
        </w:rPr>
        <w:t xml:space="preserve">There is no </w:t>
      </w:r>
      <w:r w:rsidRPr="00744AE2">
        <w:rPr>
          <w:lang w:eastAsia="fr-FR"/>
        </w:rPr>
        <w:t>constraint imposed on the cool-down speed</w:t>
      </w:r>
      <w:r>
        <w:rPr>
          <w:lang w:eastAsia="fr-FR"/>
        </w:rPr>
        <w:t xml:space="preserve"> for the “Cool down to 4.5K”</w:t>
      </w:r>
      <w:r w:rsidRPr="00744AE2">
        <w:rPr>
          <w:lang w:eastAsia="fr-FR"/>
        </w:rPr>
        <w:t>.</w:t>
      </w:r>
    </w:p>
    <w:p w14:paraId="718B8C79" w14:textId="77777777" w:rsidR="00C26AF7" w:rsidRDefault="00C26AF7" w:rsidP="00C26AF7">
      <w:pPr>
        <w:rPr>
          <w:lang w:eastAsia="fr-FR"/>
        </w:rPr>
      </w:pPr>
    </w:p>
    <w:p w14:paraId="1DEE5D2E" w14:textId="77777777" w:rsidR="00C26AF7" w:rsidRPr="00744AE2" w:rsidRDefault="00C26AF7" w:rsidP="00C26AF7">
      <w:r w:rsidRPr="00744AE2">
        <w:t>QCELLs are equipped with heaters in their 2 K tanks. One of the main functions of these heaters is to accelerate the warm-up process by:</w:t>
      </w:r>
    </w:p>
    <w:p w14:paraId="5C79702C" w14:textId="77777777" w:rsidR="00C26AF7" w:rsidRPr="00744AE2" w:rsidRDefault="00C26AF7" w:rsidP="00A66E84">
      <w:pPr>
        <w:numPr>
          <w:ilvl w:val="0"/>
          <w:numId w:val="45"/>
        </w:numPr>
      </w:pPr>
      <w:r w:rsidRPr="00744AE2">
        <w:t xml:space="preserve">Evaporating the remaining liquid helium to </w:t>
      </w:r>
      <w:proofErr w:type="spellStart"/>
      <w:r w:rsidRPr="00744AE2">
        <w:t>vapor</w:t>
      </w:r>
      <w:proofErr w:type="spellEnd"/>
      <w:r w:rsidRPr="00744AE2">
        <w:t xml:space="preserve"> (isothermal phase) to assist in tank emptying.</w:t>
      </w:r>
    </w:p>
    <w:p w14:paraId="39D1263F" w14:textId="77777777" w:rsidR="00C26AF7" w:rsidRPr="00744AE2" w:rsidRDefault="00C26AF7" w:rsidP="00A66E84">
      <w:pPr>
        <w:numPr>
          <w:ilvl w:val="0"/>
          <w:numId w:val="45"/>
        </w:numPr>
      </w:pPr>
      <w:r w:rsidRPr="00744AE2">
        <w:t>Increasing the enthalpy of the cold mass (reheating the structural material).</w:t>
      </w:r>
    </w:p>
    <w:p w14:paraId="27B505B2" w14:textId="77777777" w:rsidR="00C26AF7" w:rsidRDefault="00C26AF7" w:rsidP="00C26AF7">
      <w:r>
        <w:t xml:space="preserve">The total power of these heaters is 600 Watt. This </w:t>
      </w:r>
      <w:r w:rsidRPr="00744AE2">
        <w:t xml:space="preserve">power </w:t>
      </w:r>
      <w:r>
        <w:t xml:space="preserve">may be </w:t>
      </w:r>
      <w:r w:rsidRPr="00744AE2">
        <w:t>adjust</w:t>
      </w:r>
      <w:r>
        <w:t>ed</w:t>
      </w:r>
      <w:r w:rsidRPr="00744AE2">
        <w:t xml:space="preserve"> to match what the QPLANT can absorb</w:t>
      </w:r>
      <w:r>
        <w:t>.</w:t>
      </w:r>
    </w:p>
    <w:p w14:paraId="66A84A17" w14:textId="77777777" w:rsidR="00C26AF7" w:rsidRDefault="00C26AF7" w:rsidP="00C26AF7"/>
    <w:p w14:paraId="612F38AF" w14:textId="77777777" w:rsidR="00C26AF7" w:rsidRDefault="00C26AF7" w:rsidP="00C26AF7">
      <w:r w:rsidRPr="00744AE2">
        <w:t xml:space="preserve">SCK CEN </w:t>
      </w:r>
      <w:r>
        <w:t>does not</w:t>
      </w:r>
      <w:r w:rsidRPr="00744AE2">
        <w:t xml:space="preserve"> impose a warm-up rate nor the use of QCELL heaters, particularly during the liquid emptying phase, as part of the operational requirements towards the QPLANT.</w:t>
      </w:r>
    </w:p>
    <w:p w14:paraId="277382D8" w14:textId="77777777" w:rsidR="00C26AF7" w:rsidRDefault="00C26AF7" w:rsidP="00C26AF7">
      <w:pPr>
        <w:rPr>
          <w:lang w:eastAsia="fr-FR"/>
        </w:rPr>
      </w:pPr>
    </w:p>
    <w:p w14:paraId="3C79DDF4" w14:textId="77777777" w:rsidR="00C26AF7" w:rsidRPr="00C26AF7" w:rsidRDefault="00C26AF7" w:rsidP="00C26AF7">
      <w:pPr>
        <w:pStyle w:val="SysReq1"/>
        <w:numPr>
          <w:ilvl w:val="0"/>
          <w:numId w:val="0"/>
        </w:numPr>
        <w:spacing w:after="0" w:line="280" w:lineRule="atLeast"/>
        <w:ind w:left="1080" w:hanging="1080"/>
        <w:rPr>
          <w:rFonts w:ascii="Arial" w:eastAsia="Times New Roman" w:hAnsi="Arial"/>
          <w:szCs w:val="20"/>
          <w:lang w:eastAsia="fr-FR"/>
        </w:rPr>
      </w:pPr>
    </w:p>
    <w:p w14:paraId="6AB2959A" w14:textId="7476BF9E" w:rsidR="00882AF1" w:rsidRPr="00FE7949" w:rsidRDefault="00A4618A" w:rsidP="00882AF1">
      <w:pPr>
        <w:pStyle w:val="SysReq1"/>
        <w:spacing w:after="0" w:line="280" w:lineRule="atLeast"/>
        <w:rPr>
          <w:rFonts w:ascii="Arial" w:eastAsia="Times New Roman" w:hAnsi="Arial"/>
          <w:szCs w:val="20"/>
          <w:lang w:eastAsia="fr-FR"/>
        </w:rPr>
      </w:pPr>
      <w:r>
        <w:t xml:space="preserve"> </w:t>
      </w:r>
      <w:r w:rsidR="00882AF1" w:rsidRPr="00725372">
        <w:rPr>
          <w:lang w:val="en-GB"/>
        </w:rPr>
        <w:t xml:space="preserve">The </w:t>
      </w:r>
      <w:r w:rsidR="00A156C9">
        <w:rPr>
          <w:lang w:val="en-GB"/>
        </w:rPr>
        <w:t>QPLANT</w:t>
      </w:r>
      <w:r w:rsidR="00882AF1" w:rsidRPr="00725372">
        <w:rPr>
          <w:lang w:val="en-GB"/>
        </w:rPr>
        <w:t xml:space="preserve"> shall </w:t>
      </w:r>
      <w:r w:rsidR="00882AF1">
        <w:rPr>
          <w:lang w:val="en-GB"/>
        </w:rPr>
        <w:t xml:space="preserve">support the transitions given in </w:t>
      </w:r>
      <w:r w:rsidR="00882AF1">
        <w:rPr>
          <w:lang w:val="en-GB"/>
        </w:rPr>
        <w:fldChar w:fldCharType="begin"/>
      </w:r>
      <w:r w:rsidR="00882AF1">
        <w:rPr>
          <w:lang w:val="en-GB"/>
        </w:rPr>
        <w:instrText xml:space="preserve"> REF _Ref192157936 \h </w:instrText>
      </w:r>
      <w:r w:rsidR="00882AF1">
        <w:rPr>
          <w:lang w:val="en-GB"/>
        </w:rPr>
      </w:r>
      <w:r w:rsidR="00882AF1">
        <w:rPr>
          <w:lang w:val="en-GB"/>
        </w:rPr>
        <w:fldChar w:fldCharType="separate"/>
      </w:r>
      <w:r w:rsidR="00E67BB8" w:rsidRPr="00725372">
        <w:rPr>
          <w:lang w:eastAsia="fr-FR"/>
        </w:rPr>
        <w:t xml:space="preserve">Figure </w:t>
      </w:r>
      <w:r w:rsidR="00E67BB8">
        <w:rPr>
          <w:noProof/>
          <w:lang w:eastAsia="fr-FR"/>
        </w:rPr>
        <w:t>6</w:t>
      </w:r>
      <w:r w:rsidR="00882AF1">
        <w:rPr>
          <w:lang w:val="en-GB"/>
        </w:rPr>
        <w:fldChar w:fldCharType="end"/>
      </w:r>
      <w:r w:rsidR="00882AF1">
        <w:rPr>
          <w:lang w:val="en-GB"/>
        </w:rPr>
        <w:t>.</w:t>
      </w:r>
    </w:p>
    <w:p w14:paraId="60222DA7" w14:textId="534F5B70" w:rsidR="00882AF1" w:rsidRPr="00725372" w:rsidRDefault="00C2314C" w:rsidP="00230AA4">
      <w:pPr>
        <w:pStyle w:val="SysReq1"/>
        <w:numPr>
          <w:ilvl w:val="0"/>
          <w:numId w:val="0"/>
        </w:numPr>
        <w:rPr>
          <w:lang w:eastAsia="fr-FR"/>
        </w:rPr>
      </w:pPr>
      <w:r>
        <w:rPr>
          <w:lang w:eastAsia="fr-FR"/>
        </w:rPr>
        <w:lastRenderedPageBreak/>
        <w:tab/>
      </w:r>
      <w:r>
        <w:rPr>
          <w:lang w:eastAsia="fr-FR"/>
        </w:rPr>
        <w:tab/>
      </w:r>
      <w:r w:rsidR="00696A0D" w:rsidRPr="00696A0D">
        <w:rPr>
          <w:noProof/>
        </w:rPr>
        <w:drawing>
          <wp:inline distT="0" distB="0" distL="0" distR="0" wp14:anchorId="4D5EE58E" wp14:editId="1D3243F8">
            <wp:extent cx="3238168" cy="4959133"/>
            <wp:effectExtent l="0" t="0" r="635" b="0"/>
            <wp:docPr id="113013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36236" name=""/>
                    <pic:cNvPicPr/>
                  </pic:nvPicPr>
                  <pic:blipFill>
                    <a:blip r:embed="rId29"/>
                    <a:stretch>
                      <a:fillRect/>
                    </a:stretch>
                  </pic:blipFill>
                  <pic:spPr>
                    <a:xfrm>
                      <a:off x="0" y="0"/>
                      <a:ext cx="3255883" cy="4986262"/>
                    </a:xfrm>
                    <a:prstGeom prst="rect">
                      <a:avLst/>
                    </a:prstGeom>
                  </pic:spPr>
                </pic:pic>
              </a:graphicData>
            </a:graphic>
          </wp:inline>
        </w:drawing>
      </w:r>
      <w:commentRangeStart w:id="3005"/>
      <w:commentRangeEnd w:id="3005"/>
      <w:r w:rsidR="006A4E4E">
        <w:rPr>
          <w:rStyle w:val="Verwijzingopmerking"/>
          <w:lang w:val="en-GB"/>
        </w:rPr>
        <w:commentReference w:id="3005"/>
      </w:r>
    </w:p>
    <w:p w14:paraId="1A3E5169" w14:textId="55F4F0C9" w:rsidR="00882AF1" w:rsidRPr="00725372" w:rsidRDefault="00882AF1" w:rsidP="00882AF1">
      <w:pPr>
        <w:pStyle w:val="Bijschrift"/>
        <w:rPr>
          <w:lang w:eastAsia="fr-FR"/>
        </w:rPr>
      </w:pPr>
      <w:bookmarkStart w:id="3006" w:name="_Ref192157936"/>
      <w:bookmarkStart w:id="3007" w:name="_Toc195865361"/>
      <w:r w:rsidRPr="00725372">
        <w:rPr>
          <w:lang w:eastAsia="fr-FR"/>
        </w:rPr>
        <w:t xml:space="preserve">Figure </w:t>
      </w:r>
      <w:r w:rsidR="00B619DE">
        <w:rPr>
          <w:lang w:eastAsia="fr-FR"/>
        </w:rPr>
        <w:fldChar w:fldCharType="begin"/>
      </w:r>
      <w:r w:rsidR="00B619DE">
        <w:rPr>
          <w:lang w:eastAsia="fr-FR"/>
        </w:rPr>
        <w:instrText xml:space="preserve"> SEQ Figure \* ARABIC </w:instrText>
      </w:r>
      <w:r w:rsidR="00B619DE">
        <w:rPr>
          <w:lang w:eastAsia="fr-FR"/>
        </w:rPr>
        <w:fldChar w:fldCharType="separate"/>
      </w:r>
      <w:r w:rsidR="00E67BB8">
        <w:rPr>
          <w:noProof/>
          <w:lang w:eastAsia="fr-FR"/>
        </w:rPr>
        <w:t>6</w:t>
      </w:r>
      <w:r w:rsidR="00B619DE">
        <w:rPr>
          <w:lang w:eastAsia="fr-FR"/>
        </w:rPr>
        <w:fldChar w:fldCharType="end"/>
      </w:r>
      <w:bookmarkEnd w:id="3006"/>
      <w:r w:rsidRPr="00725372">
        <w:rPr>
          <w:lang w:eastAsia="fr-FR"/>
        </w:rPr>
        <w:t xml:space="preserve"> Main </w:t>
      </w:r>
      <w:r>
        <w:rPr>
          <w:lang w:eastAsia="fr-FR"/>
        </w:rPr>
        <w:t xml:space="preserve">operational transitions </w:t>
      </w:r>
      <w:r w:rsidRPr="00725372">
        <w:rPr>
          <w:lang w:eastAsia="fr-FR"/>
        </w:rPr>
        <w:t>for the  Cryogenic System</w:t>
      </w:r>
      <w:r w:rsidR="00230AA4">
        <w:rPr>
          <w:lang w:eastAsia="fr-FR"/>
        </w:rPr>
        <w:t>. Blue boxes indicate steady states while light blue boxes indicate transients.</w:t>
      </w:r>
      <w:bookmarkEnd w:id="3007"/>
    </w:p>
    <w:p w14:paraId="588E151C" w14:textId="63C5F8A4" w:rsidR="00766AC3" w:rsidRPr="00725372" w:rsidRDefault="00766AC3" w:rsidP="00882AF1"/>
    <w:p w14:paraId="568AEEDA" w14:textId="3BD1EEBD" w:rsidR="00766AC3" w:rsidRPr="00725372" w:rsidRDefault="00766AC3" w:rsidP="00087538">
      <w:pPr>
        <w:pStyle w:val="Heading4"/>
        <w:rPr>
          <w:lang w:val="en-GB"/>
        </w:rPr>
      </w:pPr>
      <w:bookmarkStart w:id="3008" w:name="_Ref190767790"/>
      <w:r w:rsidRPr="00725372">
        <w:rPr>
          <w:lang w:val="en-GB"/>
        </w:rPr>
        <w:t>Cool-down</w:t>
      </w:r>
      <w:bookmarkEnd w:id="3008"/>
    </w:p>
    <w:p w14:paraId="567C0B99" w14:textId="75CA1243" w:rsidR="00BE7E35" w:rsidRDefault="00BE7E35" w:rsidP="00BE7E35">
      <w:pPr>
        <w:pStyle w:val="SysReq1"/>
      </w:pPr>
      <w:commentRangeStart w:id="3009"/>
      <w:r>
        <w:t xml:space="preserve">The </w:t>
      </w:r>
      <w:r w:rsidR="00B849FF">
        <w:t xml:space="preserve">Contractor shall not drive the design and size of the </w:t>
      </w:r>
      <w:r w:rsidR="00A156C9">
        <w:t>QPLANT</w:t>
      </w:r>
      <w:r w:rsidR="00B849FF">
        <w:t xml:space="preserve"> by the </w:t>
      </w:r>
      <w:r>
        <w:t>cool down</w:t>
      </w:r>
      <w:r w:rsidR="00B0711D">
        <w:t xml:space="preserve"> requirements</w:t>
      </w:r>
      <w:commentRangeEnd w:id="3009"/>
      <w:r w:rsidR="008263AA">
        <w:rPr>
          <w:rStyle w:val="Verwijzingopmerking"/>
          <w:lang w:val="en-GB"/>
        </w:rPr>
        <w:commentReference w:id="3009"/>
      </w:r>
      <w:r w:rsidR="001E2A1B">
        <w:t>.</w:t>
      </w:r>
    </w:p>
    <w:p w14:paraId="3D5BB7DB" w14:textId="4913D990" w:rsidR="000759EC" w:rsidRPr="00553A22" w:rsidRDefault="000759EC" w:rsidP="000759EC">
      <w:pPr>
        <w:pStyle w:val="SysReq1"/>
      </w:pPr>
      <w:r>
        <w:rPr>
          <w:lang w:val="en-GB"/>
        </w:rPr>
        <w:t xml:space="preserve">The </w:t>
      </w:r>
      <w:r w:rsidR="00A156C9">
        <w:rPr>
          <w:lang w:val="en-GB"/>
        </w:rPr>
        <w:t>QPLANT</w:t>
      </w:r>
      <w:r w:rsidR="00E422A9">
        <w:rPr>
          <w:lang w:val="en-GB"/>
        </w:rPr>
        <w:t xml:space="preserve"> shall perform the </w:t>
      </w:r>
      <w:r>
        <w:rPr>
          <w:lang w:val="en-GB"/>
        </w:rPr>
        <w:t>c</w:t>
      </w:r>
      <w:r w:rsidRPr="00DE34FF">
        <w:rPr>
          <w:lang w:val="en-GB"/>
        </w:rPr>
        <w:t xml:space="preserve">ool-down </w:t>
      </w:r>
      <w:r w:rsidR="00307640">
        <w:rPr>
          <w:lang w:val="en-GB"/>
        </w:rPr>
        <w:t xml:space="preserve">of the </w:t>
      </w:r>
      <w:r w:rsidR="00696A0D">
        <w:rPr>
          <w:lang w:val="en-GB"/>
        </w:rPr>
        <w:t>QPLANT</w:t>
      </w:r>
      <w:r w:rsidR="00307640">
        <w:rPr>
          <w:lang w:val="en-GB"/>
        </w:rPr>
        <w:t xml:space="preserve"> </w:t>
      </w:r>
      <w:r w:rsidR="00E422A9">
        <w:rPr>
          <w:lang w:val="en-GB"/>
        </w:rPr>
        <w:t xml:space="preserve">simultaneously </w:t>
      </w:r>
      <w:r w:rsidR="00E36619">
        <w:rPr>
          <w:lang w:val="en-GB"/>
        </w:rPr>
        <w:t>with</w:t>
      </w:r>
      <w:r w:rsidR="00E422A9">
        <w:rPr>
          <w:lang w:val="en-GB"/>
        </w:rPr>
        <w:t xml:space="preserve"> the </w:t>
      </w:r>
      <w:r w:rsidRPr="00DE34FF">
        <w:rPr>
          <w:lang w:val="en-GB"/>
        </w:rPr>
        <w:t>cryogenic users</w:t>
      </w:r>
      <w:r w:rsidR="00E36619">
        <w:rPr>
          <w:lang w:val="en-GB"/>
        </w:rPr>
        <w:t>.</w:t>
      </w:r>
    </w:p>
    <w:p w14:paraId="0B889C25" w14:textId="3C5DD879" w:rsidR="00553A22" w:rsidRPr="00B5632C" w:rsidRDefault="00553A22" w:rsidP="000759EC">
      <w:pPr>
        <w:pStyle w:val="SysReq1"/>
      </w:pPr>
      <w:r>
        <w:rPr>
          <w:lang w:val="en-GB"/>
        </w:rPr>
        <w:t>The Contractor shall assume that the TS</w:t>
      </w:r>
      <w:r w:rsidR="00D11C0B">
        <w:rPr>
          <w:lang w:val="en-GB"/>
        </w:rPr>
        <w:t>-</w:t>
      </w:r>
      <w:r w:rsidR="00023E09">
        <w:rPr>
          <w:lang w:val="en-GB"/>
        </w:rPr>
        <w:t>circuits</w:t>
      </w:r>
      <w:r w:rsidR="00850EBC">
        <w:rPr>
          <w:lang w:val="en-GB"/>
        </w:rPr>
        <w:t xml:space="preserve"> (headers “D” to “E”)</w:t>
      </w:r>
      <w:r>
        <w:rPr>
          <w:lang w:val="en-GB"/>
        </w:rPr>
        <w:t xml:space="preserve"> and cold mass circuits </w:t>
      </w:r>
      <w:r w:rsidR="00850EBC">
        <w:rPr>
          <w:lang w:val="en-GB"/>
        </w:rPr>
        <w:t xml:space="preserve">(headers “A” to “B”) </w:t>
      </w:r>
      <w:r>
        <w:rPr>
          <w:lang w:val="en-GB"/>
        </w:rPr>
        <w:t xml:space="preserve">are cooled down </w:t>
      </w:r>
      <w:r w:rsidR="00D11C0B">
        <w:rPr>
          <w:lang w:val="en-GB"/>
        </w:rPr>
        <w:t>simultaneously.</w:t>
      </w:r>
    </w:p>
    <w:p w14:paraId="54E0E055" w14:textId="3DE0A8AC" w:rsidR="001A3CD7" w:rsidRPr="00BC6861" w:rsidRDefault="00C83A99" w:rsidP="00A73847">
      <w:pPr>
        <w:rPr>
          <w:lang w:eastAsia="fr-FR"/>
        </w:rPr>
      </w:pPr>
      <w:r w:rsidRPr="000759EC">
        <w:rPr>
          <w:lang w:eastAsia="fr-FR"/>
        </w:rPr>
        <w:t xml:space="preserve">In their offer, the Applicant shall </w:t>
      </w:r>
      <w:r w:rsidR="00BD7F80" w:rsidRPr="000759EC">
        <w:rPr>
          <w:lang w:eastAsia="fr-FR"/>
        </w:rPr>
        <w:t>indicate</w:t>
      </w:r>
      <w:r w:rsidR="008A348E" w:rsidRPr="000759EC">
        <w:rPr>
          <w:lang w:eastAsia="fr-FR"/>
        </w:rPr>
        <w:t xml:space="preserve"> and motivate</w:t>
      </w:r>
      <w:r w:rsidR="00BD7F80" w:rsidRPr="000759EC">
        <w:rPr>
          <w:lang w:eastAsia="fr-FR"/>
        </w:rPr>
        <w:t xml:space="preserve"> the </w:t>
      </w:r>
      <w:r w:rsidR="00CC5D47" w:rsidRPr="000759EC">
        <w:rPr>
          <w:lang w:eastAsia="fr-FR"/>
        </w:rPr>
        <w:t xml:space="preserve">resulting </w:t>
      </w:r>
      <w:r w:rsidR="00513EA4" w:rsidRPr="000759EC">
        <w:rPr>
          <w:lang w:eastAsia="fr-FR"/>
        </w:rPr>
        <w:t>shortest possible</w:t>
      </w:r>
      <w:r w:rsidR="009377F1" w:rsidRPr="000759EC">
        <w:rPr>
          <w:lang w:eastAsia="fr-FR"/>
        </w:rPr>
        <w:t xml:space="preserve"> </w:t>
      </w:r>
      <w:r w:rsidR="00485DB7" w:rsidRPr="000759EC">
        <w:rPr>
          <w:lang w:eastAsia="fr-FR"/>
        </w:rPr>
        <w:t>cool down duration and speed</w:t>
      </w:r>
      <w:r w:rsidR="003B4135" w:rsidRPr="000759EC">
        <w:rPr>
          <w:lang w:eastAsia="fr-FR"/>
        </w:rPr>
        <w:t xml:space="preserve"> of the complete cryogenic system</w:t>
      </w:r>
      <w:r w:rsidR="008A6F99">
        <w:rPr>
          <w:lang w:eastAsia="fr-FR"/>
        </w:rPr>
        <w:t xml:space="preserve"> (from 300K to 2K)</w:t>
      </w:r>
      <w:r w:rsidR="00485DB7" w:rsidRPr="000759EC">
        <w:rPr>
          <w:lang w:eastAsia="fr-FR"/>
        </w:rPr>
        <w:t>.</w:t>
      </w:r>
      <w:r w:rsidR="00F938E6" w:rsidRPr="000759EC">
        <w:rPr>
          <w:lang w:eastAsia="fr-FR"/>
        </w:rPr>
        <w:t xml:space="preserve"> For this purpose, the Applicant shall use the following information</w:t>
      </w:r>
      <w:r w:rsidR="00A73847">
        <w:rPr>
          <w:lang w:eastAsia="fr-FR"/>
        </w:rPr>
        <w:t xml:space="preserve"> given in</w:t>
      </w:r>
      <w:r w:rsidR="0028571D">
        <w:rPr>
          <w:lang w:eastAsia="fr-FR"/>
        </w:rPr>
        <w:t xml:space="preserve"> Appendix</w:t>
      </w:r>
      <w:r w:rsidR="00A73847">
        <w:rPr>
          <w:lang w:eastAsia="fr-FR"/>
        </w:rPr>
        <w:t xml:space="preserve"> </w:t>
      </w:r>
      <w:r w:rsidR="0028571D">
        <w:rPr>
          <w:lang w:eastAsia="fr-FR"/>
        </w:rPr>
        <w:fldChar w:fldCharType="begin"/>
      </w:r>
      <w:r w:rsidR="0028571D">
        <w:rPr>
          <w:lang w:eastAsia="fr-FR"/>
        </w:rPr>
        <w:instrText xml:space="preserve"> REF _Ref190769672 \r \h </w:instrText>
      </w:r>
      <w:r w:rsidR="0028571D">
        <w:rPr>
          <w:lang w:eastAsia="fr-FR"/>
        </w:rPr>
      </w:r>
      <w:r w:rsidR="0028571D">
        <w:rPr>
          <w:lang w:eastAsia="fr-FR"/>
        </w:rPr>
        <w:fldChar w:fldCharType="separate"/>
      </w:r>
      <w:r w:rsidR="00E67BB8">
        <w:rPr>
          <w:lang w:eastAsia="fr-FR"/>
        </w:rPr>
        <w:t>10.1</w:t>
      </w:r>
      <w:r w:rsidR="0028571D">
        <w:rPr>
          <w:lang w:eastAsia="fr-FR"/>
        </w:rPr>
        <w:fldChar w:fldCharType="end"/>
      </w:r>
      <w:r w:rsidR="00EC2CC1">
        <w:rPr>
          <w:lang w:eastAsia="fr-FR"/>
        </w:rPr>
        <w:t>.</w:t>
      </w:r>
    </w:p>
    <w:p w14:paraId="13F13B45" w14:textId="18C03910" w:rsidR="00AE62E5" w:rsidRPr="00190BF5" w:rsidRDefault="00087538" w:rsidP="00744AE2">
      <w:pPr>
        <w:pStyle w:val="Heading4"/>
        <w:rPr>
          <w:lang w:val="en-GB"/>
        </w:rPr>
      </w:pPr>
      <w:bookmarkStart w:id="3010" w:name="_Ref190782008"/>
      <w:r w:rsidRPr="00725372">
        <w:rPr>
          <w:lang w:val="en-GB"/>
        </w:rPr>
        <w:t>Warm-Up</w:t>
      </w:r>
      <w:bookmarkEnd w:id="3010"/>
    </w:p>
    <w:p w14:paraId="6F77957A" w14:textId="507A07E9" w:rsidR="00D55DC9" w:rsidRDefault="006871A0" w:rsidP="00FE4F63">
      <w:pPr>
        <w:pStyle w:val="SysReq1"/>
        <w:rPr>
          <w:lang w:val="en-GB"/>
        </w:rPr>
      </w:pPr>
      <w:r>
        <w:rPr>
          <w:lang w:val="en-GB"/>
        </w:rPr>
        <w:t xml:space="preserve">The </w:t>
      </w:r>
      <w:r w:rsidR="00A156C9">
        <w:rPr>
          <w:lang w:val="en-GB"/>
        </w:rPr>
        <w:t>QPLANT</w:t>
      </w:r>
      <w:r>
        <w:rPr>
          <w:lang w:val="en-GB"/>
        </w:rPr>
        <w:t xml:space="preserve"> shall </w:t>
      </w:r>
      <w:r w:rsidR="00014330">
        <w:rPr>
          <w:lang w:val="en-GB"/>
        </w:rPr>
        <w:t xml:space="preserve">be able to </w:t>
      </w:r>
      <w:r w:rsidR="00EA159A">
        <w:rPr>
          <w:lang w:val="en-GB"/>
        </w:rPr>
        <w:t xml:space="preserve">cope with a </w:t>
      </w:r>
      <w:r w:rsidR="00087538" w:rsidRPr="00725372">
        <w:rPr>
          <w:lang w:val="en-GB"/>
        </w:rPr>
        <w:t xml:space="preserve">warm-up </w:t>
      </w:r>
      <w:r w:rsidR="00D517AE">
        <w:rPr>
          <w:lang w:val="en-GB"/>
        </w:rPr>
        <w:t xml:space="preserve">of the cryogenic users </w:t>
      </w:r>
      <w:r w:rsidR="00B923F7">
        <w:rPr>
          <w:lang w:val="en-GB"/>
        </w:rPr>
        <w:t xml:space="preserve">from 2K </w:t>
      </w:r>
      <w:r w:rsidR="00087538" w:rsidRPr="00725372">
        <w:rPr>
          <w:lang w:val="en-GB"/>
        </w:rPr>
        <w:t>to 300 K in less than 5 days.</w:t>
      </w:r>
      <w:r w:rsidR="00014330">
        <w:rPr>
          <w:lang w:val="en-GB"/>
        </w:rPr>
        <w:t xml:space="preserve"> </w:t>
      </w:r>
    </w:p>
    <w:p w14:paraId="12E2AF8B" w14:textId="07594207" w:rsidR="00087538" w:rsidRPr="00725372" w:rsidRDefault="00684A91" w:rsidP="00087538">
      <w:pPr>
        <w:pStyle w:val="SysReq1"/>
        <w:rPr>
          <w:lang w:val="en-GB"/>
        </w:rPr>
      </w:pPr>
      <w:r>
        <w:rPr>
          <w:lang w:val="en-GB"/>
        </w:rPr>
        <w:lastRenderedPageBreak/>
        <w:t xml:space="preserve">The </w:t>
      </w:r>
      <w:r w:rsidR="00A156C9">
        <w:rPr>
          <w:lang w:val="en-GB"/>
        </w:rPr>
        <w:t>QPLANT</w:t>
      </w:r>
      <w:r>
        <w:rPr>
          <w:lang w:val="en-GB"/>
        </w:rPr>
        <w:t xml:space="preserve"> shall support the following </w:t>
      </w:r>
      <w:r w:rsidR="00087538" w:rsidRPr="00725372">
        <w:rPr>
          <w:lang w:val="en-GB"/>
        </w:rPr>
        <w:t xml:space="preserve">main phases for the warming-up </w:t>
      </w:r>
      <w:r w:rsidR="00FB70D5">
        <w:rPr>
          <w:lang w:val="en-GB"/>
        </w:rPr>
        <w:t xml:space="preserve">of </w:t>
      </w:r>
      <w:r w:rsidR="000A30AE">
        <w:rPr>
          <w:lang w:eastAsia="fr-FR"/>
        </w:rPr>
        <w:t>the cryogenic users</w:t>
      </w:r>
      <w:r w:rsidR="00087538" w:rsidRPr="00725372">
        <w:rPr>
          <w:lang w:val="en-GB"/>
        </w:rPr>
        <w:t>:</w:t>
      </w:r>
    </w:p>
    <w:p w14:paraId="1D752DDB" w14:textId="07844CB7" w:rsidR="00087538" w:rsidRPr="00725372" w:rsidRDefault="00087538" w:rsidP="00087538">
      <w:pPr>
        <w:pStyle w:val="SysReq2"/>
        <w:ind w:left="1620" w:hanging="360"/>
        <w:rPr>
          <w:lang w:val="en-GB"/>
        </w:rPr>
      </w:pPr>
      <w:r w:rsidRPr="00E72E17">
        <w:t>Warm-up to 4.5 K</w:t>
      </w:r>
      <w:r w:rsidR="00390139">
        <w:t xml:space="preserve"> by </w:t>
      </w:r>
      <w:r w:rsidR="00390139">
        <w:rPr>
          <w:lang w:val="en-GB"/>
        </w:rPr>
        <w:t>s</w:t>
      </w:r>
      <w:r w:rsidRPr="00725372">
        <w:rPr>
          <w:lang w:val="en-GB"/>
        </w:rPr>
        <w:t>top</w:t>
      </w:r>
      <w:r w:rsidR="00390139">
        <w:rPr>
          <w:lang w:val="en-GB"/>
        </w:rPr>
        <w:t>ping</w:t>
      </w:r>
      <w:r w:rsidRPr="00725372">
        <w:rPr>
          <w:lang w:val="en-GB"/>
        </w:rPr>
        <w:t xml:space="preserve"> the Very Low Pressure Compressors </w:t>
      </w:r>
    </w:p>
    <w:p w14:paraId="336CF38A" w14:textId="49DF340B" w:rsidR="00087538" w:rsidRPr="00725372" w:rsidRDefault="00087538" w:rsidP="00087538">
      <w:pPr>
        <w:pStyle w:val="SysReq2"/>
        <w:ind w:left="1620" w:hanging="360"/>
        <w:rPr>
          <w:lang w:val="en-GB"/>
        </w:rPr>
      </w:pPr>
      <w:r w:rsidRPr="00E72E17">
        <w:t>Emptying of the Liquid helium baths</w:t>
      </w:r>
      <w:r w:rsidR="00A66BCF">
        <w:t xml:space="preserve"> by </w:t>
      </w:r>
      <w:r w:rsidRPr="00725372">
        <w:rPr>
          <w:lang w:val="en-GB"/>
        </w:rPr>
        <w:t>evaporation with electrical heaters and stop of the level controls.</w:t>
      </w:r>
    </w:p>
    <w:p w14:paraId="75C7CBD2" w14:textId="5D38249A" w:rsidR="00087538" w:rsidRPr="00023BFF" w:rsidRDefault="00087538" w:rsidP="00087538">
      <w:pPr>
        <w:pStyle w:val="SysReq2"/>
        <w:ind w:left="1620" w:hanging="360"/>
        <w:rPr>
          <w:lang w:val="en-GB"/>
        </w:rPr>
      </w:pPr>
      <w:r w:rsidRPr="00E72E17">
        <w:t>Warm-up from 4.5K to 300K</w:t>
      </w:r>
      <w:r w:rsidR="00271214">
        <w:t>.</w:t>
      </w:r>
    </w:p>
    <w:p w14:paraId="307A9D8F" w14:textId="02FC9D3F" w:rsidR="00023BFF" w:rsidRPr="003C355C" w:rsidRDefault="00023BFF" w:rsidP="00023BFF">
      <w:r w:rsidRPr="000759EC">
        <w:rPr>
          <w:lang w:eastAsia="fr-FR"/>
        </w:rPr>
        <w:t>In their offer, the Applicant shall indicate</w:t>
      </w:r>
      <w:r>
        <w:rPr>
          <w:lang w:eastAsia="fr-FR"/>
        </w:rPr>
        <w:t xml:space="preserve"> the expected duration of the main phases of the warming up</w:t>
      </w:r>
      <w:r w:rsidR="0007252A">
        <w:rPr>
          <w:lang w:eastAsia="fr-FR"/>
        </w:rPr>
        <w:t xml:space="preserve"> of the cryogenic users.</w:t>
      </w:r>
    </w:p>
    <w:p w14:paraId="10900B00" w14:textId="56970C3A" w:rsidR="009C5A24" w:rsidRPr="00725372" w:rsidRDefault="003C355C" w:rsidP="009C5A24">
      <w:pPr>
        <w:pStyle w:val="Heading3numbered"/>
      </w:pPr>
      <w:bookmarkStart w:id="3011" w:name="_Toc197425946"/>
      <w:r>
        <w:t>Other operational scenarios</w:t>
      </w:r>
      <w:bookmarkEnd w:id="3011"/>
    </w:p>
    <w:p w14:paraId="2408E839" w14:textId="77777777" w:rsidR="009C5A24" w:rsidRDefault="009C5A24" w:rsidP="009C5A24">
      <w:pPr>
        <w:pStyle w:val="Heading4"/>
        <w:rPr>
          <w:lang w:val="en-GB"/>
        </w:rPr>
      </w:pPr>
      <w:r>
        <w:rPr>
          <w:lang w:val="en-GB"/>
        </w:rPr>
        <w:t>Purging and Conditioning</w:t>
      </w:r>
    </w:p>
    <w:p w14:paraId="309C02EE" w14:textId="64E1E663" w:rsidR="00D32722" w:rsidRDefault="00DE6C8D" w:rsidP="009C5A24">
      <w:pPr>
        <w:pStyle w:val="SysReq1"/>
      </w:pPr>
      <w:r>
        <w:t>The Contractor may implement a manual</w:t>
      </w:r>
      <w:r w:rsidR="009C5A24" w:rsidRPr="00B8608F">
        <w:t xml:space="preserve"> purging, </w:t>
      </w:r>
      <w:r w:rsidR="00044C3E">
        <w:t>manual</w:t>
      </w:r>
      <w:r w:rsidR="00044C3E" w:rsidRPr="00B8608F">
        <w:t xml:space="preserve"> </w:t>
      </w:r>
      <w:r w:rsidR="009C5A24" w:rsidRPr="00B8608F">
        <w:t xml:space="preserve">conditioning and </w:t>
      </w:r>
      <w:r w:rsidR="00044C3E">
        <w:t>manual</w:t>
      </w:r>
      <w:r w:rsidR="00044C3E" w:rsidRPr="00B8608F">
        <w:t xml:space="preserve"> </w:t>
      </w:r>
      <w:r w:rsidR="009C5A24" w:rsidRPr="00B8608F">
        <w:t xml:space="preserve">initial preparation of the </w:t>
      </w:r>
      <w:r w:rsidR="00A156C9">
        <w:t>QPLANT</w:t>
      </w:r>
      <w:r>
        <w:t>.</w:t>
      </w:r>
    </w:p>
    <w:p w14:paraId="04C1A116" w14:textId="42A38D12" w:rsidR="009C5A24" w:rsidRDefault="00C80A1C" w:rsidP="009C5A24">
      <w:pPr>
        <w:pStyle w:val="SysReq1"/>
      </w:pPr>
      <w:r>
        <w:t xml:space="preserve">If a manual operation </w:t>
      </w:r>
      <w:r w:rsidR="002C76E5">
        <w:t xml:space="preserve">for this step </w:t>
      </w:r>
      <w:r>
        <w:t>is chosen, t</w:t>
      </w:r>
      <w:r w:rsidR="00D32722">
        <w:t xml:space="preserve">he Contractor shall </w:t>
      </w:r>
      <w:r w:rsidR="009C5A24" w:rsidRPr="00B8608F">
        <w:t>provide a de</w:t>
      </w:r>
      <w:r>
        <w:t>tailed</w:t>
      </w:r>
      <w:r w:rsidR="009C5A24" w:rsidRPr="00B8608F">
        <w:t xml:space="preserve"> procedure.</w:t>
      </w:r>
    </w:p>
    <w:p w14:paraId="60CFC16F" w14:textId="05A0380A" w:rsidR="00B153DD" w:rsidRDefault="00B153DD" w:rsidP="003A40A3">
      <w:pPr>
        <w:pStyle w:val="Heading4"/>
      </w:pPr>
      <w:proofErr w:type="spellStart"/>
      <w:r>
        <w:t>LHe</w:t>
      </w:r>
      <w:proofErr w:type="spellEnd"/>
      <w:r>
        <w:t xml:space="preserve"> </w:t>
      </w:r>
      <w:proofErr w:type="spellStart"/>
      <w:r>
        <w:t>filling</w:t>
      </w:r>
      <w:proofErr w:type="spellEnd"/>
      <w:r>
        <w:t xml:space="preserve"> and </w:t>
      </w:r>
      <w:proofErr w:type="spellStart"/>
      <w:r>
        <w:t>emptying</w:t>
      </w:r>
      <w:proofErr w:type="spellEnd"/>
    </w:p>
    <w:p w14:paraId="25A29916" w14:textId="565827E8" w:rsidR="00B5679B" w:rsidRDefault="00B5679B" w:rsidP="00B5679B">
      <w:pPr>
        <w:pStyle w:val="SysReq1"/>
      </w:pPr>
      <w:r>
        <w:t xml:space="preserve">The Contractor shall assume that the </w:t>
      </w:r>
      <w:proofErr w:type="spellStart"/>
      <w:r>
        <w:t>LHe</w:t>
      </w:r>
      <w:proofErr w:type="spellEnd"/>
      <w:r>
        <w:t xml:space="preserve"> filling and emptying occurs </w:t>
      </w:r>
      <w:r w:rsidR="00735BCA">
        <w:t>when the cryogenic user</w:t>
      </w:r>
      <w:r w:rsidR="00BC706A">
        <w:t xml:space="preserve">s are </w:t>
      </w:r>
      <w:r>
        <w:t>at 4.5K</w:t>
      </w:r>
      <w:r w:rsidR="00881843">
        <w:t xml:space="preserve"> and </w:t>
      </w:r>
      <w:r w:rsidR="00881843" w:rsidRPr="00881843">
        <w:rPr>
          <w:highlight w:val="yellow"/>
        </w:rPr>
        <w:t>XXXXX give them header A con</w:t>
      </w:r>
      <w:r w:rsidR="005908D7">
        <w:rPr>
          <w:highlight w:val="yellow"/>
        </w:rPr>
        <w:t>d</w:t>
      </w:r>
      <w:r w:rsidR="00881843" w:rsidRPr="00881843">
        <w:rPr>
          <w:highlight w:val="yellow"/>
        </w:rPr>
        <w:t>i</w:t>
      </w:r>
      <w:r w:rsidR="005908D7">
        <w:rPr>
          <w:highlight w:val="yellow"/>
        </w:rPr>
        <w:t>tio</w:t>
      </w:r>
      <w:r w:rsidR="00044C3E">
        <w:rPr>
          <w:highlight w:val="yellow"/>
        </w:rPr>
        <w:t>n</w:t>
      </w:r>
      <w:r w:rsidR="00881843" w:rsidRPr="00881843">
        <w:rPr>
          <w:highlight w:val="yellow"/>
        </w:rPr>
        <w:t xml:space="preserve"> </w:t>
      </w:r>
      <w:r w:rsidR="00881843">
        <w:rPr>
          <w:highlight w:val="yellow"/>
        </w:rPr>
        <w:t xml:space="preserve">before JT </w:t>
      </w:r>
      <w:r w:rsidR="00881843" w:rsidRPr="00881843">
        <w:rPr>
          <w:highlight w:val="yellow"/>
        </w:rPr>
        <w:t>expansion</w:t>
      </w:r>
      <w:r>
        <w:t>.</w:t>
      </w:r>
    </w:p>
    <w:p w14:paraId="764AD5F7" w14:textId="645F00B7" w:rsidR="00744AE2" w:rsidRDefault="00744AE2" w:rsidP="0075772A">
      <w:pPr>
        <w:pStyle w:val="SysReq2"/>
        <w:ind w:left="1620" w:hanging="360"/>
        <w:rPr>
          <w:lang w:eastAsia="en-GB"/>
        </w:rPr>
      </w:pPr>
      <w:r w:rsidRPr="00744AE2">
        <w:rPr>
          <w:lang w:eastAsia="en-GB"/>
        </w:rPr>
        <w:t xml:space="preserve">Average retention rate of 0.8 g/s </w:t>
      </w:r>
      <w:proofErr w:type="spellStart"/>
      <w:r w:rsidRPr="00744AE2">
        <w:rPr>
          <w:lang w:eastAsia="en-GB"/>
        </w:rPr>
        <w:t>LHe</w:t>
      </w:r>
      <w:proofErr w:type="spellEnd"/>
      <w:r w:rsidRPr="00744AE2">
        <w:rPr>
          <w:lang w:eastAsia="en-GB"/>
        </w:rPr>
        <w:t xml:space="preserve"> per </w:t>
      </w:r>
      <w:r>
        <w:rPr>
          <w:lang w:eastAsia="en-GB"/>
        </w:rPr>
        <w:t xml:space="preserve">individual </w:t>
      </w:r>
      <w:r w:rsidRPr="00744AE2">
        <w:rPr>
          <w:lang w:eastAsia="en-GB"/>
        </w:rPr>
        <w:t xml:space="preserve">QCELL </w:t>
      </w:r>
      <w:r>
        <w:rPr>
          <w:lang w:eastAsia="en-GB"/>
        </w:rPr>
        <w:t xml:space="preserve">(24 g/s total) </w:t>
      </w:r>
      <w:r w:rsidRPr="00744AE2">
        <w:rPr>
          <w:lang w:eastAsia="en-GB"/>
        </w:rPr>
        <w:t>during the filling process</w:t>
      </w:r>
    </w:p>
    <w:p w14:paraId="5DE42985" w14:textId="7B8AE4D8" w:rsidR="00B5679B" w:rsidRDefault="007F4F83" w:rsidP="00B5679B">
      <w:pPr>
        <w:pStyle w:val="SysReq1"/>
      </w:pPr>
      <w:r>
        <w:t xml:space="preserve">During </w:t>
      </w:r>
      <w:proofErr w:type="spellStart"/>
      <w:r>
        <w:t>LHe</w:t>
      </w:r>
      <w:proofErr w:type="spellEnd"/>
      <w:r>
        <w:t xml:space="preserve"> filling, </w:t>
      </w:r>
      <w:r w:rsidR="000F0204">
        <w:t>t</w:t>
      </w:r>
      <w:r>
        <w:t xml:space="preserve">he </w:t>
      </w:r>
      <w:r w:rsidR="00A156C9">
        <w:t>QPLANT</w:t>
      </w:r>
      <w:r>
        <w:t xml:space="preserve"> shall provide </w:t>
      </w:r>
      <w:r w:rsidRPr="00725372">
        <w:t>2900 liters</w:t>
      </w:r>
      <w:r>
        <w:t xml:space="preserve"> </w:t>
      </w:r>
      <w:r w:rsidR="00D01E6E">
        <w:t xml:space="preserve">of </w:t>
      </w:r>
      <w:proofErr w:type="spellStart"/>
      <w:r w:rsidR="00D01E6E">
        <w:t>LHe</w:t>
      </w:r>
      <w:proofErr w:type="spellEnd"/>
      <w:r w:rsidR="00D01E6E">
        <w:t xml:space="preserve"> </w:t>
      </w:r>
      <w:r>
        <w:t>to the users</w:t>
      </w:r>
      <w:r w:rsidRPr="00725372">
        <w:t>.</w:t>
      </w:r>
    </w:p>
    <w:p w14:paraId="71193734" w14:textId="7D27C061" w:rsidR="00744AE2" w:rsidRPr="003C355C" w:rsidRDefault="00744AE2" w:rsidP="0010641B">
      <w:pPr>
        <w:pStyle w:val="SysReq1"/>
        <w:numPr>
          <w:ilvl w:val="0"/>
          <w:numId w:val="0"/>
        </w:numPr>
      </w:pPr>
      <w:r w:rsidRPr="000759EC">
        <w:rPr>
          <w:lang w:eastAsia="fr-FR"/>
        </w:rPr>
        <w:t>In their offer, the Applicant shall indicate</w:t>
      </w:r>
      <w:r>
        <w:rPr>
          <w:lang w:eastAsia="fr-FR"/>
        </w:rPr>
        <w:t xml:space="preserve"> the expected duration of the </w:t>
      </w:r>
      <w:proofErr w:type="spellStart"/>
      <w:r>
        <w:rPr>
          <w:lang w:eastAsia="fr-FR"/>
        </w:rPr>
        <w:t>LHe</w:t>
      </w:r>
      <w:proofErr w:type="spellEnd"/>
      <w:r>
        <w:rPr>
          <w:lang w:eastAsia="fr-FR"/>
        </w:rPr>
        <w:t xml:space="preserve"> filling as well as the </w:t>
      </w:r>
      <w:r>
        <w:rPr>
          <w:lang w:eastAsia="en-GB"/>
        </w:rPr>
        <w:t>maximum filling rate the QPLANT can produce</w:t>
      </w:r>
      <w:r w:rsidR="008B0F3C">
        <w:rPr>
          <w:lang w:eastAsia="en-GB"/>
        </w:rPr>
        <w:t>.</w:t>
      </w:r>
    </w:p>
    <w:p w14:paraId="3D4457A3" w14:textId="77777777" w:rsidR="00744AE2" w:rsidRPr="00744AE2" w:rsidRDefault="00744AE2" w:rsidP="00744AE2">
      <w:pPr>
        <w:pStyle w:val="SysReq1"/>
        <w:rPr>
          <w:lang w:val="en-GB"/>
        </w:rPr>
      </w:pPr>
      <w:r w:rsidRPr="00744AE2">
        <w:rPr>
          <w:lang w:val="en-GB"/>
        </w:rPr>
        <w:t>The Contractor shall consider an enveloping range for the warm-up rate, encompassing the following boundary conditions:</w:t>
      </w:r>
    </w:p>
    <w:p w14:paraId="01E2E488" w14:textId="6F63C677" w:rsidR="00744AE2" w:rsidRPr="00744AE2" w:rsidRDefault="00744AE2" w:rsidP="0010641B">
      <w:pPr>
        <w:pStyle w:val="SysReq2"/>
        <w:ind w:left="1620" w:hanging="360"/>
        <w:rPr>
          <w:lang w:val="en-GB"/>
        </w:rPr>
      </w:pPr>
      <w:r w:rsidRPr="00744AE2">
        <w:rPr>
          <w:lang w:val="en-GB"/>
        </w:rPr>
        <w:t xml:space="preserve">The </w:t>
      </w:r>
      <w:r w:rsidRPr="0010641B">
        <w:rPr>
          <w:lang w:val="en-GB"/>
        </w:rPr>
        <w:t>minimum warm-up rate</w:t>
      </w:r>
      <w:r w:rsidRPr="00744AE2">
        <w:rPr>
          <w:lang w:val="en-GB"/>
        </w:rPr>
        <w:t xml:space="preserve">, corresponding to the case where only static heat loads are present. </w:t>
      </w:r>
    </w:p>
    <w:p w14:paraId="7865E07D" w14:textId="2E15C908" w:rsidR="00744AE2" w:rsidRPr="00744AE2" w:rsidRDefault="00744AE2" w:rsidP="0010641B">
      <w:pPr>
        <w:pStyle w:val="SysReq2"/>
        <w:ind w:left="1620" w:hanging="360"/>
        <w:rPr>
          <w:lang w:val="en-GB"/>
        </w:rPr>
      </w:pPr>
      <w:r w:rsidRPr="00744AE2">
        <w:rPr>
          <w:lang w:val="en-GB"/>
        </w:rPr>
        <w:t xml:space="preserve">The </w:t>
      </w:r>
      <w:r w:rsidRPr="0010641B">
        <w:rPr>
          <w:lang w:val="en-GB"/>
        </w:rPr>
        <w:t>maximum warm-up rate</w:t>
      </w:r>
      <w:r w:rsidRPr="00744AE2">
        <w:rPr>
          <w:lang w:val="en-GB"/>
        </w:rPr>
        <w:t xml:space="preserve">, corresponding to the case where QCELL heaters are fully </w:t>
      </w:r>
      <w:proofErr w:type="spellStart"/>
      <w:r w:rsidRPr="00744AE2">
        <w:rPr>
          <w:lang w:val="en-GB"/>
        </w:rPr>
        <w:t>utilized</w:t>
      </w:r>
      <w:proofErr w:type="spellEnd"/>
      <w:r w:rsidRPr="00744AE2">
        <w:rPr>
          <w:lang w:val="en-GB"/>
        </w:rPr>
        <w:t xml:space="preserve"> to accelerate the process or the maximum flow rate the QPLANT can manage during the emptying phase.</w:t>
      </w:r>
    </w:p>
    <w:p w14:paraId="77620642" w14:textId="77777777" w:rsidR="00744AE2" w:rsidRPr="00744AE2" w:rsidRDefault="00744AE2" w:rsidP="0010641B">
      <w:pPr>
        <w:pStyle w:val="SysReq1"/>
        <w:numPr>
          <w:ilvl w:val="0"/>
          <w:numId w:val="0"/>
        </w:numPr>
        <w:ind w:left="1080" w:hanging="1080"/>
        <w:rPr>
          <w:lang w:val="en-GB"/>
        </w:rPr>
      </w:pPr>
      <w:r w:rsidRPr="00744AE2">
        <w:rPr>
          <w:lang w:val="en-GB"/>
        </w:rPr>
        <w:t>In their offer, the Applicant shall indicate the expected duration of the emptying phase as well as the maximum flow rate that can be accepted while conserving the helium inventory.</w:t>
      </w:r>
    </w:p>
    <w:p w14:paraId="40331C4C" w14:textId="73B8A594" w:rsidR="00064252" w:rsidRDefault="00A156C9" w:rsidP="00064252">
      <w:pPr>
        <w:pStyle w:val="Heading3numbered"/>
      </w:pPr>
      <w:bookmarkStart w:id="3012" w:name="_Toc197425947"/>
      <w:r>
        <w:t>QPLANT</w:t>
      </w:r>
      <w:r w:rsidR="00064252" w:rsidRPr="00725372">
        <w:t xml:space="preserve"> performance</w:t>
      </w:r>
      <w:bookmarkEnd w:id="3012"/>
    </w:p>
    <w:p w14:paraId="15A73CDB" w14:textId="5799C13D" w:rsidR="00064252" w:rsidRPr="00725372" w:rsidRDefault="00064252" w:rsidP="00064252">
      <w:pPr>
        <w:pStyle w:val="SysReq1"/>
        <w:rPr>
          <w:lang w:val="en-GB"/>
        </w:rPr>
      </w:pPr>
      <w:r>
        <w:rPr>
          <w:lang w:val="en-GB"/>
        </w:rPr>
        <w:t xml:space="preserve">The Contractor shall use the simplified heat load deposition sources as indicated in </w:t>
      </w:r>
      <w:r w:rsidR="00744AE2" w:rsidRPr="004E5E2D">
        <w:rPr>
          <w:rStyle w:val="02ReferencedSectionsChar"/>
        </w:rPr>
        <w:fldChar w:fldCharType="begin"/>
      </w:r>
      <w:r w:rsidR="00744AE2" w:rsidRPr="004E5E2D">
        <w:rPr>
          <w:rStyle w:val="02ReferencedSectionsChar"/>
        </w:rPr>
        <w:instrText xml:space="preserve"> REF _Ref195702885 \h </w:instrText>
      </w:r>
      <w:r w:rsidR="00744AE2">
        <w:rPr>
          <w:rStyle w:val="02ReferencedSectionsChar"/>
        </w:rPr>
        <w:instrText xml:space="preserve"> \* MERGEFORMAT </w:instrText>
      </w:r>
      <w:r w:rsidR="00744AE2" w:rsidRPr="004E5E2D">
        <w:rPr>
          <w:rStyle w:val="02ReferencedSectionsChar"/>
        </w:rPr>
      </w:r>
      <w:r w:rsidR="00744AE2" w:rsidRPr="004E5E2D">
        <w:rPr>
          <w:rStyle w:val="02ReferencedSectionsChar"/>
        </w:rPr>
        <w:fldChar w:fldCharType="separate"/>
      </w:r>
      <w:r w:rsidR="00E67BB8" w:rsidRPr="00E67BB8">
        <w:rPr>
          <w:rStyle w:val="02ReferencedSectionsChar"/>
        </w:rPr>
        <w:t>Figure 4</w:t>
      </w:r>
      <w:r w:rsidR="00744AE2" w:rsidRPr="004E5E2D">
        <w:rPr>
          <w:rStyle w:val="02ReferencedSectionsChar"/>
        </w:rPr>
        <w:fldChar w:fldCharType="end"/>
      </w:r>
      <w:r w:rsidRPr="004E5E2D">
        <w:rPr>
          <w:rStyle w:val="02ReferencedSectionsChar"/>
        </w:rPr>
        <w:t>.</w:t>
      </w:r>
    </w:p>
    <w:p w14:paraId="498AADFF" w14:textId="3DFC1D12" w:rsidR="00064252" w:rsidRPr="00760988" w:rsidRDefault="00064252" w:rsidP="00064252">
      <w:pPr>
        <w:pStyle w:val="SysReq1"/>
        <w:rPr>
          <w:rStyle w:val="AAReferencedChar"/>
          <w:i w:val="0"/>
          <w:iCs w:val="0"/>
          <w:color w:val="auto"/>
        </w:rPr>
      </w:pPr>
      <w:r w:rsidRPr="00725372">
        <w:rPr>
          <w:lang w:val="en-GB"/>
        </w:rPr>
        <w:t xml:space="preserve">The </w:t>
      </w:r>
      <w:r w:rsidR="00A156C9">
        <w:rPr>
          <w:lang w:val="en-GB"/>
        </w:rPr>
        <w:t>QPLANT</w:t>
      </w:r>
      <w:r w:rsidRPr="00725372">
        <w:rPr>
          <w:lang w:val="en-GB"/>
        </w:rPr>
        <w:t xml:space="preserve"> shall be designed for the heat loads defined in</w:t>
      </w:r>
      <w:r>
        <w:rPr>
          <w:rStyle w:val="AAReferencedChar"/>
        </w:rPr>
        <w:t xml:space="preserve"> </w:t>
      </w:r>
      <w:r>
        <w:rPr>
          <w:rStyle w:val="AAReferencedChar"/>
        </w:rPr>
        <w:fldChar w:fldCharType="begin"/>
      </w:r>
      <w:r>
        <w:rPr>
          <w:rStyle w:val="AAReferencedChar"/>
        </w:rPr>
        <w:instrText xml:space="preserve"> REF _Ref192160998 \h </w:instrText>
      </w:r>
      <w:r>
        <w:rPr>
          <w:rStyle w:val="AAReferencedChar"/>
        </w:rPr>
      </w:r>
      <w:r>
        <w:rPr>
          <w:rStyle w:val="AAReferencedChar"/>
        </w:rPr>
        <w:fldChar w:fldCharType="separate"/>
      </w:r>
      <w:r w:rsidR="00E67BB8" w:rsidRPr="00725372">
        <w:t xml:space="preserve">Table </w:t>
      </w:r>
      <w:r w:rsidR="00E67BB8">
        <w:rPr>
          <w:noProof/>
        </w:rPr>
        <w:t>3</w:t>
      </w:r>
      <w:r>
        <w:rPr>
          <w:rStyle w:val="AAReferencedChar"/>
        </w:rPr>
        <w:fldChar w:fldCharType="end"/>
      </w:r>
    </w:p>
    <w:p w14:paraId="6841DE03" w14:textId="72F09F15" w:rsidR="00064252" w:rsidRPr="00725372" w:rsidRDefault="00064252" w:rsidP="00064252">
      <w:pPr>
        <w:pStyle w:val="Bijschrift"/>
      </w:pPr>
      <w:bookmarkStart w:id="3013" w:name="_Ref192160998"/>
      <w:bookmarkStart w:id="3014" w:name="_Ref192586222"/>
      <w:bookmarkStart w:id="3015" w:name="_Ref194909937"/>
      <w:bookmarkStart w:id="3016" w:name="_Toc195865373"/>
      <w:r w:rsidRPr="00725372">
        <w:t xml:space="preserve">Table </w:t>
      </w:r>
      <w:r w:rsidRPr="00725372">
        <w:fldChar w:fldCharType="begin"/>
      </w:r>
      <w:r w:rsidRPr="00725372">
        <w:instrText xml:space="preserve"> SEQ Table \* ARABIC </w:instrText>
      </w:r>
      <w:r w:rsidRPr="00725372">
        <w:fldChar w:fldCharType="separate"/>
      </w:r>
      <w:r w:rsidR="00E67BB8">
        <w:rPr>
          <w:noProof/>
        </w:rPr>
        <w:t>3</w:t>
      </w:r>
      <w:r w:rsidRPr="00725372">
        <w:fldChar w:fldCharType="end"/>
      </w:r>
      <w:bookmarkEnd w:id="3013"/>
      <w:r w:rsidRPr="00725372">
        <w:t> </w:t>
      </w:r>
      <w:commentRangeStart w:id="3017"/>
      <w:r w:rsidRPr="00725372">
        <w:t>Heat loads summary for QCELLs and cryogenic distribution</w:t>
      </w:r>
      <w:bookmarkEnd w:id="3014"/>
      <w:commentRangeEnd w:id="3017"/>
      <w:r>
        <w:rPr>
          <w:rStyle w:val="Verwijzingopmerking"/>
          <w:rFonts w:ascii="Segoe UI" w:hAnsi="Segoe UI"/>
          <w:iCs w:val="0"/>
          <w:color w:val="auto"/>
        </w:rPr>
        <w:commentReference w:id="3017"/>
      </w:r>
      <w:bookmarkEnd w:id="3015"/>
      <w:bookmarkEnd w:id="3016"/>
    </w:p>
    <w:tbl>
      <w:tblPr>
        <w:tblStyle w:val="Tabelraster"/>
        <w:tblW w:w="9453" w:type="dxa"/>
        <w:tblInd w:w="-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ayout w:type="fixed"/>
        <w:tblLook w:val="04A0" w:firstRow="1" w:lastRow="0" w:firstColumn="1" w:lastColumn="0" w:noHBand="0" w:noVBand="1"/>
      </w:tblPr>
      <w:tblGrid>
        <w:gridCol w:w="1814"/>
        <w:gridCol w:w="900"/>
        <w:gridCol w:w="810"/>
        <w:gridCol w:w="1170"/>
        <w:gridCol w:w="1170"/>
        <w:gridCol w:w="1080"/>
        <w:gridCol w:w="1440"/>
        <w:gridCol w:w="1069"/>
      </w:tblGrid>
      <w:tr w:rsidR="00064252" w:rsidRPr="00725372" w14:paraId="2286FC8C" w14:textId="77777777" w:rsidTr="00190CB6">
        <w:tc>
          <w:tcPr>
            <w:tcW w:w="1814" w:type="dxa"/>
            <w:vMerge w:val="restart"/>
            <w:shd w:val="clear" w:color="auto" w:fill="EBD9ED" w:themeFill="accent2" w:themeFillTint="33"/>
            <w:vAlign w:val="center"/>
          </w:tcPr>
          <w:p w14:paraId="41EF09C8" w14:textId="77777777" w:rsidR="00064252" w:rsidRPr="00DE34FF" w:rsidRDefault="00064252" w:rsidP="00190CB6">
            <w:pPr>
              <w:spacing w:before="40" w:after="20" w:line="240" w:lineRule="auto"/>
              <w:jc w:val="center"/>
              <w:rPr>
                <w:sz w:val="16"/>
                <w:szCs w:val="16"/>
                <w:lang w:eastAsia="fr-FR"/>
              </w:rPr>
            </w:pPr>
            <w:r w:rsidRPr="00DE34FF">
              <w:rPr>
                <w:rFonts w:ascii="Segoe UI Semibold" w:eastAsia="Times New Roman" w:hAnsi="Segoe UI Semibold" w:cs="Segoe UI Semibold"/>
                <w:color w:val="562873" w:themeColor="accent1"/>
                <w:sz w:val="16"/>
                <w:szCs w:val="16"/>
              </w:rPr>
              <w:lastRenderedPageBreak/>
              <w:t xml:space="preserve">Operating </w:t>
            </w:r>
            <w:r>
              <w:rPr>
                <w:rFonts w:ascii="Segoe UI Semibold" w:eastAsia="Times New Roman" w:hAnsi="Segoe UI Semibold" w:cs="Segoe UI Semibold"/>
                <w:color w:val="562873" w:themeColor="accent1"/>
                <w:sz w:val="16"/>
                <w:szCs w:val="16"/>
              </w:rPr>
              <w:t>Scenario</w:t>
            </w:r>
          </w:p>
        </w:tc>
        <w:tc>
          <w:tcPr>
            <w:tcW w:w="1710" w:type="dxa"/>
            <w:gridSpan w:val="2"/>
            <w:shd w:val="clear" w:color="auto" w:fill="EBD9ED" w:themeFill="accent2" w:themeFillTint="33"/>
            <w:vAlign w:val="center"/>
          </w:tcPr>
          <w:p w14:paraId="0A571EB1" w14:textId="77777777" w:rsidR="00064252" w:rsidRPr="00DE34FF" w:rsidRDefault="00064252" w:rsidP="00190CB6">
            <w:pPr>
              <w:spacing w:before="40" w:after="20" w:line="240" w:lineRule="auto"/>
              <w:ind w:left="-103" w:right="-110"/>
              <w:jc w:val="center"/>
              <w:rPr>
                <w:rFonts w:ascii="Segoe UI Semibold" w:eastAsia="Times New Roman" w:hAnsi="Segoe UI Semibold" w:cs="Segoe UI Semibold"/>
                <w:color w:val="562873" w:themeColor="accent1"/>
                <w:sz w:val="16"/>
                <w:szCs w:val="16"/>
              </w:rPr>
            </w:pPr>
            <w:r w:rsidRPr="00DE34FF">
              <w:rPr>
                <w:rFonts w:ascii="Segoe UI Semibold" w:eastAsia="Times New Roman" w:hAnsi="Segoe UI Semibold" w:cs="Segoe UI Semibold"/>
                <w:color w:val="562873" w:themeColor="accent1"/>
                <w:sz w:val="16"/>
                <w:szCs w:val="16"/>
              </w:rPr>
              <w:t>Isothermal Heat Loads (W)</w:t>
            </w:r>
          </w:p>
        </w:tc>
        <w:tc>
          <w:tcPr>
            <w:tcW w:w="4860" w:type="dxa"/>
            <w:gridSpan w:val="4"/>
            <w:shd w:val="clear" w:color="auto" w:fill="EBD9ED" w:themeFill="accent2" w:themeFillTint="33"/>
            <w:vAlign w:val="center"/>
          </w:tcPr>
          <w:p w14:paraId="4B412865" w14:textId="77777777" w:rsidR="00064252" w:rsidRPr="00DE34FF" w:rsidRDefault="00064252" w:rsidP="00190CB6">
            <w:pPr>
              <w:spacing w:before="40" w:after="20" w:line="240" w:lineRule="auto"/>
              <w:ind w:left="-103" w:right="-110"/>
              <w:jc w:val="center"/>
              <w:rPr>
                <w:sz w:val="16"/>
                <w:szCs w:val="16"/>
                <w:lang w:eastAsia="fr-FR"/>
              </w:rPr>
            </w:pPr>
            <w:r w:rsidRPr="00DE34FF">
              <w:rPr>
                <w:rFonts w:ascii="Segoe UI Semibold" w:eastAsia="Times New Roman" w:hAnsi="Segoe UI Semibold" w:cs="Segoe UI Semibold"/>
                <w:color w:val="562873" w:themeColor="accent1"/>
                <w:sz w:val="16"/>
                <w:szCs w:val="16"/>
              </w:rPr>
              <w:t>Non-Isothermal Heat Loads (W)</w:t>
            </w:r>
          </w:p>
        </w:tc>
        <w:tc>
          <w:tcPr>
            <w:tcW w:w="1069" w:type="dxa"/>
            <w:vMerge w:val="restart"/>
            <w:shd w:val="clear" w:color="auto" w:fill="EBD9ED" w:themeFill="accent2" w:themeFillTint="33"/>
            <w:vAlign w:val="center"/>
          </w:tcPr>
          <w:p w14:paraId="1DB77818" w14:textId="77777777" w:rsidR="00064252" w:rsidRPr="00DE34FF" w:rsidRDefault="00064252" w:rsidP="00190CB6">
            <w:pPr>
              <w:pStyle w:val="AASemiBold"/>
              <w:spacing w:before="40" w:after="20" w:line="240" w:lineRule="auto"/>
              <w:ind w:left="-103" w:right="-110"/>
              <w:jc w:val="center"/>
              <w:rPr>
                <w:sz w:val="16"/>
                <w:szCs w:val="16"/>
                <w:lang w:eastAsia="fr-FR"/>
              </w:rPr>
            </w:pPr>
            <w:r w:rsidRPr="00DE34FF">
              <w:rPr>
                <w:rFonts w:ascii="Segoe UI" w:hAnsi="Segoe UI" w:cs="Segoe UI"/>
                <w:sz w:val="16"/>
                <w:szCs w:val="16"/>
                <w:lang w:eastAsia="fr-FR"/>
              </w:rPr>
              <w:t>Indicative Equiv. Refrigeration W@4.5K</w:t>
            </w:r>
          </w:p>
        </w:tc>
      </w:tr>
      <w:tr w:rsidR="00064252" w:rsidRPr="00725372" w14:paraId="62A21C74" w14:textId="77777777" w:rsidTr="00190CB6">
        <w:tc>
          <w:tcPr>
            <w:tcW w:w="1814" w:type="dxa"/>
            <w:vMerge/>
            <w:shd w:val="clear" w:color="auto" w:fill="EBD9ED" w:themeFill="accent2" w:themeFillTint="33"/>
            <w:vAlign w:val="center"/>
          </w:tcPr>
          <w:p w14:paraId="2F9359CE" w14:textId="77777777" w:rsidR="00064252" w:rsidRPr="00DE34FF" w:rsidRDefault="00064252" w:rsidP="00190CB6">
            <w:pPr>
              <w:spacing w:before="40" w:after="20" w:line="240" w:lineRule="auto"/>
              <w:jc w:val="center"/>
              <w:rPr>
                <w:sz w:val="16"/>
                <w:szCs w:val="16"/>
                <w:lang w:eastAsia="fr-FR"/>
              </w:rPr>
            </w:pPr>
          </w:p>
        </w:tc>
        <w:tc>
          <w:tcPr>
            <w:tcW w:w="900" w:type="dxa"/>
            <w:shd w:val="clear" w:color="auto" w:fill="EBD9ED" w:themeFill="accent2" w:themeFillTint="33"/>
            <w:vAlign w:val="center"/>
          </w:tcPr>
          <w:p w14:paraId="42E91099"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Bath at 2K (q</w:t>
            </w:r>
            <w:r w:rsidRPr="00DE34FF">
              <w:rPr>
                <w:rFonts w:ascii="Segoe UI" w:hAnsi="Segoe UI" w:cs="Segoe UI"/>
                <w:sz w:val="16"/>
                <w:szCs w:val="16"/>
                <w:vertAlign w:val="subscript"/>
                <w:lang w:eastAsia="fr-FR"/>
              </w:rPr>
              <w:t>CAV</w:t>
            </w:r>
            <w:r w:rsidRPr="00DE34FF">
              <w:rPr>
                <w:rFonts w:ascii="Segoe UI" w:hAnsi="Segoe UI" w:cs="Segoe UI"/>
                <w:sz w:val="16"/>
                <w:szCs w:val="16"/>
                <w:lang w:eastAsia="fr-FR"/>
              </w:rPr>
              <w:t>)</w:t>
            </w:r>
          </w:p>
        </w:tc>
        <w:tc>
          <w:tcPr>
            <w:tcW w:w="810" w:type="dxa"/>
            <w:shd w:val="clear" w:color="auto" w:fill="EBD9ED" w:themeFill="accent2" w:themeFillTint="33"/>
            <w:vAlign w:val="center"/>
          </w:tcPr>
          <w:p w14:paraId="022E927B"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Bath at 4K (q</w:t>
            </w:r>
            <w:r w:rsidRPr="00DE34FF">
              <w:rPr>
                <w:rFonts w:ascii="Segoe UI" w:hAnsi="Segoe UI" w:cs="Segoe UI"/>
                <w:sz w:val="16"/>
                <w:szCs w:val="16"/>
                <w:vertAlign w:val="subscript"/>
                <w:lang w:eastAsia="fr-FR"/>
              </w:rPr>
              <w:t>CAV</w:t>
            </w:r>
            <w:r w:rsidRPr="00DE34FF">
              <w:rPr>
                <w:rFonts w:ascii="Segoe UI" w:hAnsi="Segoe UI" w:cs="Segoe UI"/>
                <w:sz w:val="16"/>
                <w:szCs w:val="16"/>
                <w:lang w:eastAsia="fr-FR"/>
              </w:rPr>
              <w:t>)</w:t>
            </w:r>
          </w:p>
        </w:tc>
        <w:tc>
          <w:tcPr>
            <w:tcW w:w="1170" w:type="dxa"/>
            <w:shd w:val="clear" w:color="auto" w:fill="EBD9ED" w:themeFill="accent2" w:themeFillTint="33"/>
            <w:vAlign w:val="center"/>
          </w:tcPr>
          <w:p w14:paraId="4FB62471"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VLP return line</w:t>
            </w:r>
          </w:p>
          <w:p w14:paraId="19A0DFE4"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3.5K-3.7K (qI</w:t>
            </w:r>
            <w:r w:rsidRPr="00DE34FF">
              <w:rPr>
                <w:rFonts w:ascii="Segoe UI" w:hAnsi="Segoe UI" w:cs="Segoe UI"/>
                <w:sz w:val="16"/>
                <w:szCs w:val="16"/>
                <w:vertAlign w:val="subscript"/>
                <w:lang w:eastAsia="fr-FR"/>
              </w:rPr>
              <w:t>B</w:t>
            </w:r>
            <w:r w:rsidRPr="00DE34FF">
              <w:rPr>
                <w:rFonts w:ascii="Segoe UI" w:hAnsi="Segoe UI" w:cs="Segoe UI"/>
                <w:sz w:val="16"/>
                <w:szCs w:val="16"/>
                <w:lang w:eastAsia="fr-FR"/>
              </w:rPr>
              <w:t>)</w:t>
            </w:r>
          </w:p>
        </w:tc>
        <w:tc>
          <w:tcPr>
            <w:tcW w:w="1170" w:type="dxa"/>
            <w:shd w:val="clear" w:color="auto" w:fill="EBD9ED" w:themeFill="accent2" w:themeFillTint="33"/>
            <w:vAlign w:val="center"/>
          </w:tcPr>
          <w:p w14:paraId="4BB9FA54"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proofErr w:type="spellStart"/>
            <w:r w:rsidRPr="00DE34FF">
              <w:rPr>
                <w:rFonts w:ascii="Segoe UI" w:hAnsi="Segoe UI" w:cs="Segoe UI"/>
                <w:sz w:val="16"/>
                <w:szCs w:val="16"/>
                <w:lang w:eastAsia="fr-FR"/>
              </w:rPr>
              <w:t>SHe</w:t>
            </w:r>
            <w:proofErr w:type="spellEnd"/>
            <w:r w:rsidRPr="00DE34FF">
              <w:rPr>
                <w:rFonts w:ascii="Segoe UI" w:hAnsi="Segoe UI" w:cs="Segoe UI"/>
                <w:sz w:val="16"/>
                <w:szCs w:val="16"/>
                <w:lang w:eastAsia="fr-FR"/>
              </w:rPr>
              <w:t xml:space="preserve"> return line</w:t>
            </w:r>
          </w:p>
          <w:p w14:paraId="38C553D0"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4.5K (qI</w:t>
            </w:r>
            <w:r w:rsidRPr="00DE34FF">
              <w:rPr>
                <w:rFonts w:ascii="Segoe UI" w:hAnsi="Segoe UI" w:cs="Segoe UI"/>
                <w:sz w:val="16"/>
                <w:szCs w:val="16"/>
                <w:vertAlign w:val="subscript"/>
                <w:lang w:eastAsia="fr-FR"/>
              </w:rPr>
              <w:t>A</w:t>
            </w:r>
            <w:r w:rsidRPr="00DE34FF">
              <w:rPr>
                <w:rFonts w:ascii="Segoe UI" w:hAnsi="Segoe UI" w:cs="Segoe UI"/>
                <w:sz w:val="16"/>
                <w:szCs w:val="16"/>
                <w:lang w:eastAsia="fr-FR"/>
              </w:rPr>
              <w:t>)</w:t>
            </w:r>
          </w:p>
        </w:tc>
        <w:tc>
          <w:tcPr>
            <w:tcW w:w="1080" w:type="dxa"/>
            <w:shd w:val="clear" w:color="auto" w:fill="EBD9ED" w:themeFill="accent2" w:themeFillTint="33"/>
            <w:vAlign w:val="center"/>
          </w:tcPr>
          <w:p w14:paraId="052D309A" w14:textId="77777777" w:rsidR="00064252" w:rsidRPr="00DE34FF" w:rsidRDefault="00064252" w:rsidP="00190CB6">
            <w:pPr>
              <w:pStyle w:val="AASemiBold"/>
              <w:spacing w:before="40" w:after="20" w:line="240" w:lineRule="auto"/>
              <w:ind w:left="-103" w:right="-110"/>
              <w:jc w:val="center"/>
              <w:rPr>
                <w:rFonts w:ascii="Segoe UI" w:hAnsi="Segoe UI" w:cs="Segoe UI"/>
                <w:sz w:val="16"/>
                <w:szCs w:val="16"/>
                <w:lang w:eastAsia="fr-FR"/>
              </w:rPr>
            </w:pPr>
            <w:r w:rsidRPr="00DE34FF">
              <w:rPr>
                <w:rFonts w:ascii="Segoe UI" w:hAnsi="Segoe UI" w:cs="Segoe UI"/>
                <w:sz w:val="16"/>
                <w:szCs w:val="16"/>
                <w:lang w:eastAsia="fr-FR"/>
              </w:rPr>
              <w:t>TS (40-60K)</w:t>
            </w:r>
          </w:p>
          <w:p w14:paraId="31AE35D9" w14:textId="77777777" w:rsidR="00064252" w:rsidRPr="00DE34FF" w:rsidRDefault="00064252" w:rsidP="00190CB6">
            <w:pPr>
              <w:spacing w:before="40" w:after="20" w:line="240" w:lineRule="auto"/>
              <w:ind w:left="-103" w:right="-110"/>
              <w:jc w:val="center"/>
              <w:rPr>
                <w:sz w:val="16"/>
                <w:szCs w:val="16"/>
                <w:lang w:eastAsia="fr-FR"/>
              </w:rPr>
            </w:pPr>
            <w:r w:rsidRPr="00DE34FF">
              <w:rPr>
                <w:rFonts w:cs="Segoe UI"/>
                <w:color w:val="562873" w:themeColor="accent1"/>
                <w:sz w:val="16"/>
                <w:szCs w:val="16"/>
                <w:lang w:eastAsia="fr-FR"/>
              </w:rPr>
              <w:t>(q</w:t>
            </w:r>
            <w:r w:rsidRPr="00DE34FF">
              <w:rPr>
                <w:rFonts w:cs="Segoe UI"/>
                <w:color w:val="562873" w:themeColor="accent1"/>
                <w:sz w:val="16"/>
                <w:szCs w:val="16"/>
                <w:vertAlign w:val="subscript"/>
                <w:lang w:eastAsia="fr-FR"/>
              </w:rPr>
              <w:t>TS</w:t>
            </w:r>
            <w:r w:rsidRPr="00DE34FF">
              <w:rPr>
                <w:rFonts w:cs="Segoe UI"/>
                <w:color w:val="562873" w:themeColor="accent1"/>
                <w:sz w:val="16"/>
                <w:szCs w:val="16"/>
                <w:lang w:eastAsia="fr-FR"/>
              </w:rPr>
              <w:t>+ qI</w:t>
            </w:r>
            <w:r w:rsidRPr="00DE34FF">
              <w:rPr>
                <w:rFonts w:cs="Segoe UI"/>
                <w:color w:val="562873" w:themeColor="accent1"/>
                <w:sz w:val="16"/>
                <w:szCs w:val="16"/>
                <w:vertAlign w:val="subscript"/>
                <w:lang w:eastAsia="fr-FR"/>
              </w:rPr>
              <w:t>E</w:t>
            </w:r>
            <w:r w:rsidRPr="00DE34FF">
              <w:rPr>
                <w:rFonts w:cs="Segoe UI"/>
                <w:color w:val="562873" w:themeColor="accent1"/>
                <w:sz w:val="16"/>
                <w:szCs w:val="16"/>
                <w:lang w:eastAsia="fr-FR"/>
              </w:rPr>
              <w:t xml:space="preserve"> + qI</w:t>
            </w:r>
            <w:r w:rsidRPr="00DE34FF">
              <w:rPr>
                <w:rFonts w:cs="Segoe UI"/>
                <w:color w:val="562873" w:themeColor="accent1"/>
                <w:sz w:val="16"/>
                <w:szCs w:val="16"/>
                <w:vertAlign w:val="subscript"/>
                <w:lang w:eastAsia="fr-FR"/>
              </w:rPr>
              <w:t>D</w:t>
            </w:r>
            <w:r w:rsidRPr="00DE34FF">
              <w:rPr>
                <w:rFonts w:cs="Segoe UI"/>
                <w:color w:val="562873" w:themeColor="accent1"/>
                <w:sz w:val="16"/>
                <w:szCs w:val="16"/>
                <w:lang w:eastAsia="fr-FR"/>
              </w:rPr>
              <w:t>)</w:t>
            </w:r>
          </w:p>
        </w:tc>
        <w:tc>
          <w:tcPr>
            <w:tcW w:w="1440" w:type="dxa"/>
            <w:shd w:val="clear" w:color="auto" w:fill="EBD9ED" w:themeFill="accent2" w:themeFillTint="33"/>
            <w:vAlign w:val="center"/>
          </w:tcPr>
          <w:p w14:paraId="03549EA0" w14:textId="77777777" w:rsidR="00064252" w:rsidRPr="00DE34FF" w:rsidRDefault="00064252" w:rsidP="00190CB6">
            <w:pPr>
              <w:pStyle w:val="AASemiBold"/>
              <w:spacing w:before="40" w:after="20" w:line="240" w:lineRule="auto"/>
              <w:ind w:left="-103" w:right="-110"/>
              <w:jc w:val="center"/>
              <w:rPr>
                <w:sz w:val="16"/>
                <w:szCs w:val="16"/>
                <w:lang w:eastAsia="fr-FR"/>
              </w:rPr>
            </w:pPr>
            <w:r w:rsidRPr="00DE34FF">
              <w:rPr>
                <w:rFonts w:ascii="Segoe UI" w:hAnsi="Segoe UI" w:cs="Segoe UI"/>
                <w:sz w:val="16"/>
                <w:szCs w:val="16"/>
                <w:lang w:eastAsia="fr-FR"/>
              </w:rPr>
              <w:t>Mass Flow (g/s) for couplers 4.5-300K (q</w:t>
            </w:r>
            <w:r w:rsidRPr="00DE34FF">
              <w:rPr>
                <w:rFonts w:cs="Segoe UI"/>
                <w:sz w:val="16"/>
                <w:szCs w:val="16"/>
                <w:vertAlign w:val="subscript"/>
                <w:lang w:eastAsia="fr-FR"/>
              </w:rPr>
              <w:t>CPL</w:t>
            </w:r>
            <w:r w:rsidRPr="00DE34FF">
              <w:rPr>
                <w:rFonts w:cs="Segoe UI"/>
                <w:sz w:val="16"/>
                <w:szCs w:val="16"/>
                <w:lang w:eastAsia="fr-FR"/>
              </w:rPr>
              <w:t>)</w:t>
            </w:r>
          </w:p>
        </w:tc>
        <w:tc>
          <w:tcPr>
            <w:tcW w:w="1069" w:type="dxa"/>
            <w:vMerge/>
            <w:shd w:val="clear" w:color="auto" w:fill="EBD9ED" w:themeFill="accent2" w:themeFillTint="33"/>
            <w:vAlign w:val="center"/>
          </w:tcPr>
          <w:p w14:paraId="60561CF7" w14:textId="77777777" w:rsidR="00064252" w:rsidRPr="00725372" w:rsidRDefault="00064252" w:rsidP="00190CB6">
            <w:pPr>
              <w:spacing w:before="40" w:after="20" w:line="240" w:lineRule="auto"/>
              <w:ind w:left="-103" w:right="-110"/>
              <w:jc w:val="center"/>
              <w:rPr>
                <w:sz w:val="18"/>
                <w:szCs w:val="18"/>
                <w:lang w:eastAsia="fr-FR"/>
              </w:rPr>
            </w:pPr>
          </w:p>
        </w:tc>
      </w:tr>
      <w:tr w:rsidR="00064252" w:rsidRPr="00725372" w14:paraId="1F337DF9" w14:textId="77777777" w:rsidTr="00190CB6">
        <w:tc>
          <w:tcPr>
            <w:tcW w:w="1814" w:type="dxa"/>
            <w:vAlign w:val="center"/>
          </w:tcPr>
          <w:p w14:paraId="002A6E21" w14:textId="77777777" w:rsidR="00064252" w:rsidRDefault="00064252" w:rsidP="00190CB6">
            <w:pPr>
              <w:spacing w:before="40" w:after="20" w:line="240" w:lineRule="auto"/>
              <w:ind w:left="-118" w:right="-109"/>
              <w:jc w:val="center"/>
              <w:rPr>
                <w:rFonts w:ascii="Segoe UI Semibold" w:eastAsia="Times New Roman" w:hAnsi="Segoe UI Semibold" w:cs="Segoe UI Semibold"/>
                <w:color w:val="562873" w:themeColor="accent1"/>
                <w:sz w:val="16"/>
                <w:szCs w:val="16"/>
              </w:rPr>
            </w:pPr>
            <w:r w:rsidRPr="00DE34FF">
              <w:rPr>
                <w:rFonts w:ascii="Segoe UI Semibold" w:eastAsia="Times New Roman" w:hAnsi="Segoe UI Semibold" w:cs="Segoe UI Semibold"/>
                <w:color w:val="562873" w:themeColor="accent1"/>
                <w:sz w:val="16"/>
                <w:szCs w:val="16"/>
              </w:rPr>
              <w:t xml:space="preserve">2K operation: </w:t>
            </w:r>
          </w:p>
          <w:p w14:paraId="76CF8F3F" w14:textId="77777777" w:rsidR="00064252" w:rsidRPr="00DE34FF" w:rsidRDefault="00064252" w:rsidP="00190CB6">
            <w:pPr>
              <w:spacing w:before="40" w:after="20" w:line="240" w:lineRule="auto"/>
              <w:ind w:left="-118" w:right="-109"/>
              <w:jc w:val="center"/>
              <w:rPr>
                <w:sz w:val="16"/>
                <w:szCs w:val="16"/>
                <w:lang w:eastAsia="fr-FR"/>
              </w:rPr>
            </w:pPr>
            <w:r w:rsidRPr="00DE34FF">
              <w:rPr>
                <w:rFonts w:ascii="Segoe UI Semibold" w:eastAsia="Times New Roman" w:hAnsi="Segoe UI Semibold" w:cs="Segoe UI Semibold"/>
                <w:color w:val="562873" w:themeColor="accent1"/>
                <w:sz w:val="16"/>
                <w:szCs w:val="16"/>
              </w:rPr>
              <w:t>Nominal Design Point</w:t>
            </w:r>
          </w:p>
        </w:tc>
        <w:tc>
          <w:tcPr>
            <w:tcW w:w="900" w:type="dxa"/>
            <w:vAlign w:val="center"/>
          </w:tcPr>
          <w:p w14:paraId="13B76AFD"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900</w:t>
            </w:r>
          </w:p>
        </w:tc>
        <w:tc>
          <w:tcPr>
            <w:tcW w:w="810" w:type="dxa"/>
            <w:vAlign w:val="center"/>
          </w:tcPr>
          <w:p w14:paraId="7E901A96"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7958F2E9"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40</w:t>
            </w:r>
          </w:p>
        </w:tc>
        <w:tc>
          <w:tcPr>
            <w:tcW w:w="1170" w:type="dxa"/>
            <w:vAlign w:val="center"/>
          </w:tcPr>
          <w:p w14:paraId="646BCFC0"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20</w:t>
            </w:r>
          </w:p>
        </w:tc>
        <w:tc>
          <w:tcPr>
            <w:tcW w:w="1080" w:type="dxa"/>
            <w:vAlign w:val="center"/>
          </w:tcPr>
          <w:p w14:paraId="170DE360"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8600</w:t>
            </w:r>
          </w:p>
        </w:tc>
        <w:tc>
          <w:tcPr>
            <w:tcW w:w="1440" w:type="dxa"/>
            <w:vAlign w:val="center"/>
          </w:tcPr>
          <w:p w14:paraId="0AD89F90"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2</w:t>
            </w:r>
          </w:p>
        </w:tc>
        <w:tc>
          <w:tcPr>
            <w:tcW w:w="1069" w:type="dxa"/>
            <w:vAlign w:val="center"/>
          </w:tcPr>
          <w:p w14:paraId="336E07F1"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3430</w:t>
            </w:r>
          </w:p>
        </w:tc>
      </w:tr>
      <w:tr w:rsidR="00064252" w:rsidRPr="00725372" w14:paraId="6C132E7D" w14:textId="77777777" w:rsidTr="00190CB6">
        <w:tc>
          <w:tcPr>
            <w:tcW w:w="1814" w:type="dxa"/>
            <w:vAlign w:val="center"/>
          </w:tcPr>
          <w:p w14:paraId="15746FA2" w14:textId="77777777" w:rsidR="00064252" w:rsidRPr="00DE34FF" w:rsidRDefault="00064252" w:rsidP="00190CB6">
            <w:pPr>
              <w:spacing w:before="40" w:after="20" w:line="240" w:lineRule="auto"/>
              <w:jc w:val="center"/>
              <w:rPr>
                <w:rFonts w:ascii="Segoe UI Semibold" w:eastAsia="Times New Roman" w:hAnsi="Segoe UI Semibold" w:cs="Segoe UI Semibold"/>
                <w:color w:val="562873" w:themeColor="accent1"/>
                <w:sz w:val="16"/>
                <w:szCs w:val="16"/>
              </w:rPr>
            </w:pPr>
            <w:r w:rsidRPr="00DE34FF">
              <w:rPr>
                <w:rFonts w:ascii="Segoe UI Semibold" w:eastAsia="Times New Roman" w:hAnsi="Segoe UI Semibold" w:cs="Segoe UI Semibold"/>
                <w:color w:val="562873" w:themeColor="accent1"/>
                <w:sz w:val="16"/>
                <w:szCs w:val="16"/>
              </w:rPr>
              <w:t xml:space="preserve">2K </w:t>
            </w:r>
            <w:r>
              <w:rPr>
                <w:rFonts w:ascii="Segoe UI Semibold" w:eastAsia="Times New Roman" w:hAnsi="Segoe UI Semibold" w:cs="Segoe UI Semibold"/>
                <w:color w:val="562873" w:themeColor="accent1"/>
                <w:sz w:val="16"/>
                <w:szCs w:val="16"/>
              </w:rPr>
              <w:t>Standby</w:t>
            </w:r>
            <w:r w:rsidRPr="00DE34FF">
              <w:rPr>
                <w:rFonts w:ascii="Segoe UI Semibold" w:eastAsia="Times New Roman" w:hAnsi="Segoe UI Semibold" w:cs="Segoe UI Semibold"/>
                <w:color w:val="562873" w:themeColor="accent1"/>
                <w:sz w:val="16"/>
                <w:szCs w:val="16"/>
              </w:rPr>
              <w:t xml:space="preserve">: </w:t>
            </w:r>
          </w:p>
          <w:p w14:paraId="2EEB59D7" w14:textId="77777777" w:rsidR="00064252" w:rsidRPr="00DE34FF" w:rsidRDefault="00064252" w:rsidP="00190CB6">
            <w:pPr>
              <w:spacing w:before="40" w:after="20" w:line="240" w:lineRule="auto"/>
              <w:jc w:val="center"/>
              <w:rPr>
                <w:sz w:val="16"/>
                <w:szCs w:val="16"/>
                <w:lang w:eastAsia="fr-FR"/>
              </w:rPr>
            </w:pPr>
            <w:r w:rsidRPr="00DE34FF">
              <w:rPr>
                <w:rFonts w:ascii="Segoe UI Semibold" w:eastAsia="Times New Roman" w:hAnsi="Segoe UI Semibold" w:cs="Segoe UI Semibold"/>
                <w:color w:val="562873" w:themeColor="accent1"/>
                <w:sz w:val="16"/>
                <w:szCs w:val="16"/>
              </w:rPr>
              <w:t>Mini</w:t>
            </w:r>
            <w:r>
              <w:rPr>
                <w:rFonts w:ascii="Segoe UI Semibold" w:eastAsia="Times New Roman" w:hAnsi="Segoe UI Semibold" w:cs="Segoe UI Semibold"/>
                <w:color w:val="562873" w:themeColor="accent1"/>
                <w:sz w:val="16"/>
                <w:szCs w:val="16"/>
              </w:rPr>
              <w:t>mal</w:t>
            </w:r>
            <w:r w:rsidRPr="00DE34FF">
              <w:rPr>
                <w:rFonts w:ascii="Segoe UI Semibold" w:eastAsia="Times New Roman" w:hAnsi="Segoe UI Semibold" w:cs="Segoe UI Semibold"/>
                <w:color w:val="562873" w:themeColor="accent1"/>
                <w:sz w:val="16"/>
                <w:szCs w:val="16"/>
              </w:rPr>
              <w:t xml:space="preserve"> Design Point</w:t>
            </w:r>
          </w:p>
        </w:tc>
        <w:tc>
          <w:tcPr>
            <w:tcW w:w="900" w:type="dxa"/>
            <w:vAlign w:val="center"/>
          </w:tcPr>
          <w:p w14:paraId="15E26B98"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340</w:t>
            </w:r>
          </w:p>
        </w:tc>
        <w:tc>
          <w:tcPr>
            <w:tcW w:w="810" w:type="dxa"/>
            <w:vAlign w:val="center"/>
          </w:tcPr>
          <w:p w14:paraId="2A465B92"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6833B01A"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30</w:t>
            </w:r>
          </w:p>
        </w:tc>
        <w:tc>
          <w:tcPr>
            <w:tcW w:w="1170" w:type="dxa"/>
            <w:vAlign w:val="center"/>
          </w:tcPr>
          <w:p w14:paraId="21F7BAE6"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10</w:t>
            </w:r>
          </w:p>
        </w:tc>
        <w:tc>
          <w:tcPr>
            <w:tcW w:w="1080" w:type="dxa"/>
            <w:vAlign w:val="center"/>
          </w:tcPr>
          <w:p w14:paraId="37C9E126"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5100</w:t>
            </w:r>
          </w:p>
        </w:tc>
        <w:tc>
          <w:tcPr>
            <w:tcW w:w="1440" w:type="dxa"/>
            <w:vAlign w:val="center"/>
          </w:tcPr>
          <w:p w14:paraId="56CF2F3E"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w:t>
            </w:r>
          </w:p>
        </w:tc>
        <w:tc>
          <w:tcPr>
            <w:tcW w:w="1069" w:type="dxa"/>
            <w:vAlign w:val="center"/>
          </w:tcPr>
          <w:p w14:paraId="65543F74"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1490</w:t>
            </w:r>
          </w:p>
        </w:tc>
      </w:tr>
      <w:tr w:rsidR="00064252" w:rsidRPr="00725372" w14:paraId="0BAC8092" w14:textId="77777777" w:rsidTr="00190CB6">
        <w:tc>
          <w:tcPr>
            <w:tcW w:w="1814" w:type="dxa"/>
            <w:vAlign w:val="center"/>
          </w:tcPr>
          <w:p w14:paraId="36EB5A16" w14:textId="77777777" w:rsidR="00064252" w:rsidRPr="008C64B4" w:rsidRDefault="00064252" w:rsidP="00190CB6">
            <w:pPr>
              <w:spacing w:before="40" w:after="20" w:line="240" w:lineRule="auto"/>
              <w:jc w:val="center"/>
              <w:rPr>
                <w:rFonts w:ascii="Segoe UI Semibold" w:eastAsia="Times New Roman" w:hAnsi="Segoe UI Semibold" w:cs="Segoe UI Semibold"/>
                <w:color w:val="562873" w:themeColor="accent1"/>
                <w:sz w:val="16"/>
                <w:szCs w:val="16"/>
              </w:rPr>
            </w:pPr>
            <w:r>
              <w:rPr>
                <w:rFonts w:ascii="Segoe UI Semibold" w:eastAsia="Times New Roman" w:hAnsi="Segoe UI Semibold" w:cs="Segoe UI Semibold"/>
                <w:color w:val="562873" w:themeColor="accent1"/>
                <w:sz w:val="16"/>
                <w:szCs w:val="16"/>
              </w:rPr>
              <w:t>4.5K Standby</w:t>
            </w:r>
          </w:p>
        </w:tc>
        <w:tc>
          <w:tcPr>
            <w:tcW w:w="900" w:type="dxa"/>
            <w:vAlign w:val="center"/>
          </w:tcPr>
          <w:p w14:paraId="7DEBCE63"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810" w:type="dxa"/>
            <w:vAlign w:val="center"/>
          </w:tcPr>
          <w:p w14:paraId="5A59A858" w14:textId="77777777" w:rsidR="00064252" w:rsidRPr="00E07A89" w:rsidRDefault="00064252" w:rsidP="00190CB6">
            <w:pPr>
              <w:spacing w:before="40" w:after="20" w:line="240" w:lineRule="auto"/>
              <w:ind w:left="-103" w:right="-110"/>
              <w:jc w:val="center"/>
              <w:rPr>
                <w:sz w:val="18"/>
                <w:szCs w:val="18"/>
                <w:vertAlign w:val="superscript"/>
                <w:lang w:eastAsia="fr-FR"/>
              </w:rPr>
            </w:pPr>
            <w:r w:rsidRPr="00725372">
              <w:rPr>
                <w:rFonts w:eastAsia="Times New Roman" w:cs="Segoe UI"/>
                <w:sz w:val="18"/>
                <w:szCs w:val="18"/>
              </w:rPr>
              <w:t>560</w:t>
            </w:r>
            <w:r>
              <w:rPr>
                <w:rFonts w:eastAsia="Times New Roman" w:cs="Segoe UI"/>
                <w:sz w:val="18"/>
                <w:szCs w:val="18"/>
                <w:vertAlign w:val="superscript"/>
              </w:rPr>
              <w:t>(*)</w:t>
            </w:r>
          </w:p>
        </w:tc>
        <w:tc>
          <w:tcPr>
            <w:tcW w:w="1170" w:type="dxa"/>
            <w:vAlign w:val="center"/>
          </w:tcPr>
          <w:p w14:paraId="3C9C25E4"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4D666136"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11</w:t>
            </w:r>
          </w:p>
        </w:tc>
        <w:tc>
          <w:tcPr>
            <w:tcW w:w="1080" w:type="dxa"/>
            <w:vAlign w:val="center"/>
          </w:tcPr>
          <w:p w14:paraId="6BAC3619"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8600</w:t>
            </w:r>
          </w:p>
        </w:tc>
        <w:tc>
          <w:tcPr>
            <w:tcW w:w="1440" w:type="dxa"/>
            <w:vAlign w:val="center"/>
          </w:tcPr>
          <w:p w14:paraId="48A442FC"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2</w:t>
            </w:r>
          </w:p>
        </w:tc>
        <w:tc>
          <w:tcPr>
            <w:tcW w:w="1069" w:type="dxa"/>
            <w:vAlign w:val="center"/>
          </w:tcPr>
          <w:p w14:paraId="60AA9895"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1640</w:t>
            </w:r>
          </w:p>
        </w:tc>
      </w:tr>
      <w:tr w:rsidR="00064252" w:rsidRPr="00725372" w14:paraId="751A6E0F" w14:textId="77777777" w:rsidTr="00190CB6">
        <w:tc>
          <w:tcPr>
            <w:tcW w:w="1814" w:type="dxa"/>
            <w:vAlign w:val="center"/>
          </w:tcPr>
          <w:p w14:paraId="73CD1EDA" w14:textId="77777777" w:rsidR="00064252" w:rsidRPr="00DE34FF" w:rsidRDefault="00064252" w:rsidP="00190CB6">
            <w:pPr>
              <w:spacing w:before="40" w:after="20" w:line="240" w:lineRule="auto"/>
              <w:jc w:val="center"/>
              <w:rPr>
                <w:sz w:val="16"/>
                <w:szCs w:val="16"/>
                <w:lang w:eastAsia="fr-FR"/>
              </w:rPr>
            </w:pPr>
            <w:r>
              <w:rPr>
                <w:rFonts w:ascii="Segoe UI Semibold" w:eastAsia="Times New Roman" w:hAnsi="Segoe UI Semibold" w:cs="Segoe UI Semibold"/>
                <w:color w:val="562873" w:themeColor="accent1"/>
                <w:sz w:val="16"/>
                <w:szCs w:val="16"/>
              </w:rPr>
              <w:t xml:space="preserve">TS </w:t>
            </w:r>
            <w:r w:rsidRPr="00DE34FF">
              <w:rPr>
                <w:rFonts w:ascii="Segoe UI Semibold" w:eastAsia="Times New Roman" w:hAnsi="Segoe UI Semibold" w:cs="Segoe UI Semibold"/>
                <w:color w:val="562873" w:themeColor="accent1"/>
                <w:sz w:val="16"/>
                <w:szCs w:val="16"/>
              </w:rPr>
              <w:t>Stand</w:t>
            </w:r>
            <w:r>
              <w:rPr>
                <w:rFonts w:ascii="Segoe UI Semibold" w:eastAsia="Times New Roman" w:hAnsi="Segoe UI Semibold" w:cs="Segoe UI Semibold"/>
                <w:color w:val="562873" w:themeColor="accent1"/>
                <w:sz w:val="16"/>
                <w:szCs w:val="16"/>
              </w:rPr>
              <w:t>by</w:t>
            </w:r>
          </w:p>
        </w:tc>
        <w:tc>
          <w:tcPr>
            <w:tcW w:w="900" w:type="dxa"/>
            <w:vAlign w:val="center"/>
          </w:tcPr>
          <w:p w14:paraId="1F258BC8"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810" w:type="dxa"/>
            <w:vAlign w:val="center"/>
          </w:tcPr>
          <w:p w14:paraId="7E70316C"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3124FE29"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170" w:type="dxa"/>
            <w:vAlign w:val="center"/>
          </w:tcPr>
          <w:p w14:paraId="73374388" w14:textId="77777777" w:rsidR="00064252" w:rsidRPr="00725372" w:rsidRDefault="00064252" w:rsidP="00190CB6">
            <w:pPr>
              <w:spacing w:before="40" w:after="20" w:line="240" w:lineRule="auto"/>
              <w:ind w:left="-103" w:right="-110"/>
              <w:jc w:val="center"/>
              <w:rPr>
                <w:sz w:val="18"/>
                <w:szCs w:val="18"/>
                <w:lang w:eastAsia="fr-FR"/>
              </w:rPr>
            </w:pPr>
            <w:r w:rsidRPr="00725372">
              <w:rPr>
                <w:rFonts w:eastAsia="Times New Roman" w:cs="Segoe UI"/>
                <w:sz w:val="18"/>
                <w:szCs w:val="18"/>
              </w:rPr>
              <w:t>~0</w:t>
            </w:r>
          </w:p>
        </w:tc>
        <w:tc>
          <w:tcPr>
            <w:tcW w:w="1080" w:type="dxa"/>
            <w:vAlign w:val="center"/>
          </w:tcPr>
          <w:p w14:paraId="2A26B40A"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8600</w:t>
            </w:r>
          </w:p>
        </w:tc>
        <w:tc>
          <w:tcPr>
            <w:tcW w:w="1440" w:type="dxa"/>
            <w:vAlign w:val="center"/>
          </w:tcPr>
          <w:p w14:paraId="29D5B262"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~1 (40k-300k)</w:t>
            </w:r>
          </w:p>
        </w:tc>
        <w:tc>
          <w:tcPr>
            <w:tcW w:w="1069" w:type="dxa"/>
            <w:vAlign w:val="center"/>
          </w:tcPr>
          <w:p w14:paraId="06292FC6" w14:textId="77777777" w:rsidR="00064252" w:rsidRPr="00725372" w:rsidRDefault="00064252" w:rsidP="00190CB6">
            <w:pPr>
              <w:spacing w:before="40" w:after="20" w:line="240" w:lineRule="auto"/>
              <w:ind w:left="-103" w:right="-110"/>
              <w:jc w:val="center"/>
              <w:rPr>
                <w:sz w:val="18"/>
                <w:szCs w:val="18"/>
                <w:lang w:eastAsia="fr-FR"/>
              </w:rPr>
            </w:pPr>
            <w:r w:rsidRPr="00725372">
              <w:rPr>
                <w:sz w:val="18"/>
                <w:szCs w:val="18"/>
                <w:lang w:eastAsia="fr-FR"/>
              </w:rPr>
              <w:t>720</w:t>
            </w:r>
          </w:p>
        </w:tc>
      </w:tr>
    </w:tbl>
    <w:p w14:paraId="11FD18F5" w14:textId="77777777" w:rsidR="00064252" w:rsidRPr="00725372" w:rsidRDefault="00064252" w:rsidP="00064252">
      <w:pPr>
        <w:pStyle w:val="regular"/>
      </w:pPr>
      <w:r>
        <w:t>(*) This is referred to as ‘static heat load’ further in the text</w:t>
      </w:r>
    </w:p>
    <w:p w14:paraId="35B32ADF" w14:textId="5F498046" w:rsidR="00064252" w:rsidRDefault="00064252" w:rsidP="00064252">
      <w:pPr>
        <w:pStyle w:val="SysReq1"/>
        <w:rPr>
          <w:lang w:val="en-GB"/>
        </w:rPr>
      </w:pPr>
      <w:r>
        <w:rPr>
          <w:lang w:val="en-GB"/>
        </w:rPr>
        <w:t xml:space="preserve">The </w:t>
      </w:r>
      <w:r w:rsidR="00A156C9">
        <w:rPr>
          <w:lang w:val="en-GB"/>
        </w:rPr>
        <w:t>QPLANT</w:t>
      </w:r>
      <w:r>
        <w:rPr>
          <w:lang w:val="en-GB"/>
        </w:rPr>
        <w:t xml:space="preserve"> shall support the </w:t>
      </w:r>
      <w:r w:rsidR="00C553FD">
        <w:rPr>
          <w:lang w:val="en-GB"/>
        </w:rPr>
        <w:t>operating fluid</w:t>
      </w:r>
      <w:r>
        <w:rPr>
          <w:lang w:val="en-GB"/>
        </w:rPr>
        <w:t xml:space="preserve"> conditions at the QRB as listed in </w:t>
      </w:r>
      <w:r w:rsidRPr="003E5C09">
        <w:fldChar w:fldCharType="begin"/>
      </w:r>
      <w:r w:rsidRPr="003E5C09">
        <w:instrText xml:space="preserve"> REF _Ref192161189 \h </w:instrText>
      </w:r>
      <w:r>
        <w:instrText xml:space="preserve"> \* MERGEFORMAT </w:instrText>
      </w:r>
      <w:r w:rsidRPr="003E5C09">
        <w:fldChar w:fldCharType="separate"/>
      </w:r>
      <w:r w:rsidR="00E67BB8" w:rsidRPr="00E67BB8">
        <w:t>Table 4</w:t>
      </w:r>
      <w:r w:rsidRPr="003E5C09">
        <w:fldChar w:fldCharType="end"/>
      </w:r>
      <w:r>
        <w:t>.</w:t>
      </w:r>
    </w:p>
    <w:p w14:paraId="35808BDF" w14:textId="01BC4310" w:rsidR="00064252" w:rsidRDefault="00064252" w:rsidP="00064252">
      <w:pPr>
        <w:pStyle w:val="SysReq1"/>
        <w:rPr>
          <w:lang w:val="en-GB"/>
        </w:rPr>
      </w:pPr>
      <w:r w:rsidRPr="00E028F3">
        <w:rPr>
          <w:lang w:val="en-GB"/>
        </w:rPr>
        <w:t>For the Thermal Shield</w:t>
      </w:r>
      <w:r>
        <w:rPr>
          <w:lang w:val="en-GB"/>
        </w:rPr>
        <w:t xml:space="preserve"> circuits (header “D” to “E” in </w:t>
      </w:r>
      <w:r w:rsidRPr="003E5C09">
        <w:fldChar w:fldCharType="begin"/>
      </w:r>
      <w:r w:rsidRPr="003E5C09">
        <w:instrText xml:space="preserve"> REF _Ref192161189 \h </w:instrText>
      </w:r>
      <w:r>
        <w:instrText xml:space="preserve"> \* MERGEFORMAT </w:instrText>
      </w:r>
      <w:r w:rsidRPr="003E5C09">
        <w:fldChar w:fldCharType="separate"/>
      </w:r>
      <w:r w:rsidR="00E67BB8" w:rsidRPr="00E67BB8">
        <w:t>Table 4</w:t>
      </w:r>
      <w:r w:rsidRPr="003E5C09">
        <w:fldChar w:fldCharType="end"/>
      </w:r>
      <w:r>
        <w:t>)</w:t>
      </w:r>
      <w:r w:rsidRPr="00E028F3">
        <w:rPr>
          <w:lang w:val="en-GB"/>
        </w:rPr>
        <w:t xml:space="preserve">, </w:t>
      </w:r>
      <w:r>
        <w:rPr>
          <w:lang w:val="en-GB"/>
        </w:rPr>
        <w:t>t</w:t>
      </w:r>
      <w:r w:rsidRPr="00E028F3">
        <w:rPr>
          <w:lang w:val="en-GB"/>
        </w:rPr>
        <w:t xml:space="preserve">he </w:t>
      </w:r>
      <w:r>
        <w:rPr>
          <w:lang w:val="en-GB"/>
        </w:rPr>
        <w:t>Contractor</w:t>
      </w:r>
      <w:r w:rsidRPr="00E028F3">
        <w:rPr>
          <w:lang w:val="en-GB"/>
        </w:rPr>
        <w:t xml:space="preserve"> </w:t>
      </w:r>
      <w:r>
        <w:rPr>
          <w:lang w:val="en-GB"/>
        </w:rPr>
        <w:t>shall</w:t>
      </w:r>
      <w:r w:rsidRPr="00E028F3">
        <w:rPr>
          <w:lang w:val="en-GB"/>
        </w:rPr>
        <w:t xml:space="preserve"> </w:t>
      </w:r>
      <w:proofErr w:type="spellStart"/>
      <w:r>
        <w:rPr>
          <w:lang w:val="en-GB"/>
        </w:rPr>
        <w:t>optimize</w:t>
      </w:r>
      <w:proofErr w:type="spellEnd"/>
      <w:r>
        <w:rPr>
          <w:lang w:val="en-GB"/>
        </w:rPr>
        <w:t xml:space="preserve"> the </w:t>
      </w:r>
      <w:r w:rsidRPr="00E028F3">
        <w:rPr>
          <w:lang w:val="en-GB"/>
        </w:rPr>
        <w:t xml:space="preserve">mass flow, temperatures, and pressures (staying within the stated operating window of) </w:t>
      </w:r>
      <w:r>
        <w:rPr>
          <w:lang w:val="en-GB"/>
        </w:rPr>
        <w:t>to improve</w:t>
      </w:r>
      <w:r w:rsidRPr="00E028F3">
        <w:rPr>
          <w:lang w:val="en-GB"/>
        </w:rPr>
        <w:t xml:space="preserve"> </w:t>
      </w:r>
      <w:r>
        <w:rPr>
          <w:lang w:val="en-GB"/>
        </w:rPr>
        <w:t xml:space="preserve">the </w:t>
      </w:r>
      <w:r w:rsidRPr="00E028F3">
        <w:rPr>
          <w:lang w:val="en-GB"/>
        </w:rPr>
        <w:t>overall efficiency or capital investment.</w:t>
      </w:r>
    </w:p>
    <w:p w14:paraId="1F82C234" w14:textId="77777777" w:rsidR="00064252" w:rsidRPr="00E028F3" w:rsidRDefault="00064252" w:rsidP="00064252">
      <w:r>
        <w:t xml:space="preserve">In the offer, the Applicant shall indicate the </w:t>
      </w:r>
      <w:r w:rsidRPr="00E028F3">
        <w:t>mass flow, temperatures, and pressures</w:t>
      </w:r>
      <w:r>
        <w:t xml:space="preserve"> of the </w:t>
      </w:r>
      <w:r w:rsidRPr="00E028F3">
        <w:t>Thermal Shield</w:t>
      </w:r>
      <w:r>
        <w:t xml:space="preserve"> circuits.</w:t>
      </w:r>
    </w:p>
    <w:p w14:paraId="766116B6" w14:textId="37A02FB9" w:rsidR="00064252" w:rsidRPr="00725372" w:rsidRDefault="00064252" w:rsidP="00064252">
      <w:pPr>
        <w:pStyle w:val="Bijschrift"/>
        <w:spacing w:before="240"/>
        <w:ind w:left="907" w:right="-101"/>
        <w:rPr>
          <w:rStyle w:val="CaptioncenteredChar"/>
          <w:iCs/>
          <w:sz w:val="18"/>
          <w:lang w:val="en-GB"/>
        </w:rPr>
      </w:pPr>
      <w:bookmarkStart w:id="3018" w:name="_Ref192161189"/>
      <w:bookmarkStart w:id="3019" w:name="_Toc195865374"/>
      <w:r w:rsidRPr="00725372">
        <w:rPr>
          <w:rStyle w:val="CaptioncenteredChar"/>
          <w:sz w:val="18"/>
          <w:lang w:val="en-GB"/>
        </w:rPr>
        <w:t xml:space="preserve">Table </w:t>
      </w:r>
      <w:r w:rsidRPr="00725372">
        <w:rPr>
          <w:rStyle w:val="CaptioncenteredChar"/>
          <w:iCs/>
          <w:sz w:val="18"/>
          <w:lang w:val="en-GB"/>
        </w:rPr>
        <w:fldChar w:fldCharType="begin"/>
      </w:r>
      <w:r w:rsidRPr="00725372">
        <w:rPr>
          <w:rStyle w:val="CaptioncenteredChar"/>
          <w:sz w:val="18"/>
          <w:lang w:val="en-GB"/>
        </w:rPr>
        <w:instrText xml:space="preserve"> SEQ Table \* ARABIC </w:instrText>
      </w:r>
      <w:r w:rsidRPr="00725372">
        <w:rPr>
          <w:rStyle w:val="CaptioncenteredChar"/>
          <w:iCs/>
          <w:sz w:val="18"/>
          <w:lang w:val="en-GB"/>
        </w:rPr>
        <w:fldChar w:fldCharType="separate"/>
      </w:r>
      <w:r w:rsidR="00E67BB8">
        <w:rPr>
          <w:rStyle w:val="CaptioncenteredChar"/>
          <w:noProof/>
          <w:sz w:val="18"/>
          <w:lang w:val="en-GB"/>
        </w:rPr>
        <w:t>4</w:t>
      </w:r>
      <w:r w:rsidRPr="00725372">
        <w:rPr>
          <w:rStyle w:val="CaptioncenteredChar"/>
          <w:iCs/>
          <w:sz w:val="18"/>
          <w:lang w:val="en-GB"/>
        </w:rPr>
        <w:fldChar w:fldCharType="end"/>
      </w:r>
      <w:bookmarkEnd w:id="3018"/>
      <w:r w:rsidRPr="00725372">
        <w:rPr>
          <w:rStyle w:val="CaptioncenteredChar"/>
          <w:sz w:val="18"/>
          <w:lang w:val="en-GB"/>
        </w:rPr>
        <w:t> </w:t>
      </w:r>
      <w:r w:rsidR="0033420E">
        <w:rPr>
          <w:rStyle w:val="CaptioncenteredChar"/>
          <w:sz w:val="18"/>
          <w:lang w:val="en-GB"/>
        </w:rPr>
        <w:t>Fluid conditions</w:t>
      </w:r>
      <w:r w:rsidRPr="00725372">
        <w:rPr>
          <w:rStyle w:val="CaptioncenteredChar"/>
          <w:sz w:val="18"/>
          <w:lang w:val="en-GB"/>
        </w:rPr>
        <w:t xml:space="preserve"> at the Refrigerator Cold Box interfaces for the different operating </w:t>
      </w:r>
      <w:r w:rsidR="008D1499">
        <w:rPr>
          <w:rStyle w:val="CaptioncenteredChar"/>
          <w:sz w:val="18"/>
          <w:lang w:val="en-GB"/>
        </w:rPr>
        <w:t>scenarios</w:t>
      </w:r>
      <w:bookmarkEnd w:id="3019"/>
    </w:p>
    <w:tbl>
      <w:tblPr>
        <w:tblStyle w:val="TableGrid2"/>
        <w:tblW w:w="0" w:type="auto"/>
        <w:tblInd w:w="107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CellMar>
          <w:top w:w="57" w:type="dxa"/>
          <w:bottom w:w="57" w:type="dxa"/>
        </w:tblCellMar>
        <w:tblLook w:val="04A0" w:firstRow="1" w:lastRow="0" w:firstColumn="1" w:lastColumn="0" w:noHBand="0" w:noVBand="1"/>
      </w:tblPr>
      <w:tblGrid>
        <w:gridCol w:w="1530"/>
        <w:gridCol w:w="1800"/>
        <w:gridCol w:w="810"/>
        <w:gridCol w:w="784"/>
        <w:gridCol w:w="1406"/>
        <w:gridCol w:w="976"/>
        <w:gridCol w:w="963"/>
      </w:tblGrid>
      <w:tr w:rsidR="00064252" w:rsidRPr="00725372" w14:paraId="7D38669C" w14:textId="77777777" w:rsidTr="00190CB6">
        <w:trPr>
          <w:trHeight w:val="457"/>
        </w:trPr>
        <w:tc>
          <w:tcPr>
            <w:tcW w:w="3330" w:type="dxa"/>
            <w:gridSpan w:val="2"/>
            <w:shd w:val="clear" w:color="auto" w:fill="EBD9ED" w:themeFill="accent2" w:themeFillTint="33"/>
            <w:vAlign w:val="center"/>
          </w:tcPr>
          <w:p w14:paraId="05B12B72"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Refrigerator Cold Box Interfaces</w:t>
            </w:r>
          </w:p>
        </w:tc>
        <w:tc>
          <w:tcPr>
            <w:tcW w:w="810" w:type="dxa"/>
            <w:shd w:val="clear" w:color="auto" w:fill="EBD9ED" w:themeFill="accent2" w:themeFillTint="33"/>
            <w:vAlign w:val="center"/>
          </w:tcPr>
          <w:p w14:paraId="78DC7A78"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A</w:t>
            </w:r>
          </w:p>
          <w:p w14:paraId="3D53476D"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HP</w:t>
            </w:r>
          </w:p>
        </w:tc>
        <w:tc>
          <w:tcPr>
            <w:tcW w:w="784" w:type="dxa"/>
            <w:shd w:val="clear" w:color="auto" w:fill="EBD9ED" w:themeFill="accent2" w:themeFillTint="33"/>
            <w:vAlign w:val="center"/>
          </w:tcPr>
          <w:p w14:paraId="3EE807ED"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B</w:t>
            </w:r>
          </w:p>
          <w:p w14:paraId="6684D514"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VLP</w:t>
            </w:r>
          </w:p>
        </w:tc>
        <w:tc>
          <w:tcPr>
            <w:tcW w:w="1406" w:type="dxa"/>
            <w:shd w:val="clear" w:color="auto" w:fill="EBD9ED" w:themeFill="accent2" w:themeFillTint="33"/>
            <w:vAlign w:val="center"/>
          </w:tcPr>
          <w:p w14:paraId="10EF5322"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W</w:t>
            </w:r>
          </w:p>
          <w:p w14:paraId="48550449"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Coupler return</w:t>
            </w:r>
          </w:p>
        </w:tc>
        <w:tc>
          <w:tcPr>
            <w:tcW w:w="976" w:type="dxa"/>
            <w:shd w:val="clear" w:color="auto" w:fill="EBD9ED" w:themeFill="accent2" w:themeFillTint="33"/>
            <w:vAlign w:val="center"/>
          </w:tcPr>
          <w:p w14:paraId="0092428F"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D</w:t>
            </w:r>
          </w:p>
          <w:p w14:paraId="061019DB"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TS supply</w:t>
            </w:r>
          </w:p>
        </w:tc>
        <w:tc>
          <w:tcPr>
            <w:tcW w:w="963" w:type="dxa"/>
            <w:shd w:val="clear" w:color="auto" w:fill="EBD9ED" w:themeFill="accent2" w:themeFillTint="33"/>
            <w:vAlign w:val="center"/>
          </w:tcPr>
          <w:p w14:paraId="32BC98FD"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E</w:t>
            </w:r>
          </w:p>
          <w:p w14:paraId="0845EA41" w14:textId="77777777" w:rsidR="00064252" w:rsidRPr="00725372" w:rsidRDefault="00064252" w:rsidP="00190CB6">
            <w:pPr>
              <w:spacing w:before="20" w:after="20" w:line="240" w:lineRule="auto"/>
              <w:jc w:val="center"/>
              <w:rPr>
                <w:color w:val="562873" w:themeColor="accent1"/>
                <w:sz w:val="18"/>
                <w:szCs w:val="18"/>
              </w:rPr>
            </w:pPr>
            <w:r w:rsidRPr="00725372">
              <w:rPr>
                <w:color w:val="562873" w:themeColor="accent1"/>
                <w:sz w:val="18"/>
                <w:szCs w:val="18"/>
              </w:rPr>
              <w:t>TS return</w:t>
            </w:r>
          </w:p>
        </w:tc>
      </w:tr>
      <w:tr w:rsidR="00064252" w:rsidRPr="00725372" w14:paraId="567062A4" w14:textId="77777777" w:rsidTr="00190CB6">
        <w:tc>
          <w:tcPr>
            <w:tcW w:w="1530" w:type="dxa"/>
            <w:vMerge w:val="restart"/>
            <w:vAlign w:val="center"/>
          </w:tcPr>
          <w:p w14:paraId="77C5708F" w14:textId="77777777" w:rsidR="00064252" w:rsidRPr="00725372" w:rsidRDefault="00064252" w:rsidP="00190CB6">
            <w:pPr>
              <w:pStyle w:val="AASemiBold"/>
              <w:spacing w:before="20" w:after="20" w:line="240" w:lineRule="auto"/>
              <w:jc w:val="center"/>
              <w:rPr>
                <w:sz w:val="18"/>
                <w:szCs w:val="18"/>
              </w:rPr>
            </w:pPr>
            <w:r w:rsidRPr="00725372">
              <w:rPr>
                <w:sz w:val="18"/>
                <w:szCs w:val="18"/>
              </w:rPr>
              <w:t>2 K Operation</w:t>
            </w:r>
          </w:p>
          <w:p w14:paraId="6C7C062C" w14:textId="77777777" w:rsidR="00064252" w:rsidRPr="00725372" w:rsidRDefault="00064252" w:rsidP="00190CB6">
            <w:pPr>
              <w:pStyle w:val="AASemiBold"/>
              <w:spacing w:before="20" w:after="20" w:line="240" w:lineRule="auto"/>
              <w:jc w:val="center"/>
              <w:rPr>
                <w:sz w:val="18"/>
                <w:szCs w:val="18"/>
              </w:rPr>
            </w:pPr>
          </w:p>
        </w:tc>
        <w:tc>
          <w:tcPr>
            <w:tcW w:w="1800" w:type="dxa"/>
            <w:vAlign w:val="center"/>
          </w:tcPr>
          <w:p w14:paraId="6D05B94C" w14:textId="77777777" w:rsidR="00064252" w:rsidRPr="00725372" w:rsidRDefault="00064252" w:rsidP="00190CB6">
            <w:pPr>
              <w:spacing w:before="40" w:after="20" w:line="240" w:lineRule="auto"/>
              <w:jc w:val="center"/>
              <w:rPr>
                <w:sz w:val="18"/>
                <w:szCs w:val="18"/>
              </w:rPr>
            </w:pPr>
            <w:r w:rsidRPr="00725372">
              <w:rPr>
                <w:sz w:val="18"/>
                <w:szCs w:val="18"/>
              </w:rPr>
              <w:t>Pressure (bar)</w:t>
            </w:r>
          </w:p>
        </w:tc>
        <w:tc>
          <w:tcPr>
            <w:tcW w:w="810" w:type="dxa"/>
            <w:vAlign w:val="center"/>
          </w:tcPr>
          <w:p w14:paraId="0FA2876E" w14:textId="77777777" w:rsidR="00064252" w:rsidRPr="00725372" w:rsidRDefault="00064252" w:rsidP="00190CB6">
            <w:pPr>
              <w:spacing w:before="40" w:after="20" w:line="240" w:lineRule="auto"/>
              <w:jc w:val="center"/>
              <w:rPr>
                <w:sz w:val="18"/>
                <w:szCs w:val="18"/>
              </w:rPr>
            </w:pPr>
            <w:r w:rsidRPr="00725372">
              <w:rPr>
                <w:rFonts w:cs="Segoe UI"/>
                <w:sz w:val="18"/>
                <w:szCs w:val="18"/>
              </w:rPr>
              <w:t>≥3</w:t>
            </w:r>
          </w:p>
        </w:tc>
        <w:tc>
          <w:tcPr>
            <w:tcW w:w="784" w:type="dxa"/>
            <w:vAlign w:val="center"/>
          </w:tcPr>
          <w:p w14:paraId="69325350" w14:textId="77777777" w:rsidR="00064252" w:rsidRPr="00725372" w:rsidRDefault="00064252" w:rsidP="00190CB6">
            <w:pPr>
              <w:spacing w:before="40" w:after="20" w:line="240" w:lineRule="auto"/>
              <w:jc w:val="center"/>
              <w:rPr>
                <w:sz w:val="18"/>
                <w:szCs w:val="18"/>
              </w:rPr>
            </w:pPr>
            <w:r w:rsidRPr="00725372">
              <w:rPr>
                <w:rFonts w:cs="Segoe UI"/>
                <w:sz w:val="18"/>
                <w:szCs w:val="18"/>
              </w:rPr>
              <w:t>≤0.026</w:t>
            </w:r>
          </w:p>
        </w:tc>
        <w:tc>
          <w:tcPr>
            <w:tcW w:w="1406" w:type="dxa"/>
            <w:vAlign w:val="center"/>
          </w:tcPr>
          <w:p w14:paraId="4AB3016C" w14:textId="77777777" w:rsidR="00064252" w:rsidRPr="00725372" w:rsidRDefault="00064252" w:rsidP="00190CB6">
            <w:pPr>
              <w:spacing w:before="40" w:after="20" w:line="240" w:lineRule="auto"/>
              <w:jc w:val="center"/>
              <w:rPr>
                <w:sz w:val="18"/>
                <w:szCs w:val="18"/>
              </w:rPr>
            </w:pPr>
            <w:r w:rsidRPr="00725372">
              <w:rPr>
                <w:rFonts w:cs="Segoe UI"/>
                <w:sz w:val="18"/>
                <w:szCs w:val="18"/>
              </w:rPr>
              <w:t>~ 1.1</w:t>
            </w:r>
          </w:p>
        </w:tc>
        <w:tc>
          <w:tcPr>
            <w:tcW w:w="976" w:type="dxa"/>
            <w:vAlign w:val="center"/>
          </w:tcPr>
          <w:p w14:paraId="504A7283" w14:textId="77777777" w:rsidR="00064252" w:rsidRPr="00725372" w:rsidRDefault="00064252" w:rsidP="00190CB6">
            <w:pPr>
              <w:spacing w:before="40" w:after="20" w:line="240" w:lineRule="auto"/>
              <w:jc w:val="center"/>
              <w:rPr>
                <w:sz w:val="18"/>
                <w:szCs w:val="18"/>
              </w:rPr>
            </w:pPr>
            <w:r w:rsidRPr="00725372">
              <w:rPr>
                <w:rFonts w:cs="Segoe UI"/>
                <w:sz w:val="18"/>
                <w:szCs w:val="18"/>
              </w:rPr>
              <w:t>~ 14*</w:t>
            </w:r>
          </w:p>
        </w:tc>
        <w:tc>
          <w:tcPr>
            <w:tcW w:w="963" w:type="dxa"/>
            <w:vAlign w:val="center"/>
          </w:tcPr>
          <w:p w14:paraId="5317E31B" w14:textId="77777777" w:rsidR="00064252" w:rsidRPr="00725372" w:rsidRDefault="00064252" w:rsidP="00190CB6">
            <w:pPr>
              <w:spacing w:before="40" w:after="20" w:line="240" w:lineRule="auto"/>
              <w:jc w:val="center"/>
              <w:rPr>
                <w:sz w:val="18"/>
                <w:szCs w:val="18"/>
              </w:rPr>
            </w:pPr>
            <w:r w:rsidRPr="00725372">
              <w:rPr>
                <w:rFonts w:cs="Segoe UI"/>
                <w:sz w:val="18"/>
                <w:szCs w:val="18"/>
              </w:rPr>
              <w:t>~ 13*</w:t>
            </w:r>
          </w:p>
        </w:tc>
      </w:tr>
      <w:tr w:rsidR="00064252" w:rsidRPr="00725372" w14:paraId="7731A2BD" w14:textId="77777777" w:rsidTr="00190CB6">
        <w:tc>
          <w:tcPr>
            <w:tcW w:w="1530" w:type="dxa"/>
            <w:vMerge/>
            <w:vAlign w:val="center"/>
          </w:tcPr>
          <w:p w14:paraId="308513A2" w14:textId="77777777" w:rsidR="00064252" w:rsidRPr="00725372" w:rsidRDefault="00064252" w:rsidP="00190CB6">
            <w:pPr>
              <w:pStyle w:val="AASemiBold"/>
              <w:spacing w:before="20" w:after="20" w:line="240" w:lineRule="auto"/>
              <w:jc w:val="center"/>
              <w:rPr>
                <w:sz w:val="18"/>
                <w:szCs w:val="18"/>
              </w:rPr>
            </w:pPr>
          </w:p>
        </w:tc>
        <w:tc>
          <w:tcPr>
            <w:tcW w:w="1800" w:type="dxa"/>
            <w:vAlign w:val="center"/>
          </w:tcPr>
          <w:p w14:paraId="7C4EF076" w14:textId="77777777" w:rsidR="00064252" w:rsidRPr="00725372" w:rsidRDefault="00064252" w:rsidP="00190CB6">
            <w:pPr>
              <w:spacing w:before="40" w:after="20" w:line="240" w:lineRule="auto"/>
              <w:jc w:val="center"/>
              <w:rPr>
                <w:sz w:val="18"/>
                <w:szCs w:val="18"/>
              </w:rPr>
            </w:pPr>
            <w:r w:rsidRPr="00725372">
              <w:rPr>
                <w:sz w:val="18"/>
                <w:szCs w:val="18"/>
              </w:rPr>
              <w:t>Temperature (K)</w:t>
            </w:r>
          </w:p>
        </w:tc>
        <w:tc>
          <w:tcPr>
            <w:tcW w:w="810" w:type="dxa"/>
            <w:vAlign w:val="center"/>
          </w:tcPr>
          <w:p w14:paraId="7B6BCB0F" w14:textId="77777777" w:rsidR="00064252" w:rsidRPr="00725372" w:rsidRDefault="00064252" w:rsidP="00190CB6">
            <w:pPr>
              <w:spacing w:before="40" w:after="20" w:line="240" w:lineRule="auto"/>
              <w:jc w:val="center"/>
              <w:rPr>
                <w:sz w:val="18"/>
                <w:szCs w:val="18"/>
              </w:rPr>
            </w:pPr>
            <w:r w:rsidRPr="00725372">
              <w:rPr>
                <w:rFonts w:cs="Segoe UI"/>
                <w:sz w:val="18"/>
                <w:szCs w:val="18"/>
              </w:rPr>
              <w:t>≤4.5</w:t>
            </w:r>
          </w:p>
        </w:tc>
        <w:tc>
          <w:tcPr>
            <w:tcW w:w="784" w:type="dxa"/>
            <w:vAlign w:val="center"/>
          </w:tcPr>
          <w:p w14:paraId="715A09BD" w14:textId="77777777" w:rsidR="00064252" w:rsidRPr="00725372" w:rsidRDefault="00064252" w:rsidP="00190CB6">
            <w:pPr>
              <w:spacing w:before="40" w:after="20" w:line="240" w:lineRule="auto"/>
              <w:jc w:val="center"/>
              <w:rPr>
                <w:sz w:val="18"/>
                <w:szCs w:val="18"/>
              </w:rPr>
            </w:pPr>
            <w:r w:rsidRPr="00725372">
              <w:rPr>
                <w:rFonts w:cs="Segoe UI"/>
                <w:sz w:val="18"/>
                <w:szCs w:val="18"/>
              </w:rPr>
              <w:t>≥3.5</w:t>
            </w:r>
          </w:p>
        </w:tc>
        <w:tc>
          <w:tcPr>
            <w:tcW w:w="1406" w:type="dxa"/>
            <w:vAlign w:val="center"/>
          </w:tcPr>
          <w:p w14:paraId="26348B47" w14:textId="77777777" w:rsidR="00064252" w:rsidRPr="00725372" w:rsidRDefault="00064252" w:rsidP="00190CB6">
            <w:pPr>
              <w:spacing w:before="40" w:after="20" w:line="240" w:lineRule="auto"/>
              <w:jc w:val="center"/>
              <w:rPr>
                <w:sz w:val="18"/>
                <w:szCs w:val="18"/>
              </w:rPr>
            </w:pPr>
            <w:r w:rsidRPr="00725372">
              <w:rPr>
                <w:rFonts w:cs="Segoe UI"/>
                <w:sz w:val="18"/>
                <w:szCs w:val="18"/>
              </w:rPr>
              <w:t>300</w:t>
            </w:r>
          </w:p>
        </w:tc>
        <w:tc>
          <w:tcPr>
            <w:tcW w:w="976" w:type="dxa"/>
            <w:vAlign w:val="center"/>
          </w:tcPr>
          <w:p w14:paraId="48CFE0C2" w14:textId="77777777" w:rsidR="00064252" w:rsidRPr="00725372" w:rsidRDefault="00064252" w:rsidP="00190CB6">
            <w:pPr>
              <w:spacing w:before="40" w:after="20" w:line="240" w:lineRule="auto"/>
              <w:jc w:val="center"/>
              <w:rPr>
                <w:sz w:val="18"/>
                <w:szCs w:val="18"/>
              </w:rPr>
            </w:pPr>
            <w:r w:rsidRPr="00725372">
              <w:rPr>
                <w:rFonts w:cs="Segoe UI"/>
                <w:sz w:val="18"/>
                <w:szCs w:val="18"/>
              </w:rPr>
              <w:t>≤40</w:t>
            </w:r>
          </w:p>
        </w:tc>
        <w:tc>
          <w:tcPr>
            <w:tcW w:w="963" w:type="dxa"/>
            <w:vAlign w:val="center"/>
          </w:tcPr>
          <w:p w14:paraId="69EE54A1" w14:textId="77777777" w:rsidR="00064252" w:rsidRPr="00725372" w:rsidRDefault="00064252" w:rsidP="00190CB6">
            <w:pPr>
              <w:spacing w:before="40" w:after="20" w:line="240" w:lineRule="auto"/>
              <w:jc w:val="center"/>
              <w:rPr>
                <w:sz w:val="18"/>
                <w:szCs w:val="18"/>
              </w:rPr>
            </w:pPr>
            <w:r w:rsidRPr="00725372">
              <w:rPr>
                <w:rFonts w:cs="Segoe UI"/>
                <w:sz w:val="18"/>
                <w:szCs w:val="18"/>
              </w:rPr>
              <w:t>≤60</w:t>
            </w:r>
          </w:p>
        </w:tc>
      </w:tr>
      <w:tr w:rsidR="00064252" w:rsidRPr="00725372" w14:paraId="7E5258FE" w14:textId="77777777" w:rsidTr="00190CB6">
        <w:tc>
          <w:tcPr>
            <w:tcW w:w="1530" w:type="dxa"/>
            <w:vMerge/>
            <w:vAlign w:val="center"/>
          </w:tcPr>
          <w:p w14:paraId="463D2F56" w14:textId="77777777" w:rsidR="00064252" w:rsidRPr="00725372" w:rsidRDefault="00064252" w:rsidP="00190CB6">
            <w:pPr>
              <w:pStyle w:val="AASemiBold"/>
              <w:spacing w:before="20" w:after="20" w:line="240" w:lineRule="auto"/>
              <w:jc w:val="center"/>
              <w:rPr>
                <w:sz w:val="18"/>
                <w:szCs w:val="18"/>
              </w:rPr>
            </w:pPr>
          </w:p>
        </w:tc>
        <w:tc>
          <w:tcPr>
            <w:tcW w:w="1800" w:type="dxa"/>
            <w:vAlign w:val="center"/>
          </w:tcPr>
          <w:p w14:paraId="344DC7B1" w14:textId="77777777" w:rsidR="00064252" w:rsidRPr="00725372" w:rsidRDefault="00064252" w:rsidP="00190CB6">
            <w:pPr>
              <w:spacing w:before="40" w:after="20" w:line="240" w:lineRule="auto"/>
              <w:jc w:val="center"/>
              <w:rPr>
                <w:sz w:val="18"/>
                <w:szCs w:val="18"/>
              </w:rPr>
            </w:pPr>
            <w:r w:rsidRPr="00725372">
              <w:rPr>
                <w:sz w:val="18"/>
                <w:szCs w:val="18"/>
              </w:rPr>
              <w:t>Mass flow rate (g/s)</w:t>
            </w:r>
          </w:p>
        </w:tc>
        <w:tc>
          <w:tcPr>
            <w:tcW w:w="810" w:type="dxa"/>
            <w:vAlign w:val="center"/>
          </w:tcPr>
          <w:p w14:paraId="26F295C9" w14:textId="77777777" w:rsidR="00064252" w:rsidRPr="00725372" w:rsidRDefault="00064252" w:rsidP="00190CB6">
            <w:pPr>
              <w:spacing w:before="40" w:after="20" w:line="240" w:lineRule="auto"/>
              <w:jc w:val="center"/>
              <w:rPr>
                <w:sz w:val="18"/>
                <w:szCs w:val="18"/>
              </w:rPr>
            </w:pPr>
            <w:r w:rsidRPr="00725372">
              <w:rPr>
                <w:rFonts w:cs="Segoe UI"/>
                <w:sz w:val="18"/>
                <w:szCs w:val="18"/>
              </w:rPr>
              <w:t>≥47</w:t>
            </w:r>
          </w:p>
        </w:tc>
        <w:tc>
          <w:tcPr>
            <w:tcW w:w="784" w:type="dxa"/>
            <w:vAlign w:val="center"/>
          </w:tcPr>
          <w:p w14:paraId="43691A9C" w14:textId="77777777" w:rsidR="00064252" w:rsidRPr="00725372" w:rsidRDefault="00064252" w:rsidP="00190CB6">
            <w:pPr>
              <w:spacing w:before="40" w:after="20" w:line="240" w:lineRule="auto"/>
              <w:jc w:val="center"/>
              <w:rPr>
                <w:sz w:val="18"/>
                <w:szCs w:val="18"/>
              </w:rPr>
            </w:pPr>
            <w:r w:rsidRPr="00725372">
              <w:rPr>
                <w:rFonts w:cs="Segoe UI"/>
                <w:sz w:val="18"/>
                <w:szCs w:val="18"/>
              </w:rPr>
              <w:t>≥45</w:t>
            </w:r>
          </w:p>
        </w:tc>
        <w:tc>
          <w:tcPr>
            <w:tcW w:w="1406" w:type="dxa"/>
            <w:vAlign w:val="center"/>
          </w:tcPr>
          <w:p w14:paraId="322E9D4D" w14:textId="77777777" w:rsidR="00064252" w:rsidRPr="00725372" w:rsidRDefault="00064252" w:rsidP="00190CB6">
            <w:pPr>
              <w:spacing w:before="40" w:after="20" w:line="240" w:lineRule="auto"/>
              <w:jc w:val="center"/>
              <w:rPr>
                <w:sz w:val="18"/>
                <w:szCs w:val="18"/>
              </w:rPr>
            </w:pPr>
            <w:r w:rsidRPr="00725372">
              <w:rPr>
                <w:rFonts w:cs="Segoe UI"/>
                <w:sz w:val="18"/>
                <w:szCs w:val="18"/>
              </w:rPr>
              <w:t>≥2</w:t>
            </w:r>
          </w:p>
        </w:tc>
        <w:tc>
          <w:tcPr>
            <w:tcW w:w="976" w:type="dxa"/>
            <w:vAlign w:val="center"/>
          </w:tcPr>
          <w:p w14:paraId="41556984" w14:textId="77777777" w:rsidR="00064252" w:rsidRPr="00725372" w:rsidRDefault="00064252" w:rsidP="00190CB6">
            <w:pPr>
              <w:spacing w:before="40" w:after="20" w:line="240" w:lineRule="auto"/>
              <w:jc w:val="center"/>
              <w:rPr>
                <w:sz w:val="18"/>
                <w:szCs w:val="18"/>
              </w:rPr>
            </w:pPr>
            <w:r w:rsidRPr="00725372">
              <w:rPr>
                <w:rFonts w:cs="Segoe UI"/>
                <w:sz w:val="18"/>
                <w:szCs w:val="18"/>
              </w:rPr>
              <w:t>81**</w:t>
            </w:r>
          </w:p>
        </w:tc>
        <w:tc>
          <w:tcPr>
            <w:tcW w:w="963" w:type="dxa"/>
            <w:vAlign w:val="center"/>
          </w:tcPr>
          <w:p w14:paraId="04BDBEEE" w14:textId="77777777" w:rsidR="00064252" w:rsidRPr="00725372" w:rsidRDefault="00064252" w:rsidP="00190CB6">
            <w:pPr>
              <w:spacing w:before="40" w:after="20" w:line="240" w:lineRule="auto"/>
              <w:jc w:val="center"/>
              <w:rPr>
                <w:sz w:val="18"/>
                <w:szCs w:val="18"/>
              </w:rPr>
            </w:pPr>
            <w:r w:rsidRPr="00725372">
              <w:rPr>
                <w:rFonts w:cs="Segoe UI"/>
                <w:sz w:val="18"/>
                <w:szCs w:val="18"/>
              </w:rPr>
              <w:t>81**</w:t>
            </w:r>
          </w:p>
        </w:tc>
      </w:tr>
      <w:tr w:rsidR="00064252" w:rsidRPr="00725372" w14:paraId="03AAC333" w14:textId="77777777" w:rsidTr="00190CB6">
        <w:tc>
          <w:tcPr>
            <w:tcW w:w="1530" w:type="dxa"/>
            <w:vMerge w:val="restart"/>
            <w:vAlign w:val="center"/>
          </w:tcPr>
          <w:p w14:paraId="382D12BE" w14:textId="77777777" w:rsidR="00064252" w:rsidRPr="00725372" w:rsidRDefault="00064252" w:rsidP="00190CB6">
            <w:pPr>
              <w:pStyle w:val="AASemiBold"/>
              <w:spacing w:before="20" w:after="20" w:line="240" w:lineRule="auto"/>
              <w:jc w:val="center"/>
              <w:rPr>
                <w:sz w:val="18"/>
                <w:szCs w:val="18"/>
              </w:rPr>
            </w:pPr>
            <w:r w:rsidRPr="00725372">
              <w:rPr>
                <w:sz w:val="18"/>
                <w:szCs w:val="18"/>
              </w:rPr>
              <w:t>2 K</w:t>
            </w:r>
            <w:r>
              <w:rPr>
                <w:sz w:val="18"/>
                <w:szCs w:val="18"/>
              </w:rPr>
              <w:t xml:space="preserve"> Standby</w:t>
            </w:r>
          </w:p>
          <w:p w14:paraId="3434D047" w14:textId="77777777" w:rsidR="00064252" w:rsidRPr="00725372" w:rsidRDefault="00064252" w:rsidP="00190CB6">
            <w:pPr>
              <w:pStyle w:val="AASemiBold"/>
              <w:spacing w:before="20" w:after="20" w:line="240" w:lineRule="auto"/>
              <w:jc w:val="center"/>
              <w:rPr>
                <w:sz w:val="18"/>
                <w:szCs w:val="18"/>
              </w:rPr>
            </w:pPr>
          </w:p>
        </w:tc>
        <w:tc>
          <w:tcPr>
            <w:tcW w:w="1800" w:type="dxa"/>
            <w:vAlign w:val="center"/>
          </w:tcPr>
          <w:p w14:paraId="6926F1AE" w14:textId="77777777" w:rsidR="00064252" w:rsidRPr="00725372" w:rsidRDefault="00064252" w:rsidP="00190CB6">
            <w:pPr>
              <w:spacing w:before="40" w:after="20" w:line="240" w:lineRule="auto"/>
              <w:jc w:val="center"/>
              <w:rPr>
                <w:sz w:val="18"/>
                <w:szCs w:val="18"/>
              </w:rPr>
            </w:pPr>
            <w:r w:rsidRPr="00725372">
              <w:rPr>
                <w:sz w:val="18"/>
                <w:szCs w:val="18"/>
              </w:rPr>
              <w:t>Pressure (bar)</w:t>
            </w:r>
          </w:p>
        </w:tc>
        <w:tc>
          <w:tcPr>
            <w:tcW w:w="810" w:type="dxa"/>
            <w:vAlign w:val="center"/>
          </w:tcPr>
          <w:p w14:paraId="1612A1C4" w14:textId="77777777" w:rsidR="00064252" w:rsidRPr="00725372" w:rsidRDefault="00064252" w:rsidP="00190CB6">
            <w:pPr>
              <w:spacing w:before="40" w:after="20" w:line="240" w:lineRule="auto"/>
              <w:jc w:val="center"/>
              <w:rPr>
                <w:sz w:val="18"/>
                <w:szCs w:val="18"/>
              </w:rPr>
            </w:pPr>
            <w:r w:rsidRPr="00725372">
              <w:rPr>
                <w:rFonts w:cs="Segoe UI"/>
                <w:sz w:val="18"/>
                <w:szCs w:val="18"/>
              </w:rPr>
              <w:t>≥3</w:t>
            </w:r>
          </w:p>
        </w:tc>
        <w:tc>
          <w:tcPr>
            <w:tcW w:w="784" w:type="dxa"/>
            <w:vAlign w:val="center"/>
          </w:tcPr>
          <w:p w14:paraId="63D491DA" w14:textId="77777777" w:rsidR="00064252" w:rsidRPr="00725372" w:rsidRDefault="00064252" w:rsidP="00190CB6">
            <w:pPr>
              <w:spacing w:before="40" w:after="20" w:line="240" w:lineRule="auto"/>
              <w:jc w:val="center"/>
              <w:rPr>
                <w:sz w:val="18"/>
                <w:szCs w:val="18"/>
              </w:rPr>
            </w:pPr>
            <w:r w:rsidRPr="00725372">
              <w:rPr>
                <w:rFonts w:cs="Segoe UI"/>
                <w:sz w:val="18"/>
                <w:szCs w:val="18"/>
              </w:rPr>
              <w:t>≤0.029</w:t>
            </w:r>
          </w:p>
        </w:tc>
        <w:tc>
          <w:tcPr>
            <w:tcW w:w="1406" w:type="dxa"/>
            <w:vAlign w:val="center"/>
          </w:tcPr>
          <w:p w14:paraId="6CEC3421" w14:textId="77777777" w:rsidR="00064252" w:rsidRPr="00725372" w:rsidRDefault="00064252" w:rsidP="00190CB6">
            <w:pPr>
              <w:spacing w:before="40" w:after="20" w:line="240" w:lineRule="auto"/>
              <w:jc w:val="center"/>
              <w:rPr>
                <w:sz w:val="18"/>
                <w:szCs w:val="18"/>
              </w:rPr>
            </w:pPr>
            <w:r w:rsidRPr="00725372">
              <w:rPr>
                <w:rFonts w:cs="Segoe UI"/>
                <w:sz w:val="18"/>
                <w:szCs w:val="18"/>
              </w:rPr>
              <w:t>~ 1.1</w:t>
            </w:r>
          </w:p>
        </w:tc>
        <w:tc>
          <w:tcPr>
            <w:tcW w:w="976" w:type="dxa"/>
            <w:vAlign w:val="center"/>
          </w:tcPr>
          <w:p w14:paraId="3C98D152" w14:textId="77777777" w:rsidR="00064252" w:rsidRPr="00725372" w:rsidRDefault="00064252" w:rsidP="00190CB6">
            <w:pPr>
              <w:spacing w:before="40" w:after="20" w:line="240" w:lineRule="auto"/>
              <w:jc w:val="center"/>
              <w:rPr>
                <w:sz w:val="18"/>
                <w:szCs w:val="18"/>
              </w:rPr>
            </w:pPr>
            <w:r w:rsidRPr="00725372">
              <w:rPr>
                <w:rFonts w:cs="Segoe UI"/>
                <w:sz w:val="18"/>
                <w:szCs w:val="18"/>
              </w:rPr>
              <w:t>~ 14*</w:t>
            </w:r>
          </w:p>
        </w:tc>
        <w:tc>
          <w:tcPr>
            <w:tcW w:w="963" w:type="dxa"/>
            <w:vAlign w:val="center"/>
          </w:tcPr>
          <w:p w14:paraId="4DA31007" w14:textId="77777777" w:rsidR="00064252" w:rsidRPr="00725372" w:rsidRDefault="00064252" w:rsidP="00190CB6">
            <w:pPr>
              <w:spacing w:before="40" w:after="20" w:line="240" w:lineRule="auto"/>
              <w:jc w:val="center"/>
              <w:rPr>
                <w:sz w:val="18"/>
                <w:szCs w:val="18"/>
              </w:rPr>
            </w:pPr>
            <w:r w:rsidRPr="00725372">
              <w:rPr>
                <w:rFonts w:cs="Segoe UI"/>
                <w:sz w:val="18"/>
                <w:szCs w:val="18"/>
              </w:rPr>
              <w:t>~ 13*</w:t>
            </w:r>
          </w:p>
        </w:tc>
      </w:tr>
      <w:tr w:rsidR="00064252" w:rsidRPr="00725372" w14:paraId="5269A77C" w14:textId="77777777" w:rsidTr="00190CB6">
        <w:tc>
          <w:tcPr>
            <w:tcW w:w="1530" w:type="dxa"/>
            <w:vMerge/>
            <w:vAlign w:val="center"/>
          </w:tcPr>
          <w:p w14:paraId="490F2929" w14:textId="77777777" w:rsidR="00064252" w:rsidRPr="00725372" w:rsidRDefault="00064252" w:rsidP="00190CB6">
            <w:pPr>
              <w:spacing w:before="40" w:after="20" w:line="240" w:lineRule="auto"/>
              <w:jc w:val="center"/>
              <w:rPr>
                <w:rFonts w:ascii="Arial" w:eastAsia="Times New Roman" w:hAnsi="Arial" w:cs="Arial"/>
                <w:b/>
                <w:sz w:val="18"/>
                <w:szCs w:val="18"/>
              </w:rPr>
            </w:pPr>
          </w:p>
        </w:tc>
        <w:tc>
          <w:tcPr>
            <w:tcW w:w="1800" w:type="dxa"/>
            <w:vAlign w:val="center"/>
          </w:tcPr>
          <w:p w14:paraId="65AAD51F" w14:textId="77777777" w:rsidR="00064252" w:rsidRPr="00725372" w:rsidRDefault="00064252" w:rsidP="00190CB6">
            <w:pPr>
              <w:spacing w:before="40" w:after="20" w:line="240" w:lineRule="auto"/>
              <w:jc w:val="center"/>
              <w:rPr>
                <w:sz w:val="18"/>
                <w:szCs w:val="18"/>
              </w:rPr>
            </w:pPr>
            <w:r w:rsidRPr="00725372">
              <w:rPr>
                <w:sz w:val="18"/>
                <w:szCs w:val="18"/>
              </w:rPr>
              <w:t>Temperature (K)</w:t>
            </w:r>
          </w:p>
        </w:tc>
        <w:tc>
          <w:tcPr>
            <w:tcW w:w="810" w:type="dxa"/>
            <w:vAlign w:val="center"/>
          </w:tcPr>
          <w:p w14:paraId="65BEEE2F" w14:textId="77777777" w:rsidR="00064252" w:rsidRPr="00725372" w:rsidRDefault="00064252" w:rsidP="00190CB6">
            <w:pPr>
              <w:spacing w:before="40" w:after="20" w:line="240" w:lineRule="auto"/>
              <w:jc w:val="center"/>
              <w:rPr>
                <w:sz w:val="18"/>
                <w:szCs w:val="18"/>
              </w:rPr>
            </w:pPr>
            <w:r w:rsidRPr="00725372">
              <w:rPr>
                <w:rFonts w:cs="Segoe UI"/>
                <w:sz w:val="18"/>
                <w:szCs w:val="18"/>
              </w:rPr>
              <w:t>≤4.5</w:t>
            </w:r>
          </w:p>
        </w:tc>
        <w:tc>
          <w:tcPr>
            <w:tcW w:w="784" w:type="dxa"/>
            <w:vAlign w:val="center"/>
          </w:tcPr>
          <w:p w14:paraId="68C47ECD" w14:textId="77777777" w:rsidR="00064252" w:rsidRPr="00725372" w:rsidRDefault="00064252" w:rsidP="00190CB6">
            <w:pPr>
              <w:spacing w:before="40" w:after="20" w:line="240" w:lineRule="auto"/>
              <w:jc w:val="center"/>
              <w:rPr>
                <w:sz w:val="18"/>
                <w:szCs w:val="18"/>
              </w:rPr>
            </w:pPr>
            <w:r w:rsidRPr="00725372">
              <w:rPr>
                <w:rFonts w:cs="Segoe UI"/>
                <w:sz w:val="18"/>
                <w:szCs w:val="18"/>
              </w:rPr>
              <w:t>≥4.2</w:t>
            </w:r>
          </w:p>
        </w:tc>
        <w:tc>
          <w:tcPr>
            <w:tcW w:w="1406" w:type="dxa"/>
            <w:vAlign w:val="center"/>
          </w:tcPr>
          <w:p w14:paraId="554176BB" w14:textId="77777777" w:rsidR="00064252" w:rsidRPr="00725372" w:rsidRDefault="00064252" w:rsidP="00190CB6">
            <w:pPr>
              <w:spacing w:before="40" w:after="20" w:line="240" w:lineRule="auto"/>
              <w:jc w:val="center"/>
              <w:rPr>
                <w:sz w:val="18"/>
                <w:szCs w:val="18"/>
              </w:rPr>
            </w:pPr>
            <w:r w:rsidRPr="00725372">
              <w:rPr>
                <w:rFonts w:cs="Segoe UI"/>
                <w:sz w:val="18"/>
                <w:szCs w:val="18"/>
              </w:rPr>
              <w:t>300</w:t>
            </w:r>
          </w:p>
        </w:tc>
        <w:tc>
          <w:tcPr>
            <w:tcW w:w="976" w:type="dxa"/>
            <w:vAlign w:val="center"/>
          </w:tcPr>
          <w:p w14:paraId="4B74D23A" w14:textId="77777777" w:rsidR="00064252" w:rsidRPr="00725372" w:rsidRDefault="00064252" w:rsidP="00190CB6">
            <w:pPr>
              <w:spacing w:before="40" w:after="20" w:line="240" w:lineRule="auto"/>
              <w:jc w:val="center"/>
              <w:rPr>
                <w:sz w:val="18"/>
                <w:szCs w:val="18"/>
              </w:rPr>
            </w:pPr>
            <w:r w:rsidRPr="00725372">
              <w:rPr>
                <w:rFonts w:cs="Segoe UI"/>
                <w:sz w:val="18"/>
                <w:szCs w:val="18"/>
              </w:rPr>
              <w:t>≤40</w:t>
            </w:r>
          </w:p>
        </w:tc>
        <w:tc>
          <w:tcPr>
            <w:tcW w:w="963" w:type="dxa"/>
            <w:vAlign w:val="center"/>
          </w:tcPr>
          <w:p w14:paraId="5BB1E34B" w14:textId="77777777" w:rsidR="00064252" w:rsidRPr="00725372" w:rsidRDefault="00064252" w:rsidP="00190CB6">
            <w:pPr>
              <w:spacing w:before="40" w:after="20" w:line="240" w:lineRule="auto"/>
              <w:jc w:val="center"/>
              <w:rPr>
                <w:sz w:val="18"/>
                <w:szCs w:val="18"/>
              </w:rPr>
            </w:pPr>
            <w:r w:rsidRPr="00725372">
              <w:rPr>
                <w:rFonts w:cs="Segoe UI"/>
                <w:sz w:val="18"/>
                <w:szCs w:val="18"/>
              </w:rPr>
              <w:t>≤60</w:t>
            </w:r>
          </w:p>
        </w:tc>
      </w:tr>
      <w:tr w:rsidR="00064252" w:rsidRPr="00725372" w14:paraId="2EE7254C" w14:textId="77777777" w:rsidTr="00190CB6">
        <w:tc>
          <w:tcPr>
            <w:tcW w:w="1530" w:type="dxa"/>
            <w:vMerge/>
            <w:vAlign w:val="center"/>
          </w:tcPr>
          <w:p w14:paraId="3A4B27D3" w14:textId="77777777" w:rsidR="00064252" w:rsidRPr="00725372" w:rsidRDefault="00064252" w:rsidP="00190CB6">
            <w:pPr>
              <w:spacing w:before="40" w:after="20" w:line="240" w:lineRule="auto"/>
              <w:jc w:val="center"/>
              <w:rPr>
                <w:rFonts w:ascii="Arial" w:eastAsia="Times New Roman" w:hAnsi="Arial" w:cs="Arial"/>
                <w:b/>
                <w:sz w:val="18"/>
                <w:szCs w:val="18"/>
              </w:rPr>
            </w:pPr>
          </w:p>
        </w:tc>
        <w:tc>
          <w:tcPr>
            <w:tcW w:w="1800" w:type="dxa"/>
            <w:vAlign w:val="center"/>
          </w:tcPr>
          <w:p w14:paraId="70439314" w14:textId="77777777" w:rsidR="00064252" w:rsidRPr="00725372" w:rsidRDefault="00064252" w:rsidP="00190CB6">
            <w:pPr>
              <w:spacing w:before="40" w:after="20" w:line="240" w:lineRule="auto"/>
              <w:jc w:val="center"/>
              <w:rPr>
                <w:sz w:val="18"/>
                <w:szCs w:val="18"/>
              </w:rPr>
            </w:pPr>
            <w:r w:rsidRPr="00725372">
              <w:rPr>
                <w:sz w:val="18"/>
                <w:szCs w:val="18"/>
              </w:rPr>
              <w:t>Mass flow rate (g/s)</w:t>
            </w:r>
          </w:p>
        </w:tc>
        <w:tc>
          <w:tcPr>
            <w:tcW w:w="810" w:type="dxa"/>
            <w:vAlign w:val="center"/>
          </w:tcPr>
          <w:p w14:paraId="6B6E66C4" w14:textId="77777777" w:rsidR="00064252" w:rsidRPr="00725372" w:rsidRDefault="00064252" w:rsidP="00190CB6">
            <w:pPr>
              <w:spacing w:before="40" w:after="20" w:line="240" w:lineRule="auto"/>
              <w:jc w:val="center"/>
              <w:rPr>
                <w:sz w:val="18"/>
                <w:szCs w:val="18"/>
              </w:rPr>
            </w:pPr>
            <w:r w:rsidRPr="00725372">
              <w:rPr>
                <w:rFonts w:cs="Segoe UI"/>
                <w:sz w:val="18"/>
                <w:szCs w:val="18"/>
              </w:rPr>
              <w:t>18</w:t>
            </w:r>
          </w:p>
        </w:tc>
        <w:tc>
          <w:tcPr>
            <w:tcW w:w="784" w:type="dxa"/>
            <w:vAlign w:val="center"/>
          </w:tcPr>
          <w:p w14:paraId="05695AD4" w14:textId="77777777" w:rsidR="00064252" w:rsidRPr="00725372" w:rsidRDefault="00064252" w:rsidP="00190CB6">
            <w:pPr>
              <w:spacing w:before="40" w:after="20" w:line="240" w:lineRule="auto"/>
              <w:jc w:val="center"/>
              <w:rPr>
                <w:sz w:val="18"/>
                <w:szCs w:val="18"/>
              </w:rPr>
            </w:pPr>
            <w:r w:rsidRPr="00725372">
              <w:rPr>
                <w:rFonts w:cs="Segoe UI"/>
                <w:sz w:val="18"/>
                <w:szCs w:val="18"/>
              </w:rPr>
              <w:t>17</w:t>
            </w:r>
          </w:p>
        </w:tc>
        <w:tc>
          <w:tcPr>
            <w:tcW w:w="1406" w:type="dxa"/>
            <w:vAlign w:val="center"/>
          </w:tcPr>
          <w:p w14:paraId="35CE209A" w14:textId="77777777" w:rsidR="00064252" w:rsidRPr="00725372" w:rsidRDefault="00064252" w:rsidP="00190CB6">
            <w:pPr>
              <w:spacing w:before="40" w:after="20" w:line="240" w:lineRule="auto"/>
              <w:jc w:val="center"/>
              <w:rPr>
                <w:sz w:val="18"/>
                <w:szCs w:val="18"/>
              </w:rPr>
            </w:pPr>
            <w:r w:rsidRPr="00725372">
              <w:rPr>
                <w:rFonts w:cs="Segoe UI"/>
                <w:sz w:val="18"/>
                <w:szCs w:val="18"/>
              </w:rPr>
              <w:t>1</w:t>
            </w:r>
          </w:p>
        </w:tc>
        <w:tc>
          <w:tcPr>
            <w:tcW w:w="976" w:type="dxa"/>
            <w:vAlign w:val="center"/>
          </w:tcPr>
          <w:p w14:paraId="3FC58684" w14:textId="77777777" w:rsidR="00064252" w:rsidRPr="00725372" w:rsidRDefault="00064252" w:rsidP="00190CB6">
            <w:pPr>
              <w:spacing w:before="40" w:after="20" w:line="240" w:lineRule="auto"/>
              <w:jc w:val="center"/>
              <w:rPr>
                <w:sz w:val="18"/>
                <w:szCs w:val="18"/>
              </w:rPr>
            </w:pPr>
            <w:r w:rsidRPr="00725372">
              <w:rPr>
                <w:rFonts w:cs="Segoe UI"/>
                <w:sz w:val="18"/>
                <w:szCs w:val="18"/>
              </w:rPr>
              <w:t>48**</w:t>
            </w:r>
          </w:p>
        </w:tc>
        <w:tc>
          <w:tcPr>
            <w:tcW w:w="963" w:type="dxa"/>
            <w:vAlign w:val="center"/>
          </w:tcPr>
          <w:p w14:paraId="17C6563D" w14:textId="77777777" w:rsidR="00064252" w:rsidRPr="00725372" w:rsidRDefault="00064252" w:rsidP="00190CB6">
            <w:pPr>
              <w:spacing w:before="40" w:after="20" w:line="240" w:lineRule="auto"/>
              <w:jc w:val="center"/>
              <w:rPr>
                <w:sz w:val="18"/>
                <w:szCs w:val="18"/>
              </w:rPr>
            </w:pPr>
            <w:r w:rsidRPr="00725372">
              <w:rPr>
                <w:rFonts w:cs="Segoe UI"/>
                <w:sz w:val="18"/>
                <w:szCs w:val="18"/>
              </w:rPr>
              <w:t>48**</w:t>
            </w:r>
          </w:p>
        </w:tc>
      </w:tr>
    </w:tbl>
    <w:p w14:paraId="748EA4DB" w14:textId="7B6A5905" w:rsidR="00064252" w:rsidRPr="00725372" w:rsidRDefault="00064252" w:rsidP="00064252">
      <w:pPr>
        <w:pStyle w:val="SysReq3"/>
        <w:rPr>
          <w:sz w:val="18"/>
          <w:szCs w:val="20"/>
          <w:lang w:val="en-GB"/>
        </w:rPr>
      </w:pPr>
      <w:r w:rsidRPr="00725372">
        <w:rPr>
          <w:sz w:val="18"/>
          <w:szCs w:val="20"/>
          <w:lang w:val="en-GB"/>
        </w:rPr>
        <w:t xml:space="preserve">* Pressure value to be defined by the </w:t>
      </w:r>
      <w:r>
        <w:rPr>
          <w:sz w:val="18"/>
          <w:szCs w:val="20"/>
          <w:lang w:val="en-GB"/>
        </w:rPr>
        <w:t>Contractor</w:t>
      </w:r>
      <w:r w:rsidRPr="00725372">
        <w:rPr>
          <w:sz w:val="18"/>
          <w:szCs w:val="20"/>
          <w:lang w:val="en-GB"/>
        </w:rPr>
        <w:t xml:space="preserve"> depending </w:t>
      </w:r>
      <w:r w:rsidR="00981EBE" w:rsidRPr="00725372">
        <w:rPr>
          <w:sz w:val="18"/>
          <w:szCs w:val="20"/>
          <w:lang w:val="en-GB"/>
        </w:rPr>
        <w:t>on</w:t>
      </w:r>
      <w:r w:rsidRPr="00725372">
        <w:rPr>
          <w:sz w:val="18"/>
          <w:szCs w:val="20"/>
          <w:lang w:val="en-GB"/>
        </w:rPr>
        <w:t xml:space="preserve"> the compressor HP process value.</w:t>
      </w:r>
    </w:p>
    <w:p w14:paraId="1F575401" w14:textId="4D84D174" w:rsidR="00064252" w:rsidRPr="00725372" w:rsidRDefault="00064252" w:rsidP="00064252">
      <w:pPr>
        <w:pStyle w:val="SysReq3"/>
        <w:rPr>
          <w:sz w:val="18"/>
          <w:szCs w:val="20"/>
          <w:lang w:val="en-GB"/>
        </w:rPr>
      </w:pPr>
      <w:r w:rsidRPr="00725372">
        <w:rPr>
          <w:sz w:val="18"/>
          <w:szCs w:val="20"/>
          <w:lang w:val="en-GB"/>
        </w:rPr>
        <w:t xml:space="preserve">** Indicative mass flow rate values (determined for </w:t>
      </w:r>
      <w:r w:rsidRPr="00725372">
        <w:rPr>
          <w:rFonts w:ascii="Symbol" w:hAnsi="Symbol"/>
          <w:sz w:val="18"/>
          <w:szCs w:val="20"/>
          <w:lang w:val="en-GB"/>
        </w:rPr>
        <w:t></w:t>
      </w:r>
      <w:r w:rsidRPr="00725372">
        <w:rPr>
          <w:sz w:val="18"/>
          <w:szCs w:val="20"/>
          <w:lang w:val="en-GB"/>
        </w:rPr>
        <w:t xml:space="preserve">T= 20 K) to be adjusted depending </w:t>
      </w:r>
      <w:r w:rsidR="00981EBE" w:rsidRPr="00725372">
        <w:rPr>
          <w:sz w:val="18"/>
          <w:szCs w:val="20"/>
          <w:lang w:val="en-GB"/>
        </w:rPr>
        <w:t>on</w:t>
      </w:r>
      <w:r w:rsidRPr="00725372">
        <w:rPr>
          <w:sz w:val="18"/>
          <w:szCs w:val="20"/>
          <w:lang w:val="en-GB"/>
        </w:rPr>
        <w:t xml:space="preserve"> the process supply and return temperatures to TS </w:t>
      </w:r>
      <w:r w:rsidR="009B5DE2" w:rsidRPr="00725372">
        <w:rPr>
          <w:sz w:val="18"/>
          <w:szCs w:val="20"/>
          <w:lang w:val="en-GB"/>
        </w:rPr>
        <w:t>to</w:t>
      </w:r>
      <w:r w:rsidRPr="00725372">
        <w:rPr>
          <w:sz w:val="18"/>
          <w:szCs w:val="20"/>
          <w:lang w:val="en-GB"/>
        </w:rPr>
        <w:t xml:space="preserve"> cope with the required heat loads given in</w:t>
      </w:r>
      <w:r>
        <w:rPr>
          <w:sz w:val="18"/>
          <w:szCs w:val="20"/>
          <w:lang w:val="en-GB"/>
        </w:rPr>
        <w:t xml:space="preserve"> </w:t>
      </w:r>
      <w:r>
        <w:rPr>
          <w:sz w:val="18"/>
          <w:szCs w:val="20"/>
          <w:lang w:val="en-GB"/>
        </w:rPr>
        <w:fldChar w:fldCharType="begin"/>
      </w:r>
      <w:r>
        <w:rPr>
          <w:sz w:val="18"/>
          <w:szCs w:val="20"/>
          <w:lang w:val="en-GB"/>
        </w:rPr>
        <w:instrText xml:space="preserve"> REF _Ref192160998 \h </w:instrText>
      </w:r>
      <w:r>
        <w:rPr>
          <w:sz w:val="18"/>
          <w:szCs w:val="20"/>
          <w:lang w:val="en-GB"/>
        </w:rPr>
      </w:r>
      <w:r>
        <w:rPr>
          <w:sz w:val="18"/>
          <w:szCs w:val="20"/>
          <w:lang w:val="en-GB"/>
        </w:rPr>
        <w:fldChar w:fldCharType="separate"/>
      </w:r>
      <w:r w:rsidR="00E67BB8" w:rsidRPr="00725372">
        <w:t xml:space="preserve">Table </w:t>
      </w:r>
      <w:r w:rsidR="00E67BB8">
        <w:rPr>
          <w:noProof/>
        </w:rPr>
        <w:t>3</w:t>
      </w:r>
      <w:r>
        <w:rPr>
          <w:sz w:val="18"/>
          <w:szCs w:val="20"/>
          <w:lang w:val="en-GB"/>
        </w:rPr>
        <w:fldChar w:fldCharType="end"/>
      </w:r>
      <w:r>
        <w:rPr>
          <w:sz w:val="18"/>
          <w:szCs w:val="20"/>
          <w:lang w:val="en-GB"/>
        </w:rPr>
        <w:t>.</w:t>
      </w:r>
    </w:p>
    <w:p w14:paraId="369CA719" w14:textId="7BA40D84" w:rsidR="00087538" w:rsidRPr="00725372" w:rsidRDefault="00BC66DB" w:rsidP="00371932">
      <w:pPr>
        <w:pStyle w:val="Heading3numbered"/>
        <w:rPr>
          <w:lang w:eastAsia="fr-FR"/>
        </w:rPr>
      </w:pPr>
      <w:bookmarkStart w:id="3020" w:name="_Toc197425948"/>
      <w:r>
        <w:rPr>
          <w:lang w:eastAsia="fr-FR"/>
        </w:rPr>
        <w:t xml:space="preserve">Machine </w:t>
      </w:r>
      <w:r w:rsidR="00DE5300">
        <w:rPr>
          <w:lang w:eastAsia="fr-FR"/>
        </w:rPr>
        <w:t>self-</w:t>
      </w:r>
      <w:r>
        <w:rPr>
          <w:lang w:eastAsia="fr-FR"/>
        </w:rPr>
        <w:t>protection</w:t>
      </w:r>
      <w:bookmarkEnd w:id="3020"/>
    </w:p>
    <w:p w14:paraId="3F02DE6A" w14:textId="19CA7677" w:rsidR="00371932" w:rsidRPr="00725372" w:rsidRDefault="00371932" w:rsidP="00371932">
      <w:pPr>
        <w:pStyle w:val="SysReq1"/>
        <w:rPr>
          <w:lang w:val="en-GB" w:eastAsia="fr-FR"/>
        </w:rPr>
      </w:pPr>
      <w:r w:rsidRPr="00725372">
        <w:rPr>
          <w:lang w:val="en-GB" w:eastAsia="fr-FR"/>
        </w:rPr>
        <w:t xml:space="preserve">The </w:t>
      </w:r>
      <w:r w:rsidR="00A156C9">
        <w:rPr>
          <w:lang w:val="en-GB" w:eastAsia="fr-FR"/>
        </w:rPr>
        <w:t>QPLANT</w:t>
      </w:r>
      <w:r w:rsidRPr="00725372">
        <w:rPr>
          <w:lang w:val="en-GB" w:eastAsia="fr-FR"/>
        </w:rPr>
        <w:t xml:space="preserve"> shall </w:t>
      </w:r>
      <w:r w:rsidR="001B51D9">
        <w:rPr>
          <w:lang w:val="en-GB" w:eastAsia="fr-FR"/>
        </w:rPr>
        <w:t>protect itself from any damage</w:t>
      </w:r>
      <w:r w:rsidRPr="00725372">
        <w:rPr>
          <w:lang w:val="en-GB" w:eastAsia="fr-FR"/>
        </w:rPr>
        <w:t xml:space="preserve"> and</w:t>
      </w:r>
      <w:del w:id="3021" w:author="Dekempeneer Erik" w:date="2025-04-25T10:57:00Z">
        <w:r w:rsidRPr="00725372" w:rsidDel="008263AA">
          <w:rPr>
            <w:lang w:val="en-GB" w:eastAsia="fr-FR"/>
          </w:rPr>
          <w:delText xml:space="preserve"> the</w:delText>
        </w:r>
      </w:del>
      <w:r w:rsidRPr="00725372">
        <w:rPr>
          <w:lang w:val="en-GB" w:eastAsia="fr-FR"/>
        </w:rPr>
        <w:t xml:space="preserve"> </w:t>
      </w:r>
      <w:r w:rsidR="001B51D9">
        <w:rPr>
          <w:lang w:val="en-GB" w:eastAsia="fr-FR"/>
        </w:rPr>
        <w:t xml:space="preserve">allow </w:t>
      </w:r>
      <w:r w:rsidRPr="00725372">
        <w:rPr>
          <w:lang w:val="en-GB" w:eastAsia="fr-FR"/>
        </w:rPr>
        <w:t xml:space="preserve">subsequent recovery after these </w:t>
      </w:r>
      <w:commentRangeStart w:id="3022"/>
      <w:commentRangeStart w:id="3023"/>
      <w:r w:rsidRPr="00725372">
        <w:rPr>
          <w:lang w:val="en-GB" w:eastAsia="fr-FR"/>
        </w:rPr>
        <w:t>events</w:t>
      </w:r>
      <w:commentRangeEnd w:id="3022"/>
      <w:r w:rsidR="00C50DB4">
        <w:rPr>
          <w:rStyle w:val="Verwijzingopmerking"/>
          <w:lang w:val="en-GB"/>
        </w:rPr>
        <w:commentReference w:id="3022"/>
      </w:r>
      <w:commentRangeEnd w:id="3023"/>
      <w:r w:rsidR="00507192">
        <w:rPr>
          <w:rStyle w:val="Verwijzingopmerking"/>
          <w:lang w:val="en-GB"/>
        </w:rPr>
        <w:commentReference w:id="3023"/>
      </w:r>
      <w:r w:rsidR="00C14171">
        <w:rPr>
          <w:lang w:val="en-GB" w:eastAsia="fr-FR"/>
        </w:rPr>
        <w:t>. The Contractor shall identify all such events including but not limited to</w:t>
      </w:r>
      <w:r w:rsidR="007C5377">
        <w:rPr>
          <w:lang w:val="en-GB" w:eastAsia="fr-FR"/>
        </w:rPr>
        <w:t>:</w:t>
      </w:r>
    </w:p>
    <w:p w14:paraId="6C1B57A1" w14:textId="44D1FA95" w:rsidR="00371932" w:rsidRPr="00725372" w:rsidRDefault="00371932" w:rsidP="00371932">
      <w:pPr>
        <w:pStyle w:val="RequirementBullet"/>
        <w:rPr>
          <w:lang w:val="en-GB"/>
        </w:rPr>
      </w:pPr>
      <w:r w:rsidRPr="00725372">
        <w:rPr>
          <w:lang w:val="en-GB"/>
        </w:rPr>
        <w:t>loss of utility (electricity, water, compressed air, nitrogen if used)</w:t>
      </w:r>
    </w:p>
    <w:p w14:paraId="6FFDB47F" w14:textId="6852A2F5" w:rsidR="00371932" w:rsidRPr="00725372" w:rsidRDefault="00371932" w:rsidP="00371932">
      <w:pPr>
        <w:pStyle w:val="RequirementBullet"/>
        <w:rPr>
          <w:lang w:val="en-GB"/>
        </w:rPr>
      </w:pPr>
      <w:r w:rsidRPr="00725372">
        <w:rPr>
          <w:lang w:val="en-GB"/>
        </w:rPr>
        <w:t>loss of vacuum (internal “QRB” or external: cryogenic distribution or users)</w:t>
      </w:r>
    </w:p>
    <w:p w14:paraId="73025376" w14:textId="43DC98E3" w:rsidR="00371932" w:rsidRPr="00725372" w:rsidRDefault="00A156C9" w:rsidP="00371932">
      <w:pPr>
        <w:pStyle w:val="RequirementBullet"/>
        <w:rPr>
          <w:lang w:val="en-GB"/>
        </w:rPr>
      </w:pPr>
      <w:r>
        <w:rPr>
          <w:lang w:val="en-GB"/>
        </w:rPr>
        <w:t>QPLANT</w:t>
      </w:r>
      <w:r w:rsidR="00371932" w:rsidRPr="00725372">
        <w:rPr>
          <w:lang w:val="en-GB"/>
        </w:rPr>
        <w:t xml:space="preserve"> trip</w:t>
      </w:r>
    </w:p>
    <w:p w14:paraId="1AF1D07F" w14:textId="77777777" w:rsidR="00535285" w:rsidRDefault="00535285" w:rsidP="00DE34FF">
      <w:pPr>
        <w:pStyle w:val="SysReq1"/>
        <w:rPr>
          <w:lang w:val="en-GB" w:eastAsia="fr-FR"/>
        </w:rPr>
      </w:pPr>
      <w:r w:rsidRPr="00535285">
        <w:rPr>
          <w:lang w:val="en-GB" w:eastAsia="fr-FR"/>
        </w:rPr>
        <w:t xml:space="preserve">The abnormal event management shall be included in the failure and safety lifecycle analysis (e.g. HAZOP, FMECA, or equivalent methodology) and shall take into </w:t>
      </w:r>
      <w:r w:rsidRPr="00535285">
        <w:rPr>
          <w:lang w:val="en-GB" w:eastAsia="fr-FR"/>
        </w:rPr>
        <w:lastRenderedPageBreak/>
        <w:t xml:space="preserve">account all identified abnormal events. The Contractor shall develop the resulting risk mitigation strategy covering the entire QPLANT system, its subsystems, and all physical and functional interfaces with external systems or facilities. The strategy shall define mitigation measures, responsible parties, implementation timelines, and the verification and validation methods for each identified risk. </w:t>
      </w:r>
    </w:p>
    <w:p w14:paraId="00946D54" w14:textId="229DCDED" w:rsidR="0054428C" w:rsidRDefault="00535285" w:rsidP="00535285">
      <w:pPr>
        <w:pStyle w:val="SysReq1"/>
        <w:numPr>
          <w:ilvl w:val="0"/>
          <w:numId w:val="0"/>
        </w:numPr>
        <w:ind w:left="2431"/>
        <w:rPr>
          <w:lang w:val="en-GB" w:eastAsia="fr-FR"/>
        </w:rPr>
      </w:pPr>
      <w:r w:rsidRPr="00535285">
        <w:rPr>
          <w:highlight w:val="yellow"/>
          <w:lang w:val="en-GB" w:eastAsia="fr-FR"/>
        </w:rPr>
        <w:t>The outcome shall be documented in a dedicated Abnormal Event Mitigation Plan, which shall be reviewed and approved by the Client during the design review phases.</w:t>
      </w:r>
      <w:r w:rsidR="004D309E" w:rsidRPr="00535285">
        <w:rPr>
          <w:highlight w:val="yellow"/>
          <w:lang w:val="en-GB" w:eastAsia="fr-FR"/>
        </w:rPr>
        <w:t>.</w:t>
      </w:r>
    </w:p>
    <w:p w14:paraId="1B17A229" w14:textId="77777777" w:rsidR="00535285" w:rsidRDefault="00535285" w:rsidP="00535285">
      <w:pPr>
        <w:pStyle w:val="SysReq1"/>
        <w:numPr>
          <w:ilvl w:val="0"/>
          <w:numId w:val="0"/>
        </w:numPr>
        <w:ind w:left="2431"/>
        <w:rPr>
          <w:lang w:val="en-GB" w:eastAsia="fr-FR"/>
        </w:rPr>
      </w:pPr>
    </w:p>
    <w:p w14:paraId="7AAC086B" w14:textId="3FE7DFD8" w:rsidR="009F52A7" w:rsidRPr="009F52A7" w:rsidRDefault="00766AC3" w:rsidP="009F52A7">
      <w:pPr>
        <w:pStyle w:val="Heading2numbered"/>
      </w:pPr>
      <w:bookmarkStart w:id="3024" w:name="_Toc197425949"/>
      <w:r w:rsidRPr="00725372">
        <w:t>D</w:t>
      </w:r>
      <w:r w:rsidR="00AE42B7" w:rsidRPr="00725372">
        <w:t xml:space="preserve">esign and Construction </w:t>
      </w:r>
      <w:r w:rsidR="00507785">
        <w:t>R</w:t>
      </w:r>
      <w:r w:rsidR="00AE42B7" w:rsidRPr="00725372">
        <w:t>equirements</w:t>
      </w:r>
      <w:bookmarkEnd w:id="3024"/>
    </w:p>
    <w:p w14:paraId="3FB22B6D" w14:textId="22CF52FD" w:rsidR="00156247" w:rsidRPr="00156247" w:rsidRDefault="00142342" w:rsidP="009D3B73">
      <w:pPr>
        <w:pStyle w:val="Heading3numbered"/>
        <w:rPr>
          <w:rStyle w:val="ADClauseChar"/>
          <w:rFonts w:ascii="Segoe UI Semibold" w:hAnsi="Segoe UI Semibold"/>
          <w:bCs/>
          <w:color w:val="auto"/>
          <w:sz w:val="24"/>
        </w:rPr>
      </w:pPr>
      <w:bookmarkStart w:id="3025" w:name="_Ref192416821"/>
      <w:bookmarkStart w:id="3026" w:name="_Toc197425950"/>
      <w:commentRangeStart w:id="3027"/>
      <w:commentRangeStart w:id="3028"/>
      <w:r w:rsidRPr="00725372">
        <w:t>General requirements</w:t>
      </w:r>
      <w:bookmarkEnd w:id="3025"/>
      <w:commentRangeEnd w:id="3027"/>
      <w:r w:rsidR="000F269A">
        <w:rPr>
          <w:rStyle w:val="Verwijzingopmerking"/>
          <w:rFonts w:eastAsia="Calibri"/>
          <w:color w:val="auto"/>
        </w:rPr>
        <w:commentReference w:id="3027"/>
      </w:r>
      <w:commentRangeEnd w:id="3028"/>
      <w:r w:rsidR="00B32F0A">
        <w:rPr>
          <w:rStyle w:val="Verwijzingopmerking"/>
          <w:rFonts w:eastAsia="Calibri"/>
          <w:color w:val="auto"/>
        </w:rPr>
        <w:commentReference w:id="3028"/>
      </w:r>
      <w:bookmarkEnd w:id="3026"/>
    </w:p>
    <w:p w14:paraId="0389B5AE" w14:textId="31D1F81A" w:rsidR="00156247" w:rsidRPr="00725372" w:rsidRDefault="00156247" w:rsidP="00156247">
      <w:pPr>
        <w:pStyle w:val="SysReq1"/>
        <w:rPr>
          <w:lang w:val="en-GB"/>
        </w:rPr>
      </w:pPr>
      <w:r w:rsidRPr="00725372">
        <w:rPr>
          <w:lang w:val="en-GB"/>
        </w:rPr>
        <w:t xml:space="preserve">All pressure values shall be given in absolute pressures using </w:t>
      </w:r>
      <w:r w:rsidR="00BF41BC">
        <w:rPr>
          <w:lang w:val="en-GB"/>
        </w:rPr>
        <w:t xml:space="preserve">the </w:t>
      </w:r>
      <w:r w:rsidRPr="00725372">
        <w:rPr>
          <w:lang w:val="en-GB"/>
        </w:rPr>
        <w:t xml:space="preserve">bar or mbar unit, the zero-value referring to vacuum.  </w:t>
      </w:r>
    </w:p>
    <w:p w14:paraId="54801235" w14:textId="6C375251" w:rsidR="00156247" w:rsidRPr="003E5C09" w:rsidRDefault="00156247" w:rsidP="00156247">
      <w:pPr>
        <w:pStyle w:val="SysReq1"/>
        <w:rPr>
          <w:rStyle w:val="ReqOKChar"/>
          <w:color w:val="auto"/>
          <w:sz w:val="20"/>
          <w:szCs w:val="22"/>
        </w:rPr>
      </w:pPr>
      <w:r w:rsidRPr="00725372">
        <w:rPr>
          <w:lang w:val="en-GB"/>
        </w:rPr>
        <w:t xml:space="preserve">All other measurement </w:t>
      </w:r>
      <w:r w:rsidR="009D3B73">
        <w:rPr>
          <w:lang w:val="en-GB"/>
        </w:rPr>
        <w:t xml:space="preserve">units </w:t>
      </w:r>
      <w:r w:rsidRPr="00725372">
        <w:rPr>
          <w:lang w:val="en-GB"/>
        </w:rPr>
        <w:t xml:space="preserve">(not covered by the previous requirement) shall be </w:t>
      </w:r>
      <w:r w:rsidR="00020ED6">
        <w:rPr>
          <w:lang w:val="en-GB"/>
        </w:rPr>
        <w:t xml:space="preserve">given in </w:t>
      </w:r>
      <w:proofErr w:type="spellStart"/>
      <w:r w:rsidR="00020ED6">
        <w:rPr>
          <w:lang w:val="en-GB"/>
        </w:rPr>
        <w:t>SI</w:t>
      </w:r>
      <w:proofErr w:type="spellEnd"/>
      <w:r w:rsidR="00020ED6">
        <w:rPr>
          <w:lang w:val="en-GB"/>
        </w:rPr>
        <w:t xml:space="preserve"> units</w:t>
      </w:r>
      <w:r w:rsidRPr="00725372">
        <w:rPr>
          <w:lang w:val="en-GB"/>
        </w:rPr>
        <w:t>.</w:t>
      </w:r>
    </w:p>
    <w:p w14:paraId="082CEDC1" w14:textId="0DFD8BD7" w:rsidR="002468F0" w:rsidRDefault="002468F0" w:rsidP="002468F0">
      <w:pPr>
        <w:pStyle w:val="Heading3numbered"/>
      </w:pPr>
      <w:bookmarkStart w:id="3029" w:name="_Toc197425951"/>
      <w:bookmarkStart w:id="3030" w:name="_Ref190767446"/>
      <w:r>
        <w:t>Energy efficiency</w:t>
      </w:r>
      <w:bookmarkEnd w:id="3029"/>
    </w:p>
    <w:p w14:paraId="44E29942" w14:textId="77777777" w:rsidR="00535285" w:rsidRPr="00535285" w:rsidRDefault="00535285" w:rsidP="00A66E84">
      <w:pPr>
        <w:pStyle w:val="Lijstalinea"/>
        <w:numPr>
          <w:ilvl w:val="0"/>
          <w:numId w:val="61"/>
        </w:numPr>
      </w:pPr>
      <w:r w:rsidRPr="00535285">
        <w:t>Coefficient of Performance (COP) – Cryogenic Refrigeration</w:t>
      </w:r>
    </w:p>
    <w:p w14:paraId="441E476D" w14:textId="0463EA3C" w:rsidR="00535285" w:rsidRPr="00535285" w:rsidRDefault="00535285" w:rsidP="00535285">
      <w:r w:rsidRPr="00535285">
        <w:t>The Coefficient of Performance (COP) is defined as the ratio of the net cooling power to the total input power:</w:t>
      </w:r>
    </w:p>
    <w:p w14:paraId="58A70141" w14:textId="4DDAEA6D" w:rsidR="00535285" w:rsidRPr="00535285" w:rsidRDefault="00733CE3" w:rsidP="00535285">
      <m:oMathPara>
        <m:oMath>
          <m:sSub>
            <m:sSubPr>
              <m:ctrlPr>
                <w:rPr>
                  <w:rFonts w:ascii="Cambria Math" w:hAnsi="Cambria Math"/>
                  <w:i/>
                </w:rPr>
              </m:ctrlPr>
            </m:sSubPr>
            <m:e>
              <m:r>
                <m:rPr>
                  <m:nor/>
                </m:rPr>
                <w:rPr>
                  <w:rFonts w:ascii="Cambria Math" w:hAnsi="Cambria Math"/>
                </w:rPr>
                <m:t>COP</m:t>
              </m:r>
              <m:ctrlPr>
                <w:rPr>
                  <w:rFonts w:ascii="Cambria Math" w:hAnsi="Cambria Math"/>
                </w:rPr>
              </m:ctrlPr>
            </m:e>
            <m:sub>
              <m:r>
                <m:rPr>
                  <m:nor/>
                </m:rPr>
                <w:rPr>
                  <w:rFonts w:ascii="Cambria Math" w:hAnsi="Cambria Math"/>
                </w:rPr>
                <m:t>cryogenic</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Q</m:t>
                  </m:r>
                </m:e>
                <m:sub>
                  <m:r>
                    <m:rPr>
                      <m:nor/>
                    </m:rPr>
                    <w:rPr>
                      <w:rFonts w:ascii="Cambria Math" w:hAnsi="Cambria Math"/>
                    </w:rPr>
                    <m:t>cooling</m:t>
                  </m:r>
                </m:sub>
              </m:sSub>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input</m:t>
                  </m:r>
                </m:sub>
              </m:sSub>
              <m:ctrlPr>
                <w:rPr>
                  <w:rFonts w:ascii="Cambria Math" w:hAnsi="Cambria Math"/>
                  <w:i/>
                </w:rPr>
              </m:ctrlPr>
            </m:den>
          </m:f>
        </m:oMath>
      </m:oMathPara>
    </w:p>
    <w:p w14:paraId="207E8565" w14:textId="77777777" w:rsidR="00535285" w:rsidRDefault="00535285" w:rsidP="00535285">
      <w:pPr>
        <w:ind w:left="1069"/>
      </w:pPr>
      <w:r w:rsidRPr="00535285">
        <w:t>Where:</w:t>
      </w:r>
    </w:p>
    <w:p w14:paraId="28C8F1BA" w14:textId="65CDE7AC" w:rsidR="00535285" w:rsidRPr="00535285" w:rsidRDefault="00733CE3" w:rsidP="00535285">
      <m:oMathPara>
        <m:oMath>
          <m:sSub>
            <m:sSubPr>
              <m:ctrlPr>
                <w:rPr>
                  <w:rFonts w:ascii="Cambria Math" w:hAnsi="Cambria Math"/>
                  <w:i/>
                </w:rPr>
              </m:ctrlPr>
            </m:sSubPr>
            <m:e>
              <m:r>
                <w:rPr>
                  <w:rFonts w:ascii="Cambria Math" w:hAnsi="Cambria Math"/>
                </w:rPr>
                <m:t>Q</m:t>
              </m:r>
            </m:e>
            <m:sub>
              <m:r>
                <m:rPr>
                  <m:nor/>
                </m:rPr>
                <w:rPr>
                  <w:rFonts w:ascii="Cambria Math" w:hAnsi="Cambria Math"/>
                </w:rPr>
                <m:t>cooling</m:t>
              </m:r>
            </m:sub>
          </m:sSub>
          <m:r>
            <w:rPr>
              <w:rFonts w:ascii="Cambria Math" w:hAnsi="Cambria Math"/>
            </w:rPr>
            <m:t>:</m:t>
          </m:r>
          <m:r>
            <m:rPr>
              <m:nor/>
            </m:rPr>
            <w:rPr>
              <w:rFonts w:ascii="Cambria Math" w:hAnsi="Cambria Math"/>
            </w:rPr>
            <m:t>Net cooling power at cryogenic temperature</m:t>
          </m:r>
          <m:d>
            <m:dPr>
              <m:begChr m:val="["/>
              <m:endChr m:val="]"/>
              <m:ctrlPr>
                <w:rPr>
                  <w:rFonts w:ascii="Cambria Math" w:hAnsi="Cambria Math"/>
                  <w:i/>
                </w:rPr>
              </m:ctrlPr>
            </m:dPr>
            <m:e>
              <m:r>
                <m:rPr>
                  <m:nor/>
                </m:rPr>
                <w:rPr>
                  <w:rFonts w:ascii="Cambria Math" w:hAnsi="Cambria Math"/>
                </w:rPr>
                <m:t>W</m:t>
              </m:r>
            </m:e>
          </m:d>
        </m:oMath>
      </m:oMathPara>
    </w:p>
    <w:p w14:paraId="700130AF" w14:textId="77777777" w:rsidR="00535285" w:rsidRDefault="00535285" w:rsidP="00535285"/>
    <w:p w14:paraId="5B88223D" w14:textId="5C7C01E1" w:rsidR="00535285" w:rsidRPr="00535285" w:rsidRDefault="00733CE3" w:rsidP="00535285">
      <m:oMathPara>
        <m:oMath>
          <m:sSub>
            <m:sSubPr>
              <m:ctrlPr>
                <w:rPr>
                  <w:rFonts w:ascii="Cambria Math" w:hAnsi="Cambria Math"/>
                  <w:i/>
                </w:rPr>
              </m:ctrlPr>
            </m:sSubPr>
            <m:e>
              <m:r>
                <w:rPr>
                  <w:rFonts w:ascii="Cambria Math" w:hAnsi="Cambria Math"/>
                </w:rPr>
                <m:t>P</m:t>
              </m:r>
            </m:e>
            <m:sub>
              <m:r>
                <m:rPr>
                  <m:nor/>
                </m:rPr>
                <w:rPr>
                  <w:rFonts w:ascii="Cambria Math" w:hAnsi="Cambria Math"/>
                </w:rPr>
                <m:t>input</m:t>
              </m:r>
            </m:sub>
          </m:sSub>
          <m:r>
            <w:rPr>
              <w:rFonts w:ascii="Cambria Math" w:hAnsi="Cambria Math"/>
            </w:rPr>
            <m:t xml:space="preserve">:Total electricali nput power </m:t>
          </m:r>
          <m:d>
            <m:dPr>
              <m:begChr m:val="["/>
              <m:endChr m:val="]"/>
              <m:ctrlPr>
                <w:rPr>
                  <w:rFonts w:ascii="Cambria Math" w:hAnsi="Cambria Math"/>
                  <w:i/>
                </w:rPr>
              </m:ctrlPr>
            </m:dPr>
            <m:e>
              <m:r>
                <w:rPr>
                  <w:rFonts w:ascii="Cambria Math" w:hAnsi="Cambria Math"/>
                </w:rPr>
                <m:t>W</m:t>
              </m:r>
            </m:e>
          </m:d>
        </m:oMath>
      </m:oMathPara>
    </w:p>
    <w:p w14:paraId="109662CB" w14:textId="60E97F87" w:rsidR="00535285" w:rsidRPr="00535285" w:rsidRDefault="00535285" w:rsidP="00535285"/>
    <w:p w14:paraId="7458B70C" w14:textId="77777777" w:rsidR="00535285" w:rsidRPr="00535285" w:rsidRDefault="00535285" w:rsidP="00A66E84">
      <w:pPr>
        <w:pStyle w:val="Lijstalinea"/>
        <w:numPr>
          <w:ilvl w:val="0"/>
          <w:numId w:val="61"/>
        </w:numPr>
      </w:pPr>
      <w:r w:rsidRPr="00535285">
        <w:t xml:space="preserve">Inverse Coefficient of Performance </w:t>
      </w:r>
      <w:r w:rsidRPr="00535285">
        <w:rPr>
          <w:vertAlign w:val="subscript"/>
        </w:rPr>
        <w:t>(</w:t>
      </w:r>
      <w:proofErr w:type="spellStart"/>
      <w:r w:rsidRPr="00535285">
        <w:rPr>
          <w:vertAlign w:val="subscript"/>
        </w:rPr>
        <w:t>inv</w:t>
      </w:r>
      <w:r w:rsidRPr="00535285">
        <w:t>COP</w:t>
      </w:r>
      <w:proofErr w:type="spellEnd"/>
      <w:r w:rsidRPr="00535285">
        <w:t>)</w:t>
      </w:r>
    </w:p>
    <w:p w14:paraId="7CB05B79" w14:textId="10AB7D86" w:rsidR="00535285" w:rsidRDefault="00535285" w:rsidP="00535285">
      <w:pPr>
        <w:ind w:left="426" w:firstLine="709"/>
      </w:pPr>
      <w:r w:rsidRPr="00535285">
        <w:t>Due to the low efficiency values typical of cryogenic systems, it is standard practice to also express performance using the inverse of COP</w:t>
      </w:r>
      <w:r>
        <w:t xml:space="preserve"> (</w:t>
      </w:r>
      <w:r w:rsidRPr="00535285">
        <w:t>Units: W/W or kW/W</w:t>
      </w:r>
      <w:r>
        <w:t>)</w:t>
      </w:r>
    </w:p>
    <w:p w14:paraId="0A733522" w14:textId="14B21B35" w:rsidR="00535285" w:rsidRPr="00535285" w:rsidRDefault="00535285" w:rsidP="00535285">
      <w:r w:rsidRPr="00535285">
        <w:t>:</w:t>
      </w:r>
    </w:p>
    <w:p w14:paraId="00CA10E1" w14:textId="76A07084" w:rsidR="00535285" w:rsidRPr="00535285" w:rsidRDefault="00733CE3" w:rsidP="00535285">
      <m:oMathPara>
        <m:oMath>
          <m:sSub>
            <m:sSubPr>
              <m:ctrlPr>
                <w:rPr>
                  <w:rFonts w:ascii="Cambria Math" w:hAnsi="Cambria Math"/>
                  <w:i/>
                </w:rPr>
              </m:ctrlPr>
            </m:sSubPr>
            <m:e>
              <w:proofErr w:type="spellStart"/>
              <m:r>
                <m:rPr>
                  <m:nor/>
                </m:rPr>
                <w:rPr>
                  <w:rFonts w:ascii="Cambria Math" w:hAnsi="Cambria Math"/>
                </w:rPr>
                <m:t>invCOP</m:t>
              </m:r>
              <w:proofErr w:type="spellEnd"/>
              <m:ctrlPr>
                <w:rPr>
                  <w:rFonts w:ascii="Cambria Math" w:hAnsi="Cambria Math"/>
                </w:rPr>
              </m:ctrlPr>
            </m:e>
            <m:sub>
              <m:r>
                <m:rPr>
                  <m:nor/>
                </m:rPr>
                <w:rPr>
                  <w:rFonts w:ascii="Cambria Math" w:hAnsi="Cambria Math"/>
                </w:rPr>
                <m:t>cryogenic</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m:rPr>
                      <m:nor/>
                    </m:rPr>
                    <w:rPr>
                      <w:rFonts w:ascii="Cambria Math" w:hAnsi="Cambria Math"/>
                    </w:rPr>
                    <m:t>input</m:t>
                  </m:r>
                </m:sub>
              </m:sSub>
              <m:ctrlPr>
                <w:rPr>
                  <w:rFonts w:ascii="Cambria Math" w:hAnsi="Cambria Math"/>
                  <w:i/>
                </w:rPr>
              </m:ctrlPr>
            </m:num>
            <m:den>
              <m:sSub>
                <m:sSubPr>
                  <m:ctrlPr>
                    <w:rPr>
                      <w:rFonts w:ascii="Cambria Math" w:hAnsi="Cambria Math"/>
                      <w:i/>
                    </w:rPr>
                  </m:ctrlPr>
                </m:sSubPr>
                <m:e>
                  <m:r>
                    <w:rPr>
                      <w:rFonts w:ascii="Cambria Math" w:hAnsi="Cambria Math"/>
                    </w:rPr>
                    <m:t>Q</m:t>
                  </m:r>
                </m:e>
                <m:sub>
                  <m:r>
                    <m:rPr>
                      <m:nor/>
                    </m:rPr>
                    <w:rPr>
                      <w:rFonts w:ascii="Cambria Math" w:hAnsi="Cambria Math"/>
                    </w:rPr>
                    <m:t>cooling</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nor/>
                    </m:rPr>
                    <w:rPr>
                      <w:rFonts w:ascii="Cambria Math" w:hAnsi="Cambria Math"/>
                    </w:rPr>
                    <m:t>COP</m:t>
                  </m:r>
                </m:e>
                <m:sub>
                  <m:r>
                    <m:rPr>
                      <m:nor/>
                    </m:rPr>
                    <w:rPr>
                      <w:rFonts w:ascii="Cambria Math" w:hAnsi="Cambria Math"/>
                    </w:rPr>
                    <m:t>cryogenic</m:t>
                  </m:r>
                </m:sub>
              </m:sSub>
              <m:ctrlPr>
                <w:rPr>
                  <w:rFonts w:ascii="Cambria Math" w:hAnsi="Cambria Math"/>
                  <w:i/>
                </w:rPr>
              </m:ctrlPr>
            </m:den>
          </m:f>
        </m:oMath>
      </m:oMathPara>
    </w:p>
    <w:p w14:paraId="62F62BB4" w14:textId="44FF9E78" w:rsidR="00535285" w:rsidRPr="00535285" w:rsidRDefault="00535285" w:rsidP="00535285">
      <w:r w:rsidRPr="00535285">
        <w:br/>
      </w:r>
    </w:p>
    <w:p w14:paraId="44B4F330" w14:textId="77777777" w:rsidR="00535285" w:rsidRDefault="00535285" w:rsidP="00535285"/>
    <w:p w14:paraId="5981320C" w14:textId="77777777" w:rsidR="002468F0" w:rsidRPr="00744AE2" w:rsidRDefault="002468F0" w:rsidP="002468F0">
      <w:pPr>
        <w:pStyle w:val="SysReq1"/>
        <w:rPr>
          <w:lang w:eastAsia="en-GB"/>
        </w:rPr>
      </w:pPr>
      <w:commentRangeStart w:id="3031"/>
      <w:r>
        <w:rPr>
          <w:lang w:eastAsia="en-GB"/>
        </w:rPr>
        <w:t xml:space="preserve">The </w:t>
      </w:r>
      <w:r w:rsidRPr="004E5E2D">
        <w:rPr>
          <w:lang w:eastAsia="en-GB"/>
        </w:rPr>
        <w:t xml:space="preserve">inverse </w:t>
      </w:r>
      <w:commentRangeStart w:id="3032"/>
      <w:r w:rsidRPr="004E5E2D">
        <w:rPr>
          <w:lang w:eastAsia="en-GB"/>
        </w:rPr>
        <w:t>COP</w:t>
      </w:r>
      <w:commentRangeEnd w:id="3032"/>
      <w:r>
        <w:rPr>
          <w:rStyle w:val="Verwijzingopmerking"/>
          <w:lang w:val="en-GB"/>
        </w:rPr>
        <w:commentReference w:id="3032"/>
      </w:r>
      <w:r w:rsidRPr="004E5E2D">
        <w:rPr>
          <w:lang w:eastAsia="en-GB"/>
        </w:rPr>
        <w:t xml:space="preserve"> shall </w:t>
      </w:r>
      <w:r>
        <w:rPr>
          <w:lang w:eastAsia="en-GB"/>
        </w:rPr>
        <w:t xml:space="preserve">be smaller than </w:t>
      </w:r>
      <w:r w:rsidRPr="004E5E2D">
        <w:rPr>
          <w:lang w:eastAsia="en-GB"/>
        </w:rPr>
        <w:t>380</w:t>
      </w:r>
      <w:r w:rsidRPr="00744AE2">
        <w:rPr>
          <w:lang w:eastAsia="en-GB"/>
        </w:rPr>
        <w:t xml:space="preserve"> under any operating </w:t>
      </w:r>
      <w:r>
        <w:rPr>
          <w:lang w:eastAsia="en-GB"/>
        </w:rPr>
        <w:t>scenario</w:t>
      </w:r>
      <w:r w:rsidRPr="00744AE2">
        <w:rPr>
          <w:lang w:eastAsia="en-GB"/>
        </w:rPr>
        <w:t xml:space="preserve"> within the defined design envelope.</w:t>
      </w:r>
      <w:commentRangeEnd w:id="3031"/>
      <w:r>
        <w:rPr>
          <w:rStyle w:val="Verwijzingopmerking"/>
          <w:lang w:val="en-GB"/>
        </w:rPr>
        <w:commentReference w:id="3031"/>
      </w:r>
    </w:p>
    <w:p w14:paraId="4C69E03C" w14:textId="77777777" w:rsidR="002468F0" w:rsidRDefault="002468F0" w:rsidP="002468F0">
      <w:pPr>
        <w:pStyle w:val="SysReq1"/>
        <w:numPr>
          <w:ilvl w:val="0"/>
          <w:numId w:val="0"/>
        </w:numPr>
        <w:ind w:left="1080"/>
        <w:rPr>
          <w:lang w:eastAsia="en-GB"/>
        </w:rPr>
      </w:pPr>
      <w:commentRangeStart w:id="3033"/>
      <w:r>
        <w:rPr>
          <w:lang w:eastAsia="en-GB"/>
        </w:rPr>
        <w:lastRenderedPageBreak/>
        <w:t>In the offer, t</w:t>
      </w:r>
      <w:r w:rsidRPr="00744AE2">
        <w:rPr>
          <w:lang w:eastAsia="en-GB"/>
        </w:rPr>
        <w:t>he Applicant shall stat</w:t>
      </w:r>
      <w:r>
        <w:rPr>
          <w:lang w:eastAsia="en-GB"/>
        </w:rPr>
        <w:t>e</w:t>
      </w:r>
      <w:r w:rsidRPr="00744AE2">
        <w:rPr>
          <w:lang w:eastAsia="en-GB"/>
        </w:rPr>
        <w:t xml:space="preserve"> the </w:t>
      </w:r>
      <w:r w:rsidRPr="004E5E2D">
        <w:rPr>
          <w:lang w:eastAsia="en-GB"/>
        </w:rPr>
        <w:t xml:space="preserve">inverse COP </w:t>
      </w:r>
      <w:r>
        <w:rPr>
          <w:lang w:eastAsia="en-GB"/>
        </w:rPr>
        <w:t xml:space="preserve">for each of the steady-state scenarios </w:t>
      </w:r>
      <w:r w:rsidRPr="00744AE2">
        <w:rPr>
          <w:lang w:eastAsia="en-GB"/>
        </w:rPr>
        <w:t>they commit to deliver</w:t>
      </w:r>
      <w:r>
        <w:rPr>
          <w:lang w:eastAsia="en-GB"/>
        </w:rPr>
        <w:t>.</w:t>
      </w:r>
    </w:p>
    <w:p w14:paraId="14CC2A87" w14:textId="77777777" w:rsidR="002468F0" w:rsidRPr="0028226B" w:rsidRDefault="002468F0" w:rsidP="002468F0">
      <w:pPr>
        <w:pStyle w:val="SysReq1"/>
        <w:numPr>
          <w:ilvl w:val="0"/>
          <w:numId w:val="0"/>
        </w:numPr>
        <w:ind w:left="1080"/>
        <w:rPr>
          <w:lang w:val="en-GB" w:eastAsia="en-GB"/>
        </w:rPr>
      </w:pPr>
      <w:r>
        <w:rPr>
          <w:lang w:eastAsia="en-GB"/>
        </w:rPr>
        <w:t>In the offer, the Applicant</w:t>
      </w:r>
      <w:r w:rsidRPr="00744AE2">
        <w:rPr>
          <w:lang w:eastAsia="en-GB"/>
        </w:rPr>
        <w:t xml:space="preserve"> shall provide a </w:t>
      </w:r>
      <w:r w:rsidRPr="004E5E2D">
        <w:rPr>
          <w:lang w:eastAsia="en-GB"/>
        </w:rPr>
        <w:t>substantiated justification</w:t>
      </w:r>
      <w:r w:rsidRPr="00744AE2">
        <w:rPr>
          <w:lang w:eastAsia="en-GB"/>
        </w:rPr>
        <w:t xml:space="preserve"> </w:t>
      </w:r>
      <w:r>
        <w:rPr>
          <w:lang w:eastAsia="en-GB"/>
        </w:rPr>
        <w:t xml:space="preserve">via e.g. </w:t>
      </w:r>
      <w:r w:rsidRPr="00744AE2">
        <w:rPr>
          <w:lang w:eastAsia="en-GB"/>
        </w:rPr>
        <w:t>design configuration, operating assumptions, and calculations</w:t>
      </w:r>
      <w:r>
        <w:rPr>
          <w:lang w:eastAsia="en-GB"/>
        </w:rPr>
        <w:t>, measurements, …</w:t>
      </w:r>
      <w:commentRangeEnd w:id="3033"/>
      <w:r>
        <w:rPr>
          <w:rStyle w:val="Verwijzingopmerking"/>
          <w:lang w:val="en-GB"/>
        </w:rPr>
        <w:commentReference w:id="3033"/>
      </w:r>
    </w:p>
    <w:p w14:paraId="77883084" w14:textId="77777777" w:rsidR="002468F0" w:rsidRPr="00744AE2" w:rsidRDefault="002468F0" w:rsidP="002468F0">
      <w:pPr>
        <w:pStyle w:val="SysReq1"/>
        <w:numPr>
          <w:ilvl w:val="0"/>
          <w:numId w:val="0"/>
        </w:numPr>
        <w:ind w:left="1080" w:hanging="1080"/>
        <w:rPr>
          <w:lang w:eastAsia="en-GB"/>
        </w:rPr>
      </w:pPr>
      <w:r>
        <w:rPr>
          <w:lang w:eastAsia="en-GB"/>
        </w:rPr>
        <w:tab/>
      </w:r>
      <w:r w:rsidRPr="004E5E2D">
        <w:rPr>
          <w:lang w:eastAsia="en-GB"/>
        </w:rPr>
        <w:t>Higher efficiency levels</w:t>
      </w:r>
      <w:r w:rsidRPr="00744AE2">
        <w:rPr>
          <w:lang w:eastAsia="en-GB"/>
        </w:rPr>
        <w:t xml:space="preserve"> will be considered a </w:t>
      </w:r>
      <w:r w:rsidRPr="004E5E2D">
        <w:rPr>
          <w:lang w:eastAsia="en-GB"/>
        </w:rPr>
        <w:t>technical advantage</w:t>
      </w:r>
      <w:r w:rsidRPr="00744AE2">
        <w:rPr>
          <w:lang w:eastAsia="en-GB"/>
        </w:rPr>
        <w:t xml:space="preserve"> during bid evaluation.</w:t>
      </w:r>
    </w:p>
    <w:p w14:paraId="3EBA2FFD" w14:textId="77777777" w:rsidR="002468F0" w:rsidRPr="00744AE2" w:rsidRDefault="002468F0" w:rsidP="002468F0">
      <w:pPr>
        <w:pStyle w:val="SysReq1"/>
        <w:rPr>
          <w:lang w:eastAsia="en-GB"/>
        </w:rPr>
      </w:pPr>
      <w:r w:rsidRPr="00744AE2">
        <w:rPr>
          <w:lang w:eastAsia="en-GB"/>
        </w:rPr>
        <w:t xml:space="preserve">The efficiency value shall be </w:t>
      </w:r>
      <w:r w:rsidRPr="004E5E2D">
        <w:rPr>
          <w:lang w:eastAsia="en-GB"/>
        </w:rPr>
        <w:t>tracked throughout the Contract</w:t>
      </w:r>
      <w:r w:rsidRPr="00744AE2">
        <w:rPr>
          <w:lang w:eastAsia="en-GB"/>
        </w:rPr>
        <w:t xml:space="preserve"> lifecycle: at design reviews, implementation stages, and final acceptance.</w:t>
      </w:r>
    </w:p>
    <w:p w14:paraId="07CFD674" w14:textId="77777777" w:rsidR="002468F0" w:rsidRDefault="002468F0" w:rsidP="002468F0">
      <w:pPr>
        <w:pStyle w:val="SysReq1"/>
        <w:rPr>
          <w:lang w:eastAsia="en-GB"/>
        </w:rPr>
      </w:pPr>
      <w:commentRangeStart w:id="3034"/>
      <w:r w:rsidRPr="00744AE2">
        <w:rPr>
          <w:lang w:eastAsia="en-GB"/>
        </w:rPr>
        <w:t xml:space="preserve">Final validation shall be conducted through </w:t>
      </w:r>
      <w:r w:rsidRPr="004E5E2D">
        <w:rPr>
          <w:lang w:eastAsia="en-GB"/>
        </w:rPr>
        <w:t>mutually agreed test protocols</w:t>
      </w:r>
      <w:r w:rsidRPr="00744AE2">
        <w:rPr>
          <w:lang w:eastAsia="en-GB"/>
        </w:rPr>
        <w:t xml:space="preserve">, including calorimetric, flow-based, or </w:t>
      </w:r>
      <w:proofErr w:type="spellStart"/>
      <w:r w:rsidRPr="004E5E2D">
        <w:rPr>
          <w:lang w:eastAsia="en-GB"/>
        </w:rPr>
        <w:t>standardised</w:t>
      </w:r>
      <w:proofErr w:type="spellEnd"/>
      <w:r w:rsidRPr="004E5E2D">
        <w:rPr>
          <w:lang w:eastAsia="en-GB"/>
        </w:rPr>
        <w:t xml:space="preserve"> methods</w:t>
      </w:r>
      <w:r w:rsidRPr="00744AE2">
        <w:rPr>
          <w:lang w:eastAsia="en-GB"/>
        </w:rPr>
        <w:t xml:space="preserve"> (e.g., </w:t>
      </w:r>
      <w:r w:rsidRPr="004E5E2D">
        <w:rPr>
          <w:lang w:eastAsia="en-GB"/>
        </w:rPr>
        <w:t>ISO 5167</w:t>
      </w:r>
      <w:r w:rsidRPr="00744AE2">
        <w:rPr>
          <w:lang w:eastAsia="en-GB"/>
        </w:rPr>
        <w:t xml:space="preserve">, </w:t>
      </w:r>
      <w:r w:rsidRPr="004E5E2D">
        <w:rPr>
          <w:lang w:eastAsia="en-GB"/>
        </w:rPr>
        <w:t>EN 13445</w:t>
      </w:r>
      <w:r w:rsidRPr="00744AE2">
        <w:rPr>
          <w:lang w:eastAsia="en-GB"/>
        </w:rPr>
        <w:t>, or equivalent).</w:t>
      </w:r>
      <w:commentRangeEnd w:id="3034"/>
      <w:r>
        <w:rPr>
          <w:rStyle w:val="Verwijzingopmerking"/>
          <w:lang w:val="en-GB"/>
        </w:rPr>
        <w:commentReference w:id="3034"/>
      </w:r>
    </w:p>
    <w:p w14:paraId="4B62D5F0" w14:textId="77777777" w:rsidR="002468F0" w:rsidRPr="00744AE2" w:rsidRDefault="002468F0" w:rsidP="002468F0">
      <w:pPr>
        <w:pStyle w:val="SysReq1"/>
        <w:numPr>
          <w:ilvl w:val="0"/>
          <w:numId w:val="0"/>
        </w:numPr>
        <w:ind w:left="1080"/>
        <w:rPr>
          <w:lang w:eastAsia="en-GB"/>
        </w:rPr>
      </w:pPr>
      <w:r w:rsidRPr="00744AE2">
        <w:rPr>
          <w:lang w:eastAsia="en-GB"/>
        </w:rPr>
        <w:t xml:space="preserve">The </w:t>
      </w:r>
      <w:r w:rsidRPr="004E5E2D">
        <w:rPr>
          <w:lang w:eastAsia="en-GB"/>
        </w:rPr>
        <w:t>Applicant shall include in the Offer</w:t>
      </w:r>
      <w:r w:rsidRPr="00744AE2">
        <w:rPr>
          <w:lang w:eastAsia="en-GB"/>
        </w:rPr>
        <w:t xml:space="preserve"> the </w:t>
      </w:r>
      <w:r w:rsidRPr="004E5E2D">
        <w:rPr>
          <w:lang w:eastAsia="en-GB"/>
        </w:rPr>
        <w:t>electrical power measurement method</w:t>
      </w:r>
      <w:r w:rsidRPr="00744AE2">
        <w:rPr>
          <w:lang w:eastAsia="en-GB"/>
        </w:rPr>
        <w:t xml:space="preserve"> they will apply on the QPLANT side, specifying the level of integration (e.g., total plant consumption including auxiliaries, compressors, control systems) and the measurement uncertainty.</w:t>
      </w:r>
      <w:r>
        <w:rPr>
          <w:lang w:eastAsia="en-GB"/>
        </w:rPr>
        <w:t xml:space="preserve"> </w:t>
      </w:r>
      <w:r w:rsidRPr="00744AE2">
        <w:rPr>
          <w:lang w:eastAsia="en-GB"/>
        </w:rPr>
        <w:t xml:space="preserve">The Offer shall also specify the </w:t>
      </w:r>
      <w:r w:rsidRPr="004E5E2D">
        <w:rPr>
          <w:lang w:eastAsia="en-GB"/>
        </w:rPr>
        <w:t>corresponding reciprocal measurement methodology</w:t>
      </w:r>
      <w:r w:rsidRPr="00744AE2">
        <w:rPr>
          <w:lang w:eastAsia="en-GB"/>
        </w:rPr>
        <w:t xml:space="preserve"> expected to be applied by SCK CEN, including temperature, flow, and enthalpy balance, or equivalent performance indicators, to </w:t>
      </w:r>
      <w:r w:rsidRPr="004E5E2D">
        <w:rPr>
          <w:lang w:eastAsia="en-GB"/>
        </w:rPr>
        <w:t>validate claimed energy figures</w:t>
      </w:r>
      <w:r w:rsidRPr="00744AE2">
        <w:rPr>
          <w:lang w:eastAsia="en-GB"/>
        </w:rPr>
        <w:t>.</w:t>
      </w:r>
    </w:p>
    <w:p w14:paraId="29B64210" w14:textId="77777777" w:rsidR="002468F0" w:rsidRPr="00744AE2" w:rsidRDefault="002468F0" w:rsidP="002468F0">
      <w:pPr>
        <w:pStyle w:val="SysReq1"/>
        <w:rPr>
          <w:lang w:eastAsia="en-GB"/>
        </w:rPr>
      </w:pPr>
      <w:commentRangeStart w:id="3035"/>
      <w:r w:rsidRPr="00744AE2">
        <w:rPr>
          <w:lang w:eastAsia="en-GB"/>
        </w:rPr>
        <w:t xml:space="preserve">Any deviation greater than </w:t>
      </w:r>
      <w:r w:rsidRPr="004E5E2D">
        <w:rPr>
          <w:lang w:eastAsia="en-GB"/>
        </w:rPr>
        <w:t>±5% from the claimed inverse COP</w:t>
      </w:r>
      <w:r w:rsidRPr="00744AE2">
        <w:rPr>
          <w:lang w:eastAsia="en-GB"/>
        </w:rPr>
        <w:t xml:space="preserve"> at final acceptance shall trigger </w:t>
      </w:r>
      <w:r w:rsidRPr="004E5E2D">
        <w:rPr>
          <w:lang w:eastAsia="en-GB"/>
        </w:rPr>
        <w:t>contractual review</w:t>
      </w:r>
      <w:r w:rsidRPr="00744AE2">
        <w:rPr>
          <w:lang w:eastAsia="en-GB"/>
        </w:rPr>
        <w:t>, including performance non-conformity, penalties, or corrective actions</w:t>
      </w:r>
      <w:commentRangeEnd w:id="3035"/>
      <w:r>
        <w:rPr>
          <w:rStyle w:val="Verwijzingopmerking"/>
          <w:lang w:val="en-GB"/>
        </w:rPr>
        <w:commentReference w:id="3035"/>
      </w:r>
      <w:r w:rsidRPr="00744AE2">
        <w:rPr>
          <w:lang w:eastAsia="en-GB"/>
        </w:rPr>
        <w:t>.</w:t>
      </w:r>
    </w:p>
    <w:p w14:paraId="4D198DD9" w14:textId="02D75D82" w:rsidR="00766AC3" w:rsidRPr="00725372" w:rsidRDefault="00AE42B7" w:rsidP="00774CBA">
      <w:pPr>
        <w:pStyle w:val="Heading3numbered"/>
      </w:pPr>
      <w:bookmarkStart w:id="3036" w:name="_Toc197425952"/>
      <w:commentRangeStart w:id="3037"/>
      <w:r w:rsidRPr="00725372">
        <w:t>Reliability</w:t>
      </w:r>
      <w:bookmarkEnd w:id="3030"/>
      <w:commentRangeEnd w:id="3037"/>
      <w:r w:rsidR="002F2581" w:rsidRPr="00725372">
        <w:rPr>
          <w:rStyle w:val="Verwijzingopmerking"/>
          <w:rFonts w:eastAsia="Calibri"/>
          <w:color w:val="auto"/>
        </w:rPr>
        <w:commentReference w:id="3037"/>
      </w:r>
      <w:r w:rsidR="00E951CE" w:rsidRPr="00725372">
        <w:t xml:space="preserve"> requirements</w:t>
      </w:r>
      <w:bookmarkEnd w:id="3036"/>
    </w:p>
    <w:p w14:paraId="50E1DF07" w14:textId="0DE9BD44" w:rsidR="00E43D74" w:rsidRPr="00E43D74" w:rsidRDefault="007430BD" w:rsidP="00E43D74">
      <w:pPr>
        <w:pStyle w:val="SysReq1"/>
        <w:rPr>
          <w:lang w:val="en-GB"/>
        </w:rPr>
      </w:pPr>
      <w:r w:rsidRPr="00725372">
        <w:rPr>
          <w:lang w:val="en-GB"/>
        </w:rPr>
        <w:t xml:space="preserve">The </w:t>
      </w:r>
      <w:r w:rsidR="00A156C9">
        <w:rPr>
          <w:lang w:val="en-GB"/>
        </w:rPr>
        <w:t>QPLANT</w:t>
      </w:r>
      <w:r w:rsidRPr="00725372">
        <w:rPr>
          <w:lang w:val="en-GB"/>
        </w:rPr>
        <w:t xml:space="preserve"> shall </w:t>
      </w:r>
      <w:r w:rsidR="000D757A">
        <w:rPr>
          <w:lang w:val="en-GB"/>
        </w:rPr>
        <w:t xml:space="preserve">apply proven processes and </w:t>
      </w:r>
      <w:r w:rsidR="00D806E8">
        <w:rPr>
          <w:lang w:val="en-GB"/>
        </w:rPr>
        <w:t xml:space="preserve">be based on </w:t>
      </w:r>
      <w:r w:rsidRPr="00725372">
        <w:rPr>
          <w:lang w:val="en-GB"/>
        </w:rPr>
        <w:t>industrially proven technolog</w:t>
      </w:r>
      <w:r w:rsidR="00AB256D">
        <w:rPr>
          <w:lang w:val="en-GB"/>
        </w:rPr>
        <w:t>ies</w:t>
      </w:r>
      <w:r w:rsidRPr="00725372">
        <w:rPr>
          <w:lang w:val="en-GB"/>
        </w:rPr>
        <w:t xml:space="preserve"> in order to reach very high reliability.</w:t>
      </w:r>
    </w:p>
    <w:p w14:paraId="57E8B846" w14:textId="77777777" w:rsidR="00DF53E8" w:rsidRDefault="00E43D74" w:rsidP="00E43D74">
      <w:pPr>
        <w:pStyle w:val="SysReq1"/>
      </w:pPr>
      <w:r w:rsidRPr="00725372">
        <w:rPr>
          <w:lang w:val="en-GB"/>
        </w:rPr>
        <w:t xml:space="preserve">The </w:t>
      </w:r>
      <w:r w:rsidR="00A156C9">
        <w:t>QPLANT</w:t>
      </w:r>
      <w:r w:rsidR="009E3BD0">
        <w:t xml:space="preserve"> shall have an </w:t>
      </w:r>
      <w:r w:rsidR="007430BD" w:rsidRPr="00725372">
        <w:t xml:space="preserve">MTBF (Mean Time Between Failure) </w:t>
      </w:r>
      <w:r w:rsidR="009E3BD0">
        <w:t xml:space="preserve">of at least </w:t>
      </w:r>
      <w:r w:rsidR="007430BD" w:rsidRPr="00725372">
        <w:t>5 years</w:t>
      </w:r>
      <w:r w:rsidR="00C20566">
        <w:t>.</w:t>
      </w:r>
    </w:p>
    <w:p w14:paraId="1B146BA6" w14:textId="3D01BFF7" w:rsidR="0053589B" w:rsidRDefault="00DF53E8" w:rsidP="00576742">
      <w:pPr>
        <w:pStyle w:val="SysReq1"/>
        <w:numPr>
          <w:ilvl w:val="0"/>
          <w:numId w:val="0"/>
        </w:numPr>
      </w:pPr>
      <w:r>
        <w:t xml:space="preserve">In the offer, the Applicant shall </w:t>
      </w:r>
      <w:r w:rsidR="00576742">
        <w:t>present a preliminary FMEA showing compliance of the proposed design with this MTBF. The Contractor shall contin</w:t>
      </w:r>
      <w:ins w:id="3038" w:author="Dekempeneer Erik" w:date="2025-04-25T11:06:00Z">
        <w:r w:rsidR="00C51B4D">
          <w:t>u</w:t>
        </w:r>
      </w:ins>
      <w:r w:rsidR="00576742">
        <w:t xml:space="preserve">ously update this FMEA during the design process ensuring </w:t>
      </w:r>
      <w:r w:rsidR="00A228A0">
        <w:t>that the MTBF is maintained.</w:t>
      </w:r>
    </w:p>
    <w:p w14:paraId="741A9E59" w14:textId="77777777" w:rsidR="00535285" w:rsidRPr="00535285" w:rsidRDefault="00535285" w:rsidP="00535285">
      <w:pPr>
        <w:pStyle w:val="SysReq1"/>
        <w:rPr>
          <w:ins w:id="3039" w:author="Bonthuys Gerkotze" w:date="2025-05-09T10:02:00Z"/>
        </w:rPr>
      </w:pPr>
      <w:ins w:id="3040" w:author="Bonthuys Gerkotze" w:date="2025-05-09T10:02:00Z">
        <w:r w:rsidRPr="00535285">
          <w:t>The Contractor shall provide the Mean Time Between Failures (MTBF) values for all major QPLANT components, including but not limited to:</w:t>
        </w:r>
      </w:ins>
    </w:p>
    <w:p w14:paraId="3C39AA67" w14:textId="77777777" w:rsidR="00535285" w:rsidRPr="00535285" w:rsidRDefault="00535285" w:rsidP="00A66E84">
      <w:pPr>
        <w:pStyle w:val="SysReq1"/>
        <w:numPr>
          <w:ilvl w:val="0"/>
          <w:numId w:val="62"/>
        </w:numPr>
        <w:rPr>
          <w:ins w:id="3041" w:author="Bonthuys Gerkotze" w:date="2025-05-09T10:02:00Z"/>
        </w:rPr>
      </w:pPr>
      <w:ins w:id="3042" w:author="Bonthuys Gerkotze" w:date="2025-05-09T10:02:00Z">
        <w:r w:rsidRPr="00535285">
          <w:t>Equipment and assemblies listed in the main Bill of Materials (BoM)</w:t>
        </w:r>
      </w:ins>
    </w:p>
    <w:p w14:paraId="0B4B04D1" w14:textId="77777777" w:rsidR="00535285" w:rsidRPr="00535285" w:rsidRDefault="00535285" w:rsidP="00A66E84">
      <w:pPr>
        <w:pStyle w:val="SysReq1"/>
        <w:numPr>
          <w:ilvl w:val="0"/>
          <w:numId w:val="62"/>
        </w:numPr>
        <w:rPr>
          <w:ins w:id="3043" w:author="Bonthuys Gerkotze" w:date="2025-05-09T10:02:00Z"/>
        </w:rPr>
      </w:pPr>
      <w:ins w:id="3044" w:author="Bonthuys Gerkotze" w:date="2025-05-09T10:02:00Z">
        <w:r w:rsidRPr="00535285">
          <w:t>Safety-significant or reliability-critical Structures, Systems, and Components (SSC), such as:</w:t>
        </w:r>
      </w:ins>
    </w:p>
    <w:p w14:paraId="58047FC5" w14:textId="77777777" w:rsidR="00535285" w:rsidRPr="00535285" w:rsidRDefault="00535285" w:rsidP="00A66E84">
      <w:pPr>
        <w:pStyle w:val="SysReq1"/>
        <w:numPr>
          <w:ilvl w:val="1"/>
          <w:numId w:val="62"/>
        </w:numPr>
        <w:rPr>
          <w:ins w:id="3045" w:author="Bonthuys Gerkotze" w:date="2025-05-09T10:02:00Z"/>
        </w:rPr>
      </w:pPr>
      <w:ins w:id="3046" w:author="Bonthuys Gerkotze" w:date="2025-05-09T10:02:00Z">
        <w:r w:rsidRPr="00535285">
          <w:t>Sensors and instrumentation</w:t>
        </w:r>
      </w:ins>
    </w:p>
    <w:p w14:paraId="3FA68B19" w14:textId="77777777" w:rsidR="00535285" w:rsidRPr="00535285" w:rsidRDefault="00535285" w:rsidP="00A66E84">
      <w:pPr>
        <w:pStyle w:val="SysReq1"/>
        <w:numPr>
          <w:ilvl w:val="1"/>
          <w:numId w:val="62"/>
        </w:numPr>
        <w:rPr>
          <w:ins w:id="3047" w:author="Bonthuys Gerkotze" w:date="2025-05-09T10:02:00Z"/>
        </w:rPr>
      </w:pPr>
      <w:ins w:id="3048" w:author="Bonthuys Gerkotze" w:date="2025-05-09T10:02:00Z">
        <w:r w:rsidRPr="00535285">
          <w:t>Control and shut-off valves</w:t>
        </w:r>
      </w:ins>
    </w:p>
    <w:p w14:paraId="73331273" w14:textId="77777777" w:rsidR="00535285" w:rsidRPr="00535285" w:rsidRDefault="00535285" w:rsidP="00A66E84">
      <w:pPr>
        <w:pStyle w:val="SysReq1"/>
        <w:numPr>
          <w:ilvl w:val="1"/>
          <w:numId w:val="62"/>
        </w:numPr>
        <w:rPr>
          <w:ins w:id="3049" w:author="Bonthuys Gerkotze" w:date="2025-05-09T10:02:00Z"/>
        </w:rPr>
      </w:pPr>
      <w:ins w:id="3050" w:author="Bonthuys Gerkotze" w:date="2025-05-09T10:02:00Z">
        <w:r w:rsidRPr="00535285">
          <w:t>Pressure relief devices and bursting disks</w:t>
        </w:r>
      </w:ins>
    </w:p>
    <w:p w14:paraId="0957B3DA" w14:textId="77777777" w:rsidR="00535285" w:rsidRPr="00535285" w:rsidRDefault="00535285" w:rsidP="00A66E84">
      <w:pPr>
        <w:pStyle w:val="SysReq1"/>
        <w:numPr>
          <w:ilvl w:val="1"/>
          <w:numId w:val="62"/>
        </w:numPr>
        <w:rPr>
          <w:ins w:id="3051" w:author="Bonthuys Gerkotze" w:date="2025-05-09T10:02:00Z"/>
        </w:rPr>
      </w:pPr>
      <w:ins w:id="3052" w:author="Bonthuys Gerkotze" w:date="2025-05-09T10:02:00Z">
        <w:r w:rsidRPr="00535285">
          <w:t>Actuators, regulators, and any components affecting operational safety or availability</w:t>
        </w:r>
      </w:ins>
    </w:p>
    <w:p w14:paraId="049B5F3B" w14:textId="77777777" w:rsidR="00535285" w:rsidRPr="00535285" w:rsidRDefault="00535285" w:rsidP="00535285">
      <w:pPr>
        <w:pStyle w:val="SysReq1"/>
        <w:rPr>
          <w:ins w:id="3053" w:author="Bonthuys Gerkotze" w:date="2025-05-09T10:02:00Z"/>
        </w:rPr>
      </w:pPr>
      <w:ins w:id="3054" w:author="Bonthuys Gerkotze" w:date="2025-05-09T10:02:00Z">
        <w:r w:rsidRPr="00535285">
          <w:lastRenderedPageBreak/>
          <w:t>MTBF values shall be substantiated by manufacturer data, field performance records, or predictive reliability models. The level of detail shall be proportionate to the component’s criticality in the overall system reliability and availability architecture.</w:t>
        </w:r>
      </w:ins>
    </w:p>
    <w:p w14:paraId="3DBD08D9" w14:textId="77777777" w:rsidR="00535285" w:rsidRPr="00535285" w:rsidRDefault="00535285" w:rsidP="00535285">
      <w:pPr>
        <w:rPr>
          <w:ins w:id="3055" w:author="Bonthuys Gerkotze" w:date="2025-05-09T10:04:00Z"/>
        </w:rPr>
      </w:pPr>
      <w:ins w:id="3056" w:author="Bonthuys Gerkotze" w:date="2025-05-09T10:04:00Z">
        <w:r w:rsidRPr="00EE5517">
          <w:t>In the offer,</w:t>
        </w:r>
        <w:r w:rsidRPr="00535285">
          <w:t xml:space="preserve"> the Applicant shall provide a substantiated justification for the proposed MTBF, including:</w:t>
        </w:r>
      </w:ins>
    </w:p>
    <w:p w14:paraId="180941F4" w14:textId="77777777" w:rsidR="00535285" w:rsidRPr="00535285" w:rsidRDefault="00535285" w:rsidP="00A66E84">
      <w:pPr>
        <w:numPr>
          <w:ilvl w:val="0"/>
          <w:numId w:val="63"/>
        </w:numPr>
        <w:rPr>
          <w:ins w:id="3057" w:author="Bonthuys Gerkotze" w:date="2025-05-09T10:04:00Z"/>
        </w:rPr>
      </w:pPr>
      <w:ins w:id="3058" w:author="Bonthuys Gerkotze" w:date="2025-05-09T10:04:00Z">
        <w:r w:rsidRPr="00535285">
          <w:t>Overview of system architecture and major components</w:t>
        </w:r>
      </w:ins>
    </w:p>
    <w:p w14:paraId="3633EE4E" w14:textId="77777777" w:rsidR="00535285" w:rsidRPr="00535285" w:rsidRDefault="00535285" w:rsidP="00A66E84">
      <w:pPr>
        <w:numPr>
          <w:ilvl w:val="0"/>
          <w:numId w:val="63"/>
        </w:numPr>
        <w:rPr>
          <w:ins w:id="3059" w:author="Bonthuys Gerkotze" w:date="2025-05-09T10:04:00Z"/>
        </w:rPr>
      </w:pPr>
      <w:ins w:id="3060" w:author="Bonthuys Gerkotze" w:date="2025-05-09T10:04:00Z">
        <w:r w:rsidRPr="00535285">
          <w:t xml:space="preserve">Configuration and applied redundancy (e.g. N+1, </w:t>
        </w:r>
        <w:proofErr w:type="spellStart"/>
        <w:r w:rsidRPr="00535285">
          <w:t>2oo3</w:t>
        </w:r>
        <w:proofErr w:type="spellEnd"/>
        <w:r w:rsidRPr="00535285">
          <w:t>)</w:t>
        </w:r>
      </w:ins>
    </w:p>
    <w:p w14:paraId="0149F6D0" w14:textId="77777777" w:rsidR="00535285" w:rsidRPr="00535285" w:rsidRDefault="00535285" w:rsidP="00A66E84">
      <w:pPr>
        <w:numPr>
          <w:ilvl w:val="0"/>
          <w:numId w:val="63"/>
        </w:numPr>
        <w:rPr>
          <w:ins w:id="3061" w:author="Bonthuys Gerkotze" w:date="2025-05-09T10:04:00Z"/>
        </w:rPr>
      </w:pPr>
      <w:ins w:id="3062" w:author="Bonthuys Gerkotze" w:date="2025-05-09T10:04:00Z">
        <w:r w:rsidRPr="00535285">
          <w:t>MTBF values per critical component, with supporting data</w:t>
        </w:r>
      </w:ins>
    </w:p>
    <w:p w14:paraId="0D8E4030" w14:textId="77777777" w:rsidR="00535285" w:rsidRPr="00535285" w:rsidRDefault="00535285" w:rsidP="00A66E84">
      <w:pPr>
        <w:numPr>
          <w:ilvl w:val="0"/>
          <w:numId w:val="63"/>
        </w:numPr>
        <w:rPr>
          <w:ins w:id="3063" w:author="Bonthuys Gerkotze" w:date="2025-05-09T10:04:00Z"/>
        </w:rPr>
      </w:pPr>
      <w:ins w:id="3064" w:author="Bonthuys Gerkotze" w:date="2025-05-09T10:04:00Z">
        <w:r w:rsidRPr="00535285">
          <w:t>Summary RAMI considerations and lifecycle-impacting design choices</w:t>
        </w:r>
      </w:ins>
    </w:p>
    <w:p w14:paraId="254134E0" w14:textId="77777777" w:rsidR="00535285" w:rsidRPr="00535285" w:rsidRDefault="00535285" w:rsidP="00A66E84">
      <w:pPr>
        <w:numPr>
          <w:ilvl w:val="0"/>
          <w:numId w:val="63"/>
        </w:numPr>
        <w:rPr>
          <w:ins w:id="3065" w:author="Bonthuys Gerkotze" w:date="2025-05-09T10:04:00Z"/>
        </w:rPr>
      </w:pPr>
      <w:ins w:id="3066" w:author="Bonthuys Gerkotze" w:date="2025-05-09T10:04:00Z">
        <w:r w:rsidRPr="00535285">
          <w:t>Outline of RCM strategy supporting availability objectives</w:t>
        </w:r>
      </w:ins>
    </w:p>
    <w:p w14:paraId="519646A2" w14:textId="77777777" w:rsidR="00535285" w:rsidRPr="00535285" w:rsidRDefault="00535285" w:rsidP="00A66E84">
      <w:pPr>
        <w:numPr>
          <w:ilvl w:val="0"/>
          <w:numId w:val="63"/>
        </w:numPr>
        <w:rPr>
          <w:ins w:id="3067" w:author="Bonthuys Gerkotze" w:date="2025-05-09T10:04:00Z"/>
        </w:rPr>
      </w:pPr>
      <w:ins w:id="3068" w:author="Bonthuys Gerkotze" w:date="2025-05-09T10:04:00Z">
        <w:r w:rsidRPr="00535285">
          <w:t>Key failure modes and corresponding mitigation measures</w:t>
        </w:r>
      </w:ins>
    </w:p>
    <w:p w14:paraId="0D20A177" w14:textId="77777777" w:rsidR="00535285" w:rsidRPr="00535285" w:rsidRDefault="00535285" w:rsidP="00535285">
      <w:pPr>
        <w:rPr>
          <w:ins w:id="3069" w:author="Bonthuys Gerkotze" w:date="2025-05-09T10:04:00Z"/>
        </w:rPr>
      </w:pPr>
      <w:ins w:id="3070" w:author="Bonthuys Gerkotze" w:date="2025-05-09T10:04:00Z">
        <w:r w:rsidRPr="00535285">
          <w:t>The design shall clearly support the specified system-level reliability and availability targets</w:t>
        </w:r>
      </w:ins>
    </w:p>
    <w:p w14:paraId="5C75F961" w14:textId="63380DEC" w:rsidR="007430BD" w:rsidDel="00535285" w:rsidRDefault="002B7E5F">
      <w:pPr>
        <w:rPr>
          <w:del w:id="3071" w:author="Bonthuys Gerkotze" w:date="2025-05-09T10:05:00Z"/>
        </w:rPr>
        <w:pPrChange w:id="3072" w:author="Bonthuys Gerkotze" w:date="2025-05-09T10:04:00Z">
          <w:pPr>
            <w:pStyle w:val="SysReq1"/>
          </w:pPr>
        </w:pPrChange>
      </w:pPr>
      <w:commentRangeStart w:id="3073"/>
      <w:commentRangeStart w:id="3074"/>
      <w:del w:id="3075" w:author="Bonthuys Gerkotze" w:date="2025-05-09T10:02:00Z">
        <w:r w:rsidRPr="00725372" w:rsidDel="00535285">
          <w:delText xml:space="preserve">The </w:delText>
        </w:r>
        <w:r w:rsidDel="00535285">
          <w:delText>Contractor</w:delText>
        </w:r>
        <w:r w:rsidRPr="00725372" w:rsidDel="00535285">
          <w:delText xml:space="preserve"> shall provide MTBF for the main </w:delText>
        </w:r>
        <w:r w:rsidR="00A156C9" w:rsidDel="00535285">
          <w:delText>QPLANT</w:delText>
        </w:r>
        <w:r w:rsidRPr="00725372" w:rsidDel="00535285">
          <w:delText xml:space="preserve"> components</w:delText>
        </w:r>
      </w:del>
      <w:del w:id="3076" w:author="Bonthuys Gerkotze" w:date="2025-05-09T10:05:00Z">
        <w:r w:rsidRPr="00725372" w:rsidDel="00535285">
          <w:delText>.</w:delText>
        </w:r>
      </w:del>
    </w:p>
    <w:p w14:paraId="30351D43" w14:textId="2119F171" w:rsidR="00C94F86" w:rsidRPr="002B7E5F" w:rsidDel="00535285" w:rsidRDefault="000A08F4" w:rsidP="00B94652">
      <w:pPr>
        <w:pStyle w:val="SysReq1"/>
        <w:numPr>
          <w:ilvl w:val="0"/>
          <w:numId w:val="0"/>
        </w:numPr>
        <w:rPr>
          <w:del w:id="3077" w:author="Bonthuys Gerkotze" w:date="2025-05-09T10:05:00Z"/>
        </w:rPr>
      </w:pPr>
      <w:del w:id="3078" w:author="Bonthuys Gerkotze" w:date="2025-05-09T10:05:00Z">
        <w:r w:rsidDel="00535285">
          <w:delText xml:space="preserve">In the offer, the Applicant shall present a justification for </w:delText>
        </w:r>
        <w:commentRangeEnd w:id="3073"/>
        <w:r w:rsidR="00653DFD" w:rsidDel="00535285">
          <w:rPr>
            <w:rStyle w:val="Verwijzingopmerking"/>
            <w:lang w:val="en-GB"/>
          </w:rPr>
          <w:commentReference w:id="3073"/>
        </w:r>
      </w:del>
      <w:commentRangeEnd w:id="3074"/>
      <w:r w:rsidR="00535285">
        <w:rPr>
          <w:rStyle w:val="Verwijzingopmerking"/>
          <w:lang w:val="en-GB"/>
        </w:rPr>
        <w:commentReference w:id="3074"/>
      </w:r>
      <w:del w:id="3079" w:author="Bonthuys Gerkotze" w:date="2025-05-09T10:05:00Z">
        <w:r w:rsidR="005F3164" w:rsidDel="00535285">
          <w:delText>achieving</w:delText>
        </w:r>
        <w:r w:rsidR="00B733D6" w:rsidDel="00535285">
          <w:delText xml:space="preserve"> this MTBF including but not limited to listing the MTBF of the main components, applied redundancy, …</w:delText>
        </w:r>
      </w:del>
    </w:p>
    <w:p w14:paraId="36404901" w14:textId="0D92F668" w:rsidR="007430BD" w:rsidRPr="00725372" w:rsidRDefault="007430BD" w:rsidP="007430BD">
      <w:pPr>
        <w:pStyle w:val="SysReq1"/>
        <w:rPr>
          <w:lang w:val="en-GB"/>
        </w:rPr>
      </w:pPr>
      <w:r w:rsidRPr="00725372">
        <w:rPr>
          <w:lang w:val="en-GB"/>
        </w:rPr>
        <w:t xml:space="preserve">The </w:t>
      </w:r>
      <w:r w:rsidR="00CB1438">
        <w:rPr>
          <w:lang w:val="en-GB"/>
        </w:rPr>
        <w:t>Contractor</w:t>
      </w:r>
      <w:r w:rsidRPr="00725372">
        <w:rPr>
          <w:lang w:val="en-GB"/>
        </w:rPr>
        <w:t xml:space="preserve"> shall provide the detailed maintenance plan for all the </w:t>
      </w:r>
      <w:r w:rsidR="00A156C9">
        <w:rPr>
          <w:lang w:val="en-GB"/>
        </w:rPr>
        <w:t>QPLANT</w:t>
      </w:r>
      <w:r w:rsidRPr="00725372">
        <w:rPr>
          <w:lang w:val="en-GB"/>
        </w:rPr>
        <w:t xml:space="preserve"> main components in order to meet the reliability requirements.</w:t>
      </w:r>
    </w:p>
    <w:p w14:paraId="5662AFCF" w14:textId="6B26C0FE" w:rsidR="00096E71" w:rsidRDefault="00096E71" w:rsidP="00096E71">
      <w:pPr>
        <w:pStyle w:val="SysReq1"/>
        <w:rPr>
          <w:lang w:val="en-GB"/>
        </w:rPr>
      </w:pPr>
      <w:commentRangeStart w:id="3080"/>
      <w:commentRangeStart w:id="3081"/>
      <w:r w:rsidRPr="00725372">
        <w:rPr>
          <w:lang w:val="en-GB"/>
        </w:rPr>
        <w:t>Operating scenario, minimum turndown or nominal operation shall not influence or impact reliability.</w:t>
      </w:r>
      <w:commentRangeEnd w:id="3080"/>
      <w:r w:rsidRPr="00725372">
        <w:rPr>
          <w:rStyle w:val="Verwijzingopmerking"/>
          <w:lang w:val="en-GB"/>
        </w:rPr>
        <w:commentReference w:id="3080"/>
      </w:r>
      <w:commentRangeEnd w:id="3081"/>
      <w:r w:rsidRPr="00725372">
        <w:rPr>
          <w:rStyle w:val="Verwijzingopmerking"/>
          <w:lang w:val="en-GB"/>
        </w:rPr>
        <w:commentReference w:id="3081"/>
      </w:r>
    </w:p>
    <w:p w14:paraId="56C7FC0C" w14:textId="154063A6" w:rsidR="00981EBE" w:rsidRPr="004A65DB" w:rsidRDefault="00C046FD" w:rsidP="004A65DB">
      <w:pPr>
        <w:pStyle w:val="SysReq1"/>
        <w:rPr>
          <w:lang w:val="en-GB"/>
        </w:rPr>
      </w:pPr>
      <w:r w:rsidRPr="004A65DB">
        <w:rPr>
          <w:lang w:val="en-GB"/>
        </w:rPr>
        <w:t>The Contractor shall deliver a p</w:t>
      </w:r>
      <w:r w:rsidR="00981EBE" w:rsidRPr="004A65DB">
        <w:rPr>
          <w:lang w:val="en-GB"/>
        </w:rPr>
        <w:t xml:space="preserve">reventive </w:t>
      </w:r>
      <w:commentRangeStart w:id="3082"/>
      <w:r w:rsidR="00981EBE" w:rsidRPr="004A65DB">
        <w:rPr>
          <w:lang w:val="en-GB"/>
        </w:rPr>
        <w:t>Functional Test Plan</w:t>
      </w:r>
      <w:commentRangeEnd w:id="3082"/>
      <w:r w:rsidR="00C51B4D">
        <w:rPr>
          <w:rStyle w:val="Verwijzingopmerking"/>
          <w:lang w:val="en-GB"/>
        </w:rPr>
        <w:commentReference w:id="3082"/>
      </w:r>
      <w:r w:rsidR="004A65DB">
        <w:rPr>
          <w:lang w:val="en-GB"/>
        </w:rPr>
        <w:t xml:space="preserve"> a</w:t>
      </w:r>
      <w:r w:rsidR="004A65DB" w:rsidRPr="004A65DB">
        <w:rPr>
          <w:lang w:val="en-GB"/>
        </w:rPr>
        <w:t>s part</w:t>
      </w:r>
      <w:r w:rsidR="004A65DB">
        <w:rPr>
          <w:lang w:val="en-GB"/>
        </w:rPr>
        <w:t xml:space="preserve"> of the</w:t>
      </w:r>
      <w:r w:rsidR="004A65DB" w:rsidRPr="004A65DB">
        <w:rPr>
          <w:lang w:val="en-GB"/>
        </w:rPr>
        <w:t xml:space="preserve"> </w:t>
      </w:r>
      <w:r w:rsidR="004A65DB">
        <w:rPr>
          <w:lang w:val="en-GB"/>
        </w:rPr>
        <w:t>maintenance plan</w:t>
      </w:r>
      <w:r w:rsidR="00981EBE" w:rsidRPr="004A65DB">
        <w:rPr>
          <w:lang w:val="en-GB"/>
        </w:rPr>
        <w:t>.</w:t>
      </w:r>
    </w:p>
    <w:p w14:paraId="60C65262" w14:textId="0A7E3FB1" w:rsidR="00997B9F" w:rsidRDefault="00981EBE" w:rsidP="00C046FD">
      <w:pPr>
        <w:pStyle w:val="SysReq1"/>
        <w:ind w:left="1080" w:hanging="1080"/>
      </w:pPr>
      <w:r w:rsidRPr="00981EBE">
        <w:rPr>
          <w:lang w:eastAsia="en-GB"/>
        </w:rPr>
        <w:t xml:space="preserve">The </w:t>
      </w:r>
      <w:r w:rsidR="00B94652">
        <w:rPr>
          <w:lang w:eastAsia="en-GB"/>
        </w:rPr>
        <w:t>Contractor</w:t>
      </w:r>
      <w:r w:rsidRPr="00981EBE">
        <w:rPr>
          <w:lang w:eastAsia="en-GB"/>
        </w:rPr>
        <w:t xml:space="preserve"> shall deliver a Reliability-Centered Maintenance (RCM) Plan, defining failure modes, MTBF, inspection/replacement intervals, and spares recommendations for each system component.</w:t>
      </w:r>
      <w:r>
        <w:rPr>
          <w:lang w:eastAsia="en-GB"/>
        </w:rPr>
        <w:t xml:space="preserve"> </w:t>
      </w:r>
      <w:r w:rsidR="00997B9F">
        <w:rPr>
          <w:lang w:eastAsia="en-GB"/>
        </w:rPr>
        <w:t xml:space="preserve">Specific strategies including but not </w:t>
      </w:r>
      <w:r w:rsidR="000F64C9">
        <w:rPr>
          <w:lang w:eastAsia="en-GB"/>
        </w:rPr>
        <w:t>limited to</w:t>
      </w:r>
    </w:p>
    <w:p w14:paraId="2FFC2CE2" w14:textId="319B724C" w:rsidR="00997B9F" w:rsidRPr="00981EBE" w:rsidRDefault="00997B9F" w:rsidP="00997B9F">
      <w:pPr>
        <w:pStyle w:val="RequirementBullet"/>
        <w:ind w:left="1800"/>
      </w:pPr>
      <w:r w:rsidRPr="00981EBE">
        <w:t>Run to failure</w:t>
      </w:r>
    </w:p>
    <w:p w14:paraId="78529A16" w14:textId="77777777" w:rsidR="00997B9F" w:rsidRPr="00981EBE" w:rsidRDefault="00997B9F" w:rsidP="00997B9F">
      <w:pPr>
        <w:pStyle w:val="RequirementBullet"/>
        <w:ind w:left="1800"/>
      </w:pPr>
      <w:r w:rsidRPr="00981EBE">
        <w:t>Do time-based replacement</w:t>
      </w:r>
    </w:p>
    <w:p w14:paraId="13EE42D8" w14:textId="77777777" w:rsidR="00997B9F" w:rsidRPr="00981EBE" w:rsidRDefault="00997B9F" w:rsidP="00997B9F">
      <w:pPr>
        <w:pStyle w:val="RequirementBullet"/>
        <w:ind w:left="1800"/>
      </w:pPr>
      <w:r w:rsidRPr="00981EBE">
        <w:t>Do condition-based maintenance</w:t>
      </w:r>
    </w:p>
    <w:p w14:paraId="36870DE5" w14:textId="77777777" w:rsidR="00997B9F" w:rsidRPr="00981EBE" w:rsidRDefault="00997B9F" w:rsidP="00997B9F">
      <w:pPr>
        <w:pStyle w:val="RequirementBullet"/>
        <w:ind w:left="1800"/>
      </w:pPr>
      <w:r w:rsidRPr="00981EBE">
        <w:t xml:space="preserve"> Or do </w:t>
      </w:r>
      <w:r w:rsidRPr="0024145A">
        <w:t>functional verification (testing)</w:t>
      </w:r>
    </w:p>
    <w:p w14:paraId="6B251F0F" w14:textId="630EA9F8" w:rsidR="00981EBE" w:rsidRPr="00981EBE" w:rsidRDefault="00981EBE" w:rsidP="00C046FD">
      <w:pPr>
        <w:pStyle w:val="SysReq1"/>
        <w:ind w:left="1080" w:hanging="1080"/>
        <w:rPr>
          <w:lang w:eastAsia="en-GB"/>
        </w:rPr>
      </w:pPr>
      <w:r w:rsidRPr="00981EBE">
        <w:rPr>
          <w:lang w:eastAsia="en-GB"/>
        </w:rPr>
        <w:t xml:space="preserve">The </w:t>
      </w:r>
      <w:r w:rsidR="00B32F0A">
        <w:rPr>
          <w:lang w:eastAsia="en-GB"/>
        </w:rPr>
        <w:t>QPLANT:CS</w:t>
      </w:r>
      <w:r w:rsidRPr="00981EBE">
        <w:rPr>
          <w:lang w:eastAsia="en-GB"/>
        </w:rPr>
        <w:t xml:space="preserve"> shall support real-time monitoring of instrument health (drift, dropout, deviation from expected range) with alarms and diagnostic flags for early fault detection.</w:t>
      </w:r>
    </w:p>
    <w:p w14:paraId="371B69E7" w14:textId="05A793F7" w:rsidR="00981EBE" w:rsidRPr="00A71DBF" w:rsidRDefault="00981EBE" w:rsidP="00A71DBF">
      <w:pPr>
        <w:pStyle w:val="SysReq1"/>
        <w:ind w:left="1080" w:hanging="1080"/>
        <w:rPr>
          <w:lang w:eastAsia="en-GB"/>
        </w:rPr>
      </w:pPr>
      <w:r w:rsidRPr="00981EBE">
        <w:rPr>
          <w:lang w:eastAsia="en-GB"/>
        </w:rPr>
        <w:t xml:space="preserve">A component-level replacement schedule for 40 years shall be provided by the </w:t>
      </w:r>
      <w:r w:rsidR="009E1FE1">
        <w:rPr>
          <w:lang w:eastAsia="en-GB"/>
        </w:rPr>
        <w:t>Contractor</w:t>
      </w:r>
      <w:r w:rsidRPr="00981EBE">
        <w:rPr>
          <w:lang w:eastAsia="en-GB"/>
        </w:rPr>
        <w:t>, including MTBF data, estimated downtime impact, and cost per intervention.</w:t>
      </w:r>
    </w:p>
    <w:p w14:paraId="00CCE8C4" w14:textId="10BA7879" w:rsidR="007430BD" w:rsidRPr="00725372" w:rsidRDefault="007430BD" w:rsidP="00774CBA">
      <w:pPr>
        <w:pStyle w:val="Heading3numbered"/>
      </w:pPr>
      <w:bookmarkStart w:id="3083" w:name="_Toc197425953"/>
      <w:bookmarkStart w:id="3084" w:name="_Ref190770591"/>
      <w:commentRangeStart w:id="3085"/>
      <w:r w:rsidRPr="00725372">
        <w:t>Design, materials and construction requirements</w:t>
      </w:r>
      <w:commentRangeEnd w:id="3085"/>
      <w:r w:rsidR="00F31C94">
        <w:rPr>
          <w:rStyle w:val="Verwijzingopmerking"/>
          <w:rFonts w:eastAsia="Calibri"/>
          <w:color w:val="auto"/>
        </w:rPr>
        <w:commentReference w:id="3085"/>
      </w:r>
      <w:bookmarkEnd w:id="3083"/>
    </w:p>
    <w:p w14:paraId="08EF5555" w14:textId="77777777" w:rsidR="007430BD" w:rsidRPr="00725372" w:rsidRDefault="007430BD" w:rsidP="00774CBA">
      <w:pPr>
        <w:pStyle w:val="Heading4numbered"/>
      </w:pPr>
      <w:r w:rsidRPr="00725372">
        <w:t>Pressure design</w:t>
      </w:r>
    </w:p>
    <w:p w14:paraId="0B20297E" w14:textId="061AC6DE" w:rsidR="007430BD" w:rsidRPr="00725372" w:rsidRDefault="007430BD" w:rsidP="007430BD">
      <w:pPr>
        <w:pStyle w:val="SysReq1"/>
        <w:rPr>
          <w:lang w:val="en-GB"/>
        </w:rPr>
      </w:pPr>
      <w:r w:rsidRPr="00725372">
        <w:rPr>
          <w:lang w:val="en-GB"/>
        </w:rPr>
        <w:t>Pressure design shall follow general specification (</w:t>
      </w:r>
      <w:r w:rsidRPr="00725372">
        <w:rPr>
          <w:rStyle w:val="AAReferencedChar"/>
        </w:rPr>
        <w:fldChar w:fldCharType="begin"/>
      </w:r>
      <w:r w:rsidRPr="00725372">
        <w:rPr>
          <w:rStyle w:val="AAReferencedChar"/>
        </w:rPr>
        <w:instrText xml:space="preserve"> REF _Ref190776315 \h  \* MERGEFORMAT </w:instrText>
      </w:r>
      <w:r w:rsidRPr="00725372">
        <w:rPr>
          <w:rStyle w:val="AAReferencedChar"/>
        </w:rPr>
      </w:r>
      <w:r w:rsidRPr="00725372">
        <w:rPr>
          <w:rStyle w:val="AAReferencedChar"/>
        </w:rPr>
        <w:fldChar w:fldCharType="separate"/>
      </w:r>
      <w:r w:rsidR="00E67BB8" w:rsidRPr="00E67BB8">
        <w:rPr>
          <w:rStyle w:val="AAReferencedChar"/>
        </w:rPr>
        <w:t>AD 4</w:t>
      </w:r>
      <w:r w:rsidRPr="00725372">
        <w:rPr>
          <w:rStyle w:val="AAReferencedChar"/>
        </w:rPr>
        <w:fldChar w:fldCharType="end"/>
      </w:r>
      <w:r w:rsidRPr="00725372">
        <w:rPr>
          <w:lang w:val="en-GB"/>
        </w:rPr>
        <w:t xml:space="preserve">) for steel piping materials as a minimum requirement. </w:t>
      </w:r>
    </w:p>
    <w:p w14:paraId="193001CB" w14:textId="65D03B76" w:rsidR="007C6EB6" w:rsidRPr="00725372" w:rsidRDefault="007430BD" w:rsidP="007430BD">
      <w:r w:rsidRPr="00725372">
        <w:t xml:space="preserve">The operating pressure is defined as the maximum pressure met during all the operation modes. </w:t>
      </w:r>
    </w:p>
    <w:p w14:paraId="578C5B8F" w14:textId="77777777" w:rsidR="007430BD" w:rsidRPr="00725372" w:rsidRDefault="007430BD" w:rsidP="007430BD">
      <w:pPr>
        <w:pStyle w:val="SysReq1"/>
        <w:rPr>
          <w:lang w:val="en-GB"/>
        </w:rPr>
      </w:pPr>
      <w:r w:rsidRPr="00725372">
        <w:rPr>
          <w:lang w:val="en-GB"/>
        </w:rPr>
        <w:lastRenderedPageBreak/>
        <w:t xml:space="preserve">The opening pressure of the safety relief valves and other safety components shall be set at least 10% higher than the operating pressure in the components. </w:t>
      </w:r>
    </w:p>
    <w:p w14:paraId="13C5F697" w14:textId="1BE9646F" w:rsidR="007430BD" w:rsidRPr="00725372" w:rsidRDefault="007430BD" w:rsidP="007430BD">
      <w:pPr>
        <w:pStyle w:val="SysReq1"/>
        <w:rPr>
          <w:lang w:val="en-GB"/>
        </w:rPr>
      </w:pPr>
      <w:r w:rsidRPr="00725372">
        <w:rPr>
          <w:lang w:val="en-GB"/>
        </w:rPr>
        <w:t>The design pressures of components shall be higher or equal to the opening pressure of their safety devices.</w:t>
      </w:r>
    </w:p>
    <w:p w14:paraId="561E6D6C" w14:textId="5E3D9EE8" w:rsidR="00142342" w:rsidRPr="0041558A" w:rsidRDefault="003A29B5" w:rsidP="0041558A">
      <w:pPr>
        <w:pStyle w:val="SysReq1"/>
        <w:rPr>
          <w:lang w:val="en-GB"/>
        </w:rPr>
      </w:pPr>
      <w:r>
        <w:rPr>
          <w:lang w:val="en-GB"/>
        </w:rPr>
        <w:t xml:space="preserve">The Contractor shall take the Cryogenic system user input into </w:t>
      </w:r>
      <w:r w:rsidR="006A2765">
        <w:rPr>
          <w:lang w:val="en-GB"/>
        </w:rPr>
        <w:t>account</w:t>
      </w:r>
      <w:r>
        <w:rPr>
          <w:lang w:val="en-GB"/>
        </w:rPr>
        <w:t xml:space="preserve"> when deciding on the </w:t>
      </w:r>
      <w:r w:rsidR="007430BD" w:rsidRPr="00725372">
        <w:rPr>
          <w:lang w:val="en-GB"/>
        </w:rPr>
        <w:t>opening pressure of the safety components</w:t>
      </w:r>
      <w:r w:rsidR="00A55186">
        <w:rPr>
          <w:lang w:val="en-GB"/>
        </w:rPr>
        <w:t>.</w:t>
      </w:r>
      <w:r w:rsidR="0041558A">
        <w:rPr>
          <w:lang w:val="en-GB"/>
        </w:rPr>
        <w:t xml:space="preserve"> e.g. the back pressure in the “S” or “B” header shall never exceed </w:t>
      </w:r>
      <w:r w:rsidR="0041558A" w:rsidRPr="00B478AD">
        <w:rPr>
          <w:highlight w:val="yellow"/>
          <w:lang w:val="en-GB"/>
        </w:rPr>
        <w:t>1.</w:t>
      </w:r>
      <w:commentRangeStart w:id="3086"/>
      <w:r w:rsidR="0041558A" w:rsidRPr="00B478AD">
        <w:rPr>
          <w:highlight w:val="yellow"/>
          <w:lang w:val="en-GB"/>
        </w:rPr>
        <w:t>9</w:t>
      </w:r>
      <w:commentRangeEnd w:id="3086"/>
      <w:r w:rsidR="00B478AD">
        <w:rPr>
          <w:rStyle w:val="Verwijzingopmerking"/>
          <w:lang w:val="en-GB"/>
        </w:rPr>
        <w:commentReference w:id="3086"/>
      </w:r>
      <w:r w:rsidR="0041558A">
        <w:rPr>
          <w:lang w:val="en-GB"/>
        </w:rPr>
        <w:t xml:space="preserve"> bar to protect the </w:t>
      </w:r>
      <w:r w:rsidR="006B08B9">
        <w:rPr>
          <w:lang w:val="en-GB"/>
        </w:rPr>
        <w:t>users</w:t>
      </w:r>
      <w:r w:rsidR="0041558A">
        <w:rPr>
          <w:lang w:val="en-GB"/>
        </w:rPr>
        <w:t>.</w:t>
      </w:r>
    </w:p>
    <w:p w14:paraId="5D199774" w14:textId="1B2D1E3B" w:rsidR="007430BD" w:rsidRDefault="007430BD" w:rsidP="00774CBA">
      <w:pPr>
        <w:pStyle w:val="Heading4numbered"/>
      </w:pPr>
      <w:proofErr w:type="spellStart"/>
      <w:r w:rsidRPr="00725372">
        <w:t>Material</w:t>
      </w:r>
      <w:proofErr w:type="spellEnd"/>
      <w:r w:rsidRPr="00725372">
        <w:t xml:space="preserve"> </w:t>
      </w:r>
      <w:proofErr w:type="spellStart"/>
      <w:r w:rsidRPr="00725372">
        <w:t>requirements</w:t>
      </w:r>
      <w:proofErr w:type="spellEnd"/>
    </w:p>
    <w:p w14:paraId="1583C873" w14:textId="77777777" w:rsidR="000E28AE" w:rsidRPr="000E28AE" w:rsidRDefault="000E28AE" w:rsidP="00A56DCA">
      <w:pPr>
        <w:pStyle w:val="regular"/>
      </w:pPr>
    </w:p>
    <w:p w14:paraId="3E7DE8F1" w14:textId="4DF3B1FB" w:rsidR="000E28AE" w:rsidRPr="00725372" w:rsidRDefault="000E28AE" w:rsidP="000E28AE">
      <w:pPr>
        <w:pStyle w:val="SysReq1"/>
        <w:rPr>
          <w:lang w:val="en-GB"/>
        </w:rPr>
      </w:pPr>
      <w:r w:rsidRPr="00725372">
        <w:rPr>
          <w:lang w:val="en-GB"/>
        </w:rPr>
        <w:t xml:space="preserve">The general </w:t>
      </w:r>
      <w:commentRangeStart w:id="3087"/>
      <w:r w:rsidRPr="00725372">
        <w:rPr>
          <w:lang w:val="en-GB"/>
        </w:rPr>
        <w:t>specification (</w:t>
      </w:r>
      <w:r w:rsidRPr="00725372">
        <w:rPr>
          <w:rStyle w:val="AAReferencedChar"/>
        </w:rPr>
        <w:fldChar w:fldCharType="begin"/>
      </w:r>
      <w:r w:rsidRPr="00725372">
        <w:rPr>
          <w:rStyle w:val="AAReferencedChar"/>
        </w:rPr>
        <w:instrText xml:space="preserve"> REF _Ref190776315 \h  \* MERGEFORMAT </w:instrText>
      </w:r>
      <w:r w:rsidRPr="00725372">
        <w:rPr>
          <w:rStyle w:val="AAReferencedChar"/>
        </w:rPr>
      </w:r>
      <w:r w:rsidRPr="00725372">
        <w:rPr>
          <w:rStyle w:val="AAReferencedChar"/>
        </w:rPr>
        <w:fldChar w:fldCharType="separate"/>
      </w:r>
      <w:r w:rsidR="00E67BB8" w:rsidRPr="00E67BB8">
        <w:rPr>
          <w:rStyle w:val="AAReferencedChar"/>
        </w:rPr>
        <w:t>AD 4</w:t>
      </w:r>
      <w:r w:rsidRPr="00725372">
        <w:rPr>
          <w:rStyle w:val="AAReferencedChar"/>
        </w:rPr>
        <w:fldChar w:fldCharType="end"/>
      </w:r>
      <w:r w:rsidRPr="00725372">
        <w:rPr>
          <w:lang w:val="en-GB"/>
        </w:rPr>
        <w:t xml:space="preserve">) for steel piping materials </w:t>
      </w:r>
      <w:commentRangeEnd w:id="3087"/>
      <w:r w:rsidR="003232CF">
        <w:rPr>
          <w:rStyle w:val="Verwijzingopmerking"/>
          <w:lang w:val="en-GB"/>
        </w:rPr>
        <w:commentReference w:id="3087"/>
      </w:r>
      <w:r w:rsidRPr="00725372">
        <w:rPr>
          <w:lang w:val="en-GB"/>
        </w:rPr>
        <w:t xml:space="preserve">shall be applied by the </w:t>
      </w:r>
      <w:r>
        <w:rPr>
          <w:lang w:val="en-GB"/>
        </w:rPr>
        <w:t>Contractor</w:t>
      </w:r>
      <w:r w:rsidRPr="00725372">
        <w:rPr>
          <w:lang w:val="en-GB"/>
        </w:rPr>
        <w:t>.</w:t>
      </w:r>
    </w:p>
    <w:p w14:paraId="163E249F" w14:textId="5430918D" w:rsidR="007C6EB6" w:rsidRPr="00725372" w:rsidRDefault="006B786A" w:rsidP="007C6EB6">
      <w:pPr>
        <w:pStyle w:val="SysReq1"/>
        <w:rPr>
          <w:lang w:val="en-GB"/>
        </w:rPr>
      </w:pPr>
      <w:commentRangeStart w:id="3088"/>
      <w:commentRangeStart w:id="3089"/>
      <w:r>
        <w:rPr>
          <w:lang w:val="en-GB"/>
        </w:rPr>
        <w:t xml:space="preserve">All </w:t>
      </w:r>
      <w:r w:rsidR="007430BD" w:rsidRPr="00725372">
        <w:rPr>
          <w:lang w:val="en-GB"/>
        </w:rPr>
        <w:t xml:space="preserve">components </w:t>
      </w:r>
      <w:r>
        <w:rPr>
          <w:lang w:val="en-GB"/>
        </w:rPr>
        <w:t>shall be new</w:t>
      </w:r>
      <w:r w:rsidR="007430BD" w:rsidRPr="00725372">
        <w:rPr>
          <w:lang w:val="en-GB"/>
        </w:rPr>
        <w:t>.</w:t>
      </w:r>
      <w:commentRangeEnd w:id="3088"/>
      <w:r w:rsidR="00F31C94">
        <w:rPr>
          <w:rStyle w:val="Verwijzingopmerking"/>
          <w:lang w:val="en-GB"/>
        </w:rPr>
        <w:commentReference w:id="3088"/>
      </w:r>
      <w:commentRangeEnd w:id="3089"/>
      <w:r w:rsidR="00C14BC0">
        <w:rPr>
          <w:rStyle w:val="Verwijzingopmerking"/>
          <w:lang w:val="en-GB"/>
        </w:rPr>
        <w:commentReference w:id="3089"/>
      </w:r>
    </w:p>
    <w:p w14:paraId="236BD8A9" w14:textId="404FF539" w:rsidR="007C6EB6" w:rsidRPr="00725372" w:rsidRDefault="007430BD" w:rsidP="00142342">
      <w:pPr>
        <w:pStyle w:val="SysReq1"/>
        <w:rPr>
          <w:lang w:val="en-GB"/>
        </w:rPr>
      </w:pPr>
      <w:r w:rsidRPr="00725372">
        <w:rPr>
          <w:lang w:val="en-GB"/>
        </w:rPr>
        <w:t>All materials shall be accompanied by their respective certificates and are part of the documentation deliverables.</w:t>
      </w:r>
    </w:p>
    <w:p w14:paraId="6E5DF767" w14:textId="77777777" w:rsidR="00142342" w:rsidRPr="004D309E" w:rsidRDefault="00142342" w:rsidP="00142342">
      <w:pPr>
        <w:pStyle w:val="SysReq1"/>
        <w:numPr>
          <w:ilvl w:val="0"/>
          <w:numId w:val="0"/>
        </w:numPr>
        <w:ind w:left="1080"/>
        <w:rPr>
          <w:sz w:val="2"/>
          <w:szCs w:val="2"/>
          <w:lang w:val="en-GB"/>
        </w:rPr>
      </w:pPr>
    </w:p>
    <w:p w14:paraId="48DBA3D9" w14:textId="7EF4FFA7" w:rsidR="007C6EB6" w:rsidRPr="00725372" w:rsidRDefault="007430BD" w:rsidP="00774CBA">
      <w:pPr>
        <w:pStyle w:val="Heading4numbered"/>
      </w:pPr>
      <w:bookmarkStart w:id="3090" w:name="_Hlk191990467"/>
      <w:proofErr w:type="spellStart"/>
      <w:r w:rsidRPr="00725372">
        <w:t>Safety</w:t>
      </w:r>
      <w:proofErr w:type="spellEnd"/>
      <w:r w:rsidRPr="00725372">
        <w:t xml:space="preserve"> </w:t>
      </w:r>
      <w:proofErr w:type="spellStart"/>
      <w:r w:rsidRPr="00725372">
        <w:t>device</w:t>
      </w:r>
      <w:proofErr w:type="spellEnd"/>
      <w:r w:rsidRPr="00725372">
        <w:t xml:space="preserve"> </w:t>
      </w:r>
      <w:proofErr w:type="spellStart"/>
      <w:r w:rsidRPr="00725372">
        <w:t>requirements</w:t>
      </w:r>
      <w:proofErr w:type="spellEnd"/>
    </w:p>
    <w:bookmarkEnd w:id="3090"/>
    <w:p w14:paraId="79840BD8" w14:textId="77777777" w:rsidR="007C6EB6" w:rsidRPr="00725372" w:rsidRDefault="007430BD" w:rsidP="007C6EB6">
      <w:pPr>
        <w:pStyle w:val="SysReq1"/>
        <w:rPr>
          <w:lang w:val="en-GB"/>
        </w:rPr>
      </w:pPr>
      <w:r w:rsidRPr="00725372">
        <w:rPr>
          <w:lang w:val="en-GB"/>
        </w:rPr>
        <w:t>Cold volumes containing helium shall be protected by safety devices according to EN 17527.</w:t>
      </w:r>
    </w:p>
    <w:p w14:paraId="4E206B4B" w14:textId="77777777" w:rsidR="007C6EB6" w:rsidRPr="00725372" w:rsidRDefault="007430BD" w:rsidP="007C6EB6">
      <w:pPr>
        <w:pStyle w:val="SysReq1"/>
        <w:rPr>
          <w:lang w:val="en-GB"/>
        </w:rPr>
      </w:pPr>
      <w:r w:rsidRPr="00725372">
        <w:rPr>
          <w:lang w:val="en-GB"/>
        </w:rPr>
        <w:t>Any cold volume that can be isolated by valves and all insulation vacuum volumes shall be protected by safety devices.</w:t>
      </w:r>
    </w:p>
    <w:p w14:paraId="07AF363C" w14:textId="5AD24E06" w:rsidR="007430BD" w:rsidRPr="00725372" w:rsidRDefault="007430BD" w:rsidP="007C6EB6">
      <w:pPr>
        <w:pStyle w:val="SysReq1"/>
        <w:rPr>
          <w:lang w:val="en-GB"/>
        </w:rPr>
      </w:pPr>
      <w:r w:rsidRPr="00725372">
        <w:rPr>
          <w:lang w:val="en-GB"/>
        </w:rPr>
        <w:t xml:space="preserve">The </w:t>
      </w:r>
      <w:r w:rsidR="00A156C9">
        <w:rPr>
          <w:lang w:val="en-GB"/>
        </w:rPr>
        <w:t>QPLANT</w:t>
      </w:r>
      <w:r w:rsidRPr="00725372">
        <w:rPr>
          <w:lang w:val="en-GB"/>
        </w:rPr>
        <w:t xml:space="preserve"> safety valve exhausts shall </w:t>
      </w:r>
      <w:r w:rsidR="00BE5774">
        <w:rPr>
          <w:lang w:val="en-GB"/>
        </w:rPr>
        <w:t xml:space="preserve">either </w:t>
      </w:r>
      <w:r w:rsidRPr="00725372">
        <w:rPr>
          <w:lang w:val="en-GB"/>
        </w:rPr>
        <w:t>be collected</w:t>
      </w:r>
      <w:r w:rsidR="00BE5774">
        <w:rPr>
          <w:lang w:val="en-GB"/>
        </w:rPr>
        <w:t xml:space="preserve"> or safely discharged to the outside</w:t>
      </w:r>
      <w:r w:rsidRPr="00725372">
        <w:rPr>
          <w:lang w:val="en-GB"/>
        </w:rPr>
        <w:t xml:space="preserve"> </w:t>
      </w:r>
      <w:r w:rsidR="00BE5774">
        <w:rPr>
          <w:lang w:val="en-GB"/>
        </w:rPr>
        <w:t xml:space="preserve">to </w:t>
      </w:r>
      <w:proofErr w:type="spellStart"/>
      <w:r w:rsidR="00BE5774">
        <w:rPr>
          <w:lang w:val="en-GB"/>
        </w:rPr>
        <w:t>minimuize</w:t>
      </w:r>
      <w:commentRangeStart w:id="3091"/>
      <w:commentRangeEnd w:id="3091"/>
      <w:proofErr w:type="spellEnd"/>
      <w:r w:rsidR="0091495B">
        <w:rPr>
          <w:rStyle w:val="Verwijzingopmerking"/>
          <w:lang w:val="en-GB"/>
        </w:rPr>
        <w:commentReference w:id="3091"/>
      </w:r>
      <w:r w:rsidRPr="00725372">
        <w:rPr>
          <w:lang w:val="en-GB"/>
        </w:rPr>
        <w:t>.</w:t>
      </w:r>
    </w:p>
    <w:p w14:paraId="02AC9730" w14:textId="77777777" w:rsidR="007C6EB6" w:rsidRPr="00725372" w:rsidRDefault="007C6EB6" w:rsidP="007C6EB6">
      <w:pPr>
        <w:pStyle w:val="SysReq1"/>
        <w:numPr>
          <w:ilvl w:val="0"/>
          <w:numId w:val="0"/>
        </w:numPr>
        <w:ind w:left="1080"/>
        <w:rPr>
          <w:lang w:val="en-GB"/>
        </w:rPr>
      </w:pPr>
    </w:p>
    <w:p w14:paraId="67C05976" w14:textId="77777777" w:rsidR="007430BD" w:rsidRPr="00725372" w:rsidRDefault="007430BD" w:rsidP="007430BD">
      <w:pPr>
        <w:rPr>
          <w:i/>
          <w:iCs/>
        </w:rPr>
      </w:pPr>
      <w:r w:rsidRPr="00725372">
        <w:rPr>
          <w:i/>
          <w:iCs/>
        </w:rPr>
        <w:t xml:space="preserve">For information, the safety valve exhausts of cryogenic users and cryogenic distribution are also collected through the </w:t>
      </w:r>
      <w:commentRangeStart w:id="3092"/>
      <w:commentRangeStart w:id="3093"/>
      <w:r w:rsidRPr="00725372">
        <w:rPr>
          <w:i/>
          <w:iCs/>
        </w:rPr>
        <w:t>recovery header</w:t>
      </w:r>
      <w:commentRangeEnd w:id="3092"/>
      <w:r w:rsidR="00F31C94">
        <w:rPr>
          <w:rStyle w:val="Verwijzingopmerking"/>
        </w:rPr>
        <w:commentReference w:id="3092"/>
      </w:r>
      <w:commentRangeEnd w:id="3093"/>
      <w:r w:rsidR="00C14BC0">
        <w:rPr>
          <w:rStyle w:val="Verwijzingopmerking"/>
        </w:rPr>
        <w:commentReference w:id="3093"/>
      </w:r>
      <w:r w:rsidRPr="00725372">
        <w:rPr>
          <w:i/>
          <w:iCs/>
        </w:rPr>
        <w:t xml:space="preserve">. </w:t>
      </w:r>
    </w:p>
    <w:p w14:paraId="449769FC" w14:textId="77777777" w:rsidR="007C6EB6" w:rsidRPr="00725372" w:rsidRDefault="007C6EB6" w:rsidP="007430BD"/>
    <w:p w14:paraId="250DB4F2" w14:textId="15A6F6E6" w:rsidR="007C6EB6" w:rsidRPr="00725372" w:rsidRDefault="007430BD" w:rsidP="007C6EB6">
      <w:pPr>
        <w:pStyle w:val="SysReq1"/>
        <w:rPr>
          <w:lang w:val="en-GB"/>
        </w:rPr>
      </w:pPr>
      <w:r w:rsidRPr="00725372">
        <w:rPr>
          <w:lang w:val="en-GB"/>
        </w:rPr>
        <w:t xml:space="preserve">The recovery header shall be protected against over pressures by safety devices and </w:t>
      </w:r>
      <w:del w:id="3094" w:author="Dekempeneer Erik" w:date="2025-04-25T11:30:00Z">
        <w:r w:rsidRPr="00725372" w:rsidDel="00F31C94">
          <w:rPr>
            <w:lang w:val="en-GB"/>
          </w:rPr>
          <w:delText>non return</w:delText>
        </w:r>
      </w:del>
      <w:ins w:id="3095" w:author="Dekempeneer Erik" w:date="2025-04-25T11:30:00Z">
        <w:r w:rsidR="00F31C94" w:rsidRPr="00725372">
          <w:rPr>
            <w:lang w:val="en-GB"/>
          </w:rPr>
          <w:t>non-return</w:t>
        </w:r>
      </w:ins>
      <w:r w:rsidRPr="00725372">
        <w:rPr>
          <w:lang w:val="en-GB"/>
        </w:rPr>
        <w:t xml:space="preserve"> valves with an exhaust to atmosphere at a safe location.</w:t>
      </w:r>
    </w:p>
    <w:p w14:paraId="2DBEC1D7" w14:textId="77777777" w:rsidR="007C6EB6" w:rsidRPr="00725372" w:rsidRDefault="007430BD" w:rsidP="007C6EB6">
      <w:pPr>
        <w:pStyle w:val="SysReq1"/>
        <w:rPr>
          <w:lang w:val="en-GB"/>
        </w:rPr>
      </w:pPr>
      <w:r w:rsidRPr="00725372">
        <w:rPr>
          <w:lang w:val="en-GB"/>
        </w:rPr>
        <w:t>The burst disks shall exhaust in a safe way regarding operators and equipment to avoid any risk of cold burn and/or anoxia.</w:t>
      </w:r>
    </w:p>
    <w:p w14:paraId="2D7FBEA1" w14:textId="2042D8CA" w:rsidR="007C6EB6" w:rsidRPr="00725372" w:rsidRDefault="007430BD" w:rsidP="007C6EB6">
      <w:pPr>
        <w:pStyle w:val="SysReq1"/>
        <w:rPr>
          <w:lang w:val="en-GB"/>
        </w:rPr>
      </w:pPr>
      <w:commentRangeStart w:id="3096"/>
      <w:r w:rsidRPr="00725372">
        <w:rPr>
          <w:lang w:val="en-GB"/>
        </w:rPr>
        <w:t xml:space="preserve">The analyses and calculation of safety devices shall be </w:t>
      </w:r>
      <w:r w:rsidR="00A55186">
        <w:rPr>
          <w:lang w:val="en-GB"/>
        </w:rPr>
        <w:t>subject to approval by SCK CEN</w:t>
      </w:r>
      <w:commentRangeEnd w:id="3096"/>
      <w:r w:rsidR="000F66FC">
        <w:rPr>
          <w:rStyle w:val="Verwijzingopmerking"/>
          <w:lang w:val="en-GB"/>
        </w:rPr>
        <w:commentReference w:id="3096"/>
      </w:r>
      <w:r w:rsidRPr="00725372">
        <w:rPr>
          <w:lang w:val="en-GB"/>
        </w:rPr>
        <w:t xml:space="preserve">. </w:t>
      </w:r>
    </w:p>
    <w:p w14:paraId="6B5E96EF" w14:textId="77777777" w:rsidR="007C6EB6" w:rsidRPr="00725372" w:rsidRDefault="007430BD" w:rsidP="007C6EB6">
      <w:pPr>
        <w:pStyle w:val="SysReq1"/>
        <w:rPr>
          <w:lang w:val="en-GB"/>
        </w:rPr>
      </w:pPr>
      <w:commentRangeStart w:id="3097"/>
      <w:r w:rsidRPr="00725372">
        <w:rPr>
          <w:lang w:val="en-GB"/>
        </w:rPr>
        <w:t>All safety devices shall be accessible and removable during maintenance period for calibration or replacement.</w:t>
      </w:r>
      <w:commentRangeEnd w:id="3097"/>
      <w:r w:rsidR="000F66FC">
        <w:rPr>
          <w:rStyle w:val="Verwijzingopmerking"/>
          <w:lang w:val="en-GB"/>
        </w:rPr>
        <w:commentReference w:id="3097"/>
      </w:r>
    </w:p>
    <w:p w14:paraId="2C410896" w14:textId="77777777" w:rsidR="007C6EB6" w:rsidRPr="00725372" w:rsidRDefault="007430BD" w:rsidP="007C6EB6">
      <w:pPr>
        <w:pStyle w:val="SysReq1"/>
        <w:rPr>
          <w:color w:val="034694"/>
          <w:lang w:val="en-GB"/>
        </w:rPr>
      </w:pPr>
      <w:r w:rsidRPr="00725372">
        <w:rPr>
          <w:lang w:val="en-GB"/>
        </w:rPr>
        <w:t>The pipework surrounding the safety devices shall be designed to allow dismounting of safety valves and burst disk.</w:t>
      </w:r>
    </w:p>
    <w:p w14:paraId="3537D7B2" w14:textId="413E2D16" w:rsidR="007C6EB6" w:rsidRPr="00725372" w:rsidRDefault="007430BD" w:rsidP="007C6EB6">
      <w:pPr>
        <w:pStyle w:val="SysReq1"/>
        <w:rPr>
          <w:color w:val="034694"/>
          <w:lang w:val="en-GB"/>
        </w:rPr>
      </w:pPr>
      <w:r w:rsidRPr="00725372">
        <w:rPr>
          <w:lang w:val="en-GB"/>
        </w:rPr>
        <w:lastRenderedPageBreak/>
        <w:t xml:space="preserve">The </w:t>
      </w:r>
      <w:r w:rsidR="00CB1438">
        <w:rPr>
          <w:lang w:val="en-GB"/>
        </w:rPr>
        <w:t>Contractor</w:t>
      </w:r>
      <w:r w:rsidRPr="00725372">
        <w:rPr>
          <w:lang w:val="en-GB"/>
        </w:rPr>
        <w:t xml:space="preserve"> shall recommend and guide SCK CEN to define the location of the oxygen deficiency detectors in the </w:t>
      </w:r>
      <w:r w:rsidR="00A156C9">
        <w:rPr>
          <w:lang w:val="en-GB"/>
        </w:rPr>
        <w:t>QPLANT</w:t>
      </w:r>
      <w:r w:rsidRPr="00725372">
        <w:rPr>
          <w:lang w:val="en-GB"/>
        </w:rPr>
        <w:t xml:space="preserve"> buildings.</w:t>
      </w:r>
    </w:p>
    <w:p w14:paraId="7B8BC6B2" w14:textId="77777777" w:rsidR="00142342" w:rsidRPr="00725372" w:rsidRDefault="00142342" w:rsidP="00142342"/>
    <w:p w14:paraId="5539FA01" w14:textId="4ADBCCEB" w:rsidR="007C6EB6" w:rsidRPr="00725372" w:rsidRDefault="007C6EB6" w:rsidP="00774CBA">
      <w:pPr>
        <w:pStyle w:val="Heading4numbered"/>
      </w:pPr>
      <w:r w:rsidRPr="00725372">
        <w:tab/>
        <w:t xml:space="preserve">Valve </w:t>
      </w:r>
      <w:proofErr w:type="spellStart"/>
      <w:r w:rsidRPr="00725372">
        <w:t>requirements</w:t>
      </w:r>
      <w:proofErr w:type="spellEnd"/>
    </w:p>
    <w:commentRangeStart w:id="3098"/>
    <w:p w14:paraId="0E33224B" w14:textId="53C98D00" w:rsidR="007C6EB6" w:rsidRPr="00F4230F" w:rsidRDefault="00142342" w:rsidP="00EC5AD2">
      <w:pPr>
        <w:pStyle w:val="SysReq1"/>
        <w:rPr>
          <w:lang w:val="en-GB"/>
        </w:rPr>
      </w:pPr>
      <w:r w:rsidRPr="00F4230F">
        <w:fldChar w:fldCharType="begin"/>
      </w:r>
      <w:r w:rsidRPr="00F4230F">
        <w:rPr>
          <w:lang w:val="en-GB"/>
        </w:rPr>
        <w:instrText xml:space="preserve"> REF _Ref191380265 \h </w:instrText>
      </w:r>
      <w:r w:rsidRPr="00F4230F">
        <w:fldChar w:fldCharType="separate"/>
      </w:r>
      <w:r w:rsidR="00E67BB8" w:rsidRPr="00725372">
        <w:t>Technical Specification for Safety and Relief Valves</w:t>
      </w:r>
      <w:r w:rsidRPr="00F4230F">
        <w:fldChar w:fldCharType="end"/>
      </w:r>
      <w:r w:rsidRPr="00F4230F">
        <w:rPr>
          <w:lang w:val="en-GB"/>
        </w:rPr>
        <w:t xml:space="preserve"> (</w:t>
      </w:r>
      <w:r w:rsidR="007C6EB6" w:rsidRPr="00725372">
        <w:rPr>
          <w:rStyle w:val="AAReferencedChar"/>
        </w:rPr>
        <w:fldChar w:fldCharType="begin"/>
      </w:r>
      <w:r w:rsidR="007C6EB6" w:rsidRPr="00725372">
        <w:rPr>
          <w:rStyle w:val="AAReferencedChar"/>
        </w:rPr>
        <w:instrText xml:space="preserve"> REF _Ref190777046 \h  \* MERGEFORMAT </w:instrText>
      </w:r>
      <w:r w:rsidR="007C6EB6" w:rsidRPr="00725372">
        <w:rPr>
          <w:rStyle w:val="AAReferencedChar"/>
        </w:rPr>
      </w:r>
      <w:r w:rsidR="007C6EB6" w:rsidRPr="00725372">
        <w:rPr>
          <w:rStyle w:val="AAReferencedChar"/>
        </w:rPr>
        <w:fldChar w:fldCharType="separate"/>
      </w:r>
      <w:r w:rsidR="00E67BB8" w:rsidRPr="00E67BB8">
        <w:rPr>
          <w:rStyle w:val="AAReferencedChar"/>
        </w:rPr>
        <w:t>AD 13</w:t>
      </w:r>
      <w:r w:rsidR="007C6EB6" w:rsidRPr="00725372">
        <w:rPr>
          <w:rStyle w:val="AAReferencedChar"/>
        </w:rPr>
        <w:fldChar w:fldCharType="end"/>
      </w:r>
      <w:r w:rsidRPr="00F4230F">
        <w:rPr>
          <w:lang w:val="en-GB"/>
        </w:rPr>
        <w:t xml:space="preserve">), </w:t>
      </w:r>
      <w:r w:rsidR="007C6EB6" w:rsidRPr="00F4230F">
        <w:rPr>
          <w:lang w:val="en-GB"/>
        </w:rPr>
        <w:t>shall be applicable to all war</w:t>
      </w:r>
      <w:commentRangeEnd w:id="3098"/>
      <w:r w:rsidR="00211CC0">
        <w:rPr>
          <w:rStyle w:val="Verwijzingopmerking"/>
          <w:lang w:val="en-GB"/>
        </w:rPr>
        <w:commentReference w:id="3098"/>
      </w:r>
      <w:r w:rsidR="007C6EB6" w:rsidRPr="00F4230F">
        <w:rPr>
          <w:lang w:val="en-GB"/>
        </w:rPr>
        <w:t xml:space="preserve">m valves unless superseded by more stringent requirement for helium operation based on the </w:t>
      </w:r>
      <w:r w:rsidR="00CB1438" w:rsidRPr="00F4230F">
        <w:rPr>
          <w:lang w:val="en-GB"/>
        </w:rPr>
        <w:t>Contractor</w:t>
      </w:r>
      <w:r w:rsidR="007C6EB6" w:rsidRPr="00F4230F">
        <w:rPr>
          <w:lang w:val="en-GB"/>
        </w:rPr>
        <w:t xml:space="preserve"> experience</w:t>
      </w:r>
      <w:r w:rsidR="002267C1">
        <w:rPr>
          <w:lang w:val="en-GB"/>
        </w:rPr>
        <w:t xml:space="preserve">. </w:t>
      </w:r>
      <w:r w:rsidR="007C6EB6" w:rsidRPr="00F4230F">
        <w:rPr>
          <w:lang w:val="en-GB"/>
        </w:rPr>
        <w:t xml:space="preserve">The cryogenic valves inside </w:t>
      </w:r>
      <w:r w:rsidR="004816F3">
        <w:rPr>
          <w:lang w:val="en-GB"/>
        </w:rPr>
        <w:t xml:space="preserve">QRB </w:t>
      </w:r>
      <w:r w:rsidR="007C6EB6" w:rsidRPr="00F4230F">
        <w:rPr>
          <w:lang w:val="en-GB"/>
        </w:rPr>
        <w:t xml:space="preserve">shall be of the extended-spindle type, sealing by metallic bellows. </w:t>
      </w:r>
    </w:p>
    <w:p w14:paraId="5990901A" w14:textId="362856B6" w:rsidR="007C6EB6" w:rsidRPr="00725372" w:rsidRDefault="00AB3A59" w:rsidP="007C6EB6">
      <w:pPr>
        <w:pStyle w:val="SysReq1"/>
        <w:rPr>
          <w:lang w:val="en-GB"/>
        </w:rPr>
      </w:pPr>
      <w:r>
        <w:rPr>
          <w:lang w:val="en-GB"/>
        </w:rPr>
        <w:t>C</w:t>
      </w:r>
      <w:r w:rsidRPr="00725372">
        <w:rPr>
          <w:lang w:val="en-GB"/>
        </w:rPr>
        <w:t xml:space="preserve">ryogenic </w:t>
      </w:r>
      <w:r w:rsidR="007C6EB6" w:rsidRPr="00725372">
        <w:rPr>
          <w:lang w:val="en-GB"/>
        </w:rPr>
        <w:t>valves shall be welded to the pipework and preferably to the top plates of the cold box.</w:t>
      </w:r>
    </w:p>
    <w:p w14:paraId="58EEC828" w14:textId="762ECC11" w:rsidR="007C6EB6" w:rsidRPr="00725372" w:rsidRDefault="007C6EB6" w:rsidP="007C6EB6">
      <w:pPr>
        <w:pStyle w:val="SysReq1"/>
        <w:rPr>
          <w:lang w:val="en-GB"/>
        </w:rPr>
      </w:pPr>
      <w:r w:rsidRPr="00725372">
        <w:rPr>
          <w:lang w:val="en-GB"/>
        </w:rPr>
        <w:t xml:space="preserve">The control valves at ambient temperature shall follow </w:t>
      </w:r>
      <w:r w:rsidRPr="00725372">
        <w:rPr>
          <w:rStyle w:val="AAReferencedChar"/>
        </w:rPr>
        <w:fldChar w:fldCharType="begin"/>
      </w:r>
      <w:r w:rsidRPr="00725372">
        <w:rPr>
          <w:rStyle w:val="AAReferencedChar"/>
        </w:rPr>
        <w:instrText xml:space="preserve"> REF _Ref190777082 \h  \* MERGEFORMAT </w:instrText>
      </w:r>
      <w:r w:rsidRPr="00725372">
        <w:rPr>
          <w:rStyle w:val="AAReferencedChar"/>
        </w:rPr>
      </w:r>
      <w:r w:rsidRPr="00725372">
        <w:rPr>
          <w:rStyle w:val="AAReferencedChar"/>
        </w:rPr>
        <w:fldChar w:fldCharType="separate"/>
      </w:r>
      <w:r w:rsidR="00E67BB8" w:rsidRPr="00E67BB8">
        <w:rPr>
          <w:rStyle w:val="AAReferencedChar"/>
        </w:rPr>
        <w:t>AD 9</w:t>
      </w:r>
      <w:r w:rsidRPr="00725372">
        <w:rPr>
          <w:rStyle w:val="AAReferencedChar"/>
        </w:rPr>
        <w:fldChar w:fldCharType="end"/>
      </w:r>
      <w:r w:rsidRPr="00725372">
        <w:rPr>
          <w:lang w:val="en-GB"/>
        </w:rPr>
        <w:t xml:space="preserve"> and shall be adapted to the process and to the fluid to be controlled.</w:t>
      </w:r>
    </w:p>
    <w:p w14:paraId="5B817ECC" w14:textId="1D2F79B5" w:rsidR="007C6EB6" w:rsidRPr="00725372" w:rsidRDefault="007C6EB6" w:rsidP="007C6EB6">
      <w:pPr>
        <w:pStyle w:val="SysReq1"/>
        <w:rPr>
          <w:lang w:val="en-GB"/>
        </w:rPr>
      </w:pPr>
      <w:r w:rsidRPr="00725372">
        <w:rPr>
          <w:lang w:val="en-GB"/>
        </w:rPr>
        <w:t>The shut-off valves shall be ball or butterfly valves depending on size.</w:t>
      </w:r>
    </w:p>
    <w:p w14:paraId="11EA30E7" w14:textId="77777777" w:rsidR="007C6EB6" w:rsidRPr="00725372" w:rsidRDefault="007C6EB6" w:rsidP="007C6EB6">
      <w:r w:rsidRPr="00725372">
        <w:t> </w:t>
      </w:r>
    </w:p>
    <w:p w14:paraId="6062CAC2" w14:textId="272630FA" w:rsidR="007C6EB6" w:rsidRPr="00725372" w:rsidRDefault="007C6EB6" w:rsidP="00774CBA">
      <w:pPr>
        <w:pStyle w:val="Heading4numbered"/>
      </w:pPr>
      <w:r w:rsidRPr="00725372">
        <w:t xml:space="preserve">Joints and </w:t>
      </w:r>
      <w:proofErr w:type="spellStart"/>
      <w:r w:rsidRPr="00725372">
        <w:t>seals</w:t>
      </w:r>
      <w:proofErr w:type="spellEnd"/>
    </w:p>
    <w:p w14:paraId="49096133" w14:textId="5A4C4668" w:rsidR="007C6EB6" w:rsidRPr="00725372" w:rsidRDefault="007C6EB6" w:rsidP="007C6EB6">
      <w:pPr>
        <w:pStyle w:val="SysReq1"/>
        <w:rPr>
          <w:lang w:val="en-GB"/>
        </w:rPr>
      </w:pPr>
      <w:r w:rsidRPr="00725372">
        <w:rPr>
          <w:lang w:val="en-GB"/>
        </w:rPr>
        <w:t xml:space="preserve">Dismountable joints in the </w:t>
      </w:r>
      <w:r w:rsidR="009301A3">
        <w:rPr>
          <w:lang w:val="en-GB"/>
        </w:rPr>
        <w:t>QRB</w:t>
      </w:r>
      <w:r w:rsidRPr="00725372">
        <w:rPr>
          <w:lang w:val="en-GB"/>
        </w:rPr>
        <w:t xml:space="preserve"> below room temperature are not recommended and shall be </w:t>
      </w:r>
      <w:r w:rsidR="00A55186">
        <w:rPr>
          <w:lang w:val="en-GB"/>
        </w:rPr>
        <w:t>subject to approval by SCK CEN</w:t>
      </w:r>
      <w:r w:rsidR="004D309E" w:rsidRPr="00725372">
        <w:rPr>
          <w:lang w:val="en-GB"/>
        </w:rPr>
        <w:t>.</w:t>
      </w:r>
      <w:r w:rsidRPr="00725372">
        <w:rPr>
          <w:lang w:val="en-GB"/>
        </w:rPr>
        <w:t xml:space="preserve"> At ambient temperature, metal and </w:t>
      </w:r>
      <w:proofErr w:type="spellStart"/>
      <w:r w:rsidRPr="00725372">
        <w:rPr>
          <w:lang w:val="en-GB"/>
        </w:rPr>
        <w:t>Viton</w:t>
      </w:r>
      <w:proofErr w:type="spellEnd"/>
      <w:r w:rsidRPr="00725372">
        <w:rPr>
          <w:lang w:val="en-GB"/>
        </w:rPr>
        <w:t xml:space="preserve"> O-rings are allowed.</w:t>
      </w:r>
    </w:p>
    <w:p w14:paraId="56BAB4B1" w14:textId="77777777" w:rsidR="00142342" w:rsidRPr="004D309E" w:rsidRDefault="00142342" w:rsidP="004D309E">
      <w:pPr>
        <w:pStyle w:val="SysReq1"/>
        <w:numPr>
          <w:ilvl w:val="0"/>
          <w:numId w:val="0"/>
        </w:numPr>
        <w:spacing w:before="20" w:after="20" w:line="240" w:lineRule="auto"/>
        <w:contextualSpacing/>
        <w:rPr>
          <w:sz w:val="2"/>
          <w:szCs w:val="2"/>
          <w:lang w:val="en-GB"/>
        </w:rPr>
      </w:pPr>
    </w:p>
    <w:p w14:paraId="07E2AA83" w14:textId="285AF459" w:rsidR="007C6EB6" w:rsidRPr="00725372" w:rsidRDefault="007C6EB6" w:rsidP="00774CBA">
      <w:pPr>
        <w:pStyle w:val="Heading4numbered"/>
      </w:pPr>
      <w:proofErr w:type="spellStart"/>
      <w:r w:rsidRPr="00725372">
        <w:t>Bellows</w:t>
      </w:r>
      <w:proofErr w:type="spellEnd"/>
    </w:p>
    <w:p w14:paraId="1DB413EC" w14:textId="6A9C7E89" w:rsidR="007C6EB6" w:rsidRPr="00725372" w:rsidRDefault="007C6EB6" w:rsidP="00E951CE">
      <w:pPr>
        <w:pStyle w:val="SysReq1"/>
        <w:rPr>
          <w:lang w:val="en-GB"/>
        </w:rPr>
      </w:pPr>
      <w:r w:rsidRPr="00725372">
        <w:rPr>
          <w:lang w:val="en-GB"/>
        </w:rPr>
        <w:t xml:space="preserve">The use of bellows to compensate thermal contraction shall be avoided by appropriate piping design. If the </w:t>
      </w:r>
      <w:r w:rsidR="00CB1438">
        <w:rPr>
          <w:lang w:val="en-GB"/>
        </w:rPr>
        <w:t>Contractor</w:t>
      </w:r>
      <w:r w:rsidRPr="00725372">
        <w:rPr>
          <w:lang w:val="en-GB"/>
        </w:rPr>
        <w:t xml:space="preserve"> cannot avoid the use of bellows, location and type of bellows shall be </w:t>
      </w:r>
      <w:r w:rsidR="00A55186">
        <w:rPr>
          <w:lang w:val="en-GB"/>
        </w:rPr>
        <w:t>subject to approval by SCK CEN</w:t>
      </w:r>
      <w:r w:rsidR="004D309E" w:rsidRPr="00725372">
        <w:rPr>
          <w:lang w:val="en-GB"/>
        </w:rPr>
        <w:t>.</w:t>
      </w:r>
    </w:p>
    <w:p w14:paraId="3D342402" w14:textId="77777777" w:rsidR="00142342" w:rsidRPr="004D309E" w:rsidRDefault="00142342" w:rsidP="004D309E">
      <w:pPr>
        <w:pStyle w:val="SysReq1"/>
        <w:numPr>
          <w:ilvl w:val="0"/>
          <w:numId w:val="0"/>
        </w:numPr>
        <w:ind w:left="1080" w:hanging="1080"/>
        <w:contextualSpacing/>
        <w:rPr>
          <w:sz w:val="2"/>
          <w:szCs w:val="2"/>
          <w:lang w:val="en-GB"/>
        </w:rPr>
      </w:pPr>
    </w:p>
    <w:p w14:paraId="206CFE48" w14:textId="1B2A5E75" w:rsidR="007C6EB6" w:rsidRPr="00725372" w:rsidRDefault="007C6EB6" w:rsidP="00774CBA">
      <w:pPr>
        <w:pStyle w:val="Heading4numbered"/>
      </w:pPr>
      <w:proofErr w:type="spellStart"/>
      <w:r w:rsidRPr="00725372">
        <w:t>Welding</w:t>
      </w:r>
      <w:proofErr w:type="spellEnd"/>
    </w:p>
    <w:p w14:paraId="1063D6D1" w14:textId="3F7DF414" w:rsidR="007C6EB6" w:rsidRPr="00725372" w:rsidRDefault="007C6EB6" w:rsidP="007C6EB6">
      <w:pPr>
        <w:pStyle w:val="SysReq1"/>
        <w:rPr>
          <w:lang w:val="en-GB"/>
        </w:rPr>
      </w:pPr>
      <w:r w:rsidRPr="00725372">
        <w:rPr>
          <w:lang w:val="en-GB"/>
        </w:rPr>
        <w:t xml:space="preserve">All permanent junctions shall be welded; brazing must be exceptional, and its use </w:t>
      </w:r>
      <w:r w:rsidR="00C60CF1">
        <w:rPr>
          <w:lang w:val="en-GB"/>
        </w:rPr>
        <w:t>is</w:t>
      </w:r>
      <w:r w:rsidR="00A55186">
        <w:rPr>
          <w:lang w:val="en-GB"/>
        </w:rPr>
        <w:t xml:space="preserve"> subject to approval by SCK CEN</w:t>
      </w:r>
      <w:r w:rsidRPr="00725372">
        <w:rPr>
          <w:lang w:val="en-GB"/>
        </w:rPr>
        <w:t>.</w:t>
      </w:r>
    </w:p>
    <w:p w14:paraId="6134CE6A" w14:textId="065D0758" w:rsidR="007C6EB6" w:rsidRPr="00725372" w:rsidRDefault="007C6EB6" w:rsidP="007C6EB6">
      <w:pPr>
        <w:pStyle w:val="SysReq1"/>
        <w:rPr>
          <w:lang w:val="en-GB"/>
        </w:rPr>
      </w:pPr>
      <w:r w:rsidRPr="00725372">
        <w:rPr>
          <w:lang w:val="en-GB"/>
        </w:rPr>
        <w:t>All junctions separating helium and water shall be welded with the weld on the water side.</w:t>
      </w:r>
    </w:p>
    <w:p w14:paraId="608BB59A" w14:textId="77777777" w:rsidR="00142342" w:rsidRPr="00725372" w:rsidRDefault="00142342" w:rsidP="004D309E">
      <w:pPr>
        <w:pStyle w:val="SysReq1"/>
        <w:numPr>
          <w:ilvl w:val="0"/>
          <w:numId w:val="0"/>
        </w:numPr>
        <w:spacing w:line="240" w:lineRule="auto"/>
        <w:ind w:left="1080" w:hanging="1080"/>
        <w:contextualSpacing/>
        <w:rPr>
          <w:lang w:val="en-GB"/>
        </w:rPr>
      </w:pPr>
    </w:p>
    <w:p w14:paraId="41DFA514" w14:textId="10D6CBE8" w:rsidR="007C6EB6" w:rsidRPr="00725372" w:rsidRDefault="007C6EB6" w:rsidP="00774CBA">
      <w:pPr>
        <w:pStyle w:val="Heading4numbered"/>
      </w:pPr>
      <w:proofErr w:type="spellStart"/>
      <w:r w:rsidRPr="00725372">
        <w:t>Cleaning</w:t>
      </w:r>
      <w:proofErr w:type="spellEnd"/>
      <w:r w:rsidRPr="00725372">
        <w:t xml:space="preserve"> and surface </w:t>
      </w:r>
      <w:proofErr w:type="spellStart"/>
      <w:r w:rsidRPr="00725372">
        <w:t>treatment</w:t>
      </w:r>
      <w:proofErr w:type="spellEnd"/>
    </w:p>
    <w:p w14:paraId="3BCCD1AC" w14:textId="3A843434" w:rsidR="007C6EB6" w:rsidRPr="00725372" w:rsidRDefault="007C6EB6" w:rsidP="007C6EB6">
      <w:pPr>
        <w:pStyle w:val="SysReq1"/>
        <w:rPr>
          <w:lang w:val="en-GB"/>
        </w:rPr>
      </w:pPr>
      <w:commentRangeStart w:id="3099"/>
      <w:r w:rsidRPr="00725372">
        <w:rPr>
          <w:lang w:val="en-GB"/>
        </w:rPr>
        <w:t xml:space="preserve">All welding and brazing surfaces shall be cleaned before assembly, using proper solvents and water to remove any trace of acid flux, organic depositions and any other dirt and dust. </w:t>
      </w:r>
      <w:commentRangeEnd w:id="3099"/>
      <w:r w:rsidR="001C6686">
        <w:rPr>
          <w:rStyle w:val="Verwijzingopmerking"/>
          <w:lang w:val="en-GB"/>
        </w:rPr>
        <w:commentReference w:id="3099"/>
      </w:r>
    </w:p>
    <w:p w14:paraId="715FC4E5" w14:textId="502F04D0" w:rsidR="004D309E" w:rsidRPr="008D242B" w:rsidRDefault="007C6EB6" w:rsidP="004D309E">
      <w:pPr>
        <w:pStyle w:val="SysReq1"/>
        <w:rPr>
          <w:lang w:val="en-GB"/>
        </w:rPr>
      </w:pPr>
      <w:commentRangeStart w:id="3100"/>
      <w:r w:rsidRPr="00725372">
        <w:rPr>
          <w:lang w:val="en-GB"/>
        </w:rPr>
        <w:t>All metallic surfaces shall be cleaned, pickled and passivated. The completed components shall also undergo cleaning (degreasing, cleaning and drying) prior to helium leak testing</w:t>
      </w:r>
      <w:commentRangeEnd w:id="3100"/>
      <w:r w:rsidR="001C6686">
        <w:rPr>
          <w:rStyle w:val="Verwijzingopmerking"/>
          <w:lang w:val="en-GB"/>
        </w:rPr>
        <w:commentReference w:id="3100"/>
      </w:r>
      <w:r w:rsidRPr="00725372">
        <w:rPr>
          <w:lang w:val="en-GB"/>
        </w:rPr>
        <w:t>.</w:t>
      </w:r>
    </w:p>
    <w:p w14:paraId="4DC1F208" w14:textId="6A5812C5" w:rsidR="007C6EB6" w:rsidRPr="004D309E" w:rsidRDefault="007C6EB6" w:rsidP="00774CBA">
      <w:pPr>
        <w:pStyle w:val="Heading3numbered"/>
      </w:pPr>
      <w:bookmarkStart w:id="3101" w:name="_Toc197425954"/>
      <w:r w:rsidRPr="004D309E">
        <w:lastRenderedPageBreak/>
        <w:t>Helium guard</w:t>
      </w:r>
      <w:bookmarkEnd w:id="3101"/>
    </w:p>
    <w:p w14:paraId="48055CFE" w14:textId="3D2184DA" w:rsidR="007C6EB6" w:rsidRPr="00725372" w:rsidRDefault="007C6EB6" w:rsidP="007C6EB6">
      <w:pPr>
        <w:pStyle w:val="SysReq1"/>
        <w:rPr>
          <w:lang w:val="en-GB"/>
        </w:rPr>
      </w:pPr>
      <w:r w:rsidRPr="00725372">
        <w:rPr>
          <w:lang w:val="en-GB"/>
        </w:rPr>
        <w:t xml:space="preserve">Every component operating below atmospheric pressure shall be protected from air ingress by a helium guard filled with pure helium with a pressure higher than 1.05 Bar. </w:t>
      </w:r>
    </w:p>
    <w:p w14:paraId="4E8BDD37" w14:textId="5D748D65" w:rsidR="007C6EB6" w:rsidRPr="00725372" w:rsidRDefault="007C6EB6" w:rsidP="007C6EB6">
      <w:pPr>
        <w:pStyle w:val="SysReq1"/>
        <w:rPr>
          <w:lang w:val="en-GB"/>
        </w:rPr>
      </w:pPr>
      <w:r w:rsidRPr="00725372">
        <w:rPr>
          <w:lang w:val="en-GB"/>
        </w:rPr>
        <w:t xml:space="preserve">In order to detect leaks it shall be possible to isolate each helium guard circuit by means of a hand valve. </w:t>
      </w:r>
    </w:p>
    <w:p w14:paraId="48B65809" w14:textId="0BF3E7A3" w:rsidR="007C6EB6" w:rsidRPr="00725372" w:rsidRDefault="007C6EB6" w:rsidP="007C6EB6">
      <w:pPr>
        <w:pStyle w:val="SysReq1"/>
        <w:rPr>
          <w:lang w:val="en-GB"/>
        </w:rPr>
      </w:pPr>
      <w:r w:rsidRPr="00725372">
        <w:rPr>
          <w:lang w:val="en-GB"/>
        </w:rPr>
        <w:t>The helium guard pressure shall be monitored by a pressure transmitter</w:t>
      </w:r>
      <w:r w:rsidR="00A739A7">
        <w:rPr>
          <w:lang w:val="en-GB"/>
        </w:rPr>
        <w:t xml:space="preserve"> which is</w:t>
      </w:r>
      <w:r w:rsidRPr="00725372">
        <w:rPr>
          <w:lang w:val="en-GB"/>
        </w:rPr>
        <w:t xml:space="preserve"> </w:t>
      </w:r>
      <w:r w:rsidR="00A739A7">
        <w:rPr>
          <w:lang w:val="en-GB"/>
        </w:rPr>
        <w:t>accessible</w:t>
      </w:r>
      <w:r w:rsidR="00A739A7" w:rsidRPr="00725372">
        <w:rPr>
          <w:lang w:val="en-GB"/>
        </w:rPr>
        <w:t xml:space="preserve"> </w:t>
      </w:r>
      <w:commentRangeStart w:id="3102"/>
      <w:commentRangeEnd w:id="3102"/>
      <w:r w:rsidR="00A55186">
        <w:rPr>
          <w:rStyle w:val="Verwijzingopmerking"/>
          <w:lang w:val="en-GB"/>
        </w:rPr>
        <w:commentReference w:id="3102"/>
      </w:r>
      <w:r w:rsidRPr="00725372">
        <w:rPr>
          <w:lang w:val="en-GB"/>
        </w:rPr>
        <w:t xml:space="preserve">by the </w:t>
      </w:r>
      <w:r w:rsidR="00A156C9">
        <w:rPr>
          <w:lang w:val="en-GB"/>
        </w:rPr>
        <w:t>QPLANT</w:t>
      </w:r>
      <w:r w:rsidRPr="00725372">
        <w:rPr>
          <w:lang w:val="en-GB"/>
        </w:rPr>
        <w:t xml:space="preserve"> control system. </w:t>
      </w:r>
    </w:p>
    <w:p w14:paraId="4DC96D73" w14:textId="0C00AA2B" w:rsidR="007C6EB6" w:rsidRPr="00725372" w:rsidRDefault="007C6EB6" w:rsidP="007C6EB6">
      <w:pPr>
        <w:pStyle w:val="SysReq1"/>
        <w:rPr>
          <w:lang w:val="en-GB"/>
        </w:rPr>
      </w:pPr>
      <w:r w:rsidRPr="00725372">
        <w:rPr>
          <w:lang w:val="en-GB"/>
        </w:rPr>
        <w:t xml:space="preserve">All static seals not completely welded and operating between air and sub-atmospheric helium </w:t>
      </w:r>
      <w:r w:rsidR="00C82464">
        <w:rPr>
          <w:lang w:val="en-GB"/>
        </w:rPr>
        <w:t>shall</w:t>
      </w:r>
      <w:r w:rsidRPr="00725372">
        <w:rPr>
          <w:lang w:val="en-GB"/>
        </w:rPr>
        <w:t xml:space="preserve"> be doubled; the space between the seals shall have a connection to the helium guard system.</w:t>
      </w:r>
    </w:p>
    <w:p w14:paraId="3E93F18C" w14:textId="4CD120AB" w:rsidR="007C6EB6" w:rsidRPr="00725372" w:rsidRDefault="00C11A86" w:rsidP="00774CBA">
      <w:pPr>
        <w:pStyle w:val="Heading3numbered"/>
      </w:pPr>
      <w:bookmarkStart w:id="3103" w:name="_Toc197425955"/>
      <w:bookmarkStart w:id="3104" w:name="_Ref190770765"/>
      <w:r>
        <w:t xml:space="preserve">QRB </w:t>
      </w:r>
      <w:r w:rsidR="007C6EB6" w:rsidRPr="00725372">
        <w:t>Vacuum system</w:t>
      </w:r>
      <w:bookmarkEnd w:id="3103"/>
    </w:p>
    <w:p w14:paraId="77B0C175" w14:textId="77777777" w:rsidR="007C6EB6" w:rsidRPr="00404E46" w:rsidRDefault="007C6EB6" w:rsidP="007C6EB6">
      <w:pPr>
        <w:pStyle w:val="SysReq1"/>
        <w:rPr>
          <w:strike/>
          <w:lang w:val="en-GB"/>
        </w:rPr>
      </w:pPr>
      <w:commentRangeStart w:id="3105"/>
      <w:commentRangeStart w:id="3106"/>
      <w:commentRangeStart w:id="3107"/>
      <w:r w:rsidRPr="00404E46">
        <w:rPr>
          <w:strike/>
          <w:lang w:val="en-GB"/>
        </w:rPr>
        <w:t>A mobile vacuum pumping system, integrated on a skid frame with wheels, shall be provided so it can be used for the pumping and conditioning of various components, including storage vessels</w:t>
      </w:r>
      <w:commentRangeEnd w:id="3105"/>
      <w:r w:rsidR="00A55186" w:rsidRPr="00404E46">
        <w:rPr>
          <w:rStyle w:val="Verwijzingopmerking"/>
          <w:strike/>
          <w:lang w:val="en-GB"/>
        </w:rPr>
        <w:commentReference w:id="3105"/>
      </w:r>
      <w:r w:rsidRPr="00404E46">
        <w:rPr>
          <w:strike/>
          <w:lang w:val="en-GB"/>
        </w:rPr>
        <w:t>.</w:t>
      </w:r>
      <w:commentRangeEnd w:id="3106"/>
      <w:r w:rsidR="00474204" w:rsidRPr="00404E46">
        <w:rPr>
          <w:rStyle w:val="Verwijzingopmerking"/>
          <w:strike/>
          <w:lang w:val="en-GB"/>
        </w:rPr>
        <w:commentReference w:id="3106"/>
      </w:r>
      <w:commentRangeEnd w:id="3107"/>
      <w:r w:rsidR="00D90B93" w:rsidRPr="00404E46">
        <w:rPr>
          <w:rStyle w:val="Verwijzingopmerking"/>
          <w:strike/>
          <w:lang w:val="en-GB"/>
        </w:rPr>
        <w:commentReference w:id="3107"/>
      </w:r>
    </w:p>
    <w:p w14:paraId="153BCB39" w14:textId="123AE004" w:rsidR="007C6EB6" w:rsidRPr="00725372" w:rsidRDefault="007C6EB6" w:rsidP="007C6EB6">
      <w:pPr>
        <w:pStyle w:val="SysReq1"/>
        <w:rPr>
          <w:lang w:val="en-GB"/>
        </w:rPr>
      </w:pPr>
      <w:r w:rsidRPr="00725372">
        <w:rPr>
          <w:lang w:val="en-GB"/>
        </w:rPr>
        <w:t xml:space="preserve">The Refrigeration Cold Box up to the vacuum barrier with cryogenic distribution system shall be equipped with a dedicated pumping system. </w:t>
      </w:r>
    </w:p>
    <w:p w14:paraId="6D1E39F3" w14:textId="77777777" w:rsidR="007C6EB6" w:rsidRPr="00725372" w:rsidRDefault="007C6EB6" w:rsidP="007C6EB6">
      <w:pPr>
        <w:pStyle w:val="SysReq1"/>
        <w:rPr>
          <w:lang w:val="en-GB"/>
        </w:rPr>
      </w:pPr>
      <w:r w:rsidRPr="00725372">
        <w:rPr>
          <w:lang w:val="en-GB"/>
        </w:rPr>
        <w:t>The pumping stations shall be able to pump at room temperature the vacuum vessels from atmospheric pressure to less than 10</w:t>
      </w:r>
      <w:r w:rsidRPr="003E5C09">
        <w:rPr>
          <w:vertAlign w:val="superscript"/>
          <w:lang w:val="en-GB"/>
        </w:rPr>
        <w:t>-5</w:t>
      </w:r>
      <w:r w:rsidRPr="00725372">
        <w:rPr>
          <w:lang w:val="en-GB"/>
        </w:rPr>
        <w:t xml:space="preserve"> mbar within one week or less.</w:t>
      </w:r>
    </w:p>
    <w:p w14:paraId="5EEE8D8A" w14:textId="77777777" w:rsidR="007C6EB6" w:rsidRPr="00725372" w:rsidRDefault="007C6EB6" w:rsidP="007C6EB6">
      <w:pPr>
        <w:pStyle w:val="SysReq1"/>
        <w:rPr>
          <w:lang w:val="en-GB"/>
        </w:rPr>
      </w:pPr>
      <w:r w:rsidRPr="00725372">
        <w:rPr>
          <w:lang w:val="en-GB"/>
        </w:rPr>
        <w:t>The exhaust of the roughing pump shall be collected and sent outside the building via a dedicated pipe.</w:t>
      </w:r>
    </w:p>
    <w:p w14:paraId="67AE05C1" w14:textId="77777777" w:rsidR="007C6EB6" w:rsidRPr="00725372" w:rsidRDefault="007C6EB6" w:rsidP="007C6EB6">
      <w:pPr>
        <w:pStyle w:val="SysReq1"/>
        <w:rPr>
          <w:lang w:val="en-GB"/>
        </w:rPr>
      </w:pPr>
      <w:r w:rsidRPr="00725372">
        <w:rPr>
          <w:lang w:val="en-GB"/>
        </w:rPr>
        <w:t xml:space="preserve">A fast insulation valve shall be provided on the vacuum port upstream of the </w:t>
      </w:r>
      <w:commentRangeStart w:id="3108"/>
      <w:r w:rsidRPr="00725372">
        <w:rPr>
          <w:lang w:val="en-GB"/>
        </w:rPr>
        <w:t>secondary</w:t>
      </w:r>
      <w:commentRangeEnd w:id="3108"/>
      <w:r w:rsidR="001440FB">
        <w:rPr>
          <w:rStyle w:val="Verwijzingopmerking"/>
          <w:lang w:val="en-GB"/>
        </w:rPr>
        <w:commentReference w:id="3108"/>
      </w:r>
      <w:r w:rsidRPr="00725372">
        <w:rPr>
          <w:lang w:val="en-GB"/>
        </w:rPr>
        <w:t xml:space="preserve"> pump to protect the vacuum in the cryostat vessel.</w:t>
      </w:r>
    </w:p>
    <w:p w14:paraId="6BA5980B" w14:textId="77777777" w:rsidR="007C6EB6" w:rsidRPr="00725372" w:rsidRDefault="007C6EB6" w:rsidP="007C6EB6">
      <w:pPr>
        <w:pStyle w:val="SysReq1"/>
        <w:rPr>
          <w:lang w:val="en-GB"/>
        </w:rPr>
      </w:pPr>
      <w:r w:rsidRPr="00725372">
        <w:rPr>
          <w:lang w:val="en-GB"/>
        </w:rPr>
        <w:t>A dedicated flange shall be provided between the secondary and primary pump for connection of a leak detector.</w:t>
      </w:r>
    </w:p>
    <w:p w14:paraId="33B465B6" w14:textId="1247E840" w:rsidR="007C6EB6" w:rsidRPr="00725372" w:rsidRDefault="007C6EB6" w:rsidP="007C6EB6">
      <w:pPr>
        <w:pStyle w:val="SysReq1"/>
        <w:rPr>
          <w:lang w:val="en-GB"/>
        </w:rPr>
      </w:pPr>
      <w:commentRangeStart w:id="3109"/>
      <w:r w:rsidRPr="00725372">
        <w:rPr>
          <w:lang w:val="en-GB"/>
        </w:rPr>
        <w:t>The necessary valve actuators and vacuum gauges shall be provided to allow safe remote automatic operation of the cold box pumping.</w:t>
      </w:r>
      <w:commentRangeEnd w:id="3109"/>
      <w:r w:rsidR="00FD585C">
        <w:rPr>
          <w:rStyle w:val="Verwijzingopmerking"/>
          <w:lang w:val="en-GB"/>
        </w:rPr>
        <w:commentReference w:id="3109"/>
      </w:r>
    </w:p>
    <w:p w14:paraId="3D3ABEAE" w14:textId="77777777" w:rsidR="00142342" w:rsidRPr="00725372" w:rsidRDefault="00142342" w:rsidP="00E951CE">
      <w:pPr>
        <w:pStyle w:val="SysReq1"/>
        <w:numPr>
          <w:ilvl w:val="0"/>
          <w:numId w:val="0"/>
        </w:numPr>
        <w:spacing w:line="240" w:lineRule="auto"/>
        <w:ind w:left="1080"/>
        <w:contextualSpacing/>
        <w:rPr>
          <w:sz w:val="2"/>
          <w:szCs w:val="2"/>
          <w:lang w:val="en-GB"/>
        </w:rPr>
      </w:pPr>
    </w:p>
    <w:p w14:paraId="2AAED0E2" w14:textId="12C46688" w:rsidR="007C6EB6" w:rsidRPr="00725372" w:rsidRDefault="007C6EB6" w:rsidP="00774CBA">
      <w:pPr>
        <w:pStyle w:val="Heading3numbered"/>
      </w:pPr>
      <w:bookmarkStart w:id="3110" w:name="_Toc197425956"/>
      <w:r w:rsidRPr="00725372">
        <w:t>Purge requirements</w:t>
      </w:r>
      <w:bookmarkEnd w:id="3110"/>
    </w:p>
    <w:p w14:paraId="019B5317" w14:textId="0C952457" w:rsidR="007C6EB6" w:rsidRPr="00725372" w:rsidRDefault="007C6EB6" w:rsidP="007C6EB6">
      <w:pPr>
        <w:pStyle w:val="SysReq1"/>
        <w:rPr>
          <w:lang w:val="en-GB"/>
        </w:rPr>
      </w:pPr>
      <w:r w:rsidRPr="00725372">
        <w:rPr>
          <w:lang w:val="en-GB"/>
        </w:rPr>
        <w:t xml:space="preserve">Necessary purge connections equipped with valves shall be installed for the pumping and filling of the overall helium pipework and volumes. These connections shall be subject to approval by </w:t>
      </w:r>
      <w:r w:rsidR="004D309E" w:rsidRPr="004D309E">
        <w:rPr>
          <w:lang w:val="en-GB"/>
        </w:rPr>
        <w:t>SCK CEN</w:t>
      </w:r>
      <w:r w:rsidRPr="00725372">
        <w:rPr>
          <w:lang w:val="en-GB"/>
        </w:rPr>
        <w:t>.</w:t>
      </w:r>
    </w:p>
    <w:p w14:paraId="3175F613" w14:textId="77777777" w:rsidR="007C6EB6" w:rsidRPr="00725372" w:rsidRDefault="007C6EB6" w:rsidP="007C6EB6">
      <w:pPr>
        <w:pStyle w:val="SysReq1"/>
        <w:rPr>
          <w:lang w:val="en-GB"/>
        </w:rPr>
      </w:pPr>
      <w:r w:rsidRPr="00725372">
        <w:rPr>
          <w:lang w:val="en-GB"/>
        </w:rPr>
        <w:t xml:space="preserve">Each purge valve shall be connected to a purge collector. </w:t>
      </w:r>
    </w:p>
    <w:p w14:paraId="471481C6" w14:textId="77777777" w:rsidR="007C6EB6" w:rsidRPr="00725372" w:rsidRDefault="007C6EB6" w:rsidP="007C6EB6">
      <w:pPr>
        <w:pStyle w:val="SysReq1"/>
        <w:rPr>
          <w:lang w:val="en-GB"/>
        </w:rPr>
      </w:pPr>
      <w:r w:rsidRPr="00725372">
        <w:rPr>
          <w:lang w:val="en-GB"/>
        </w:rPr>
        <w:t>This purge collector shall allow venting, pumping and filling of all the volumes requiring purge.</w:t>
      </w:r>
    </w:p>
    <w:p w14:paraId="17B0A408" w14:textId="77777777" w:rsidR="007C6EB6" w:rsidRPr="00725372" w:rsidRDefault="007C6EB6" w:rsidP="007C6EB6">
      <w:pPr>
        <w:pStyle w:val="SysReq1"/>
        <w:rPr>
          <w:lang w:val="en-GB"/>
        </w:rPr>
      </w:pPr>
      <w:r w:rsidRPr="00725372">
        <w:rPr>
          <w:lang w:val="en-GB"/>
        </w:rPr>
        <w:lastRenderedPageBreak/>
        <w:t>The helium pumped or vented shall be sent to atmosphere outside the buildings.</w:t>
      </w:r>
    </w:p>
    <w:p w14:paraId="4060C4AB" w14:textId="77777777" w:rsidR="007C6EB6" w:rsidRPr="00725372" w:rsidRDefault="007C6EB6" w:rsidP="007C6EB6">
      <w:pPr>
        <w:pStyle w:val="SysReq1"/>
        <w:rPr>
          <w:lang w:val="en-GB"/>
        </w:rPr>
      </w:pPr>
      <w:r w:rsidRPr="00725372">
        <w:rPr>
          <w:lang w:val="en-GB"/>
        </w:rPr>
        <w:t>The purge collector shall have a connection to pure helium supply equipped with a dedicated valve.</w:t>
      </w:r>
    </w:p>
    <w:p w14:paraId="127DC4F3" w14:textId="77777777" w:rsidR="007C6EB6" w:rsidRPr="00725372" w:rsidRDefault="007C6EB6" w:rsidP="007C6EB6">
      <w:pPr>
        <w:pStyle w:val="SysReq1"/>
        <w:rPr>
          <w:rFonts w:ascii="Segoe UI Semibold" w:eastAsia="Times New Roman" w:hAnsi="Segoe UI Semibold"/>
          <w:bCs/>
          <w:color w:val="562873"/>
          <w:sz w:val="24"/>
          <w:szCs w:val="26"/>
          <w:shd w:val="clear" w:color="auto" w:fill="FFFFFF"/>
          <w:lang w:val="en-GB"/>
        </w:rPr>
      </w:pPr>
      <w:r w:rsidRPr="00725372">
        <w:rPr>
          <w:lang w:val="en-GB"/>
        </w:rPr>
        <w:t xml:space="preserve">For the pumping, purging and conditioning of the cryogenic lines and of the cryogenic distribution, necessary purge connections shall exist on the Refrigeration Cold Box. </w:t>
      </w:r>
    </w:p>
    <w:p w14:paraId="15DD938A" w14:textId="66399154" w:rsidR="007C6EB6" w:rsidRPr="00B16EEF" w:rsidRDefault="007C6EB6" w:rsidP="006F2CC8">
      <w:pPr>
        <w:pStyle w:val="SysReq1"/>
        <w:rPr>
          <w:sz w:val="2"/>
          <w:szCs w:val="2"/>
          <w:shd w:val="clear" w:color="auto" w:fill="FFFFFF"/>
        </w:rPr>
      </w:pPr>
      <w:r w:rsidRPr="00725372">
        <w:rPr>
          <w:lang w:val="en-GB"/>
        </w:rPr>
        <w:t xml:space="preserve">Downstream the vacuum barrier, the vacuum jacket interfacing with </w:t>
      </w:r>
      <w:r w:rsidR="002B3D9F">
        <w:rPr>
          <w:lang w:val="en-GB"/>
        </w:rPr>
        <w:t>the QLM</w:t>
      </w:r>
      <w:r w:rsidRPr="00725372">
        <w:rPr>
          <w:lang w:val="en-GB"/>
        </w:rPr>
        <w:t xml:space="preserve"> shall be equipped with a pumping port (DN 160).</w:t>
      </w:r>
    </w:p>
    <w:p w14:paraId="5560AB6C" w14:textId="1D633B8C" w:rsidR="007C6EB6" w:rsidRPr="00725372" w:rsidRDefault="007C6EB6" w:rsidP="00774CBA">
      <w:pPr>
        <w:pStyle w:val="Heading3numbered"/>
      </w:pPr>
      <w:bookmarkStart w:id="3111" w:name="_Ref190799003"/>
      <w:bookmarkStart w:id="3112" w:name="_Toc197425957"/>
      <w:r w:rsidRPr="00725372">
        <w:t>Leak rate requirements</w:t>
      </w:r>
      <w:bookmarkEnd w:id="3111"/>
      <w:bookmarkEnd w:id="3112"/>
    </w:p>
    <w:p w14:paraId="1EC5515D" w14:textId="4153B2AD" w:rsidR="006A4C6B" w:rsidRPr="00D443AB" w:rsidRDefault="006A4C6B" w:rsidP="00D443AB">
      <w:pPr>
        <w:pStyle w:val="SysReq1"/>
      </w:pPr>
      <w:r w:rsidRPr="007B1925">
        <w:t>The Contractor shall establish a helium leak detection and monitoring program in accordance with EN 13185:2001, Clause 6.2 (Leak Detection Methodology)</w:t>
      </w:r>
      <w:r>
        <w:t xml:space="preserve"> or equivalent</w:t>
      </w:r>
      <w:r w:rsidRPr="007B1925">
        <w:t>, including routine leak testing and automated isolation mechanisms.</w:t>
      </w:r>
    </w:p>
    <w:p w14:paraId="6C09A79E" w14:textId="7D95C6D1" w:rsidR="007C6EB6" w:rsidRDefault="00B16EEF" w:rsidP="007C6EB6">
      <w:pPr>
        <w:pStyle w:val="SysReq1"/>
        <w:rPr>
          <w:lang w:val="en-GB"/>
        </w:rPr>
      </w:pPr>
      <w:r w:rsidRPr="005427D7">
        <w:t xml:space="preserve">The </w:t>
      </w:r>
      <w:r w:rsidR="00192660" w:rsidRPr="00CF1FEB">
        <w:t>leak rate</w:t>
      </w:r>
      <w:r w:rsidR="00192660" w:rsidRPr="005427D7">
        <w:t xml:space="preserve"> </w:t>
      </w:r>
      <w:r w:rsidR="00192660">
        <w:t xml:space="preserve">of the </w:t>
      </w:r>
      <w:r w:rsidRPr="005427D7">
        <w:t xml:space="preserve">complete </w:t>
      </w:r>
      <w:r w:rsidR="00192660">
        <w:t>QPLANT (</w:t>
      </w:r>
      <w:r w:rsidRPr="005427D7">
        <w:t>including all interconnecting piping, joints and components operating at maximum operating pressure</w:t>
      </w:r>
      <w:r w:rsidRPr="00CF1FEB">
        <w:t xml:space="preserve"> and ambient temperature</w:t>
      </w:r>
      <w:r w:rsidR="00192660">
        <w:t xml:space="preserve">) </w:t>
      </w:r>
      <w:r w:rsidRPr="00CF1FEB">
        <w:t xml:space="preserve">shall not exceed the values defined in </w:t>
      </w:r>
      <w:r w:rsidRPr="00725372">
        <w:rPr>
          <w:rStyle w:val="AAReferencedChar"/>
        </w:rPr>
        <w:fldChar w:fldCharType="begin"/>
      </w:r>
      <w:r w:rsidRPr="00725372">
        <w:rPr>
          <w:rStyle w:val="AAReferencedChar"/>
        </w:rPr>
        <w:instrText xml:space="preserve"> REF _Ref184046879 \h  \* MERGEFORMAT </w:instrText>
      </w:r>
      <w:r w:rsidRPr="00725372">
        <w:rPr>
          <w:rStyle w:val="AAReferencedChar"/>
        </w:rPr>
      </w:r>
      <w:r w:rsidRPr="00725372">
        <w:rPr>
          <w:rStyle w:val="AAReferencedChar"/>
        </w:rPr>
        <w:fldChar w:fldCharType="separate"/>
      </w:r>
      <w:r w:rsidR="00E67BB8" w:rsidRPr="00E67BB8">
        <w:rPr>
          <w:rStyle w:val="AAReferencedChar"/>
        </w:rPr>
        <w:t>Table 5</w:t>
      </w:r>
      <w:r w:rsidRPr="00725372">
        <w:rPr>
          <w:rStyle w:val="AAReferencedChar"/>
        </w:rPr>
        <w:fldChar w:fldCharType="end"/>
      </w:r>
      <w:r w:rsidRPr="00CF1FEB">
        <w:t>. The system shall be qualified for leak-tightness under operational and standby conditions</w:t>
      </w:r>
      <w:r w:rsidRPr="00B16EEF">
        <w:rPr>
          <w:lang w:val="en-GB"/>
        </w:rPr>
        <w:t>.</w:t>
      </w:r>
    </w:p>
    <w:p w14:paraId="5EA0F4BB" w14:textId="20B1FD69" w:rsidR="00B16EEF" w:rsidRDefault="00B16EEF" w:rsidP="005C5E16">
      <w:pPr>
        <w:pStyle w:val="SysReq1"/>
        <w:numPr>
          <w:ilvl w:val="0"/>
          <w:numId w:val="0"/>
        </w:numPr>
      </w:pPr>
      <w:r>
        <w:t>In the offer, the applicant</w:t>
      </w:r>
      <w:r w:rsidR="005C5E16">
        <w:t xml:space="preserve"> shall</w:t>
      </w:r>
      <w:r>
        <w:t xml:space="preserve"> </w:t>
      </w:r>
      <w:r w:rsidRPr="005C5E16">
        <w:t xml:space="preserve">explicitly </w:t>
      </w:r>
      <w:r w:rsidRPr="00B16EEF">
        <w:t>quantif</w:t>
      </w:r>
      <w:r w:rsidR="005C5E16">
        <w:t>y</w:t>
      </w:r>
      <w:r>
        <w:t xml:space="preserve"> and elaborate:</w:t>
      </w:r>
    </w:p>
    <w:p w14:paraId="6C7E17DD" w14:textId="15AD5801" w:rsidR="00B16EEF" w:rsidRPr="00B16EEF" w:rsidRDefault="00B16EEF" w:rsidP="00A66E84">
      <w:pPr>
        <w:pStyle w:val="SysReq1"/>
        <w:numPr>
          <w:ilvl w:val="0"/>
          <w:numId w:val="51"/>
        </w:numPr>
        <w:spacing w:line="240" w:lineRule="auto"/>
      </w:pPr>
      <w:r w:rsidRPr="008271C2">
        <w:t>Expected global and local leak rates</w:t>
      </w:r>
      <w:r w:rsidRPr="00B16EEF">
        <w:t>, including thresholds for diffusive losses expressed as % loss per year.</w:t>
      </w:r>
      <w:r>
        <w:t xml:space="preserve"> </w:t>
      </w:r>
      <w:r w:rsidRPr="008271C2">
        <w:t>Estimated number and types of valves and fittings contributing to leak paths.</w:t>
      </w:r>
    </w:p>
    <w:p w14:paraId="426960EB" w14:textId="26DA8C82" w:rsidR="00B16EEF" w:rsidRPr="00B16EEF" w:rsidRDefault="00B16EEF" w:rsidP="00A66E84">
      <w:pPr>
        <w:pStyle w:val="SysReq1"/>
        <w:numPr>
          <w:ilvl w:val="0"/>
          <w:numId w:val="51"/>
        </w:numPr>
        <w:spacing w:line="240" w:lineRule="auto"/>
      </w:pPr>
      <w:r>
        <w:t>D</w:t>
      </w:r>
      <w:r w:rsidRPr="00B16EEF">
        <w:t>etailing the type of helium leak detection methods, pressure hold test procedures, vacuum decay or rise time methodologies, and long-term monitoring techniques.</w:t>
      </w:r>
      <w:r>
        <w:t xml:space="preserve"> </w:t>
      </w:r>
      <w:r w:rsidRPr="008271C2">
        <w:t>Acceptance criteria</w:t>
      </w:r>
      <w:r w:rsidRPr="00B16EEF">
        <w:t xml:space="preserve"> for each method and the calibration procedure for leak detection equipment.</w:t>
      </w:r>
    </w:p>
    <w:p w14:paraId="5FB7F208" w14:textId="6749619D" w:rsidR="00B16EEF" w:rsidRDefault="00B16EEF" w:rsidP="00A66E84">
      <w:pPr>
        <w:pStyle w:val="SysReq1"/>
        <w:numPr>
          <w:ilvl w:val="0"/>
          <w:numId w:val="51"/>
        </w:numPr>
        <w:spacing w:line="240" w:lineRule="auto"/>
      </w:pPr>
      <w:r w:rsidRPr="008271C2">
        <w:t>Post-installation and operational phase monitoring strategy</w:t>
      </w:r>
      <w:r w:rsidRPr="00B16EEF">
        <w:t>, if applicable, including thresholds and frequency</w:t>
      </w:r>
    </w:p>
    <w:p w14:paraId="2B3ECE0E" w14:textId="77777777" w:rsidR="00B16EEF" w:rsidRPr="00B16EEF" w:rsidRDefault="00B16EEF" w:rsidP="00B16EEF">
      <w:pPr>
        <w:pStyle w:val="SysReq1"/>
        <w:numPr>
          <w:ilvl w:val="0"/>
          <w:numId w:val="0"/>
        </w:numPr>
        <w:spacing w:line="240" w:lineRule="auto"/>
        <w:ind w:left="2431" w:hanging="1296"/>
      </w:pPr>
    </w:p>
    <w:p w14:paraId="6239092E" w14:textId="77777777" w:rsidR="007C6EB6" w:rsidRPr="00725372" w:rsidRDefault="007C6EB6" w:rsidP="007C6EB6">
      <w:pPr>
        <w:pStyle w:val="SysReq1"/>
        <w:numPr>
          <w:ilvl w:val="0"/>
          <w:numId w:val="0"/>
        </w:numPr>
        <w:ind w:left="1080"/>
        <w:rPr>
          <w:rFonts w:ascii="Segoe UI Semibold" w:eastAsia="Times New Roman" w:hAnsi="Segoe UI Semibold"/>
          <w:bCs/>
          <w:color w:val="562873"/>
          <w:sz w:val="2"/>
          <w:szCs w:val="2"/>
          <w:shd w:val="clear" w:color="auto" w:fill="FFFFFF"/>
          <w:lang w:val="en-GB"/>
        </w:rPr>
      </w:pPr>
    </w:p>
    <w:p w14:paraId="003BE49B" w14:textId="4B833012" w:rsidR="007C6EB6" w:rsidRPr="00725372" w:rsidRDefault="007C6EB6" w:rsidP="008271C2">
      <w:pPr>
        <w:pStyle w:val="Bijschrift"/>
        <w:keepNext/>
      </w:pPr>
      <w:bookmarkStart w:id="3113" w:name="_Ref184046879"/>
      <w:bookmarkStart w:id="3114" w:name="_Toc195865375"/>
      <w:r w:rsidRPr="00725372">
        <w:t xml:space="preserve">Table </w:t>
      </w:r>
      <w:r w:rsidRPr="00725372">
        <w:fldChar w:fldCharType="begin"/>
      </w:r>
      <w:r w:rsidRPr="00725372">
        <w:instrText xml:space="preserve"> SEQ Table \* ARABIC </w:instrText>
      </w:r>
      <w:r w:rsidRPr="00725372">
        <w:fldChar w:fldCharType="separate"/>
      </w:r>
      <w:r w:rsidR="00E67BB8">
        <w:rPr>
          <w:noProof/>
        </w:rPr>
        <w:t>5</w:t>
      </w:r>
      <w:r w:rsidRPr="00725372">
        <w:fldChar w:fldCharType="end"/>
      </w:r>
      <w:bookmarkEnd w:id="3113"/>
      <w:r w:rsidRPr="00725372">
        <w:t xml:space="preserve"> Leakage requirements</w:t>
      </w:r>
      <w:bookmarkEnd w:id="3114"/>
    </w:p>
    <w:tbl>
      <w:tblPr>
        <w:tblW w:w="934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8"/>
        <w:gridCol w:w="1808"/>
        <w:gridCol w:w="1738"/>
      </w:tblGrid>
      <w:tr w:rsidR="00B16EEF" w:rsidRPr="00725372" w14:paraId="58606E0A" w14:textId="487D35A5" w:rsidTr="006F2CC8">
        <w:trPr>
          <w:jc w:val="right"/>
        </w:trPr>
        <w:tc>
          <w:tcPr>
            <w:tcW w:w="5798" w:type="dxa"/>
            <w:shd w:val="clear" w:color="auto" w:fill="EBD9ED" w:themeFill="accent2" w:themeFillTint="33"/>
            <w:vAlign w:val="center"/>
          </w:tcPr>
          <w:p w14:paraId="14BDC11D" w14:textId="26A0C58B" w:rsidR="00B16EEF" w:rsidRPr="00B16EEF" w:rsidRDefault="00B16EEF" w:rsidP="00B16EEF">
            <w:pPr>
              <w:pStyle w:val="AASemiBold"/>
              <w:jc w:val="center"/>
              <w:rPr>
                <w:rFonts w:ascii="Consolas" w:hAnsi="Consolas"/>
                <w:sz w:val="16"/>
                <w:szCs w:val="18"/>
              </w:rPr>
            </w:pPr>
            <w:r w:rsidRPr="00B16EEF">
              <w:rPr>
                <w:rStyle w:val="Zwaar"/>
                <w:rFonts w:ascii="Consolas" w:hAnsi="Consolas"/>
                <w:sz w:val="16"/>
                <w:szCs w:val="18"/>
              </w:rPr>
              <w:t>Type of components</w:t>
            </w:r>
          </w:p>
        </w:tc>
        <w:tc>
          <w:tcPr>
            <w:tcW w:w="1808" w:type="dxa"/>
            <w:shd w:val="clear" w:color="auto" w:fill="EBD9ED" w:themeFill="accent2" w:themeFillTint="33"/>
            <w:vAlign w:val="center"/>
          </w:tcPr>
          <w:p w14:paraId="4EA62EDB" w14:textId="71EA908E" w:rsidR="00B16EEF" w:rsidRPr="00B16EEF" w:rsidRDefault="00B16EEF" w:rsidP="00B16EEF">
            <w:pPr>
              <w:pStyle w:val="AASemiBold"/>
              <w:jc w:val="center"/>
              <w:rPr>
                <w:rFonts w:ascii="Consolas" w:hAnsi="Consolas"/>
                <w:sz w:val="16"/>
                <w:szCs w:val="18"/>
              </w:rPr>
            </w:pPr>
            <w:r w:rsidRPr="00B16EEF">
              <w:rPr>
                <w:rStyle w:val="Zwaar"/>
                <w:rFonts w:ascii="Consolas" w:hAnsi="Consolas"/>
                <w:sz w:val="16"/>
                <w:szCs w:val="18"/>
              </w:rPr>
              <w:t>Maximal leak rates</w:t>
            </w:r>
          </w:p>
        </w:tc>
        <w:tc>
          <w:tcPr>
            <w:tcW w:w="1738" w:type="dxa"/>
            <w:shd w:val="clear" w:color="auto" w:fill="EBD9ED" w:themeFill="accent2" w:themeFillTint="33"/>
            <w:vAlign w:val="center"/>
          </w:tcPr>
          <w:p w14:paraId="067FD4C9" w14:textId="0176C0A1" w:rsidR="00B16EEF" w:rsidRPr="00B16EEF" w:rsidRDefault="00B16EEF" w:rsidP="00B16EEF">
            <w:pPr>
              <w:pStyle w:val="AASemiBold"/>
              <w:jc w:val="center"/>
              <w:rPr>
                <w:rFonts w:ascii="Consolas" w:hAnsi="Consolas"/>
                <w:sz w:val="16"/>
                <w:szCs w:val="18"/>
              </w:rPr>
            </w:pPr>
            <w:r w:rsidRPr="00B16EEF">
              <w:rPr>
                <w:rStyle w:val="Zwaar"/>
                <w:rFonts w:ascii="Consolas" w:hAnsi="Consolas"/>
                <w:sz w:val="16"/>
                <w:szCs w:val="18"/>
              </w:rPr>
              <w:t>Mass flow (g/year)</w:t>
            </w:r>
          </w:p>
        </w:tc>
      </w:tr>
      <w:tr w:rsidR="00B16EEF" w:rsidRPr="00725372" w14:paraId="13584B49" w14:textId="7112CE53" w:rsidTr="006F2CC8">
        <w:trPr>
          <w:jc w:val="right"/>
        </w:trPr>
        <w:tc>
          <w:tcPr>
            <w:tcW w:w="5798" w:type="dxa"/>
            <w:shd w:val="clear" w:color="auto" w:fill="auto"/>
            <w:vAlign w:val="center"/>
          </w:tcPr>
          <w:p w14:paraId="066A69ED" w14:textId="74D86B73"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helium circuits or welding to vacuum</w:t>
            </w:r>
          </w:p>
        </w:tc>
        <w:tc>
          <w:tcPr>
            <w:tcW w:w="1808" w:type="dxa"/>
            <w:shd w:val="clear" w:color="auto" w:fill="auto"/>
            <w:vAlign w:val="center"/>
          </w:tcPr>
          <w:p w14:paraId="3B6E58FA" w14:textId="7C1FE36B"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1×10⁻⁸ mbar·L/s</w:t>
            </w:r>
          </w:p>
        </w:tc>
        <w:tc>
          <w:tcPr>
            <w:tcW w:w="1738" w:type="dxa"/>
            <w:vAlign w:val="center"/>
          </w:tcPr>
          <w:p w14:paraId="798245E7" w14:textId="6E647355"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Zwaar"/>
                <w:rFonts w:ascii="Consolas" w:hAnsi="Consolas"/>
                <w:b w:val="0"/>
                <w:bCs/>
                <w:color w:val="000000" w:themeColor="text1"/>
                <w:sz w:val="16"/>
                <w:szCs w:val="18"/>
              </w:rPr>
              <w:t>0.050 g/year</w:t>
            </w:r>
          </w:p>
        </w:tc>
      </w:tr>
      <w:tr w:rsidR="00B16EEF" w:rsidRPr="00725372" w14:paraId="7264A5FF" w14:textId="15C0A396" w:rsidTr="006F2CC8">
        <w:trPr>
          <w:jc w:val="right"/>
        </w:trPr>
        <w:tc>
          <w:tcPr>
            <w:tcW w:w="5798" w:type="dxa"/>
            <w:shd w:val="clear" w:color="auto" w:fill="auto"/>
            <w:vAlign w:val="center"/>
          </w:tcPr>
          <w:p w14:paraId="3D4CE88A" w14:textId="67B8B153"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helium and oil circuits to the water circuits</w:t>
            </w:r>
          </w:p>
        </w:tc>
        <w:tc>
          <w:tcPr>
            <w:tcW w:w="1808" w:type="dxa"/>
            <w:shd w:val="clear" w:color="auto" w:fill="auto"/>
            <w:vAlign w:val="center"/>
          </w:tcPr>
          <w:p w14:paraId="4A81D8BD" w14:textId="0E8C3894"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1×10⁻⁸ mbar·L/s</w:t>
            </w:r>
          </w:p>
        </w:tc>
        <w:tc>
          <w:tcPr>
            <w:tcW w:w="1738" w:type="dxa"/>
            <w:vAlign w:val="center"/>
          </w:tcPr>
          <w:p w14:paraId="1A505DED" w14:textId="34633413"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Zwaar"/>
                <w:rFonts w:ascii="Consolas" w:hAnsi="Consolas"/>
                <w:b w:val="0"/>
                <w:bCs/>
                <w:color w:val="000000" w:themeColor="text1"/>
                <w:sz w:val="16"/>
                <w:szCs w:val="18"/>
              </w:rPr>
              <w:t>0.050 g/year</w:t>
            </w:r>
          </w:p>
        </w:tc>
      </w:tr>
      <w:tr w:rsidR="00B16EEF" w:rsidRPr="00725372" w14:paraId="0A2475E7" w14:textId="18301BED" w:rsidTr="006F2CC8">
        <w:trPr>
          <w:jc w:val="right"/>
        </w:trPr>
        <w:tc>
          <w:tcPr>
            <w:tcW w:w="5798" w:type="dxa"/>
            <w:shd w:val="clear" w:color="auto" w:fill="auto"/>
            <w:vAlign w:val="center"/>
          </w:tcPr>
          <w:p w14:paraId="1A411197" w14:textId="6B46BA18"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LN2 to helium circuits</w:t>
            </w:r>
          </w:p>
        </w:tc>
        <w:tc>
          <w:tcPr>
            <w:tcW w:w="1808" w:type="dxa"/>
            <w:shd w:val="clear" w:color="auto" w:fill="auto"/>
            <w:vAlign w:val="center"/>
          </w:tcPr>
          <w:p w14:paraId="4D4C7B56" w14:textId="1EC3EFEE"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1×10⁻⁸ mbar·L/s</w:t>
            </w:r>
          </w:p>
        </w:tc>
        <w:tc>
          <w:tcPr>
            <w:tcW w:w="1738" w:type="dxa"/>
            <w:vAlign w:val="center"/>
          </w:tcPr>
          <w:p w14:paraId="08AC09E0" w14:textId="5DD852BA"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Zwaar"/>
                <w:rFonts w:ascii="Consolas" w:hAnsi="Consolas"/>
                <w:b w:val="0"/>
                <w:bCs/>
                <w:color w:val="000000" w:themeColor="text1"/>
                <w:sz w:val="16"/>
                <w:szCs w:val="18"/>
              </w:rPr>
              <w:t>0.050 g/year</w:t>
            </w:r>
          </w:p>
        </w:tc>
      </w:tr>
      <w:tr w:rsidR="00B16EEF" w:rsidRPr="00725372" w14:paraId="3EAFCA93" w14:textId="4B038162" w:rsidTr="006F2CC8">
        <w:trPr>
          <w:jc w:val="right"/>
        </w:trPr>
        <w:tc>
          <w:tcPr>
            <w:tcW w:w="5798" w:type="dxa"/>
            <w:shd w:val="clear" w:color="auto" w:fill="auto"/>
            <w:vAlign w:val="center"/>
          </w:tcPr>
          <w:p w14:paraId="33CBC25C" w14:textId="19D0B601"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the helium guard to sub-atmospheric circuits</w:t>
            </w:r>
          </w:p>
        </w:tc>
        <w:tc>
          <w:tcPr>
            <w:tcW w:w="1808" w:type="dxa"/>
            <w:shd w:val="clear" w:color="auto" w:fill="auto"/>
            <w:vAlign w:val="center"/>
          </w:tcPr>
          <w:p w14:paraId="2AEC1A0A" w14:textId="7CE03E0D"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6087707B" w14:textId="41B96226"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Zwaar"/>
                <w:rFonts w:ascii="Consolas" w:hAnsi="Consolas"/>
                <w:b w:val="0"/>
                <w:bCs/>
                <w:color w:val="000000" w:themeColor="text1"/>
                <w:sz w:val="16"/>
                <w:szCs w:val="18"/>
              </w:rPr>
              <w:t>5.04 g/year</w:t>
            </w:r>
          </w:p>
        </w:tc>
      </w:tr>
      <w:tr w:rsidR="00B16EEF" w:rsidRPr="00725372" w14:paraId="1FB9FA9C" w14:textId="46F2FD65" w:rsidTr="006F2CC8">
        <w:trPr>
          <w:jc w:val="right"/>
        </w:trPr>
        <w:tc>
          <w:tcPr>
            <w:tcW w:w="5798" w:type="dxa"/>
            <w:shd w:val="clear" w:color="auto" w:fill="auto"/>
            <w:vAlign w:val="center"/>
          </w:tcPr>
          <w:p w14:paraId="78FB342D" w14:textId="44F39911"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leakage from helium and oil circuits to atmosphere</w:t>
            </w:r>
          </w:p>
        </w:tc>
        <w:tc>
          <w:tcPr>
            <w:tcW w:w="1808" w:type="dxa"/>
            <w:shd w:val="clear" w:color="auto" w:fill="auto"/>
            <w:vAlign w:val="center"/>
          </w:tcPr>
          <w:p w14:paraId="580DAD30" w14:textId="58D9B2F4"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72EFD5F1" w14:textId="32B32C02"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Zwaar"/>
                <w:rFonts w:ascii="Consolas" w:hAnsi="Consolas"/>
                <w:b w:val="0"/>
                <w:bCs/>
                <w:color w:val="000000" w:themeColor="text1"/>
                <w:sz w:val="16"/>
                <w:szCs w:val="18"/>
              </w:rPr>
              <w:t>5.04 g/year</w:t>
            </w:r>
          </w:p>
        </w:tc>
      </w:tr>
      <w:tr w:rsidR="00B16EEF" w:rsidRPr="00725372" w14:paraId="0080856A" w14:textId="75EF7EFA" w:rsidTr="006F2CC8">
        <w:trPr>
          <w:jc w:val="right"/>
        </w:trPr>
        <w:tc>
          <w:tcPr>
            <w:tcW w:w="5798" w:type="dxa"/>
            <w:shd w:val="clear" w:color="auto" w:fill="auto"/>
            <w:vAlign w:val="center"/>
          </w:tcPr>
          <w:p w14:paraId="3CCFE2ED" w14:textId="4BB1521E"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Total leakage from all heat exchangers of the cold boxes to vacuum vessel</w:t>
            </w:r>
          </w:p>
        </w:tc>
        <w:tc>
          <w:tcPr>
            <w:tcW w:w="1808" w:type="dxa"/>
            <w:shd w:val="clear" w:color="auto" w:fill="auto"/>
            <w:vAlign w:val="center"/>
          </w:tcPr>
          <w:p w14:paraId="0E41770A" w14:textId="07EDADFC"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7FE7238B" w14:textId="44384F93"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Zwaar"/>
                <w:rFonts w:ascii="Consolas" w:hAnsi="Consolas"/>
                <w:b w:val="0"/>
                <w:bCs/>
                <w:color w:val="000000" w:themeColor="text1"/>
                <w:sz w:val="16"/>
                <w:szCs w:val="18"/>
              </w:rPr>
              <w:t>5.04 g/year</w:t>
            </w:r>
          </w:p>
        </w:tc>
      </w:tr>
      <w:tr w:rsidR="00B16EEF" w:rsidRPr="00725372" w14:paraId="417EBCAC" w14:textId="614B8CE5" w:rsidTr="006F2CC8">
        <w:trPr>
          <w:jc w:val="right"/>
        </w:trPr>
        <w:tc>
          <w:tcPr>
            <w:tcW w:w="5798" w:type="dxa"/>
            <w:shd w:val="clear" w:color="auto" w:fill="auto"/>
            <w:vAlign w:val="center"/>
          </w:tcPr>
          <w:p w14:paraId="5D8AF19F" w14:textId="35F3543E"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Total leakage of air into the vacuum vessels</w:t>
            </w:r>
          </w:p>
        </w:tc>
        <w:tc>
          <w:tcPr>
            <w:tcW w:w="1808" w:type="dxa"/>
            <w:shd w:val="clear" w:color="auto" w:fill="auto"/>
            <w:vAlign w:val="center"/>
          </w:tcPr>
          <w:p w14:paraId="366450DB" w14:textId="667B0161"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2A6921B5" w14:textId="17F0E120"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Zwaar"/>
                <w:rFonts w:ascii="Consolas" w:hAnsi="Consolas"/>
                <w:b w:val="0"/>
                <w:bCs/>
                <w:color w:val="000000" w:themeColor="text1"/>
                <w:sz w:val="16"/>
                <w:szCs w:val="18"/>
              </w:rPr>
              <w:t>5.04 g/year</w:t>
            </w:r>
          </w:p>
        </w:tc>
      </w:tr>
      <w:tr w:rsidR="00B16EEF" w:rsidRPr="00725372" w14:paraId="1531E80B" w14:textId="1E3EE18A" w:rsidTr="006F2CC8">
        <w:trPr>
          <w:jc w:val="right"/>
        </w:trPr>
        <w:tc>
          <w:tcPr>
            <w:tcW w:w="5798" w:type="dxa"/>
            <w:shd w:val="clear" w:color="auto" w:fill="auto"/>
            <w:vAlign w:val="center"/>
          </w:tcPr>
          <w:p w14:paraId="3618E787" w14:textId="09E28A5D"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Total leakage from helium circuits to vacuum vessels</w:t>
            </w:r>
          </w:p>
        </w:tc>
        <w:tc>
          <w:tcPr>
            <w:tcW w:w="1808" w:type="dxa"/>
            <w:shd w:val="clear" w:color="auto" w:fill="auto"/>
            <w:vAlign w:val="center"/>
          </w:tcPr>
          <w:p w14:paraId="74770619" w14:textId="60BC2CC0"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6D5F3B3B" w14:textId="2E0DB943"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Zwaar"/>
                <w:rFonts w:ascii="Consolas" w:hAnsi="Consolas"/>
                <w:b w:val="0"/>
                <w:bCs/>
                <w:color w:val="000000" w:themeColor="text1"/>
                <w:sz w:val="16"/>
                <w:szCs w:val="18"/>
              </w:rPr>
              <w:t>5.04 g/year</w:t>
            </w:r>
          </w:p>
        </w:tc>
      </w:tr>
      <w:tr w:rsidR="00B16EEF" w:rsidRPr="00725372" w14:paraId="481B61B9" w14:textId="797026F0" w:rsidTr="006F2CC8">
        <w:trPr>
          <w:jc w:val="right"/>
        </w:trPr>
        <w:tc>
          <w:tcPr>
            <w:tcW w:w="5798" w:type="dxa"/>
            <w:shd w:val="clear" w:color="auto" w:fill="auto"/>
            <w:vAlign w:val="center"/>
          </w:tcPr>
          <w:p w14:paraId="369FA452" w14:textId="27491589" w:rsidR="00B16EEF" w:rsidRPr="00B16EEF" w:rsidRDefault="00B16EEF" w:rsidP="00B16EEF">
            <w:pPr>
              <w:spacing w:before="40" w:after="20" w:line="240" w:lineRule="auto"/>
              <w:rPr>
                <w:rFonts w:ascii="Consolas" w:hAnsi="Consolas"/>
                <w:sz w:val="16"/>
                <w:szCs w:val="18"/>
              </w:rPr>
            </w:pPr>
            <w:r w:rsidRPr="00B16EEF">
              <w:rPr>
                <w:rStyle w:val="Zwaar"/>
                <w:rFonts w:ascii="Consolas" w:hAnsi="Consolas"/>
                <w:sz w:val="16"/>
                <w:szCs w:val="18"/>
              </w:rPr>
              <w:t>Max global helium gas losses of the Cryogenic System</w:t>
            </w:r>
            <w:r>
              <w:rPr>
                <w:rStyle w:val="Zwaar"/>
                <w:rFonts w:ascii="Consolas" w:hAnsi="Consolas"/>
                <w:sz w:val="16"/>
                <w:szCs w:val="18"/>
              </w:rPr>
              <w:t xml:space="preserve"> target</w:t>
            </w:r>
          </w:p>
        </w:tc>
        <w:tc>
          <w:tcPr>
            <w:tcW w:w="1808" w:type="dxa"/>
            <w:shd w:val="clear" w:color="auto" w:fill="auto"/>
            <w:vAlign w:val="center"/>
          </w:tcPr>
          <w:p w14:paraId="256FABB7" w14:textId="403A828A"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 Nm³/day</w:t>
            </w:r>
          </w:p>
        </w:tc>
        <w:tc>
          <w:tcPr>
            <w:tcW w:w="1738" w:type="dxa"/>
            <w:vAlign w:val="center"/>
          </w:tcPr>
          <w:p w14:paraId="5E92C397" w14:textId="4BC5D5E0" w:rsidR="00B16EEF" w:rsidRPr="00B16EEF" w:rsidRDefault="00B16EEF" w:rsidP="00B16EEF">
            <w:pPr>
              <w:spacing w:before="40" w:after="20" w:line="240" w:lineRule="auto"/>
              <w:jc w:val="center"/>
              <w:rPr>
                <w:rFonts w:ascii="Consolas" w:hAnsi="Consolas"/>
                <w:b/>
                <w:bCs/>
                <w:color w:val="000000" w:themeColor="text1"/>
                <w:sz w:val="16"/>
                <w:szCs w:val="18"/>
              </w:rPr>
            </w:pPr>
            <w:r w:rsidRPr="00B16EEF">
              <w:rPr>
                <w:rStyle w:val="Zwaar"/>
                <w:rFonts w:ascii="Consolas" w:hAnsi="Consolas"/>
                <w:b w:val="0"/>
                <w:bCs/>
                <w:color w:val="000000" w:themeColor="text1"/>
                <w:sz w:val="16"/>
                <w:szCs w:val="18"/>
              </w:rPr>
              <w:t>65</w:t>
            </w:r>
            <w:r w:rsidR="00D21D39">
              <w:rPr>
                <w:rStyle w:val="Zwaar"/>
                <w:rFonts w:ascii="Consolas" w:hAnsi="Consolas"/>
                <w:b w:val="0"/>
                <w:bCs/>
                <w:color w:val="000000" w:themeColor="text1"/>
                <w:sz w:val="16"/>
                <w:szCs w:val="18"/>
              </w:rPr>
              <w:t>.</w:t>
            </w:r>
            <w:r w:rsidRPr="00B16EEF">
              <w:rPr>
                <w:rStyle w:val="Zwaar"/>
                <w:rFonts w:ascii="Consolas" w:hAnsi="Consolas"/>
                <w:b w:val="0"/>
                <w:bCs/>
                <w:color w:val="000000" w:themeColor="text1"/>
                <w:sz w:val="16"/>
                <w:szCs w:val="18"/>
              </w:rPr>
              <w:t xml:space="preserve">335 </w:t>
            </w:r>
            <w:r w:rsidR="00D21D39">
              <w:rPr>
                <w:rStyle w:val="Zwaar"/>
                <w:rFonts w:ascii="Consolas" w:hAnsi="Consolas"/>
                <w:b w:val="0"/>
                <w:bCs/>
                <w:color w:val="000000" w:themeColor="text1"/>
                <w:sz w:val="16"/>
                <w:szCs w:val="18"/>
              </w:rPr>
              <w:t>k</w:t>
            </w:r>
            <w:r w:rsidRPr="00B16EEF">
              <w:rPr>
                <w:rStyle w:val="Zwaar"/>
                <w:rFonts w:ascii="Consolas" w:hAnsi="Consolas"/>
                <w:b w:val="0"/>
                <w:bCs/>
                <w:color w:val="000000" w:themeColor="text1"/>
                <w:sz w:val="16"/>
                <w:szCs w:val="18"/>
              </w:rPr>
              <w:t xml:space="preserve">g/year </w:t>
            </w:r>
          </w:p>
        </w:tc>
      </w:tr>
      <w:tr w:rsidR="00B16EEF" w:rsidRPr="00725372" w14:paraId="087726F9" w14:textId="3F66622E" w:rsidTr="006F2CC8">
        <w:trPr>
          <w:jc w:val="right"/>
        </w:trPr>
        <w:tc>
          <w:tcPr>
            <w:tcW w:w="9344" w:type="dxa"/>
            <w:gridSpan w:val="3"/>
            <w:shd w:val="clear" w:color="auto" w:fill="auto"/>
            <w:vAlign w:val="center"/>
          </w:tcPr>
          <w:p w14:paraId="55D14EE2" w14:textId="50336C35" w:rsidR="00B16EEF" w:rsidRPr="00B16EEF" w:rsidRDefault="00B16EEF" w:rsidP="00B16EEF">
            <w:pPr>
              <w:spacing w:before="40" w:after="20" w:line="240" w:lineRule="auto"/>
              <w:jc w:val="left"/>
              <w:rPr>
                <w:rFonts w:ascii="Consolas" w:hAnsi="Consolas"/>
                <w:b/>
                <w:bCs/>
                <w:color w:val="000000" w:themeColor="text1"/>
                <w:sz w:val="16"/>
                <w:szCs w:val="18"/>
              </w:rPr>
            </w:pPr>
            <w:r w:rsidRPr="00B16EEF">
              <w:rPr>
                <w:rFonts w:ascii="Consolas" w:hAnsi="Consolas"/>
                <w:b/>
                <w:color w:val="7030A0"/>
                <w:sz w:val="16"/>
                <w:szCs w:val="18"/>
              </w:rPr>
              <w:t>Valves</w:t>
            </w:r>
          </w:p>
        </w:tc>
      </w:tr>
      <w:tr w:rsidR="00B16EEF" w:rsidRPr="00725372" w14:paraId="1D79E415" w14:textId="77777777" w:rsidTr="006F2CC8">
        <w:trPr>
          <w:jc w:val="right"/>
        </w:trPr>
        <w:tc>
          <w:tcPr>
            <w:tcW w:w="5798" w:type="dxa"/>
            <w:shd w:val="clear" w:color="auto" w:fill="auto"/>
            <w:vAlign w:val="center"/>
          </w:tcPr>
          <w:p w14:paraId="39EEB1C0" w14:textId="3AC490A3" w:rsidR="00B16EEF" w:rsidRPr="00B16EEF" w:rsidRDefault="00B16EEF" w:rsidP="00B16EEF">
            <w:pPr>
              <w:pStyle w:val="AASemiBold"/>
              <w:jc w:val="center"/>
              <w:rPr>
                <w:rStyle w:val="Zwaar"/>
                <w:rFonts w:ascii="Consolas" w:hAnsi="Consolas"/>
                <w:sz w:val="16"/>
                <w:szCs w:val="18"/>
              </w:rPr>
            </w:pPr>
            <w:r w:rsidRPr="00B16EEF">
              <w:rPr>
                <w:rStyle w:val="Zwaar"/>
                <w:rFonts w:ascii="Consolas" w:hAnsi="Consolas"/>
                <w:sz w:val="16"/>
                <w:szCs w:val="18"/>
              </w:rPr>
              <w:lastRenderedPageBreak/>
              <w:t>Leak Type</w:t>
            </w:r>
          </w:p>
        </w:tc>
        <w:tc>
          <w:tcPr>
            <w:tcW w:w="1808" w:type="dxa"/>
            <w:shd w:val="clear" w:color="auto" w:fill="auto"/>
            <w:vAlign w:val="center"/>
          </w:tcPr>
          <w:p w14:paraId="1525DDC2" w14:textId="21ED9329" w:rsidR="00B16EEF" w:rsidRPr="00B16EEF" w:rsidRDefault="00B16EEF" w:rsidP="00B16EEF">
            <w:pPr>
              <w:pStyle w:val="AASemiBold"/>
              <w:jc w:val="center"/>
              <w:rPr>
                <w:rStyle w:val="Zwaar"/>
                <w:rFonts w:ascii="Consolas" w:hAnsi="Consolas"/>
                <w:sz w:val="16"/>
                <w:szCs w:val="18"/>
              </w:rPr>
            </w:pPr>
            <w:r w:rsidRPr="00B16EEF">
              <w:rPr>
                <w:rStyle w:val="Zwaar"/>
                <w:rFonts w:ascii="Consolas" w:hAnsi="Consolas"/>
                <w:sz w:val="16"/>
                <w:szCs w:val="18"/>
              </w:rPr>
              <w:t>Leak Rate</w:t>
            </w:r>
          </w:p>
        </w:tc>
        <w:tc>
          <w:tcPr>
            <w:tcW w:w="1738" w:type="dxa"/>
            <w:vAlign w:val="center"/>
          </w:tcPr>
          <w:p w14:paraId="68B90822" w14:textId="32334C7C" w:rsidR="00B16EEF" w:rsidRPr="00B16EEF" w:rsidRDefault="00B16EEF" w:rsidP="00B16EEF">
            <w:pPr>
              <w:pStyle w:val="AASemiBold"/>
              <w:jc w:val="center"/>
              <w:rPr>
                <w:rStyle w:val="Zwaar"/>
                <w:rFonts w:ascii="Consolas" w:hAnsi="Consolas"/>
                <w:sz w:val="16"/>
                <w:szCs w:val="18"/>
              </w:rPr>
            </w:pPr>
            <w:r w:rsidRPr="00B16EEF">
              <w:rPr>
                <w:rStyle w:val="Zwaar"/>
                <w:rFonts w:ascii="Consolas" w:hAnsi="Consolas"/>
                <w:sz w:val="16"/>
                <w:szCs w:val="18"/>
              </w:rPr>
              <w:t>Mass Flow (g/year)</w:t>
            </w:r>
          </w:p>
        </w:tc>
      </w:tr>
      <w:tr w:rsidR="00B16EEF" w:rsidRPr="00725372" w14:paraId="79344E88" w14:textId="77777777" w:rsidTr="006F2CC8">
        <w:trPr>
          <w:jc w:val="right"/>
        </w:trPr>
        <w:tc>
          <w:tcPr>
            <w:tcW w:w="5798" w:type="dxa"/>
            <w:shd w:val="clear" w:color="auto" w:fill="auto"/>
            <w:vAlign w:val="center"/>
          </w:tcPr>
          <w:p w14:paraId="57AF460B" w14:textId="7509FA8C"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 rate through valve seat</w:t>
            </w:r>
          </w:p>
        </w:tc>
        <w:tc>
          <w:tcPr>
            <w:tcW w:w="1808" w:type="dxa"/>
            <w:shd w:val="clear" w:color="auto" w:fill="auto"/>
            <w:vAlign w:val="center"/>
          </w:tcPr>
          <w:p w14:paraId="7A1EF51A" w14:textId="1ADDD455"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1×10⁻⁴ mbar·L/s</w:t>
            </w:r>
          </w:p>
        </w:tc>
        <w:tc>
          <w:tcPr>
            <w:tcW w:w="1738" w:type="dxa"/>
            <w:vAlign w:val="center"/>
          </w:tcPr>
          <w:p w14:paraId="10ADDE42" w14:textId="4B2783F0"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504 g/year</w:t>
            </w:r>
          </w:p>
        </w:tc>
      </w:tr>
      <w:tr w:rsidR="00B16EEF" w:rsidRPr="00725372" w14:paraId="4FA91EBA" w14:textId="77777777" w:rsidTr="006F2CC8">
        <w:trPr>
          <w:jc w:val="right"/>
        </w:trPr>
        <w:tc>
          <w:tcPr>
            <w:tcW w:w="5798" w:type="dxa"/>
            <w:shd w:val="clear" w:color="auto" w:fill="auto"/>
            <w:vAlign w:val="center"/>
          </w:tcPr>
          <w:p w14:paraId="77666968" w14:textId="45FD7DD5"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 rate to atmosphere</w:t>
            </w:r>
          </w:p>
        </w:tc>
        <w:tc>
          <w:tcPr>
            <w:tcW w:w="1808" w:type="dxa"/>
            <w:shd w:val="clear" w:color="auto" w:fill="auto"/>
            <w:vAlign w:val="center"/>
          </w:tcPr>
          <w:p w14:paraId="2EE6B6CA" w14:textId="28D12095"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1×10⁻⁵ mbar·L/s</w:t>
            </w:r>
          </w:p>
        </w:tc>
        <w:tc>
          <w:tcPr>
            <w:tcW w:w="1738" w:type="dxa"/>
            <w:vAlign w:val="center"/>
          </w:tcPr>
          <w:p w14:paraId="63FF2E89" w14:textId="79DBC38D"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5.04 g/year</w:t>
            </w:r>
          </w:p>
        </w:tc>
      </w:tr>
      <w:tr w:rsidR="00B16EEF" w:rsidRPr="00725372" w14:paraId="7AD2E4FE" w14:textId="77777777" w:rsidTr="006F2CC8">
        <w:trPr>
          <w:jc w:val="right"/>
        </w:trPr>
        <w:tc>
          <w:tcPr>
            <w:tcW w:w="5798" w:type="dxa"/>
            <w:shd w:val="clear" w:color="auto" w:fill="auto"/>
            <w:vAlign w:val="center"/>
          </w:tcPr>
          <w:p w14:paraId="2A88266C" w14:textId="7EE9E6BD" w:rsidR="00B16EEF" w:rsidRPr="00B16EEF" w:rsidRDefault="00B16EEF" w:rsidP="00B16EEF">
            <w:pPr>
              <w:spacing w:before="40" w:after="20" w:line="240" w:lineRule="auto"/>
              <w:rPr>
                <w:rFonts w:ascii="Consolas" w:hAnsi="Consolas"/>
                <w:sz w:val="16"/>
                <w:szCs w:val="18"/>
              </w:rPr>
            </w:pPr>
            <w:r w:rsidRPr="00B16EEF">
              <w:rPr>
                <w:rFonts w:ascii="Consolas" w:hAnsi="Consolas"/>
                <w:sz w:val="16"/>
                <w:szCs w:val="18"/>
              </w:rPr>
              <w:t>Individual leak rate to vacuum</w:t>
            </w:r>
          </w:p>
        </w:tc>
        <w:tc>
          <w:tcPr>
            <w:tcW w:w="1808" w:type="dxa"/>
            <w:shd w:val="clear" w:color="auto" w:fill="auto"/>
            <w:vAlign w:val="center"/>
          </w:tcPr>
          <w:p w14:paraId="4436D640" w14:textId="6E45DDDD"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1×10⁻⁸ mbar·L/s</w:t>
            </w:r>
          </w:p>
        </w:tc>
        <w:tc>
          <w:tcPr>
            <w:tcW w:w="1738" w:type="dxa"/>
            <w:vAlign w:val="center"/>
          </w:tcPr>
          <w:p w14:paraId="06C62700" w14:textId="095D5535" w:rsidR="00B16EEF" w:rsidRPr="00B16EEF" w:rsidRDefault="00B16EEF" w:rsidP="00B16EEF">
            <w:pPr>
              <w:spacing w:before="40" w:after="20" w:line="240" w:lineRule="auto"/>
              <w:jc w:val="center"/>
              <w:rPr>
                <w:rFonts w:ascii="Consolas" w:hAnsi="Consolas"/>
                <w:sz w:val="16"/>
                <w:szCs w:val="18"/>
              </w:rPr>
            </w:pPr>
            <w:r w:rsidRPr="00B16EEF">
              <w:rPr>
                <w:rFonts w:ascii="Consolas" w:hAnsi="Consolas"/>
                <w:sz w:val="16"/>
                <w:szCs w:val="18"/>
              </w:rPr>
              <w:t>0.050 g/year</w:t>
            </w:r>
          </w:p>
        </w:tc>
      </w:tr>
    </w:tbl>
    <w:p w14:paraId="097AD818" w14:textId="114953A8" w:rsidR="00535285" w:rsidRDefault="00535285" w:rsidP="00535285">
      <w:pPr>
        <w:pStyle w:val="Heading3numbered"/>
      </w:pPr>
      <w:r>
        <w:t>Helium Recovery and Helium Inventory management</w:t>
      </w:r>
    </w:p>
    <w:p w14:paraId="2A7E3F67" w14:textId="4396C11A" w:rsidR="00981EBE" w:rsidRPr="00491AE4" w:rsidRDefault="00981EBE" w:rsidP="00981EBE">
      <w:pPr>
        <w:pStyle w:val="SysReq1"/>
        <w:ind w:left="1080" w:hanging="1080"/>
      </w:pPr>
      <w:r w:rsidRPr="00491AE4">
        <w:t xml:space="preserve">The Contractor shall </w:t>
      </w:r>
      <w:r w:rsidR="00E474BC">
        <w:t>implement</w:t>
      </w:r>
      <w:r w:rsidRPr="00491AE4">
        <w:t xml:space="preserve"> a comprehensive helium recovery strategy. This strategy shall cover all credible initiation events, including but not limited to Loss of Offsite Power</w:t>
      </w:r>
      <w:r w:rsidR="001D2020">
        <w:t xml:space="preserve"> (</w:t>
      </w:r>
      <w:r w:rsidR="001D2020" w:rsidRPr="00491AE4">
        <w:t>LOOP</w:t>
      </w:r>
      <w:r w:rsidRPr="00491AE4">
        <w:t>), Loss of Vacuum or Instrument Air</w:t>
      </w:r>
      <w:r w:rsidR="001D2020">
        <w:t xml:space="preserve"> (</w:t>
      </w:r>
      <w:r w:rsidR="001D2020" w:rsidRPr="00491AE4">
        <w:t>LOCA/LOIA</w:t>
      </w:r>
      <w:r w:rsidRPr="00491AE4">
        <w:t>), Cooling Circuit Trip, Turbine Trip, QRB Trip, HP Compressor Trip, and PVPS Trip. For each scenario, the Contractor shall identify</w:t>
      </w:r>
      <w:r w:rsidR="0072208F">
        <w:t xml:space="preserve"> at least</w:t>
      </w:r>
      <w:r w:rsidRPr="00491AE4">
        <w:t>:</w:t>
      </w:r>
    </w:p>
    <w:p w14:paraId="48532B82" w14:textId="6C3E52AC" w:rsidR="00981EBE" w:rsidRPr="00491AE4" w:rsidRDefault="00981EBE" w:rsidP="00981EBE">
      <w:pPr>
        <w:pStyle w:val="RequirementBullet"/>
        <w:ind w:left="1800"/>
      </w:pPr>
      <w:r w:rsidRPr="00491AE4">
        <w:t>The operational impact (e.g. compressor trip, loss of containment, or circulation failure),</w:t>
      </w:r>
    </w:p>
    <w:p w14:paraId="39B8F2F1" w14:textId="77777777" w:rsidR="00981EBE" w:rsidRPr="00491AE4" w:rsidRDefault="00981EBE" w:rsidP="00981EBE">
      <w:pPr>
        <w:pStyle w:val="RequirementBullet"/>
        <w:ind w:left="1800"/>
      </w:pPr>
      <w:r w:rsidRPr="00491AE4">
        <w:t>The required recovery mechanisms (e.g., buffer storage activation, valve isolation, overpressure protection),</w:t>
      </w:r>
    </w:p>
    <w:p w14:paraId="074CE3CB" w14:textId="134A1673" w:rsidR="00981EBE" w:rsidRPr="00491AE4" w:rsidRDefault="00981EBE" w:rsidP="00981EBE">
      <w:pPr>
        <w:pStyle w:val="RequirementBullet"/>
        <w:ind w:left="1800"/>
      </w:pPr>
      <w:r w:rsidRPr="00491AE4">
        <w:t>The stepwise action plan to resume normal helium circulation</w:t>
      </w:r>
      <w:r w:rsidR="008A3DA0">
        <w:t xml:space="preserve"> once the initiated event is resolved</w:t>
      </w:r>
      <w:r w:rsidRPr="00491AE4">
        <w:t>, and</w:t>
      </w:r>
    </w:p>
    <w:p w14:paraId="2BCB86DD" w14:textId="77777777" w:rsidR="00981EBE" w:rsidRDefault="00981EBE" w:rsidP="00981EBE">
      <w:pPr>
        <w:pStyle w:val="RequirementBullet"/>
        <w:ind w:left="1800"/>
      </w:pPr>
      <w:commentRangeStart w:id="3115"/>
      <w:r w:rsidRPr="00491AE4">
        <w:t>Compliance with applicable standards (e.g., ISO 21014, API 521, or EN 13445, where relevant).</w:t>
      </w:r>
      <w:commentRangeEnd w:id="3115"/>
      <w:r w:rsidR="00183039">
        <w:rPr>
          <w:rStyle w:val="Verwijzingopmerking"/>
          <w:rFonts w:cs="Times New Roman"/>
          <w:lang w:val="en-GB" w:eastAsia="en-US"/>
        </w:rPr>
        <w:commentReference w:id="3115"/>
      </w:r>
    </w:p>
    <w:p w14:paraId="543C6A4D" w14:textId="77777777" w:rsidR="00BA35A9" w:rsidRPr="00491AE4" w:rsidRDefault="00BA35A9" w:rsidP="00BA35A9">
      <w:pPr>
        <w:pStyle w:val="RequirementBullet"/>
        <w:numPr>
          <w:ilvl w:val="0"/>
          <w:numId w:val="0"/>
        </w:numPr>
        <w:ind w:left="709" w:firstLine="709"/>
      </w:pPr>
      <w:r w:rsidRPr="00491AE4">
        <w:t>The strategy shall be supported by engineering justifications and include timelines, buffer sizing assumptions, and any control system responses required to mitigate helium losses and protect sub-atmospheric components.</w:t>
      </w:r>
    </w:p>
    <w:p w14:paraId="5D38227F" w14:textId="77777777" w:rsidR="00BA35A9" w:rsidRDefault="00BA35A9" w:rsidP="00063B68">
      <w:pPr>
        <w:pStyle w:val="RequirementBullet"/>
        <w:numPr>
          <w:ilvl w:val="0"/>
          <w:numId w:val="0"/>
        </w:numPr>
      </w:pPr>
    </w:p>
    <w:p w14:paraId="6E6F427B" w14:textId="77777777" w:rsidR="00E3437D" w:rsidRDefault="00E3437D" w:rsidP="00E3437D">
      <w:pPr>
        <w:pStyle w:val="RequirementBullet"/>
        <w:numPr>
          <w:ilvl w:val="0"/>
          <w:numId w:val="0"/>
        </w:numPr>
        <w:ind w:left="1800"/>
      </w:pPr>
    </w:p>
    <w:p w14:paraId="2E4E8D64" w14:textId="77777777" w:rsidR="007524EE" w:rsidRPr="00491AE4" w:rsidRDefault="007524EE" w:rsidP="007524EE">
      <w:pPr>
        <w:pStyle w:val="RequirementBullet"/>
        <w:numPr>
          <w:ilvl w:val="0"/>
          <w:numId w:val="0"/>
        </w:numPr>
        <w:ind w:left="360" w:hanging="360"/>
      </w:pPr>
      <w:r>
        <w:t xml:space="preserve">In the offer the Applicant shall present a high level description of the helium recovery strategy including but not limited to a </w:t>
      </w:r>
      <w:r w:rsidRPr="00491AE4">
        <w:t xml:space="preserve">Bill of Materials (BoM) </w:t>
      </w:r>
      <w:r>
        <w:t xml:space="preserve">of </w:t>
      </w:r>
      <w:r w:rsidRPr="00491AE4">
        <w:t>all recovery components, including low-pressure gas balloon storage and/or high-pressure compressor-driven recovery options</w:t>
      </w:r>
      <w:r>
        <w:t xml:space="preserve"> and/or dedicated purification system</w:t>
      </w:r>
      <w:r w:rsidRPr="00491AE4">
        <w:t>.</w:t>
      </w:r>
    </w:p>
    <w:p w14:paraId="37014525" w14:textId="77777777" w:rsidR="007524EE" w:rsidRDefault="007524EE" w:rsidP="00981EBE">
      <w:pPr>
        <w:pStyle w:val="RequirementBullet"/>
        <w:numPr>
          <w:ilvl w:val="0"/>
          <w:numId w:val="0"/>
        </w:numPr>
        <w:ind w:left="2520" w:hanging="360"/>
      </w:pPr>
    </w:p>
    <w:p w14:paraId="69B9C90A" w14:textId="7D41A95A" w:rsidR="00981EBE" w:rsidRPr="00491AE4" w:rsidRDefault="004947EF" w:rsidP="00981EBE">
      <w:pPr>
        <w:pStyle w:val="SysReq1"/>
        <w:ind w:left="1080" w:hanging="1080"/>
        <w:rPr>
          <w:lang w:val="en-GB"/>
        </w:rPr>
      </w:pPr>
      <w:r>
        <w:t xml:space="preserve">The </w:t>
      </w:r>
      <w:r w:rsidRPr="00491AE4">
        <w:t>helium recovery strategy</w:t>
      </w:r>
      <w:r w:rsidRPr="00491AE4">
        <w:rPr>
          <w:lang w:val="en-GB"/>
        </w:rPr>
        <w:t xml:space="preserve"> </w:t>
      </w:r>
      <w:r>
        <w:rPr>
          <w:lang w:val="en-GB"/>
        </w:rPr>
        <w:t xml:space="preserve">shall </w:t>
      </w:r>
      <w:r w:rsidR="006C11A7">
        <w:rPr>
          <w:lang w:val="en-GB"/>
        </w:rPr>
        <w:t xml:space="preserve">cope with </w:t>
      </w:r>
      <w:r>
        <w:rPr>
          <w:lang w:val="en-GB"/>
        </w:rPr>
        <w:t>the following He flow from the users</w:t>
      </w:r>
      <w:r w:rsidR="00981EBE" w:rsidRPr="00491AE4">
        <w:rPr>
          <w:lang w:val="en-GB"/>
        </w:rPr>
        <w:t>:</w:t>
      </w:r>
    </w:p>
    <w:p w14:paraId="17627926" w14:textId="497054D1" w:rsidR="00981EBE" w:rsidRPr="00491AE4" w:rsidRDefault="00981EBE" w:rsidP="00981EBE">
      <w:pPr>
        <w:pStyle w:val="RequirementBullet"/>
        <w:ind w:left="1800"/>
        <w:rPr>
          <w:lang w:val="en-GB"/>
        </w:rPr>
      </w:pPr>
      <w:commentRangeStart w:id="3116"/>
      <w:r w:rsidRPr="00491AE4">
        <w:rPr>
          <w:lang w:val="en-GB"/>
        </w:rPr>
        <w:t>100–200 g/s for full QPLANT shutdown cases</w:t>
      </w:r>
    </w:p>
    <w:p w14:paraId="37CE6B97" w14:textId="77777777" w:rsidR="00981EBE" w:rsidRDefault="00981EBE" w:rsidP="00981EBE">
      <w:pPr>
        <w:pStyle w:val="RequirementBullet"/>
        <w:ind w:left="1800"/>
        <w:rPr>
          <w:lang w:val="en-GB"/>
        </w:rPr>
      </w:pPr>
      <w:r w:rsidRPr="00491AE4">
        <w:rPr>
          <w:lang w:val="en-GB"/>
        </w:rPr>
        <w:t>20–40 g/s for partial operation (thermal shield cooling only)</w:t>
      </w:r>
      <w:commentRangeEnd w:id="3116"/>
      <w:r w:rsidR="006239BD">
        <w:rPr>
          <w:rStyle w:val="Verwijzingopmerking"/>
          <w:rFonts w:cs="Times New Roman"/>
          <w:lang w:val="en-GB" w:eastAsia="en-US"/>
        </w:rPr>
        <w:commentReference w:id="3116"/>
      </w:r>
    </w:p>
    <w:p w14:paraId="05024FF5" w14:textId="77777777" w:rsidR="00981EBE" w:rsidRDefault="00981EBE" w:rsidP="00981EBE">
      <w:pPr>
        <w:pStyle w:val="RequirementBullet"/>
        <w:numPr>
          <w:ilvl w:val="0"/>
          <w:numId w:val="0"/>
        </w:numPr>
        <w:rPr>
          <w:lang w:val="en-GB"/>
        </w:rPr>
      </w:pPr>
    </w:p>
    <w:p w14:paraId="44C22426" w14:textId="7CA341EA" w:rsidR="00981EBE" w:rsidRDefault="00981EBE" w:rsidP="00981EBE">
      <w:pPr>
        <w:pStyle w:val="SysReq1"/>
        <w:ind w:left="1080" w:hanging="1080"/>
        <w:rPr>
          <w:lang w:val="en-GB"/>
        </w:rPr>
      </w:pPr>
      <w:r w:rsidRPr="00491AE4">
        <w:rPr>
          <w:lang w:val="en-GB"/>
        </w:rPr>
        <w:t xml:space="preserve">The Contractor shall ensure that venting of helium to atmosphere </w:t>
      </w:r>
      <w:r w:rsidR="00267F64">
        <w:rPr>
          <w:lang w:val="en-GB"/>
        </w:rPr>
        <w:t xml:space="preserve">is </w:t>
      </w:r>
      <w:proofErr w:type="spellStart"/>
      <w:r w:rsidR="00267F64">
        <w:rPr>
          <w:lang w:val="en-GB"/>
        </w:rPr>
        <w:t>minimized</w:t>
      </w:r>
      <w:proofErr w:type="spellEnd"/>
      <w:r w:rsidR="00267F64">
        <w:rPr>
          <w:lang w:val="en-GB"/>
        </w:rPr>
        <w:t xml:space="preserve"> </w:t>
      </w:r>
      <w:r w:rsidRPr="00491AE4">
        <w:rPr>
          <w:lang w:val="en-GB"/>
        </w:rPr>
        <w:t>under any defined failure or transition scenarios, unless explicitly triggered by the machine protection system (MPS).</w:t>
      </w:r>
    </w:p>
    <w:p w14:paraId="68B3B256" w14:textId="77777777" w:rsidR="00CB6823" w:rsidRDefault="00981EBE" w:rsidP="00981EBE">
      <w:pPr>
        <w:pStyle w:val="SysReq1"/>
        <w:ind w:left="1080" w:hanging="1080"/>
        <w:rPr>
          <w:lang w:val="en-GB"/>
        </w:rPr>
      </w:pPr>
      <w:r w:rsidRPr="00491AE4">
        <w:rPr>
          <w:lang w:val="en-GB"/>
        </w:rPr>
        <w:t>The Contractor shall assume that, in the event of a Loss of Offsite Power (LOOP), the following utilities are available</w:t>
      </w:r>
      <w:ins w:id="3117" w:author="Dorda Ulrich" w:date="2025-04-18T09:17:00Z">
        <w:r w:rsidR="00F22D57">
          <w:rPr>
            <w:lang w:val="en-GB"/>
          </w:rPr>
          <w:t xml:space="preserve"> after a short interruption (few minutes)</w:t>
        </w:r>
      </w:ins>
      <w:r w:rsidRPr="00491AE4">
        <w:rPr>
          <w:lang w:val="en-GB"/>
        </w:rPr>
        <w:t xml:space="preserve">: </w:t>
      </w:r>
    </w:p>
    <w:p w14:paraId="3DB175F1" w14:textId="77777777" w:rsidR="00CB6823" w:rsidRDefault="00981EBE" w:rsidP="00CB6823">
      <w:pPr>
        <w:pStyle w:val="RequirementBullet"/>
        <w:ind w:left="1800"/>
        <w:rPr>
          <w:lang w:val="en-GB"/>
        </w:rPr>
      </w:pPr>
      <w:r w:rsidRPr="00CB6823">
        <w:rPr>
          <w:lang w:val="en-GB"/>
        </w:rPr>
        <w:t xml:space="preserve">350 kW of back-up power supplied by a diesel </w:t>
      </w:r>
      <w:commentRangeStart w:id="3118"/>
      <w:r w:rsidRPr="00CB6823">
        <w:rPr>
          <w:lang w:val="en-GB"/>
        </w:rPr>
        <w:t>generator</w:t>
      </w:r>
      <w:commentRangeEnd w:id="3118"/>
      <w:r w:rsidR="00717139">
        <w:rPr>
          <w:rStyle w:val="Verwijzingopmerking"/>
          <w:rFonts w:cs="Times New Roman"/>
          <w:lang w:val="en-GB" w:eastAsia="en-US"/>
        </w:rPr>
        <w:commentReference w:id="3118"/>
      </w:r>
    </w:p>
    <w:p w14:paraId="118029C7" w14:textId="77777777" w:rsidR="00CB6823" w:rsidRDefault="00981EBE" w:rsidP="00CB6823">
      <w:pPr>
        <w:pStyle w:val="RequirementBullet"/>
        <w:ind w:left="1800"/>
        <w:rPr>
          <w:lang w:val="en-GB"/>
        </w:rPr>
      </w:pPr>
      <w:r w:rsidRPr="00CB6823">
        <w:rPr>
          <w:lang w:val="en-GB"/>
        </w:rPr>
        <w:t>350 kW of cooling</w:t>
      </w:r>
      <w:r w:rsidRPr="00491AE4">
        <w:rPr>
          <w:lang w:val="en-GB"/>
        </w:rPr>
        <w:t xml:space="preserve"> water.</w:t>
      </w:r>
    </w:p>
    <w:p w14:paraId="39D9A701" w14:textId="2C524F87" w:rsidR="00981EBE" w:rsidRDefault="00981EBE" w:rsidP="00CB6823">
      <w:pPr>
        <w:pStyle w:val="RequirementBullet"/>
        <w:ind w:left="1800"/>
        <w:rPr>
          <w:ins w:id="3119" w:author="Bonthuys Gerkotze" w:date="2025-05-09T12:55:00Z"/>
          <w:highlight w:val="yellow"/>
          <w:lang w:val="en-GB"/>
        </w:rPr>
      </w:pPr>
      <w:r w:rsidRPr="00CB6823">
        <w:rPr>
          <w:highlight w:val="yellow"/>
          <w:lang w:val="en-GB"/>
        </w:rPr>
        <w:t>see requirement about pneumatic supply</w:t>
      </w:r>
    </w:p>
    <w:p w14:paraId="20DA43C3" w14:textId="77777777" w:rsidR="00535285" w:rsidRDefault="00535285" w:rsidP="00CB6823">
      <w:pPr>
        <w:pStyle w:val="RequirementBullet"/>
        <w:ind w:left="1800"/>
        <w:rPr>
          <w:highlight w:val="yellow"/>
          <w:lang w:val="en-GB"/>
        </w:rPr>
      </w:pPr>
    </w:p>
    <w:p w14:paraId="710F1E8C" w14:textId="77777777" w:rsidR="00961F30" w:rsidRDefault="00961F30" w:rsidP="00961F30">
      <w:pPr>
        <w:pStyle w:val="RequirementBullet"/>
        <w:numPr>
          <w:ilvl w:val="0"/>
          <w:numId w:val="0"/>
        </w:numPr>
        <w:ind w:left="1800"/>
        <w:rPr>
          <w:ins w:id="3120" w:author="Bonthuys Gerkotze" w:date="2025-05-09T12:58:00Z"/>
          <w:highlight w:val="yellow"/>
          <w:lang w:val="en-GB"/>
        </w:rPr>
      </w:pPr>
    </w:p>
    <w:p w14:paraId="694EBD96" w14:textId="11ABB4DB" w:rsidR="00535285" w:rsidRDefault="00535285" w:rsidP="00EE5517">
      <w:pPr>
        <w:pStyle w:val="12Heading3numbered"/>
        <w:rPr>
          <w:ins w:id="3121" w:author="Bonthuys Gerkotze" w:date="2025-05-09T12:55:00Z"/>
          <w:highlight w:val="yellow"/>
        </w:rPr>
      </w:pPr>
      <w:ins w:id="3122" w:author="Bonthuys Gerkotze" w:date="2025-05-09T12:58:00Z">
        <w:r>
          <w:rPr>
            <w:highlight w:val="yellow"/>
          </w:rPr>
          <w:lastRenderedPageBreak/>
          <w:t>OPTION 4 – Dedicated SSC for helium recovery in case of LOOP</w:t>
        </w:r>
      </w:ins>
    </w:p>
    <w:p w14:paraId="75D623E7" w14:textId="4B5AF00C" w:rsidR="00535285" w:rsidRPr="00EE5517" w:rsidRDefault="00535285" w:rsidP="00535285">
      <w:pPr>
        <w:pStyle w:val="SysReq1"/>
        <w:rPr>
          <w:ins w:id="3123" w:author="Bonthuys Gerkotze" w:date="2025-05-09T12:57:00Z"/>
        </w:rPr>
      </w:pPr>
      <w:ins w:id="3124" w:author="Bonthuys Gerkotze" w:date="2025-05-09T12:55:00Z">
        <w:r w:rsidRPr="00EE5517">
          <w:t>System shall recover and compress helium at a nominal flow range of 3.5–35 g/s.</w:t>
        </w:r>
      </w:ins>
      <w:ins w:id="3125" w:author="Bonthuys Gerkotze" w:date="2025-05-09T12:56:00Z">
        <w:r w:rsidRPr="00EE5517">
          <w:t xml:space="preserve"> </w:t>
        </w:r>
      </w:ins>
      <w:ins w:id="3126" w:author="Bonthuys Gerkotze" w:date="2025-05-09T12:57:00Z">
        <w:r>
          <w:t xml:space="preserve">Measurability via </w:t>
        </w:r>
      </w:ins>
      <w:ins w:id="3127" w:author="Bonthuys Gerkotze" w:date="2025-05-09T12:55:00Z">
        <w:r w:rsidRPr="00535285">
          <w:rPr>
            <w:highlight w:val="yellow"/>
          </w:rPr>
          <w:t>Flow measurement logs; control system feedback loop</w:t>
        </w:r>
      </w:ins>
    </w:p>
    <w:p w14:paraId="1105F5F0" w14:textId="03E0FC5E" w:rsidR="00535285" w:rsidRPr="00535285" w:rsidRDefault="00535285" w:rsidP="00EE5517">
      <w:pPr>
        <w:pStyle w:val="SysReq1"/>
        <w:rPr>
          <w:ins w:id="3128" w:author="Bonthuys Gerkotze" w:date="2025-05-09T12:55:00Z"/>
          <w:highlight w:val="yellow"/>
        </w:rPr>
      </w:pPr>
      <w:ins w:id="3129" w:author="Bonthuys Gerkotze" w:date="2025-05-09T12:55:00Z">
        <w:r w:rsidRPr="00EE5517">
          <w:t>System shall sustain 100 g/s helium recovery for 6 hours under LOOP conditions.</w:t>
        </w:r>
      </w:ins>
      <w:ins w:id="3130" w:author="Bonthuys Gerkotze" w:date="2025-05-09T12:57:00Z">
        <w:r w:rsidRPr="00EE5517">
          <w:t xml:space="preserve"> </w:t>
        </w:r>
      </w:ins>
      <w:ins w:id="3131" w:author="Bonthuys Gerkotze" w:date="2025-05-09T12:55:00Z">
        <w:r w:rsidRPr="00EE5517">
          <w:t>Verification</w:t>
        </w:r>
      </w:ins>
      <w:ins w:id="3132" w:author="Bonthuys Gerkotze" w:date="2025-05-09T12:59:00Z">
        <w:r>
          <w:t xml:space="preserve"> via </w:t>
        </w:r>
      </w:ins>
      <w:ins w:id="3133" w:author="Bonthuys Gerkotze" w:date="2025-05-09T12:55:00Z">
        <w:r w:rsidRPr="00535285">
          <w:rPr>
            <w:highlight w:val="yellow"/>
          </w:rPr>
          <w:t>Simulation + integrated testing; VFD power demand log</w:t>
        </w:r>
      </w:ins>
    </w:p>
    <w:p w14:paraId="68030A7C" w14:textId="58E8744F" w:rsidR="00535285" w:rsidRPr="00EE5517" w:rsidRDefault="00535285" w:rsidP="00EE5517">
      <w:pPr>
        <w:pStyle w:val="SysReq1"/>
        <w:rPr>
          <w:ins w:id="3134" w:author="Bonthuys Gerkotze" w:date="2025-05-09T12:55:00Z"/>
        </w:rPr>
      </w:pPr>
      <w:ins w:id="3135" w:author="Bonthuys Gerkotze" w:date="2025-05-09T12:55:00Z">
        <w:r w:rsidRPr="00EE5517">
          <w:t>Control system and infrastructure shall support upgrade to 2×100 g/s N+1 redundancy.</w:t>
        </w:r>
      </w:ins>
      <w:ins w:id="3136" w:author="Bonthuys Gerkotze" w:date="2025-05-09T12:59:00Z">
        <w:r w:rsidRPr="00EE5517">
          <w:t xml:space="preserve"> </w:t>
        </w:r>
      </w:ins>
      <w:ins w:id="3137" w:author="Bonthuys Gerkotze" w:date="2025-05-09T12:55:00Z">
        <w:r w:rsidRPr="00EE5517">
          <w:t>Verification</w:t>
        </w:r>
      </w:ins>
      <w:ins w:id="3138" w:author="Bonthuys Gerkotze" w:date="2025-05-09T12:59:00Z">
        <w:r w:rsidRPr="00EE5517">
          <w:t xml:space="preserve"> via </w:t>
        </w:r>
      </w:ins>
      <w:ins w:id="3139" w:author="Bonthuys Gerkotze" w:date="2025-05-09T12:55:00Z">
        <w:r w:rsidRPr="00EE5517">
          <w:t>Design documentation, scalability matrix, PLC spare I/O validation</w:t>
        </w:r>
      </w:ins>
    </w:p>
    <w:p w14:paraId="5D1C81E8" w14:textId="77777777" w:rsidR="00535285" w:rsidRPr="00EE5517" w:rsidRDefault="00535285" w:rsidP="00EE5517">
      <w:pPr>
        <w:pStyle w:val="SysReq1"/>
        <w:rPr>
          <w:ins w:id="3140" w:author="Bonthuys Gerkotze" w:date="2025-05-09T13:00:00Z"/>
          <w:rFonts w:cs="Segoe UI Semibold"/>
          <w:lang w:eastAsia="fr-FR"/>
        </w:rPr>
      </w:pPr>
      <w:ins w:id="3141" w:author="Bonthuys Gerkotze" w:date="2025-05-09T12:55:00Z">
        <w:r w:rsidRPr="00EE5517">
          <w:t>Pneumatic backup shall ensure actuation of all critical WCS and QRB valves during a 6-hour LOOP scenario.</w:t>
        </w:r>
      </w:ins>
      <w:ins w:id="3142" w:author="Bonthuys Gerkotze" w:date="2025-05-09T12:59:00Z">
        <w:r w:rsidRPr="00EE5517">
          <w:t xml:space="preserve"> </w:t>
        </w:r>
      </w:ins>
      <w:ins w:id="3143" w:author="Bonthuys Gerkotze" w:date="2025-05-09T12:55:00Z">
        <w:r w:rsidRPr="00EE5517">
          <w:rPr>
            <w:rFonts w:cs="Segoe UI Semibold"/>
            <w:lang w:eastAsia="fr-FR"/>
          </w:rPr>
          <w:t>Verification</w:t>
        </w:r>
      </w:ins>
      <w:ins w:id="3144" w:author="Bonthuys Gerkotze" w:date="2025-05-09T12:59:00Z">
        <w:r w:rsidRPr="00EE5517">
          <w:rPr>
            <w:rFonts w:cs="Segoe UI Semibold"/>
            <w:lang w:eastAsia="fr-FR"/>
          </w:rPr>
          <w:t xml:space="preserve"> via </w:t>
        </w:r>
      </w:ins>
      <w:ins w:id="3145" w:author="Bonthuys Gerkotze" w:date="2025-05-09T12:55:00Z">
        <w:r w:rsidRPr="00EE5517">
          <w:rPr>
            <w:rFonts w:cs="Segoe UI Semibold"/>
            <w:lang w:eastAsia="fr-FR"/>
          </w:rPr>
          <w:t>Endurance test; backup cylinder sizing calculation; pressure decay test</w:t>
        </w:r>
      </w:ins>
      <w:ins w:id="3146" w:author="Bonthuys Gerkotze" w:date="2025-05-09T13:00:00Z">
        <w:r w:rsidRPr="00EE5517">
          <w:rPr>
            <w:rFonts w:cs="Segoe UI Semibold"/>
            <w:lang w:eastAsia="fr-FR"/>
          </w:rPr>
          <w:t xml:space="preserve"> </w:t>
        </w:r>
      </w:ins>
    </w:p>
    <w:p w14:paraId="45150C22" w14:textId="05E0BE60" w:rsidR="00535285" w:rsidRPr="00EE5517" w:rsidRDefault="00535285" w:rsidP="00EE5517">
      <w:pPr>
        <w:pStyle w:val="SysReq1"/>
        <w:rPr>
          <w:ins w:id="3147" w:author="Bonthuys Gerkotze" w:date="2025-05-09T12:55:00Z"/>
        </w:rPr>
      </w:pPr>
      <w:ins w:id="3148" w:author="Bonthuys Gerkotze" w:date="2025-05-09T12:55:00Z">
        <w:r w:rsidRPr="00EE5517">
          <w:rPr>
            <w:lang w:eastAsia="fr-FR"/>
          </w:rPr>
          <w:t>Pressure Safety Valves (PSVs) and Burst Disks (BDs) shall comply with PED and API 520 for 1 bar to 200 bar envelope.</w:t>
        </w:r>
      </w:ins>
      <w:ins w:id="3149" w:author="Bonthuys Gerkotze" w:date="2025-05-09T13:02:00Z">
        <w:r w:rsidR="00826E33">
          <w:rPr>
            <w:lang w:eastAsia="fr-FR"/>
          </w:rPr>
          <w:t xml:space="preserve"> </w:t>
        </w:r>
      </w:ins>
      <w:ins w:id="3150" w:author="Bonthuys Gerkotze" w:date="2025-05-09T12:55:00Z">
        <w:r w:rsidRPr="00EE5517">
          <w:t>Verification</w:t>
        </w:r>
      </w:ins>
      <w:ins w:id="3151" w:author="Bonthuys Gerkotze" w:date="2025-05-09T13:02:00Z">
        <w:r w:rsidR="00826E33">
          <w:t xml:space="preserve"> via </w:t>
        </w:r>
      </w:ins>
      <w:ins w:id="3152" w:author="Bonthuys Gerkotze" w:date="2025-05-09T12:55:00Z">
        <w:r w:rsidRPr="00EE5517">
          <w:t>Inspection certificates; calibration records; system blowdown test</w:t>
        </w:r>
      </w:ins>
    </w:p>
    <w:p w14:paraId="63C86D6A" w14:textId="54E577C5" w:rsidR="00535285" w:rsidRPr="00EE5517" w:rsidRDefault="00535285" w:rsidP="00EE5517">
      <w:pPr>
        <w:pStyle w:val="SysReq1"/>
        <w:rPr>
          <w:ins w:id="3153" w:author="Bonthuys Gerkotze" w:date="2025-05-09T12:55:00Z"/>
        </w:rPr>
      </w:pPr>
      <w:ins w:id="3154" w:author="Bonthuys Gerkotze" w:date="2025-05-09T12:55:00Z">
        <w:r w:rsidRPr="00EE5517">
          <w:t>At least two buffer configurations (e.g., 50 bar balloon + 200 bar sphere) shall be available to decouple flow and ensure non-loss transfer.</w:t>
        </w:r>
      </w:ins>
      <w:ins w:id="3155" w:author="Bonthuys Gerkotze" w:date="2025-05-09T13:02:00Z">
        <w:r w:rsidR="00826E33">
          <w:t xml:space="preserve"> </w:t>
        </w:r>
      </w:ins>
      <w:ins w:id="3156" w:author="Bonthuys Gerkotze" w:date="2025-05-09T12:55:00Z">
        <w:r w:rsidRPr="00EE5517">
          <w:t>Verification</w:t>
        </w:r>
      </w:ins>
      <w:ins w:id="3157" w:author="Bonthuys Gerkotze" w:date="2025-05-09T13:02:00Z">
        <w:r w:rsidR="00826E33">
          <w:t xml:space="preserve"> via</w:t>
        </w:r>
      </w:ins>
      <w:ins w:id="3158" w:author="Bonthuys Gerkotze" w:date="2025-05-09T12:55:00Z">
        <w:r w:rsidRPr="00EE5517">
          <w:t xml:space="preserve"> P&amp;ID confirmation; vessel certification documents</w:t>
        </w:r>
      </w:ins>
    </w:p>
    <w:p w14:paraId="3904EB0A" w14:textId="4D035775" w:rsidR="00535285" w:rsidRPr="00EE5517" w:rsidRDefault="00535285" w:rsidP="00EE5517">
      <w:pPr>
        <w:pStyle w:val="SysReq1"/>
        <w:rPr>
          <w:ins w:id="3159" w:author="Bonthuys Gerkotze" w:date="2025-05-09T12:55:00Z"/>
        </w:rPr>
      </w:pPr>
      <w:ins w:id="3160" w:author="Bonthuys Gerkotze" w:date="2025-05-09T12:55:00Z">
        <w:r w:rsidRPr="00EE5517">
          <w:t>Control architecture shall interface with QPALNT:CS, WCS, and HeR:CS with modular integration (future-proof).</w:t>
        </w:r>
      </w:ins>
      <w:ins w:id="3161" w:author="Bonthuys Gerkotze" w:date="2025-05-09T13:02:00Z">
        <w:r w:rsidR="00826E33">
          <w:t xml:space="preserve"> </w:t>
        </w:r>
      </w:ins>
      <w:ins w:id="3162" w:author="Bonthuys Gerkotze" w:date="2025-05-09T12:55:00Z">
        <w:r w:rsidRPr="00EE5517">
          <w:t>Verification</w:t>
        </w:r>
      </w:ins>
      <w:ins w:id="3163" w:author="Bonthuys Gerkotze" w:date="2025-05-09T13:02:00Z">
        <w:r w:rsidR="00826E33">
          <w:t xml:space="preserve"> via </w:t>
        </w:r>
      </w:ins>
      <w:ins w:id="3164" w:author="Bonthuys Gerkotze" w:date="2025-05-09T12:55:00Z">
        <w:r w:rsidRPr="00EE5517">
          <w:t>I/O mapping; communication protocol tests (</w:t>
        </w:r>
        <w:proofErr w:type="spellStart"/>
        <w:r w:rsidRPr="00EE5517">
          <w:t>Modbus</w:t>
        </w:r>
        <w:proofErr w:type="spellEnd"/>
        <w:r w:rsidRPr="00EE5517">
          <w:t>/TCP or OPC-UA)</w:t>
        </w:r>
      </w:ins>
    </w:p>
    <w:p w14:paraId="2BD9F326" w14:textId="14FC2C65" w:rsidR="00535285" w:rsidRPr="00EE5517" w:rsidRDefault="00535285" w:rsidP="00EE5517">
      <w:pPr>
        <w:pStyle w:val="SysReq1"/>
        <w:rPr>
          <w:ins w:id="3165" w:author="Bonthuys Gerkotze" w:date="2025-05-09T12:55:00Z"/>
        </w:rPr>
      </w:pPr>
      <w:ins w:id="3166" w:author="Bonthuys Gerkotze" w:date="2025-05-09T12:55:00Z">
        <w:r w:rsidRPr="00EE5517">
          <w:t>System shall be handed over with 40-year RCM plan, failure diagnostics, spare parts, and validated commissioning package.</w:t>
        </w:r>
      </w:ins>
      <w:ins w:id="3167" w:author="Bonthuys Gerkotze" w:date="2025-05-09T13:01:00Z">
        <w:r w:rsidRPr="00EE5517">
          <w:t xml:space="preserve"> </w:t>
        </w:r>
      </w:ins>
      <w:ins w:id="3168" w:author="Bonthuys Gerkotze" w:date="2025-05-09T12:55:00Z">
        <w:r w:rsidRPr="00EE5517">
          <w:t>Verification: RCM deliverables; FMECA; maintenance plan; signed handover form</w:t>
        </w:r>
      </w:ins>
    </w:p>
    <w:p w14:paraId="0320C2F9" w14:textId="77777777" w:rsidR="00535285" w:rsidRPr="00CB6823" w:rsidRDefault="00535285" w:rsidP="00961F30">
      <w:pPr>
        <w:pStyle w:val="RequirementBullet"/>
        <w:numPr>
          <w:ilvl w:val="0"/>
          <w:numId w:val="0"/>
        </w:numPr>
        <w:ind w:left="1800"/>
        <w:rPr>
          <w:highlight w:val="yellow"/>
          <w:lang w:val="en-GB"/>
        </w:rPr>
      </w:pPr>
    </w:p>
    <w:p w14:paraId="6339A481" w14:textId="2FCAF2E9" w:rsidR="00981EBE" w:rsidRPr="00717139" w:rsidRDefault="00981EBE" w:rsidP="00717139">
      <w:pPr>
        <w:pStyle w:val="SysReq1"/>
        <w:ind w:left="1080" w:hanging="1080"/>
        <w:rPr>
          <w:highlight w:val="yellow"/>
          <w:lang w:val="en-GB"/>
        </w:rPr>
      </w:pPr>
      <w:r w:rsidRPr="006232DE">
        <w:rPr>
          <w:highlight w:val="yellow"/>
          <w:lang w:val="en-GB"/>
        </w:rPr>
        <w:t>The Contractor shall integrate the recovery system with the QPLANT process systems.</w:t>
      </w:r>
    </w:p>
    <w:p w14:paraId="3568CC12" w14:textId="77777777" w:rsidR="00981EBE" w:rsidRPr="00491AE4" w:rsidRDefault="00981EBE" w:rsidP="00981EBE">
      <w:pPr>
        <w:pStyle w:val="SysReq1"/>
        <w:ind w:left="1080" w:hanging="1080"/>
        <w:rPr>
          <w:highlight w:val="yellow"/>
          <w:lang w:val="en-GB"/>
        </w:rPr>
      </w:pPr>
      <w:commentRangeStart w:id="3169"/>
      <w:r w:rsidRPr="00491AE4">
        <w:rPr>
          <w:highlight w:val="yellow"/>
          <w:lang w:val="en-GB"/>
        </w:rPr>
        <w:t>The Contractor shall design the system with flexibility to enable implementation of either balloon</w:t>
      </w:r>
      <w:r>
        <w:rPr>
          <w:highlight w:val="yellow"/>
          <w:lang w:val="en-GB"/>
        </w:rPr>
        <w:t xml:space="preserve"> (including purification and dedicated compression and/or dedicated storage)</w:t>
      </w:r>
      <w:r w:rsidRPr="00491AE4">
        <w:rPr>
          <w:highlight w:val="yellow"/>
          <w:lang w:val="en-GB"/>
        </w:rPr>
        <w:t xml:space="preserve"> or compressor-based</w:t>
      </w:r>
      <w:r>
        <w:rPr>
          <w:highlight w:val="yellow"/>
          <w:lang w:val="en-GB"/>
        </w:rPr>
        <w:t xml:space="preserve"> (existing QPLANT infrastructure)</w:t>
      </w:r>
      <w:r w:rsidRPr="00491AE4">
        <w:rPr>
          <w:highlight w:val="yellow"/>
          <w:lang w:val="en-GB"/>
        </w:rPr>
        <w:t xml:space="preserve"> recovery, as per final AFA decision.</w:t>
      </w:r>
    </w:p>
    <w:p w14:paraId="106994E6" w14:textId="77777777" w:rsidR="00981EBE" w:rsidRPr="00491AE4" w:rsidRDefault="00981EBE" w:rsidP="00981EBE">
      <w:pPr>
        <w:pStyle w:val="RequirementBullet"/>
        <w:ind w:left="1800"/>
        <w:rPr>
          <w:lang w:val="en-GB"/>
        </w:rPr>
      </w:pPr>
      <w:r w:rsidRPr="00491AE4">
        <w:rPr>
          <w:highlight w:val="yellow"/>
          <w:lang w:val="en-GB"/>
        </w:rPr>
        <w:t>The final design shall be subject to Client review and approval prior to implementation</w:t>
      </w:r>
      <w:commentRangeEnd w:id="3169"/>
      <w:r w:rsidR="00B6666A">
        <w:rPr>
          <w:rStyle w:val="Verwijzingopmerking"/>
          <w:rFonts w:cs="Times New Roman"/>
          <w:lang w:val="en-GB" w:eastAsia="en-US"/>
        </w:rPr>
        <w:commentReference w:id="3169"/>
      </w:r>
      <w:r w:rsidRPr="00491AE4">
        <w:rPr>
          <w:lang w:val="en-GB"/>
        </w:rPr>
        <w:t>.</w:t>
      </w:r>
    </w:p>
    <w:p w14:paraId="3D820489" w14:textId="2B9326A7" w:rsidR="00981EBE" w:rsidRPr="00491AE4" w:rsidRDefault="00981EBE" w:rsidP="00981EBE">
      <w:pPr>
        <w:pStyle w:val="SysReq1"/>
        <w:ind w:left="1080" w:hanging="1080"/>
        <w:rPr>
          <w:lang w:val="en-GB"/>
        </w:rPr>
      </w:pPr>
      <w:r w:rsidRPr="00491AE4">
        <w:rPr>
          <w:lang w:val="en-GB"/>
        </w:rPr>
        <w:t xml:space="preserve">If a Recovery Balloon is </w:t>
      </w:r>
      <w:r w:rsidR="008731F1">
        <w:rPr>
          <w:lang w:val="en-GB"/>
        </w:rPr>
        <w:t>used</w:t>
      </w:r>
      <w:r w:rsidR="009E254C">
        <w:rPr>
          <w:lang w:val="en-GB"/>
        </w:rPr>
        <w:t xml:space="preserve"> as part of the strategy</w:t>
      </w:r>
      <w:r w:rsidRPr="00491AE4">
        <w:rPr>
          <w:lang w:val="en-GB"/>
        </w:rPr>
        <w:t>, its maximum capacity shall be limited to 200 m³ at ambient pressure, consistent with physical constraints of ~10 m × 10 m × 2 m, as referenced in AD1.</w:t>
      </w:r>
    </w:p>
    <w:p w14:paraId="31E61F22" w14:textId="676B0241" w:rsidR="00981EBE" w:rsidRPr="00491AE4" w:rsidRDefault="00981EBE" w:rsidP="00981EBE">
      <w:pPr>
        <w:pStyle w:val="SysReq1"/>
        <w:ind w:left="1080" w:hanging="1080"/>
        <w:rPr>
          <w:lang w:val="en-GB"/>
        </w:rPr>
      </w:pPr>
      <w:r w:rsidRPr="00491AE4">
        <w:rPr>
          <w:lang w:val="en-GB"/>
        </w:rPr>
        <w:t>In case of balloon use an oil-based air lock shall be installed</w:t>
      </w:r>
      <w:r w:rsidR="00074A20" w:rsidRPr="00491AE4">
        <w:rPr>
          <w:lang w:val="en-GB"/>
        </w:rPr>
        <w:t xml:space="preserve">, </w:t>
      </w:r>
      <w:r w:rsidRPr="00491AE4">
        <w:rPr>
          <w:lang w:val="en-GB"/>
        </w:rPr>
        <w:t>preventing ambient air ingress at sub-atmospheric pressures (max differential pressure: 1100 mbar).</w:t>
      </w:r>
    </w:p>
    <w:p w14:paraId="6445218F" w14:textId="77777777" w:rsidR="00981EBE" w:rsidRPr="00491AE4" w:rsidRDefault="00981EBE" w:rsidP="00981EBE">
      <w:pPr>
        <w:pStyle w:val="SysReq1"/>
        <w:ind w:left="1080" w:hanging="1080"/>
        <w:rPr>
          <w:lang w:val="en-GB"/>
        </w:rPr>
      </w:pPr>
      <w:commentRangeStart w:id="3170"/>
      <w:r w:rsidRPr="00491AE4">
        <w:rPr>
          <w:lang w:val="en-GB"/>
        </w:rPr>
        <w:t>The passive venting mechanism shall comply with EN 13648 and ISO 21013 standards.</w:t>
      </w:r>
      <w:commentRangeEnd w:id="3170"/>
      <w:r w:rsidR="00DA5CDD">
        <w:rPr>
          <w:rStyle w:val="Verwijzingopmerking"/>
          <w:lang w:val="en-GB"/>
        </w:rPr>
        <w:commentReference w:id="3170"/>
      </w:r>
    </w:p>
    <w:p w14:paraId="7557F69B" w14:textId="77777777" w:rsidR="00721DF9" w:rsidRDefault="00721DF9" w:rsidP="00721DF9">
      <w:pPr>
        <w:pStyle w:val="SysReq1"/>
        <w:ind w:left="1080" w:hanging="1080"/>
        <w:rPr>
          <w:lang w:val="en-GB"/>
        </w:rPr>
      </w:pPr>
      <w:r>
        <w:rPr>
          <w:lang w:val="en-GB"/>
        </w:rPr>
        <w:t>The Contractor shall perform a reliability analysis including e.g. failure to start.</w:t>
      </w:r>
    </w:p>
    <w:p w14:paraId="4868F1A6" w14:textId="49BFBFDE" w:rsidR="008261B1" w:rsidRDefault="00981EBE" w:rsidP="00981EBE">
      <w:pPr>
        <w:pStyle w:val="SysReq1"/>
        <w:ind w:left="1080" w:hanging="1080"/>
        <w:rPr>
          <w:lang w:val="en-GB"/>
        </w:rPr>
      </w:pPr>
      <w:r w:rsidRPr="00491AE4">
        <w:rPr>
          <w:lang w:val="en-GB"/>
        </w:rPr>
        <w:lastRenderedPageBreak/>
        <w:t xml:space="preserve">The </w:t>
      </w:r>
      <w:r w:rsidR="008C63D2">
        <w:rPr>
          <w:lang w:val="en-GB"/>
        </w:rPr>
        <w:t xml:space="preserve">He recovery </w:t>
      </w:r>
      <w:r w:rsidRPr="00491AE4">
        <w:rPr>
          <w:lang w:val="en-GB"/>
        </w:rPr>
        <w:t>system shall support lifecycle monitoring per RCM principles, including Preventive Functional Diagnostics (PFD) bi-annually</w:t>
      </w:r>
      <w:r w:rsidR="008261B1">
        <w:rPr>
          <w:lang w:val="en-GB"/>
        </w:rPr>
        <w:t>.</w:t>
      </w:r>
      <w:r>
        <w:rPr>
          <w:lang w:val="en-GB"/>
        </w:rPr>
        <w:t xml:space="preserve"> </w:t>
      </w:r>
    </w:p>
    <w:p w14:paraId="49E4BA12" w14:textId="330E6FC1" w:rsidR="00981EBE" w:rsidRPr="00491AE4" w:rsidRDefault="00AE0AE7" w:rsidP="00981EBE">
      <w:pPr>
        <w:pStyle w:val="SysReq1"/>
        <w:numPr>
          <w:ilvl w:val="0"/>
          <w:numId w:val="0"/>
        </w:numPr>
        <w:rPr>
          <w:lang w:val="en-GB"/>
        </w:rPr>
      </w:pPr>
      <w:r>
        <w:rPr>
          <w:lang w:val="en-GB"/>
        </w:rPr>
        <w:t>In the offer, t</w:t>
      </w:r>
      <w:r w:rsidR="00981EBE">
        <w:rPr>
          <w:lang w:val="en-GB"/>
        </w:rPr>
        <w:t xml:space="preserve">he </w:t>
      </w:r>
      <w:r w:rsidR="004645B2">
        <w:rPr>
          <w:lang w:val="en-GB"/>
        </w:rPr>
        <w:t>A</w:t>
      </w:r>
      <w:r w:rsidR="00981EBE">
        <w:rPr>
          <w:lang w:val="en-GB"/>
        </w:rPr>
        <w:t xml:space="preserve">pplicant shall provide RCM details as per </w:t>
      </w:r>
      <w:r w:rsidR="00981EBE" w:rsidRPr="00491AE4">
        <w:rPr>
          <w:lang w:val="en-GB"/>
        </w:rPr>
        <w:t>MTBF vs Replacement vs Spares</w:t>
      </w:r>
      <w:r w:rsidR="008839E5">
        <w:rPr>
          <w:lang w:val="en-GB"/>
        </w:rPr>
        <w:t>.</w:t>
      </w:r>
      <w:r w:rsidR="00981EBE">
        <w:rPr>
          <w:lang w:val="en-GB"/>
        </w:rPr>
        <w:br/>
      </w:r>
    </w:p>
    <w:p w14:paraId="029345A3" w14:textId="77777777" w:rsidR="00981EBE" w:rsidRPr="00491AE4" w:rsidRDefault="00981EBE" w:rsidP="00981EBE">
      <w:pPr>
        <w:pStyle w:val="SysReq1"/>
        <w:ind w:left="1080" w:hanging="1080"/>
      </w:pPr>
      <w:commentRangeStart w:id="3171"/>
      <w:r w:rsidRPr="00491AE4">
        <w:t>In the event of a Loss of Offsite Power (LOOP), the Contractor shall provide a dedicated pneumatic backup system to ensure full support of helium recovery operations requiring pneumatic actuation. The system shall satisfy the following minimum requirements:</w:t>
      </w:r>
    </w:p>
    <w:p w14:paraId="66E33356" w14:textId="77777777" w:rsidR="00981EBE" w:rsidRPr="00491AE4" w:rsidRDefault="00981EBE" w:rsidP="00981EBE">
      <w:pPr>
        <w:pStyle w:val="RequirementBullet"/>
        <w:ind w:left="1800"/>
      </w:pPr>
      <w:r w:rsidRPr="00491AE4">
        <w:t>The system shall consist of two compressed gas cylinders (Instrument Air or Nitrogen), equipped with an automated switchover manifold to ensure redundancy and continuous supply.</w:t>
      </w:r>
    </w:p>
    <w:p w14:paraId="35356221" w14:textId="77777777" w:rsidR="00981EBE" w:rsidRPr="00491AE4" w:rsidRDefault="00981EBE" w:rsidP="00981EBE">
      <w:pPr>
        <w:pStyle w:val="RequirementBullet"/>
        <w:ind w:left="1800"/>
      </w:pPr>
      <w:r w:rsidRPr="00491AE4">
        <w:t>The pneumatic supply system shall have a minimum autonomy of 2 hours under full helium recovery load conditions</w:t>
      </w:r>
    </w:p>
    <w:p w14:paraId="5C026E71" w14:textId="77777777" w:rsidR="00981EBE" w:rsidRPr="00491AE4" w:rsidRDefault="00981EBE" w:rsidP="00981EBE">
      <w:pPr>
        <w:pStyle w:val="RequirementBullet"/>
        <w:ind w:left="1800"/>
      </w:pPr>
      <w:r w:rsidRPr="00491AE4">
        <w:t>The switchover and regulation shall be fully automatic, without requiring manual intervention during the LOOP event.</w:t>
      </w:r>
    </w:p>
    <w:p w14:paraId="6453D8D0" w14:textId="77777777" w:rsidR="00981EBE" w:rsidRDefault="00981EBE" w:rsidP="00981EBE">
      <w:pPr>
        <w:pStyle w:val="RequirementBullet"/>
        <w:ind w:left="1800"/>
      </w:pPr>
      <w:r w:rsidRPr="00491AE4">
        <w:t>The initial valve actuation (Fail-Closed or Fail-Open) shall be powered by the Instrument Air and Receiver System supplied by SCK CEN. However, this does not constitute a continuous supply obligation during LOOP.</w:t>
      </w:r>
    </w:p>
    <w:p w14:paraId="7FB195C0" w14:textId="77777777" w:rsidR="00981EBE" w:rsidRPr="00491AE4" w:rsidRDefault="00981EBE" w:rsidP="00981EBE">
      <w:pPr>
        <w:pStyle w:val="RequirementBullet"/>
      </w:pPr>
      <w:r w:rsidRPr="00491AE4">
        <w:rPr>
          <w:b/>
          <w:bCs/>
        </w:rPr>
        <w:t>Note:</w:t>
      </w:r>
      <w:r w:rsidRPr="00491AE4">
        <w:t xml:space="preserve"> This requirement supersedes any prior assumptions regarding continuous instrument air supply during LOOP. The Contractor shall design the pneumatic backup to be self-sufficient and operationally integrated within the helium recovery logic</w:t>
      </w:r>
    </w:p>
    <w:p w14:paraId="5ACAE00F" w14:textId="77777777" w:rsidR="00981EBE" w:rsidRPr="00491AE4" w:rsidRDefault="00981EBE" w:rsidP="00981EBE">
      <w:pPr>
        <w:pStyle w:val="RequirementBullet"/>
        <w:ind w:left="1800"/>
      </w:pPr>
      <w:r w:rsidRPr="00491AE4">
        <w:t>The Contractor shall be responsible for supplying and integrating any additional pneumatic backup capacity necessary to maintain helium recovery functionality during the LOOP event.</w:t>
      </w:r>
    </w:p>
    <w:p w14:paraId="34027C49" w14:textId="77777777" w:rsidR="00981EBE" w:rsidRPr="00491AE4" w:rsidRDefault="00981EBE" w:rsidP="00981EBE">
      <w:pPr>
        <w:pStyle w:val="RequirementBullet"/>
        <w:ind w:left="1800"/>
      </w:pPr>
      <w:r w:rsidRPr="00491AE4">
        <w:t>The pneumatic backup system shall be provided with:</w:t>
      </w:r>
    </w:p>
    <w:p w14:paraId="5E66D861" w14:textId="77777777" w:rsidR="00981EBE" w:rsidRPr="00491AE4" w:rsidRDefault="00981EBE" w:rsidP="00A66E84">
      <w:pPr>
        <w:pStyle w:val="RequirementBullet"/>
        <w:numPr>
          <w:ilvl w:val="1"/>
          <w:numId w:val="12"/>
        </w:numPr>
      </w:pPr>
      <w:r w:rsidRPr="00491AE4">
        <w:t>Local and remote pressure monitoring,</w:t>
      </w:r>
    </w:p>
    <w:p w14:paraId="2A87F59B" w14:textId="77777777" w:rsidR="00981EBE" w:rsidRPr="00491AE4" w:rsidRDefault="00981EBE" w:rsidP="00A66E84">
      <w:pPr>
        <w:pStyle w:val="RequirementBullet"/>
        <w:numPr>
          <w:ilvl w:val="1"/>
          <w:numId w:val="12"/>
        </w:numPr>
      </w:pPr>
      <w:r w:rsidRPr="00491AE4">
        <w:t>Alarm outputs to the control system for pressure loss or cylinder depletion,</w:t>
      </w:r>
    </w:p>
    <w:p w14:paraId="3CE5F228" w14:textId="77777777" w:rsidR="00981EBE" w:rsidRPr="00491AE4" w:rsidRDefault="00981EBE" w:rsidP="00A66E84">
      <w:pPr>
        <w:pStyle w:val="RequirementBullet"/>
        <w:numPr>
          <w:ilvl w:val="1"/>
          <w:numId w:val="12"/>
        </w:numPr>
      </w:pPr>
      <w:r w:rsidRPr="00491AE4">
        <w:t>Safety relief measures and isolation valves for safe maintenance.</w:t>
      </w:r>
      <w:commentRangeEnd w:id="3171"/>
      <w:r w:rsidR="00703F96">
        <w:rPr>
          <w:rStyle w:val="Verwijzingopmerking"/>
          <w:rFonts w:cs="Times New Roman"/>
          <w:lang w:val="en-GB" w:eastAsia="en-US"/>
        </w:rPr>
        <w:commentReference w:id="3171"/>
      </w:r>
    </w:p>
    <w:p w14:paraId="5C87C0DF" w14:textId="77777777" w:rsidR="00981EBE" w:rsidRPr="00491AE4" w:rsidRDefault="00981EBE" w:rsidP="00981EBE">
      <w:pPr>
        <w:pStyle w:val="SysReq1"/>
        <w:ind w:left="1080" w:hanging="1080"/>
      </w:pPr>
      <w:r w:rsidRPr="00491AE4">
        <w:t>The pneumatic backup system be commissioned and functionally tested under simulated LOOP conditions to verify switching, autonomy, and integration with the helium recovery sequence.</w:t>
      </w:r>
    </w:p>
    <w:p w14:paraId="4D190A16" w14:textId="77777777" w:rsidR="00981EBE" w:rsidRPr="00981EBE" w:rsidRDefault="00981EBE" w:rsidP="00404E46"/>
    <w:p w14:paraId="6A7AD82F" w14:textId="7DDE0CAE" w:rsidR="007C6EB6" w:rsidRPr="00725372" w:rsidRDefault="007C6EB6" w:rsidP="00774CBA">
      <w:pPr>
        <w:pStyle w:val="Heading3numbered"/>
      </w:pPr>
      <w:bookmarkStart w:id="3172" w:name="_Toc197425958"/>
      <w:r w:rsidRPr="00725372">
        <w:t>Instrumentation requirements</w:t>
      </w:r>
      <w:bookmarkEnd w:id="3172"/>
    </w:p>
    <w:p w14:paraId="5A38797C" w14:textId="48AB88BF" w:rsidR="007C6EB6" w:rsidRPr="00725372" w:rsidRDefault="007C6EB6" w:rsidP="007C6EB6">
      <w:pPr>
        <w:pStyle w:val="SysReq1"/>
        <w:rPr>
          <w:lang w:val="en-GB"/>
        </w:rPr>
      </w:pPr>
      <w:r w:rsidRPr="00725372">
        <w:rPr>
          <w:lang w:val="en-GB"/>
        </w:rPr>
        <w:t xml:space="preserve">The </w:t>
      </w:r>
      <w:r w:rsidR="00A156C9">
        <w:rPr>
          <w:lang w:val="en-GB"/>
        </w:rPr>
        <w:t>QPLANT</w:t>
      </w:r>
      <w:r w:rsidRPr="00725372">
        <w:rPr>
          <w:lang w:val="en-GB"/>
        </w:rPr>
        <w:t xml:space="preserve"> shall be sufficiently instrumented to allow automatic control of its proper functions and to allow a safe operation.</w:t>
      </w:r>
    </w:p>
    <w:p w14:paraId="59D999AE" w14:textId="77777777" w:rsidR="007C6EB6" w:rsidRPr="00725372" w:rsidRDefault="007C6EB6" w:rsidP="007C6EB6">
      <w:pPr>
        <w:pStyle w:val="SysReq1"/>
        <w:rPr>
          <w:lang w:val="en-GB"/>
        </w:rPr>
      </w:pPr>
      <w:commentRangeStart w:id="3173"/>
      <w:r w:rsidRPr="00725372">
        <w:rPr>
          <w:lang w:val="en-GB"/>
        </w:rPr>
        <w:t>The number, type, accuracy, and positioning of the sensors shall be chosen in a way to Control the components performances and to verify the required performance values during acceptance tests.</w:t>
      </w:r>
      <w:commentRangeEnd w:id="3173"/>
      <w:r w:rsidR="00C849AC">
        <w:rPr>
          <w:rStyle w:val="Verwijzingopmerking"/>
          <w:lang w:val="en-GB"/>
        </w:rPr>
        <w:commentReference w:id="3173"/>
      </w:r>
    </w:p>
    <w:p w14:paraId="7F2CEEC9" w14:textId="77777777" w:rsidR="007C6EB6" w:rsidRPr="00725372" w:rsidRDefault="007C6EB6" w:rsidP="007C6EB6">
      <w:pPr>
        <w:pStyle w:val="SysReq1"/>
        <w:rPr>
          <w:lang w:val="en-GB"/>
        </w:rPr>
      </w:pPr>
      <w:commentRangeStart w:id="3174"/>
      <w:r w:rsidRPr="00725372">
        <w:rPr>
          <w:lang w:val="en-GB"/>
        </w:rPr>
        <w:t xml:space="preserve">The </w:t>
      </w:r>
      <w:proofErr w:type="spellStart"/>
      <w:r w:rsidRPr="00725372">
        <w:rPr>
          <w:lang w:val="en-GB"/>
        </w:rPr>
        <w:t>Contactor</w:t>
      </w:r>
      <w:proofErr w:type="spellEnd"/>
      <w:r w:rsidRPr="00725372">
        <w:rPr>
          <w:lang w:val="en-GB"/>
        </w:rPr>
        <w:t xml:space="preserve"> shall prove that all measuring instruments are suitable for their purpose using appropriate references.</w:t>
      </w:r>
      <w:commentRangeEnd w:id="3174"/>
      <w:r w:rsidR="004D1B83">
        <w:rPr>
          <w:rStyle w:val="Verwijzingopmerking"/>
          <w:lang w:val="en-GB"/>
        </w:rPr>
        <w:commentReference w:id="3174"/>
      </w:r>
    </w:p>
    <w:p w14:paraId="37438BCB" w14:textId="0FE59707" w:rsidR="007C6EB6" w:rsidRPr="00725372" w:rsidRDefault="007C6EB6" w:rsidP="007C6EB6">
      <w:pPr>
        <w:pStyle w:val="SysReq1"/>
        <w:rPr>
          <w:lang w:val="en-GB"/>
        </w:rPr>
      </w:pPr>
      <w:commentRangeStart w:id="3175"/>
      <w:r w:rsidRPr="00725372">
        <w:rPr>
          <w:lang w:val="en-GB"/>
        </w:rPr>
        <w:t xml:space="preserve">Location and measurement ranges shall be defined by the </w:t>
      </w:r>
      <w:r w:rsidR="00CB1438">
        <w:rPr>
          <w:lang w:val="en-GB"/>
        </w:rPr>
        <w:t>Contractor</w:t>
      </w:r>
      <w:r w:rsidRPr="00725372">
        <w:rPr>
          <w:lang w:val="en-GB"/>
        </w:rPr>
        <w:t xml:space="preserve"> and shall be assessed by </w:t>
      </w:r>
      <w:r w:rsidR="004D309E" w:rsidRPr="004D309E">
        <w:rPr>
          <w:lang w:val="en-GB"/>
        </w:rPr>
        <w:t>SCK CEN</w:t>
      </w:r>
      <w:r w:rsidR="004D309E">
        <w:rPr>
          <w:lang w:val="en-GB"/>
        </w:rPr>
        <w:t xml:space="preserve"> </w:t>
      </w:r>
      <w:r w:rsidRPr="00725372">
        <w:rPr>
          <w:lang w:val="en-GB"/>
        </w:rPr>
        <w:t>during the design phase.</w:t>
      </w:r>
      <w:commentRangeEnd w:id="3175"/>
      <w:r w:rsidR="00712A45">
        <w:rPr>
          <w:rStyle w:val="Verwijzingopmerking"/>
          <w:lang w:val="en-GB"/>
        </w:rPr>
        <w:commentReference w:id="3175"/>
      </w:r>
    </w:p>
    <w:p w14:paraId="190536B5" w14:textId="77777777" w:rsidR="007C6EB6" w:rsidRPr="00725372" w:rsidRDefault="007C6EB6" w:rsidP="007C6EB6">
      <w:pPr>
        <w:pStyle w:val="SysReq1"/>
        <w:rPr>
          <w:lang w:val="en-GB"/>
        </w:rPr>
      </w:pPr>
      <w:r w:rsidRPr="00725372">
        <w:rPr>
          <w:lang w:val="en-GB"/>
        </w:rPr>
        <w:lastRenderedPageBreak/>
        <w:t>Redundancy measurements and heaters shall be provided for inaccessible components and vital for operation and safety.</w:t>
      </w:r>
    </w:p>
    <w:p w14:paraId="1DB18528" w14:textId="30B897ED" w:rsidR="007C6EB6" w:rsidRPr="00725372" w:rsidRDefault="007C6EB6" w:rsidP="007C6EB6">
      <w:pPr>
        <w:pStyle w:val="SysReq1"/>
        <w:rPr>
          <w:lang w:val="en-GB"/>
        </w:rPr>
      </w:pPr>
      <w:bookmarkStart w:id="3176" w:name="_Ref192250729"/>
      <w:r w:rsidRPr="00725372">
        <w:rPr>
          <w:lang w:val="en-GB"/>
        </w:rPr>
        <w:t>A complete wiring diagram shall be included in Deliverable package</w:t>
      </w:r>
      <w:r w:rsidR="00142342" w:rsidRPr="00725372">
        <w:rPr>
          <w:lang w:val="en-GB"/>
        </w:rPr>
        <w:t xml:space="preserve"> </w:t>
      </w:r>
      <w:r w:rsidR="00142342" w:rsidRPr="00725372">
        <w:rPr>
          <w:rStyle w:val="AAReferencedChar"/>
        </w:rPr>
        <w:fldChar w:fldCharType="begin"/>
      </w:r>
      <w:r w:rsidR="00142342" w:rsidRPr="00725372">
        <w:rPr>
          <w:rStyle w:val="AAReferencedChar"/>
        </w:rPr>
        <w:instrText xml:space="preserve"> REF _Ref191381281 \h  \* MERGEFORMAT </w:instrText>
      </w:r>
      <w:r w:rsidR="00142342" w:rsidRPr="00725372">
        <w:rPr>
          <w:rStyle w:val="AAReferencedChar"/>
        </w:rPr>
      </w:r>
      <w:r w:rsidR="00142342" w:rsidRPr="00725372">
        <w:rPr>
          <w:rStyle w:val="AAReferencedChar"/>
        </w:rPr>
        <w:fldChar w:fldCharType="separate"/>
      </w:r>
      <w:r w:rsidR="00E67BB8">
        <w:rPr>
          <w:rStyle w:val="AAReferencedChar"/>
          <w:b/>
          <w:bCs/>
          <w:lang w:val="en-US"/>
        </w:rPr>
        <w:t>Error! Reference source not found.</w:t>
      </w:r>
      <w:r w:rsidR="00142342" w:rsidRPr="00725372">
        <w:rPr>
          <w:rStyle w:val="AAReferencedChar"/>
        </w:rPr>
        <w:fldChar w:fldCharType="end"/>
      </w:r>
      <w:r w:rsidRPr="00725372">
        <w:rPr>
          <w:lang w:val="en-GB"/>
        </w:rPr>
        <w:t>.</w:t>
      </w:r>
      <w:bookmarkEnd w:id="3176"/>
    </w:p>
    <w:p w14:paraId="47B6FDFA" w14:textId="77777777" w:rsidR="007C6EB6" w:rsidRPr="00725372" w:rsidRDefault="007C6EB6" w:rsidP="007C6EB6"/>
    <w:p w14:paraId="3E4E0ED9" w14:textId="7B8A4D8E" w:rsidR="007C6EB6" w:rsidRPr="00725372" w:rsidRDefault="007C6EB6" w:rsidP="00774CBA">
      <w:pPr>
        <w:pStyle w:val="Heading4numbered"/>
      </w:pPr>
      <w:commentRangeStart w:id="3177"/>
      <w:proofErr w:type="spellStart"/>
      <w:r w:rsidRPr="00725372">
        <w:t>Sensors</w:t>
      </w:r>
      <w:proofErr w:type="spellEnd"/>
      <w:r w:rsidRPr="00725372">
        <w:t xml:space="preserve"> </w:t>
      </w:r>
      <w:proofErr w:type="spellStart"/>
      <w:r w:rsidRPr="00725372">
        <w:t>used</w:t>
      </w:r>
      <w:proofErr w:type="spellEnd"/>
      <w:r w:rsidRPr="00725372">
        <w:t xml:space="preserve"> in hard </w:t>
      </w:r>
      <w:proofErr w:type="spellStart"/>
      <w:r w:rsidRPr="00725372">
        <w:t>wired</w:t>
      </w:r>
      <w:proofErr w:type="spellEnd"/>
      <w:r w:rsidRPr="00725372">
        <w:t xml:space="preserve"> </w:t>
      </w:r>
      <w:proofErr w:type="spellStart"/>
      <w:r w:rsidRPr="00725372">
        <w:t>component</w:t>
      </w:r>
      <w:proofErr w:type="spellEnd"/>
      <w:r w:rsidRPr="00725372">
        <w:t xml:space="preserve"> protection </w:t>
      </w:r>
    </w:p>
    <w:p w14:paraId="24311008" w14:textId="1CACF31D" w:rsidR="007C6EB6" w:rsidRPr="00725372" w:rsidRDefault="007C6EB6" w:rsidP="007C6EB6">
      <w:pPr>
        <w:pStyle w:val="SysReq1"/>
        <w:rPr>
          <w:lang w:val="en-GB"/>
        </w:rPr>
      </w:pPr>
      <w:r w:rsidRPr="00725372">
        <w:rPr>
          <w:lang w:val="en-GB"/>
        </w:rPr>
        <w:t xml:space="preserve">Hard wire protection to prevent damage of main components, in particular compressors, turbines, pumps, and heaters shall be provided by the </w:t>
      </w:r>
      <w:r w:rsidR="00CB1438">
        <w:rPr>
          <w:lang w:val="en-GB"/>
        </w:rPr>
        <w:t>Contractor</w:t>
      </w:r>
      <w:commentRangeEnd w:id="3177"/>
      <w:r w:rsidR="00F061D9">
        <w:rPr>
          <w:rStyle w:val="Verwijzingopmerking"/>
          <w:lang w:val="en-GB"/>
        </w:rPr>
        <w:commentReference w:id="3177"/>
      </w:r>
      <w:r w:rsidRPr="00725372">
        <w:rPr>
          <w:lang w:val="en-GB"/>
        </w:rPr>
        <w:t>.</w:t>
      </w:r>
    </w:p>
    <w:p w14:paraId="3140BE2C" w14:textId="56F58661" w:rsidR="007C6EB6" w:rsidRPr="00725372" w:rsidRDefault="007C6EB6" w:rsidP="007C6EB6">
      <w:pPr>
        <w:pStyle w:val="SysReq1"/>
        <w:rPr>
          <w:lang w:val="en-GB"/>
        </w:rPr>
      </w:pPr>
      <w:r w:rsidRPr="00725372">
        <w:rPr>
          <w:lang w:val="en-GB"/>
        </w:rPr>
        <w:t>The contacts of controlled equipment driven by hard wire (using sensors such as flow, pressure, temperature and level switches, valve end switches, etc.) shall be set as opened in abnormal situations (positive logic).</w:t>
      </w:r>
    </w:p>
    <w:p w14:paraId="1BCC5AAE" w14:textId="77777777" w:rsidR="007C6EB6" w:rsidRPr="00725372" w:rsidRDefault="007C6EB6" w:rsidP="007C6EB6">
      <w:pPr>
        <w:rPr>
          <w:sz w:val="4"/>
          <w:szCs w:val="4"/>
        </w:rPr>
      </w:pPr>
      <w:r w:rsidRPr="00725372">
        <w:rPr>
          <w:sz w:val="4"/>
          <w:szCs w:val="4"/>
        </w:rPr>
        <w:tab/>
      </w:r>
    </w:p>
    <w:p w14:paraId="09BF7DA3" w14:textId="1935497E" w:rsidR="007C6EB6" w:rsidRPr="00725372" w:rsidRDefault="007C6EB6" w:rsidP="00774CBA">
      <w:pPr>
        <w:pStyle w:val="Heading4numbered"/>
      </w:pPr>
      <w:proofErr w:type="spellStart"/>
      <w:r w:rsidRPr="00725372">
        <w:t>Heaters</w:t>
      </w:r>
      <w:proofErr w:type="spellEnd"/>
      <w:r w:rsidRPr="00725372">
        <w:t xml:space="preserve"> and electrical </w:t>
      </w:r>
      <w:proofErr w:type="spellStart"/>
      <w:r w:rsidRPr="00725372">
        <w:t>measurements</w:t>
      </w:r>
      <w:proofErr w:type="spellEnd"/>
    </w:p>
    <w:p w14:paraId="78FBB55E" w14:textId="77777777" w:rsidR="007C6EB6" w:rsidRPr="00725372" w:rsidRDefault="007C6EB6" w:rsidP="007C6EB6">
      <w:pPr>
        <w:pStyle w:val="SysReq1"/>
        <w:rPr>
          <w:lang w:val="en-GB"/>
        </w:rPr>
      </w:pPr>
      <w:commentRangeStart w:id="3178"/>
      <w:r w:rsidRPr="00725372">
        <w:rPr>
          <w:lang w:val="en-GB"/>
        </w:rPr>
        <w:t>Electrical heaters shall be protected against overheating by temperature sensors acting on the power or the control unit.</w:t>
      </w:r>
      <w:commentRangeEnd w:id="3178"/>
      <w:r w:rsidR="008C16C7">
        <w:rPr>
          <w:rStyle w:val="Verwijzingopmerking"/>
          <w:lang w:val="en-GB"/>
        </w:rPr>
        <w:commentReference w:id="3178"/>
      </w:r>
    </w:p>
    <w:p w14:paraId="4AF43988" w14:textId="7B95B708" w:rsidR="007C6EB6" w:rsidRPr="00725372" w:rsidRDefault="007C6EB6" w:rsidP="007C6EB6">
      <w:pPr>
        <w:pStyle w:val="SysReq1"/>
        <w:rPr>
          <w:lang w:val="en-GB"/>
        </w:rPr>
      </w:pPr>
      <w:bookmarkStart w:id="3179" w:name="_Ref192502870"/>
      <w:r w:rsidRPr="00725372">
        <w:rPr>
          <w:lang w:val="en-GB"/>
        </w:rPr>
        <w:t>All heating elements required for control and operation shall be replaceable without breaking the insulation vacuum or redundant element</w:t>
      </w:r>
      <w:r w:rsidR="00A55186">
        <w:rPr>
          <w:lang w:val="en-GB"/>
        </w:rPr>
        <w:t>s</w:t>
      </w:r>
      <w:r w:rsidRPr="00725372">
        <w:rPr>
          <w:lang w:val="en-GB"/>
        </w:rPr>
        <w:t xml:space="preserve"> shall be installed.</w:t>
      </w:r>
      <w:bookmarkEnd w:id="3179"/>
    </w:p>
    <w:p w14:paraId="39BD53A8" w14:textId="4C2F345C" w:rsidR="007C6EB6" w:rsidRPr="00725372" w:rsidRDefault="007C6EB6" w:rsidP="007C6EB6">
      <w:pPr>
        <w:pStyle w:val="SysReq1"/>
        <w:rPr>
          <w:lang w:val="en-GB"/>
        </w:rPr>
      </w:pPr>
      <w:r w:rsidRPr="00725372">
        <w:rPr>
          <w:lang w:val="en-GB"/>
        </w:rPr>
        <w:t xml:space="preserve">The power measurement of heaters shall be transmitted to the </w:t>
      </w:r>
      <w:r w:rsidR="00A156C9">
        <w:rPr>
          <w:lang w:val="en-GB"/>
        </w:rPr>
        <w:t>QPLANT</w:t>
      </w:r>
      <w:r w:rsidRPr="00725372">
        <w:rPr>
          <w:lang w:val="en-GB"/>
        </w:rPr>
        <w:t xml:space="preserve"> control system. </w:t>
      </w:r>
      <w:commentRangeStart w:id="3180"/>
      <w:r w:rsidRPr="00725372">
        <w:rPr>
          <w:lang w:val="en-GB"/>
        </w:rPr>
        <w:t xml:space="preserve">The list of heaters shall be </w:t>
      </w:r>
      <w:r w:rsidR="00A55186">
        <w:rPr>
          <w:lang w:val="en-GB"/>
        </w:rPr>
        <w:t>subject to approval by SCK CEN</w:t>
      </w:r>
      <w:r w:rsidRPr="00725372">
        <w:rPr>
          <w:lang w:val="en-GB"/>
        </w:rPr>
        <w:t>.</w:t>
      </w:r>
      <w:commentRangeEnd w:id="3180"/>
      <w:r w:rsidR="00AF5604">
        <w:rPr>
          <w:rStyle w:val="Verwijzingopmerking"/>
          <w:lang w:val="en-GB"/>
        </w:rPr>
        <w:commentReference w:id="3180"/>
      </w:r>
    </w:p>
    <w:p w14:paraId="215B23FB" w14:textId="77777777" w:rsidR="007C6EB6" w:rsidRPr="00725372" w:rsidRDefault="007C6EB6" w:rsidP="007C6EB6">
      <w:pPr>
        <w:pStyle w:val="SysReq1"/>
        <w:rPr>
          <w:lang w:val="en-GB"/>
        </w:rPr>
      </w:pPr>
      <w:commentRangeStart w:id="3181"/>
      <w:r w:rsidRPr="00725372">
        <w:rPr>
          <w:lang w:val="en-GB"/>
        </w:rPr>
        <w:t>Heating power of the power control units shall be controllable from the remote control room.</w:t>
      </w:r>
      <w:commentRangeEnd w:id="3181"/>
      <w:r w:rsidR="00AF5604">
        <w:rPr>
          <w:rStyle w:val="Verwijzingopmerking"/>
          <w:lang w:val="en-GB"/>
        </w:rPr>
        <w:commentReference w:id="3181"/>
      </w:r>
    </w:p>
    <w:p w14:paraId="623D2FC4" w14:textId="59E78160" w:rsidR="007C6EB6" w:rsidRPr="00725372" w:rsidRDefault="007C6EB6" w:rsidP="007C6EB6">
      <w:pPr>
        <w:pStyle w:val="SysReq1"/>
        <w:rPr>
          <w:lang w:val="en-GB"/>
        </w:rPr>
      </w:pPr>
      <w:r w:rsidRPr="00725372">
        <w:rPr>
          <w:lang w:val="en-GB"/>
        </w:rPr>
        <w:t>Dielectric test shall be carried out and successfully passed during each main phase of the mounting and at the end of the assembly.</w:t>
      </w:r>
    </w:p>
    <w:p w14:paraId="5E6F3664" w14:textId="77777777" w:rsidR="007C6EB6" w:rsidRPr="00725372" w:rsidRDefault="007C6EB6" w:rsidP="007C6EB6">
      <w:pPr>
        <w:rPr>
          <w:sz w:val="6"/>
          <w:szCs w:val="6"/>
        </w:rPr>
      </w:pPr>
    </w:p>
    <w:p w14:paraId="4758DAE6" w14:textId="4A40F9D3" w:rsidR="00E951CE" w:rsidRPr="00725372" w:rsidRDefault="00E951CE">
      <w:pPr>
        <w:spacing w:after="160" w:line="259" w:lineRule="auto"/>
        <w:jc w:val="left"/>
        <w:rPr>
          <w:rFonts w:eastAsia="Times New Roman" w:cs="Segoe UI"/>
          <w:color w:val="562873" w:themeColor="accent1"/>
          <w:szCs w:val="20"/>
          <w:shd w:val="clear" w:color="auto" w:fill="FFFFFF"/>
        </w:rPr>
      </w:pPr>
    </w:p>
    <w:p w14:paraId="605E5BA0" w14:textId="3653C928" w:rsidR="007C6EB6" w:rsidRPr="00725372" w:rsidRDefault="007C6EB6" w:rsidP="00774CBA">
      <w:pPr>
        <w:pStyle w:val="Heading4numbered"/>
      </w:pPr>
      <w:proofErr w:type="spellStart"/>
      <w:r w:rsidRPr="00725372">
        <w:t>Temperature</w:t>
      </w:r>
      <w:proofErr w:type="spellEnd"/>
      <w:r w:rsidRPr="00725372">
        <w:t xml:space="preserve"> </w:t>
      </w:r>
      <w:proofErr w:type="spellStart"/>
      <w:r w:rsidRPr="00725372">
        <w:t>measurements</w:t>
      </w:r>
      <w:proofErr w:type="spellEnd"/>
    </w:p>
    <w:p w14:paraId="53AEAD19" w14:textId="77777777" w:rsidR="007C6EB6" w:rsidRPr="00725372" w:rsidRDefault="007C6EB6" w:rsidP="007C6EB6">
      <w:pPr>
        <w:pStyle w:val="SysReq1"/>
        <w:rPr>
          <w:lang w:val="en-GB"/>
        </w:rPr>
      </w:pPr>
      <w:r w:rsidRPr="00725372">
        <w:rPr>
          <w:lang w:val="en-GB"/>
        </w:rPr>
        <w:t xml:space="preserve">Two twisted pairs of wires shall be used from the temperature element to the signal </w:t>
      </w:r>
      <w:commentRangeStart w:id="3182"/>
      <w:r w:rsidRPr="00725372">
        <w:rPr>
          <w:lang w:val="en-GB"/>
        </w:rPr>
        <w:t>conditioner</w:t>
      </w:r>
      <w:commentRangeEnd w:id="3182"/>
      <w:r w:rsidR="004D52F1">
        <w:rPr>
          <w:rStyle w:val="Verwijzingopmerking"/>
          <w:lang w:val="en-GB"/>
        </w:rPr>
        <w:commentReference w:id="3182"/>
      </w:r>
      <w:r w:rsidRPr="00725372">
        <w:rPr>
          <w:lang w:val="en-GB"/>
        </w:rPr>
        <w:t>.</w:t>
      </w:r>
    </w:p>
    <w:p w14:paraId="5A7EF2FC" w14:textId="553D02F8" w:rsidR="007C6EB6" w:rsidRPr="00725372" w:rsidRDefault="007C6EB6" w:rsidP="007C6EB6">
      <w:pPr>
        <w:pStyle w:val="SysReq1"/>
        <w:rPr>
          <w:lang w:val="en-GB"/>
        </w:rPr>
      </w:pPr>
      <w:commentRangeStart w:id="3183"/>
      <w:r w:rsidRPr="00725372">
        <w:rPr>
          <w:lang w:val="en-GB"/>
        </w:rPr>
        <w:t xml:space="preserve">The mounting of temperature elements shall be done in the way to </w:t>
      </w:r>
      <w:proofErr w:type="spellStart"/>
      <w:r w:rsidRPr="00725372">
        <w:rPr>
          <w:lang w:val="en-GB"/>
        </w:rPr>
        <w:t>minimize</w:t>
      </w:r>
      <w:proofErr w:type="spellEnd"/>
      <w:r w:rsidRPr="00725372">
        <w:rPr>
          <w:lang w:val="en-GB"/>
        </w:rPr>
        <w:t xml:space="preserve"> sensor self-heating and to limit the amount of heat brought by the wires using </w:t>
      </w:r>
      <w:proofErr w:type="spellStart"/>
      <w:r w:rsidRPr="00725372">
        <w:rPr>
          <w:lang w:val="en-GB"/>
        </w:rPr>
        <w:t>thermalization</w:t>
      </w:r>
      <w:proofErr w:type="spellEnd"/>
      <w:r w:rsidRPr="00725372">
        <w:rPr>
          <w:lang w:val="en-GB"/>
        </w:rPr>
        <w:t xml:space="preserve"> when necessary. The mounting principle shall be </w:t>
      </w:r>
      <w:r w:rsidR="00CB67A4">
        <w:rPr>
          <w:lang w:val="en-GB"/>
        </w:rPr>
        <w:t>subject to approval by SCK CEN</w:t>
      </w:r>
      <w:r w:rsidRPr="00725372">
        <w:rPr>
          <w:lang w:val="en-GB"/>
        </w:rPr>
        <w:t>.</w:t>
      </w:r>
      <w:commentRangeEnd w:id="3183"/>
      <w:r w:rsidR="00D775D8">
        <w:rPr>
          <w:rStyle w:val="Verwijzingopmerking"/>
          <w:lang w:val="en-GB"/>
        </w:rPr>
        <w:commentReference w:id="3183"/>
      </w:r>
    </w:p>
    <w:p w14:paraId="6F5723AB" w14:textId="77777777" w:rsidR="007C6EB6" w:rsidRPr="009E6EB8" w:rsidRDefault="007C6EB6" w:rsidP="007C6EB6">
      <w:pPr>
        <w:pStyle w:val="SysReq1"/>
      </w:pPr>
      <w:bookmarkStart w:id="3184" w:name="_Ref190782065"/>
      <w:r w:rsidRPr="00725372">
        <w:rPr>
          <w:lang w:val="en-GB"/>
        </w:rPr>
        <w:t xml:space="preserve">Temperature elements outside cold boxes shall be mounted directly in the fluid </w:t>
      </w:r>
      <w:r w:rsidRPr="009E6EB8">
        <w:t>stream, using a protection tube welded on the pipe.</w:t>
      </w:r>
      <w:bookmarkEnd w:id="3184"/>
    </w:p>
    <w:p w14:paraId="6C8CDD48" w14:textId="6A1CEAF5" w:rsidR="007C6EB6" w:rsidRPr="00725372" w:rsidRDefault="007C6EB6" w:rsidP="007C6EB6">
      <w:pPr>
        <w:pStyle w:val="SysReq1"/>
        <w:rPr>
          <w:lang w:val="en-GB"/>
        </w:rPr>
      </w:pPr>
      <w:r w:rsidRPr="00725372">
        <w:rPr>
          <w:lang w:val="en-GB"/>
        </w:rPr>
        <w:t xml:space="preserve">For each kind of temperature range to measure, the temperature measurements (including the whole thermometry chain) shall meet the requirement in </w:t>
      </w:r>
      <w:r w:rsidRPr="00725372">
        <w:rPr>
          <w:rStyle w:val="AAReferencedChar"/>
        </w:rPr>
        <w:fldChar w:fldCharType="begin"/>
      </w:r>
      <w:r w:rsidRPr="00725372">
        <w:rPr>
          <w:rStyle w:val="AAReferencedChar"/>
        </w:rPr>
        <w:instrText xml:space="preserve"> REF _Ref185259881 \h  \* MERGEFORMAT </w:instrText>
      </w:r>
      <w:r w:rsidRPr="00725372">
        <w:rPr>
          <w:rStyle w:val="AAReferencedChar"/>
        </w:rPr>
      </w:r>
      <w:r w:rsidRPr="00725372">
        <w:rPr>
          <w:rStyle w:val="AAReferencedChar"/>
        </w:rPr>
        <w:fldChar w:fldCharType="separate"/>
      </w:r>
      <w:r w:rsidR="00E67BB8" w:rsidRPr="00E67BB8">
        <w:rPr>
          <w:rStyle w:val="AAReferencedChar"/>
        </w:rPr>
        <w:t>Table 6</w:t>
      </w:r>
      <w:r w:rsidRPr="00725372">
        <w:rPr>
          <w:rStyle w:val="AAReferencedChar"/>
        </w:rPr>
        <w:fldChar w:fldCharType="end"/>
      </w:r>
      <w:r w:rsidRPr="00725372">
        <w:rPr>
          <w:lang w:val="en-GB"/>
        </w:rPr>
        <w:t>.</w:t>
      </w:r>
    </w:p>
    <w:p w14:paraId="18DC450A" w14:textId="77777777" w:rsidR="007C6EB6" w:rsidRPr="00725372" w:rsidRDefault="007C6EB6" w:rsidP="007C6EB6">
      <w:pPr>
        <w:rPr>
          <w:sz w:val="6"/>
          <w:szCs w:val="6"/>
          <w:shd w:val="clear" w:color="auto" w:fill="FFFFFF"/>
        </w:rPr>
      </w:pPr>
    </w:p>
    <w:p w14:paraId="5563076D" w14:textId="486BEBB3" w:rsidR="007C6EB6" w:rsidRPr="00725372" w:rsidRDefault="007C6EB6" w:rsidP="007C6EB6">
      <w:pPr>
        <w:pStyle w:val="Bijschrift"/>
      </w:pPr>
      <w:bookmarkStart w:id="3185" w:name="_Ref185259881"/>
      <w:bookmarkStart w:id="3186" w:name="_Toc195865376"/>
      <w:r w:rsidRPr="00725372">
        <w:t xml:space="preserve">Table </w:t>
      </w:r>
      <w:r w:rsidRPr="00725372">
        <w:fldChar w:fldCharType="begin"/>
      </w:r>
      <w:r w:rsidRPr="00725372">
        <w:instrText xml:space="preserve"> SEQ Table \* ARABIC </w:instrText>
      </w:r>
      <w:r w:rsidRPr="00725372">
        <w:fldChar w:fldCharType="separate"/>
      </w:r>
      <w:r w:rsidR="00E67BB8">
        <w:rPr>
          <w:noProof/>
        </w:rPr>
        <w:t>6</w:t>
      </w:r>
      <w:r w:rsidRPr="00725372">
        <w:fldChar w:fldCharType="end"/>
      </w:r>
      <w:bookmarkEnd w:id="3185"/>
      <w:r w:rsidRPr="00725372">
        <w:t xml:space="preserve"> Temperature measurement precision</w:t>
      </w:r>
      <w:bookmarkEnd w:id="3186"/>
    </w:p>
    <w:tbl>
      <w:tblPr>
        <w:tblW w:w="8370" w:type="dxa"/>
        <w:tblInd w:w="107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CellMar>
          <w:left w:w="70" w:type="dxa"/>
          <w:right w:w="70" w:type="dxa"/>
        </w:tblCellMar>
        <w:tblLook w:val="0000" w:firstRow="0" w:lastRow="0" w:firstColumn="0" w:lastColumn="0" w:noHBand="0" w:noVBand="0"/>
      </w:tblPr>
      <w:tblGrid>
        <w:gridCol w:w="4410"/>
        <w:gridCol w:w="1320"/>
        <w:gridCol w:w="1320"/>
        <w:gridCol w:w="1320"/>
      </w:tblGrid>
      <w:tr w:rsidR="007C6EB6" w:rsidRPr="00725372" w14:paraId="5453D0F5" w14:textId="77777777" w:rsidTr="002B6EDD">
        <w:trPr>
          <w:trHeight w:val="375"/>
        </w:trPr>
        <w:tc>
          <w:tcPr>
            <w:tcW w:w="4410" w:type="dxa"/>
            <w:shd w:val="clear" w:color="auto" w:fill="EBD9ED" w:themeFill="accent2" w:themeFillTint="33"/>
            <w:vAlign w:val="center"/>
          </w:tcPr>
          <w:p w14:paraId="5320B7F7" w14:textId="77777777" w:rsidR="007C6EB6" w:rsidRPr="00725372" w:rsidRDefault="007C6EB6" w:rsidP="002B6EDD">
            <w:pPr>
              <w:pStyle w:val="AASemiBold"/>
              <w:jc w:val="center"/>
              <w:rPr>
                <w:b/>
                <w:bCs/>
                <w:sz w:val="16"/>
                <w:szCs w:val="16"/>
              </w:rPr>
            </w:pPr>
            <w:r w:rsidRPr="00725372">
              <w:rPr>
                <w:sz w:val="16"/>
                <w:szCs w:val="16"/>
              </w:rPr>
              <w:t>Nominal Temperature</w:t>
            </w:r>
          </w:p>
        </w:tc>
        <w:tc>
          <w:tcPr>
            <w:tcW w:w="1320" w:type="dxa"/>
            <w:shd w:val="clear" w:color="auto" w:fill="EBD9ED" w:themeFill="accent2" w:themeFillTint="33"/>
            <w:vAlign w:val="center"/>
          </w:tcPr>
          <w:p w14:paraId="293E50A1" w14:textId="77777777" w:rsidR="007C6EB6" w:rsidRPr="00725372" w:rsidRDefault="007C6EB6" w:rsidP="002B6EDD">
            <w:pPr>
              <w:pStyle w:val="AASemiBold"/>
              <w:ind w:left="30"/>
              <w:jc w:val="center"/>
              <w:rPr>
                <w:b/>
                <w:bCs/>
                <w:sz w:val="16"/>
                <w:szCs w:val="16"/>
              </w:rPr>
            </w:pPr>
            <w:r w:rsidRPr="00725372">
              <w:rPr>
                <w:sz w:val="16"/>
                <w:szCs w:val="16"/>
              </w:rPr>
              <w:t>&lt; 30 K</w:t>
            </w:r>
          </w:p>
        </w:tc>
        <w:tc>
          <w:tcPr>
            <w:tcW w:w="1320" w:type="dxa"/>
            <w:shd w:val="clear" w:color="auto" w:fill="EBD9ED" w:themeFill="accent2" w:themeFillTint="33"/>
            <w:vAlign w:val="center"/>
          </w:tcPr>
          <w:p w14:paraId="56A7F86B" w14:textId="77777777" w:rsidR="007C6EB6" w:rsidRPr="00725372" w:rsidRDefault="007C6EB6" w:rsidP="002B6EDD">
            <w:pPr>
              <w:pStyle w:val="AASemiBold"/>
              <w:ind w:left="30"/>
              <w:jc w:val="center"/>
              <w:rPr>
                <w:b/>
                <w:bCs/>
                <w:sz w:val="16"/>
                <w:szCs w:val="16"/>
              </w:rPr>
            </w:pPr>
            <w:r w:rsidRPr="00725372">
              <w:rPr>
                <w:sz w:val="16"/>
                <w:szCs w:val="16"/>
              </w:rPr>
              <w:t>30 K to 120 K</w:t>
            </w:r>
          </w:p>
        </w:tc>
        <w:tc>
          <w:tcPr>
            <w:tcW w:w="1320" w:type="dxa"/>
            <w:shd w:val="clear" w:color="auto" w:fill="EBD9ED" w:themeFill="accent2" w:themeFillTint="33"/>
            <w:vAlign w:val="center"/>
          </w:tcPr>
          <w:p w14:paraId="04F2091A" w14:textId="77777777" w:rsidR="007C6EB6" w:rsidRPr="00725372" w:rsidRDefault="007C6EB6" w:rsidP="002B6EDD">
            <w:pPr>
              <w:pStyle w:val="AASemiBold"/>
              <w:ind w:left="30"/>
              <w:jc w:val="center"/>
              <w:rPr>
                <w:b/>
                <w:bCs/>
                <w:sz w:val="16"/>
                <w:szCs w:val="16"/>
              </w:rPr>
            </w:pPr>
            <w:r w:rsidRPr="00725372">
              <w:rPr>
                <w:sz w:val="16"/>
                <w:szCs w:val="16"/>
              </w:rPr>
              <w:t>&gt; 120 K</w:t>
            </w:r>
          </w:p>
        </w:tc>
      </w:tr>
      <w:tr w:rsidR="007C6EB6" w:rsidRPr="00725372" w14:paraId="5B4681AC" w14:textId="77777777" w:rsidTr="002B6EDD">
        <w:trPr>
          <w:trHeight w:val="375"/>
        </w:trPr>
        <w:tc>
          <w:tcPr>
            <w:tcW w:w="4410" w:type="dxa"/>
            <w:vAlign w:val="center"/>
          </w:tcPr>
          <w:p w14:paraId="2E842EC8" w14:textId="77777777" w:rsidR="007C6EB6" w:rsidRPr="00725372" w:rsidRDefault="007C6EB6" w:rsidP="002B6EDD">
            <w:pPr>
              <w:spacing w:before="40" w:after="20" w:line="240" w:lineRule="auto"/>
              <w:ind w:right="-75"/>
              <w:contextualSpacing/>
              <w:jc w:val="left"/>
              <w:rPr>
                <w:rFonts w:cs="Arial"/>
                <w:color w:val="000000"/>
                <w:sz w:val="16"/>
                <w:szCs w:val="16"/>
              </w:rPr>
            </w:pPr>
            <w:r w:rsidRPr="00725372">
              <w:rPr>
                <w:rFonts w:cs="Arial"/>
                <w:color w:val="000000"/>
                <w:sz w:val="16"/>
                <w:szCs w:val="16"/>
              </w:rPr>
              <w:t>Accuracy (trueness) required for standard measurements</w:t>
            </w:r>
          </w:p>
        </w:tc>
        <w:tc>
          <w:tcPr>
            <w:tcW w:w="1320" w:type="dxa"/>
            <w:vAlign w:val="center"/>
          </w:tcPr>
          <w:p w14:paraId="20037817"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sz w:val="16"/>
                <w:szCs w:val="16"/>
              </w:rPr>
              <w:t>≤ +/- 100 mK</w:t>
            </w:r>
          </w:p>
        </w:tc>
        <w:tc>
          <w:tcPr>
            <w:tcW w:w="1320" w:type="dxa"/>
            <w:vAlign w:val="center"/>
          </w:tcPr>
          <w:p w14:paraId="4022BE22"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rFonts w:cs="Arial"/>
                <w:color w:val="000000"/>
                <w:sz w:val="16"/>
                <w:szCs w:val="16"/>
              </w:rPr>
              <w:t>≤ +/- 500 mK</w:t>
            </w:r>
          </w:p>
        </w:tc>
        <w:tc>
          <w:tcPr>
            <w:tcW w:w="1320" w:type="dxa"/>
            <w:vAlign w:val="center"/>
          </w:tcPr>
          <w:p w14:paraId="0FE4E589" w14:textId="77777777" w:rsidR="007C6EB6" w:rsidRPr="00725372" w:rsidRDefault="007C6EB6" w:rsidP="002B6EDD">
            <w:pPr>
              <w:spacing w:before="40" w:after="20" w:line="240" w:lineRule="auto"/>
              <w:contextualSpacing/>
              <w:jc w:val="center"/>
              <w:rPr>
                <w:rFonts w:cs="Arial"/>
                <w:color w:val="000000"/>
                <w:sz w:val="16"/>
                <w:szCs w:val="16"/>
              </w:rPr>
            </w:pPr>
            <w:r w:rsidRPr="00725372">
              <w:rPr>
                <w:sz w:val="16"/>
                <w:szCs w:val="16"/>
              </w:rPr>
              <w:t>≤ +/- 1 K</w:t>
            </w:r>
          </w:p>
        </w:tc>
      </w:tr>
      <w:tr w:rsidR="007C6EB6" w:rsidRPr="00725372" w14:paraId="091D2EA6" w14:textId="77777777" w:rsidTr="002B6EDD">
        <w:trPr>
          <w:trHeight w:val="375"/>
        </w:trPr>
        <w:tc>
          <w:tcPr>
            <w:tcW w:w="4410" w:type="dxa"/>
            <w:vAlign w:val="center"/>
          </w:tcPr>
          <w:p w14:paraId="3AE99992" w14:textId="77777777" w:rsidR="007C6EB6" w:rsidRPr="00725372" w:rsidRDefault="007C6EB6" w:rsidP="002B6EDD">
            <w:pPr>
              <w:spacing w:before="40" w:after="20" w:line="240" w:lineRule="auto"/>
              <w:ind w:right="-75"/>
              <w:contextualSpacing/>
              <w:jc w:val="left"/>
              <w:rPr>
                <w:rFonts w:cs="Arial"/>
                <w:color w:val="000000"/>
                <w:sz w:val="16"/>
                <w:szCs w:val="16"/>
              </w:rPr>
            </w:pPr>
            <w:r w:rsidRPr="00725372">
              <w:rPr>
                <w:rFonts w:cs="Arial"/>
                <w:color w:val="000000"/>
                <w:sz w:val="16"/>
                <w:szCs w:val="16"/>
              </w:rPr>
              <w:t>Accuracy (trueness) required for high precision measurements</w:t>
            </w:r>
          </w:p>
        </w:tc>
        <w:tc>
          <w:tcPr>
            <w:tcW w:w="1320" w:type="dxa"/>
            <w:vAlign w:val="center"/>
          </w:tcPr>
          <w:p w14:paraId="2EB55A12"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sz w:val="16"/>
                <w:szCs w:val="16"/>
              </w:rPr>
              <w:t>≤ +/- 50 mK</w:t>
            </w:r>
          </w:p>
        </w:tc>
        <w:tc>
          <w:tcPr>
            <w:tcW w:w="1320" w:type="dxa"/>
            <w:vAlign w:val="center"/>
          </w:tcPr>
          <w:p w14:paraId="7E4D2AD1"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rFonts w:cs="Arial"/>
                <w:color w:val="000000"/>
                <w:sz w:val="16"/>
                <w:szCs w:val="16"/>
              </w:rPr>
              <w:t>≤ +/- 300 mK</w:t>
            </w:r>
          </w:p>
        </w:tc>
        <w:tc>
          <w:tcPr>
            <w:tcW w:w="1320" w:type="dxa"/>
            <w:vAlign w:val="center"/>
          </w:tcPr>
          <w:p w14:paraId="7170A2A9" w14:textId="77777777" w:rsidR="007C6EB6" w:rsidRPr="00725372" w:rsidRDefault="007C6EB6" w:rsidP="002B6EDD">
            <w:pPr>
              <w:spacing w:before="40" w:after="20" w:line="240" w:lineRule="auto"/>
              <w:contextualSpacing/>
              <w:jc w:val="center"/>
              <w:rPr>
                <w:sz w:val="16"/>
                <w:szCs w:val="16"/>
              </w:rPr>
            </w:pPr>
            <w:r w:rsidRPr="00725372">
              <w:rPr>
                <w:sz w:val="16"/>
                <w:szCs w:val="16"/>
              </w:rPr>
              <w:t>not applicable</w:t>
            </w:r>
          </w:p>
        </w:tc>
      </w:tr>
      <w:tr w:rsidR="007C6EB6" w:rsidRPr="00725372" w14:paraId="0E1207B6" w14:textId="77777777" w:rsidTr="002B6EDD">
        <w:trPr>
          <w:trHeight w:val="54"/>
        </w:trPr>
        <w:tc>
          <w:tcPr>
            <w:tcW w:w="4410" w:type="dxa"/>
            <w:vAlign w:val="center"/>
          </w:tcPr>
          <w:p w14:paraId="3F935685" w14:textId="77777777" w:rsidR="007C6EB6" w:rsidRPr="00725372" w:rsidRDefault="007C6EB6" w:rsidP="002B6EDD">
            <w:pPr>
              <w:spacing w:before="40" w:after="20" w:line="240" w:lineRule="auto"/>
              <w:ind w:right="-75"/>
              <w:contextualSpacing/>
              <w:jc w:val="left"/>
              <w:rPr>
                <w:rFonts w:cs="Arial"/>
                <w:color w:val="000000"/>
                <w:sz w:val="16"/>
                <w:szCs w:val="16"/>
              </w:rPr>
            </w:pPr>
            <w:r w:rsidRPr="00725372">
              <w:rPr>
                <w:rFonts w:cs="Arial"/>
                <w:color w:val="000000"/>
                <w:sz w:val="16"/>
                <w:szCs w:val="16"/>
              </w:rPr>
              <w:t>Long term drift for the whole scale</w:t>
            </w:r>
          </w:p>
        </w:tc>
        <w:tc>
          <w:tcPr>
            <w:tcW w:w="1320" w:type="dxa"/>
            <w:vAlign w:val="center"/>
          </w:tcPr>
          <w:p w14:paraId="126AF959"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sz w:val="16"/>
                <w:szCs w:val="16"/>
              </w:rPr>
              <w:t xml:space="preserve">≤ </w:t>
            </w:r>
            <w:r w:rsidRPr="00725372">
              <w:rPr>
                <w:rFonts w:cs="Arial"/>
                <w:sz w:val="16"/>
                <w:szCs w:val="16"/>
              </w:rPr>
              <w:t xml:space="preserve">+/- 10 mK </w:t>
            </w:r>
            <w:r w:rsidRPr="00725372">
              <w:rPr>
                <w:rFonts w:cs="Arial"/>
                <w:color w:val="000000"/>
                <w:sz w:val="16"/>
                <w:szCs w:val="16"/>
              </w:rPr>
              <w:t>per year</w:t>
            </w:r>
          </w:p>
        </w:tc>
        <w:tc>
          <w:tcPr>
            <w:tcW w:w="1320" w:type="dxa"/>
            <w:vAlign w:val="center"/>
          </w:tcPr>
          <w:p w14:paraId="2CEC7452" w14:textId="77777777" w:rsidR="007C6EB6" w:rsidRPr="00725372" w:rsidRDefault="007C6EB6" w:rsidP="002B6EDD">
            <w:pPr>
              <w:spacing w:before="40" w:after="20" w:line="240" w:lineRule="auto"/>
              <w:ind w:left="30"/>
              <w:contextualSpacing/>
              <w:jc w:val="center"/>
              <w:rPr>
                <w:rFonts w:cs="Arial"/>
                <w:color w:val="000000"/>
                <w:sz w:val="16"/>
                <w:szCs w:val="16"/>
              </w:rPr>
            </w:pPr>
            <w:r w:rsidRPr="00725372">
              <w:rPr>
                <w:rFonts w:cs="Arial"/>
                <w:color w:val="000000"/>
                <w:sz w:val="16"/>
                <w:szCs w:val="16"/>
              </w:rPr>
              <w:t>≤ +/- 50 mK</w:t>
            </w:r>
            <w:r w:rsidRPr="00725372">
              <w:rPr>
                <w:rFonts w:cs="Arial"/>
                <w:color w:val="000000"/>
                <w:sz w:val="16"/>
                <w:szCs w:val="16"/>
              </w:rPr>
              <w:br/>
              <w:t>per year</w:t>
            </w:r>
          </w:p>
        </w:tc>
        <w:tc>
          <w:tcPr>
            <w:tcW w:w="1320" w:type="dxa"/>
            <w:vAlign w:val="center"/>
          </w:tcPr>
          <w:p w14:paraId="06372EFB" w14:textId="77777777" w:rsidR="007C6EB6" w:rsidRPr="00725372" w:rsidRDefault="007C6EB6" w:rsidP="002B6EDD">
            <w:pPr>
              <w:spacing w:before="40" w:after="20" w:line="240" w:lineRule="auto"/>
              <w:contextualSpacing/>
              <w:jc w:val="center"/>
              <w:rPr>
                <w:rFonts w:cs="Arial"/>
                <w:color w:val="000000"/>
                <w:sz w:val="16"/>
                <w:szCs w:val="16"/>
              </w:rPr>
            </w:pPr>
            <w:r w:rsidRPr="00725372">
              <w:rPr>
                <w:sz w:val="16"/>
                <w:szCs w:val="16"/>
              </w:rPr>
              <w:t>≤</w:t>
            </w:r>
            <w:r w:rsidRPr="00725372">
              <w:rPr>
                <w:rFonts w:cs="Arial"/>
                <w:sz w:val="16"/>
                <w:szCs w:val="16"/>
              </w:rPr>
              <w:t xml:space="preserve"> +/- 100 mK</w:t>
            </w:r>
            <w:r w:rsidRPr="00725372">
              <w:rPr>
                <w:rFonts w:cs="Arial"/>
                <w:sz w:val="16"/>
                <w:szCs w:val="16"/>
              </w:rPr>
              <w:br/>
            </w:r>
            <w:r w:rsidRPr="00725372">
              <w:rPr>
                <w:rFonts w:cs="Arial"/>
                <w:color w:val="000000"/>
                <w:sz w:val="16"/>
                <w:szCs w:val="16"/>
              </w:rPr>
              <w:t>per year</w:t>
            </w:r>
          </w:p>
        </w:tc>
      </w:tr>
    </w:tbl>
    <w:p w14:paraId="38103C37" w14:textId="77777777" w:rsidR="007C6EB6" w:rsidRPr="00725372" w:rsidRDefault="007C6EB6" w:rsidP="007C6EB6"/>
    <w:p w14:paraId="045A44F4" w14:textId="1F97C4A2" w:rsidR="007C6EB6" w:rsidRPr="00725372" w:rsidRDefault="007C6EB6" w:rsidP="007C6EB6">
      <w:pPr>
        <w:pStyle w:val="SysReq1"/>
        <w:rPr>
          <w:lang w:val="en-GB"/>
        </w:rPr>
      </w:pPr>
      <w:r w:rsidRPr="00725372">
        <w:rPr>
          <w:lang w:val="en-GB"/>
        </w:rPr>
        <w:t xml:space="preserve">The choice between standard and high precision measurements shall be </w:t>
      </w:r>
      <w:r w:rsidR="00CB67A4">
        <w:rPr>
          <w:lang w:val="en-GB"/>
        </w:rPr>
        <w:t>subject to approval by SCK CEN</w:t>
      </w:r>
      <w:r w:rsidRPr="00725372">
        <w:rPr>
          <w:lang w:val="en-GB"/>
        </w:rPr>
        <w:t>.</w:t>
      </w:r>
    </w:p>
    <w:p w14:paraId="489BAF92" w14:textId="0C35BB2C" w:rsidR="007C6EB6" w:rsidRPr="00725372" w:rsidRDefault="007C6EB6" w:rsidP="007C6EB6">
      <w:pPr>
        <w:pStyle w:val="SysReq1"/>
        <w:rPr>
          <w:lang w:val="en-GB"/>
        </w:rPr>
      </w:pPr>
      <w:r w:rsidRPr="00725372">
        <w:rPr>
          <w:lang w:val="en-GB"/>
        </w:rPr>
        <w:t>A calibration curve shall be provided for each sensor when relevant.</w:t>
      </w:r>
    </w:p>
    <w:p w14:paraId="492BD0EF" w14:textId="77777777" w:rsidR="00142342" w:rsidRPr="00725372" w:rsidRDefault="00142342" w:rsidP="00142342">
      <w:pPr>
        <w:pStyle w:val="SysReq1"/>
        <w:numPr>
          <w:ilvl w:val="0"/>
          <w:numId w:val="0"/>
        </w:numPr>
        <w:rPr>
          <w:lang w:val="en-GB"/>
        </w:rPr>
      </w:pPr>
    </w:p>
    <w:p w14:paraId="17AB5A52" w14:textId="77777777" w:rsidR="007C6EB6" w:rsidRPr="00725372" w:rsidRDefault="007C6EB6" w:rsidP="00774CBA">
      <w:pPr>
        <w:pStyle w:val="Heading4numbered"/>
      </w:pPr>
      <w:r w:rsidRPr="00725372">
        <w:t xml:space="preserve">Pressure </w:t>
      </w:r>
      <w:proofErr w:type="spellStart"/>
      <w:r w:rsidRPr="00725372">
        <w:t>measurements</w:t>
      </w:r>
      <w:proofErr w:type="spellEnd"/>
    </w:p>
    <w:p w14:paraId="7D8EA310" w14:textId="77777777" w:rsidR="007C6EB6" w:rsidRPr="00725372" w:rsidRDefault="007C6EB6" w:rsidP="007C6EB6">
      <w:pPr>
        <w:pStyle w:val="SysReq1"/>
        <w:rPr>
          <w:lang w:val="en-GB"/>
        </w:rPr>
      </w:pPr>
      <w:r w:rsidRPr="00725372">
        <w:rPr>
          <w:lang w:val="en-GB"/>
        </w:rPr>
        <w:t>Each pressure transmitter shall be installed with at least one isolation valve and at least one connection for calibration, venting with isolation valve.</w:t>
      </w:r>
    </w:p>
    <w:p w14:paraId="74FA93E1" w14:textId="77777777" w:rsidR="007C6EB6" w:rsidRPr="00725372" w:rsidRDefault="007C6EB6" w:rsidP="007C6EB6">
      <w:pPr>
        <w:pStyle w:val="SysReq1"/>
        <w:rPr>
          <w:lang w:val="en-GB"/>
        </w:rPr>
      </w:pPr>
      <w:r w:rsidRPr="00725372">
        <w:rPr>
          <w:lang w:val="en-GB"/>
        </w:rPr>
        <w:t>The pressure measurement ranges of the instruments shall be agreed with SCK CEN, with a particular caution for the VLP line instrumentation.</w:t>
      </w:r>
    </w:p>
    <w:p w14:paraId="35684D04" w14:textId="77777777" w:rsidR="007C6EB6" w:rsidRPr="00725372" w:rsidRDefault="007C6EB6" w:rsidP="007C6EB6">
      <w:pPr>
        <w:pStyle w:val="SysReq1"/>
        <w:rPr>
          <w:lang w:val="en-GB"/>
        </w:rPr>
      </w:pPr>
      <w:r w:rsidRPr="00725372">
        <w:rPr>
          <w:lang w:val="en-GB"/>
        </w:rPr>
        <w:t>All pressure transmitters shall withstand, without de-calibration or damage, any pressure from vacuum to the maximum operating pressure (given by the setting of the relevant safety valve).</w:t>
      </w:r>
    </w:p>
    <w:p w14:paraId="1F992153" w14:textId="77777777" w:rsidR="007C6EB6" w:rsidRPr="00725372" w:rsidRDefault="007C6EB6" w:rsidP="007C6EB6">
      <w:pPr>
        <w:pStyle w:val="SysReq1"/>
        <w:rPr>
          <w:lang w:val="en-GB"/>
        </w:rPr>
      </w:pPr>
      <w:r w:rsidRPr="00725372">
        <w:rPr>
          <w:lang w:val="en-GB"/>
        </w:rPr>
        <w:t>The long-term drift for pressure measurement shall be less than ±0.5 % of the maximum span per year.</w:t>
      </w:r>
    </w:p>
    <w:p w14:paraId="15C9BFAE" w14:textId="77777777" w:rsidR="007C6EB6" w:rsidRPr="00725372" w:rsidRDefault="007C6EB6" w:rsidP="007C6EB6">
      <w:pPr>
        <w:pStyle w:val="SysReq1"/>
        <w:rPr>
          <w:lang w:val="en-GB"/>
        </w:rPr>
      </w:pPr>
      <w:r w:rsidRPr="00725372">
        <w:rPr>
          <w:lang w:val="en-GB"/>
        </w:rPr>
        <w:t>The accuracy for absolute pressure measurement shall be better than ±0.5 % of the calibrated span.</w:t>
      </w:r>
    </w:p>
    <w:p w14:paraId="24B534C8" w14:textId="77777777" w:rsidR="007C6EB6" w:rsidRPr="00725372" w:rsidRDefault="007C6EB6" w:rsidP="007C6EB6">
      <w:pPr>
        <w:pStyle w:val="SysReq1"/>
        <w:rPr>
          <w:lang w:val="en-GB"/>
        </w:rPr>
      </w:pPr>
      <w:r w:rsidRPr="00725372">
        <w:rPr>
          <w:lang w:val="en-GB"/>
        </w:rPr>
        <w:t>The accuracy for differential pressure measurement shall be better than ±0.25 % of the calibrated span.</w:t>
      </w:r>
    </w:p>
    <w:p w14:paraId="6FBD4BC9" w14:textId="62A4ED91" w:rsidR="007C6EB6" w:rsidRPr="00725372" w:rsidRDefault="007C6EB6" w:rsidP="007C6EB6">
      <w:pPr>
        <w:pStyle w:val="SysReq1"/>
        <w:rPr>
          <w:lang w:val="en-GB"/>
        </w:rPr>
      </w:pPr>
      <w:r w:rsidRPr="00725372">
        <w:rPr>
          <w:lang w:val="en-GB"/>
        </w:rPr>
        <w:t xml:space="preserve">In addition to the isolation and calibration valves, the differential pressure shall be equipped </w:t>
      </w:r>
      <w:r w:rsidR="00924E43">
        <w:rPr>
          <w:lang w:val="en-GB"/>
        </w:rPr>
        <w:t>with</w:t>
      </w:r>
      <w:r w:rsidRPr="00725372">
        <w:rPr>
          <w:lang w:val="en-GB"/>
        </w:rPr>
        <w:t xml:space="preserve"> a by-pass valve.</w:t>
      </w:r>
    </w:p>
    <w:p w14:paraId="791F0574" w14:textId="1C5F3F1D" w:rsidR="007C6EB6" w:rsidRPr="00725372" w:rsidRDefault="007C6EB6" w:rsidP="007C6EB6">
      <w:pPr>
        <w:pStyle w:val="SysReq1"/>
        <w:rPr>
          <w:lang w:val="en-GB"/>
        </w:rPr>
      </w:pPr>
      <w:r w:rsidRPr="00725372">
        <w:rPr>
          <w:lang w:val="en-GB"/>
        </w:rPr>
        <w:t xml:space="preserve">Vacuum pressure measurement shall cover the range from </w:t>
      </w:r>
      <m:oMath>
        <m:sSup>
          <m:sSupPr>
            <m:ctrlPr>
              <w:rPr>
                <w:rFonts w:ascii="Cambria Math" w:hAnsi="Cambria Math"/>
                <w:lang w:val="en-GB"/>
              </w:rPr>
            </m:ctrlPr>
          </m:sSupPr>
          <m:e>
            <m:r>
              <w:rPr>
                <w:rFonts w:ascii="Cambria Math" w:hAnsi="Cambria Math"/>
                <w:lang w:val="en-GB"/>
              </w:rPr>
              <m:t>10</m:t>
            </m:r>
          </m:e>
          <m:sup>
            <m:r>
              <w:rPr>
                <w:rFonts w:ascii="Cambria Math" w:hAnsi="Cambria Math"/>
                <w:lang w:val="en-GB"/>
              </w:rPr>
              <m:t>3</m:t>
            </m:r>
          </m:sup>
        </m:sSup>
      </m:oMath>
      <w:r w:rsidRPr="00725372">
        <w:rPr>
          <w:lang w:val="en-GB"/>
        </w:rPr>
        <w:t xml:space="preserve"> to </w:t>
      </w:r>
      <m:oMath>
        <m:sSup>
          <m:sSupPr>
            <m:ctrlPr>
              <w:rPr>
                <w:rFonts w:ascii="Cambria Math" w:hAnsi="Cambria Math"/>
                <w:lang w:val="en-GB"/>
              </w:rPr>
            </m:ctrlPr>
          </m:sSupPr>
          <m:e>
            <m:r>
              <w:rPr>
                <w:rFonts w:ascii="Cambria Math" w:hAnsi="Cambria Math"/>
                <w:lang w:val="en-GB"/>
              </w:rPr>
              <m:t>10</m:t>
            </m:r>
          </m:e>
          <m:sup>
            <m:r>
              <w:rPr>
                <w:rFonts w:ascii="Cambria Math" w:hAnsi="Cambria Math"/>
                <w:lang w:val="en-GB"/>
              </w:rPr>
              <m:t>-7</m:t>
            </m:r>
          </m:sup>
        </m:sSup>
      </m:oMath>
      <w:r w:rsidRPr="00725372">
        <w:rPr>
          <w:lang w:val="en-GB"/>
        </w:rPr>
        <w:t xml:space="preserve"> mbar.</w:t>
      </w:r>
    </w:p>
    <w:p w14:paraId="21AED74E" w14:textId="77777777" w:rsidR="007C6EB6" w:rsidRPr="00725372" w:rsidRDefault="007C6EB6" w:rsidP="007C6EB6">
      <w:pPr>
        <w:pStyle w:val="SysReq1"/>
        <w:rPr>
          <w:lang w:val="en-GB"/>
        </w:rPr>
      </w:pPr>
      <w:r w:rsidRPr="00725372">
        <w:rPr>
          <w:lang w:val="en-GB"/>
        </w:rPr>
        <w:t xml:space="preserve">Each vacuum gauge shall be equipped with </w:t>
      </w:r>
      <w:commentRangeStart w:id="3187"/>
      <w:r w:rsidRPr="00725372">
        <w:rPr>
          <w:lang w:val="en-GB"/>
        </w:rPr>
        <w:t xml:space="preserve">at least </w:t>
      </w:r>
      <w:commentRangeEnd w:id="3187"/>
      <w:r w:rsidR="008C19C4">
        <w:rPr>
          <w:rStyle w:val="Verwijzingopmerking"/>
          <w:lang w:val="en-GB"/>
        </w:rPr>
        <w:commentReference w:id="3187"/>
      </w:r>
      <w:r w:rsidRPr="00725372">
        <w:rPr>
          <w:lang w:val="en-GB"/>
        </w:rPr>
        <w:t>an isolation valve.</w:t>
      </w:r>
    </w:p>
    <w:p w14:paraId="297814F8" w14:textId="49717C00" w:rsidR="007C6EB6" w:rsidRPr="00725372" w:rsidRDefault="007C6EB6" w:rsidP="007C6EB6">
      <w:pPr>
        <w:pStyle w:val="SysReq1"/>
        <w:rPr>
          <w:lang w:val="en-GB"/>
        </w:rPr>
      </w:pPr>
      <w:r w:rsidRPr="00725372">
        <w:rPr>
          <w:lang w:val="en-GB"/>
        </w:rPr>
        <w:t>Each vacuum gauge shall be able to withstand gas inrush.</w:t>
      </w:r>
    </w:p>
    <w:p w14:paraId="2C0ED0E2" w14:textId="77777777" w:rsidR="00142342" w:rsidRPr="00725372" w:rsidRDefault="00142342" w:rsidP="00E951CE">
      <w:pPr>
        <w:pStyle w:val="SysReq1"/>
        <w:numPr>
          <w:ilvl w:val="0"/>
          <w:numId w:val="0"/>
        </w:numPr>
        <w:spacing w:before="40" w:after="20" w:line="240" w:lineRule="auto"/>
        <w:contextualSpacing/>
        <w:rPr>
          <w:sz w:val="4"/>
          <w:szCs w:val="4"/>
          <w:lang w:val="en-GB"/>
        </w:rPr>
      </w:pPr>
    </w:p>
    <w:p w14:paraId="7EC93220" w14:textId="77777777" w:rsidR="007C6EB6" w:rsidRPr="00725372" w:rsidRDefault="007C6EB6" w:rsidP="00774CBA">
      <w:pPr>
        <w:pStyle w:val="Heading4numbered"/>
      </w:pPr>
      <w:proofErr w:type="spellStart"/>
      <w:r w:rsidRPr="00725372">
        <w:t>Liquid</w:t>
      </w:r>
      <w:proofErr w:type="spellEnd"/>
      <w:r w:rsidRPr="00725372">
        <w:t xml:space="preserve"> </w:t>
      </w:r>
      <w:proofErr w:type="spellStart"/>
      <w:r w:rsidRPr="00725372">
        <w:t>level</w:t>
      </w:r>
      <w:proofErr w:type="spellEnd"/>
      <w:r w:rsidRPr="00725372">
        <w:t xml:space="preserve"> </w:t>
      </w:r>
      <w:proofErr w:type="spellStart"/>
      <w:r w:rsidRPr="00725372">
        <w:t>measurements</w:t>
      </w:r>
      <w:proofErr w:type="spellEnd"/>
    </w:p>
    <w:p w14:paraId="10B239F3" w14:textId="1BFA1A50" w:rsidR="007C6EB6" w:rsidRPr="00725372" w:rsidRDefault="007C6EB6" w:rsidP="007C6EB6">
      <w:pPr>
        <w:pStyle w:val="SysReq1"/>
        <w:rPr>
          <w:lang w:val="en-GB"/>
        </w:rPr>
      </w:pPr>
      <w:r w:rsidRPr="00725372">
        <w:rPr>
          <w:lang w:val="en-GB"/>
        </w:rPr>
        <w:lastRenderedPageBreak/>
        <w:t xml:space="preserve">Liquid helium level shall be measured by differential pressure or using a superconducting level sensor. </w:t>
      </w:r>
      <w:commentRangeStart w:id="3188"/>
      <w:r w:rsidRPr="00725372">
        <w:rPr>
          <w:lang w:val="en-GB"/>
        </w:rPr>
        <w:t>Any other technology used for liquid level measurements shall be subject to</w:t>
      </w:r>
      <w:r w:rsidR="00CB67A4">
        <w:rPr>
          <w:lang w:val="en-GB"/>
        </w:rPr>
        <w:t xml:space="preserve"> approval by</w:t>
      </w:r>
      <w:r w:rsidRPr="00725372">
        <w:rPr>
          <w:lang w:val="en-GB"/>
        </w:rPr>
        <w:t xml:space="preserve"> </w:t>
      </w:r>
      <w:r w:rsidR="004D309E" w:rsidRPr="004D309E">
        <w:rPr>
          <w:lang w:val="en-GB"/>
        </w:rPr>
        <w:t>SCK CEN</w:t>
      </w:r>
      <w:commentRangeEnd w:id="3188"/>
      <w:r w:rsidR="00582AD5">
        <w:rPr>
          <w:rStyle w:val="Verwijzingopmerking"/>
          <w:lang w:val="en-GB"/>
        </w:rPr>
        <w:commentReference w:id="3188"/>
      </w:r>
      <w:r w:rsidRPr="00725372">
        <w:rPr>
          <w:lang w:val="en-GB"/>
        </w:rPr>
        <w:t xml:space="preserve">. </w:t>
      </w:r>
      <w:commentRangeStart w:id="3189"/>
      <w:r w:rsidRPr="00725372">
        <w:rPr>
          <w:lang w:val="en-GB"/>
        </w:rPr>
        <w:t>A conversion curve to the volume shall be provided for each level measurements</w:t>
      </w:r>
      <w:commentRangeEnd w:id="3189"/>
      <w:r w:rsidR="00CB67A4">
        <w:rPr>
          <w:rStyle w:val="Verwijzingopmerking"/>
          <w:lang w:val="en-GB"/>
        </w:rPr>
        <w:commentReference w:id="3189"/>
      </w:r>
      <w:r w:rsidRPr="00725372">
        <w:rPr>
          <w:lang w:val="en-GB"/>
        </w:rPr>
        <w:t>.</w:t>
      </w:r>
    </w:p>
    <w:p w14:paraId="78401C6A" w14:textId="3D9279B4" w:rsidR="007C6EB6" w:rsidRPr="00725372" w:rsidRDefault="007C6EB6" w:rsidP="007C6EB6">
      <w:pPr>
        <w:pStyle w:val="SysReq1"/>
        <w:rPr>
          <w:lang w:val="en-GB"/>
        </w:rPr>
      </w:pPr>
      <w:r w:rsidRPr="00725372">
        <w:rPr>
          <w:lang w:val="en-GB"/>
        </w:rPr>
        <w:t xml:space="preserve">The liquid level sensors shall not </w:t>
      </w:r>
      <w:r w:rsidR="00922E1D">
        <w:rPr>
          <w:lang w:val="en-GB"/>
        </w:rPr>
        <w:t xml:space="preserve">be </w:t>
      </w:r>
      <w:r w:rsidRPr="00725372">
        <w:rPr>
          <w:lang w:val="en-GB"/>
        </w:rPr>
        <w:t>disturb</w:t>
      </w:r>
      <w:r w:rsidR="00922E1D">
        <w:rPr>
          <w:lang w:val="en-GB"/>
        </w:rPr>
        <w:t>ed</w:t>
      </w:r>
      <w:r w:rsidRPr="00725372">
        <w:rPr>
          <w:lang w:val="en-GB"/>
        </w:rPr>
        <w:t xml:space="preserve"> n</w:t>
      </w:r>
      <w:r w:rsidR="00C67D48">
        <w:rPr>
          <w:lang w:val="en-GB"/>
        </w:rPr>
        <w:t>either</w:t>
      </w:r>
      <w:r w:rsidRPr="00725372">
        <w:rPr>
          <w:lang w:val="en-GB"/>
        </w:rPr>
        <w:t xml:space="preserve"> by electrical heaters (bubbles) </w:t>
      </w:r>
      <w:r w:rsidR="00C67D48">
        <w:rPr>
          <w:lang w:val="en-GB"/>
        </w:rPr>
        <w:t>nor</w:t>
      </w:r>
      <w:r w:rsidRPr="00725372">
        <w:rPr>
          <w:lang w:val="en-GB"/>
        </w:rPr>
        <w:t xml:space="preserve"> by flow turbulence.</w:t>
      </w:r>
    </w:p>
    <w:p w14:paraId="4E8F1022" w14:textId="77777777" w:rsidR="007C6EB6" w:rsidRPr="00725372" w:rsidRDefault="007C6EB6" w:rsidP="007C6EB6">
      <w:pPr>
        <w:pStyle w:val="SysReq1"/>
        <w:rPr>
          <w:lang w:val="en-GB"/>
        </w:rPr>
      </w:pPr>
      <w:r w:rsidRPr="00725372">
        <w:rPr>
          <w:lang w:val="en-GB"/>
        </w:rPr>
        <w:t>Liquid level measurements shall be displayed in percentage. Accuracy required for the measured value shall be better than 2% for helium and better than 5 % for other fluids.</w:t>
      </w:r>
    </w:p>
    <w:p w14:paraId="019DEDF9" w14:textId="77777777" w:rsidR="00142342" w:rsidRPr="00725372" w:rsidRDefault="00142342" w:rsidP="00142342">
      <w:pPr>
        <w:pStyle w:val="SysReq1"/>
        <w:numPr>
          <w:ilvl w:val="0"/>
          <w:numId w:val="0"/>
        </w:numPr>
        <w:rPr>
          <w:sz w:val="4"/>
          <w:szCs w:val="4"/>
          <w:lang w:val="en-GB"/>
        </w:rPr>
      </w:pPr>
      <w:bookmarkStart w:id="3190" w:name="_Hlk191992694"/>
    </w:p>
    <w:bookmarkEnd w:id="3190"/>
    <w:p w14:paraId="616ACB7B" w14:textId="77777777" w:rsidR="007C6EB6" w:rsidRPr="00725372" w:rsidRDefault="007C6EB6" w:rsidP="00774CBA">
      <w:pPr>
        <w:pStyle w:val="Heading4numbered"/>
      </w:pPr>
      <w:r w:rsidRPr="00725372">
        <w:t xml:space="preserve">Flow rate </w:t>
      </w:r>
      <w:proofErr w:type="spellStart"/>
      <w:r w:rsidRPr="00725372">
        <w:t>measurements</w:t>
      </w:r>
      <w:proofErr w:type="spellEnd"/>
    </w:p>
    <w:p w14:paraId="1C0B006E" w14:textId="61834351" w:rsidR="007C6EB6" w:rsidRPr="00725372" w:rsidRDefault="007C6EB6" w:rsidP="007C6EB6">
      <w:pPr>
        <w:pStyle w:val="SysReq1"/>
        <w:rPr>
          <w:lang w:val="en-GB"/>
        </w:rPr>
      </w:pPr>
      <w:r w:rsidRPr="00725372">
        <w:rPr>
          <w:lang w:val="en-GB"/>
        </w:rPr>
        <w:t xml:space="preserve">For helium flow rate measurements at cryogenic temperature, temperature and pressure shall be measured upstream flow measurements for the mass-flow rate calculation by the </w:t>
      </w:r>
      <w:r w:rsidR="00A156C9">
        <w:rPr>
          <w:lang w:val="en-GB"/>
        </w:rPr>
        <w:t>QPLANT</w:t>
      </w:r>
      <w:r w:rsidRPr="00725372">
        <w:rPr>
          <w:lang w:val="en-GB"/>
        </w:rPr>
        <w:t xml:space="preserve"> control system. According to the </w:t>
      </w:r>
      <w:r w:rsidR="00CB1438">
        <w:rPr>
          <w:lang w:val="en-GB"/>
        </w:rPr>
        <w:t>Contractor</w:t>
      </w:r>
      <w:r w:rsidRPr="00725372">
        <w:rPr>
          <w:lang w:val="en-GB"/>
        </w:rPr>
        <w:t xml:space="preserve"> experience </w:t>
      </w:r>
      <w:proofErr w:type="spellStart"/>
      <w:r w:rsidRPr="00725372">
        <w:rPr>
          <w:lang w:val="en-GB"/>
        </w:rPr>
        <w:t>standardized</w:t>
      </w:r>
      <w:proofErr w:type="spellEnd"/>
      <w:r w:rsidRPr="00725372">
        <w:rPr>
          <w:lang w:val="en-GB"/>
        </w:rPr>
        <w:t xml:space="preserve"> orifices as </w:t>
      </w:r>
      <w:proofErr w:type="spellStart"/>
      <w:r w:rsidRPr="00725372">
        <w:rPr>
          <w:lang w:val="en-GB"/>
        </w:rPr>
        <w:t>venturi</w:t>
      </w:r>
      <w:proofErr w:type="spellEnd"/>
      <w:r w:rsidRPr="00725372">
        <w:rPr>
          <w:lang w:val="en-GB"/>
        </w:rPr>
        <w:t xml:space="preserve"> associated differential pressure measurement shall be used. A calibration curve shall be provided. Accuracy required shall be better than 5% of the full range.</w:t>
      </w:r>
    </w:p>
    <w:p w14:paraId="1DA9C4DE" w14:textId="77777777" w:rsidR="007C6EB6" w:rsidRPr="00725372" w:rsidRDefault="007C6EB6" w:rsidP="007C6EB6">
      <w:pPr>
        <w:pStyle w:val="SysReq1"/>
        <w:rPr>
          <w:lang w:val="en-GB"/>
        </w:rPr>
      </w:pPr>
      <w:r w:rsidRPr="00725372">
        <w:rPr>
          <w:lang w:val="en-GB"/>
        </w:rPr>
        <w:t>For helium flow rate measurements at room temperature and water, other types of the flow meters are allowed. The accuracy required shall be better than 2% of the calibrated span.</w:t>
      </w:r>
    </w:p>
    <w:p w14:paraId="185327B4" w14:textId="5F92CC05" w:rsidR="007C6EB6" w:rsidRPr="00725372" w:rsidRDefault="007C6EB6" w:rsidP="007C6EB6">
      <w:pPr>
        <w:pStyle w:val="SysReq1"/>
        <w:rPr>
          <w:lang w:val="en-GB"/>
        </w:rPr>
      </w:pPr>
      <w:commentRangeStart w:id="3191"/>
      <w:r w:rsidRPr="00725372">
        <w:rPr>
          <w:lang w:val="en-GB"/>
        </w:rPr>
        <w:t>The display units for mass flow rates shall be g/s for helium flow and l/s or m</w:t>
      </w:r>
      <w:r w:rsidRPr="00725372">
        <w:rPr>
          <w:vertAlign w:val="superscript"/>
          <w:lang w:val="en-GB"/>
        </w:rPr>
        <w:t>3</w:t>
      </w:r>
      <w:r w:rsidRPr="00725372">
        <w:rPr>
          <w:lang w:val="en-GB"/>
        </w:rPr>
        <w:t>/h for water flow.</w:t>
      </w:r>
      <w:commentRangeEnd w:id="3191"/>
      <w:r w:rsidR="00003586">
        <w:rPr>
          <w:rStyle w:val="Verwijzingopmerking"/>
          <w:lang w:val="en-GB"/>
        </w:rPr>
        <w:commentReference w:id="3191"/>
      </w:r>
    </w:p>
    <w:p w14:paraId="6B8ABABD" w14:textId="77777777" w:rsidR="00E951CE" w:rsidRPr="00725372" w:rsidRDefault="00E951CE" w:rsidP="00E951CE">
      <w:pPr>
        <w:rPr>
          <w:sz w:val="4"/>
          <w:szCs w:val="4"/>
        </w:rPr>
      </w:pPr>
    </w:p>
    <w:p w14:paraId="20AD6C2E" w14:textId="77777777" w:rsidR="007C6EB6" w:rsidRPr="00725372" w:rsidRDefault="007C6EB6" w:rsidP="00774CBA">
      <w:pPr>
        <w:pStyle w:val="Heading4numbered"/>
      </w:pPr>
      <w:proofErr w:type="spellStart"/>
      <w:r w:rsidRPr="00725372">
        <w:t>Impurity</w:t>
      </w:r>
      <w:proofErr w:type="spellEnd"/>
      <w:r w:rsidRPr="00725372">
        <w:t xml:space="preserve"> </w:t>
      </w:r>
      <w:proofErr w:type="spellStart"/>
      <w:r w:rsidRPr="00725372">
        <w:t>measurements</w:t>
      </w:r>
      <w:proofErr w:type="spellEnd"/>
      <w:r w:rsidRPr="00725372">
        <w:t xml:space="preserve"> in helium flow</w:t>
      </w:r>
    </w:p>
    <w:p w14:paraId="66913B9A" w14:textId="4C128B89" w:rsidR="007C6EB6" w:rsidRPr="00725372" w:rsidRDefault="007C6EB6" w:rsidP="008D4A77">
      <w:pPr>
        <w:pStyle w:val="Heading5numbered"/>
      </w:pPr>
      <w:proofErr w:type="spellStart"/>
      <w:r w:rsidRPr="00725372">
        <w:t>Pick-ups</w:t>
      </w:r>
      <w:proofErr w:type="spellEnd"/>
      <w:r w:rsidRPr="00725372">
        <w:t xml:space="preserve"> and </w:t>
      </w:r>
      <w:proofErr w:type="spellStart"/>
      <w:r w:rsidRPr="00725372">
        <w:t>sampling</w:t>
      </w:r>
      <w:proofErr w:type="spellEnd"/>
      <w:r w:rsidRPr="00725372">
        <w:t xml:space="preserve"> main </w:t>
      </w:r>
      <w:proofErr w:type="spellStart"/>
      <w:r w:rsidRPr="00725372">
        <w:t>requirements</w:t>
      </w:r>
      <w:proofErr w:type="spellEnd"/>
    </w:p>
    <w:p w14:paraId="54AA71BC" w14:textId="77777777" w:rsidR="007C6EB6" w:rsidRPr="00725372" w:rsidRDefault="007C6EB6" w:rsidP="007C6EB6">
      <w:pPr>
        <w:pStyle w:val="SysReq1"/>
        <w:rPr>
          <w:lang w:val="en-GB"/>
        </w:rPr>
      </w:pPr>
      <w:r w:rsidRPr="00725372">
        <w:rPr>
          <w:lang w:val="en-GB"/>
        </w:rPr>
        <w:t>The location of sampling points shall be agreed with SCK CEN.</w:t>
      </w:r>
    </w:p>
    <w:p w14:paraId="1AE89AD9" w14:textId="2033AFE0" w:rsidR="007C6EB6" w:rsidRPr="00725372" w:rsidRDefault="007C6EB6" w:rsidP="007C6EB6">
      <w:pPr>
        <w:pStyle w:val="SysReq1"/>
        <w:rPr>
          <w:lang w:val="en-GB"/>
        </w:rPr>
      </w:pPr>
      <w:r w:rsidRPr="00725372">
        <w:rPr>
          <w:lang w:val="en-GB"/>
        </w:rPr>
        <w:t xml:space="preserve">Two dedicated gas </w:t>
      </w:r>
      <w:r w:rsidR="00E951CE" w:rsidRPr="00725372">
        <w:rPr>
          <w:lang w:val="en-GB"/>
        </w:rPr>
        <w:t>analyser</w:t>
      </w:r>
      <w:r w:rsidRPr="00725372">
        <w:rPr>
          <w:lang w:val="en-GB"/>
        </w:rPr>
        <w:t xml:space="preserve"> cubicles shall be installed for the </w:t>
      </w:r>
      <w:r w:rsidR="00A156C9">
        <w:rPr>
          <w:lang w:val="en-GB"/>
        </w:rPr>
        <w:t>QPLANT</w:t>
      </w:r>
      <w:r w:rsidRPr="00725372">
        <w:rPr>
          <w:lang w:val="en-GB"/>
        </w:rPr>
        <w:t xml:space="preserve"> (one in the compressor room and the second one in the cold box room).</w:t>
      </w:r>
    </w:p>
    <w:p w14:paraId="5EE7548A" w14:textId="77777777" w:rsidR="007C6EB6" w:rsidRPr="00725372" w:rsidRDefault="007C6EB6" w:rsidP="007C6EB6">
      <w:pPr>
        <w:pStyle w:val="SysReq1"/>
        <w:rPr>
          <w:lang w:val="en-GB"/>
        </w:rPr>
      </w:pPr>
      <w:r w:rsidRPr="00725372">
        <w:rPr>
          <w:lang w:val="en-GB"/>
        </w:rPr>
        <w:t>All capillaries used for permanent monitoring shall end at the gas analysis. These sampling lines shall be provided with at least a pressure regulator, a proper removable filter element and a manual process isolation valve.</w:t>
      </w:r>
    </w:p>
    <w:p w14:paraId="16373F8E" w14:textId="77777777" w:rsidR="00D86B0D" w:rsidRPr="00725372" w:rsidRDefault="007C6EB6" w:rsidP="007C6EB6">
      <w:pPr>
        <w:pStyle w:val="SysReq1"/>
        <w:rPr>
          <w:lang w:val="en-GB"/>
        </w:rPr>
      </w:pPr>
      <w:r w:rsidRPr="00725372">
        <w:rPr>
          <w:lang w:val="en-GB"/>
        </w:rPr>
        <w:t xml:space="preserve">Temporary sampling points shall be at least equipped with a manual process isolation valve and proper plug. </w:t>
      </w:r>
    </w:p>
    <w:p w14:paraId="6E26E3FE" w14:textId="21AC769D" w:rsidR="00D86B0D" w:rsidRPr="00725372" w:rsidRDefault="007C6EB6" w:rsidP="007C6EB6">
      <w:pPr>
        <w:pStyle w:val="SysReq1"/>
        <w:rPr>
          <w:lang w:val="en-GB"/>
        </w:rPr>
      </w:pPr>
      <w:r w:rsidRPr="00725372">
        <w:rPr>
          <w:lang w:val="en-GB"/>
        </w:rPr>
        <w:t xml:space="preserve">Each gas </w:t>
      </w:r>
      <w:r w:rsidR="00E951CE" w:rsidRPr="00725372">
        <w:rPr>
          <w:lang w:val="en-GB"/>
        </w:rPr>
        <w:t>analyser</w:t>
      </w:r>
      <w:r w:rsidRPr="00725372">
        <w:rPr>
          <w:lang w:val="en-GB"/>
        </w:rPr>
        <w:t xml:space="preserve"> shall be equipped with a dedicated calibration line. </w:t>
      </w:r>
    </w:p>
    <w:p w14:paraId="2F7A9DF6" w14:textId="0D26C5CF" w:rsidR="007C6EB6" w:rsidRPr="00725372" w:rsidRDefault="00D86B0D" w:rsidP="007C6EB6">
      <w:pPr>
        <w:pStyle w:val="SysReq1"/>
        <w:rPr>
          <w:lang w:val="en-GB"/>
        </w:rPr>
      </w:pPr>
      <w:commentRangeStart w:id="3192"/>
      <w:r w:rsidRPr="00725372">
        <w:rPr>
          <w:lang w:val="en-GB"/>
        </w:rPr>
        <w:t xml:space="preserve">Gas </w:t>
      </w:r>
      <w:r w:rsidR="007C6EB6" w:rsidRPr="00725372">
        <w:rPr>
          <w:lang w:val="en-GB"/>
        </w:rPr>
        <w:t xml:space="preserve">sampling components and piping shall be in compliance with gas </w:t>
      </w:r>
      <w:r w:rsidR="00E951CE" w:rsidRPr="00725372">
        <w:rPr>
          <w:lang w:val="en-GB"/>
        </w:rPr>
        <w:t>analyser</w:t>
      </w:r>
      <w:r w:rsidR="007C6EB6" w:rsidRPr="00725372">
        <w:rPr>
          <w:lang w:val="en-GB"/>
        </w:rPr>
        <w:t>s accuracy requirements.</w:t>
      </w:r>
      <w:commentRangeEnd w:id="3192"/>
      <w:r w:rsidR="00D902EE">
        <w:rPr>
          <w:rStyle w:val="Verwijzingopmerking"/>
          <w:lang w:val="en-GB"/>
        </w:rPr>
        <w:commentReference w:id="3192"/>
      </w:r>
    </w:p>
    <w:p w14:paraId="5869B4BA" w14:textId="0326E549" w:rsidR="00142342" w:rsidRPr="00725372" w:rsidRDefault="007C6EB6" w:rsidP="00142342">
      <w:pPr>
        <w:pStyle w:val="SysReq1"/>
        <w:rPr>
          <w:lang w:val="en-GB"/>
        </w:rPr>
      </w:pPr>
      <w:r w:rsidRPr="00725372">
        <w:rPr>
          <w:lang w:val="en-GB"/>
        </w:rPr>
        <w:lastRenderedPageBreak/>
        <w:t xml:space="preserve">The </w:t>
      </w:r>
      <w:r w:rsidR="00E951CE" w:rsidRPr="00725372">
        <w:rPr>
          <w:lang w:val="en-GB"/>
        </w:rPr>
        <w:t>analysed</w:t>
      </w:r>
      <w:r w:rsidRPr="00725372">
        <w:rPr>
          <w:lang w:val="en-GB"/>
        </w:rPr>
        <w:t xml:space="preserve"> gas samples shall be sent back to </w:t>
      </w:r>
      <w:commentRangeStart w:id="3193"/>
      <w:r w:rsidRPr="00725372">
        <w:rPr>
          <w:lang w:val="en-GB"/>
        </w:rPr>
        <w:t xml:space="preserve">the Low Pressure </w:t>
      </w:r>
      <w:commentRangeEnd w:id="3193"/>
      <w:r w:rsidR="00383712">
        <w:rPr>
          <w:rStyle w:val="Verwijzingopmerking"/>
          <w:lang w:val="en-GB"/>
        </w:rPr>
        <w:commentReference w:id="3193"/>
      </w:r>
      <w:r w:rsidRPr="00725372">
        <w:rPr>
          <w:lang w:val="en-GB"/>
        </w:rPr>
        <w:t xml:space="preserve">of the </w:t>
      </w:r>
      <w:r w:rsidR="00E844FF">
        <w:rPr>
          <w:lang w:val="en-GB"/>
        </w:rPr>
        <w:t>WCS</w:t>
      </w:r>
      <w:r w:rsidRPr="00725372">
        <w:rPr>
          <w:lang w:val="en-GB"/>
        </w:rPr>
        <w:t>.</w:t>
      </w:r>
    </w:p>
    <w:p w14:paraId="4397020A" w14:textId="0AA3ADE9" w:rsidR="007C6EB6" w:rsidRPr="008D4A77" w:rsidRDefault="007C6EB6" w:rsidP="008D4A77">
      <w:pPr>
        <w:pStyle w:val="Heading5numbered"/>
      </w:pPr>
      <w:r w:rsidRPr="008D4A77">
        <w:t xml:space="preserve">Gas </w:t>
      </w:r>
      <w:proofErr w:type="spellStart"/>
      <w:r w:rsidRPr="008D4A77">
        <w:t>analysis</w:t>
      </w:r>
      <w:proofErr w:type="spellEnd"/>
      <w:r w:rsidRPr="008D4A77">
        <w:t xml:space="preserve"> main </w:t>
      </w:r>
      <w:proofErr w:type="spellStart"/>
      <w:r w:rsidRPr="008D4A77">
        <w:t>requirements</w:t>
      </w:r>
      <w:proofErr w:type="spellEnd"/>
    </w:p>
    <w:p w14:paraId="6CD56DDA" w14:textId="5C908435" w:rsidR="007C6EB6" w:rsidRPr="00725372" w:rsidRDefault="007C6EB6" w:rsidP="007C6EB6">
      <w:pPr>
        <w:pStyle w:val="SysReq1"/>
        <w:rPr>
          <w:lang w:val="en-GB"/>
        </w:rPr>
      </w:pPr>
      <w:r w:rsidRPr="00725372">
        <w:rPr>
          <w:lang w:val="en-GB"/>
        </w:rPr>
        <w:t xml:space="preserve">Moisture, nitrogen in helium shall be measured continuously and anomalies shall trigger alarms on the </w:t>
      </w:r>
      <w:r w:rsidR="00A156C9">
        <w:rPr>
          <w:lang w:val="en-GB"/>
        </w:rPr>
        <w:t>QPLANT</w:t>
      </w:r>
      <w:r w:rsidRPr="00725372">
        <w:rPr>
          <w:lang w:val="en-GB"/>
        </w:rPr>
        <w:t xml:space="preserve"> control system </w:t>
      </w:r>
      <w:commentRangeStart w:id="3194"/>
      <w:commentRangeStart w:id="3195"/>
      <w:r w:rsidRPr="00725372">
        <w:rPr>
          <w:lang w:val="en-GB"/>
        </w:rPr>
        <w:t>HMI</w:t>
      </w:r>
      <w:commentRangeEnd w:id="3194"/>
      <w:r w:rsidR="00A8671E">
        <w:rPr>
          <w:rStyle w:val="Verwijzingopmerking"/>
          <w:lang w:val="en-GB"/>
        </w:rPr>
        <w:commentReference w:id="3194"/>
      </w:r>
      <w:commentRangeEnd w:id="3195"/>
      <w:r w:rsidR="00CF28BC">
        <w:rPr>
          <w:rStyle w:val="Verwijzingopmerking"/>
          <w:lang w:val="en-GB"/>
        </w:rPr>
        <w:commentReference w:id="3195"/>
      </w:r>
      <w:r w:rsidRPr="00725372">
        <w:rPr>
          <w:lang w:val="en-GB"/>
        </w:rPr>
        <w:t xml:space="preserve">. </w:t>
      </w:r>
    </w:p>
    <w:p w14:paraId="24BA056A" w14:textId="22AF2297" w:rsidR="007C6EB6" w:rsidRPr="00725372" w:rsidRDefault="007C6EB6" w:rsidP="007C6EB6">
      <w:pPr>
        <w:pStyle w:val="SysReq1"/>
        <w:rPr>
          <w:lang w:val="en-GB"/>
        </w:rPr>
      </w:pPr>
      <w:r w:rsidRPr="00725372">
        <w:rPr>
          <w:lang w:val="en-GB"/>
        </w:rPr>
        <w:t xml:space="preserve">Gas </w:t>
      </w:r>
      <w:r w:rsidR="00E951CE" w:rsidRPr="00725372">
        <w:rPr>
          <w:lang w:val="en-GB"/>
        </w:rPr>
        <w:t>analyser</w:t>
      </w:r>
      <w:r w:rsidRPr="00725372">
        <w:rPr>
          <w:lang w:val="en-GB"/>
        </w:rPr>
        <w:t xml:space="preserve">s </w:t>
      </w:r>
      <w:commentRangeStart w:id="3196"/>
      <w:r w:rsidRPr="00725372">
        <w:rPr>
          <w:lang w:val="en-GB"/>
        </w:rPr>
        <w:t xml:space="preserve">will be chosen according to the </w:t>
      </w:r>
      <w:r w:rsidR="00CB1438">
        <w:rPr>
          <w:lang w:val="en-GB"/>
        </w:rPr>
        <w:t>Contractor</w:t>
      </w:r>
      <w:r w:rsidRPr="00725372">
        <w:rPr>
          <w:lang w:val="en-GB"/>
        </w:rPr>
        <w:t xml:space="preserve"> experience </w:t>
      </w:r>
      <w:commentRangeEnd w:id="3196"/>
      <w:r w:rsidR="001821E0">
        <w:rPr>
          <w:rStyle w:val="Verwijzingopmerking"/>
          <w:lang w:val="en-GB"/>
        </w:rPr>
        <w:commentReference w:id="3196"/>
      </w:r>
      <w:r w:rsidRPr="00725372">
        <w:rPr>
          <w:lang w:val="en-GB"/>
        </w:rPr>
        <w:t>and shall have at least a measuring range of 0-</w:t>
      </w:r>
      <w:commentRangeStart w:id="3197"/>
      <w:r w:rsidRPr="00725372">
        <w:rPr>
          <w:lang w:val="en-GB"/>
        </w:rPr>
        <w:t>100 ppm by volume for moisture and nitrogen. Accuracy required shall be better than or equal to ± 1 ppm by volume for the full range, with a long-term drift better than ± 1ppm by volume per year.</w:t>
      </w:r>
      <w:commentRangeEnd w:id="3197"/>
      <w:r w:rsidR="001821E0">
        <w:rPr>
          <w:rStyle w:val="Verwijzingopmerking"/>
          <w:lang w:val="en-GB"/>
        </w:rPr>
        <w:commentReference w:id="3197"/>
      </w:r>
    </w:p>
    <w:p w14:paraId="183FC573" w14:textId="6189390F" w:rsidR="007C6EB6" w:rsidRPr="00725372" w:rsidRDefault="007C6EB6" w:rsidP="007C6EB6">
      <w:pPr>
        <w:pStyle w:val="SysReq1"/>
        <w:rPr>
          <w:lang w:val="en-GB"/>
        </w:rPr>
      </w:pPr>
      <w:r w:rsidRPr="00725372">
        <w:rPr>
          <w:lang w:val="en-GB"/>
        </w:rPr>
        <w:t xml:space="preserve">In the compressor room, the residual hydrocarbons shall be measured with suitable </w:t>
      </w:r>
      <w:commentRangeStart w:id="3198"/>
      <w:r w:rsidRPr="00725372">
        <w:rPr>
          <w:lang w:val="en-GB"/>
        </w:rPr>
        <w:t>instrument</w:t>
      </w:r>
      <w:r w:rsidR="0063737F">
        <w:rPr>
          <w:lang w:val="en-GB"/>
        </w:rPr>
        <w:t>ation</w:t>
      </w:r>
      <w:commentRangeEnd w:id="3198"/>
      <w:r w:rsidR="001821E0">
        <w:rPr>
          <w:rStyle w:val="Verwijzingopmerking"/>
          <w:lang w:val="en-GB"/>
        </w:rPr>
        <w:commentReference w:id="3198"/>
      </w:r>
      <w:r w:rsidRPr="00725372">
        <w:rPr>
          <w:lang w:val="en-GB"/>
        </w:rPr>
        <w:t xml:space="preserve">. </w:t>
      </w:r>
    </w:p>
    <w:p w14:paraId="3E38457F" w14:textId="77777777" w:rsidR="00142342" w:rsidRPr="004D309E" w:rsidRDefault="00142342" w:rsidP="00142342">
      <w:pPr>
        <w:pStyle w:val="SysReq1"/>
        <w:numPr>
          <w:ilvl w:val="0"/>
          <w:numId w:val="0"/>
        </w:numPr>
        <w:rPr>
          <w:sz w:val="2"/>
          <w:szCs w:val="2"/>
          <w:lang w:val="en-GB"/>
        </w:rPr>
      </w:pPr>
    </w:p>
    <w:p w14:paraId="61867FBA" w14:textId="392AB6E6" w:rsidR="007C6EB6" w:rsidRPr="00725372" w:rsidRDefault="007C6EB6" w:rsidP="00F94CE9">
      <w:pPr>
        <w:pStyle w:val="Heading3numbered"/>
      </w:pPr>
      <w:bookmarkStart w:id="3199" w:name="_Toc197425959"/>
      <w:r w:rsidRPr="00725372">
        <w:t>Wiring requirements</w:t>
      </w:r>
      <w:bookmarkEnd w:id="3199"/>
    </w:p>
    <w:p w14:paraId="22B6C2C2" w14:textId="33CAC519" w:rsidR="007C6EB6" w:rsidRPr="00725372" w:rsidRDefault="007C6EB6" w:rsidP="007C6EB6">
      <w:pPr>
        <w:pStyle w:val="SysReq1"/>
        <w:rPr>
          <w:lang w:val="en-GB"/>
        </w:rPr>
      </w:pPr>
      <w:commentRangeStart w:id="3200"/>
      <w:r w:rsidRPr="00725372">
        <w:rPr>
          <w:lang w:val="en-GB"/>
        </w:rPr>
        <w:t xml:space="preserve">The </w:t>
      </w:r>
      <w:r w:rsidR="00CB1438">
        <w:rPr>
          <w:lang w:val="en-GB"/>
        </w:rPr>
        <w:t>Contractor</w:t>
      </w:r>
      <w:r w:rsidRPr="00725372">
        <w:rPr>
          <w:lang w:val="en-GB"/>
        </w:rPr>
        <w:t xml:space="preserve"> shall propose a solution to be approved by </w:t>
      </w:r>
      <w:r w:rsidR="004D309E" w:rsidRPr="004D309E">
        <w:rPr>
          <w:lang w:val="en-GB"/>
        </w:rPr>
        <w:t>SCK CEN</w:t>
      </w:r>
      <w:r w:rsidR="004D309E">
        <w:rPr>
          <w:lang w:val="en-GB"/>
        </w:rPr>
        <w:t xml:space="preserve"> </w:t>
      </w:r>
      <w:r w:rsidRPr="00725372">
        <w:rPr>
          <w:lang w:val="en-GB"/>
        </w:rPr>
        <w:t xml:space="preserve">to </w:t>
      </w:r>
      <w:proofErr w:type="spellStart"/>
      <w:r w:rsidRPr="00725372">
        <w:rPr>
          <w:lang w:val="en-GB"/>
        </w:rPr>
        <w:t>minimize</w:t>
      </w:r>
      <w:proofErr w:type="spellEnd"/>
      <w:r w:rsidRPr="00725372">
        <w:rPr>
          <w:lang w:val="en-GB"/>
        </w:rPr>
        <w:t xml:space="preserve"> the Electro Magnetic Interferences effects (</w:t>
      </w:r>
      <w:r w:rsidRPr="00725372">
        <w:rPr>
          <w:rStyle w:val="AAReferencedChar"/>
        </w:rPr>
        <w:fldChar w:fldCharType="begin"/>
      </w:r>
      <w:r w:rsidRPr="00725372">
        <w:rPr>
          <w:rStyle w:val="AAReferencedChar"/>
        </w:rPr>
        <w:instrText xml:space="preserve"> REF _Ref190779284 \h  \* MERGEFORMAT </w:instrText>
      </w:r>
      <w:r w:rsidRPr="00725372">
        <w:rPr>
          <w:rStyle w:val="AAReferencedChar"/>
        </w:rPr>
      </w:r>
      <w:r w:rsidRPr="00725372">
        <w:rPr>
          <w:rStyle w:val="AAReferencedChar"/>
        </w:rPr>
        <w:fldChar w:fldCharType="separate"/>
      </w:r>
      <w:r w:rsidR="00E67BB8" w:rsidRPr="00E67BB8">
        <w:rPr>
          <w:rStyle w:val="AAReferencedChar"/>
        </w:rPr>
        <w:t>AD 7</w:t>
      </w:r>
      <w:r w:rsidRPr="00725372">
        <w:rPr>
          <w:rStyle w:val="AAReferencedChar"/>
        </w:rPr>
        <w:fldChar w:fldCharType="end"/>
      </w:r>
      <w:r w:rsidRPr="00725372">
        <w:rPr>
          <w:lang w:val="en-GB"/>
        </w:rPr>
        <w:t>) required for standard measurements (e.g., using suitable shielded cables, twisted pairs, routing properly and separating voltage levels, etc.).</w:t>
      </w:r>
      <w:commentRangeEnd w:id="3200"/>
      <w:r w:rsidR="006153FC">
        <w:rPr>
          <w:rStyle w:val="Verwijzingopmerking"/>
          <w:lang w:val="en-GB"/>
        </w:rPr>
        <w:commentReference w:id="3200"/>
      </w:r>
    </w:p>
    <w:p w14:paraId="26B157AD" w14:textId="667D216B" w:rsidR="007C6EB6" w:rsidRPr="00725372" w:rsidRDefault="007C6EB6" w:rsidP="007C6EB6">
      <w:pPr>
        <w:pStyle w:val="SysReq1"/>
        <w:rPr>
          <w:lang w:val="en-GB"/>
        </w:rPr>
      </w:pPr>
      <w:r w:rsidRPr="00725372">
        <w:rPr>
          <w:lang w:val="en-GB"/>
        </w:rPr>
        <w:t xml:space="preserve">In order to ease diagnostic and checking of measurement chains, knife-switch type terminal blocks or similar cabling interface shall be fitted for input and output signals connections with the </w:t>
      </w:r>
      <w:r w:rsidR="00A156C9">
        <w:rPr>
          <w:lang w:val="en-GB"/>
        </w:rPr>
        <w:t>QPLANT</w:t>
      </w:r>
      <w:r w:rsidRPr="00725372">
        <w:rPr>
          <w:lang w:val="en-GB"/>
        </w:rPr>
        <w:t xml:space="preserve"> control system.</w:t>
      </w:r>
    </w:p>
    <w:p w14:paraId="6D8D4699" w14:textId="77777777" w:rsidR="00142342" w:rsidRPr="00725372" w:rsidRDefault="00142342" w:rsidP="00142342">
      <w:pPr>
        <w:pStyle w:val="SysReq1"/>
        <w:numPr>
          <w:ilvl w:val="0"/>
          <w:numId w:val="0"/>
        </w:numPr>
        <w:rPr>
          <w:sz w:val="10"/>
          <w:szCs w:val="10"/>
          <w:lang w:val="en-GB"/>
        </w:rPr>
      </w:pPr>
    </w:p>
    <w:p w14:paraId="7C7D5399" w14:textId="2FD04965" w:rsidR="007C6EB6" w:rsidRPr="00725372" w:rsidRDefault="007C6EB6" w:rsidP="00F94CE9">
      <w:pPr>
        <w:pStyle w:val="Heading3numbered"/>
      </w:pPr>
      <w:bookmarkStart w:id="3201" w:name="_Toc197425960"/>
      <w:r w:rsidRPr="00725372">
        <w:t>Electrical Requirements</w:t>
      </w:r>
      <w:bookmarkEnd w:id="3201"/>
    </w:p>
    <w:p w14:paraId="6493CCA6" w14:textId="3590E35F" w:rsidR="007C6EB6" w:rsidRPr="00725372" w:rsidRDefault="007C6EB6" w:rsidP="007C6EB6">
      <w:pPr>
        <w:pStyle w:val="SysReq1"/>
        <w:rPr>
          <w:lang w:val="en-GB"/>
        </w:rPr>
      </w:pPr>
      <w:r w:rsidRPr="00725372">
        <w:rPr>
          <w:lang w:val="en-GB"/>
        </w:rPr>
        <w:t xml:space="preserve">All electrical components (cables, cubicles, cable trays, etc.) shall be in accordance with the applicable international electrical standards (IEC including IEC 61508 and IEC 61511 for lifecycle safety aspects) and </w:t>
      </w:r>
      <w:r w:rsidRPr="00725372">
        <w:rPr>
          <w:rStyle w:val="AAReferencedChar"/>
        </w:rPr>
        <w:fldChar w:fldCharType="begin"/>
      </w:r>
      <w:r w:rsidRPr="00725372">
        <w:rPr>
          <w:rStyle w:val="AAReferencedChar"/>
        </w:rPr>
        <w:instrText xml:space="preserve"> REF _Ref190779328 \h  \* MERGEFORMAT </w:instrText>
      </w:r>
      <w:r w:rsidRPr="00725372">
        <w:rPr>
          <w:rStyle w:val="AAReferencedChar"/>
        </w:rPr>
      </w:r>
      <w:r w:rsidRPr="00725372">
        <w:rPr>
          <w:rStyle w:val="AAReferencedChar"/>
        </w:rPr>
        <w:fldChar w:fldCharType="separate"/>
      </w:r>
      <w:r w:rsidR="00E67BB8" w:rsidRPr="00E67BB8">
        <w:rPr>
          <w:rStyle w:val="AAReferencedChar"/>
        </w:rPr>
        <w:t>AD 6</w:t>
      </w:r>
      <w:r w:rsidRPr="00725372">
        <w:rPr>
          <w:rStyle w:val="AAReferencedChar"/>
        </w:rPr>
        <w:fldChar w:fldCharType="end"/>
      </w:r>
      <w:r w:rsidRPr="00725372">
        <w:rPr>
          <w:lang w:val="en-GB"/>
        </w:rPr>
        <w:t xml:space="preserve">. </w:t>
      </w:r>
    </w:p>
    <w:p w14:paraId="782B1A50" w14:textId="77777777" w:rsidR="007C6EB6" w:rsidRPr="00725372" w:rsidRDefault="007C6EB6" w:rsidP="007C6EB6">
      <w:pPr>
        <w:pStyle w:val="SysReq1"/>
        <w:rPr>
          <w:lang w:val="en-GB"/>
        </w:rPr>
      </w:pPr>
      <w:commentRangeStart w:id="3202"/>
      <w:r w:rsidRPr="00725372">
        <w:rPr>
          <w:lang w:val="en-GB"/>
        </w:rPr>
        <w:t>All cable sheathing shall be adapted to their environment (moisture, cable trenches, oil, heat and cold conditions, external environment, EMI effects, etc.).</w:t>
      </w:r>
      <w:commentRangeEnd w:id="3202"/>
      <w:r w:rsidR="006153FC">
        <w:rPr>
          <w:rStyle w:val="Verwijzingopmerking"/>
          <w:lang w:val="en-GB"/>
        </w:rPr>
        <w:commentReference w:id="3202"/>
      </w:r>
    </w:p>
    <w:p w14:paraId="5F2C5D5F" w14:textId="7457C477" w:rsidR="007C6EB6" w:rsidRPr="00725372" w:rsidDel="003D4716" w:rsidRDefault="007C6EB6" w:rsidP="007C6EB6">
      <w:pPr>
        <w:pStyle w:val="SysReq1"/>
        <w:rPr>
          <w:del w:id="3203" w:author="Dorda Ulrich" w:date="2025-03-31T11:33:00Z"/>
          <w:lang w:val="en-GB"/>
        </w:rPr>
      </w:pPr>
      <w:del w:id="3204" w:author="Dorda Ulrich" w:date="2025-03-31T11:33:00Z">
        <w:r w:rsidRPr="00725372" w:rsidDel="003D4716">
          <w:rPr>
            <w:lang w:val="en-GB"/>
          </w:rPr>
          <w:delText xml:space="preserve">The </w:delText>
        </w:r>
        <w:r w:rsidR="00CB1438" w:rsidDel="003D4716">
          <w:rPr>
            <w:lang w:val="en-GB"/>
          </w:rPr>
          <w:delText>Contractor</w:delText>
        </w:r>
        <w:r w:rsidRPr="00725372" w:rsidDel="003D4716">
          <w:rPr>
            <w:lang w:val="en-GB"/>
          </w:rPr>
          <w:delText xml:space="preserve"> shall provide local emergency stop for the main components (compressor skids, ORS, cold boxes, etc.) and shall manage the electrical aspect (electrical protection) </w:delText>
        </w:r>
        <w:r w:rsidR="00704BD8" w:rsidDel="003D4716">
          <w:rPr>
            <w:lang w:val="en-GB"/>
          </w:rPr>
          <w:delText>within</w:delText>
        </w:r>
        <w:r w:rsidR="00704BD8" w:rsidRPr="00725372" w:rsidDel="003D4716">
          <w:rPr>
            <w:lang w:val="en-GB"/>
          </w:rPr>
          <w:delText xml:space="preserve"> </w:delText>
        </w:r>
        <w:r w:rsidRPr="00725372" w:rsidDel="003D4716">
          <w:rPr>
            <w:lang w:val="en-GB"/>
          </w:rPr>
          <w:delText xml:space="preserve">the </w:delText>
        </w:r>
        <w:r w:rsidR="00CB1438" w:rsidDel="003D4716">
          <w:rPr>
            <w:lang w:val="en-GB"/>
          </w:rPr>
          <w:delText>Cryoplant</w:delText>
        </w:r>
        <w:r w:rsidRPr="00725372" w:rsidDel="003D4716">
          <w:rPr>
            <w:lang w:val="en-GB"/>
          </w:rPr>
          <w:delText xml:space="preserve"> scope.</w:delText>
        </w:r>
        <w:commentRangeStart w:id="3205"/>
        <w:commentRangeEnd w:id="3205"/>
        <w:r w:rsidR="006153FC" w:rsidDel="003D4716">
          <w:rPr>
            <w:rStyle w:val="Verwijzingopmerking"/>
            <w:lang w:val="en-GB"/>
          </w:rPr>
          <w:commentReference w:id="3205"/>
        </w:r>
      </w:del>
    </w:p>
    <w:p w14:paraId="4B2D9C36" w14:textId="6ACACACA" w:rsidR="007C6EB6" w:rsidRPr="00725372" w:rsidDel="003D4716" w:rsidRDefault="007C6EB6" w:rsidP="007C6EB6">
      <w:pPr>
        <w:pStyle w:val="SysReq1"/>
        <w:rPr>
          <w:del w:id="3206" w:author="Dorda Ulrich" w:date="2025-03-31T11:33:00Z"/>
          <w:lang w:val="en-GB"/>
        </w:rPr>
      </w:pPr>
      <w:del w:id="3207" w:author="Dorda Ulrich" w:date="2025-03-31T11:33:00Z">
        <w:r w:rsidRPr="00725372" w:rsidDel="003D4716">
          <w:rPr>
            <w:lang w:val="en-GB"/>
          </w:rPr>
          <w:delText>All metal components (electrical cubicles, raceways, piping’s, motors, etc.) shall be connected to the general grounding system according to IEC standards of earthing systems.</w:delText>
        </w:r>
      </w:del>
    </w:p>
    <w:p w14:paraId="6703ACDC" w14:textId="77777777" w:rsidR="007C6EB6" w:rsidRPr="00725372" w:rsidRDefault="007C6EB6" w:rsidP="007C6EB6">
      <w:pPr>
        <w:pStyle w:val="SysReq1"/>
        <w:rPr>
          <w:lang w:val="en-GB"/>
        </w:rPr>
      </w:pPr>
      <w:r w:rsidRPr="00725372">
        <w:rPr>
          <w:lang w:val="en-GB"/>
        </w:rPr>
        <w:t>Each electrical and instrumentation cabinet shall have at least 25 % available space to allow later installation of equipment.</w:t>
      </w:r>
    </w:p>
    <w:p w14:paraId="4F77DE3A" w14:textId="3C03A63F" w:rsidR="007C6EB6" w:rsidRPr="00725372" w:rsidRDefault="007C6EB6" w:rsidP="007C6EB6">
      <w:pPr>
        <w:pStyle w:val="SysReq1"/>
        <w:rPr>
          <w:lang w:val="en-GB"/>
        </w:rPr>
      </w:pPr>
      <w:r w:rsidRPr="00725372">
        <w:rPr>
          <w:lang w:val="en-GB"/>
        </w:rPr>
        <w:lastRenderedPageBreak/>
        <w:t xml:space="preserve">The </w:t>
      </w:r>
      <w:r w:rsidR="00CB1438">
        <w:rPr>
          <w:lang w:val="en-GB"/>
        </w:rPr>
        <w:t>Contractor</w:t>
      </w:r>
      <w:r w:rsidRPr="00725372">
        <w:rPr>
          <w:lang w:val="en-GB"/>
        </w:rPr>
        <w:t xml:space="preserve"> shall install harmonic filtering devices on the major </w:t>
      </w:r>
      <w:r w:rsidR="006C500C">
        <w:rPr>
          <w:lang w:val="en-GB"/>
        </w:rPr>
        <w:t>v</w:t>
      </w:r>
      <w:r w:rsidR="006C500C" w:rsidRPr="006C500C">
        <w:rPr>
          <w:lang w:val="en-GB"/>
        </w:rPr>
        <w:t xml:space="preserve">ariable </w:t>
      </w:r>
      <w:r w:rsidR="006C500C">
        <w:rPr>
          <w:lang w:val="en-GB"/>
        </w:rPr>
        <w:t>f</w:t>
      </w:r>
      <w:r w:rsidR="006C500C" w:rsidRPr="006C500C">
        <w:rPr>
          <w:lang w:val="en-GB"/>
        </w:rPr>
        <w:t xml:space="preserve">requency </w:t>
      </w:r>
      <w:r w:rsidR="006C500C">
        <w:rPr>
          <w:lang w:val="en-GB"/>
        </w:rPr>
        <w:t>d</w:t>
      </w:r>
      <w:r w:rsidR="006C500C" w:rsidRPr="006C500C">
        <w:rPr>
          <w:lang w:val="en-GB"/>
        </w:rPr>
        <w:t>riv</w:t>
      </w:r>
      <w:r w:rsidR="006C500C">
        <w:rPr>
          <w:lang w:val="en-GB"/>
        </w:rPr>
        <w:t>es</w:t>
      </w:r>
      <w:r w:rsidR="006C500C" w:rsidRPr="006C500C">
        <w:rPr>
          <w:lang w:val="en-GB"/>
        </w:rPr>
        <w:t xml:space="preserve"> </w:t>
      </w:r>
      <w:r w:rsidRPr="00725372">
        <w:rPr>
          <w:lang w:val="en-GB"/>
        </w:rPr>
        <w:t xml:space="preserve">(for LP-HP compressors) </w:t>
      </w:r>
      <w:commentRangeStart w:id="3208"/>
      <w:r w:rsidRPr="00725372">
        <w:rPr>
          <w:lang w:val="en-GB"/>
        </w:rPr>
        <w:t>and refer to</w:t>
      </w:r>
      <w:commentRangeEnd w:id="3208"/>
      <w:r w:rsidR="00704BD8">
        <w:rPr>
          <w:rStyle w:val="Verwijzingopmerking"/>
          <w:lang w:val="en-GB"/>
        </w:rPr>
        <w:commentReference w:id="3208"/>
      </w:r>
      <w:r w:rsidRPr="00725372">
        <w:rPr>
          <w:lang w:val="en-GB"/>
        </w:rPr>
        <w:t xml:space="preserve"> </w:t>
      </w:r>
      <w:r w:rsidRPr="00725372">
        <w:rPr>
          <w:rStyle w:val="AAReferencedChar"/>
        </w:rPr>
        <w:fldChar w:fldCharType="begin"/>
      </w:r>
      <w:r w:rsidRPr="00725372">
        <w:rPr>
          <w:rStyle w:val="AAReferencedChar"/>
        </w:rPr>
        <w:instrText xml:space="preserve"> REF _Ref190779328 \h  \* MERGEFORMAT </w:instrText>
      </w:r>
      <w:r w:rsidRPr="00725372">
        <w:rPr>
          <w:rStyle w:val="AAReferencedChar"/>
        </w:rPr>
      </w:r>
      <w:r w:rsidRPr="00725372">
        <w:rPr>
          <w:rStyle w:val="AAReferencedChar"/>
        </w:rPr>
        <w:fldChar w:fldCharType="separate"/>
      </w:r>
      <w:r w:rsidR="00E67BB8" w:rsidRPr="00E67BB8">
        <w:rPr>
          <w:rStyle w:val="AAReferencedChar"/>
        </w:rPr>
        <w:t>AD 6</w:t>
      </w:r>
      <w:r w:rsidRPr="00725372">
        <w:rPr>
          <w:rStyle w:val="AAReferencedChar"/>
        </w:rPr>
        <w:fldChar w:fldCharType="end"/>
      </w:r>
      <w:r w:rsidRPr="00725372">
        <w:rPr>
          <w:lang w:val="en-GB"/>
        </w:rPr>
        <w:t xml:space="preserve"> for </w:t>
      </w:r>
      <w:r w:rsidR="006C500C">
        <w:rPr>
          <w:lang w:val="en-GB"/>
        </w:rPr>
        <w:t>v</w:t>
      </w:r>
      <w:r w:rsidR="006C500C" w:rsidRPr="006C500C">
        <w:rPr>
          <w:lang w:val="en-GB"/>
        </w:rPr>
        <w:t xml:space="preserve">ariable </w:t>
      </w:r>
      <w:r w:rsidR="006C500C">
        <w:rPr>
          <w:lang w:val="en-GB"/>
        </w:rPr>
        <w:t>f</w:t>
      </w:r>
      <w:r w:rsidR="006C500C" w:rsidRPr="006C500C">
        <w:rPr>
          <w:lang w:val="en-GB"/>
        </w:rPr>
        <w:t xml:space="preserve">requency </w:t>
      </w:r>
      <w:r w:rsidR="006C500C">
        <w:rPr>
          <w:lang w:val="en-GB"/>
        </w:rPr>
        <w:t>d</w:t>
      </w:r>
      <w:r w:rsidR="006C500C" w:rsidRPr="006C500C">
        <w:rPr>
          <w:lang w:val="en-GB"/>
        </w:rPr>
        <w:t>riv</w:t>
      </w:r>
      <w:r w:rsidR="006C500C">
        <w:rPr>
          <w:lang w:val="en-GB"/>
        </w:rPr>
        <w:t>e</w:t>
      </w:r>
      <w:r w:rsidRPr="00725372">
        <w:rPr>
          <w:lang w:val="en-GB"/>
        </w:rPr>
        <w:t xml:space="preserve"> requirements.</w:t>
      </w:r>
    </w:p>
    <w:p w14:paraId="449530AF" w14:textId="4073579F" w:rsidR="007C6EB6" w:rsidRPr="00725372" w:rsidRDefault="007C6EB6" w:rsidP="00F94CE9">
      <w:pPr>
        <w:pStyle w:val="Heading3numbered"/>
      </w:pPr>
      <w:bookmarkStart w:id="3209" w:name="_Toc197425961"/>
      <w:r w:rsidRPr="00725372">
        <w:t>Identification and labelling</w:t>
      </w:r>
      <w:bookmarkEnd w:id="3209"/>
    </w:p>
    <w:p w14:paraId="30FA7B76" w14:textId="108C6332" w:rsidR="007C6EB6" w:rsidRPr="00725372" w:rsidRDefault="007C6EB6" w:rsidP="007C6EB6">
      <w:pPr>
        <w:pStyle w:val="SysReq1"/>
        <w:rPr>
          <w:lang w:val="en-GB"/>
        </w:rPr>
      </w:pPr>
      <w:r w:rsidRPr="00725372">
        <w:rPr>
          <w:lang w:val="en-GB"/>
        </w:rPr>
        <w:t xml:space="preserve">The naming convention for cryogenic system shall be based on existing reference projects and shall be agreed with SCK CEN. </w:t>
      </w:r>
    </w:p>
    <w:p w14:paraId="14B9A4A9" w14:textId="690E7AF1" w:rsidR="007C6EB6" w:rsidRPr="00725372" w:rsidRDefault="007C6EB6" w:rsidP="007C6EB6">
      <w:pPr>
        <w:pStyle w:val="SysReq1"/>
        <w:rPr>
          <w:lang w:val="en-GB"/>
        </w:rPr>
      </w:pPr>
      <w:commentRangeStart w:id="3210"/>
      <w:r w:rsidRPr="00725372">
        <w:rPr>
          <w:lang w:val="en-GB"/>
        </w:rPr>
        <w:t xml:space="preserve">For pressure equipment, vessels and safety devices, the </w:t>
      </w:r>
      <w:r w:rsidR="00CB1438">
        <w:rPr>
          <w:lang w:val="en-GB"/>
        </w:rPr>
        <w:t>Contractor</w:t>
      </w:r>
      <w:r w:rsidRPr="00725372">
        <w:rPr>
          <w:lang w:val="en-GB"/>
        </w:rPr>
        <w:t xml:space="preserve"> shall comply with the requirements as detailed </w:t>
      </w:r>
      <w:r w:rsidRPr="00725372">
        <w:rPr>
          <w:rStyle w:val="AAReferencedChar"/>
        </w:rPr>
        <w:fldChar w:fldCharType="begin"/>
      </w:r>
      <w:r w:rsidRPr="00725372">
        <w:rPr>
          <w:rStyle w:val="AAReferencedChar"/>
        </w:rPr>
        <w:instrText xml:space="preserve"> REF _Ref190779408 \h  \* MERGEFORMAT </w:instrText>
      </w:r>
      <w:r w:rsidRPr="00725372">
        <w:rPr>
          <w:rStyle w:val="AAReferencedChar"/>
        </w:rPr>
      </w:r>
      <w:r w:rsidRPr="00725372">
        <w:rPr>
          <w:rStyle w:val="AAReferencedChar"/>
        </w:rPr>
        <w:fldChar w:fldCharType="separate"/>
      </w:r>
      <w:r w:rsidR="00E67BB8" w:rsidRPr="00E67BB8">
        <w:rPr>
          <w:rStyle w:val="AAReferencedChar"/>
        </w:rPr>
        <w:t>AD 5</w:t>
      </w:r>
      <w:r w:rsidRPr="00725372">
        <w:rPr>
          <w:rStyle w:val="AAReferencedChar"/>
        </w:rPr>
        <w:fldChar w:fldCharType="end"/>
      </w:r>
      <w:r w:rsidRPr="00725372">
        <w:rPr>
          <w:lang w:val="en-GB"/>
        </w:rPr>
        <w:t xml:space="preserve">, </w:t>
      </w:r>
      <w:r w:rsidRPr="00725372">
        <w:rPr>
          <w:rStyle w:val="AAReferencedChar"/>
        </w:rPr>
        <w:fldChar w:fldCharType="begin"/>
      </w:r>
      <w:r w:rsidRPr="00725372">
        <w:rPr>
          <w:rStyle w:val="AAReferencedChar"/>
        </w:rPr>
        <w:instrText xml:space="preserve"> REF _Ref190777046 \h  \* MERGEFORMAT </w:instrText>
      </w:r>
      <w:r w:rsidRPr="00725372">
        <w:rPr>
          <w:rStyle w:val="AAReferencedChar"/>
        </w:rPr>
      </w:r>
      <w:r w:rsidRPr="00725372">
        <w:rPr>
          <w:rStyle w:val="AAReferencedChar"/>
        </w:rPr>
        <w:fldChar w:fldCharType="separate"/>
      </w:r>
      <w:r w:rsidR="00E67BB8" w:rsidRPr="00E67BB8">
        <w:rPr>
          <w:rStyle w:val="AAReferencedChar"/>
        </w:rPr>
        <w:t>AD 13</w:t>
      </w:r>
      <w:r w:rsidRPr="00725372">
        <w:rPr>
          <w:rStyle w:val="AAReferencedChar"/>
        </w:rPr>
        <w:fldChar w:fldCharType="end"/>
      </w:r>
      <w:r w:rsidRPr="00725372">
        <w:rPr>
          <w:lang w:val="en-GB"/>
        </w:rPr>
        <w:t xml:space="preserve">, and </w:t>
      </w:r>
      <w:r w:rsidRPr="00725372">
        <w:rPr>
          <w:rStyle w:val="AAReferencedChar"/>
        </w:rPr>
        <w:fldChar w:fldCharType="begin"/>
      </w:r>
      <w:r w:rsidRPr="00725372">
        <w:rPr>
          <w:rStyle w:val="AAReferencedChar"/>
        </w:rPr>
        <w:instrText xml:space="preserve"> REF _Ref190779419 \h  \* MERGEFORMAT </w:instrText>
      </w:r>
      <w:r w:rsidRPr="00725372">
        <w:rPr>
          <w:rStyle w:val="AAReferencedChar"/>
        </w:rPr>
      </w:r>
      <w:r w:rsidRPr="00725372">
        <w:rPr>
          <w:rStyle w:val="AAReferencedChar"/>
        </w:rPr>
        <w:fldChar w:fldCharType="separate"/>
      </w:r>
      <w:r w:rsidR="00E67BB8" w:rsidRPr="00E67BB8">
        <w:rPr>
          <w:rStyle w:val="AAReferencedChar"/>
        </w:rPr>
        <w:t>AD 14</w:t>
      </w:r>
      <w:r w:rsidRPr="00725372">
        <w:rPr>
          <w:rStyle w:val="AAReferencedChar"/>
        </w:rPr>
        <w:fldChar w:fldCharType="end"/>
      </w:r>
      <w:r w:rsidRPr="00725372">
        <w:rPr>
          <w:lang w:val="en-GB"/>
        </w:rPr>
        <w:t>.</w:t>
      </w:r>
      <w:commentRangeEnd w:id="3210"/>
      <w:r w:rsidR="00115D4A">
        <w:rPr>
          <w:rStyle w:val="Verwijzingopmerking"/>
          <w:lang w:val="en-GB"/>
        </w:rPr>
        <w:commentReference w:id="3210"/>
      </w:r>
    </w:p>
    <w:p w14:paraId="2ABE9BCD" w14:textId="77777777" w:rsidR="00142342" w:rsidRPr="00725372" w:rsidRDefault="00142342" w:rsidP="00142342">
      <w:pPr>
        <w:pStyle w:val="SysReq1"/>
        <w:numPr>
          <w:ilvl w:val="0"/>
          <w:numId w:val="0"/>
        </w:numPr>
        <w:rPr>
          <w:lang w:val="en-GB"/>
        </w:rPr>
      </w:pPr>
    </w:p>
    <w:p w14:paraId="65C399F3" w14:textId="77777777" w:rsidR="00E951CE" w:rsidRPr="00725372" w:rsidRDefault="00E951CE">
      <w:pPr>
        <w:spacing w:after="160" w:line="259" w:lineRule="auto"/>
        <w:jc w:val="left"/>
        <w:rPr>
          <w:rFonts w:eastAsia="Times New Roman"/>
          <w:color w:val="984A9C"/>
          <w:sz w:val="22"/>
        </w:rPr>
      </w:pPr>
      <w:r w:rsidRPr="00725372">
        <w:br w:type="page"/>
      </w:r>
    </w:p>
    <w:p w14:paraId="2F96F11E" w14:textId="77777777" w:rsidR="00774CBA" w:rsidRPr="00725372" w:rsidRDefault="00774CBA" w:rsidP="00774CBA">
      <w:pPr>
        <w:pStyle w:val="Heading3numbered"/>
      </w:pPr>
      <w:bookmarkStart w:id="3211" w:name="_Toc197425962"/>
      <w:r w:rsidRPr="00725372">
        <w:lastRenderedPageBreak/>
        <w:t>Valves</w:t>
      </w:r>
      <w:bookmarkEnd w:id="3211"/>
    </w:p>
    <w:p w14:paraId="4CACD015" w14:textId="397A3C03" w:rsidR="00774CBA" w:rsidRPr="00725372" w:rsidRDefault="00774CBA" w:rsidP="00774CBA">
      <w:pPr>
        <w:pStyle w:val="SysReq1"/>
        <w:rPr>
          <w:lang w:val="en-GB"/>
        </w:rPr>
      </w:pPr>
      <w:r w:rsidRPr="00725372">
        <w:rPr>
          <w:lang w:val="en-GB"/>
        </w:rPr>
        <w:t xml:space="preserve">The valve actuators of the </w:t>
      </w:r>
      <w:r w:rsidR="00A156C9">
        <w:rPr>
          <w:lang w:val="en-GB"/>
        </w:rPr>
        <w:t>QPLANT</w:t>
      </w:r>
      <w:r w:rsidRPr="00725372">
        <w:rPr>
          <w:lang w:val="en-GB"/>
        </w:rPr>
        <w:t xml:space="preserve"> control valves shall be equipped with an electro-pneumatic </w:t>
      </w:r>
      <w:proofErr w:type="spellStart"/>
      <w:r w:rsidRPr="00725372">
        <w:rPr>
          <w:lang w:val="en-GB"/>
        </w:rPr>
        <w:t>positioner</w:t>
      </w:r>
      <w:proofErr w:type="spellEnd"/>
      <w:r w:rsidRPr="00725372">
        <w:rPr>
          <w:lang w:val="en-GB"/>
        </w:rPr>
        <w:t xml:space="preserve"> and a numerical feedback signal of valve position. </w:t>
      </w:r>
    </w:p>
    <w:p w14:paraId="1CB79AB6" w14:textId="083F5A6B" w:rsidR="00774CBA" w:rsidRPr="00725372" w:rsidRDefault="00774CBA" w:rsidP="00774CBA">
      <w:pPr>
        <w:pStyle w:val="SysReq1"/>
        <w:rPr>
          <w:lang w:val="en-GB"/>
        </w:rPr>
      </w:pPr>
      <w:commentRangeStart w:id="3212"/>
      <w:r w:rsidRPr="00725372">
        <w:rPr>
          <w:lang w:val="en-GB"/>
        </w:rPr>
        <w:t xml:space="preserve">Valve position shall be displayed on the </w:t>
      </w:r>
      <w:r w:rsidR="00A156C9">
        <w:rPr>
          <w:lang w:val="en-GB"/>
        </w:rPr>
        <w:t>QPLANT</w:t>
      </w:r>
      <w:r w:rsidRPr="00725372">
        <w:rPr>
          <w:lang w:val="en-GB"/>
        </w:rPr>
        <w:t xml:space="preserve"> control system. </w:t>
      </w:r>
      <w:commentRangeEnd w:id="3212"/>
      <w:r>
        <w:rPr>
          <w:rStyle w:val="Verwijzingopmerking"/>
          <w:lang w:val="en-GB"/>
        </w:rPr>
        <w:commentReference w:id="3212"/>
      </w:r>
    </w:p>
    <w:p w14:paraId="4AB6ECDE" w14:textId="77777777" w:rsidR="00774CBA" w:rsidRPr="00725372" w:rsidRDefault="00774CBA" w:rsidP="00774CBA">
      <w:pPr>
        <w:pStyle w:val="SysReq1"/>
        <w:rPr>
          <w:lang w:val="en-GB"/>
        </w:rPr>
      </w:pPr>
      <w:commentRangeStart w:id="3213"/>
      <w:r w:rsidRPr="00725372">
        <w:rPr>
          <w:lang w:val="en-GB"/>
        </w:rPr>
        <w:t xml:space="preserve">Based on reliability and safety analyses, some manual process on/off valves shall be at least equipped with two end switches confirming their positions during operation. </w:t>
      </w:r>
      <w:commentRangeEnd w:id="3213"/>
      <w:r>
        <w:rPr>
          <w:rStyle w:val="Verwijzingopmerking"/>
          <w:lang w:val="en-GB"/>
        </w:rPr>
        <w:commentReference w:id="3213"/>
      </w:r>
      <w:r w:rsidRPr="00725372">
        <w:rPr>
          <w:lang w:val="en-GB"/>
        </w:rPr>
        <w:t xml:space="preserve">The list of manual valves that shall be equipped is </w:t>
      </w:r>
      <w:r>
        <w:rPr>
          <w:lang w:val="en-GB"/>
        </w:rPr>
        <w:t>subject to approval</w:t>
      </w:r>
      <w:r w:rsidRPr="00725372">
        <w:rPr>
          <w:lang w:val="en-GB"/>
        </w:rPr>
        <w:t xml:space="preserve"> by </w:t>
      </w:r>
      <w:r w:rsidRPr="004D309E">
        <w:rPr>
          <w:lang w:val="en-GB"/>
        </w:rPr>
        <w:t>SCK CEN</w:t>
      </w:r>
      <w:r w:rsidRPr="00725372">
        <w:rPr>
          <w:lang w:val="en-GB"/>
        </w:rPr>
        <w:t>.</w:t>
      </w:r>
    </w:p>
    <w:p w14:paraId="66A9D5B1" w14:textId="77777777" w:rsidR="00774CBA" w:rsidRPr="00725372" w:rsidRDefault="00774CBA" w:rsidP="00774CBA">
      <w:pPr>
        <w:pStyle w:val="SysReq1"/>
        <w:numPr>
          <w:ilvl w:val="0"/>
          <w:numId w:val="0"/>
        </w:numPr>
        <w:spacing w:line="240" w:lineRule="auto"/>
        <w:contextualSpacing/>
        <w:rPr>
          <w:sz w:val="4"/>
          <w:szCs w:val="4"/>
          <w:lang w:val="en-GB"/>
        </w:rPr>
      </w:pPr>
    </w:p>
    <w:p w14:paraId="7EFCDC86" w14:textId="2AFAD7E8" w:rsidR="007C6EB6" w:rsidRPr="00725372" w:rsidRDefault="007C6EB6" w:rsidP="007C6EB6">
      <w:pPr>
        <w:pStyle w:val="Heading3numbered"/>
      </w:pPr>
      <w:bookmarkStart w:id="3214" w:name="_Toc197425963"/>
      <w:r w:rsidRPr="00725372">
        <w:t>Warm Compress</w:t>
      </w:r>
      <w:r w:rsidR="00E844FF">
        <w:t>or</w:t>
      </w:r>
      <w:r w:rsidRPr="00725372">
        <w:t xml:space="preserve"> Station</w:t>
      </w:r>
      <w:bookmarkEnd w:id="3214"/>
    </w:p>
    <w:p w14:paraId="45A50959" w14:textId="5899244C" w:rsidR="007C6EB6" w:rsidRPr="00725372" w:rsidRDefault="007C6EB6" w:rsidP="007C6EB6">
      <w:pPr>
        <w:pStyle w:val="Heading4"/>
        <w:rPr>
          <w:lang w:val="en-GB"/>
        </w:rPr>
      </w:pPr>
      <w:r w:rsidRPr="00725372">
        <w:rPr>
          <w:lang w:val="en-GB"/>
        </w:rPr>
        <w:t>Technical Specifications of the Warm Compress</w:t>
      </w:r>
      <w:r w:rsidR="00E844FF">
        <w:rPr>
          <w:lang w:val="en-GB"/>
        </w:rPr>
        <w:t>or</w:t>
      </w:r>
      <w:r w:rsidRPr="00725372">
        <w:rPr>
          <w:lang w:val="en-GB"/>
        </w:rPr>
        <w:t xml:space="preserve"> Station</w:t>
      </w:r>
    </w:p>
    <w:p w14:paraId="45FB29BB" w14:textId="77777777" w:rsidR="00D86B0D" w:rsidRPr="00725372" w:rsidRDefault="007C6EB6" w:rsidP="007C6EB6">
      <w:pPr>
        <w:pStyle w:val="Heading5numbered"/>
        <w:rPr>
          <w:rFonts w:eastAsia="Calibri"/>
          <w:lang w:val="en-GB"/>
        </w:rPr>
      </w:pPr>
      <w:r w:rsidRPr="00725372">
        <w:rPr>
          <w:lang w:val="en-GB"/>
        </w:rPr>
        <w:t xml:space="preserve"> General requirements</w:t>
      </w:r>
    </w:p>
    <w:p w14:paraId="6C839377" w14:textId="2709CAF8" w:rsidR="00D86B0D" w:rsidRPr="00725372" w:rsidRDefault="00D86B0D" w:rsidP="00D86B0D">
      <w:pPr>
        <w:pStyle w:val="SysReq1"/>
        <w:rPr>
          <w:lang w:val="en-GB"/>
        </w:rPr>
      </w:pPr>
      <w:commentRangeStart w:id="3215"/>
      <w:r w:rsidRPr="00725372">
        <w:rPr>
          <w:lang w:val="en-GB"/>
        </w:rPr>
        <w:t xml:space="preserve">The </w:t>
      </w:r>
      <w:r w:rsidR="006C1E75">
        <w:rPr>
          <w:lang w:val="en-GB"/>
        </w:rPr>
        <w:t>WCS</w:t>
      </w:r>
      <w:r w:rsidRPr="00725372">
        <w:rPr>
          <w:lang w:val="en-GB"/>
        </w:rPr>
        <w:t xml:space="preserve"> shall provide helium flows at required pressures to allow the QRB to achieve its required performances. </w:t>
      </w:r>
      <w:commentRangeEnd w:id="3215"/>
      <w:r w:rsidR="001679CE">
        <w:rPr>
          <w:rStyle w:val="Verwijzingopmerking"/>
          <w:lang w:val="en-GB"/>
        </w:rPr>
        <w:commentReference w:id="3215"/>
      </w:r>
    </w:p>
    <w:p w14:paraId="17C24188" w14:textId="7D7DDB59" w:rsidR="00D86B0D" w:rsidRPr="00725372" w:rsidRDefault="00D86B0D" w:rsidP="00D86B0D">
      <w:pPr>
        <w:pStyle w:val="SysReq1"/>
        <w:rPr>
          <w:lang w:val="en-GB"/>
        </w:rPr>
      </w:pPr>
      <w:r w:rsidRPr="00725372">
        <w:rPr>
          <w:lang w:val="en-GB"/>
        </w:rPr>
        <w:t xml:space="preserve">The </w:t>
      </w:r>
      <w:r w:rsidR="00723DA0">
        <w:rPr>
          <w:lang w:val="en-GB"/>
        </w:rPr>
        <w:t>WCS</w:t>
      </w:r>
      <w:r w:rsidRPr="00725372">
        <w:rPr>
          <w:lang w:val="en-GB"/>
        </w:rPr>
        <w:t xml:space="preserve"> shall create at least 3 pressure levels (VLP, LP, HP).</w:t>
      </w:r>
    </w:p>
    <w:p w14:paraId="19701E9C" w14:textId="5A9104C7" w:rsidR="00D86B0D" w:rsidRPr="00725372" w:rsidRDefault="00D86B0D" w:rsidP="00D86B0D">
      <w:pPr>
        <w:pStyle w:val="SysReq1"/>
        <w:rPr>
          <w:lang w:val="en-GB"/>
        </w:rPr>
      </w:pPr>
      <w:commentRangeStart w:id="3216"/>
      <w:r w:rsidRPr="00725372">
        <w:rPr>
          <w:lang w:val="en-GB"/>
        </w:rPr>
        <w:t xml:space="preserve">The design of the </w:t>
      </w:r>
      <w:r w:rsidR="00723DA0">
        <w:rPr>
          <w:lang w:val="en-GB"/>
        </w:rPr>
        <w:t>WCS</w:t>
      </w:r>
      <w:r w:rsidRPr="00725372">
        <w:rPr>
          <w:lang w:val="en-GB"/>
        </w:rPr>
        <w:t xml:space="preserve"> shall allow easy accesses for maintenance, repair, and inspection.</w:t>
      </w:r>
      <w:commentRangeEnd w:id="3216"/>
      <w:r w:rsidR="00B949BE">
        <w:rPr>
          <w:rStyle w:val="Verwijzingopmerking"/>
          <w:lang w:val="en-GB"/>
        </w:rPr>
        <w:commentReference w:id="3216"/>
      </w:r>
    </w:p>
    <w:p w14:paraId="6FFBD4FA" w14:textId="25CAF322" w:rsidR="00D86B0D" w:rsidRPr="00725372" w:rsidRDefault="00D86B0D" w:rsidP="00D86B0D">
      <w:pPr>
        <w:pStyle w:val="SysReq1"/>
        <w:rPr>
          <w:lang w:val="en-GB"/>
        </w:rPr>
      </w:pPr>
      <w:r w:rsidRPr="00725372">
        <w:rPr>
          <w:lang w:val="en-GB"/>
        </w:rPr>
        <w:t xml:space="preserve">The </w:t>
      </w:r>
      <w:r w:rsidR="00723DA0">
        <w:rPr>
          <w:lang w:val="en-GB"/>
        </w:rPr>
        <w:t>WCS</w:t>
      </w:r>
      <w:r w:rsidRPr="00725372">
        <w:rPr>
          <w:lang w:val="en-GB"/>
        </w:rPr>
        <w:t xml:space="preserve"> shall be connected to the warm gas helium storage.</w:t>
      </w:r>
    </w:p>
    <w:p w14:paraId="26E4B67B" w14:textId="77777777" w:rsidR="00D86B0D" w:rsidRPr="00725372" w:rsidRDefault="00D86B0D" w:rsidP="00E951CE">
      <w:pPr>
        <w:pStyle w:val="SysReq1"/>
        <w:numPr>
          <w:ilvl w:val="0"/>
          <w:numId w:val="0"/>
        </w:numPr>
        <w:spacing w:line="240" w:lineRule="auto"/>
        <w:contextualSpacing/>
        <w:rPr>
          <w:sz w:val="10"/>
          <w:szCs w:val="10"/>
          <w:lang w:val="en-GB"/>
        </w:rPr>
      </w:pPr>
    </w:p>
    <w:p w14:paraId="60CF11B4" w14:textId="1799B93F" w:rsidR="00D86B0D" w:rsidRPr="00725372" w:rsidRDefault="00D86B0D" w:rsidP="00D86B0D">
      <w:pPr>
        <w:pStyle w:val="Heading5numbered"/>
        <w:rPr>
          <w:lang w:val="en-GB"/>
        </w:rPr>
      </w:pPr>
      <w:r w:rsidRPr="00725372">
        <w:rPr>
          <w:lang w:val="en-GB"/>
        </w:rPr>
        <w:t xml:space="preserve"> Valves requirements</w:t>
      </w:r>
    </w:p>
    <w:p w14:paraId="02E707A7" w14:textId="74FF2D68" w:rsidR="00D86B0D" w:rsidRPr="00725372" w:rsidRDefault="00D86B0D" w:rsidP="00D86B0D">
      <w:pPr>
        <w:pStyle w:val="SysReq1"/>
        <w:rPr>
          <w:lang w:val="en-GB"/>
        </w:rPr>
      </w:pPr>
      <w:r w:rsidRPr="00725372">
        <w:rPr>
          <w:lang w:val="en-GB"/>
        </w:rPr>
        <w:t>At least one by-pass valve shall be installed between VLP, LP and HP levels.</w:t>
      </w:r>
    </w:p>
    <w:p w14:paraId="741D3C4D" w14:textId="1649A85A" w:rsidR="00D86B0D" w:rsidRPr="00725372" w:rsidRDefault="00D86B0D" w:rsidP="00D86B0D">
      <w:pPr>
        <w:pStyle w:val="SysReq1"/>
        <w:rPr>
          <w:lang w:val="en-GB"/>
        </w:rPr>
      </w:pPr>
      <w:commentRangeStart w:id="3217"/>
      <w:r w:rsidRPr="00725372">
        <w:rPr>
          <w:lang w:val="en-GB"/>
        </w:rPr>
        <w:t xml:space="preserve">By-pass valve size shall allow the maximal </w:t>
      </w:r>
      <w:proofErr w:type="spellStart"/>
      <w:r w:rsidRPr="00725372">
        <w:rPr>
          <w:lang w:val="en-GB"/>
        </w:rPr>
        <w:t>flowrate</w:t>
      </w:r>
      <w:proofErr w:type="spellEnd"/>
      <w:r w:rsidRPr="00725372">
        <w:rPr>
          <w:lang w:val="en-GB"/>
        </w:rPr>
        <w:t xml:space="preserve"> of the compressors to pass.</w:t>
      </w:r>
      <w:commentRangeEnd w:id="3217"/>
      <w:r w:rsidR="00B54ED3">
        <w:rPr>
          <w:rStyle w:val="Verwijzingopmerking"/>
          <w:lang w:val="en-GB"/>
        </w:rPr>
        <w:commentReference w:id="3217"/>
      </w:r>
    </w:p>
    <w:p w14:paraId="209F3D61" w14:textId="4C9CE38F" w:rsidR="00D86B0D" w:rsidRPr="00725372" w:rsidRDefault="00D86B0D" w:rsidP="00D86B0D">
      <w:pPr>
        <w:pStyle w:val="SysReq1"/>
        <w:rPr>
          <w:lang w:val="en-GB"/>
        </w:rPr>
      </w:pPr>
      <w:r w:rsidRPr="00725372">
        <w:rPr>
          <w:lang w:val="en-GB"/>
        </w:rPr>
        <w:t>Two controls valves shall link the helium gas storage to the LP suction for the loading and to the HP discharge for unloading.</w:t>
      </w:r>
    </w:p>
    <w:p w14:paraId="18026FE8" w14:textId="606D9B74" w:rsidR="00D86B0D" w:rsidRPr="00725372" w:rsidRDefault="00D86B0D" w:rsidP="00D86B0D">
      <w:pPr>
        <w:pStyle w:val="SysReq1"/>
        <w:rPr>
          <w:lang w:val="en-GB"/>
        </w:rPr>
      </w:pPr>
      <w:r w:rsidRPr="00725372">
        <w:rPr>
          <w:lang w:val="en-GB"/>
        </w:rPr>
        <w:t xml:space="preserve">The HP unloading valve shall be installed downstream of the fine dust filter after the oil charcoal </w:t>
      </w:r>
      <w:proofErr w:type="spellStart"/>
      <w:r w:rsidRPr="00725372">
        <w:rPr>
          <w:lang w:val="en-GB"/>
        </w:rPr>
        <w:t>adsorber</w:t>
      </w:r>
      <w:proofErr w:type="spellEnd"/>
      <w:r w:rsidRPr="00725372">
        <w:rPr>
          <w:lang w:val="en-GB"/>
        </w:rPr>
        <w:t xml:space="preserve">. </w:t>
      </w:r>
    </w:p>
    <w:p w14:paraId="339C3B80" w14:textId="4E62B1E0" w:rsidR="00D86B0D" w:rsidRPr="00725372" w:rsidRDefault="00D86B0D" w:rsidP="00D86B0D">
      <w:pPr>
        <w:pStyle w:val="SysReq1"/>
        <w:rPr>
          <w:lang w:val="en-GB"/>
        </w:rPr>
      </w:pPr>
      <w:r w:rsidRPr="00725372">
        <w:rPr>
          <w:lang w:val="en-GB"/>
        </w:rPr>
        <w:t xml:space="preserve">Connections with the QRB shall be performed via control valves located in the </w:t>
      </w:r>
      <w:r w:rsidR="00723DA0">
        <w:rPr>
          <w:lang w:val="en-GB"/>
        </w:rPr>
        <w:t>WCS</w:t>
      </w:r>
      <w:r w:rsidRPr="00725372">
        <w:rPr>
          <w:lang w:val="en-GB"/>
        </w:rPr>
        <w:t xml:space="preserve"> building in order to prevent fast pressure variation.</w:t>
      </w:r>
    </w:p>
    <w:p w14:paraId="00BFC5B1" w14:textId="7330D65A" w:rsidR="00D86B0D" w:rsidRPr="00725372" w:rsidRDefault="00D86B0D" w:rsidP="00D86B0D">
      <w:pPr>
        <w:pStyle w:val="SysReq1"/>
        <w:rPr>
          <w:lang w:val="en-GB"/>
        </w:rPr>
      </w:pPr>
      <w:r w:rsidRPr="00725372">
        <w:rPr>
          <w:lang w:val="en-GB"/>
        </w:rPr>
        <w:t>Helium lines connected to the suction and discharge sides of the compressors (for every compressor stage) shall be equipped with non-return valves which close when the compressor stops.</w:t>
      </w:r>
    </w:p>
    <w:p w14:paraId="7A98E63F" w14:textId="77777777" w:rsidR="00D86B0D" w:rsidRPr="00725372" w:rsidRDefault="00D86B0D" w:rsidP="00E951CE">
      <w:pPr>
        <w:pStyle w:val="SysReq1"/>
        <w:numPr>
          <w:ilvl w:val="0"/>
          <w:numId w:val="0"/>
        </w:numPr>
        <w:spacing w:before="40" w:after="20" w:line="240" w:lineRule="auto"/>
        <w:rPr>
          <w:sz w:val="2"/>
          <w:szCs w:val="2"/>
          <w:lang w:val="en-GB"/>
        </w:rPr>
      </w:pPr>
    </w:p>
    <w:p w14:paraId="580FCBC0" w14:textId="5DEBFD2C" w:rsidR="00D86B0D" w:rsidRPr="00725372" w:rsidRDefault="00D86B0D" w:rsidP="00D86B0D">
      <w:pPr>
        <w:pStyle w:val="Heading5numbered"/>
        <w:rPr>
          <w:lang w:val="en-GB"/>
        </w:rPr>
      </w:pPr>
      <w:r w:rsidRPr="00725372">
        <w:rPr>
          <w:lang w:val="en-GB"/>
        </w:rPr>
        <w:t>Noise level</w:t>
      </w:r>
    </w:p>
    <w:p w14:paraId="1EBBFDCC" w14:textId="77777777" w:rsidR="00D86B0D" w:rsidRPr="00725372" w:rsidRDefault="00D86B0D" w:rsidP="00D86B0D">
      <w:pPr>
        <w:pStyle w:val="SysReq1"/>
        <w:rPr>
          <w:lang w:val="en-GB"/>
        </w:rPr>
      </w:pPr>
      <w:r w:rsidRPr="00725372">
        <w:rPr>
          <w:lang w:val="en-GB"/>
        </w:rPr>
        <w:lastRenderedPageBreak/>
        <w:t>Each compressor noise shall not exceed 80 dB(A) at a 1 meter distance.</w:t>
      </w:r>
    </w:p>
    <w:p w14:paraId="69FC1A29" w14:textId="20E35386" w:rsidR="00D86B0D" w:rsidRPr="00725372" w:rsidRDefault="00D86B0D" w:rsidP="00D86B0D">
      <w:pPr>
        <w:pStyle w:val="SysReq1"/>
        <w:rPr>
          <w:lang w:val="en-GB"/>
        </w:rPr>
      </w:pPr>
      <w:bookmarkStart w:id="3218" w:name="_Ref192250753"/>
      <w:r w:rsidRPr="00725372">
        <w:rPr>
          <w:lang w:val="en-GB"/>
        </w:rPr>
        <w:t xml:space="preserve">The </w:t>
      </w:r>
      <w:r w:rsidR="00CF20F0">
        <w:rPr>
          <w:lang w:val="en-GB"/>
        </w:rPr>
        <w:t>Contractor</w:t>
      </w:r>
      <w:r w:rsidR="00CF20F0" w:rsidRPr="00725372">
        <w:rPr>
          <w:lang w:val="en-GB"/>
        </w:rPr>
        <w:t xml:space="preserve"> </w:t>
      </w:r>
      <w:r w:rsidRPr="00725372">
        <w:rPr>
          <w:lang w:val="en-GB"/>
        </w:rPr>
        <w:t xml:space="preserve">shall provide documents including values for the noise level of every compressor and every electrical motor drive according to the international standard for machine noise (Deliverable </w:t>
      </w:r>
      <w:r w:rsidR="0081103D" w:rsidRPr="00A151DD">
        <w:rPr>
          <w:rStyle w:val="AAReferencedChar"/>
        </w:rPr>
        <w:fldChar w:fldCharType="begin"/>
      </w:r>
      <w:r w:rsidR="0081103D" w:rsidRPr="00A151DD">
        <w:rPr>
          <w:rStyle w:val="AAReferencedChar"/>
        </w:rPr>
        <w:instrText xml:space="preserve"> REF _Ref194400185 \h </w:instrText>
      </w:r>
      <w:r w:rsidR="0081103D">
        <w:rPr>
          <w:rStyle w:val="AAReferencedChar"/>
        </w:rPr>
        <w:instrText xml:space="preserve"> \* MERGEFORMAT </w:instrText>
      </w:r>
      <w:r w:rsidR="0081103D" w:rsidRPr="00A151DD">
        <w:rPr>
          <w:rStyle w:val="AAReferencedChar"/>
        </w:rPr>
      </w:r>
      <w:r w:rsidR="0081103D" w:rsidRPr="00A151DD">
        <w:rPr>
          <w:rStyle w:val="AAReferencedChar"/>
        </w:rPr>
        <w:fldChar w:fldCharType="separate"/>
      </w:r>
      <w:r w:rsidR="00E67BB8">
        <w:rPr>
          <w:rStyle w:val="AAReferencedChar"/>
          <w:b/>
          <w:bCs/>
          <w:lang w:val="en-US"/>
        </w:rPr>
        <w:t>Error! Reference source not found.</w:t>
      </w:r>
      <w:r w:rsidR="0081103D" w:rsidRPr="00A151DD">
        <w:rPr>
          <w:rStyle w:val="AAReferencedChar"/>
        </w:rPr>
        <w:fldChar w:fldCharType="end"/>
      </w:r>
      <w:r w:rsidRPr="00725372">
        <w:rPr>
          <w:lang w:val="en-GB"/>
        </w:rPr>
        <w:t xml:space="preserve"> after manufacturing tests and </w:t>
      </w:r>
      <w:r w:rsidR="0081103D" w:rsidRPr="0081103D">
        <w:rPr>
          <w:rStyle w:val="AAReferencedChar"/>
        </w:rPr>
        <w:fldChar w:fldCharType="begin"/>
      </w:r>
      <w:r w:rsidR="0081103D" w:rsidRPr="00A151DD">
        <w:rPr>
          <w:rStyle w:val="AAReferencedChar"/>
        </w:rPr>
        <w:instrText xml:space="preserve"> REF _Ref194399548 \h </w:instrText>
      </w:r>
      <w:r w:rsidR="0081103D">
        <w:rPr>
          <w:rStyle w:val="AAReferencedChar"/>
        </w:rPr>
        <w:instrText xml:space="preserve"> \* MERGEFORMAT </w:instrText>
      </w:r>
      <w:r w:rsidR="0081103D" w:rsidRPr="0081103D">
        <w:rPr>
          <w:rStyle w:val="AAReferencedChar"/>
        </w:rPr>
      </w:r>
      <w:r w:rsidR="0081103D" w:rsidRPr="0081103D">
        <w:rPr>
          <w:rStyle w:val="AAReferencedChar"/>
        </w:rPr>
        <w:fldChar w:fldCharType="separate"/>
      </w:r>
      <w:r w:rsidR="00E67BB8">
        <w:rPr>
          <w:rStyle w:val="AAReferencedChar"/>
          <w:b/>
          <w:bCs/>
          <w:lang w:val="en-US"/>
        </w:rPr>
        <w:t>Error! Reference source not found.</w:t>
      </w:r>
      <w:r w:rsidR="0081103D" w:rsidRPr="0081103D">
        <w:rPr>
          <w:rStyle w:val="AAReferencedChar"/>
        </w:rPr>
        <w:fldChar w:fldCharType="end"/>
      </w:r>
      <w:r w:rsidRPr="00725372">
        <w:rPr>
          <w:lang w:val="en-GB"/>
        </w:rPr>
        <w:t xml:space="preserve"> after acceptance tests).</w:t>
      </w:r>
      <w:bookmarkEnd w:id="3218"/>
    </w:p>
    <w:p w14:paraId="1C7830DE" w14:textId="77777777" w:rsidR="00D86B0D" w:rsidRPr="00725372" w:rsidRDefault="00D86B0D" w:rsidP="00E951CE">
      <w:pPr>
        <w:pStyle w:val="SysReq1"/>
        <w:numPr>
          <w:ilvl w:val="0"/>
          <w:numId w:val="0"/>
        </w:numPr>
        <w:spacing w:before="40" w:after="20" w:line="240" w:lineRule="auto"/>
        <w:rPr>
          <w:sz w:val="4"/>
          <w:szCs w:val="4"/>
          <w:lang w:val="en-GB"/>
        </w:rPr>
      </w:pPr>
    </w:p>
    <w:p w14:paraId="0784886A" w14:textId="71F5A2A0" w:rsidR="00D86B0D" w:rsidRPr="00725372" w:rsidRDefault="00D86B0D" w:rsidP="00D86B0D">
      <w:pPr>
        <w:pStyle w:val="Heading5numbered"/>
        <w:rPr>
          <w:lang w:val="en-GB"/>
        </w:rPr>
      </w:pPr>
      <w:r w:rsidRPr="00725372">
        <w:rPr>
          <w:lang w:val="en-GB"/>
        </w:rPr>
        <w:t>Vibration</w:t>
      </w:r>
    </w:p>
    <w:p w14:paraId="1C43D88B" w14:textId="77777777" w:rsidR="00D86B0D" w:rsidRPr="00725372" w:rsidRDefault="00D86B0D" w:rsidP="00D86B0D">
      <w:pPr>
        <w:pStyle w:val="SysReq1"/>
        <w:rPr>
          <w:lang w:val="en-GB"/>
        </w:rPr>
      </w:pPr>
      <w:r w:rsidRPr="00725372">
        <w:rPr>
          <w:lang w:val="en-GB"/>
        </w:rPr>
        <w:t>The maximum allowable vibration levels for the compressors and rotating machines shall be in accordance with the ISO 2372 standard.</w:t>
      </w:r>
    </w:p>
    <w:p w14:paraId="39729AC1" w14:textId="77777777" w:rsidR="008D242B" w:rsidRDefault="00D86B0D" w:rsidP="000F254B">
      <w:pPr>
        <w:pStyle w:val="SysReq1"/>
        <w:rPr>
          <w:lang w:val="en-GB"/>
        </w:rPr>
      </w:pPr>
      <w:r w:rsidRPr="00725372">
        <w:rPr>
          <w:lang w:val="en-GB"/>
        </w:rPr>
        <w:t xml:space="preserve">During the design phase, the </w:t>
      </w:r>
      <w:r w:rsidR="00CB1438">
        <w:rPr>
          <w:lang w:val="en-GB"/>
        </w:rPr>
        <w:t>Contractor</w:t>
      </w:r>
      <w:r w:rsidRPr="00725372">
        <w:rPr>
          <w:lang w:val="en-GB"/>
        </w:rPr>
        <w:t xml:space="preserve"> shall submit report and calculation basis justifying all the guaranteed vibration levels for </w:t>
      </w:r>
      <w:r w:rsidR="00D27D16" w:rsidRPr="004D309E">
        <w:rPr>
          <w:lang w:val="en-GB"/>
        </w:rPr>
        <w:t>SCK CEN</w:t>
      </w:r>
      <w:r w:rsidR="00D27D16">
        <w:rPr>
          <w:lang w:val="en-GB"/>
        </w:rPr>
        <w:t xml:space="preserve">’s </w:t>
      </w:r>
      <w:r w:rsidRPr="00725372">
        <w:rPr>
          <w:lang w:val="en-GB"/>
        </w:rPr>
        <w:t xml:space="preserve">approval. During commissioning, the vibration level shall be measured by the </w:t>
      </w:r>
      <w:r w:rsidR="00CB1438">
        <w:rPr>
          <w:lang w:val="en-GB"/>
        </w:rPr>
        <w:t>Contractor</w:t>
      </w:r>
      <w:r w:rsidRPr="00725372">
        <w:rPr>
          <w:lang w:val="en-GB"/>
        </w:rPr>
        <w:t xml:space="preserve"> using dedicated instruments for measuring vibrations following the ISO 2954 standard.</w:t>
      </w:r>
    </w:p>
    <w:p w14:paraId="3507997A" w14:textId="273F50D5" w:rsidR="0054792C" w:rsidRDefault="0054792C" w:rsidP="00D86B0D">
      <w:pPr>
        <w:pStyle w:val="Heading5numbered"/>
        <w:rPr>
          <w:lang w:val="en-GB"/>
        </w:rPr>
      </w:pPr>
      <w:r>
        <w:rPr>
          <w:lang w:val="en-GB"/>
        </w:rPr>
        <w:t>Heat dissipation to air</w:t>
      </w:r>
    </w:p>
    <w:p w14:paraId="41F11F1E" w14:textId="0A67D042" w:rsidR="00F67FCA" w:rsidRDefault="00F67FCA" w:rsidP="00711812">
      <w:pPr>
        <w:pStyle w:val="SysReq1"/>
      </w:pPr>
      <w:r>
        <w:t xml:space="preserve">The </w:t>
      </w:r>
      <w:r w:rsidR="00377C5D">
        <w:t xml:space="preserve">total </w:t>
      </w:r>
      <w:r>
        <w:t xml:space="preserve">heat dissipated by the WCS to air shall remain below </w:t>
      </w:r>
      <w:r w:rsidRPr="004B0D7C">
        <w:t>120</w:t>
      </w:r>
      <w:r w:rsidRPr="00F67FCA">
        <w:t xml:space="preserve"> kW.</w:t>
      </w:r>
    </w:p>
    <w:p w14:paraId="5A2CB8A6" w14:textId="45ACED92" w:rsidR="00017D70" w:rsidRPr="004349E6" w:rsidRDefault="004349E6" w:rsidP="00711812">
      <w:pPr>
        <w:pStyle w:val="SysReq1"/>
        <w:rPr>
          <w:lang w:val="en-GB"/>
        </w:rPr>
      </w:pPr>
      <w:r>
        <w:rPr>
          <w:lang w:val="en-GB"/>
        </w:rPr>
        <w:t xml:space="preserve">The WCS shall have a local heat dissipation duct </w:t>
      </w:r>
      <w:commentRangeStart w:id="3219"/>
      <w:r>
        <w:rPr>
          <w:lang w:val="en-GB"/>
        </w:rPr>
        <w:t>which</w:t>
      </w:r>
      <w:commentRangeEnd w:id="3219"/>
      <w:r w:rsidR="004B0D7C">
        <w:rPr>
          <w:rStyle w:val="Verwijzingopmerking"/>
          <w:lang w:val="en-GB"/>
        </w:rPr>
        <w:commentReference w:id="3219"/>
      </w:r>
      <w:r>
        <w:rPr>
          <w:lang w:val="en-GB"/>
        </w:rPr>
        <w:t xml:space="preserve"> </w:t>
      </w:r>
    </w:p>
    <w:p w14:paraId="40FD4F59" w14:textId="622EB5F6" w:rsidR="00D86B0D" w:rsidRPr="00725372" w:rsidRDefault="00D86B0D" w:rsidP="00D86B0D">
      <w:pPr>
        <w:pStyle w:val="Heading5numbered"/>
        <w:rPr>
          <w:lang w:val="en-GB"/>
        </w:rPr>
      </w:pPr>
      <w:r w:rsidRPr="00725372">
        <w:rPr>
          <w:lang w:val="en-GB"/>
        </w:rPr>
        <w:t>Heat recovery</w:t>
      </w:r>
      <w:commentRangeStart w:id="3220"/>
    </w:p>
    <w:p w14:paraId="44AAA060" w14:textId="7DD7340E" w:rsidR="00D86B0D" w:rsidRPr="00725372" w:rsidRDefault="00D86B0D" w:rsidP="00D86B0D">
      <w:r w:rsidRPr="00725372">
        <w:t xml:space="preserve">The heat produced by the LP/HP compressor </w:t>
      </w:r>
      <w:commentRangeEnd w:id="3220"/>
      <w:r w:rsidR="00714054">
        <w:rPr>
          <w:rStyle w:val="Verwijzingopmerking"/>
        </w:rPr>
        <w:commentReference w:id="3220"/>
      </w:r>
      <w:r w:rsidRPr="00725372">
        <w:t xml:space="preserve">is to be partially recovered to supply a heating system only operating when there is a need for hot water. </w:t>
      </w:r>
      <w:r w:rsidRPr="00725372">
        <w:rPr>
          <w:rStyle w:val="AAReferencedChar"/>
        </w:rPr>
        <w:fldChar w:fldCharType="begin"/>
      </w:r>
      <w:r w:rsidRPr="00725372">
        <w:rPr>
          <w:rStyle w:val="AAReferencedChar"/>
        </w:rPr>
        <w:instrText xml:space="preserve"> REF _Ref184049794 \h  \* MERGEFORMAT </w:instrText>
      </w:r>
      <w:r w:rsidRPr="00725372">
        <w:rPr>
          <w:rStyle w:val="AAReferencedChar"/>
        </w:rPr>
      </w:r>
      <w:r w:rsidRPr="00725372">
        <w:rPr>
          <w:rStyle w:val="AAReferencedChar"/>
        </w:rPr>
        <w:fldChar w:fldCharType="separate"/>
      </w:r>
      <w:r w:rsidR="00E67BB8" w:rsidRPr="00E67BB8">
        <w:rPr>
          <w:rStyle w:val="AAReferencedChar"/>
        </w:rPr>
        <w:t>Figure 7</w:t>
      </w:r>
      <w:r w:rsidRPr="00725372">
        <w:rPr>
          <w:rStyle w:val="AAReferencedChar"/>
        </w:rPr>
        <w:fldChar w:fldCharType="end"/>
      </w:r>
      <w:r w:rsidRPr="00725372">
        <w:t xml:space="preserve"> </w:t>
      </w:r>
      <w:commentRangeStart w:id="3221"/>
      <w:r w:rsidRPr="00725372">
        <w:t>illustrates how it could work.</w:t>
      </w:r>
      <w:commentRangeEnd w:id="3221"/>
      <w:r w:rsidR="00714054">
        <w:rPr>
          <w:rStyle w:val="Verwijzingopmerking"/>
        </w:rPr>
        <w:commentReference w:id="3221"/>
      </w:r>
    </w:p>
    <w:p w14:paraId="73DEFE44" w14:textId="77777777" w:rsidR="00D86B0D" w:rsidRPr="00725372" w:rsidRDefault="00D86B0D" w:rsidP="00D86B0D">
      <w:pPr>
        <w:rPr>
          <w:sz w:val="4"/>
          <w:szCs w:val="4"/>
        </w:rPr>
      </w:pPr>
    </w:p>
    <w:p w14:paraId="2C417476" w14:textId="77777777" w:rsidR="00D86B0D" w:rsidRPr="00725372" w:rsidRDefault="00D86B0D" w:rsidP="00D86B0D">
      <w:r w:rsidRPr="00725372">
        <w:rPr>
          <w:noProof/>
          <w:lang w:val="en-US"/>
        </w:rPr>
        <w:drawing>
          <wp:inline distT="0" distB="0" distL="0" distR="0" wp14:anchorId="1BD0896B" wp14:editId="20D1BE7B">
            <wp:extent cx="6120000" cy="2941200"/>
            <wp:effectExtent l="0" t="0" r="0" b="0"/>
            <wp:docPr id="2908072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000" cy="2941200"/>
                    </a:xfrm>
                    <a:prstGeom prst="rect">
                      <a:avLst/>
                    </a:prstGeom>
                    <a:noFill/>
                  </pic:spPr>
                </pic:pic>
              </a:graphicData>
            </a:graphic>
          </wp:inline>
        </w:drawing>
      </w:r>
    </w:p>
    <w:p w14:paraId="661DAF07" w14:textId="2129F984" w:rsidR="00D86B0D" w:rsidRPr="00725372" w:rsidRDefault="00D86B0D" w:rsidP="00D86B0D">
      <w:pPr>
        <w:pStyle w:val="Bijschrift"/>
      </w:pPr>
      <w:bookmarkStart w:id="3222" w:name="_Ref184049794"/>
      <w:bookmarkStart w:id="3223" w:name="_Toc190680896"/>
      <w:bookmarkStart w:id="3224" w:name="_Toc195865362"/>
      <w:r w:rsidRPr="00725372">
        <w:t xml:space="preserve">Figure </w:t>
      </w:r>
      <w:r w:rsidR="00B619DE">
        <w:fldChar w:fldCharType="begin"/>
      </w:r>
      <w:r w:rsidR="00B619DE">
        <w:instrText xml:space="preserve"> SEQ Figure \* ARABIC </w:instrText>
      </w:r>
      <w:r w:rsidR="00B619DE">
        <w:fldChar w:fldCharType="separate"/>
      </w:r>
      <w:r w:rsidR="00E67BB8">
        <w:rPr>
          <w:noProof/>
        </w:rPr>
        <w:t>7</w:t>
      </w:r>
      <w:r w:rsidR="00B619DE">
        <w:fldChar w:fldCharType="end"/>
      </w:r>
      <w:bookmarkEnd w:id="3222"/>
      <w:r w:rsidRPr="00725372">
        <w:t xml:space="preserve"> Heat recovery principle.</w:t>
      </w:r>
      <w:bookmarkEnd w:id="3223"/>
      <w:bookmarkEnd w:id="3224"/>
    </w:p>
    <w:p w14:paraId="7CE5E2A9" w14:textId="77777777" w:rsidR="00D86B0D" w:rsidRPr="00725372" w:rsidRDefault="00D86B0D" w:rsidP="00D86B0D">
      <w:pPr>
        <w:rPr>
          <w:sz w:val="4"/>
          <w:szCs w:val="4"/>
        </w:rPr>
      </w:pPr>
    </w:p>
    <w:p w14:paraId="091AB483" w14:textId="77777777" w:rsidR="00D86B0D" w:rsidRPr="00725372" w:rsidRDefault="00D86B0D" w:rsidP="00D86B0D">
      <w:pPr>
        <w:pStyle w:val="SysReq1"/>
        <w:rPr>
          <w:lang w:val="en-GB"/>
        </w:rPr>
      </w:pPr>
      <w:r w:rsidRPr="00725372">
        <w:rPr>
          <w:lang w:val="en-GB"/>
        </w:rPr>
        <w:lastRenderedPageBreak/>
        <w:t xml:space="preserve">The heat produced by the LP/HP </w:t>
      </w:r>
      <w:commentRangeStart w:id="3225"/>
      <w:r w:rsidRPr="00725372">
        <w:rPr>
          <w:lang w:val="en-GB"/>
        </w:rPr>
        <w:t>compressors shall be at least 65 % recovered using the appropriate heat recovery water flow given by SCK CEN. The heat recovery system can only operate when needed on SCK CEN site.</w:t>
      </w:r>
      <w:commentRangeEnd w:id="3225"/>
      <w:r w:rsidR="00DB3EFF">
        <w:rPr>
          <w:rStyle w:val="Verwijzingopmerking"/>
          <w:lang w:val="en-GB"/>
        </w:rPr>
        <w:commentReference w:id="3225"/>
      </w:r>
    </w:p>
    <w:p w14:paraId="69440FA8" w14:textId="1859C217" w:rsidR="00D86B0D" w:rsidRPr="00725372" w:rsidRDefault="00D86B0D" w:rsidP="00D86B0D">
      <w:pPr>
        <w:pStyle w:val="SysReq1"/>
        <w:rPr>
          <w:lang w:val="en-GB"/>
        </w:rPr>
      </w:pPr>
      <w:r w:rsidRPr="00725372">
        <w:rPr>
          <w:lang w:val="en-GB"/>
        </w:rPr>
        <w:t xml:space="preserve">The </w:t>
      </w:r>
      <w:commentRangeStart w:id="3226"/>
      <w:r w:rsidR="00CB1438">
        <w:rPr>
          <w:lang w:val="en-GB"/>
        </w:rPr>
        <w:t>Contractor</w:t>
      </w:r>
      <w:r w:rsidRPr="00725372">
        <w:rPr>
          <w:lang w:val="en-GB"/>
        </w:rPr>
        <w:t xml:space="preserve"> shall confirm the expected values concerning operating temperatures and percentage </w:t>
      </w:r>
      <w:commentRangeEnd w:id="3226"/>
      <w:r w:rsidR="00050E64">
        <w:rPr>
          <w:rStyle w:val="Verwijzingopmerking"/>
          <w:lang w:val="en-GB"/>
        </w:rPr>
        <w:commentReference w:id="3226"/>
      </w:r>
      <w:r w:rsidRPr="00725372">
        <w:rPr>
          <w:lang w:val="en-GB"/>
        </w:rPr>
        <w:t>of possible heat recovery considering 27 °C as cooling water supply (</w:t>
      </w:r>
      <w:r w:rsidRPr="00725372">
        <w:rPr>
          <w:rStyle w:val="AAReferencedChar"/>
        </w:rPr>
        <w:fldChar w:fldCharType="begin"/>
      </w:r>
      <w:r w:rsidRPr="00725372">
        <w:rPr>
          <w:rStyle w:val="AAReferencedChar"/>
        </w:rPr>
        <w:instrText xml:space="preserve"> REF _Ref190780127 \r \h  \* MERGEFORMAT </w:instrText>
      </w:r>
      <w:r w:rsidRPr="00725372">
        <w:rPr>
          <w:rStyle w:val="AAReferencedChar"/>
        </w:rPr>
      </w:r>
      <w:r w:rsidRPr="00725372">
        <w:rPr>
          <w:rStyle w:val="AAReferencedChar"/>
        </w:rPr>
        <w:fldChar w:fldCharType="separate"/>
      </w:r>
      <w:r w:rsidR="00E67BB8">
        <w:rPr>
          <w:rStyle w:val="AAReferencedChar"/>
        </w:rPr>
        <w:t>3.4.4</w:t>
      </w:r>
      <w:r w:rsidRPr="00725372">
        <w:rPr>
          <w:rStyle w:val="AAReferencedChar"/>
        </w:rPr>
        <w:fldChar w:fldCharType="end"/>
      </w:r>
      <w:r w:rsidRPr="00725372">
        <w:rPr>
          <w:lang w:val="en-GB"/>
        </w:rPr>
        <w:t>).</w:t>
      </w:r>
    </w:p>
    <w:p w14:paraId="71F316FC" w14:textId="77777777" w:rsidR="00D86B0D" w:rsidRPr="00725372" w:rsidRDefault="00D86B0D" w:rsidP="000F254B">
      <w:pPr>
        <w:pStyle w:val="SysReq1"/>
        <w:numPr>
          <w:ilvl w:val="0"/>
          <w:numId w:val="0"/>
        </w:numPr>
        <w:spacing w:line="240" w:lineRule="auto"/>
        <w:ind w:left="1080" w:hanging="1080"/>
        <w:contextualSpacing/>
        <w:rPr>
          <w:sz w:val="2"/>
          <w:szCs w:val="2"/>
          <w:lang w:val="en-GB"/>
        </w:rPr>
      </w:pPr>
    </w:p>
    <w:p w14:paraId="3CB24D08" w14:textId="252A37B5" w:rsidR="00D86B0D" w:rsidRPr="00725372" w:rsidRDefault="00D86B0D" w:rsidP="00D86B0D">
      <w:pPr>
        <w:pStyle w:val="Heading5numbered"/>
        <w:rPr>
          <w:lang w:val="en-GB"/>
        </w:rPr>
      </w:pPr>
      <w:r w:rsidRPr="00725372">
        <w:rPr>
          <w:lang w:val="en-GB"/>
        </w:rPr>
        <w:t>Compressors requirements</w:t>
      </w:r>
    </w:p>
    <w:p w14:paraId="1F420872" w14:textId="4D02545C" w:rsidR="00D86B0D" w:rsidRPr="00725372" w:rsidRDefault="00D86B0D" w:rsidP="00D86B0D">
      <w:pPr>
        <w:pStyle w:val="SysReq1"/>
        <w:rPr>
          <w:lang w:val="en-GB"/>
        </w:rPr>
      </w:pPr>
      <w:commentRangeStart w:id="3227"/>
      <w:r w:rsidRPr="00725372">
        <w:rPr>
          <w:lang w:val="en-GB"/>
        </w:rPr>
        <w:t xml:space="preserve">The size and the number of machines (at least three per compressor stage) used for each compressor stage shall be defined by the </w:t>
      </w:r>
      <w:r w:rsidR="00CB1438">
        <w:rPr>
          <w:lang w:val="en-GB"/>
        </w:rPr>
        <w:t>Contractor</w:t>
      </w:r>
      <w:r w:rsidRPr="00725372">
        <w:rPr>
          <w:lang w:val="en-GB"/>
        </w:rPr>
        <w:t xml:space="preserve"> in order to allow the best adaptation to the various flows necessary according to the operation modes</w:t>
      </w:r>
      <w:commentRangeEnd w:id="3227"/>
      <w:r w:rsidR="004B5A5F">
        <w:rPr>
          <w:rStyle w:val="Verwijzingopmerking"/>
          <w:lang w:val="en-GB"/>
        </w:rPr>
        <w:commentReference w:id="3227"/>
      </w:r>
      <w:r w:rsidRPr="00725372">
        <w:rPr>
          <w:lang w:val="en-GB"/>
        </w:rPr>
        <w:t>.</w:t>
      </w:r>
    </w:p>
    <w:p w14:paraId="190E6B10" w14:textId="4773E8E0" w:rsidR="00D86B0D" w:rsidRPr="00725372" w:rsidRDefault="00D86B0D" w:rsidP="00D86B0D">
      <w:pPr>
        <w:pStyle w:val="SysReq1"/>
        <w:rPr>
          <w:lang w:val="en-GB"/>
        </w:rPr>
      </w:pPr>
      <w:r w:rsidRPr="00725372">
        <w:rPr>
          <w:lang w:val="en-GB"/>
        </w:rPr>
        <w:t xml:space="preserve">The LP/HP compressors shall be all </w:t>
      </w:r>
      <w:r w:rsidR="004B5A5F">
        <w:rPr>
          <w:lang w:val="en-GB"/>
        </w:rPr>
        <w:t>identical</w:t>
      </w:r>
      <w:r w:rsidRPr="00725372">
        <w:rPr>
          <w:lang w:val="en-GB"/>
        </w:rPr>
        <w:t xml:space="preserve"> to facilitate the maintenance and repair.</w:t>
      </w:r>
    </w:p>
    <w:p w14:paraId="7DEE5BE2" w14:textId="77777777" w:rsidR="00D86B0D" w:rsidRPr="00725372" w:rsidRDefault="00D86B0D" w:rsidP="00D86B0D">
      <w:pPr>
        <w:pStyle w:val="SysReq1"/>
        <w:rPr>
          <w:lang w:val="en-GB"/>
        </w:rPr>
      </w:pPr>
      <w:r w:rsidRPr="00725372">
        <w:rPr>
          <w:lang w:val="en-GB"/>
        </w:rPr>
        <w:t xml:space="preserve">The supply voltage for the motors shall be 400V, 3Φ, 50 Hz. </w:t>
      </w:r>
    </w:p>
    <w:p w14:paraId="21E7AABF" w14:textId="77777777" w:rsidR="00D86B0D" w:rsidRPr="00725372" w:rsidRDefault="00D86B0D" w:rsidP="00D86B0D">
      <w:pPr>
        <w:pStyle w:val="SysReq1"/>
        <w:rPr>
          <w:lang w:val="en-GB"/>
        </w:rPr>
      </w:pPr>
      <w:r w:rsidRPr="00725372">
        <w:rPr>
          <w:lang w:val="en-GB"/>
        </w:rPr>
        <w:t>The drive between motor and compressor shaft shall be direct, with a dismountable shaft coupling.</w:t>
      </w:r>
    </w:p>
    <w:p w14:paraId="0FF8E351" w14:textId="77777777" w:rsidR="00D86B0D" w:rsidRPr="00725372" w:rsidRDefault="00D86B0D" w:rsidP="00D86B0D">
      <w:pPr>
        <w:pStyle w:val="SysReq1"/>
        <w:rPr>
          <w:lang w:val="en-GB"/>
        </w:rPr>
      </w:pPr>
      <w:r w:rsidRPr="00725372">
        <w:rPr>
          <w:lang w:val="en-GB"/>
        </w:rPr>
        <w:t>Oil-retention reservoirs shall be incorporated in the base frames of each compressor skid to handle the full oil content of the skid in case of pipe rupture.</w:t>
      </w:r>
    </w:p>
    <w:p w14:paraId="01A96EEE" w14:textId="77777777" w:rsidR="00D86B0D" w:rsidRPr="00725372" w:rsidRDefault="00D86B0D" w:rsidP="00D86B0D">
      <w:pPr>
        <w:pStyle w:val="SysReq1"/>
        <w:rPr>
          <w:lang w:val="en-GB"/>
        </w:rPr>
      </w:pPr>
      <w:r w:rsidRPr="00725372">
        <w:rPr>
          <w:lang w:val="en-GB"/>
        </w:rPr>
        <w:t>The compressor flow shall be adjustable by use of integrated slide valves.</w:t>
      </w:r>
    </w:p>
    <w:p w14:paraId="253531CA" w14:textId="4E6B33A7" w:rsidR="00D86B0D" w:rsidRPr="00725372" w:rsidRDefault="00D86B0D" w:rsidP="00D86B0D">
      <w:pPr>
        <w:pStyle w:val="SysReq1"/>
        <w:rPr>
          <w:lang w:val="en-GB"/>
        </w:rPr>
      </w:pPr>
      <w:r w:rsidRPr="00725372">
        <w:rPr>
          <w:lang w:val="en-GB"/>
        </w:rPr>
        <w:t>The compressor flow shall be adjustable by use of variable-frequency drive, with a frequency of 50 Hz to be used at the 2 K nominal operation mode.</w:t>
      </w:r>
    </w:p>
    <w:p w14:paraId="37202D52" w14:textId="165C6E5D" w:rsidR="00D86B0D" w:rsidRPr="00725372" w:rsidRDefault="00791241" w:rsidP="00D86B0D">
      <w:pPr>
        <w:pStyle w:val="SysReq1"/>
        <w:numPr>
          <w:ilvl w:val="0"/>
          <w:numId w:val="0"/>
        </w:numPr>
        <w:ind w:left="1080" w:hanging="1080"/>
        <w:rPr>
          <w:lang w:val="en-GB"/>
        </w:rPr>
      </w:pPr>
      <w:r>
        <w:rPr>
          <w:lang w:val="en-GB"/>
        </w:rPr>
        <w:t xml:space="preserve">In the offer, the Applicant shall state the </w:t>
      </w:r>
      <w:r w:rsidRPr="00725372">
        <w:rPr>
          <w:lang w:val="en-GB"/>
        </w:rPr>
        <w:t xml:space="preserve">number of </w:t>
      </w:r>
      <w:r w:rsidR="00D817CA" w:rsidRPr="00725372">
        <w:rPr>
          <w:lang w:val="en-GB"/>
        </w:rPr>
        <w:t>LP/HP compressors</w:t>
      </w:r>
      <w:r>
        <w:rPr>
          <w:lang w:val="en-GB"/>
        </w:rPr>
        <w:t>.</w:t>
      </w:r>
    </w:p>
    <w:p w14:paraId="5BF01B16" w14:textId="7C8D8B0C" w:rsidR="00D86B0D" w:rsidRPr="00725372" w:rsidRDefault="00D86B0D" w:rsidP="00D86B0D">
      <w:pPr>
        <w:pStyle w:val="Heading5numbered"/>
        <w:rPr>
          <w:lang w:val="en-GB"/>
        </w:rPr>
      </w:pPr>
      <w:r w:rsidRPr="00725372">
        <w:rPr>
          <w:lang w:val="en-GB"/>
        </w:rPr>
        <w:t>Coolers</w:t>
      </w:r>
    </w:p>
    <w:p w14:paraId="52DE839F" w14:textId="76D998EF" w:rsidR="00D86B0D" w:rsidRPr="00725372" w:rsidRDefault="00D86B0D" w:rsidP="00D86B0D">
      <w:pPr>
        <w:pStyle w:val="SysReq1"/>
        <w:rPr>
          <w:lang w:val="en-GB"/>
        </w:rPr>
      </w:pPr>
      <w:commentRangeStart w:id="3228"/>
      <w:r w:rsidRPr="00725372">
        <w:rPr>
          <w:lang w:val="en-GB"/>
        </w:rPr>
        <w:t xml:space="preserve">The cooler shall be designed in accordance with the cooling water characteristics described in </w:t>
      </w:r>
      <w:r w:rsidRPr="00725372">
        <w:rPr>
          <w:rStyle w:val="AAReferencedChar"/>
        </w:rPr>
        <w:fldChar w:fldCharType="begin"/>
      </w:r>
      <w:r w:rsidRPr="00725372">
        <w:rPr>
          <w:rStyle w:val="AAReferencedChar"/>
        </w:rPr>
        <w:instrText xml:space="preserve"> REF _Ref190780127 \r \h  \* MERGEFORMAT </w:instrText>
      </w:r>
      <w:r w:rsidRPr="00725372">
        <w:rPr>
          <w:rStyle w:val="AAReferencedChar"/>
        </w:rPr>
      </w:r>
      <w:r w:rsidRPr="00725372">
        <w:rPr>
          <w:rStyle w:val="AAReferencedChar"/>
        </w:rPr>
        <w:fldChar w:fldCharType="separate"/>
      </w:r>
      <w:r w:rsidR="00E67BB8">
        <w:rPr>
          <w:rStyle w:val="AAReferencedChar"/>
        </w:rPr>
        <w:t>3.4.4</w:t>
      </w:r>
      <w:r w:rsidRPr="00725372">
        <w:rPr>
          <w:rStyle w:val="AAReferencedChar"/>
        </w:rPr>
        <w:fldChar w:fldCharType="end"/>
      </w:r>
      <w:r w:rsidRPr="00725372">
        <w:rPr>
          <w:lang w:val="en-GB"/>
        </w:rPr>
        <w:t>.</w:t>
      </w:r>
      <w:commentRangeEnd w:id="3228"/>
      <w:r w:rsidR="007A0AAF">
        <w:rPr>
          <w:rStyle w:val="Verwijzingopmerking"/>
          <w:lang w:val="en-GB"/>
        </w:rPr>
        <w:commentReference w:id="3228"/>
      </w:r>
    </w:p>
    <w:p w14:paraId="012E988D" w14:textId="77777777" w:rsidR="00D86B0D" w:rsidRPr="00725372" w:rsidRDefault="00D86B0D" w:rsidP="00D86B0D">
      <w:pPr>
        <w:pStyle w:val="SysReq1"/>
        <w:rPr>
          <w:lang w:val="en-GB"/>
        </w:rPr>
      </w:pPr>
      <w:r w:rsidRPr="00725372">
        <w:rPr>
          <w:lang w:val="en-GB"/>
        </w:rPr>
        <w:t>A manual or a thermostatic control valve shall be provided at the outlet of each cooler.</w:t>
      </w:r>
    </w:p>
    <w:p w14:paraId="673DB365" w14:textId="3ABADDCB" w:rsidR="00D86B0D" w:rsidRPr="00725372" w:rsidRDefault="00D86B0D" w:rsidP="00D86B0D">
      <w:pPr>
        <w:pStyle w:val="SysReq1"/>
        <w:rPr>
          <w:lang w:val="en-GB"/>
        </w:rPr>
      </w:pPr>
      <w:r w:rsidRPr="00725372">
        <w:rPr>
          <w:lang w:val="en-GB"/>
        </w:rPr>
        <w:t xml:space="preserve">On the gas side, the coolers shall be equipped with purge valves for </w:t>
      </w:r>
      <w:commentRangeStart w:id="3229"/>
      <w:r w:rsidRPr="00725372">
        <w:rPr>
          <w:lang w:val="en-GB"/>
        </w:rPr>
        <w:t>ri</w:t>
      </w:r>
      <w:r w:rsidR="00922E1D">
        <w:rPr>
          <w:lang w:val="en-GB"/>
        </w:rPr>
        <w:t>n</w:t>
      </w:r>
      <w:r w:rsidRPr="00725372">
        <w:rPr>
          <w:lang w:val="en-GB"/>
        </w:rPr>
        <w:t>sing</w:t>
      </w:r>
      <w:commentRangeEnd w:id="3229"/>
      <w:r w:rsidR="001E231C">
        <w:rPr>
          <w:rStyle w:val="Verwijzingopmerking"/>
          <w:lang w:val="en-GB"/>
        </w:rPr>
        <w:commentReference w:id="3229"/>
      </w:r>
      <w:r w:rsidRPr="00725372">
        <w:rPr>
          <w:lang w:val="en-GB"/>
        </w:rPr>
        <w:t>.</w:t>
      </w:r>
    </w:p>
    <w:p w14:paraId="5F5494DB" w14:textId="77777777" w:rsidR="00D86B0D" w:rsidRPr="00725372" w:rsidRDefault="00D86B0D" w:rsidP="00D86B0D">
      <w:pPr>
        <w:pStyle w:val="SysReq1"/>
        <w:rPr>
          <w:lang w:val="en-GB"/>
        </w:rPr>
      </w:pPr>
      <w:r w:rsidRPr="00725372">
        <w:rPr>
          <w:lang w:val="en-GB"/>
        </w:rPr>
        <w:t>On the water side, valves to drain the water and to purge air shall be installed.</w:t>
      </w:r>
    </w:p>
    <w:p w14:paraId="310DC3ED" w14:textId="42695E54" w:rsidR="00D86B0D" w:rsidRPr="00725372" w:rsidRDefault="00D86B0D" w:rsidP="00D86B0D">
      <w:pPr>
        <w:pStyle w:val="SysReq1"/>
        <w:rPr>
          <w:lang w:val="en-GB"/>
        </w:rPr>
      </w:pPr>
      <w:r w:rsidRPr="00725372">
        <w:rPr>
          <w:lang w:val="en-GB"/>
        </w:rPr>
        <w:t>A water manual shut off valve shall be set up at the inlet of each cooler.</w:t>
      </w:r>
    </w:p>
    <w:p w14:paraId="423F3E77" w14:textId="77777777" w:rsidR="00D86B0D" w:rsidRPr="00725372" w:rsidRDefault="00D86B0D" w:rsidP="00725372">
      <w:pPr>
        <w:pStyle w:val="SysReq1"/>
        <w:numPr>
          <w:ilvl w:val="0"/>
          <w:numId w:val="0"/>
        </w:numPr>
        <w:spacing w:line="240" w:lineRule="auto"/>
        <w:ind w:left="1080" w:hanging="1080"/>
        <w:contextualSpacing/>
        <w:rPr>
          <w:sz w:val="2"/>
          <w:szCs w:val="2"/>
          <w:lang w:val="en-GB"/>
        </w:rPr>
      </w:pPr>
    </w:p>
    <w:p w14:paraId="78223B3A" w14:textId="001BE814" w:rsidR="00D86B0D" w:rsidRPr="00725372" w:rsidRDefault="00D86B0D" w:rsidP="00D86B0D">
      <w:pPr>
        <w:pStyle w:val="Heading5numbered"/>
        <w:rPr>
          <w:lang w:val="en-GB"/>
        </w:rPr>
      </w:pPr>
      <w:r w:rsidRPr="00725372">
        <w:rPr>
          <w:lang w:val="en-GB"/>
        </w:rPr>
        <w:t xml:space="preserve">Oil </w:t>
      </w:r>
    </w:p>
    <w:p w14:paraId="544721FF" w14:textId="4204D011" w:rsidR="00D86B0D" w:rsidRPr="00725372" w:rsidRDefault="00D86B0D" w:rsidP="00D86B0D">
      <w:pPr>
        <w:pStyle w:val="SysReq1"/>
        <w:rPr>
          <w:lang w:val="en-GB"/>
        </w:rPr>
      </w:pPr>
      <w:commentRangeStart w:id="3230"/>
      <w:r w:rsidRPr="00725372">
        <w:rPr>
          <w:lang w:val="en-GB"/>
        </w:rPr>
        <w:lastRenderedPageBreak/>
        <w:t xml:space="preserve">For the first filling, the </w:t>
      </w:r>
      <w:r w:rsidR="00CB1438">
        <w:rPr>
          <w:lang w:val="en-GB"/>
        </w:rPr>
        <w:t>Contractor</w:t>
      </w:r>
      <w:r w:rsidRPr="00725372">
        <w:rPr>
          <w:lang w:val="en-GB"/>
        </w:rPr>
        <w:t xml:space="preserve"> shall provide a suitable oil type for the commissioning and acceptance tests. The oil shall have the following purity rate: </w:t>
      </w:r>
    </w:p>
    <w:p w14:paraId="47F00C47" w14:textId="4B168284" w:rsidR="00D86B0D" w:rsidRPr="00725372" w:rsidRDefault="00D86B0D" w:rsidP="00D86B0D">
      <w:pPr>
        <w:pStyle w:val="SysReq2"/>
        <w:rPr>
          <w:lang w:val="en-GB"/>
        </w:rPr>
      </w:pPr>
      <w:r w:rsidRPr="00725372">
        <w:rPr>
          <w:lang w:val="en-GB"/>
        </w:rPr>
        <w:t>no solid particle larger than 25 µm.</w:t>
      </w:r>
    </w:p>
    <w:p w14:paraId="5F13D50F" w14:textId="74E5B209" w:rsidR="00D86B0D" w:rsidRPr="00725372" w:rsidRDefault="00D86B0D" w:rsidP="00D86B0D">
      <w:pPr>
        <w:pStyle w:val="SysReq2"/>
        <w:rPr>
          <w:lang w:val="en-GB"/>
        </w:rPr>
      </w:pPr>
      <w:r w:rsidRPr="00725372">
        <w:rPr>
          <w:lang w:val="en-GB"/>
        </w:rPr>
        <w:t>water content in the oil less than 1 ppm by volume.</w:t>
      </w:r>
      <w:commentRangeEnd w:id="3230"/>
      <w:r w:rsidR="002014CE">
        <w:rPr>
          <w:rStyle w:val="Verwijzingopmerking"/>
          <w:lang w:val="en-GB"/>
        </w:rPr>
        <w:commentReference w:id="3230"/>
      </w:r>
    </w:p>
    <w:p w14:paraId="16E1956A" w14:textId="494C69B7" w:rsidR="00D86B0D" w:rsidRPr="00725372" w:rsidRDefault="00D86B0D" w:rsidP="00D86B0D">
      <w:pPr>
        <w:pStyle w:val="SysReq1"/>
        <w:rPr>
          <w:lang w:val="en-GB"/>
        </w:rPr>
      </w:pPr>
      <w:commentRangeStart w:id="3231"/>
      <w:r w:rsidRPr="00725372">
        <w:rPr>
          <w:lang w:val="en-GB"/>
        </w:rPr>
        <w:t xml:space="preserve">The </w:t>
      </w:r>
      <w:r w:rsidR="00CB1438">
        <w:rPr>
          <w:lang w:val="en-GB"/>
        </w:rPr>
        <w:t>Contractor</w:t>
      </w:r>
      <w:r w:rsidRPr="00725372">
        <w:rPr>
          <w:lang w:val="en-GB"/>
        </w:rPr>
        <w:t xml:space="preserve"> shall give recommendation on oil preparation prior to fill for operation and after major maintenances.</w:t>
      </w:r>
      <w:commentRangeEnd w:id="3231"/>
      <w:r w:rsidR="00140B20">
        <w:rPr>
          <w:rStyle w:val="Verwijzingopmerking"/>
          <w:lang w:val="en-GB"/>
        </w:rPr>
        <w:commentReference w:id="3231"/>
      </w:r>
    </w:p>
    <w:p w14:paraId="7AEAC054" w14:textId="77777777" w:rsidR="00D86B0D" w:rsidRPr="00725372" w:rsidRDefault="00D86B0D" w:rsidP="00725372">
      <w:pPr>
        <w:pStyle w:val="SysReq1"/>
        <w:numPr>
          <w:ilvl w:val="0"/>
          <w:numId w:val="0"/>
        </w:numPr>
        <w:spacing w:line="240" w:lineRule="auto"/>
        <w:ind w:left="1080"/>
        <w:contextualSpacing/>
        <w:rPr>
          <w:sz w:val="2"/>
          <w:szCs w:val="2"/>
          <w:lang w:val="en-GB"/>
        </w:rPr>
      </w:pPr>
    </w:p>
    <w:p w14:paraId="25D64C8A" w14:textId="0CA9C933" w:rsidR="00D86B0D" w:rsidRPr="00725372" w:rsidRDefault="00D86B0D" w:rsidP="00D86B0D">
      <w:pPr>
        <w:pStyle w:val="Heading4"/>
        <w:rPr>
          <w:lang w:val="en-GB"/>
        </w:rPr>
      </w:pPr>
      <w:r w:rsidRPr="00725372">
        <w:rPr>
          <w:lang w:val="en-GB"/>
        </w:rPr>
        <w:t>Oil circulating system</w:t>
      </w:r>
    </w:p>
    <w:p w14:paraId="62EDEF65" w14:textId="2C71D3C7" w:rsidR="00D86B0D" w:rsidRPr="00725372" w:rsidRDefault="00D86B0D" w:rsidP="00D86B0D">
      <w:pPr>
        <w:pStyle w:val="Heading5numbered"/>
        <w:rPr>
          <w:lang w:val="en-GB"/>
        </w:rPr>
      </w:pPr>
      <w:r w:rsidRPr="00725372">
        <w:rPr>
          <w:lang w:val="en-GB"/>
        </w:rPr>
        <w:t>Oil-pump units</w:t>
      </w:r>
    </w:p>
    <w:p w14:paraId="5D05D872" w14:textId="47D0B1E2" w:rsidR="00D86B0D" w:rsidRPr="00725372" w:rsidRDefault="00D86B0D" w:rsidP="00D86B0D">
      <w:pPr>
        <w:pStyle w:val="SysReq1"/>
        <w:rPr>
          <w:lang w:val="en-GB"/>
        </w:rPr>
      </w:pPr>
      <w:r w:rsidRPr="00725372">
        <w:rPr>
          <w:lang w:val="en-GB"/>
        </w:rPr>
        <w:t xml:space="preserve">An </w:t>
      </w:r>
      <w:commentRangeStart w:id="3232"/>
      <w:r w:rsidRPr="00725372">
        <w:rPr>
          <w:lang w:val="en-GB"/>
        </w:rPr>
        <w:t>autonomous</w:t>
      </w:r>
      <w:commentRangeEnd w:id="3232"/>
      <w:r w:rsidR="004F3695">
        <w:rPr>
          <w:rStyle w:val="Verwijzingopmerking"/>
          <w:lang w:val="en-GB"/>
        </w:rPr>
        <w:commentReference w:id="3232"/>
      </w:r>
      <w:r w:rsidRPr="00725372">
        <w:rPr>
          <w:lang w:val="en-GB"/>
        </w:rPr>
        <w:t xml:space="preserve"> oil-pump shall be provided for each compressor.</w:t>
      </w:r>
    </w:p>
    <w:p w14:paraId="18440528" w14:textId="77777777" w:rsidR="00D86B0D" w:rsidRPr="00725372" w:rsidRDefault="00D86B0D" w:rsidP="00725372">
      <w:pPr>
        <w:pStyle w:val="SysReq1"/>
        <w:numPr>
          <w:ilvl w:val="0"/>
          <w:numId w:val="0"/>
        </w:numPr>
        <w:spacing w:line="240" w:lineRule="auto"/>
        <w:ind w:left="1080"/>
        <w:contextualSpacing/>
        <w:rPr>
          <w:sz w:val="2"/>
          <w:szCs w:val="2"/>
          <w:lang w:val="en-GB"/>
        </w:rPr>
      </w:pPr>
    </w:p>
    <w:p w14:paraId="444D76B0" w14:textId="3C73A8CB" w:rsidR="00D86B0D" w:rsidRPr="00725372" w:rsidRDefault="00D86B0D" w:rsidP="00D86B0D">
      <w:pPr>
        <w:pStyle w:val="Heading5numbered"/>
        <w:rPr>
          <w:lang w:val="en-GB"/>
        </w:rPr>
      </w:pPr>
      <w:r w:rsidRPr="00725372">
        <w:rPr>
          <w:lang w:val="en-GB"/>
        </w:rPr>
        <w:t>Oil-retention vessel</w:t>
      </w:r>
    </w:p>
    <w:p w14:paraId="6ACF1FA4" w14:textId="48E6D92F" w:rsidR="00D86B0D" w:rsidRPr="00725372" w:rsidRDefault="00D86B0D" w:rsidP="00D86B0D">
      <w:pPr>
        <w:pStyle w:val="SysReq1"/>
        <w:rPr>
          <w:lang w:val="en-GB"/>
        </w:rPr>
      </w:pPr>
      <w:commentRangeStart w:id="3233"/>
      <w:r w:rsidRPr="00725372">
        <w:rPr>
          <w:lang w:val="en-GB"/>
        </w:rPr>
        <w:t xml:space="preserve">The upper part of the oil-retention vessel shall include a separator for oil droplets allowing to reduce the oil content of the helium at the outlet of each vessel to a level of impurity compatible with the Oil Removal System performance. </w:t>
      </w:r>
      <w:commentRangeEnd w:id="3233"/>
      <w:r w:rsidR="004F3695">
        <w:rPr>
          <w:rStyle w:val="Verwijzingopmerking"/>
          <w:lang w:val="en-GB"/>
        </w:rPr>
        <w:commentReference w:id="3233"/>
      </w:r>
    </w:p>
    <w:p w14:paraId="26FDD163" w14:textId="3B97015C" w:rsidR="00D86B0D" w:rsidRPr="00725372" w:rsidRDefault="00D86B0D" w:rsidP="00D86B0D">
      <w:pPr>
        <w:pStyle w:val="SysReq1"/>
        <w:rPr>
          <w:lang w:val="en-GB"/>
        </w:rPr>
      </w:pPr>
      <w:commentRangeStart w:id="3234"/>
      <w:r w:rsidRPr="00725372">
        <w:rPr>
          <w:lang w:val="en-GB"/>
        </w:rPr>
        <w:t>The suction line of the oil pumps shall not be connected to the lowest point of the vessels.</w:t>
      </w:r>
    </w:p>
    <w:p w14:paraId="725691B6" w14:textId="274EE7F3" w:rsidR="00D86B0D" w:rsidRPr="00725372" w:rsidRDefault="00D86B0D" w:rsidP="00D86B0D">
      <w:pPr>
        <w:pStyle w:val="SysReq1"/>
        <w:rPr>
          <w:lang w:val="en-GB"/>
        </w:rPr>
      </w:pPr>
      <w:r w:rsidRPr="00725372">
        <w:rPr>
          <w:lang w:val="en-GB"/>
        </w:rPr>
        <w:t>The suction line of the oil purge and filling circuits shall be connected to the lowest point of the vessels.</w:t>
      </w:r>
      <w:commentRangeEnd w:id="3234"/>
      <w:r w:rsidR="004F3695">
        <w:rPr>
          <w:rStyle w:val="Verwijzingopmerking"/>
          <w:lang w:val="en-GB"/>
        </w:rPr>
        <w:commentReference w:id="3234"/>
      </w:r>
    </w:p>
    <w:p w14:paraId="7E20EFA5" w14:textId="6C8DBEDD" w:rsidR="00D86B0D" w:rsidRPr="00725372" w:rsidRDefault="00D86B0D" w:rsidP="00D86B0D">
      <w:pPr>
        <w:pStyle w:val="SysReq1"/>
        <w:rPr>
          <w:lang w:val="en-GB"/>
        </w:rPr>
      </w:pPr>
      <w:commentRangeStart w:id="3235"/>
      <w:r w:rsidRPr="00725372">
        <w:rPr>
          <w:lang w:val="en-GB"/>
        </w:rPr>
        <w:t>Each retention vessel shall include heater for pre-heating the oil.</w:t>
      </w:r>
      <w:commentRangeEnd w:id="3235"/>
      <w:r w:rsidR="00641C54">
        <w:rPr>
          <w:rStyle w:val="Verwijzingopmerking"/>
          <w:lang w:val="en-GB"/>
        </w:rPr>
        <w:commentReference w:id="3235"/>
      </w:r>
    </w:p>
    <w:p w14:paraId="57038B25" w14:textId="77777777" w:rsidR="00D86B0D" w:rsidRPr="00725372" w:rsidRDefault="00D86B0D" w:rsidP="00725372">
      <w:pPr>
        <w:pStyle w:val="SysReq1"/>
        <w:numPr>
          <w:ilvl w:val="0"/>
          <w:numId w:val="0"/>
        </w:numPr>
        <w:spacing w:line="240" w:lineRule="auto"/>
        <w:contextualSpacing/>
        <w:rPr>
          <w:sz w:val="2"/>
          <w:szCs w:val="2"/>
          <w:lang w:val="en-GB"/>
        </w:rPr>
      </w:pPr>
    </w:p>
    <w:p w14:paraId="509688F2" w14:textId="737FF485" w:rsidR="00D86B0D" w:rsidRPr="00725372" w:rsidRDefault="00D86B0D" w:rsidP="00D86B0D">
      <w:pPr>
        <w:pStyle w:val="Heading5numbered"/>
        <w:rPr>
          <w:lang w:val="en-GB"/>
        </w:rPr>
      </w:pPr>
      <w:r w:rsidRPr="00725372">
        <w:rPr>
          <w:lang w:val="en-GB"/>
        </w:rPr>
        <w:t>Oil filters</w:t>
      </w:r>
    </w:p>
    <w:p w14:paraId="3A109D6E" w14:textId="7E4A8A98" w:rsidR="00D86B0D" w:rsidRPr="00725372" w:rsidRDefault="00D86B0D" w:rsidP="00D86B0D">
      <w:pPr>
        <w:pStyle w:val="SysReq1"/>
        <w:rPr>
          <w:lang w:val="en-GB"/>
        </w:rPr>
      </w:pPr>
      <w:r w:rsidRPr="00725372">
        <w:rPr>
          <w:lang w:val="en-GB"/>
        </w:rPr>
        <w:t>The oil pumps providing oil bearing, shaft seals and slide valves shall possess at the suction side, double oil filters mounted in parallel.</w:t>
      </w:r>
    </w:p>
    <w:p w14:paraId="2A7465EB" w14:textId="3E16014B" w:rsidR="00D86B0D" w:rsidRPr="00725372" w:rsidRDefault="00D86B0D" w:rsidP="00D86B0D">
      <w:pPr>
        <w:pStyle w:val="SysReq1"/>
        <w:rPr>
          <w:lang w:val="en-GB"/>
        </w:rPr>
      </w:pPr>
      <w:r w:rsidRPr="00725372">
        <w:rPr>
          <w:lang w:val="en-GB"/>
        </w:rPr>
        <w:t>A fine oil filter shall set up at the injection of the compressor bearings and shaft seals.</w:t>
      </w:r>
    </w:p>
    <w:p w14:paraId="4E76C3DC" w14:textId="048FAE2B" w:rsidR="00D86B0D" w:rsidRPr="00725372" w:rsidRDefault="00D86B0D" w:rsidP="00D86B0D">
      <w:pPr>
        <w:pStyle w:val="SysReq1"/>
        <w:rPr>
          <w:lang w:val="en-GB"/>
        </w:rPr>
      </w:pPr>
      <w:r w:rsidRPr="00725372">
        <w:rPr>
          <w:lang w:val="en-GB"/>
        </w:rPr>
        <w:t>A wire mesh filter (100 µm) shall be integrated in the oil-supply line for each screw compressor.</w:t>
      </w:r>
    </w:p>
    <w:p w14:paraId="3D44A072" w14:textId="10BA2752" w:rsidR="00D86B0D" w:rsidRPr="00725372" w:rsidRDefault="00D86B0D" w:rsidP="00D86B0D">
      <w:pPr>
        <w:pStyle w:val="SysReq1"/>
        <w:rPr>
          <w:lang w:val="en-GB"/>
        </w:rPr>
      </w:pPr>
      <w:r w:rsidRPr="00725372">
        <w:rPr>
          <w:lang w:val="en-GB"/>
        </w:rPr>
        <w:t>Manual shut-off valves shall be installed upstream and downstream of each oil filter.</w:t>
      </w:r>
    </w:p>
    <w:p w14:paraId="0CCC00DF" w14:textId="47C91B04" w:rsidR="00D86B0D" w:rsidRPr="00725372" w:rsidRDefault="00D86B0D" w:rsidP="00D86B0D">
      <w:pPr>
        <w:pStyle w:val="SysReq1"/>
        <w:numPr>
          <w:ilvl w:val="0"/>
          <w:numId w:val="0"/>
        </w:numPr>
        <w:rPr>
          <w:lang w:val="en-GB"/>
        </w:rPr>
      </w:pPr>
    </w:p>
    <w:p w14:paraId="094A1B1F" w14:textId="2AED1E84" w:rsidR="00D86B0D" w:rsidRPr="00725372" w:rsidRDefault="00D86B0D" w:rsidP="00D86B0D">
      <w:pPr>
        <w:pStyle w:val="Heading4"/>
        <w:rPr>
          <w:lang w:val="en-GB"/>
        </w:rPr>
      </w:pPr>
      <w:r w:rsidRPr="00725372">
        <w:rPr>
          <w:lang w:val="en-GB"/>
        </w:rPr>
        <w:t>Purge and fill up requirements</w:t>
      </w:r>
    </w:p>
    <w:p w14:paraId="464BF380" w14:textId="77777777" w:rsidR="00D86B0D" w:rsidRPr="00725372" w:rsidRDefault="00D86B0D" w:rsidP="00D86B0D">
      <w:pPr>
        <w:pStyle w:val="SysReq1"/>
        <w:rPr>
          <w:lang w:val="en-GB"/>
        </w:rPr>
      </w:pPr>
      <w:r w:rsidRPr="00725372">
        <w:rPr>
          <w:lang w:val="en-GB"/>
        </w:rPr>
        <w:t>Each compressor shall be equipped with manual isolation valves in all connecting piping to allow isolation of all circuits for maintenance.</w:t>
      </w:r>
    </w:p>
    <w:p w14:paraId="276B28F1" w14:textId="40F83695" w:rsidR="00D86B0D" w:rsidRPr="00725372" w:rsidRDefault="00D86B0D" w:rsidP="00D86B0D">
      <w:pPr>
        <w:pStyle w:val="SysReq1"/>
        <w:rPr>
          <w:lang w:val="en-GB"/>
        </w:rPr>
      </w:pPr>
      <w:r w:rsidRPr="00725372">
        <w:rPr>
          <w:lang w:val="en-GB"/>
        </w:rPr>
        <w:t xml:space="preserve">The </w:t>
      </w:r>
      <w:r w:rsidR="00CB1438">
        <w:rPr>
          <w:lang w:val="en-GB"/>
        </w:rPr>
        <w:t>Contractor</w:t>
      </w:r>
      <w:r w:rsidRPr="00725372">
        <w:rPr>
          <w:lang w:val="en-GB"/>
        </w:rPr>
        <w:t xml:space="preserve"> shall design the purge system and slope piping in order to avoid oil migration to oil-free region.</w:t>
      </w:r>
    </w:p>
    <w:p w14:paraId="71AD5B51" w14:textId="77777777" w:rsidR="00D86B0D" w:rsidRPr="00D27D16" w:rsidRDefault="00D86B0D" w:rsidP="00D27D16">
      <w:pPr>
        <w:pStyle w:val="SysReq1"/>
        <w:numPr>
          <w:ilvl w:val="0"/>
          <w:numId w:val="0"/>
        </w:numPr>
        <w:spacing w:before="20" w:after="20"/>
        <w:rPr>
          <w:sz w:val="2"/>
          <w:szCs w:val="2"/>
          <w:lang w:val="en-GB"/>
        </w:rPr>
      </w:pPr>
    </w:p>
    <w:p w14:paraId="550E62EB" w14:textId="1CC6C124" w:rsidR="00D86B0D" w:rsidRPr="00725372" w:rsidRDefault="00D86B0D" w:rsidP="00D86B0D">
      <w:pPr>
        <w:pStyle w:val="Heading4"/>
        <w:rPr>
          <w:lang w:val="en-GB"/>
        </w:rPr>
      </w:pPr>
      <w:r w:rsidRPr="00725372">
        <w:rPr>
          <w:lang w:val="en-GB"/>
        </w:rPr>
        <w:lastRenderedPageBreak/>
        <w:t>Oil Removal System (ORS)</w:t>
      </w:r>
    </w:p>
    <w:p w14:paraId="23F5A225" w14:textId="23653509" w:rsidR="00D86B0D" w:rsidRPr="00725372" w:rsidRDefault="00D86B0D" w:rsidP="00D86B0D">
      <w:pPr>
        <w:pStyle w:val="Heading5numbered"/>
        <w:rPr>
          <w:lang w:val="en-GB"/>
        </w:rPr>
      </w:pPr>
      <w:proofErr w:type="spellStart"/>
      <w:r w:rsidRPr="00725372">
        <w:rPr>
          <w:lang w:val="en-GB"/>
        </w:rPr>
        <w:t>Coalescers</w:t>
      </w:r>
      <w:proofErr w:type="spellEnd"/>
    </w:p>
    <w:p w14:paraId="6C5B3953" w14:textId="77777777" w:rsidR="00D86B0D" w:rsidRPr="00725372" w:rsidRDefault="00D86B0D" w:rsidP="00D86B0D">
      <w:pPr>
        <w:pStyle w:val="SysReq1"/>
        <w:rPr>
          <w:lang w:val="en-GB"/>
        </w:rPr>
      </w:pPr>
      <w:r w:rsidRPr="00725372">
        <w:rPr>
          <w:lang w:val="en-GB"/>
        </w:rPr>
        <w:t>Downstream HP primary oil removal system, minimum three coalescing filters shall be installed in series, with dimensions such that sufficiently low gas velocity is achieved through the filter elements for efficient coalescing.</w:t>
      </w:r>
    </w:p>
    <w:p w14:paraId="5B56EDDB" w14:textId="77777777" w:rsidR="00D86B0D" w:rsidRPr="00725372" w:rsidRDefault="00D86B0D" w:rsidP="00D86B0D">
      <w:pPr>
        <w:pStyle w:val="SysReq1"/>
        <w:rPr>
          <w:lang w:val="en-GB"/>
        </w:rPr>
      </w:pPr>
      <w:r w:rsidRPr="00725372">
        <w:rPr>
          <w:lang w:val="en-GB"/>
        </w:rPr>
        <w:t>The gas velocity shall be determined for the highest possible volumetric flow during the different phases of compressor operation, plus a 20% margin.</w:t>
      </w:r>
    </w:p>
    <w:p w14:paraId="2714515A" w14:textId="77777777" w:rsidR="00D86B0D" w:rsidRPr="00725372" w:rsidRDefault="00D86B0D" w:rsidP="00D86B0D">
      <w:pPr>
        <w:pStyle w:val="SysReq1"/>
        <w:rPr>
          <w:lang w:val="en-GB"/>
        </w:rPr>
      </w:pPr>
      <w:r w:rsidRPr="00725372">
        <w:rPr>
          <w:lang w:val="en-GB"/>
        </w:rPr>
        <w:t xml:space="preserve">The </w:t>
      </w:r>
      <w:proofErr w:type="spellStart"/>
      <w:r w:rsidRPr="00725372">
        <w:rPr>
          <w:lang w:val="en-GB"/>
        </w:rPr>
        <w:t>coalescer</w:t>
      </w:r>
      <w:proofErr w:type="spellEnd"/>
      <w:r w:rsidRPr="00725372">
        <w:rPr>
          <w:lang w:val="en-GB"/>
        </w:rPr>
        <w:t xml:space="preserve"> arrangement and its seal construction shall be capable of withstanding compressor vibration.</w:t>
      </w:r>
    </w:p>
    <w:p w14:paraId="5EDE3179" w14:textId="77777777" w:rsidR="00D86B0D" w:rsidRPr="00725372" w:rsidRDefault="00D86B0D" w:rsidP="00D86B0D">
      <w:pPr>
        <w:pStyle w:val="SysReq1"/>
        <w:rPr>
          <w:lang w:val="en-GB"/>
        </w:rPr>
      </w:pPr>
      <w:r w:rsidRPr="00725372">
        <w:rPr>
          <w:lang w:val="en-GB"/>
        </w:rPr>
        <w:t xml:space="preserve">All </w:t>
      </w:r>
      <w:proofErr w:type="spellStart"/>
      <w:r w:rsidRPr="00725372">
        <w:rPr>
          <w:lang w:val="en-GB"/>
        </w:rPr>
        <w:t>coalescers</w:t>
      </w:r>
      <w:proofErr w:type="spellEnd"/>
      <w:r w:rsidRPr="00725372">
        <w:rPr>
          <w:lang w:val="en-GB"/>
        </w:rPr>
        <w:t xml:space="preserve"> shall be equipped with stand pipe on which magnetic level indicator is positioned. Level is monitored locally and from the control system with high level alarms and shutdowns.</w:t>
      </w:r>
    </w:p>
    <w:p w14:paraId="57BE4B9D" w14:textId="77777777" w:rsidR="00D86B0D" w:rsidRPr="00725372" w:rsidRDefault="00D86B0D" w:rsidP="00D86B0D">
      <w:pPr>
        <w:pStyle w:val="SysReq1"/>
        <w:rPr>
          <w:lang w:val="en-GB"/>
        </w:rPr>
      </w:pPr>
      <w:r w:rsidRPr="00725372">
        <w:rPr>
          <w:lang w:val="en-GB"/>
        </w:rPr>
        <w:t xml:space="preserve">The oil collected from the first two </w:t>
      </w:r>
      <w:proofErr w:type="spellStart"/>
      <w:r w:rsidRPr="00725372">
        <w:rPr>
          <w:lang w:val="en-GB"/>
        </w:rPr>
        <w:t>coalescers</w:t>
      </w:r>
      <w:proofErr w:type="spellEnd"/>
      <w:r w:rsidRPr="00725372">
        <w:rPr>
          <w:lang w:val="en-GB"/>
        </w:rPr>
        <w:t xml:space="preserve"> is to be re-injected to the suction side of the LP/HP compressors. The automatic flush of oil from </w:t>
      </w:r>
      <w:proofErr w:type="spellStart"/>
      <w:r w:rsidRPr="00725372">
        <w:rPr>
          <w:lang w:val="en-GB"/>
        </w:rPr>
        <w:t>coalescer</w:t>
      </w:r>
      <w:proofErr w:type="spellEnd"/>
      <w:r w:rsidRPr="00725372">
        <w:rPr>
          <w:lang w:val="en-GB"/>
        </w:rPr>
        <w:t xml:space="preserve"> to compressor suction shall be carried out using a </w:t>
      </w:r>
      <w:proofErr w:type="spellStart"/>
      <w:r w:rsidRPr="00725372">
        <w:rPr>
          <w:lang w:val="en-GB"/>
        </w:rPr>
        <w:t>motorized</w:t>
      </w:r>
      <w:proofErr w:type="spellEnd"/>
      <w:r w:rsidRPr="00725372">
        <w:rPr>
          <w:lang w:val="en-GB"/>
        </w:rPr>
        <w:t xml:space="preserve"> valve controlled by the level indicator mentioned above.</w:t>
      </w:r>
    </w:p>
    <w:p w14:paraId="09A63634" w14:textId="77777777" w:rsidR="00D86B0D" w:rsidRPr="00725372" w:rsidRDefault="00D86B0D" w:rsidP="00D86B0D">
      <w:pPr>
        <w:pStyle w:val="SysReq1"/>
        <w:rPr>
          <w:lang w:val="en-GB"/>
        </w:rPr>
      </w:pPr>
      <w:r w:rsidRPr="00725372">
        <w:rPr>
          <w:lang w:val="en-GB"/>
        </w:rPr>
        <w:t xml:space="preserve">The </w:t>
      </w:r>
      <w:proofErr w:type="spellStart"/>
      <w:r w:rsidRPr="00725372">
        <w:rPr>
          <w:lang w:val="en-GB"/>
        </w:rPr>
        <w:t>coalescers</w:t>
      </w:r>
      <w:proofErr w:type="spellEnd"/>
      <w:r w:rsidRPr="00725372">
        <w:rPr>
          <w:lang w:val="en-GB"/>
        </w:rPr>
        <w:t xml:space="preserve"> shall reduce the oil content of the stream to less than 40 </w:t>
      </w:r>
      <w:proofErr w:type="spellStart"/>
      <w:r w:rsidRPr="00725372">
        <w:rPr>
          <w:lang w:val="en-GB"/>
        </w:rPr>
        <w:t>ppb</w:t>
      </w:r>
      <w:proofErr w:type="spellEnd"/>
      <w:r w:rsidRPr="00725372">
        <w:rPr>
          <w:lang w:val="en-GB"/>
        </w:rPr>
        <w:t>.</w:t>
      </w:r>
    </w:p>
    <w:p w14:paraId="63842723" w14:textId="12B37543" w:rsidR="00D86B0D" w:rsidRPr="00725372" w:rsidRDefault="00D86B0D" w:rsidP="00D86B0D">
      <w:pPr>
        <w:pStyle w:val="SysReq1"/>
        <w:rPr>
          <w:lang w:val="en-GB"/>
        </w:rPr>
      </w:pPr>
      <w:r w:rsidRPr="00725372">
        <w:rPr>
          <w:lang w:val="en-GB"/>
        </w:rPr>
        <w:t xml:space="preserve">The last </w:t>
      </w:r>
      <w:proofErr w:type="spellStart"/>
      <w:r w:rsidRPr="00725372">
        <w:rPr>
          <w:lang w:val="en-GB"/>
        </w:rPr>
        <w:t>coalescer</w:t>
      </w:r>
      <w:proofErr w:type="spellEnd"/>
      <w:r w:rsidRPr="00725372">
        <w:rPr>
          <w:lang w:val="en-GB"/>
        </w:rPr>
        <w:t xml:space="preserve"> operates as guard unit. Any confirmed sign of oil collected therein shall lead to a shutdown of the compressor station.</w:t>
      </w:r>
    </w:p>
    <w:p w14:paraId="22DDAFD3" w14:textId="77777777" w:rsidR="00D86B0D" w:rsidRPr="00725372" w:rsidRDefault="00D86B0D" w:rsidP="00725372">
      <w:pPr>
        <w:pStyle w:val="SysReq1"/>
        <w:numPr>
          <w:ilvl w:val="0"/>
          <w:numId w:val="0"/>
        </w:numPr>
        <w:spacing w:line="240" w:lineRule="auto"/>
        <w:contextualSpacing/>
        <w:rPr>
          <w:sz w:val="2"/>
          <w:szCs w:val="2"/>
          <w:lang w:val="en-GB"/>
        </w:rPr>
      </w:pPr>
    </w:p>
    <w:p w14:paraId="5FDE63D9" w14:textId="5A367126" w:rsidR="00D86B0D" w:rsidRPr="00725372" w:rsidRDefault="00D86B0D" w:rsidP="00D86B0D">
      <w:pPr>
        <w:pStyle w:val="Heading5numbered"/>
        <w:rPr>
          <w:lang w:val="en-GB"/>
        </w:rPr>
      </w:pPr>
      <w:r w:rsidRPr="00725372">
        <w:rPr>
          <w:lang w:val="en-GB"/>
        </w:rPr>
        <w:t xml:space="preserve"> Charcoal </w:t>
      </w:r>
      <w:proofErr w:type="spellStart"/>
      <w:r w:rsidRPr="00725372">
        <w:rPr>
          <w:lang w:val="en-GB"/>
        </w:rPr>
        <w:t>adsorber</w:t>
      </w:r>
      <w:proofErr w:type="spellEnd"/>
    </w:p>
    <w:p w14:paraId="28E4813E" w14:textId="77777777" w:rsidR="00D86B0D" w:rsidRPr="00725372" w:rsidRDefault="00D86B0D" w:rsidP="00D86B0D">
      <w:pPr>
        <w:pStyle w:val="SysReq1"/>
        <w:rPr>
          <w:lang w:val="en-GB"/>
        </w:rPr>
      </w:pPr>
      <w:r w:rsidRPr="00725372">
        <w:rPr>
          <w:lang w:val="en-GB"/>
        </w:rPr>
        <w:t xml:space="preserve">The charcoal oil </w:t>
      </w:r>
      <w:proofErr w:type="spellStart"/>
      <w:r w:rsidRPr="00725372">
        <w:rPr>
          <w:lang w:val="en-GB"/>
        </w:rPr>
        <w:t>adsorber</w:t>
      </w:r>
      <w:proofErr w:type="spellEnd"/>
      <w:r w:rsidRPr="00725372">
        <w:rPr>
          <w:lang w:val="en-GB"/>
        </w:rPr>
        <w:t xml:space="preserve"> shall be designed for a flow 20 % higher than the maximum compressor flow going to the cold box.</w:t>
      </w:r>
    </w:p>
    <w:p w14:paraId="65C28B92" w14:textId="257E4A1C" w:rsidR="00D86B0D" w:rsidRPr="00725372" w:rsidRDefault="00725372" w:rsidP="00D86B0D">
      <w:pPr>
        <w:pStyle w:val="SysReq1"/>
        <w:rPr>
          <w:lang w:val="en-GB"/>
        </w:rPr>
      </w:pPr>
      <w:r w:rsidRPr="00725372">
        <w:rPr>
          <w:lang w:val="en-GB"/>
        </w:rPr>
        <w:t xml:space="preserve">Only </w:t>
      </w:r>
      <w:r>
        <w:rPr>
          <w:lang w:val="en-GB"/>
        </w:rPr>
        <w:t>c</w:t>
      </w:r>
      <w:r w:rsidR="00D86B0D" w:rsidRPr="00725372">
        <w:rPr>
          <w:lang w:val="en-GB"/>
        </w:rPr>
        <w:t>harcoal in the form of smooth pellets shall be used as adsorbent filling. No filling consisting of irregularly broken particles shall be accepted.</w:t>
      </w:r>
    </w:p>
    <w:p w14:paraId="5E3B2796" w14:textId="3B0ECA49" w:rsidR="00D86B0D" w:rsidRPr="00725372" w:rsidRDefault="00D86B0D" w:rsidP="00D86B0D">
      <w:pPr>
        <w:pStyle w:val="SysReq1"/>
        <w:rPr>
          <w:lang w:val="en-GB"/>
        </w:rPr>
      </w:pPr>
      <w:r w:rsidRPr="00725372">
        <w:rPr>
          <w:lang w:val="en-GB"/>
        </w:rPr>
        <w:t xml:space="preserve">Charcoal shall be cleaned and dried by the </w:t>
      </w:r>
      <w:r w:rsidR="00CB1438">
        <w:rPr>
          <w:lang w:val="en-GB"/>
        </w:rPr>
        <w:t>Contractor</w:t>
      </w:r>
      <w:r w:rsidRPr="00725372">
        <w:rPr>
          <w:lang w:val="en-GB"/>
        </w:rPr>
        <w:t xml:space="preserve"> to avoid dust and moisture.</w:t>
      </w:r>
    </w:p>
    <w:p w14:paraId="7F19E7CF" w14:textId="77777777" w:rsidR="00D86B0D" w:rsidRPr="00725372" w:rsidRDefault="00D86B0D" w:rsidP="00D86B0D">
      <w:pPr>
        <w:pStyle w:val="SysReq1"/>
        <w:rPr>
          <w:lang w:val="en-GB"/>
        </w:rPr>
      </w:pPr>
      <w:r w:rsidRPr="00725372">
        <w:rPr>
          <w:lang w:val="en-GB"/>
        </w:rPr>
        <w:t xml:space="preserve">The filling shall permit an operation time in the 2 K operation mode of at least 3 years without exceeding the guaranteed maximum outlet impurity of 10 </w:t>
      </w:r>
      <w:proofErr w:type="spellStart"/>
      <w:r w:rsidRPr="00725372">
        <w:rPr>
          <w:lang w:val="en-GB"/>
        </w:rPr>
        <w:t>ppb</w:t>
      </w:r>
      <w:proofErr w:type="spellEnd"/>
      <w:r w:rsidRPr="00725372">
        <w:rPr>
          <w:lang w:val="en-GB"/>
        </w:rPr>
        <w:t>.</w:t>
      </w:r>
    </w:p>
    <w:p w14:paraId="67509298" w14:textId="79C75F1C" w:rsidR="00D86B0D" w:rsidRPr="00725372" w:rsidRDefault="00CB1438" w:rsidP="00D86B0D">
      <w:pPr>
        <w:pStyle w:val="SysReq1"/>
        <w:rPr>
          <w:lang w:val="en-GB"/>
        </w:rPr>
      </w:pPr>
      <w:r>
        <w:rPr>
          <w:lang w:val="en-GB"/>
        </w:rPr>
        <w:t>Contractor</w:t>
      </w:r>
      <w:r w:rsidR="00D86B0D" w:rsidRPr="00725372">
        <w:rPr>
          <w:lang w:val="en-GB"/>
        </w:rPr>
        <w:t xml:space="preserve"> shall verify that the filling of the bed is regular and no preferred passages for the helium exist.</w:t>
      </w:r>
    </w:p>
    <w:p w14:paraId="6F56DB68" w14:textId="2B6D8CE7" w:rsidR="00D86B0D" w:rsidRPr="00725372" w:rsidRDefault="00CB1438" w:rsidP="00D86B0D">
      <w:pPr>
        <w:pStyle w:val="SysReq1"/>
        <w:rPr>
          <w:lang w:val="en-GB"/>
        </w:rPr>
      </w:pPr>
      <w:r>
        <w:rPr>
          <w:lang w:val="en-GB"/>
        </w:rPr>
        <w:t>Contractor</w:t>
      </w:r>
      <w:r w:rsidR="00D86B0D" w:rsidRPr="00725372">
        <w:rPr>
          <w:lang w:val="en-GB"/>
        </w:rPr>
        <w:t xml:space="preserve"> shall demonstrate (based on design and previous experiences) that movement of the adsorbent and the carry-over of dust particles is avoided.</w:t>
      </w:r>
    </w:p>
    <w:p w14:paraId="243D10F4" w14:textId="77777777" w:rsidR="005B2E2E" w:rsidRPr="00725372" w:rsidRDefault="00D86B0D" w:rsidP="00D86B0D">
      <w:pPr>
        <w:pStyle w:val="SysReq1"/>
        <w:rPr>
          <w:lang w:val="en-GB"/>
        </w:rPr>
      </w:pPr>
      <w:r w:rsidRPr="00725372">
        <w:rPr>
          <w:lang w:val="en-GB"/>
        </w:rPr>
        <w:t xml:space="preserve">The flow direction of the gas through the charcoal bed shall be from top to bottom. </w:t>
      </w:r>
    </w:p>
    <w:p w14:paraId="30B3D145" w14:textId="719CABBC" w:rsidR="00D86B0D" w:rsidRPr="00725372" w:rsidRDefault="00D86B0D" w:rsidP="00D86B0D">
      <w:pPr>
        <w:pStyle w:val="SysReq1"/>
        <w:rPr>
          <w:lang w:val="en-GB"/>
        </w:rPr>
      </w:pPr>
      <w:r w:rsidRPr="00725372">
        <w:rPr>
          <w:lang w:val="en-GB"/>
        </w:rPr>
        <w:lastRenderedPageBreak/>
        <w:t xml:space="preserve">Any equipment necessary to fill the </w:t>
      </w:r>
      <w:proofErr w:type="spellStart"/>
      <w:r w:rsidRPr="00725372">
        <w:rPr>
          <w:lang w:val="en-GB"/>
        </w:rPr>
        <w:t>adsorber</w:t>
      </w:r>
      <w:proofErr w:type="spellEnd"/>
      <w:r w:rsidRPr="00725372">
        <w:rPr>
          <w:lang w:val="en-GB"/>
        </w:rPr>
        <w:t xml:space="preserve"> without degrading the adsorbent shall be supplied by </w:t>
      </w:r>
      <w:r w:rsidR="00CB1438">
        <w:rPr>
          <w:lang w:val="en-GB"/>
        </w:rPr>
        <w:t>Contractor</w:t>
      </w:r>
      <w:r w:rsidRPr="00725372">
        <w:rPr>
          <w:lang w:val="en-GB"/>
        </w:rPr>
        <w:t>.</w:t>
      </w:r>
    </w:p>
    <w:p w14:paraId="3E7166DF" w14:textId="09347B5F" w:rsidR="005B2E2E" w:rsidRPr="00725372" w:rsidRDefault="00D86B0D" w:rsidP="00D86B0D">
      <w:pPr>
        <w:pStyle w:val="SysReq1"/>
        <w:rPr>
          <w:lang w:val="en-GB"/>
        </w:rPr>
      </w:pPr>
      <w:r w:rsidRPr="00725372">
        <w:rPr>
          <w:lang w:val="en-GB"/>
        </w:rPr>
        <w:t xml:space="preserve">The heating unit necessary for the procedure of drying of the </w:t>
      </w:r>
      <w:proofErr w:type="spellStart"/>
      <w:r w:rsidRPr="00725372">
        <w:rPr>
          <w:lang w:val="en-GB"/>
        </w:rPr>
        <w:t>adsorbers</w:t>
      </w:r>
      <w:proofErr w:type="spellEnd"/>
      <w:r w:rsidRPr="00725372">
        <w:rPr>
          <w:lang w:val="en-GB"/>
        </w:rPr>
        <w:t xml:space="preserve"> shall be supplied by the </w:t>
      </w:r>
      <w:r w:rsidR="00CB1438">
        <w:rPr>
          <w:lang w:val="en-GB"/>
        </w:rPr>
        <w:t>Contractor</w:t>
      </w:r>
      <w:r w:rsidRPr="00725372">
        <w:rPr>
          <w:lang w:val="en-GB"/>
        </w:rPr>
        <w:t xml:space="preserve">. </w:t>
      </w:r>
    </w:p>
    <w:p w14:paraId="46AFA3CD" w14:textId="19E9EE8D" w:rsidR="00D86B0D" w:rsidRPr="00725372" w:rsidRDefault="00D86B0D" w:rsidP="00D86B0D">
      <w:pPr>
        <w:pStyle w:val="SysReq1"/>
        <w:rPr>
          <w:lang w:val="en-GB"/>
        </w:rPr>
      </w:pPr>
      <w:r w:rsidRPr="00725372">
        <w:rPr>
          <w:lang w:val="en-GB"/>
        </w:rPr>
        <w:t xml:space="preserve">The </w:t>
      </w:r>
      <w:proofErr w:type="spellStart"/>
      <w:r w:rsidRPr="00725372">
        <w:rPr>
          <w:lang w:val="en-GB"/>
        </w:rPr>
        <w:t>adsorber</w:t>
      </w:r>
      <w:proofErr w:type="spellEnd"/>
      <w:r w:rsidRPr="00725372">
        <w:rPr>
          <w:lang w:val="en-GB"/>
        </w:rPr>
        <w:t xml:space="preserve"> vessel shall be equipped with adequate thermal insulation in order to prevent from personal risk of burn on hot surfaces throughout the drying of the </w:t>
      </w:r>
      <w:proofErr w:type="spellStart"/>
      <w:r w:rsidRPr="00725372">
        <w:rPr>
          <w:lang w:val="en-GB"/>
        </w:rPr>
        <w:t>adsorber</w:t>
      </w:r>
      <w:proofErr w:type="spellEnd"/>
      <w:r w:rsidRPr="00725372">
        <w:rPr>
          <w:lang w:val="en-GB"/>
        </w:rPr>
        <w:t xml:space="preserve"> by means of hot nitrogen.</w:t>
      </w:r>
    </w:p>
    <w:p w14:paraId="5B769AFB" w14:textId="77777777" w:rsidR="00D86B0D" w:rsidRPr="00725372" w:rsidRDefault="00D86B0D" w:rsidP="00725372">
      <w:pPr>
        <w:pStyle w:val="SysReq1"/>
        <w:numPr>
          <w:ilvl w:val="0"/>
          <w:numId w:val="0"/>
        </w:numPr>
        <w:spacing w:line="240" w:lineRule="auto"/>
        <w:ind w:left="1080"/>
        <w:contextualSpacing/>
        <w:rPr>
          <w:sz w:val="2"/>
          <w:szCs w:val="2"/>
          <w:lang w:val="en-GB"/>
        </w:rPr>
      </w:pPr>
    </w:p>
    <w:p w14:paraId="5B2BC87C" w14:textId="33453441" w:rsidR="00D86B0D" w:rsidRPr="00725372" w:rsidRDefault="00D86B0D" w:rsidP="00D86B0D">
      <w:pPr>
        <w:pStyle w:val="Heading4"/>
        <w:rPr>
          <w:lang w:val="en-GB"/>
        </w:rPr>
      </w:pPr>
      <w:r w:rsidRPr="00725372">
        <w:rPr>
          <w:lang w:val="en-GB"/>
        </w:rPr>
        <w:t>Helium dryer</w:t>
      </w:r>
    </w:p>
    <w:p w14:paraId="4B98694B" w14:textId="1C64BF7A" w:rsidR="00D86B0D" w:rsidRPr="00725372" w:rsidRDefault="00D86B0D" w:rsidP="00D86B0D">
      <w:pPr>
        <w:pStyle w:val="SysReq1"/>
        <w:rPr>
          <w:lang w:val="en-GB"/>
        </w:rPr>
      </w:pPr>
      <w:r w:rsidRPr="00725372">
        <w:rPr>
          <w:lang w:val="en-GB"/>
        </w:rPr>
        <w:t xml:space="preserve">The helium dryer </w:t>
      </w:r>
      <w:r w:rsidR="00725372">
        <w:rPr>
          <w:lang w:val="en-GB"/>
        </w:rPr>
        <w:t xml:space="preserve">shall </w:t>
      </w:r>
      <w:r w:rsidRPr="00725372">
        <w:rPr>
          <w:lang w:val="en-GB"/>
        </w:rPr>
        <w:t xml:space="preserve">be designed for the full helium mass flow (HP total mass flow) contaminated up to 50 ppm by volume of water for a duration of 12 hours before regeneration. </w:t>
      </w:r>
    </w:p>
    <w:p w14:paraId="30E298F8" w14:textId="77777777" w:rsidR="00D86B0D" w:rsidRPr="00725372" w:rsidRDefault="00D86B0D" w:rsidP="00D86B0D">
      <w:pPr>
        <w:pStyle w:val="SysReq1"/>
        <w:rPr>
          <w:lang w:val="en-GB"/>
        </w:rPr>
      </w:pPr>
      <w:r w:rsidRPr="00725372">
        <w:rPr>
          <w:lang w:val="en-GB"/>
        </w:rPr>
        <w:t>The capacity of the dryer shall remove water in the helium to a level of less than 1 ppm.</w:t>
      </w:r>
    </w:p>
    <w:p w14:paraId="6FEF1DCE" w14:textId="04D1F2F3" w:rsidR="00D86B0D" w:rsidRPr="00725372" w:rsidRDefault="00D86B0D" w:rsidP="00D86B0D">
      <w:pPr>
        <w:pStyle w:val="SysReq1"/>
        <w:rPr>
          <w:lang w:val="en-GB"/>
        </w:rPr>
      </w:pPr>
      <w:r w:rsidRPr="00725372">
        <w:rPr>
          <w:lang w:val="en-GB"/>
        </w:rPr>
        <w:t xml:space="preserve"> The dryer shall operate at the High Pressure of the </w:t>
      </w:r>
      <w:r w:rsidR="00723DA0">
        <w:rPr>
          <w:lang w:val="en-GB"/>
        </w:rPr>
        <w:t>WCS</w:t>
      </w:r>
      <w:r w:rsidRPr="00725372">
        <w:rPr>
          <w:lang w:val="en-GB"/>
        </w:rPr>
        <w:t xml:space="preserve"> without generating a total pressure drop of more than 0.5 bar.</w:t>
      </w:r>
    </w:p>
    <w:p w14:paraId="30DF4F39" w14:textId="77777777" w:rsidR="00D86B0D" w:rsidRPr="00725372" w:rsidRDefault="00D86B0D" w:rsidP="00D86B0D">
      <w:pPr>
        <w:pStyle w:val="SysReq1"/>
        <w:rPr>
          <w:lang w:val="en-GB"/>
        </w:rPr>
      </w:pPr>
      <w:r w:rsidRPr="00725372">
        <w:rPr>
          <w:lang w:val="en-GB"/>
        </w:rPr>
        <w:t>The total regeneration time shall not exceed 12 hours.</w:t>
      </w:r>
    </w:p>
    <w:p w14:paraId="4BFEF27C" w14:textId="77777777" w:rsidR="00D86B0D" w:rsidRPr="00725372" w:rsidRDefault="00D86B0D" w:rsidP="00D86B0D">
      <w:pPr>
        <w:pStyle w:val="SysReq1"/>
        <w:rPr>
          <w:lang w:val="en-GB"/>
        </w:rPr>
      </w:pPr>
      <w:r w:rsidRPr="00725372">
        <w:rPr>
          <w:lang w:val="en-GB"/>
        </w:rPr>
        <w:t xml:space="preserve">The helium dryer unit shall include inlet and outlet valves and a by-pass circuit. The regeneration shall be performed by circulation of warm and dry nitrogen gas. </w:t>
      </w:r>
    </w:p>
    <w:p w14:paraId="300EE701" w14:textId="77777777" w:rsidR="00D86B0D" w:rsidRPr="00725372" w:rsidRDefault="00D86B0D" w:rsidP="00D86B0D">
      <w:pPr>
        <w:pStyle w:val="SysReq1"/>
        <w:rPr>
          <w:lang w:val="en-GB"/>
        </w:rPr>
      </w:pPr>
      <w:r w:rsidRPr="00725372">
        <w:rPr>
          <w:lang w:val="en-GB"/>
        </w:rPr>
        <w:t>At the dryer outlet, a wire mesh filter of 30 µm shall be installed in order to trap particles of dryer adsorbent.</w:t>
      </w:r>
    </w:p>
    <w:p w14:paraId="15FAF2F8" w14:textId="312B8513" w:rsidR="00D86B0D" w:rsidRPr="00725372" w:rsidRDefault="00D86B0D" w:rsidP="00D86B0D">
      <w:pPr>
        <w:pStyle w:val="SysReq1"/>
        <w:rPr>
          <w:lang w:val="en-GB"/>
        </w:rPr>
      </w:pPr>
      <w:r w:rsidRPr="00725372">
        <w:rPr>
          <w:lang w:val="en-GB"/>
        </w:rPr>
        <w:t xml:space="preserve">As adsorbent material, a molecular sieve of alkali </w:t>
      </w:r>
      <w:proofErr w:type="spellStart"/>
      <w:r w:rsidRPr="00725372">
        <w:rPr>
          <w:lang w:val="en-GB"/>
        </w:rPr>
        <w:t>alumino-silicate</w:t>
      </w:r>
      <w:proofErr w:type="spellEnd"/>
      <w:r w:rsidRPr="00725372">
        <w:rPr>
          <w:lang w:val="en-GB"/>
        </w:rPr>
        <w:t xml:space="preserve"> (Zeolite) or equivalent is required. The necessary replacement frequency and associated procedure shall be provided by the </w:t>
      </w:r>
      <w:r w:rsidR="00CB1438">
        <w:rPr>
          <w:lang w:val="en-GB"/>
        </w:rPr>
        <w:t>Contractor</w:t>
      </w:r>
      <w:r w:rsidRPr="00725372">
        <w:rPr>
          <w:lang w:val="en-GB"/>
        </w:rPr>
        <w:t xml:space="preserve">. </w:t>
      </w:r>
    </w:p>
    <w:p w14:paraId="193FB58C" w14:textId="77777777" w:rsidR="00D86B0D" w:rsidRPr="00BB51F6" w:rsidRDefault="00D86B0D" w:rsidP="00BB51F6">
      <w:pPr>
        <w:pStyle w:val="SysReq1"/>
        <w:numPr>
          <w:ilvl w:val="0"/>
          <w:numId w:val="0"/>
        </w:numPr>
        <w:spacing w:line="240" w:lineRule="auto"/>
        <w:ind w:left="1080"/>
        <w:contextualSpacing/>
        <w:rPr>
          <w:sz w:val="2"/>
          <w:szCs w:val="2"/>
          <w:lang w:val="en-GB"/>
        </w:rPr>
      </w:pPr>
    </w:p>
    <w:p w14:paraId="5747BFB3" w14:textId="12A951AC" w:rsidR="00D86B0D" w:rsidRPr="00725372" w:rsidRDefault="00D86B0D" w:rsidP="00D86B0D">
      <w:pPr>
        <w:pStyle w:val="Heading4"/>
        <w:rPr>
          <w:lang w:val="en-GB"/>
        </w:rPr>
      </w:pPr>
      <w:r w:rsidRPr="00725372">
        <w:rPr>
          <w:lang w:val="en-GB"/>
        </w:rPr>
        <w:t>Recovery and purification system</w:t>
      </w:r>
      <w:ins w:id="3236" w:author="Bonthuys Gerkotze" w:date="2025-05-09T12:54:00Z">
        <w:r w:rsidR="00535285">
          <w:rPr>
            <w:lang w:val="en-GB"/>
          </w:rPr>
          <w:t xml:space="preserve"> for add-hoc user</w:t>
        </w:r>
      </w:ins>
    </w:p>
    <w:p w14:paraId="76922B4A" w14:textId="1C65EC3B" w:rsidR="00D86B0D" w:rsidRPr="00725372" w:rsidRDefault="00D86B0D" w:rsidP="00D86B0D">
      <w:pPr>
        <w:pStyle w:val="SysReq1"/>
        <w:rPr>
          <w:lang w:val="en-GB"/>
        </w:rPr>
      </w:pPr>
      <w:r w:rsidRPr="00725372">
        <w:rPr>
          <w:lang w:val="en-GB"/>
        </w:rPr>
        <w:t xml:space="preserve">The </w:t>
      </w:r>
      <w:r w:rsidR="00A156C9">
        <w:rPr>
          <w:lang w:val="en-GB"/>
        </w:rPr>
        <w:t>QPLANT</w:t>
      </w:r>
      <w:r w:rsidRPr="00725372">
        <w:rPr>
          <w:lang w:val="en-GB"/>
        </w:rPr>
        <w:t xml:space="preserve"> shall include a recovery header for helium gas at room temperature and atmospheric pressure collecting safety valves and potentially for future external user.</w:t>
      </w:r>
    </w:p>
    <w:p w14:paraId="609399FC" w14:textId="66676A18" w:rsidR="00D86B0D" w:rsidRPr="00725372" w:rsidRDefault="00D86B0D" w:rsidP="00D86B0D">
      <w:pPr>
        <w:pStyle w:val="SysReq1"/>
        <w:numPr>
          <w:ilvl w:val="0"/>
          <w:numId w:val="0"/>
        </w:numPr>
        <w:ind w:left="1080"/>
        <w:rPr>
          <w:lang w:val="en-GB"/>
        </w:rPr>
      </w:pPr>
      <w:r w:rsidRPr="00725372">
        <w:rPr>
          <w:lang w:val="en-GB"/>
        </w:rPr>
        <w:t xml:space="preserve">Envisaged future external user amounts (future external helium users liquid supply by dewar and gaseous return) will be about 200 </w:t>
      </w:r>
      <w:r w:rsidR="008D242B" w:rsidRPr="00725372">
        <w:rPr>
          <w:lang w:val="en-GB"/>
        </w:rPr>
        <w:t>litres</w:t>
      </w:r>
      <w:r w:rsidRPr="00725372">
        <w:rPr>
          <w:lang w:val="en-GB"/>
        </w:rPr>
        <w:t xml:space="preserve"> </w:t>
      </w:r>
      <w:commentRangeStart w:id="3237"/>
      <w:r w:rsidRPr="00725372">
        <w:rPr>
          <w:lang w:val="en-GB"/>
        </w:rPr>
        <w:t>for initial cooldown</w:t>
      </w:r>
      <w:commentRangeEnd w:id="3237"/>
      <w:r w:rsidR="008B63B8">
        <w:rPr>
          <w:rStyle w:val="Verwijzingopmerking"/>
          <w:lang w:val="en-GB"/>
        </w:rPr>
        <w:commentReference w:id="3237"/>
      </w:r>
      <w:r w:rsidRPr="00725372">
        <w:rPr>
          <w:lang w:val="en-GB"/>
        </w:rPr>
        <w:t xml:space="preserve"> and 50 </w:t>
      </w:r>
      <w:r w:rsidR="008D242B" w:rsidRPr="00725372">
        <w:rPr>
          <w:lang w:val="en-GB"/>
        </w:rPr>
        <w:t>litres</w:t>
      </w:r>
      <w:r w:rsidRPr="00725372">
        <w:rPr>
          <w:lang w:val="en-GB"/>
        </w:rPr>
        <w:t xml:space="preserve">/day while the relevant experimental setup is operational). </w:t>
      </w:r>
    </w:p>
    <w:p w14:paraId="04EAE9CE" w14:textId="77777777" w:rsidR="00D86B0D" w:rsidRPr="00725372" w:rsidRDefault="00D86B0D" w:rsidP="00D86B0D">
      <w:pPr>
        <w:pStyle w:val="SysReq1"/>
        <w:rPr>
          <w:lang w:val="en-GB"/>
        </w:rPr>
      </w:pPr>
      <w:r w:rsidRPr="00725372">
        <w:rPr>
          <w:lang w:val="en-GB"/>
        </w:rPr>
        <w:t>This recovery header shall be connected to the LP of the warm compressors.</w:t>
      </w:r>
    </w:p>
    <w:p w14:paraId="3B0ECA49" w14:textId="77777777" w:rsidR="00D86B0D" w:rsidRPr="00725372" w:rsidRDefault="00D86B0D" w:rsidP="00D86B0D">
      <w:pPr>
        <w:pStyle w:val="SysReq1"/>
        <w:rPr>
          <w:lang w:val="en-GB"/>
        </w:rPr>
      </w:pPr>
      <w:r w:rsidRPr="00725372">
        <w:rPr>
          <w:lang w:val="en-GB"/>
        </w:rPr>
        <w:t>The pressure and mass flow through the recovery header shall be permanently measured.</w:t>
      </w:r>
    </w:p>
    <w:p w14:paraId="66A97DFE" w14:textId="48618089" w:rsidR="00D86B0D" w:rsidRPr="00725372" w:rsidRDefault="00D86B0D" w:rsidP="00D86B0D">
      <w:pPr>
        <w:pStyle w:val="SysReq1"/>
        <w:rPr>
          <w:lang w:val="en-GB"/>
        </w:rPr>
      </w:pPr>
      <w:r w:rsidRPr="00725372">
        <w:rPr>
          <w:lang w:val="en-GB"/>
        </w:rPr>
        <w:lastRenderedPageBreak/>
        <w:t xml:space="preserve">The possibility to connect in the future to a recovery gas bag and external purification system shall exist. The </w:t>
      </w:r>
      <w:r w:rsidR="00CB1438">
        <w:rPr>
          <w:lang w:val="en-GB"/>
        </w:rPr>
        <w:t>Contractor</w:t>
      </w:r>
      <w:r w:rsidRPr="00725372">
        <w:rPr>
          <w:lang w:val="en-GB"/>
        </w:rPr>
        <w:t xml:space="preserve"> shall make recommendation on required external purification system, or as a minimum specify the limits (in terms of impurities) to avoid negative impact on the main </w:t>
      </w:r>
      <w:r w:rsidR="00A156C9">
        <w:rPr>
          <w:lang w:val="en-GB"/>
        </w:rPr>
        <w:t>QPLANT</w:t>
      </w:r>
      <w:r w:rsidRPr="00725372">
        <w:rPr>
          <w:lang w:val="en-GB"/>
        </w:rPr>
        <w:t xml:space="preserve"> function.</w:t>
      </w:r>
    </w:p>
    <w:p w14:paraId="0AFE8D55" w14:textId="5D07E105" w:rsidR="00D86B0D" w:rsidRPr="00725372" w:rsidRDefault="00D86B0D" w:rsidP="00D86B0D">
      <w:pPr>
        <w:pStyle w:val="Heading4"/>
        <w:rPr>
          <w:lang w:val="en-GB"/>
        </w:rPr>
      </w:pPr>
      <w:r w:rsidRPr="00725372">
        <w:rPr>
          <w:lang w:val="en-GB"/>
        </w:rPr>
        <w:t>Gas Filters</w:t>
      </w:r>
    </w:p>
    <w:p w14:paraId="6280A05D" w14:textId="66C9C29F" w:rsidR="00D86B0D" w:rsidRPr="00725372" w:rsidRDefault="00D86B0D" w:rsidP="00D86B0D">
      <w:pPr>
        <w:pStyle w:val="SysReq1"/>
        <w:rPr>
          <w:lang w:val="en-GB"/>
        </w:rPr>
      </w:pPr>
      <w:r w:rsidRPr="00725372">
        <w:rPr>
          <w:lang w:val="en-GB"/>
        </w:rPr>
        <w:t xml:space="preserve">The </w:t>
      </w:r>
      <w:r w:rsidR="00CB1438">
        <w:rPr>
          <w:lang w:val="en-GB"/>
        </w:rPr>
        <w:t>Contractor</w:t>
      </w:r>
      <w:r w:rsidRPr="00725372">
        <w:rPr>
          <w:lang w:val="en-GB"/>
        </w:rPr>
        <w:t xml:space="preserve"> shall install at least the following gas filters:</w:t>
      </w:r>
    </w:p>
    <w:p w14:paraId="79541870" w14:textId="77777777" w:rsidR="00D86B0D" w:rsidRPr="00725372" w:rsidRDefault="00D86B0D" w:rsidP="00D86B0D">
      <w:pPr>
        <w:pStyle w:val="RequirementBullet"/>
        <w:rPr>
          <w:lang w:val="en-GB"/>
        </w:rPr>
      </w:pPr>
      <w:r w:rsidRPr="00725372">
        <w:rPr>
          <w:lang w:val="en-GB"/>
        </w:rPr>
        <w:t>At the suction side of each compressor with a wire mesh filter of 100 µm of retention ability.</w:t>
      </w:r>
    </w:p>
    <w:p w14:paraId="7C9B510B" w14:textId="77777777" w:rsidR="00D86B0D" w:rsidRPr="00725372" w:rsidRDefault="00D86B0D" w:rsidP="00D86B0D">
      <w:pPr>
        <w:pStyle w:val="RequirementBullet"/>
        <w:rPr>
          <w:lang w:val="en-GB"/>
        </w:rPr>
      </w:pPr>
      <w:r w:rsidRPr="00725372">
        <w:rPr>
          <w:lang w:val="en-GB"/>
        </w:rPr>
        <w:t xml:space="preserve">Downstream of the charcoal </w:t>
      </w:r>
      <w:proofErr w:type="spellStart"/>
      <w:r w:rsidRPr="00725372">
        <w:rPr>
          <w:lang w:val="en-GB"/>
        </w:rPr>
        <w:t>adsorber</w:t>
      </w:r>
      <w:proofErr w:type="spellEnd"/>
      <w:r w:rsidRPr="00725372">
        <w:rPr>
          <w:lang w:val="en-GB"/>
        </w:rPr>
        <w:t>, an adapted wire mesh filter to stop particles of charcoal adsorbent shall be installed.</w:t>
      </w:r>
    </w:p>
    <w:p w14:paraId="41B73630" w14:textId="38732E4D" w:rsidR="00142342" w:rsidRPr="00725372" w:rsidRDefault="00D86B0D" w:rsidP="008D242B">
      <w:pPr>
        <w:pStyle w:val="RequirementBullet"/>
        <w:rPr>
          <w:rFonts w:eastAsia="Times New Roman" w:cs="Segoe UI"/>
          <w:color w:val="562873" w:themeColor="accent1"/>
          <w:szCs w:val="20"/>
          <w:shd w:val="clear" w:color="auto" w:fill="FFFFFF"/>
        </w:rPr>
      </w:pPr>
      <w:r w:rsidRPr="00725372">
        <w:rPr>
          <w:rFonts w:cs="Times New Roman"/>
          <w:lang w:val="en-GB" w:eastAsia="en-US"/>
        </w:rPr>
        <w:t xml:space="preserve">Each </w:t>
      </w:r>
      <w:r w:rsidRPr="00725372">
        <w:rPr>
          <w:lang w:val="en-GB"/>
        </w:rPr>
        <w:t xml:space="preserve">gas filter shall be equipped by manual shut-off valves to </w:t>
      </w:r>
      <w:proofErr w:type="spellStart"/>
      <w:r w:rsidRPr="00725372">
        <w:rPr>
          <w:lang w:val="en-GB"/>
        </w:rPr>
        <w:t>minimize</w:t>
      </w:r>
      <w:proofErr w:type="spellEnd"/>
      <w:r w:rsidRPr="00725372">
        <w:rPr>
          <w:lang w:val="en-GB"/>
        </w:rPr>
        <w:t xml:space="preserve"> contact with air.</w:t>
      </w:r>
    </w:p>
    <w:p w14:paraId="15001A96" w14:textId="66E6DCF3" w:rsidR="00D86B0D" w:rsidRPr="00725372" w:rsidRDefault="00D86B0D" w:rsidP="00D86B0D">
      <w:pPr>
        <w:pStyle w:val="Heading4"/>
        <w:rPr>
          <w:lang w:val="en-GB"/>
        </w:rPr>
      </w:pPr>
      <w:r w:rsidRPr="00725372">
        <w:rPr>
          <w:lang w:val="en-GB"/>
        </w:rPr>
        <w:t>Measuring points</w:t>
      </w:r>
    </w:p>
    <w:p w14:paraId="2EE4A33D" w14:textId="1D3D8585" w:rsidR="00D86B0D" w:rsidRPr="00725372" w:rsidRDefault="00D86B0D" w:rsidP="00D86B0D">
      <w:pPr>
        <w:pStyle w:val="SysReq1"/>
        <w:rPr>
          <w:lang w:val="en-GB"/>
        </w:rPr>
      </w:pPr>
      <w:r w:rsidRPr="00725372">
        <w:rPr>
          <w:lang w:val="en-GB"/>
        </w:rPr>
        <w:t xml:space="preserve">The </w:t>
      </w:r>
      <w:r w:rsidR="00CB1438">
        <w:rPr>
          <w:lang w:val="en-GB"/>
        </w:rPr>
        <w:t>Contractor</w:t>
      </w:r>
      <w:r w:rsidRPr="00725372">
        <w:rPr>
          <w:lang w:val="en-GB"/>
        </w:rPr>
        <w:t xml:space="preserve"> shall submit to </w:t>
      </w:r>
      <w:r w:rsidR="00D27D16" w:rsidRPr="004D309E">
        <w:rPr>
          <w:lang w:val="en-GB"/>
        </w:rPr>
        <w:t>SCK CEN</w:t>
      </w:r>
      <w:r w:rsidR="008D242B">
        <w:rPr>
          <w:lang w:val="en-GB"/>
        </w:rPr>
        <w:t xml:space="preserve"> </w:t>
      </w:r>
      <w:r w:rsidR="001E231C">
        <w:rPr>
          <w:lang w:val="en-GB"/>
        </w:rPr>
        <w:t xml:space="preserve">for </w:t>
      </w:r>
      <w:r w:rsidRPr="00725372">
        <w:rPr>
          <w:lang w:val="en-GB"/>
        </w:rPr>
        <w:t xml:space="preserve">approval all measuring points necessary for operation and protection of the equipment. </w:t>
      </w:r>
    </w:p>
    <w:p w14:paraId="09B1F049" w14:textId="33F12BA6" w:rsidR="00D86B0D" w:rsidRPr="00725372" w:rsidRDefault="00D86B0D" w:rsidP="00D86B0D">
      <w:pPr>
        <w:pStyle w:val="SysReq1"/>
        <w:rPr>
          <w:lang w:val="en-GB"/>
        </w:rPr>
      </w:pPr>
      <w:r w:rsidRPr="00725372">
        <w:rPr>
          <w:lang w:val="en-GB"/>
        </w:rPr>
        <w:t xml:space="preserve">At least the measuring points defined by </w:t>
      </w:r>
      <w:r w:rsidR="001E231C">
        <w:rPr>
          <w:lang w:val="en-GB"/>
        </w:rPr>
        <w:fldChar w:fldCharType="begin"/>
      </w:r>
      <w:r w:rsidR="001E231C">
        <w:rPr>
          <w:lang w:val="en-GB"/>
        </w:rPr>
        <w:instrText xml:space="preserve"> REF _Ref192500058 \h </w:instrText>
      </w:r>
      <w:r w:rsidR="001E231C">
        <w:rPr>
          <w:lang w:val="en-GB"/>
        </w:rPr>
      </w:r>
      <w:r w:rsidR="001E231C">
        <w:rPr>
          <w:lang w:val="en-GB"/>
        </w:rPr>
        <w:fldChar w:fldCharType="separate"/>
      </w:r>
      <w:r w:rsidR="00E67BB8" w:rsidRPr="00725372">
        <w:t xml:space="preserve">Table </w:t>
      </w:r>
      <w:r w:rsidR="00E67BB8">
        <w:rPr>
          <w:noProof/>
        </w:rPr>
        <w:t>7</w:t>
      </w:r>
      <w:r w:rsidR="001E231C">
        <w:rPr>
          <w:lang w:val="en-GB"/>
        </w:rPr>
        <w:fldChar w:fldCharType="end"/>
      </w:r>
      <w:r w:rsidR="001E231C">
        <w:rPr>
          <w:lang w:val="en-GB"/>
        </w:rPr>
        <w:t xml:space="preserve"> </w:t>
      </w:r>
      <w:r w:rsidRPr="00725372">
        <w:rPr>
          <w:lang w:val="en-GB"/>
        </w:rPr>
        <w:t xml:space="preserve">shall be exploitable by the </w:t>
      </w:r>
      <w:r w:rsidR="00A156C9">
        <w:rPr>
          <w:lang w:val="en-GB"/>
        </w:rPr>
        <w:t>QPLANT</w:t>
      </w:r>
      <w:r w:rsidRPr="00725372">
        <w:rPr>
          <w:lang w:val="en-GB"/>
        </w:rPr>
        <w:t xml:space="preserve"> control system.</w:t>
      </w:r>
    </w:p>
    <w:p w14:paraId="39A3E273" w14:textId="0CA4F4DE" w:rsidR="00D86B0D" w:rsidRPr="00725372" w:rsidRDefault="00D86B0D" w:rsidP="00D86B0D">
      <w:pPr>
        <w:pStyle w:val="Bijschrift"/>
      </w:pPr>
      <w:bookmarkStart w:id="3238" w:name="_Ref192500058"/>
      <w:bookmarkStart w:id="3239" w:name="_Toc195865377"/>
      <w:r w:rsidRPr="00725372">
        <w:t xml:space="preserve">Table </w:t>
      </w:r>
      <w:r w:rsidRPr="00725372">
        <w:fldChar w:fldCharType="begin"/>
      </w:r>
      <w:r w:rsidRPr="00725372">
        <w:instrText xml:space="preserve"> SEQ Table \* ARABIC </w:instrText>
      </w:r>
      <w:r w:rsidRPr="00725372">
        <w:fldChar w:fldCharType="separate"/>
      </w:r>
      <w:r w:rsidR="00E67BB8">
        <w:rPr>
          <w:noProof/>
        </w:rPr>
        <w:t>7</w:t>
      </w:r>
      <w:r w:rsidRPr="00725372">
        <w:fldChar w:fldCharType="end"/>
      </w:r>
      <w:bookmarkEnd w:id="3238"/>
      <w:r w:rsidRPr="00725372">
        <w:t> measuring points for WCS</w:t>
      </w:r>
      <w:bookmarkEnd w:id="3239"/>
    </w:p>
    <w:tbl>
      <w:tblPr>
        <w:tblStyle w:val="Tabelraster"/>
        <w:tblW w:w="0" w:type="auto"/>
        <w:tblInd w:w="71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ook w:val="04A0" w:firstRow="1" w:lastRow="0" w:firstColumn="1" w:lastColumn="0" w:noHBand="0" w:noVBand="1"/>
      </w:tblPr>
      <w:tblGrid>
        <w:gridCol w:w="3342"/>
        <w:gridCol w:w="5287"/>
      </w:tblGrid>
      <w:tr w:rsidR="00D86B0D" w:rsidRPr="00725372" w14:paraId="03E86067" w14:textId="77777777" w:rsidTr="002B6EDD">
        <w:tc>
          <w:tcPr>
            <w:tcW w:w="3060" w:type="dxa"/>
            <w:vAlign w:val="center"/>
          </w:tcPr>
          <w:p w14:paraId="5F3330AA" w14:textId="77777777" w:rsidR="00D86B0D" w:rsidRPr="00725372" w:rsidRDefault="00D86B0D" w:rsidP="002B6EDD">
            <w:pPr>
              <w:pStyle w:val="AASemiBold"/>
              <w:jc w:val="left"/>
            </w:pPr>
            <w:r w:rsidRPr="00725372">
              <w:t>Helium mass flow rate</w:t>
            </w:r>
          </w:p>
        </w:tc>
        <w:tc>
          <w:tcPr>
            <w:tcW w:w="5429" w:type="dxa"/>
            <w:vAlign w:val="center"/>
          </w:tcPr>
          <w:p w14:paraId="49DED042" w14:textId="77777777" w:rsidR="00D86B0D" w:rsidRPr="00725372" w:rsidRDefault="00D86B0D" w:rsidP="002B6EDD">
            <w:pPr>
              <w:spacing w:line="240" w:lineRule="auto"/>
              <w:jc w:val="left"/>
            </w:pPr>
            <w:r w:rsidRPr="00725372">
              <w:t>WCS mass flow rate for operation and tests at VLP and HP levels.</w:t>
            </w:r>
          </w:p>
        </w:tc>
      </w:tr>
      <w:tr w:rsidR="00D86B0D" w:rsidRPr="00725372" w14:paraId="74B75338" w14:textId="77777777" w:rsidTr="002B6EDD">
        <w:trPr>
          <w:trHeight w:val="1187"/>
        </w:trPr>
        <w:tc>
          <w:tcPr>
            <w:tcW w:w="3060" w:type="dxa"/>
            <w:vAlign w:val="center"/>
          </w:tcPr>
          <w:p w14:paraId="04C6FC87" w14:textId="77777777" w:rsidR="00D86B0D" w:rsidRPr="00725372" w:rsidRDefault="00D86B0D" w:rsidP="002B6EDD">
            <w:pPr>
              <w:pStyle w:val="AASemiBold"/>
              <w:jc w:val="left"/>
            </w:pPr>
            <w:r w:rsidRPr="00725372">
              <w:t>Temperatures</w:t>
            </w:r>
          </w:p>
        </w:tc>
        <w:tc>
          <w:tcPr>
            <w:tcW w:w="5429" w:type="dxa"/>
            <w:vAlign w:val="center"/>
          </w:tcPr>
          <w:p w14:paraId="60D287DB" w14:textId="77777777" w:rsidR="00D86B0D" w:rsidRPr="00725372" w:rsidRDefault="00D86B0D" w:rsidP="002B6EDD">
            <w:pPr>
              <w:spacing w:before="40" w:after="20" w:line="240" w:lineRule="auto"/>
              <w:jc w:val="left"/>
            </w:pPr>
            <w:r w:rsidRPr="00725372">
              <w:t>Inlets and outlets of the QRB</w:t>
            </w:r>
          </w:p>
          <w:p w14:paraId="07B2BAF9" w14:textId="77777777" w:rsidR="00D86B0D" w:rsidRPr="00725372" w:rsidRDefault="00D86B0D" w:rsidP="002B6EDD">
            <w:pPr>
              <w:pStyle w:val="Lijstalinea"/>
              <w:spacing w:before="40" w:after="20" w:line="240" w:lineRule="auto"/>
              <w:ind w:left="360"/>
              <w:jc w:val="left"/>
            </w:pPr>
            <w:r w:rsidRPr="00725372">
              <w:t>Inlet and outlet of each turbine</w:t>
            </w:r>
          </w:p>
          <w:p w14:paraId="6EBB90D6" w14:textId="77777777" w:rsidR="00D86B0D" w:rsidRPr="00725372" w:rsidRDefault="00D86B0D" w:rsidP="002B6EDD">
            <w:pPr>
              <w:pStyle w:val="Lijstalinea"/>
              <w:spacing w:before="40" w:after="20" w:line="240" w:lineRule="auto"/>
              <w:ind w:left="360"/>
              <w:jc w:val="left"/>
            </w:pPr>
            <w:r w:rsidRPr="00725372">
              <w:t xml:space="preserve">HP outlet downstream 300 K-80 K </w:t>
            </w:r>
            <w:proofErr w:type="spellStart"/>
            <w:r w:rsidRPr="00725372">
              <w:t>precooling</w:t>
            </w:r>
            <w:proofErr w:type="spellEnd"/>
          </w:p>
          <w:p w14:paraId="2CB04C4B" w14:textId="77777777" w:rsidR="00D86B0D" w:rsidRPr="00725372" w:rsidRDefault="00D86B0D" w:rsidP="002B6EDD">
            <w:pPr>
              <w:spacing w:before="40" w:after="20" w:line="240" w:lineRule="auto"/>
              <w:ind w:left="360" w:hanging="259"/>
              <w:jc w:val="left"/>
            </w:pPr>
            <w:r w:rsidRPr="00725372">
              <w:t xml:space="preserve">In each </w:t>
            </w:r>
            <w:proofErr w:type="spellStart"/>
            <w:r w:rsidRPr="00725372">
              <w:t>adsorber</w:t>
            </w:r>
            <w:proofErr w:type="spellEnd"/>
            <w:r w:rsidRPr="00725372">
              <w:t xml:space="preserve"> bed</w:t>
            </w:r>
          </w:p>
          <w:p w14:paraId="026B981D" w14:textId="77777777" w:rsidR="00D86B0D" w:rsidRPr="00725372" w:rsidRDefault="00D86B0D" w:rsidP="002B6EDD">
            <w:pPr>
              <w:spacing w:before="40" w:after="20" w:line="240" w:lineRule="auto"/>
              <w:ind w:left="360" w:hanging="259"/>
              <w:jc w:val="left"/>
            </w:pPr>
            <w:r w:rsidRPr="00725372">
              <w:t>Liquid helium baths</w:t>
            </w:r>
          </w:p>
        </w:tc>
      </w:tr>
      <w:tr w:rsidR="00D86B0D" w:rsidRPr="00725372" w14:paraId="5B9D5C0A" w14:textId="77777777" w:rsidTr="002B6EDD">
        <w:tc>
          <w:tcPr>
            <w:tcW w:w="3060" w:type="dxa"/>
            <w:vAlign w:val="center"/>
          </w:tcPr>
          <w:p w14:paraId="38007E83" w14:textId="77777777" w:rsidR="00D86B0D" w:rsidRPr="00725372" w:rsidRDefault="00D86B0D" w:rsidP="002B6EDD">
            <w:pPr>
              <w:pStyle w:val="AASemiBold"/>
              <w:jc w:val="left"/>
            </w:pPr>
            <w:r w:rsidRPr="00725372">
              <w:t>Pressure</w:t>
            </w:r>
          </w:p>
        </w:tc>
        <w:tc>
          <w:tcPr>
            <w:tcW w:w="5429" w:type="dxa"/>
            <w:vAlign w:val="center"/>
          </w:tcPr>
          <w:p w14:paraId="0602390A" w14:textId="77777777" w:rsidR="00D86B0D" w:rsidRPr="00725372" w:rsidRDefault="00D86B0D" w:rsidP="002B6EDD">
            <w:pPr>
              <w:spacing w:before="40" w:after="20" w:line="240" w:lineRule="auto"/>
              <w:jc w:val="left"/>
            </w:pPr>
            <w:r w:rsidRPr="00725372">
              <w:t>Suction of each compressor (including VLP)</w:t>
            </w:r>
          </w:p>
          <w:p w14:paraId="1E52F91F" w14:textId="77777777" w:rsidR="00D86B0D" w:rsidRPr="00725372" w:rsidRDefault="00D86B0D" w:rsidP="002B6EDD">
            <w:pPr>
              <w:spacing w:before="40" w:after="20" w:line="240" w:lineRule="auto"/>
              <w:jc w:val="left"/>
            </w:pPr>
            <w:r w:rsidRPr="00725372">
              <w:t>After each oil-retention vessel</w:t>
            </w:r>
          </w:p>
          <w:p w14:paraId="702BCE7C" w14:textId="77777777" w:rsidR="00D86B0D" w:rsidRPr="00725372" w:rsidRDefault="00D86B0D" w:rsidP="002B6EDD">
            <w:pPr>
              <w:spacing w:before="40" w:after="20" w:line="240" w:lineRule="auto"/>
              <w:jc w:val="left"/>
            </w:pPr>
            <w:r w:rsidRPr="00725372">
              <w:t xml:space="preserve">After the charcoal </w:t>
            </w:r>
            <w:proofErr w:type="spellStart"/>
            <w:r w:rsidRPr="00725372">
              <w:t>adsorber</w:t>
            </w:r>
            <w:proofErr w:type="spellEnd"/>
            <w:r w:rsidRPr="00725372">
              <w:t xml:space="preserve"> and the dryer</w:t>
            </w:r>
          </w:p>
        </w:tc>
      </w:tr>
      <w:tr w:rsidR="00D86B0D" w:rsidRPr="00725372" w14:paraId="0874D60C" w14:textId="77777777" w:rsidTr="002B6EDD">
        <w:trPr>
          <w:trHeight w:val="305"/>
        </w:trPr>
        <w:tc>
          <w:tcPr>
            <w:tcW w:w="3060" w:type="dxa"/>
            <w:vAlign w:val="center"/>
          </w:tcPr>
          <w:p w14:paraId="3EE0C22D" w14:textId="77777777" w:rsidR="00D86B0D" w:rsidRPr="00725372" w:rsidRDefault="00D86B0D" w:rsidP="002B6EDD">
            <w:pPr>
              <w:pStyle w:val="AASemiBold"/>
              <w:ind w:left="699"/>
              <w:jc w:val="left"/>
            </w:pPr>
            <w:r w:rsidRPr="00725372">
              <w:t>Differential pressure</w:t>
            </w:r>
          </w:p>
        </w:tc>
        <w:tc>
          <w:tcPr>
            <w:tcW w:w="5429" w:type="dxa"/>
            <w:vAlign w:val="center"/>
          </w:tcPr>
          <w:p w14:paraId="4F860A52" w14:textId="77777777" w:rsidR="00D86B0D" w:rsidRPr="00725372" w:rsidRDefault="00D86B0D" w:rsidP="002B6EDD">
            <w:pPr>
              <w:spacing w:before="40" w:after="20" w:line="240" w:lineRule="auto"/>
              <w:jc w:val="left"/>
            </w:pPr>
            <w:r w:rsidRPr="00725372">
              <w:t>Across each oil filter</w:t>
            </w:r>
          </w:p>
          <w:p w14:paraId="6446BAB0" w14:textId="77777777" w:rsidR="00D86B0D" w:rsidRPr="00725372" w:rsidRDefault="00D86B0D" w:rsidP="002B6EDD">
            <w:pPr>
              <w:spacing w:before="40" w:after="20" w:line="240" w:lineRule="auto"/>
              <w:jc w:val="left"/>
            </w:pPr>
            <w:r w:rsidRPr="00725372">
              <w:t xml:space="preserve">Across the charcoal </w:t>
            </w:r>
            <w:proofErr w:type="spellStart"/>
            <w:r w:rsidRPr="00725372">
              <w:t>adsorber</w:t>
            </w:r>
            <w:proofErr w:type="spellEnd"/>
            <w:r w:rsidRPr="00725372">
              <w:t xml:space="preserve"> and the dryer</w:t>
            </w:r>
          </w:p>
        </w:tc>
      </w:tr>
      <w:tr w:rsidR="00D86B0D" w:rsidRPr="00725372" w14:paraId="3E1E8E6B" w14:textId="77777777" w:rsidTr="002B6EDD">
        <w:tc>
          <w:tcPr>
            <w:tcW w:w="3060" w:type="dxa"/>
            <w:vAlign w:val="center"/>
          </w:tcPr>
          <w:p w14:paraId="05443140" w14:textId="77777777" w:rsidR="00D86B0D" w:rsidRPr="00725372" w:rsidRDefault="00D86B0D" w:rsidP="002B6EDD">
            <w:pPr>
              <w:pStyle w:val="AASemiBold"/>
              <w:jc w:val="left"/>
            </w:pPr>
            <w:r w:rsidRPr="00725372">
              <w:t>Moisture</w:t>
            </w:r>
          </w:p>
        </w:tc>
        <w:tc>
          <w:tcPr>
            <w:tcW w:w="5429" w:type="dxa"/>
          </w:tcPr>
          <w:p w14:paraId="24222225" w14:textId="77777777" w:rsidR="00D86B0D" w:rsidRPr="00725372" w:rsidRDefault="00D86B0D" w:rsidP="002B6EDD">
            <w:pPr>
              <w:spacing w:before="40" w:after="20" w:line="240" w:lineRule="auto"/>
              <w:jc w:val="left"/>
            </w:pPr>
            <w:r w:rsidRPr="00725372">
              <w:t xml:space="preserve">After the charcoal </w:t>
            </w:r>
            <w:proofErr w:type="spellStart"/>
            <w:r w:rsidRPr="00725372">
              <w:t>adsorber</w:t>
            </w:r>
            <w:proofErr w:type="spellEnd"/>
          </w:p>
          <w:p w14:paraId="4C849A44" w14:textId="77777777" w:rsidR="00D86B0D" w:rsidRPr="00725372" w:rsidRDefault="00D86B0D" w:rsidP="002B6EDD">
            <w:pPr>
              <w:spacing w:before="40" w:after="20" w:line="240" w:lineRule="auto"/>
              <w:jc w:val="left"/>
            </w:pPr>
            <w:r w:rsidRPr="00725372">
              <w:t xml:space="preserve">Upstream and Downstream the dryer </w:t>
            </w:r>
          </w:p>
          <w:p w14:paraId="161EFEB8" w14:textId="77777777" w:rsidR="00D86B0D" w:rsidRPr="00725372" w:rsidRDefault="00D86B0D" w:rsidP="002B6EDD">
            <w:pPr>
              <w:spacing w:before="40" w:after="20" w:line="240" w:lineRule="auto"/>
              <w:jc w:val="left"/>
            </w:pPr>
            <w:r w:rsidRPr="00725372">
              <w:t>At 2/3 of the dryer bed</w:t>
            </w:r>
          </w:p>
        </w:tc>
      </w:tr>
      <w:tr w:rsidR="00D86B0D" w:rsidRPr="00725372" w14:paraId="3E9169FA" w14:textId="77777777" w:rsidTr="002B6EDD">
        <w:tc>
          <w:tcPr>
            <w:tcW w:w="3060" w:type="dxa"/>
            <w:vAlign w:val="center"/>
          </w:tcPr>
          <w:p w14:paraId="354A73D7" w14:textId="77777777" w:rsidR="00D86B0D" w:rsidRPr="00725372" w:rsidRDefault="00D86B0D" w:rsidP="002B6EDD">
            <w:pPr>
              <w:pStyle w:val="AASemiBold"/>
              <w:ind w:left="699"/>
              <w:jc w:val="left"/>
            </w:pPr>
            <w:r w:rsidRPr="00725372">
              <w:t>Measure of nitrogen content for air detection</w:t>
            </w:r>
          </w:p>
        </w:tc>
        <w:tc>
          <w:tcPr>
            <w:tcW w:w="5429" w:type="dxa"/>
          </w:tcPr>
          <w:p w14:paraId="044AD833" w14:textId="77777777" w:rsidR="00D86B0D" w:rsidRPr="00725372" w:rsidRDefault="00D86B0D" w:rsidP="002B6EDD">
            <w:pPr>
              <w:spacing w:before="40" w:after="20" w:line="240" w:lineRule="auto"/>
              <w:jc w:val="left"/>
            </w:pPr>
            <w:r w:rsidRPr="00725372">
              <w:t xml:space="preserve">After the charcoal </w:t>
            </w:r>
            <w:proofErr w:type="spellStart"/>
            <w:r w:rsidRPr="00725372">
              <w:t>adsorber</w:t>
            </w:r>
            <w:proofErr w:type="spellEnd"/>
          </w:p>
          <w:p w14:paraId="4654CEE1" w14:textId="77777777" w:rsidR="00D86B0D" w:rsidRPr="00725372" w:rsidRDefault="00D86B0D" w:rsidP="002B6EDD">
            <w:pPr>
              <w:spacing w:before="40" w:after="20" w:line="240" w:lineRule="auto"/>
              <w:jc w:val="left"/>
            </w:pPr>
            <w:r w:rsidRPr="00725372">
              <w:t>After the dryer</w:t>
            </w:r>
          </w:p>
        </w:tc>
      </w:tr>
      <w:tr w:rsidR="00D86B0D" w:rsidRPr="00725372" w14:paraId="26543635" w14:textId="77777777" w:rsidTr="002B6EDD">
        <w:tc>
          <w:tcPr>
            <w:tcW w:w="3060" w:type="dxa"/>
          </w:tcPr>
          <w:p w14:paraId="6B9B664C" w14:textId="77777777" w:rsidR="00D86B0D" w:rsidRPr="00725372" w:rsidRDefault="00D86B0D" w:rsidP="002B6EDD">
            <w:pPr>
              <w:pStyle w:val="AASemiBold"/>
              <w:ind w:left="699"/>
              <w:jc w:val="left"/>
            </w:pPr>
            <w:r w:rsidRPr="00725372">
              <w:t>Oil level measurements and switches</w:t>
            </w:r>
          </w:p>
        </w:tc>
        <w:tc>
          <w:tcPr>
            <w:tcW w:w="5429" w:type="dxa"/>
          </w:tcPr>
          <w:p w14:paraId="43B06094" w14:textId="77777777" w:rsidR="00D86B0D" w:rsidRPr="00725372" w:rsidRDefault="00D86B0D" w:rsidP="002B6EDD">
            <w:pPr>
              <w:spacing w:before="40" w:after="20" w:line="240" w:lineRule="auto"/>
              <w:jc w:val="left"/>
            </w:pPr>
            <w:r w:rsidRPr="00725372">
              <w:t>In each oil retention vessel (analog and switch)</w:t>
            </w:r>
          </w:p>
          <w:p w14:paraId="6075E80D" w14:textId="77777777" w:rsidR="00D86B0D" w:rsidRPr="00725372" w:rsidRDefault="00D86B0D" w:rsidP="002B6EDD">
            <w:pPr>
              <w:spacing w:before="40" w:after="20" w:line="240" w:lineRule="auto"/>
              <w:jc w:val="left"/>
            </w:pPr>
            <w:r w:rsidRPr="00725372">
              <w:t xml:space="preserve">In the third </w:t>
            </w:r>
            <w:proofErr w:type="spellStart"/>
            <w:r w:rsidRPr="00725372">
              <w:t>coalescer</w:t>
            </w:r>
            <w:proofErr w:type="spellEnd"/>
            <w:r w:rsidRPr="00725372">
              <w:t xml:space="preserve"> (level switch)</w:t>
            </w:r>
          </w:p>
        </w:tc>
      </w:tr>
      <w:tr w:rsidR="00D86B0D" w:rsidRPr="00725372" w14:paraId="3958C4F1" w14:textId="77777777" w:rsidTr="002B6EDD">
        <w:tc>
          <w:tcPr>
            <w:tcW w:w="3060" w:type="dxa"/>
          </w:tcPr>
          <w:p w14:paraId="07B04FEC" w14:textId="77777777" w:rsidR="00D86B0D" w:rsidRPr="00725372" w:rsidRDefault="00D86B0D" w:rsidP="002B6EDD">
            <w:pPr>
              <w:pStyle w:val="AASemiBold"/>
              <w:ind w:left="699"/>
              <w:jc w:val="left"/>
            </w:pPr>
            <w:r w:rsidRPr="00725372">
              <w:t xml:space="preserve">Water </w:t>
            </w:r>
          </w:p>
        </w:tc>
        <w:tc>
          <w:tcPr>
            <w:tcW w:w="5429" w:type="dxa"/>
          </w:tcPr>
          <w:p w14:paraId="11F6BAD9" w14:textId="77777777" w:rsidR="00D86B0D" w:rsidRPr="00725372" w:rsidRDefault="00D86B0D" w:rsidP="002B6EDD">
            <w:pPr>
              <w:spacing w:before="40" w:after="20" w:line="240" w:lineRule="auto"/>
              <w:jc w:val="left"/>
            </w:pPr>
            <w:r w:rsidRPr="00725372">
              <w:t>Mass flow rate at the outlet of the coolers</w:t>
            </w:r>
          </w:p>
          <w:p w14:paraId="416ACD74" w14:textId="77777777" w:rsidR="00D86B0D" w:rsidRPr="00725372" w:rsidRDefault="00D86B0D" w:rsidP="002B6EDD">
            <w:pPr>
              <w:spacing w:before="40" w:after="20" w:line="240" w:lineRule="auto"/>
              <w:jc w:val="left"/>
            </w:pPr>
            <w:r w:rsidRPr="00725372">
              <w:t>Water supply pressure</w:t>
            </w:r>
          </w:p>
        </w:tc>
      </w:tr>
      <w:tr w:rsidR="00800374" w:rsidRPr="00725372" w14:paraId="0E909172" w14:textId="77777777" w:rsidTr="002B6EDD">
        <w:tc>
          <w:tcPr>
            <w:tcW w:w="3060" w:type="dxa"/>
          </w:tcPr>
          <w:p w14:paraId="72C04F4B" w14:textId="09E0A1E6" w:rsidR="00800374" w:rsidRPr="00725372" w:rsidRDefault="00800374" w:rsidP="002B6EDD">
            <w:pPr>
              <w:pStyle w:val="AASemiBold"/>
              <w:ind w:left="699"/>
              <w:jc w:val="left"/>
            </w:pPr>
            <w:commentRangeStart w:id="3240"/>
            <w:commentRangeStart w:id="3241"/>
            <w:r>
              <w:t>Other measurements</w:t>
            </w:r>
            <w:commentRangeEnd w:id="3240"/>
            <w:r>
              <w:rPr>
                <w:rStyle w:val="Verwijzingopmerking"/>
                <w:rFonts w:ascii="Segoe UI" w:hAnsi="Segoe UI"/>
                <w:color w:val="auto"/>
              </w:rPr>
              <w:commentReference w:id="3240"/>
            </w:r>
            <w:commentRangeEnd w:id="3241"/>
            <w:r w:rsidR="00922E1D">
              <w:rPr>
                <w:rStyle w:val="Verwijzingopmerking"/>
                <w:rFonts w:ascii="Segoe UI" w:hAnsi="Segoe UI"/>
                <w:color w:val="auto"/>
              </w:rPr>
              <w:commentReference w:id="3241"/>
            </w:r>
          </w:p>
        </w:tc>
        <w:tc>
          <w:tcPr>
            <w:tcW w:w="5429" w:type="dxa"/>
          </w:tcPr>
          <w:p w14:paraId="1D216007" w14:textId="77777777" w:rsidR="00800374" w:rsidRDefault="00800374" w:rsidP="002B6EDD">
            <w:pPr>
              <w:spacing w:before="40" w:after="20" w:line="240" w:lineRule="auto"/>
              <w:jc w:val="left"/>
            </w:pPr>
            <w:r>
              <w:t>Motor temperature</w:t>
            </w:r>
          </w:p>
          <w:p w14:paraId="70FDA44E" w14:textId="77777777" w:rsidR="00800374" w:rsidRDefault="00800374" w:rsidP="002B6EDD">
            <w:pPr>
              <w:spacing w:before="40" w:after="20" w:line="240" w:lineRule="auto"/>
              <w:jc w:val="left"/>
            </w:pPr>
            <w:r>
              <w:t>Motor and compressor vibration</w:t>
            </w:r>
          </w:p>
          <w:p w14:paraId="373FEE5A" w14:textId="77777777" w:rsidR="00800374" w:rsidRDefault="00800374" w:rsidP="002B6EDD">
            <w:pPr>
              <w:spacing w:before="40" w:after="20" w:line="240" w:lineRule="auto"/>
              <w:jc w:val="left"/>
            </w:pPr>
            <w:r>
              <w:lastRenderedPageBreak/>
              <w:t>Operation-hour counters for each compressor, oil-pumps</w:t>
            </w:r>
          </w:p>
          <w:p w14:paraId="50D96AB5" w14:textId="77777777" w:rsidR="00800374" w:rsidRDefault="00800374" w:rsidP="002B6EDD">
            <w:pPr>
              <w:spacing w:before="40" w:after="20" w:line="240" w:lineRule="auto"/>
              <w:jc w:val="left"/>
            </w:pPr>
            <w:r>
              <w:t>Visual oil level in the oil retention vessels, in the third coalescence</w:t>
            </w:r>
          </w:p>
          <w:p w14:paraId="5810BA0B" w14:textId="77777777" w:rsidR="00800374" w:rsidRDefault="00800374" w:rsidP="002B6EDD">
            <w:pPr>
              <w:spacing w:before="40" w:after="20" w:line="240" w:lineRule="auto"/>
              <w:jc w:val="left"/>
            </w:pPr>
            <w:r>
              <w:t>Pressure indicators for the main volumes</w:t>
            </w:r>
          </w:p>
          <w:p w14:paraId="2EEE28B6" w14:textId="77777777" w:rsidR="00800374" w:rsidRDefault="00800374" w:rsidP="002B6EDD">
            <w:pPr>
              <w:spacing w:before="40" w:after="20" w:line="240" w:lineRule="auto"/>
              <w:jc w:val="left"/>
            </w:pPr>
            <w:r>
              <w:t>Oil injection pressure for each compressor skid</w:t>
            </w:r>
          </w:p>
          <w:p w14:paraId="1696F361" w14:textId="77777777" w:rsidR="00800374" w:rsidRDefault="00800374" w:rsidP="002B6EDD">
            <w:pPr>
              <w:spacing w:before="40" w:after="20" w:line="240" w:lineRule="auto"/>
              <w:jc w:val="left"/>
            </w:pPr>
            <w:r>
              <w:t>Rotational speed for every turbine</w:t>
            </w:r>
          </w:p>
          <w:p w14:paraId="20048BBC" w14:textId="77777777" w:rsidR="00800374" w:rsidRDefault="00800374" w:rsidP="002B6EDD">
            <w:pPr>
              <w:spacing w:before="40" w:after="20" w:line="240" w:lineRule="auto"/>
              <w:jc w:val="left"/>
            </w:pPr>
            <w:r>
              <w:t>Current and voltage of each motor</w:t>
            </w:r>
          </w:p>
          <w:p w14:paraId="56AEE4E9" w14:textId="7F9D02F7" w:rsidR="00800374" w:rsidRPr="00725372" w:rsidRDefault="00800374" w:rsidP="002B6EDD">
            <w:pPr>
              <w:spacing w:before="40" w:after="20" w:line="240" w:lineRule="auto"/>
              <w:jc w:val="left"/>
            </w:pPr>
            <w:r>
              <w:t>Compressed air pressure</w:t>
            </w:r>
          </w:p>
        </w:tc>
      </w:tr>
    </w:tbl>
    <w:p w14:paraId="77C90A69" w14:textId="77777777" w:rsidR="00142342" w:rsidRPr="00725372" w:rsidRDefault="00142342" w:rsidP="00142342">
      <w:pPr>
        <w:rPr>
          <w:shd w:val="clear" w:color="auto" w:fill="FFFFFF"/>
        </w:rPr>
      </w:pPr>
    </w:p>
    <w:p w14:paraId="05195C9C" w14:textId="102508A3" w:rsidR="005B2E2E" w:rsidRPr="00725372" w:rsidRDefault="005B2E2E" w:rsidP="005B2E2E">
      <w:pPr>
        <w:pStyle w:val="Heading3numbered"/>
        <w:rPr>
          <w:shd w:val="clear" w:color="auto" w:fill="FFFFFF"/>
        </w:rPr>
      </w:pPr>
      <w:bookmarkStart w:id="3242" w:name="_Toc197425964"/>
      <w:r w:rsidRPr="00725372">
        <w:rPr>
          <w:shd w:val="clear" w:color="auto" w:fill="FFFFFF"/>
        </w:rPr>
        <w:t>Refrigeration Cold Box (QRB)</w:t>
      </w:r>
      <w:bookmarkEnd w:id="3242"/>
    </w:p>
    <w:p w14:paraId="39028D09" w14:textId="39CC1DD8" w:rsidR="005B2E2E" w:rsidRPr="00725372" w:rsidRDefault="005B2E2E" w:rsidP="005B2E2E">
      <w:pPr>
        <w:pStyle w:val="Heading4"/>
        <w:rPr>
          <w:lang w:val="en-GB"/>
        </w:rPr>
      </w:pPr>
      <w:r w:rsidRPr="00725372">
        <w:rPr>
          <w:lang w:val="en-GB"/>
        </w:rPr>
        <w:t>General description</w:t>
      </w:r>
    </w:p>
    <w:p w14:paraId="31E96D3C" w14:textId="0F71EDBA" w:rsidR="005B2E2E" w:rsidRPr="00725372" w:rsidRDefault="005B2E2E" w:rsidP="005B2E2E">
      <w:pPr>
        <w:rPr>
          <w:shd w:val="clear" w:color="auto" w:fill="FFFFFF"/>
        </w:rPr>
      </w:pPr>
      <w:r w:rsidRPr="00725372">
        <w:rPr>
          <w:shd w:val="clear" w:color="auto" w:fill="FFFFFF"/>
        </w:rPr>
        <w:t>The QRB comprises internal components and external components and produce</w:t>
      </w:r>
      <w:r w:rsidR="00852E54">
        <w:rPr>
          <w:shd w:val="clear" w:color="auto" w:fill="FFFFFF"/>
        </w:rPr>
        <w:t>s</w:t>
      </w:r>
      <w:r w:rsidRPr="00725372">
        <w:rPr>
          <w:shd w:val="clear" w:color="auto" w:fill="FFFFFF"/>
        </w:rPr>
        <w:t xml:space="preserve"> the refrigeration power necessary to achieve the needs of the cryogenic users. The QRB is coupled to the </w:t>
      </w:r>
      <w:r w:rsidR="00723DA0">
        <w:rPr>
          <w:shd w:val="clear" w:color="auto" w:fill="FFFFFF"/>
        </w:rPr>
        <w:t>WCS</w:t>
      </w:r>
      <w:r w:rsidRPr="00725372">
        <w:rPr>
          <w:shd w:val="clear" w:color="auto" w:fill="FFFFFF"/>
        </w:rPr>
        <w:t xml:space="preserve"> and distributes the cryogenic flows to the Cryogenic Distribution System.</w:t>
      </w:r>
    </w:p>
    <w:p w14:paraId="79487F5D" w14:textId="5DA44189" w:rsidR="005B2E2E" w:rsidRPr="00725372" w:rsidRDefault="005B2E2E" w:rsidP="005B2E2E">
      <w:pPr>
        <w:pStyle w:val="SysReq1"/>
        <w:rPr>
          <w:shd w:val="clear" w:color="auto" w:fill="FFFFFF"/>
          <w:lang w:val="en-GB"/>
        </w:rPr>
      </w:pPr>
      <w:r w:rsidRPr="00725372">
        <w:rPr>
          <w:shd w:val="clear" w:color="auto" w:fill="FFFFFF"/>
          <w:lang w:val="en-GB"/>
        </w:rPr>
        <w:t xml:space="preserve">The QRB shall be a horizontal cold box to fit with the building constraints (see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E67BB8" w:rsidRPr="00E67BB8">
        <w:rPr>
          <w:rStyle w:val="AAReferencedChar"/>
        </w:rPr>
        <w:t>AD 1</w:t>
      </w:r>
      <w:r w:rsidRPr="00725372">
        <w:rPr>
          <w:rStyle w:val="AAReferencedChar"/>
        </w:rPr>
        <w:fldChar w:fldCharType="end"/>
      </w:r>
      <w:r w:rsidRPr="00725372">
        <w:rPr>
          <w:shd w:val="clear" w:color="auto" w:fill="FFFFFF"/>
          <w:lang w:val="en-GB"/>
        </w:rPr>
        <w:t>).</w:t>
      </w:r>
    </w:p>
    <w:p w14:paraId="05EF4F39" w14:textId="3C6E78F4" w:rsidR="005B2E2E" w:rsidRPr="00725372" w:rsidRDefault="005B2E2E" w:rsidP="00963217">
      <w:pPr>
        <w:pStyle w:val="SysReq1"/>
        <w:spacing w:after="0"/>
        <w:rPr>
          <w:shd w:val="clear" w:color="auto" w:fill="FFFFFF"/>
          <w:lang w:val="en-GB"/>
        </w:rPr>
      </w:pPr>
      <w:r w:rsidRPr="00725372">
        <w:rPr>
          <w:shd w:val="clear" w:color="auto" w:fill="FFFFFF"/>
          <w:lang w:val="en-GB"/>
        </w:rPr>
        <w:t>The QRB shall comprise the following internal components:</w:t>
      </w:r>
    </w:p>
    <w:p w14:paraId="48BEEB30" w14:textId="631AAA1D"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Heat exchangers</w:t>
      </w:r>
    </w:p>
    <w:p w14:paraId="5F517417" w14:textId="70AA4F61"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Turbines</w:t>
      </w:r>
    </w:p>
    <w:p w14:paraId="52DF8686" w14:textId="5CC9A01C"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Cold Compressors</w:t>
      </w:r>
    </w:p>
    <w:p w14:paraId="6438994B" w14:textId="1E0E48F5"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Piping</w:t>
      </w:r>
    </w:p>
    <w:p w14:paraId="6A5DD18C" w14:textId="026B5198"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 xml:space="preserve">80 K dual bed </w:t>
      </w:r>
      <w:proofErr w:type="spellStart"/>
      <w:r w:rsidRPr="00725372">
        <w:rPr>
          <w:shd w:val="clear" w:color="auto" w:fill="FFFFFF"/>
          <w:lang w:val="en-GB"/>
        </w:rPr>
        <w:t>adsorber</w:t>
      </w:r>
      <w:proofErr w:type="spellEnd"/>
    </w:p>
    <w:p w14:paraId="2C3CD901" w14:textId="07EC3C0D"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 xml:space="preserve">20 K single bed </w:t>
      </w:r>
      <w:proofErr w:type="spellStart"/>
      <w:r w:rsidRPr="00725372">
        <w:rPr>
          <w:shd w:val="clear" w:color="auto" w:fill="FFFFFF"/>
          <w:lang w:val="en-GB"/>
        </w:rPr>
        <w:t>adsorber</w:t>
      </w:r>
      <w:proofErr w:type="spellEnd"/>
    </w:p>
    <w:p w14:paraId="355DB97B" w14:textId="0753E320"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helium baths at 4.5 K and 2 K</w:t>
      </w:r>
    </w:p>
    <w:p w14:paraId="67A16D69" w14:textId="1407EC90"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Filters</w:t>
      </w:r>
    </w:p>
    <w:p w14:paraId="36EF4B28" w14:textId="786B99CB"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Heaters</w:t>
      </w:r>
    </w:p>
    <w:p w14:paraId="15231A98" w14:textId="149DA7D9"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Cryogenic valves</w:t>
      </w:r>
    </w:p>
    <w:p w14:paraId="7EC0039E" w14:textId="4A291891"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Instrumentation</w:t>
      </w:r>
    </w:p>
    <w:p w14:paraId="2757D2C4" w14:textId="60DB64E7" w:rsidR="005B2E2E" w:rsidRPr="00725372" w:rsidRDefault="005B2E2E" w:rsidP="00963217">
      <w:pPr>
        <w:pStyle w:val="SysReq1"/>
        <w:spacing w:after="0"/>
        <w:rPr>
          <w:shd w:val="clear" w:color="auto" w:fill="FFFFFF"/>
          <w:lang w:val="en-GB"/>
        </w:rPr>
      </w:pPr>
      <w:r w:rsidRPr="00725372">
        <w:rPr>
          <w:shd w:val="clear" w:color="auto" w:fill="FFFFFF"/>
          <w:lang w:val="en-GB"/>
        </w:rPr>
        <w:t>The external components of the QRB shall be:</w:t>
      </w:r>
    </w:p>
    <w:p w14:paraId="6F3D612C" w14:textId="26F10320"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Vacuum pumping system.</w:t>
      </w:r>
    </w:p>
    <w:p w14:paraId="20C5C920" w14:textId="7B04E619"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Warm panel with warm valves and instrumentation.</w:t>
      </w:r>
    </w:p>
    <w:p w14:paraId="5EC19914" w14:textId="11C0B977"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Piping and valves for purging and conditioning all the circuits.</w:t>
      </w:r>
    </w:p>
    <w:p w14:paraId="441A86E8" w14:textId="2CD9DD24"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Electrical cabinets.</w:t>
      </w:r>
    </w:p>
    <w:p w14:paraId="48B648AC" w14:textId="65CC6134"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Safety valves.</w:t>
      </w:r>
    </w:p>
    <w:p w14:paraId="140ED8E3" w14:textId="2CA0E539"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Helium guard circuits .</w:t>
      </w:r>
    </w:p>
    <w:p w14:paraId="18A32D3F" w14:textId="7707D86E"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Compressed air distribution.</w:t>
      </w:r>
    </w:p>
    <w:p w14:paraId="470B86E1" w14:textId="0679C039"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Coolers for turbines.</w:t>
      </w:r>
    </w:p>
    <w:p w14:paraId="20423A09" w14:textId="40A71A68"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A platform for easy access to all the components located at the upper level.</w:t>
      </w:r>
    </w:p>
    <w:p w14:paraId="27B92C02" w14:textId="29CA7462" w:rsidR="005B2E2E" w:rsidRPr="00725372" w:rsidRDefault="005B2E2E" w:rsidP="007A4CDA">
      <w:pPr>
        <w:pStyle w:val="SysReq2"/>
        <w:spacing w:line="240" w:lineRule="auto"/>
        <w:rPr>
          <w:shd w:val="clear" w:color="auto" w:fill="FFFFFF"/>
          <w:lang w:val="en-GB"/>
        </w:rPr>
      </w:pPr>
      <w:r w:rsidRPr="00725372">
        <w:rPr>
          <w:shd w:val="clear" w:color="auto" w:fill="FFFFFF"/>
          <w:lang w:val="en-GB"/>
        </w:rPr>
        <w:t>Connection port to transfer liquid helium from QRB to external dewar or vice versa.</w:t>
      </w:r>
    </w:p>
    <w:p w14:paraId="3C71B160" w14:textId="34F488F4" w:rsidR="005B2E2E" w:rsidRPr="00725372" w:rsidRDefault="005B2E2E" w:rsidP="005B2E2E">
      <w:pPr>
        <w:pStyle w:val="SysReq1"/>
        <w:rPr>
          <w:shd w:val="clear" w:color="auto" w:fill="FFFFFF"/>
          <w:lang w:val="en-GB"/>
        </w:rPr>
      </w:pPr>
      <w:r w:rsidRPr="00725372">
        <w:rPr>
          <w:shd w:val="clear" w:color="auto" w:fill="FFFFFF"/>
          <w:lang w:val="en-GB"/>
        </w:rPr>
        <w:t xml:space="preserve">The Refrigeration Cold Box shall be installed in the Cold Box room, as described in </w:t>
      </w:r>
      <w:r w:rsidRPr="00725372">
        <w:rPr>
          <w:rStyle w:val="AAReferencedChar"/>
        </w:rPr>
        <w:fldChar w:fldCharType="begin"/>
      </w:r>
      <w:r w:rsidRPr="00725372">
        <w:rPr>
          <w:rStyle w:val="AAReferencedChar"/>
        </w:rPr>
        <w:instrText xml:space="preserve"> REF _Ref190781343 \r \h  \* MERGEFORMAT </w:instrText>
      </w:r>
      <w:r w:rsidRPr="00725372">
        <w:rPr>
          <w:rStyle w:val="AAReferencedChar"/>
        </w:rPr>
      </w:r>
      <w:r w:rsidRPr="00725372">
        <w:rPr>
          <w:rStyle w:val="AAReferencedChar"/>
        </w:rPr>
        <w:fldChar w:fldCharType="separate"/>
      </w:r>
      <w:r w:rsidR="00E67BB8">
        <w:rPr>
          <w:rStyle w:val="AAReferencedChar"/>
        </w:rPr>
        <w:t>3.4.2</w:t>
      </w:r>
      <w:r w:rsidRPr="00725372">
        <w:rPr>
          <w:rStyle w:val="AAReferencedChar"/>
        </w:rPr>
        <w:fldChar w:fldCharType="end"/>
      </w:r>
      <w:r w:rsidRPr="00725372">
        <w:rPr>
          <w:shd w:val="clear" w:color="auto" w:fill="FFFFFF"/>
          <w:lang w:val="en-GB"/>
        </w:rPr>
        <w:t>.</w:t>
      </w:r>
    </w:p>
    <w:p w14:paraId="0245778D" w14:textId="550E947B" w:rsidR="005B2E2E" w:rsidRPr="00725372" w:rsidRDefault="005B2E2E" w:rsidP="005B2E2E">
      <w:pPr>
        <w:pStyle w:val="SysReq1"/>
        <w:rPr>
          <w:shd w:val="clear" w:color="auto" w:fill="FFFFFF"/>
          <w:lang w:val="en-GB"/>
        </w:rPr>
      </w:pPr>
      <w:r w:rsidRPr="00725372">
        <w:rPr>
          <w:shd w:val="clear" w:color="auto" w:fill="FFFFFF"/>
          <w:lang w:val="en-GB"/>
        </w:rPr>
        <w:t>The final location of the QRB in the cold box room shall be agreed with SCK CEN.</w:t>
      </w:r>
    </w:p>
    <w:p w14:paraId="50008138" w14:textId="4CF6513F" w:rsidR="005B2E2E" w:rsidRPr="00725372" w:rsidRDefault="005B2E2E" w:rsidP="005B2E2E">
      <w:pPr>
        <w:pStyle w:val="Heading4"/>
        <w:rPr>
          <w:lang w:val="en-GB"/>
        </w:rPr>
      </w:pPr>
      <w:r w:rsidRPr="00725372">
        <w:rPr>
          <w:lang w:val="en-GB"/>
        </w:rPr>
        <w:t>General design requirements</w:t>
      </w:r>
    </w:p>
    <w:p w14:paraId="295837AC" w14:textId="3C8ABC40" w:rsidR="005B2E2E" w:rsidRPr="00725372" w:rsidRDefault="005B2E2E" w:rsidP="005B2E2E">
      <w:pPr>
        <w:pStyle w:val="SysReq1"/>
        <w:rPr>
          <w:shd w:val="clear" w:color="auto" w:fill="FFFFFF"/>
          <w:lang w:val="en-GB"/>
        </w:rPr>
      </w:pPr>
      <w:commentRangeStart w:id="3243"/>
      <w:r w:rsidRPr="00725372">
        <w:rPr>
          <w:shd w:val="clear" w:color="auto" w:fill="FFFFFF"/>
          <w:lang w:val="en-GB"/>
        </w:rPr>
        <w:lastRenderedPageBreak/>
        <w:t xml:space="preserve">The </w:t>
      </w:r>
      <w:r w:rsidR="008D242B">
        <w:rPr>
          <w:shd w:val="clear" w:color="auto" w:fill="FFFFFF"/>
          <w:lang w:val="en-GB"/>
        </w:rPr>
        <w:t xml:space="preserve">QRB </w:t>
      </w:r>
      <w:r w:rsidRPr="00725372">
        <w:rPr>
          <w:shd w:val="clear" w:color="auto" w:fill="FFFFFF"/>
          <w:lang w:val="en-GB"/>
        </w:rPr>
        <w:t xml:space="preserve">can use liquid nitrogen between 300K and 80K, if the Applicant is able demonstrate that this solution has a real benefit in term of capital and operation cost (including delivery logistics and impact on the reliability in terms of logistics) for the </w:t>
      </w:r>
      <w:r w:rsidR="00A156C9">
        <w:rPr>
          <w:shd w:val="clear" w:color="auto" w:fill="FFFFFF"/>
          <w:lang w:val="en-GB"/>
        </w:rPr>
        <w:t>QPLANT</w:t>
      </w:r>
      <w:r w:rsidRPr="00725372">
        <w:rPr>
          <w:shd w:val="clear" w:color="auto" w:fill="FFFFFF"/>
          <w:lang w:val="en-GB"/>
        </w:rPr>
        <w:t xml:space="preserve"> and such a solution shall be agreed with SCK CEN. In case of liquid nitrogen pre-cooling, the </w:t>
      </w:r>
      <w:r w:rsidR="00CB1438">
        <w:rPr>
          <w:shd w:val="clear" w:color="auto" w:fill="FFFFFF"/>
          <w:lang w:val="en-GB"/>
        </w:rPr>
        <w:t>Contractor</w:t>
      </w:r>
      <w:r w:rsidRPr="00725372">
        <w:rPr>
          <w:shd w:val="clear" w:color="auto" w:fill="FFFFFF"/>
          <w:lang w:val="en-GB"/>
        </w:rPr>
        <w:t xml:space="preserve"> shall be responsible for all the related components and integration.</w:t>
      </w:r>
      <w:commentRangeEnd w:id="3243"/>
      <w:r w:rsidR="00B37A53">
        <w:rPr>
          <w:rStyle w:val="Verwijzingopmerking"/>
          <w:lang w:val="en-GB"/>
        </w:rPr>
        <w:commentReference w:id="3243"/>
      </w:r>
    </w:p>
    <w:p w14:paraId="1556F8C6" w14:textId="02CB1E47" w:rsidR="005B2E2E" w:rsidRPr="00725372" w:rsidRDefault="005B2E2E" w:rsidP="005B2E2E">
      <w:pPr>
        <w:pStyle w:val="SysReq1"/>
        <w:rPr>
          <w:shd w:val="clear" w:color="auto" w:fill="FFFFFF"/>
          <w:lang w:val="en-GB"/>
        </w:rPr>
      </w:pPr>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demonstrate the possible access to QRB components and instrumentation located in the vacuum vessel.</w:t>
      </w:r>
    </w:p>
    <w:p w14:paraId="3C76143D" w14:textId="4D4937C1" w:rsidR="005B2E2E" w:rsidRPr="00725372" w:rsidRDefault="005B2E2E" w:rsidP="005B2E2E">
      <w:pPr>
        <w:pStyle w:val="SysReq1"/>
        <w:rPr>
          <w:shd w:val="clear" w:color="auto" w:fill="FFFFFF"/>
          <w:lang w:val="en-GB"/>
        </w:rPr>
      </w:pPr>
      <w:r w:rsidRPr="00725372">
        <w:rPr>
          <w:shd w:val="clear" w:color="auto" w:fill="FFFFFF"/>
          <w:lang w:val="en-GB"/>
        </w:rPr>
        <w:t xml:space="preserve">At least a manual shut-off valves shall be installed on each line connected to the </w:t>
      </w:r>
      <w:r w:rsidR="00723DA0">
        <w:rPr>
          <w:shd w:val="clear" w:color="auto" w:fill="FFFFFF"/>
          <w:lang w:val="en-GB"/>
        </w:rPr>
        <w:t>WCS</w:t>
      </w:r>
      <w:r w:rsidRPr="00725372">
        <w:rPr>
          <w:shd w:val="clear" w:color="auto" w:fill="FFFFFF"/>
          <w:lang w:val="en-GB"/>
        </w:rPr>
        <w:t>.</w:t>
      </w:r>
    </w:p>
    <w:p w14:paraId="339D0E80" w14:textId="77777777" w:rsidR="005B2E2E" w:rsidRPr="00725372" w:rsidRDefault="005B2E2E" w:rsidP="005B2E2E">
      <w:pPr>
        <w:pStyle w:val="SysReq1"/>
        <w:numPr>
          <w:ilvl w:val="0"/>
          <w:numId w:val="0"/>
        </w:numPr>
        <w:ind w:left="1080"/>
        <w:rPr>
          <w:shd w:val="clear" w:color="auto" w:fill="FFFFFF"/>
          <w:lang w:val="en-GB"/>
        </w:rPr>
      </w:pPr>
    </w:p>
    <w:p w14:paraId="18F33377" w14:textId="41A65327" w:rsidR="005B2E2E" w:rsidRPr="00725372" w:rsidRDefault="005B2E2E" w:rsidP="005B2E2E">
      <w:pPr>
        <w:pStyle w:val="Heading4"/>
        <w:rPr>
          <w:lang w:val="en-GB"/>
        </w:rPr>
      </w:pPr>
      <w:r w:rsidRPr="00725372">
        <w:rPr>
          <w:lang w:val="en-GB"/>
        </w:rPr>
        <w:t>Main components</w:t>
      </w:r>
    </w:p>
    <w:p w14:paraId="450A24C3" w14:textId="3C6388B0" w:rsidR="005B2E2E" w:rsidRPr="00725372" w:rsidRDefault="005B2E2E" w:rsidP="005B2E2E">
      <w:pPr>
        <w:pStyle w:val="Heading5numbered"/>
        <w:rPr>
          <w:shd w:val="clear" w:color="auto" w:fill="FFFFFF"/>
          <w:lang w:val="en-GB"/>
        </w:rPr>
      </w:pPr>
      <w:r w:rsidRPr="00725372">
        <w:rPr>
          <w:shd w:val="clear" w:color="auto" w:fill="FFFFFF"/>
          <w:lang w:val="en-GB"/>
        </w:rPr>
        <w:t>Vacuum vessel</w:t>
      </w:r>
    </w:p>
    <w:p w14:paraId="01C2C4E6" w14:textId="77777777" w:rsidR="005B2E2E" w:rsidRPr="00725372" w:rsidRDefault="005B2E2E" w:rsidP="005B2E2E">
      <w:pPr>
        <w:pStyle w:val="SysReq1"/>
        <w:rPr>
          <w:shd w:val="clear" w:color="auto" w:fill="FFFFFF"/>
          <w:lang w:val="en-GB"/>
        </w:rPr>
      </w:pPr>
      <w:r w:rsidRPr="00725372">
        <w:rPr>
          <w:shd w:val="clear" w:color="auto" w:fill="FFFFFF"/>
          <w:lang w:val="en-GB"/>
        </w:rPr>
        <w:t xml:space="preserve">The vacuum vessel shall be designed for internal vacuum and for </w:t>
      </w:r>
      <w:commentRangeStart w:id="3244"/>
      <w:commentRangeStart w:id="3245"/>
      <w:r w:rsidRPr="00725372">
        <w:rPr>
          <w:shd w:val="clear" w:color="auto" w:fill="FFFFFF"/>
          <w:lang w:val="en-GB"/>
        </w:rPr>
        <w:t>overpressure</w:t>
      </w:r>
      <w:commentRangeEnd w:id="3244"/>
      <w:r w:rsidR="004701D2">
        <w:rPr>
          <w:rStyle w:val="Verwijzingopmerking"/>
          <w:lang w:val="en-GB"/>
        </w:rPr>
        <w:commentReference w:id="3244"/>
      </w:r>
      <w:commentRangeEnd w:id="3245"/>
      <w:r w:rsidR="00E83E58">
        <w:rPr>
          <w:rStyle w:val="Verwijzingopmerking"/>
          <w:lang w:val="en-GB"/>
        </w:rPr>
        <w:commentReference w:id="3245"/>
      </w:r>
      <w:r w:rsidRPr="00725372">
        <w:rPr>
          <w:shd w:val="clear" w:color="auto" w:fill="FFFFFF"/>
          <w:lang w:val="en-GB"/>
        </w:rPr>
        <w:t xml:space="preserve">. </w:t>
      </w:r>
    </w:p>
    <w:p w14:paraId="7F97960C" w14:textId="77777777" w:rsidR="005B2E2E" w:rsidRPr="00725372" w:rsidRDefault="005B2E2E" w:rsidP="005B2E2E">
      <w:pPr>
        <w:pStyle w:val="SysReq1"/>
        <w:rPr>
          <w:shd w:val="clear" w:color="auto" w:fill="FFFFFF"/>
          <w:lang w:val="en-GB"/>
        </w:rPr>
      </w:pPr>
      <w:r w:rsidRPr="00725372">
        <w:rPr>
          <w:shd w:val="clear" w:color="auto" w:fill="FFFFFF"/>
          <w:lang w:val="en-GB"/>
        </w:rPr>
        <w:t>The vacuum vessel shall be protected by a suitable safety device sized according to regulations.</w:t>
      </w:r>
    </w:p>
    <w:p w14:paraId="4194FB5D" w14:textId="02C7EC3D" w:rsidR="005B2E2E" w:rsidRPr="00725372" w:rsidRDefault="005B2E2E" w:rsidP="005B2E2E">
      <w:pPr>
        <w:pStyle w:val="SysReq1"/>
        <w:rPr>
          <w:shd w:val="clear" w:color="auto" w:fill="FFFFFF"/>
          <w:lang w:val="en-GB"/>
        </w:rPr>
      </w:pPr>
      <w:r w:rsidRPr="00725372">
        <w:rPr>
          <w:shd w:val="clear" w:color="auto" w:fill="FFFFFF"/>
          <w:lang w:val="en-GB"/>
        </w:rPr>
        <w:t xml:space="preserve">The design of the passage of every line (cold or warm) connected to the QRB shall avoid any condensation or frost formation at the interfaces during any operation mode or any transition between operation modes of the </w:t>
      </w:r>
      <w:r w:rsidR="00A156C9">
        <w:rPr>
          <w:shd w:val="clear" w:color="auto" w:fill="FFFFFF"/>
          <w:lang w:val="en-GB"/>
        </w:rPr>
        <w:t>QPLANT</w:t>
      </w:r>
      <w:r w:rsidRPr="00725372">
        <w:rPr>
          <w:shd w:val="clear" w:color="auto" w:fill="FFFFFF"/>
          <w:lang w:val="en-GB"/>
        </w:rPr>
        <w:t xml:space="preserve">. </w:t>
      </w:r>
    </w:p>
    <w:p w14:paraId="272A4F51" w14:textId="77777777" w:rsidR="005B2E2E" w:rsidRPr="00725372" w:rsidRDefault="005B2E2E" w:rsidP="005B2E2E">
      <w:pPr>
        <w:pStyle w:val="SysReq1"/>
        <w:rPr>
          <w:shd w:val="clear" w:color="auto" w:fill="FFFFFF"/>
          <w:lang w:val="en-GB"/>
        </w:rPr>
      </w:pPr>
      <w:r w:rsidRPr="00725372">
        <w:rPr>
          <w:shd w:val="clear" w:color="auto" w:fill="FFFFFF"/>
          <w:lang w:val="en-GB"/>
        </w:rPr>
        <w:t>The ports of the vacuum vessel carrying cold valves, turbines, transfer lines connections and instrumentation feedthrough shall be fabricated from stainless steel. The vacuum vessel may be fabricated from mild steel.</w:t>
      </w:r>
    </w:p>
    <w:p w14:paraId="78A5D0B4" w14:textId="77777777" w:rsidR="005B2E2E" w:rsidRPr="00725372" w:rsidRDefault="005B2E2E" w:rsidP="005B2E2E">
      <w:pPr>
        <w:pStyle w:val="SysReq1"/>
        <w:rPr>
          <w:shd w:val="clear" w:color="auto" w:fill="FFFFFF"/>
          <w:lang w:val="en-GB"/>
        </w:rPr>
      </w:pPr>
      <w:r w:rsidRPr="00725372">
        <w:rPr>
          <w:shd w:val="clear" w:color="auto" w:fill="FFFFFF"/>
          <w:lang w:val="en-GB"/>
        </w:rPr>
        <w:t xml:space="preserve">The pumping port of vacuum vessels shall be designed to avoid the intake of any loose sheets of </w:t>
      </w:r>
      <w:proofErr w:type="spellStart"/>
      <w:r w:rsidRPr="00725372">
        <w:rPr>
          <w:shd w:val="clear" w:color="auto" w:fill="FFFFFF"/>
          <w:lang w:val="en-GB"/>
        </w:rPr>
        <w:t>superinsulation</w:t>
      </w:r>
      <w:proofErr w:type="spellEnd"/>
      <w:r w:rsidRPr="00725372">
        <w:rPr>
          <w:shd w:val="clear" w:color="auto" w:fill="FFFFFF"/>
          <w:lang w:val="en-GB"/>
        </w:rPr>
        <w:t xml:space="preserve"> into the vacuum pumps. </w:t>
      </w:r>
    </w:p>
    <w:p w14:paraId="64B85D06" w14:textId="77DA4E7A" w:rsidR="005B2E2E" w:rsidRPr="00725372" w:rsidRDefault="005B2E2E" w:rsidP="005B2E2E">
      <w:pPr>
        <w:pStyle w:val="SysReq1"/>
        <w:rPr>
          <w:shd w:val="clear" w:color="auto" w:fill="FFFFFF"/>
          <w:lang w:val="en-GB"/>
        </w:rPr>
      </w:pPr>
      <w:r w:rsidRPr="00725372">
        <w:rPr>
          <w:shd w:val="clear" w:color="auto" w:fill="FFFFFF"/>
          <w:lang w:val="en-GB"/>
        </w:rPr>
        <w:t xml:space="preserve">The QRB shall be equipped with a vacuum barrier at the Cryogenic Distribution System interface. </w:t>
      </w:r>
    </w:p>
    <w:p w14:paraId="024ABCC8" w14:textId="77777777" w:rsidR="005B2E2E" w:rsidRPr="00963217" w:rsidRDefault="005B2E2E" w:rsidP="005B2E2E">
      <w:pPr>
        <w:pStyle w:val="SysReq1"/>
        <w:numPr>
          <w:ilvl w:val="0"/>
          <w:numId w:val="0"/>
        </w:numPr>
        <w:ind w:left="1080"/>
        <w:rPr>
          <w:sz w:val="2"/>
          <w:szCs w:val="2"/>
          <w:shd w:val="clear" w:color="auto" w:fill="FFFFFF"/>
          <w:lang w:val="en-GB"/>
        </w:rPr>
      </w:pPr>
    </w:p>
    <w:p w14:paraId="5A5121A5" w14:textId="04B05C55" w:rsidR="005B2E2E" w:rsidRPr="00725372" w:rsidRDefault="005B2E2E" w:rsidP="005B2E2E">
      <w:pPr>
        <w:pStyle w:val="Heading5numbered"/>
        <w:rPr>
          <w:shd w:val="clear" w:color="auto" w:fill="FFFFFF"/>
          <w:lang w:val="en-GB"/>
        </w:rPr>
      </w:pPr>
      <w:r w:rsidRPr="00725372">
        <w:rPr>
          <w:shd w:val="clear" w:color="auto" w:fill="FFFFFF"/>
          <w:lang w:val="en-GB"/>
        </w:rPr>
        <w:t xml:space="preserve"> Heat exchangers</w:t>
      </w:r>
    </w:p>
    <w:p w14:paraId="20520BD5" w14:textId="58C61FA3" w:rsidR="005B2E2E" w:rsidRPr="00725372" w:rsidRDefault="00A97E1C" w:rsidP="005B2E2E">
      <w:pPr>
        <w:pStyle w:val="SysReq1"/>
        <w:rPr>
          <w:shd w:val="clear" w:color="auto" w:fill="FFFFFF"/>
          <w:lang w:val="en-GB"/>
        </w:rPr>
      </w:pPr>
      <w:r w:rsidRPr="00725372">
        <w:rPr>
          <w:shd w:val="clear" w:color="auto" w:fill="FFFFFF"/>
          <w:lang w:val="en-GB"/>
        </w:rPr>
        <w:t>Aluminium</w:t>
      </w:r>
      <w:r w:rsidR="005B2E2E" w:rsidRPr="00725372">
        <w:rPr>
          <w:shd w:val="clear" w:color="auto" w:fill="FFFFFF"/>
          <w:lang w:val="en-GB"/>
        </w:rPr>
        <w:t xml:space="preserve"> plate fin heat exchangers shall be vacuum brazed. Stainless steel heat exchangers shall be of all-welded construction. </w:t>
      </w:r>
    </w:p>
    <w:p w14:paraId="3D3B8E3C" w14:textId="43B8A10F" w:rsidR="005B2E2E" w:rsidRPr="00725372" w:rsidRDefault="005B2E2E" w:rsidP="005B2E2E">
      <w:pPr>
        <w:pStyle w:val="SysReq1"/>
        <w:rPr>
          <w:shd w:val="clear" w:color="auto" w:fill="FFFFFF"/>
          <w:lang w:val="en-GB"/>
        </w:rPr>
      </w:pPr>
      <w:r w:rsidRPr="00725372">
        <w:rPr>
          <w:shd w:val="clear" w:color="auto" w:fill="FFFFFF"/>
          <w:lang w:val="en-GB"/>
        </w:rPr>
        <w:t>For all heat exchangers, the type and origin of materials and transition pieces (</w:t>
      </w:r>
      <w:r w:rsidR="00A97E1C" w:rsidRPr="00725372">
        <w:rPr>
          <w:shd w:val="clear" w:color="auto" w:fill="FFFFFF"/>
          <w:lang w:val="en-GB"/>
        </w:rPr>
        <w:t>Aluminium</w:t>
      </w:r>
      <w:r w:rsidRPr="00725372">
        <w:rPr>
          <w:shd w:val="clear" w:color="auto" w:fill="FFFFFF"/>
          <w:lang w:val="en-GB"/>
        </w:rPr>
        <w:t>-Stainless Steel) shall be provided.</w:t>
      </w:r>
    </w:p>
    <w:p w14:paraId="10D68DC2" w14:textId="77777777" w:rsidR="005B2E2E" w:rsidRPr="00725372" w:rsidRDefault="005B2E2E" w:rsidP="005B2E2E">
      <w:pPr>
        <w:pStyle w:val="SysReq1"/>
        <w:rPr>
          <w:shd w:val="clear" w:color="auto" w:fill="FFFFFF"/>
          <w:lang w:val="en-GB"/>
        </w:rPr>
      </w:pPr>
      <w:r w:rsidRPr="00725372">
        <w:rPr>
          <w:shd w:val="clear" w:color="auto" w:fill="FFFFFF"/>
          <w:lang w:val="en-GB"/>
        </w:rPr>
        <w:t>All heat exchangers operating below 20 K shall be arranged vertically with the warm end at the top.</w:t>
      </w:r>
    </w:p>
    <w:p w14:paraId="71C231D8" w14:textId="77777777" w:rsidR="005B2E2E" w:rsidRPr="00725372" w:rsidRDefault="005B2E2E" w:rsidP="005B2E2E">
      <w:pPr>
        <w:pStyle w:val="SysReq1"/>
        <w:rPr>
          <w:shd w:val="clear" w:color="auto" w:fill="FFFFFF"/>
          <w:lang w:val="en-GB"/>
        </w:rPr>
      </w:pPr>
      <w:r w:rsidRPr="00725372">
        <w:rPr>
          <w:shd w:val="clear" w:color="auto" w:fill="FFFFFF"/>
          <w:lang w:val="en-GB"/>
        </w:rPr>
        <w:t xml:space="preserve">A system on the first heat exchangers (between 300 K and 80 K) is required in order to warm up and regenerate it for frozen water removal in the HP sides. </w:t>
      </w:r>
      <w:r w:rsidRPr="00725372">
        <w:rPr>
          <w:shd w:val="clear" w:color="auto" w:fill="FFFFFF"/>
          <w:lang w:val="en-GB"/>
        </w:rPr>
        <w:lastRenderedPageBreak/>
        <w:t>The differential pressure between inlet and outlet of the heat exchanger shall be measured in order to follow the pressure drop evolutions during operation.</w:t>
      </w:r>
    </w:p>
    <w:p w14:paraId="6A24CA6A" w14:textId="78BC7ADC" w:rsidR="005B2E2E" w:rsidRPr="00725372" w:rsidRDefault="005B2E2E" w:rsidP="005B2E2E">
      <w:pPr>
        <w:pStyle w:val="SysReq1"/>
        <w:rPr>
          <w:shd w:val="clear" w:color="auto" w:fill="FFFFFF"/>
          <w:lang w:val="en-GB"/>
        </w:rPr>
      </w:pPr>
      <w:r w:rsidRPr="00725372">
        <w:rPr>
          <w:shd w:val="clear" w:color="auto" w:fill="FFFFFF"/>
          <w:lang w:val="en-GB"/>
        </w:rPr>
        <w:t>In case of use of nitrogen for 80 K pre-cooling, a separated heat exchanger between nitrogen and HP helium flow shall be installed to avoid solidification of nitrogen in case of important return of cold helium flow in the LP stream.</w:t>
      </w:r>
    </w:p>
    <w:p w14:paraId="01D43A72" w14:textId="77777777" w:rsidR="00142342" w:rsidRPr="00963217" w:rsidRDefault="00142342" w:rsidP="00963217">
      <w:pPr>
        <w:pStyle w:val="SysReq1"/>
        <w:numPr>
          <w:ilvl w:val="0"/>
          <w:numId w:val="0"/>
        </w:numPr>
        <w:spacing w:line="240" w:lineRule="auto"/>
        <w:contextualSpacing/>
        <w:rPr>
          <w:sz w:val="2"/>
          <w:szCs w:val="2"/>
          <w:shd w:val="clear" w:color="auto" w:fill="FFFFFF"/>
          <w:lang w:val="en-GB"/>
        </w:rPr>
      </w:pPr>
      <w:bookmarkStart w:id="3246" w:name="_Hlk192062206"/>
    </w:p>
    <w:bookmarkEnd w:id="3246"/>
    <w:p w14:paraId="20762F0F" w14:textId="5A64BDFC" w:rsidR="005B2E2E" w:rsidRPr="00725372" w:rsidRDefault="005B2E2E" w:rsidP="005B2E2E">
      <w:pPr>
        <w:pStyle w:val="Heading5numbered"/>
        <w:rPr>
          <w:shd w:val="clear" w:color="auto" w:fill="FFFFFF"/>
          <w:lang w:val="en-GB"/>
        </w:rPr>
      </w:pPr>
      <w:r w:rsidRPr="00725372">
        <w:rPr>
          <w:shd w:val="clear" w:color="auto" w:fill="FFFFFF"/>
          <w:lang w:val="en-GB"/>
        </w:rPr>
        <w:t>Turbines</w:t>
      </w:r>
    </w:p>
    <w:p w14:paraId="6323C37E" w14:textId="77777777" w:rsidR="005B2E2E" w:rsidRPr="00725372" w:rsidRDefault="005B2E2E" w:rsidP="005B2E2E">
      <w:pPr>
        <w:pStyle w:val="SysReq1"/>
        <w:rPr>
          <w:shd w:val="clear" w:color="auto" w:fill="FFFFFF"/>
          <w:lang w:val="en-GB"/>
        </w:rPr>
      </w:pPr>
      <w:r w:rsidRPr="00725372">
        <w:rPr>
          <w:shd w:val="clear" w:color="auto" w:fill="FFFFFF"/>
          <w:lang w:val="en-GB"/>
        </w:rPr>
        <w:t>Only turbines with gas lubricated or magnetic bearings are accepted.</w:t>
      </w:r>
    </w:p>
    <w:p w14:paraId="22C06FA1" w14:textId="67636847" w:rsidR="005B2E2E" w:rsidRPr="00725372" w:rsidRDefault="005B2E2E" w:rsidP="005B2E2E">
      <w:pPr>
        <w:pStyle w:val="SysReq1"/>
        <w:rPr>
          <w:shd w:val="clear" w:color="auto" w:fill="FFFFFF"/>
          <w:lang w:val="en-GB"/>
        </w:rPr>
      </w:pPr>
      <w:r w:rsidRPr="00725372">
        <w:rPr>
          <w:shd w:val="clear" w:color="auto" w:fill="FFFFFF"/>
          <w:lang w:val="en-GB"/>
        </w:rPr>
        <w:t xml:space="preserve">The power extracted by the turbines shall be transferred to water cooled heat exchangers. These exchangers shall have high resistance to corrosion. Acceptable materials for the water channels are stainless steel and copper compatible with the water quality as described in </w:t>
      </w:r>
      <w:r w:rsidRPr="00725372">
        <w:rPr>
          <w:rStyle w:val="AAReferencedChar"/>
        </w:rPr>
        <w:fldChar w:fldCharType="begin"/>
      </w:r>
      <w:r w:rsidRPr="00725372">
        <w:rPr>
          <w:rStyle w:val="AAReferencedChar"/>
        </w:rPr>
        <w:instrText xml:space="preserve"> REF _Ref190780127 \r \h  \* MERGEFORMAT </w:instrText>
      </w:r>
      <w:r w:rsidRPr="00725372">
        <w:rPr>
          <w:rStyle w:val="AAReferencedChar"/>
        </w:rPr>
      </w:r>
      <w:r w:rsidRPr="00725372">
        <w:rPr>
          <w:rStyle w:val="AAReferencedChar"/>
        </w:rPr>
        <w:fldChar w:fldCharType="separate"/>
      </w:r>
      <w:r w:rsidR="00E67BB8">
        <w:rPr>
          <w:rStyle w:val="AAReferencedChar"/>
        </w:rPr>
        <w:t>3.4.4</w:t>
      </w:r>
      <w:r w:rsidRPr="00725372">
        <w:rPr>
          <w:rStyle w:val="AAReferencedChar"/>
        </w:rPr>
        <w:fldChar w:fldCharType="end"/>
      </w:r>
      <w:r w:rsidRPr="00725372">
        <w:rPr>
          <w:shd w:val="clear" w:color="auto" w:fill="FFFFFF"/>
          <w:lang w:val="en-GB"/>
        </w:rPr>
        <w:t xml:space="preserve">. The water side shall give easy access for cleaning. </w:t>
      </w:r>
    </w:p>
    <w:p w14:paraId="5D346044" w14:textId="77777777" w:rsidR="005B2E2E" w:rsidRPr="00725372" w:rsidRDefault="005B2E2E" w:rsidP="005B2E2E">
      <w:pPr>
        <w:pStyle w:val="SysReq1"/>
        <w:rPr>
          <w:shd w:val="clear" w:color="auto" w:fill="FFFFFF"/>
          <w:lang w:val="en-GB"/>
        </w:rPr>
      </w:pPr>
      <w:r w:rsidRPr="00725372">
        <w:rPr>
          <w:shd w:val="clear" w:color="auto" w:fill="FFFFFF"/>
          <w:lang w:val="en-GB"/>
        </w:rPr>
        <w:t>In order to allow the easy exchange of turbine cartridges, the system shall include all the elements needed to isolate, warm up, purge and cool down each turbine. This exchange shall be done in situ without warming up heat exchanger blocks. Heating by circulation of gas is preferred to electrical heating for this application.</w:t>
      </w:r>
    </w:p>
    <w:p w14:paraId="3CB47FB8" w14:textId="15579D25" w:rsidR="005B2E2E" w:rsidRPr="00725372" w:rsidRDefault="005B2E2E" w:rsidP="005B2E2E">
      <w:pPr>
        <w:pStyle w:val="SysReq1"/>
        <w:rPr>
          <w:shd w:val="clear" w:color="auto" w:fill="FFFFFF"/>
          <w:lang w:val="en-GB"/>
        </w:rPr>
      </w:pPr>
      <w:r w:rsidRPr="00725372">
        <w:rPr>
          <w:shd w:val="clear" w:color="auto" w:fill="FFFFFF"/>
          <w:lang w:val="en-GB"/>
        </w:rPr>
        <w:t>Duration of the replacement of one turbine cartridge shall not exceed 3 hours.</w:t>
      </w:r>
    </w:p>
    <w:p w14:paraId="4C9AC587" w14:textId="77777777" w:rsidR="00963217" w:rsidRDefault="00963217" w:rsidP="00963217">
      <w:pPr>
        <w:pStyle w:val="SysReq1"/>
        <w:numPr>
          <w:ilvl w:val="0"/>
          <w:numId w:val="0"/>
        </w:numPr>
        <w:spacing w:line="240" w:lineRule="auto"/>
        <w:contextualSpacing/>
        <w:rPr>
          <w:sz w:val="2"/>
          <w:szCs w:val="2"/>
          <w:shd w:val="clear" w:color="auto" w:fill="FFFFFF"/>
          <w:lang w:val="en-GB"/>
        </w:rPr>
      </w:pPr>
    </w:p>
    <w:p w14:paraId="73949167" w14:textId="1D4A205C" w:rsidR="005B2E2E" w:rsidRPr="00725372" w:rsidRDefault="005B2E2E" w:rsidP="005B2E2E">
      <w:pPr>
        <w:pStyle w:val="Heading5numbered"/>
        <w:rPr>
          <w:shd w:val="clear" w:color="auto" w:fill="FFFFFF"/>
          <w:lang w:val="en-GB"/>
        </w:rPr>
      </w:pPr>
      <w:r w:rsidRPr="00725372">
        <w:rPr>
          <w:shd w:val="clear" w:color="auto" w:fill="FFFFFF"/>
          <w:lang w:val="en-GB"/>
        </w:rPr>
        <w:t>Cold Compressors</w:t>
      </w:r>
    </w:p>
    <w:p w14:paraId="417A1420" w14:textId="54144E0D" w:rsidR="005B2E2E" w:rsidRPr="00725372" w:rsidRDefault="005B2E2E" w:rsidP="005B2E2E">
      <w:pPr>
        <w:rPr>
          <w:shd w:val="clear" w:color="auto" w:fill="FFFFFF"/>
        </w:rPr>
      </w:pPr>
      <w:r w:rsidRPr="00725372">
        <w:rPr>
          <w:shd w:val="clear" w:color="auto" w:fill="FFFFFF"/>
        </w:rPr>
        <w:t>Cold compressors could be either located in the Refrigeration Cold Box considering as the baseline solution or located in a dedicated Cold Box with separate vacuum</w:t>
      </w:r>
    </w:p>
    <w:p w14:paraId="75D222D3" w14:textId="77777777" w:rsidR="00395ABF" w:rsidRPr="00725372" w:rsidRDefault="005B2E2E" w:rsidP="00395ABF">
      <w:pPr>
        <w:pStyle w:val="SysReq1"/>
        <w:rPr>
          <w:shd w:val="clear" w:color="auto" w:fill="FFFFFF"/>
          <w:lang w:val="en-GB"/>
        </w:rPr>
      </w:pPr>
      <w:r w:rsidRPr="00725372">
        <w:rPr>
          <w:shd w:val="clear" w:color="auto" w:fill="FFFFFF"/>
          <w:lang w:val="en-GB"/>
        </w:rPr>
        <w:t>To cope with the high reliability requirements, the technology shall be centrifugal compressor with active magnetic bearings.</w:t>
      </w:r>
    </w:p>
    <w:p w14:paraId="2DAA0C62" w14:textId="77777777" w:rsidR="00395ABF" w:rsidRPr="00725372" w:rsidRDefault="005B2E2E" w:rsidP="00395ABF">
      <w:pPr>
        <w:pStyle w:val="SysReq1"/>
        <w:rPr>
          <w:shd w:val="clear" w:color="auto" w:fill="FFFFFF"/>
          <w:lang w:val="en-GB"/>
        </w:rPr>
      </w:pPr>
      <w:r w:rsidRPr="00725372">
        <w:rPr>
          <w:shd w:val="clear" w:color="auto" w:fill="FFFFFF"/>
          <w:lang w:val="en-GB"/>
        </w:rPr>
        <w:t xml:space="preserve">The pressure fields (of the cold compressors) shall be provided by the </w:t>
      </w:r>
      <w:proofErr w:type="spellStart"/>
      <w:r w:rsidRPr="00725372">
        <w:rPr>
          <w:shd w:val="clear" w:color="auto" w:fill="FFFFFF"/>
          <w:lang w:val="en-GB"/>
        </w:rPr>
        <w:t>Contactor</w:t>
      </w:r>
      <w:proofErr w:type="spellEnd"/>
      <w:r w:rsidRPr="00725372">
        <w:rPr>
          <w:shd w:val="clear" w:color="auto" w:fill="FFFFFF"/>
          <w:lang w:val="en-GB"/>
        </w:rPr>
        <w:t>. It represents the pressure ratio as a function of the reduced flow for different reduced iso-speeds. The stall and choke lines shall be provided.</w:t>
      </w:r>
    </w:p>
    <w:p w14:paraId="23DFDC39" w14:textId="77777777" w:rsidR="00395ABF" w:rsidRPr="00725372" w:rsidRDefault="005B2E2E" w:rsidP="00395ABF">
      <w:pPr>
        <w:pStyle w:val="SysReq1"/>
        <w:rPr>
          <w:shd w:val="clear" w:color="auto" w:fill="FFFFFF"/>
          <w:lang w:val="en-GB"/>
        </w:rPr>
      </w:pPr>
      <w:r w:rsidRPr="00725372">
        <w:rPr>
          <w:shd w:val="clear" w:color="auto" w:fill="FFFFFF"/>
          <w:lang w:val="en-GB"/>
        </w:rPr>
        <w:t>Mass flow rate of helium shall be easily adjustable via rotation speed regulation using Variable Frequency Drive. Rotational speed of the cold compressor shall include at least 10% speed margin with respect to the maximum value encountered in the different operation modes. The bearing system should allow the rotational speed of each cold circulator be lowered down to 30 % of nominal speed while remaining in the operational window.</w:t>
      </w:r>
    </w:p>
    <w:p w14:paraId="7D6C0EFF" w14:textId="7CC860EA" w:rsidR="00395ABF" w:rsidRPr="00725372" w:rsidRDefault="005B2E2E" w:rsidP="00395ABF">
      <w:pPr>
        <w:pStyle w:val="SysReq1"/>
        <w:rPr>
          <w:shd w:val="clear" w:color="auto" w:fill="FFFFFF"/>
          <w:lang w:val="en-GB"/>
        </w:rPr>
      </w:pPr>
      <w:r w:rsidRPr="00725372">
        <w:rPr>
          <w:shd w:val="clear" w:color="auto" w:fill="FFFFFF"/>
          <w:lang w:val="en-GB"/>
        </w:rPr>
        <w:t xml:space="preserve">The cool-down and start-up procedures of the cold compressor </w:t>
      </w:r>
      <w:commentRangeStart w:id="3247"/>
      <w:commentRangeStart w:id="3248"/>
      <w:r w:rsidRPr="00725372">
        <w:rPr>
          <w:shd w:val="clear" w:color="auto" w:fill="FFFFFF"/>
          <w:lang w:val="en-GB"/>
        </w:rPr>
        <w:t>shall be detailed</w:t>
      </w:r>
      <w:commentRangeEnd w:id="3247"/>
      <w:r w:rsidR="004701D2">
        <w:rPr>
          <w:rStyle w:val="Verwijzingopmerking"/>
          <w:lang w:val="en-GB"/>
        </w:rPr>
        <w:commentReference w:id="3247"/>
      </w:r>
      <w:commentRangeEnd w:id="3248"/>
      <w:r w:rsidR="00E83E58">
        <w:rPr>
          <w:rStyle w:val="Verwijzingopmerking"/>
          <w:lang w:val="en-GB"/>
        </w:rPr>
        <w:commentReference w:id="3248"/>
      </w:r>
      <w:r w:rsidRPr="00725372">
        <w:rPr>
          <w:shd w:val="clear" w:color="auto" w:fill="FFFFFF"/>
          <w:lang w:val="en-GB"/>
        </w:rPr>
        <w:t xml:space="preserve"> and </w:t>
      </w:r>
      <w:r w:rsidR="00A55186">
        <w:rPr>
          <w:shd w:val="clear" w:color="auto" w:fill="FFFFFF"/>
          <w:lang w:val="en-GB"/>
        </w:rPr>
        <w:t>subject to approval by SCK CEN</w:t>
      </w:r>
      <w:r w:rsidRPr="00725372">
        <w:rPr>
          <w:shd w:val="clear" w:color="auto" w:fill="FFFFFF"/>
          <w:lang w:val="en-GB"/>
        </w:rPr>
        <w:t>.</w:t>
      </w:r>
    </w:p>
    <w:p w14:paraId="597C5B68" w14:textId="67F6AD87" w:rsidR="005B2E2E" w:rsidRDefault="005B2E2E" w:rsidP="00395ABF">
      <w:pPr>
        <w:pStyle w:val="SysReq1"/>
        <w:rPr>
          <w:shd w:val="clear" w:color="auto" w:fill="FFFFFF"/>
          <w:lang w:val="en-GB"/>
        </w:rPr>
      </w:pPr>
      <w:r w:rsidRPr="00725372">
        <w:rPr>
          <w:shd w:val="clear" w:color="auto" w:fill="FFFFFF"/>
          <w:lang w:val="en-GB"/>
        </w:rPr>
        <w:t>The supplied system shall allow inspection, maintenance and exchange of cold compressor. The intervention time including the warm-up and cold compressor exchange shall be less than 4 hours.</w:t>
      </w:r>
    </w:p>
    <w:p w14:paraId="511068FB" w14:textId="77777777" w:rsidR="00963217" w:rsidRPr="00963217" w:rsidRDefault="00963217" w:rsidP="00963217">
      <w:pPr>
        <w:rPr>
          <w:sz w:val="2"/>
          <w:szCs w:val="2"/>
          <w:shd w:val="clear" w:color="auto" w:fill="FFFFFF"/>
        </w:rPr>
      </w:pPr>
    </w:p>
    <w:p w14:paraId="12CB83A5" w14:textId="3E0FEAA8" w:rsidR="005B2E2E" w:rsidRPr="00725372" w:rsidRDefault="005B2E2E" w:rsidP="00395ABF">
      <w:pPr>
        <w:pStyle w:val="Heading5numbered"/>
        <w:rPr>
          <w:shd w:val="clear" w:color="auto" w:fill="FFFFFF"/>
          <w:lang w:val="en-GB"/>
        </w:rPr>
      </w:pPr>
      <w:r w:rsidRPr="00725372">
        <w:rPr>
          <w:shd w:val="clear" w:color="auto" w:fill="FFFFFF"/>
          <w:lang w:val="en-GB"/>
        </w:rPr>
        <w:lastRenderedPageBreak/>
        <w:t>Helium baths</w:t>
      </w:r>
    </w:p>
    <w:p w14:paraId="6AD1813A" w14:textId="38EF4C5C" w:rsidR="00395ABF" w:rsidRPr="00725372" w:rsidRDefault="005B2E2E" w:rsidP="00395ABF">
      <w:pPr>
        <w:pStyle w:val="SysReq1"/>
        <w:rPr>
          <w:shd w:val="clear" w:color="auto" w:fill="FFFFFF"/>
          <w:lang w:val="en-GB"/>
        </w:rPr>
      </w:pPr>
      <w:r w:rsidRPr="00725372">
        <w:rPr>
          <w:shd w:val="clear" w:color="auto" w:fill="FFFFFF"/>
          <w:lang w:val="en-GB"/>
        </w:rPr>
        <w:t xml:space="preserve">Two helium phase separators shall be installed in the QRB: one at 2 K pumped by the cold circulators and one at 4.5 K. The phase separators will contribute to the operation for the control of the cold compressor and for restart after a short break. </w:t>
      </w:r>
    </w:p>
    <w:p w14:paraId="64D35748" w14:textId="2E3AE05A" w:rsidR="00395ABF" w:rsidRPr="00725372" w:rsidRDefault="00F2140D" w:rsidP="00395ABF">
      <w:pPr>
        <w:pStyle w:val="SysReq1"/>
        <w:rPr>
          <w:shd w:val="clear" w:color="auto" w:fill="FFFFFF"/>
          <w:lang w:val="en-GB"/>
        </w:rPr>
      </w:pPr>
      <w:r>
        <w:rPr>
          <w:shd w:val="clear" w:color="auto" w:fill="FFFFFF"/>
          <w:lang w:val="en-GB"/>
        </w:rPr>
        <w:t xml:space="preserve">The </w:t>
      </w:r>
      <w:r w:rsidR="005B2E2E" w:rsidRPr="00725372">
        <w:rPr>
          <w:shd w:val="clear" w:color="auto" w:fill="FFFFFF"/>
          <w:lang w:val="en-GB"/>
        </w:rPr>
        <w:t xml:space="preserve">phase separators shall be sized to cope with the different operating modes and to perform the acceptance tests with </w:t>
      </w:r>
      <w:proofErr w:type="spellStart"/>
      <w:r w:rsidR="005B2E2E" w:rsidRPr="00725372">
        <w:rPr>
          <w:shd w:val="clear" w:color="auto" w:fill="FFFFFF"/>
          <w:lang w:val="en-GB"/>
        </w:rPr>
        <w:t>stabilized</w:t>
      </w:r>
      <w:proofErr w:type="spellEnd"/>
      <w:r w:rsidR="005B2E2E" w:rsidRPr="00725372">
        <w:rPr>
          <w:shd w:val="clear" w:color="auto" w:fill="FFFFFF"/>
          <w:lang w:val="en-GB"/>
        </w:rPr>
        <w:t xml:space="preserve"> levels. The volume of the phase separators shall </w:t>
      </w:r>
      <w:r w:rsidR="004701D2">
        <w:rPr>
          <w:shd w:val="clear" w:color="auto" w:fill="FFFFFF"/>
          <w:lang w:val="en-GB"/>
        </w:rPr>
        <w:t>subject to approval</w:t>
      </w:r>
      <w:r w:rsidR="005B2E2E" w:rsidRPr="00725372">
        <w:rPr>
          <w:shd w:val="clear" w:color="auto" w:fill="FFFFFF"/>
          <w:lang w:val="en-GB"/>
        </w:rPr>
        <w:t xml:space="preserve"> by SCK</w:t>
      </w:r>
      <w:r w:rsidR="004701D2">
        <w:rPr>
          <w:shd w:val="clear" w:color="auto" w:fill="FFFFFF"/>
          <w:lang w:val="en-GB"/>
        </w:rPr>
        <w:t xml:space="preserve"> CEN</w:t>
      </w:r>
      <w:r w:rsidR="005B2E2E" w:rsidRPr="00725372">
        <w:rPr>
          <w:shd w:val="clear" w:color="auto" w:fill="FFFFFF"/>
          <w:lang w:val="en-GB"/>
        </w:rPr>
        <w:t>.</w:t>
      </w:r>
    </w:p>
    <w:p w14:paraId="05F7AE0A" w14:textId="0C1E86CC" w:rsidR="00395ABF" w:rsidRPr="00725372" w:rsidRDefault="005B2E2E" w:rsidP="00395ABF">
      <w:pPr>
        <w:pStyle w:val="SysReq1"/>
        <w:rPr>
          <w:shd w:val="clear" w:color="auto" w:fill="FFFFFF"/>
          <w:lang w:val="en-GB"/>
        </w:rPr>
      </w:pPr>
      <w:r w:rsidRPr="00725372">
        <w:rPr>
          <w:shd w:val="clear" w:color="auto" w:fill="FFFFFF"/>
          <w:lang w:val="en-GB"/>
        </w:rPr>
        <w:t xml:space="preserve">The phase separators shall be equipped with electrical heaters in order to adjust the level of liquid helium, to empty from liquid helium and potentially to perform acceptance tests of the </w:t>
      </w:r>
      <w:r w:rsidR="00A156C9">
        <w:rPr>
          <w:shd w:val="clear" w:color="auto" w:fill="FFFFFF"/>
          <w:lang w:val="en-GB"/>
        </w:rPr>
        <w:t>QPLANT</w:t>
      </w:r>
      <w:r w:rsidRPr="00725372">
        <w:rPr>
          <w:shd w:val="clear" w:color="auto" w:fill="FFFFFF"/>
          <w:lang w:val="en-GB"/>
        </w:rPr>
        <w:t>.</w:t>
      </w:r>
    </w:p>
    <w:p w14:paraId="6C26C8CD" w14:textId="77777777" w:rsidR="00395ABF" w:rsidRPr="00725372" w:rsidRDefault="005B2E2E" w:rsidP="00395ABF">
      <w:pPr>
        <w:pStyle w:val="SysReq1"/>
        <w:rPr>
          <w:shd w:val="clear" w:color="auto" w:fill="FFFFFF"/>
          <w:lang w:val="en-GB"/>
        </w:rPr>
      </w:pPr>
      <w:r w:rsidRPr="00725372">
        <w:rPr>
          <w:shd w:val="clear" w:color="auto" w:fill="FFFFFF"/>
          <w:lang w:val="en-GB"/>
        </w:rPr>
        <w:t>In order to reduce gas velocity, a diffuser shall be installed at the inlet of the fluid coming from the final expansion valve into the phase separators.</w:t>
      </w:r>
    </w:p>
    <w:p w14:paraId="169274F0" w14:textId="23BDB38A" w:rsidR="005B2E2E" w:rsidRPr="00F2140D" w:rsidRDefault="005B2E2E" w:rsidP="002B6EDD">
      <w:pPr>
        <w:pStyle w:val="SysReq1"/>
        <w:rPr>
          <w:shd w:val="clear" w:color="auto" w:fill="FFFFFF"/>
          <w:lang w:val="en-GB"/>
        </w:rPr>
      </w:pPr>
      <w:r w:rsidRPr="00F2140D">
        <w:rPr>
          <w:shd w:val="clear" w:color="auto" w:fill="FFFFFF"/>
          <w:lang w:val="en-GB"/>
        </w:rPr>
        <w:t xml:space="preserve">Inlet and outlet of the phase separators shall be adequately spaced to avoid cross connection of the helium flows. The drawings of the helium baths shall be </w:t>
      </w:r>
      <w:r w:rsidR="004701D2">
        <w:rPr>
          <w:shd w:val="clear" w:color="auto" w:fill="FFFFFF"/>
          <w:lang w:val="en-GB"/>
        </w:rPr>
        <w:t>subject to approval</w:t>
      </w:r>
      <w:r w:rsidR="004701D2" w:rsidRPr="00F2140D">
        <w:rPr>
          <w:shd w:val="clear" w:color="auto" w:fill="FFFFFF"/>
          <w:lang w:val="en-GB"/>
        </w:rPr>
        <w:t xml:space="preserve"> </w:t>
      </w:r>
      <w:r w:rsidRPr="00F2140D">
        <w:rPr>
          <w:shd w:val="clear" w:color="auto" w:fill="FFFFFF"/>
          <w:lang w:val="en-GB"/>
        </w:rPr>
        <w:t xml:space="preserve">by </w:t>
      </w:r>
      <w:bookmarkStart w:id="3249" w:name="_Hlk192071452"/>
      <w:r w:rsidR="00F2140D" w:rsidRPr="00F2140D">
        <w:rPr>
          <w:lang w:val="en-GB"/>
        </w:rPr>
        <w:t>SCK CEN</w:t>
      </w:r>
      <w:bookmarkEnd w:id="3249"/>
      <w:r w:rsidRPr="00F2140D">
        <w:rPr>
          <w:shd w:val="clear" w:color="auto" w:fill="FFFFFF"/>
          <w:lang w:val="en-GB"/>
        </w:rPr>
        <w:t>.</w:t>
      </w:r>
    </w:p>
    <w:p w14:paraId="0B9CE020" w14:textId="5DF434F0" w:rsidR="005B2E2E" w:rsidRPr="00725372" w:rsidRDefault="005B2E2E" w:rsidP="00395ABF">
      <w:pPr>
        <w:pStyle w:val="Heading5numbered"/>
        <w:rPr>
          <w:shd w:val="clear" w:color="auto" w:fill="FFFFFF"/>
          <w:lang w:val="en-GB"/>
        </w:rPr>
      </w:pPr>
      <w:proofErr w:type="spellStart"/>
      <w:r w:rsidRPr="00725372">
        <w:rPr>
          <w:shd w:val="clear" w:color="auto" w:fill="FFFFFF"/>
          <w:lang w:val="en-GB"/>
        </w:rPr>
        <w:t>Adsorbers</w:t>
      </w:r>
      <w:proofErr w:type="spellEnd"/>
    </w:p>
    <w:p w14:paraId="27842F7D" w14:textId="77777777" w:rsidR="00395ABF" w:rsidRPr="00725372" w:rsidRDefault="005B2E2E" w:rsidP="00395ABF">
      <w:pPr>
        <w:pStyle w:val="SysReq1"/>
        <w:rPr>
          <w:shd w:val="clear" w:color="auto" w:fill="FFFFFF"/>
          <w:lang w:val="en-GB"/>
        </w:rPr>
      </w:pPr>
      <w:r w:rsidRPr="00725372">
        <w:rPr>
          <w:shd w:val="clear" w:color="auto" w:fill="FFFFFF"/>
          <w:lang w:val="en-GB"/>
        </w:rPr>
        <w:t xml:space="preserve">Two 80 K parallel switchable </w:t>
      </w:r>
      <w:proofErr w:type="spellStart"/>
      <w:r w:rsidRPr="00725372">
        <w:rPr>
          <w:shd w:val="clear" w:color="auto" w:fill="FFFFFF"/>
          <w:lang w:val="en-GB"/>
        </w:rPr>
        <w:t>adsorbers</w:t>
      </w:r>
      <w:proofErr w:type="spellEnd"/>
      <w:r w:rsidRPr="00725372">
        <w:rPr>
          <w:shd w:val="clear" w:color="auto" w:fill="FFFFFF"/>
          <w:lang w:val="en-GB"/>
        </w:rPr>
        <w:t xml:space="preserve"> to remove air impurities shall be installed with an operating temperature below 85 K during cold operation modes.</w:t>
      </w:r>
    </w:p>
    <w:p w14:paraId="0B61F871" w14:textId="72DA0934" w:rsidR="00395ABF" w:rsidRPr="00725372" w:rsidRDefault="005B2E2E" w:rsidP="00395ABF">
      <w:pPr>
        <w:pStyle w:val="SysReq1"/>
        <w:rPr>
          <w:shd w:val="clear" w:color="auto" w:fill="FFFFFF"/>
          <w:lang w:val="en-GB"/>
        </w:rPr>
      </w:pPr>
      <w:r w:rsidRPr="00725372">
        <w:rPr>
          <w:shd w:val="clear" w:color="auto" w:fill="FFFFFF"/>
          <w:lang w:val="en-GB"/>
        </w:rPr>
        <w:t xml:space="preserve">Each of these </w:t>
      </w:r>
      <w:proofErr w:type="spellStart"/>
      <w:r w:rsidRPr="00725372">
        <w:rPr>
          <w:shd w:val="clear" w:color="auto" w:fill="FFFFFF"/>
          <w:lang w:val="en-GB"/>
        </w:rPr>
        <w:t>adsorbers</w:t>
      </w:r>
      <w:proofErr w:type="spellEnd"/>
      <w:r w:rsidRPr="00725372">
        <w:rPr>
          <w:shd w:val="clear" w:color="auto" w:fill="FFFFFF"/>
          <w:lang w:val="en-GB"/>
        </w:rPr>
        <w:t xml:space="preserve"> shall be sized to purify the full HP compressors flow contaminated up to 50 ppm by volume of air during a time that shall be designed by the </w:t>
      </w:r>
      <w:r w:rsidR="00CB1438">
        <w:rPr>
          <w:shd w:val="clear" w:color="auto" w:fill="FFFFFF"/>
          <w:lang w:val="en-GB"/>
        </w:rPr>
        <w:t>Contractor</w:t>
      </w:r>
      <w:r w:rsidRPr="00725372">
        <w:rPr>
          <w:shd w:val="clear" w:color="auto" w:fill="FFFFFF"/>
          <w:lang w:val="en-GB"/>
        </w:rPr>
        <w:t xml:space="preserve">. </w:t>
      </w:r>
    </w:p>
    <w:p w14:paraId="1335F647" w14:textId="61B37BC7" w:rsidR="00395ABF" w:rsidRPr="00725372" w:rsidRDefault="005B2E2E" w:rsidP="00395ABF">
      <w:pPr>
        <w:pStyle w:val="SysReq1"/>
        <w:rPr>
          <w:shd w:val="clear" w:color="auto" w:fill="FFFFFF"/>
          <w:lang w:val="en-GB"/>
        </w:rPr>
      </w:pPr>
      <w:r w:rsidRPr="00725372">
        <w:rPr>
          <w:shd w:val="clear" w:color="auto" w:fill="FFFFFF"/>
          <w:lang w:val="en-GB"/>
        </w:rPr>
        <w:t xml:space="preserve">The adsorption/regeneration time shall be designed by the </w:t>
      </w:r>
      <w:r w:rsidR="00CB1438">
        <w:rPr>
          <w:shd w:val="clear" w:color="auto" w:fill="FFFFFF"/>
          <w:lang w:val="en-GB"/>
        </w:rPr>
        <w:t>Contractor</w:t>
      </w:r>
      <w:r w:rsidRPr="00725372">
        <w:rPr>
          <w:shd w:val="clear" w:color="auto" w:fill="FFFFFF"/>
          <w:lang w:val="en-GB"/>
        </w:rPr>
        <w:t xml:space="preserve"> in order to guarantee continuous operation. </w:t>
      </w:r>
    </w:p>
    <w:p w14:paraId="3E13D1DF" w14:textId="77777777" w:rsidR="00395ABF" w:rsidRPr="00725372" w:rsidRDefault="005B2E2E" w:rsidP="00395ABF">
      <w:pPr>
        <w:pStyle w:val="SysReq1"/>
        <w:rPr>
          <w:shd w:val="clear" w:color="auto" w:fill="FFFFFF"/>
          <w:lang w:val="en-GB"/>
        </w:rPr>
      </w:pPr>
      <w:r w:rsidRPr="00725372">
        <w:rPr>
          <w:shd w:val="clear" w:color="auto" w:fill="FFFFFF"/>
          <w:lang w:val="en-GB"/>
        </w:rPr>
        <w:t xml:space="preserve">The necessary equipment for fully automatic switching, regeneration and cool-down of the 80 K </w:t>
      </w:r>
      <w:proofErr w:type="spellStart"/>
      <w:r w:rsidRPr="00725372">
        <w:rPr>
          <w:shd w:val="clear" w:color="auto" w:fill="FFFFFF"/>
          <w:lang w:val="en-GB"/>
        </w:rPr>
        <w:t>adsorber</w:t>
      </w:r>
      <w:proofErr w:type="spellEnd"/>
      <w:r w:rsidRPr="00725372">
        <w:rPr>
          <w:shd w:val="clear" w:color="auto" w:fill="FFFFFF"/>
          <w:lang w:val="en-GB"/>
        </w:rPr>
        <w:t xml:space="preserve"> beds shall be included. A by-pass between outlet of switchable 80K </w:t>
      </w:r>
      <w:proofErr w:type="spellStart"/>
      <w:r w:rsidRPr="00725372">
        <w:rPr>
          <w:shd w:val="clear" w:color="auto" w:fill="FFFFFF"/>
          <w:lang w:val="en-GB"/>
        </w:rPr>
        <w:t>adsorbers</w:t>
      </w:r>
      <w:proofErr w:type="spellEnd"/>
      <w:r w:rsidRPr="00725372">
        <w:rPr>
          <w:shd w:val="clear" w:color="auto" w:fill="FFFFFF"/>
          <w:lang w:val="en-GB"/>
        </w:rPr>
        <w:t xml:space="preserve"> and LP line of the QRB shall be installed which could be used for helium purification.</w:t>
      </w:r>
    </w:p>
    <w:p w14:paraId="2C122EF1" w14:textId="77777777" w:rsidR="00395ABF" w:rsidRPr="00725372" w:rsidRDefault="005B2E2E" w:rsidP="00395ABF">
      <w:pPr>
        <w:pStyle w:val="SysReq1"/>
        <w:rPr>
          <w:shd w:val="clear" w:color="auto" w:fill="FFFFFF"/>
          <w:lang w:val="en-GB"/>
        </w:rPr>
      </w:pPr>
      <w:r w:rsidRPr="00725372">
        <w:rPr>
          <w:shd w:val="clear" w:color="auto" w:fill="FFFFFF"/>
          <w:lang w:val="en-GB"/>
        </w:rPr>
        <w:t xml:space="preserve">One single 20 K </w:t>
      </w:r>
      <w:proofErr w:type="spellStart"/>
      <w:r w:rsidRPr="00725372">
        <w:rPr>
          <w:shd w:val="clear" w:color="auto" w:fill="FFFFFF"/>
          <w:lang w:val="en-GB"/>
        </w:rPr>
        <w:t>adsorber</w:t>
      </w:r>
      <w:proofErr w:type="spellEnd"/>
      <w:r w:rsidRPr="00725372">
        <w:rPr>
          <w:shd w:val="clear" w:color="auto" w:fill="FFFFFF"/>
          <w:lang w:val="en-GB"/>
        </w:rPr>
        <w:t xml:space="preserve"> operating below 25 K during cold operation modes shall be installed to remove from the process cycle the remaining impurities of neon and hydrogen.</w:t>
      </w:r>
    </w:p>
    <w:p w14:paraId="4288A6B9" w14:textId="77777777" w:rsidR="00395ABF" w:rsidRPr="00725372" w:rsidRDefault="005B2E2E" w:rsidP="00395ABF">
      <w:pPr>
        <w:pStyle w:val="SysReq1"/>
        <w:rPr>
          <w:shd w:val="clear" w:color="auto" w:fill="FFFFFF"/>
          <w:lang w:val="en-GB"/>
        </w:rPr>
      </w:pPr>
      <w:r w:rsidRPr="00725372">
        <w:rPr>
          <w:shd w:val="clear" w:color="auto" w:fill="FFFFFF"/>
          <w:lang w:val="en-GB"/>
        </w:rPr>
        <w:t xml:space="preserve">This 20 K </w:t>
      </w:r>
      <w:proofErr w:type="spellStart"/>
      <w:r w:rsidRPr="00725372">
        <w:rPr>
          <w:shd w:val="clear" w:color="auto" w:fill="FFFFFF"/>
          <w:lang w:val="en-GB"/>
        </w:rPr>
        <w:t>adsorber</w:t>
      </w:r>
      <w:proofErr w:type="spellEnd"/>
      <w:r w:rsidRPr="00725372">
        <w:rPr>
          <w:shd w:val="clear" w:color="auto" w:fill="FFFFFF"/>
          <w:lang w:val="en-GB"/>
        </w:rPr>
        <w:t xml:space="preserve"> shall be sized to retain impurities of the full helium flow contaminated up to 1 ppm by volume of hydrogen and neon each, for a duration of at least 200 hours. </w:t>
      </w:r>
    </w:p>
    <w:p w14:paraId="4DC4381D" w14:textId="77777777" w:rsidR="00395ABF" w:rsidRPr="00725372" w:rsidRDefault="005B2E2E" w:rsidP="00395ABF">
      <w:pPr>
        <w:pStyle w:val="SysReq1"/>
        <w:rPr>
          <w:shd w:val="clear" w:color="auto" w:fill="FFFFFF"/>
          <w:lang w:val="en-GB"/>
        </w:rPr>
      </w:pPr>
      <w:r w:rsidRPr="00725372">
        <w:rPr>
          <w:shd w:val="clear" w:color="auto" w:fill="FFFFFF"/>
          <w:lang w:val="en-GB"/>
        </w:rPr>
        <w:t xml:space="preserve">The necessary equipment for fully automatic regeneration of this 20 K </w:t>
      </w:r>
      <w:proofErr w:type="spellStart"/>
      <w:r w:rsidRPr="00725372">
        <w:rPr>
          <w:shd w:val="clear" w:color="auto" w:fill="FFFFFF"/>
          <w:lang w:val="en-GB"/>
        </w:rPr>
        <w:t>adsorber</w:t>
      </w:r>
      <w:proofErr w:type="spellEnd"/>
      <w:r w:rsidRPr="00725372">
        <w:rPr>
          <w:shd w:val="clear" w:color="auto" w:fill="FFFFFF"/>
          <w:lang w:val="en-GB"/>
        </w:rPr>
        <w:t xml:space="preserve"> bed shall be supplied. It shall be possible to regenerate and re-cool the contaminated </w:t>
      </w:r>
      <w:proofErr w:type="spellStart"/>
      <w:r w:rsidRPr="00725372">
        <w:rPr>
          <w:shd w:val="clear" w:color="auto" w:fill="FFFFFF"/>
          <w:lang w:val="en-GB"/>
        </w:rPr>
        <w:t>adsorber</w:t>
      </w:r>
      <w:proofErr w:type="spellEnd"/>
      <w:r w:rsidRPr="00725372">
        <w:rPr>
          <w:shd w:val="clear" w:color="auto" w:fill="FFFFFF"/>
          <w:lang w:val="en-GB"/>
        </w:rPr>
        <w:t xml:space="preserve"> with the QRB operating within 12 hours.</w:t>
      </w:r>
    </w:p>
    <w:p w14:paraId="3F0B5A6D" w14:textId="77777777" w:rsidR="00395ABF" w:rsidRPr="00725372" w:rsidRDefault="005B2E2E" w:rsidP="00395ABF">
      <w:pPr>
        <w:pStyle w:val="SysReq1"/>
        <w:rPr>
          <w:shd w:val="clear" w:color="auto" w:fill="FFFFFF"/>
          <w:lang w:val="en-GB"/>
        </w:rPr>
      </w:pPr>
      <w:r w:rsidRPr="00725372">
        <w:rPr>
          <w:shd w:val="clear" w:color="auto" w:fill="FFFFFF"/>
          <w:lang w:val="en-GB"/>
        </w:rPr>
        <w:t xml:space="preserve">All </w:t>
      </w:r>
      <w:proofErr w:type="spellStart"/>
      <w:r w:rsidRPr="00725372">
        <w:rPr>
          <w:shd w:val="clear" w:color="auto" w:fill="FFFFFF"/>
          <w:lang w:val="en-GB"/>
        </w:rPr>
        <w:t>adsorbers</w:t>
      </w:r>
      <w:proofErr w:type="spellEnd"/>
      <w:r w:rsidRPr="00725372">
        <w:rPr>
          <w:shd w:val="clear" w:color="auto" w:fill="FFFFFF"/>
          <w:lang w:val="en-GB"/>
        </w:rPr>
        <w:t xml:space="preserve"> shall be equipped with a by-pass allowing to pass the full helium mass flow rates relevant for all operating modes.</w:t>
      </w:r>
    </w:p>
    <w:p w14:paraId="2E9B3F84" w14:textId="77777777" w:rsidR="00395ABF" w:rsidRPr="00725372" w:rsidRDefault="005B2E2E" w:rsidP="00395ABF">
      <w:pPr>
        <w:pStyle w:val="SysReq1"/>
        <w:rPr>
          <w:shd w:val="clear" w:color="auto" w:fill="FFFFFF"/>
          <w:lang w:val="en-GB"/>
        </w:rPr>
      </w:pPr>
      <w:r w:rsidRPr="00725372">
        <w:rPr>
          <w:shd w:val="clear" w:color="auto" w:fill="FFFFFF"/>
          <w:lang w:val="en-GB"/>
        </w:rPr>
        <w:lastRenderedPageBreak/>
        <w:t xml:space="preserve">The design of the </w:t>
      </w:r>
      <w:proofErr w:type="spellStart"/>
      <w:r w:rsidRPr="00725372">
        <w:rPr>
          <w:shd w:val="clear" w:color="auto" w:fill="FFFFFF"/>
          <w:lang w:val="en-GB"/>
        </w:rPr>
        <w:t>adsorbers</w:t>
      </w:r>
      <w:proofErr w:type="spellEnd"/>
      <w:r w:rsidRPr="00725372">
        <w:rPr>
          <w:shd w:val="clear" w:color="auto" w:fill="FFFFFF"/>
          <w:lang w:val="en-GB"/>
        </w:rPr>
        <w:t xml:space="preserve"> shall allow access for the periodic change of the adsorbent.</w:t>
      </w:r>
    </w:p>
    <w:p w14:paraId="658220A1" w14:textId="77777777" w:rsidR="00395ABF" w:rsidRPr="00725372" w:rsidRDefault="005B2E2E" w:rsidP="00395ABF">
      <w:pPr>
        <w:pStyle w:val="SysReq1"/>
        <w:rPr>
          <w:shd w:val="clear" w:color="auto" w:fill="FFFFFF"/>
          <w:lang w:val="en-GB"/>
        </w:rPr>
      </w:pPr>
      <w:r w:rsidRPr="00725372">
        <w:rPr>
          <w:shd w:val="clear" w:color="auto" w:fill="FFFFFF"/>
          <w:lang w:val="en-GB"/>
        </w:rPr>
        <w:t xml:space="preserve">The design of the </w:t>
      </w:r>
      <w:proofErr w:type="spellStart"/>
      <w:r w:rsidRPr="00725372">
        <w:rPr>
          <w:shd w:val="clear" w:color="auto" w:fill="FFFFFF"/>
          <w:lang w:val="en-GB"/>
        </w:rPr>
        <w:t>adsorbers</w:t>
      </w:r>
      <w:proofErr w:type="spellEnd"/>
      <w:r w:rsidRPr="00725372">
        <w:rPr>
          <w:shd w:val="clear" w:color="auto" w:fill="FFFFFF"/>
          <w:lang w:val="en-GB"/>
        </w:rPr>
        <w:t xml:space="preserve"> shall avoid any movement of the adsorbent and any emission of dust. The adsorbent material shall be chemically and mechanically stable under any operating conditions.</w:t>
      </w:r>
    </w:p>
    <w:p w14:paraId="776DF2D7" w14:textId="1895D37A" w:rsidR="005B2E2E" w:rsidRPr="00725372" w:rsidRDefault="005B2E2E" w:rsidP="00395ABF">
      <w:pPr>
        <w:pStyle w:val="SysReq1"/>
        <w:rPr>
          <w:shd w:val="clear" w:color="auto" w:fill="FFFFFF"/>
          <w:lang w:val="en-GB"/>
        </w:rPr>
      </w:pPr>
      <w:r w:rsidRPr="00725372">
        <w:rPr>
          <w:shd w:val="clear" w:color="auto" w:fill="FFFFFF"/>
          <w:lang w:val="en-GB"/>
        </w:rPr>
        <w:t xml:space="preserve">All </w:t>
      </w:r>
      <w:proofErr w:type="spellStart"/>
      <w:r w:rsidRPr="00725372">
        <w:rPr>
          <w:shd w:val="clear" w:color="auto" w:fill="FFFFFF"/>
          <w:lang w:val="en-GB"/>
        </w:rPr>
        <w:t>adsorbers</w:t>
      </w:r>
      <w:proofErr w:type="spellEnd"/>
      <w:r w:rsidRPr="00725372">
        <w:rPr>
          <w:shd w:val="clear" w:color="auto" w:fill="FFFFFF"/>
          <w:lang w:val="en-GB"/>
        </w:rPr>
        <w:t xml:space="preserve"> shall be also equipped with gas analysis ports (</w:t>
      </w:r>
      <w:proofErr w:type="spellStart"/>
      <w:r w:rsidRPr="00725372">
        <w:rPr>
          <w:shd w:val="clear" w:color="auto" w:fill="FFFFFF"/>
          <w:lang w:val="en-GB"/>
        </w:rPr>
        <w:t>cfr</w:t>
      </w:r>
      <w:proofErr w:type="spellEnd"/>
      <w:r w:rsidRPr="00725372">
        <w:rPr>
          <w:shd w:val="clear" w:color="auto" w:fill="FFFFFF"/>
          <w:lang w:val="en-GB"/>
        </w:rPr>
        <w:t xml:space="preserve">. </w:t>
      </w:r>
      <w:r w:rsidR="00395ABF" w:rsidRPr="00725372">
        <w:rPr>
          <w:rStyle w:val="AAReferencedChar"/>
        </w:rPr>
        <w:fldChar w:fldCharType="begin"/>
      </w:r>
      <w:r w:rsidR="00395ABF" w:rsidRPr="00725372">
        <w:rPr>
          <w:rStyle w:val="AAReferencedChar"/>
        </w:rPr>
        <w:instrText xml:space="preserve"> REF _Ref190781745 \r \h  \* MERGEFORMAT </w:instrText>
      </w:r>
      <w:r w:rsidR="00395ABF" w:rsidRPr="00725372">
        <w:rPr>
          <w:rStyle w:val="AAReferencedChar"/>
        </w:rPr>
      </w:r>
      <w:r w:rsidR="00395ABF" w:rsidRPr="00725372">
        <w:rPr>
          <w:rStyle w:val="AAReferencedChar"/>
        </w:rPr>
        <w:fldChar w:fldCharType="separate"/>
      </w:r>
      <w:r w:rsidR="00E67BB8">
        <w:rPr>
          <w:rStyle w:val="AAReferencedChar"/>
        </w:rPr>
        <w:t>3.3.16.4</w:t>
      </w:r>
      <w:r w:rsidR="00395ABF" w:rsidRPr="00725372">
        <w:rPr>
          <w:rStyle w:val="AAReferencedChar"/>
        </w:rPr>
        <w:fldChar w:fldCharType="end"/>
      </w:r>
      <w:r w:rsidRPr="00725372">
        <w:rPr>
          <w:shd w:val="clear" w:color="auto" w:fill="FFFFFF"/>
          <w:lang w:val="en-GB"/>
        </w:rPr>
        <w:t>).</w:t>
      </w:r>
    </w:p>
    <w:p w14:paraId="500A29E0" w14:textId="77777777" w:rsidR="005B2E2E" w:rsidRPr="00725372" w:rsidRDefault="005B2E2E" w:rsidP="005B2E2E">
      <w:pPr>
        <w:rPr>
          <w:shd w:val="clear" w:color="auto" w:fill="FFFFFF"/>
        </w:rPr>
      </w:pPr>
    </w:p>
    <w:p w14:paraId="30F5554F" w14:textId="05EC1925" w:rsidR="005B2E2E" w:rsidRPr="00725372" w:rsidRDefault="00395ABF" w:rsidP="00395ABF">
      <w:pPr>
        <w:pStyle w:val="Heading5numbered"/>
        <w:rPr>
          <w:shd w:val="clear" w:color="auto" w:fill="FFFFFF"/>
          <w:lang w:val="en-GB"/>
        </w:rPr>
      </w:pPr>
      <w:r w:rsidRPr="00725372">
        <w:rPr>
          <w:shd w:val="clear" w:color="auto" w:fill="FFFFFF"/>
          <w:lang w:val="en-GB"/>
        </w:rPr>
        <w:t xml:space="preserve"> </w:t>
      </w:r>
      <w:r w:rsidR="005B2E2E" w:rsidRPr="00725372">
        <w:rPr>
          <w:shd w:val="clear" w:color="auto" w:fill="FFFFFF"/>
          <w:lang w:val="en-GB"/>
        </w:rPr>
        <w:t>Filters</w:t>
      </w:r>
    </w:p>
    <w:p w14:paraId="488EEAA1" w14:textId="17C277D1" w:rsidR="00395ABF" w:rsidRPr="00542A1A" w:rsidRDefault="005B2E2E" w:rsidP="003E5C09">
      <w:pPr>
        <w:pStyle w:val="SysReq1"/>
        <w:rPr>
          <w:shd w:val="clear" w:color="auto" w:fill="FFFFFF"/>
          <w:lang w:val="en-GB"/>
        </w:rPr>
      </w:pPr>
      <w:r w:rsidRPr="00725372">
        <w:rPr>
          <w:shd w:val="clear" w:color="auto" w:fill="FFFFFF"/>
          <w:lang w:val="en-GB"/>
        </w:rPr>
        <w:t xml:space="preserve">Downstream of each </w:t>
      </w:r>
      <w:proofErr w:type="spellStart"/>
      <w:r w:rsidRPr="00725372">
        <w:rPr>
          <w:shd w:val="clear" w:color="auto" w:fill="FFFFFF"/>
          <w:lang w:val="en-GB"/>
        </w:rPr>
        <w:t>adsorber</w:t>
      </w:r>
      <w:proofErr w:type="spellEnd"/>
      <w:r w:rsidRPr="00725372">
        <w:rPr>
          <w:shd w:val="clear" w:color="auto" w:fill="FFFFFF"/>
          <w:lang w:val="en-GB"/>
        </w:rPr>
        <w:t xml:space="preserve"> bed, a 10 </w:t>
      </w:r>
      <w:r w:rsidR="00395ABF" w:rsidRPr="00725372">
        <w:rPr>
          <w:rFonts w:ascii="Symbol" w:hAnsi="Symbol"/>
          <w:lang w:val="en-GB"/>
        </w:rPr>
        <w:t></w:t>
      </w:r>
      <w:r w:rsidRPr="00725372">
        <w:rPr>
          <w:shd w:val="clear" w:color="auto" w:fill="FFFFFF"/>
          <w:lang w:val="en-GB"/>
        </w:rPr>
        <w:t xml:space="preserve">m wire mesh filter shall be installed. Filters of 10 </w:t>
      </w:r>
      <w:r w:rsidR="00395ABF" w:rsidRPr="00725372">
        <w:rPr>
          <w:rFonts w:ascii="Symbol" w:hAnsi="Symbol"/>
          <w:lang w:val="en-GB"/>
        </w:rPr>
        <w:t></w:t>
      </w:r>
      <w:r w:rsidRPr="00725372">
        <w:rPr>
          <w:shd w:val="clear" w:color="auto" w:fill="FFFFFF"/>
          <w:lang w:val="en-GB"/>
        </w:rPr>
        <w:t xml:space="preserve">m retention ability shall be installed at the inlet of turbines. </w:t>
      </w:r>
      <w:r w:rsidRPr="00542A1A">
        <w:rPr>
          <w:shd w:val="clear" w:color="auto" w:fill="FFFFFF"/>
          <w:lang w:val="en-GB"/>
        </w:rPr>
        <w:t xml:space="preserve">The </w:t>
      </w:r>
      <w:r w:rsidR="00CB1438" w:rsidRPr="00542A1A">
        <w:rPr>
          <w:shd w:val="clear" w:color="auto" w:fill="FFFFFF"/>
          <w:lang w:val="en-GB"/>
        </w:rPr>
        <w:t>Contractor</w:t>
      </w:r>
      <w:r w:rsidRPr="00542A1A">
        <w:rPr>
          <w:shd w:val="clear" w:color="auto" w:fill="FFFFFF"/>
          <w:lang w:val="en-GB"/>
        </w:rPr>
        <w:t xml:space="preserve"> shall decide the number and positions of any additional filters required. </w:t>
      </w:r>
    </w:p>
    <w:p w14:paraId="3375CD1A" w14:textId="658E43FD" w:rsidR="00395ABF" w:rsidRPr="00542A1A" w:rsidRDefault="005B2E2E" w:rsidP="003E5C09">
      <w:pPr>
        <w:pStyle w:val="SysReq1"/>
        <w:rPr>
          <w:shd w:val="clear" w:color="auto" w:fill="FFFFFF"/>
          <w:lang w:val="en-GB"/>
        </w:rPr>
      </w:pPr>
      <w:r w:rsidRPr="00725372">
        <w:rPr>
          <w:shd w:val="clear" w:color="auto" w:fill="FFFFFF"/>
          <w:lang w:val="en-GB"/>
        </w:rPr>
        <w:t xml:space="preserve">All filters shall be accessible for cleaning and purging in a way to be proposed by the </w:t>
      </w:r>
      <w:r w:rsidR="00CB1438">
        <w:rPr>
          <w:shd w:val="clear" w:color="auto" w:fill="FFFFFF"/>
          <w:lang w:val="en-GB"/>
        </w:rPr>
        <w:t>Contractor</w:t>
      </w:r>
      <w:r w:rsidRPr="00725372">
        <w:rPr>
          <w:shd w:val="clear" w:color="auto" w:fill="FFFFFF"/>
          <w:lang w:val="en-GB"/>
        </w:rPr>
        <w:t xml:space="preserve"> considering the operation scenario requirements</w:t>
      </w:r>
      <w:r w:rsidR="00395ABF" w:rsidRPr="00725372">
        <w:rPr>
          <w:shd w:val="clear" w:color="auto" w:fill="FFFFFF"/>
          <w:lang w:val="en-GB"/>
        </w:rPr>
        <w:t xml:space="preserve"> (</w:t>
      </w:r>
      <w:r w:rsidR="00142342" w:rsidRPr="00725372">
        <w:rPr>
          <w:rStyle w:val="AAReferencedChar"/>
        </w:rPr>
        <w:fldChar w:fldCharType="begin"/>
      </w:r>
      <w:r w:rsidR="00142342" w:rsidRPr="00725372">
        <w:rPr>
          <w:rStyle w:val="AAReferencedChar"/>
        </w:rPr>
        <w:instrText xml:space="preserve"> REF _Ref191381700 \r \h </w:instrText>
      </w:r>
      <w:r w:rsidR="00142342" w:rsidRPr="00725372">
        <w:rPr>
          <w:rStyle w:val="AAReferencedChar"/>
        </w:rPr>
      </w:r>
      <w:r w:rsidR="00142342" w:rsidRPr="00725372">
        <w:rPr>
          <w:rStyle w:val="AAReferencedChar"/>
        </w:rPr>
        <w:fldChar w:fldCharType="separate"/>
      </w:r>
      <w:r w:rsidR="00E67BB8">
        <w:rPr>
          <w:rStyle w:val="AAReferencedChar"/>
        </w:rPr>
        <w:t>3.2.1</w:t>
      </w:r>
      <w:r w:rsidR="00142342" w:rsidRPr="00725372">
        <w:rPr>
          <w:rStyle w:val="AAReferencedChar"/>
        </w:rPr>
        <w:fldChar w:fldCharType="end"/>
      </w:r>
      <w:r w:rsidRPr="00725372">
        <w:rPr>
          <w:shd w:val="clear" w:color="auto" w:fill="FFFFFF"/>
          <w:lang w:val="en-GB"/>
        </w:rPr>
        <w:t>). On the vacuum vessel, openings shall be installed to allow access to the filters to be changed. All filters are to be designed such that no dust collected can fall into the connected piping during replacement.</w:t>
      </w:r>
    </w:p>
    <w:p w14:paraId="1D443B9C" w14:textId="77777777" w:rsidR="00142342" w:rsidRPr="00725372" w:rsidRDefault="00142342" w:rsidP="00395ABF">
      <w:pPr>
        <w:pStyle w:val="SysReq1"/>
        <w:numPr>
          <w:ilvl w:val="0"/>
          <w:numId w:val="0"/>
        </w:numPr>
        <w:rPr>
          <w:shd w:val="clear" w:color="auto" w:fill="FFFFFF"/>
          <w:lang w:val="en-GB"/>
        </w:rPr>
      </w:pPr>
    </w:p>
    <w:p w14:paraId="58FA21B1" w14:textId="41E899CC" w:rsidR="005B2E2E" w:rsidRPr="00725372" w:rsidRDefault="00395ABF" w:rsidP="00395ABF">
      <w:pPr>
        <w:pStyle w:val="Heading5numbered"/>
        <w:rPr>
          <w:shd w:val="clear" w:color="auto" w:fill="FFFFFF"/>
          <w:lang w:val="en-GB"/>
        </w:rPr>
      </w:pPr>
      <w:r w:rsidRPr="00725372">
        <w:rPr>
          <w:shd w:val="clear" w:color="auto" w:fill="FFFFFF"/>
          <w:lang w:val="en-GB"/>
        </w:rPr>
        <w:t xml:space="preserve"> </w:t>
      </w:r>
      <w:r w:rsidR="005B2E2E" w:rsidRPr="00725372">
        <w:rPr>
          <w:shd w:val="clear" w:color="auto" w:fill="FFFFFF"/>
          <w:lang w:val="en-GB"/>
        </w:rPr>
        <w:t>Heaters</w:t>
      </w:r>
    </w:p>
    <w:p w14:paraId="1F32382A" w14:textId="478ABFDA" w:rsidR="00395ABF" w:rsidRPr="00725372" w:rsidRDefault="005B2E2E" w:rsidP="00395ABF">
      <w:pPr>
        <w:pStyle w:val="SysReq1"/>
        <w:rPr>
          <w:shd w:val="clear" w:color="auto" w:fill="FFFFFF"/>
          <w:lang w:val="en-GB"/>
        </w:rPr>
      </w:pPr>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install heaters wherever necessary to permit a full warm-up of all the circuits, including cryogenic distribution and the </w:t>
      </w:r>
      <w:proofErr w:type="spellStart"/>
      <w:r w:rsidRPr="00725372">
        <w:rPr>
          <w:shd w:val="clear" w:color="auto" w:fill="FFFFFF"/>
          <w:lang w:val="en-GB"/>
        </w:rPr>
        <w:t>cryomodules</w:t>
      </w:r>
      <w:proofErr w:type="spellEnd"/>
      <w:r w:rsidRPr="00725372">
        <w:rPr>
          <w:shd w:val="clear" w:color="auto" w:fill="FFFFFF"/>
          <w:lang w:val="en-GB"/>
        </w:rPr>
        <w:t xml:space="preserve"> as described in</w:t>
      </w:r>
      <w:r w:rsidR="00395ABF" w:rsidRPr="00725372">
        <w:rPr>
          <w:shd w:val="clear" w:color="auto" w:fill="FFFFFF"/>
          <w:lang w:val="en-GB"/>
        </w:rPr>
        <w:t xml:space="preserve"> </w:t>
      </w:r>
      <w:r w:rsidR="00395ABF" w:rsidRPr="00725372">
        <w:rPr>
          <w:rStyle w:val="AAReferencedChar"/>
        </w:rPr>
        <w:fldChar w:fldCharType="begin"/>
      </w:r>
      <w:r w:rsidR="00395ABF" w:rsidRPr="00725372">
        <w:rPr>
          <w:rStyle w:val="AAReferencedChar"/>
        </w:rPr>
        <w:instrText xml:space="preserve"> REF _Ref190782008 \r \h </w:instrText>
      </w:r>
      <w:r w:rsidR="00395ABF" w:rsidRPr="00725372">
        <w:rPr>
          <w:rStyle w:val="AAReferencedChar"/>
        </w:rPr>
      </w:r>
      <w:r w:rsidR="00395ABF" w:rsidRPr="00725372">
        <w:rPr>
          <w:rStyle w:val="AAReferencedChar"/>
        </w:rPr>
        <w:fldChar w:fldCharType="separate"/>
      </w:r>
      <w:r w:rsidR="00E67BB8">
        <w:rPr>
          <w:rStyle w:val="AAReferencedChar"/>
        </w:rPr>
        <w:t>3.2.3.2</w:t>
      </w:r>
      <w:r w:rsidR="00395ABF" w:rsidRPr="00725372">
        <w:rPr>
          <w:rStyle w:val="AAReferencedChar"/>
        </w:rPr>
        <w:fldChar w:fldCharType="end"/>
      </w:r>
      <w:r w:rsidRPr="00725372">
        <w:rPr>
          <w:shd w:val="clear" w:color="auto" w:fill="FFFFFF"/>
          <w:lang w:val="en-GB"/>
        </w:rPr>
        <w:t xml:space="preserve">. </w:t>
      </w:r>
      <w:commentRangeStart w:id="3250"/>
      <w:r w:rsidRPr="00725372">
        <w:rPr>
          <w:shd w:val="clear" w:color="auto" w:fill="FFFFFF"/>
          <w:lang w:val="en-GB"/>
        </w:rPr>
        <w:t>Heaters shall also be</w:t>
      </w:r>
      <w:r w:rsidR="00E83E58">
        <w:rPr>
          <w:shd w:val="clear" w:color="auto" w:fill="FFFFFF"/>
          <w:lang w:val="en-GB"/>
        </w:rPr>
        <w:t xml:space="preserve"> used to</w:t>
      </w:r>
      <w:r w:rsidRPr="00725372">
        <w:rPr>
          <w:shd w:val="clear" w:color="auto" w:fill="FFFFFF"/>
          <w:lang w:val="en-GB"/>
        </w:rPr>
        <w:t xml:space="preserve"> demonstrate the </w:t>
      </w:r>
      <w:r w:rsidR="00A156C9">
        <w:rPr>
          <w:shd w:val="clear" w:color="auto" w:fill="FFFFFF"/>
          <w:lang w:val="en-GB"/>
        </w:rPr>
        <w:t>QPLANT</w:t>
      </w:r>
      <w:r w:rsidRPr="00725372">
        <w:rPr>
          <w:shd w:val="clear" w:color="auto" w:fill="FFFFFF"/>
          <w:lang w:val="en-GB"/>
        </w:rPr>
        <w:t xml:space="preserve"> performance during the Acceptance Tests</w:t>
      </w:r>
      <w:commentRangeEnd w:id="3250"/>
      <w:r w:rsidR="00542A1A">
        <w:rPr>
          <w:rStyle w:val="Verwijzingopmerking"/>
          <w:lang w:val="en-GB"/>
        </w:rPr>
        <w:commentReference w:id="3250"/>
      </w:r>
      <w:r w:rsidRPr="00725372">
        <w:rPr>
          <w:shd w:val="clear" w:color="auto" w:fill="FFFFFF"/>
          <w:lang w:val="en-GB"/>
        </w:rPr>
        <w:t>.</w:t>
      </w:r>
    </w:p>
    <w:p w14:paraId="184EEFBF" w14:textId="4EE168B8" w:rsidR="00395ABF" w:rsidRPr="00F2140D" w:rsidRDefault="005B2E2E" w:rsidP="00F2140D">
      <w:pPr>
        <w:pStyle w:val="SysReq1"/>
        <w:rPr>
          <w:shd w:val="clear" w:color="auto" w:fill="FFFFFF"/>
          <w:lang w:val="en-GB"/>
        </w:rPr>
      </w:pPr>
      <w:r w:rsidRPr="00725372">
        <w:rPr>
          <w:shd w:val="clear" w:color="auto" w:fill="FFFFFF"/>
          <w:lang w:val="en-GB"/>
        </w:rPr>
        <w:t xml:space="preserve">The capacity and the location of the heaters shall be defined by the </w:t>
      </w:r>
      <w:r w:rsidR="00CB1438">
        <w:rPr>
          <w:shd w:val="clear" w:color="auto" w:fill="FFFFFF"/>
          <w:lang w:val="en-GB"/>
        </w:rPr>
        <w:t>Contractor</w:t>
      </w:r>
      <w:r w:rsidRPr="00725372">
        <w:rPr>
          <w:shd w:val="clear" w:color="auto" w:fill="FFFFFF"/>
          <w:lang w:val="en-GB"/>
        </w:rPr>
        <w:t xml:space="preserve"> and </w:t>
      </w:r>
      <w:r w:rsidR="00542A1A">
        <w:rPr>
          <w:shd w:val="clear" w:color="auto" w:fill="FFFFFF"/>
          <w:lang w:val="en-GB"/>
        </w:rPr>
        <w:t>subject to approval</w:t>
      </w:r>
      <w:r w:rsidR="00542A1A" w:rsidRPr="00725372">
        <w:rPr>
          <w:shd w:val="clear" w:color="auto" w:fill="FFFFFF"/>
          <w:lang w:val="en-GB"/>
        </w:rPr>
        <w:t xml:space="preserve"> </w:t>
      </w:r>
      <w:r w:rsidRPr="00725372">
        <w:rPr>
          <w:shd w:val="clear" w:color="auto" w:fill="FFFFFF"/>
          <w:lang w:val="en-GB"/>
        </w:rPr>
        <w:t xml:space="preserve">by </w:t>
      </w:r>
      <w:r w:rsidR="00F2140D" w:rsidRPr="004D309E">
        <w:rPr>
          <w:lang w:val="en-GB"/>
        </w:rPr>
        <w:t>SCK CEN</w:t>
      </w:r>
      <w:r w:rsidRPr="00F2140D">
        <w:rPr>
          <w:shd w:val="clear" w:color="auto" w:fill="FFFFFF"/>
          <w:lang w:val="en-GB"/>
        </w:rPr>
        <w:t xml:space="preserve">. </w:t>
      </w:r>
    </w:p>
    <w:p w14:paraId="1B8A928D" w14:textId="77777777" w:rsidR="00395ABF" w:rsidRPr="00725372" w:rsidRDefault="005B2E2E" w:rsidP="00395ABF">
      <w:pPr>
        <w:pStyle w:val="SysReq1"/>
        <w:rPr>
          <w:shd w:val="clear" w:color="auto" w:fill="FFFFFF"/>
          <w:lang w:val="en-GB"/>
        </w:rPr>
      </w:pPr>
      <w:r w:rsidRPr="00725372">
        <w:rPr>
          <w:shd w:val="clear" w:color="auto" w:fill="FFFFFF"/>
          <w:lang w:val="en-GB"/>
        </w:rPr>
        <w:t xml:space="preserve">Heaters and associated electrical wiring shall be designed to </w:t>
      </w:r>
      <w:proofErr w:type="spellStart"/>
      <w:r w:rsidRPr="00725372">
        <w:rPr>
          <w:shd w:val="clear" w:color="auto" w:fill="FFFFFF"/>
          <w:lang w:val="en-GB"/>
        </w:rPr>
        <w:t>minimize</w:t>
      </w:r>
      <w:proofErr w:type="spellEnd"/>
      <w:r w:rsidRPr="00725372">
        <w:rPr>
          <w:shd w:val="clear" w:color="auto" w:fill="FFFFFF"/>
          <w:lang w:val="en-GB"/>
        </w:rPr>
        <w:t xml:space="preserve"> the heat loads to cold surfaces using necessary </w:t>
      </w:r>
      <w:proofErr w:type="spellStart"/>
      <w:r w:rsidRPr="00725372">
        <w:rPr>
          <w:shd w:val="clear" w:color="auto" w:fill="FFFFFF"/>
          <w:lang w:val="en-GB"/>
        </w:rPr>
        <w:t>thermalization</w:t>
      </w:r>
      <w:proofErr w:type="spellEnd"/>
      <w:r w:rsidRPr="00725372">
        <w:rPr>
          <w:shd w:val="clear" w:color="auto" w:fill="FFFFFF"/>
          <w:lang w:val="en-GB"/>
        </w:rPr>
        <w:t xml:space="preserve"> and </w:t>
      </w:r>
      <w:proofErr w:type="spellStart"/>
      <w:r w:rsidRPr="00725372">
        <w:rPr>
          <w:shd w:val="clear" w:color="auto" w:fill="FFFFFF"/>
          <w:lang w:val="en-GB"/>
        </w:rPr>
        <w:t>optimized</w:t>
      </w:r>
      <w:proofErr w:type="spellEnd"/>
      <w:r w:rsidRPr="00725372">
        <w:rPr>
          <w:shd w:val="clear" w:color="auto" w:fill="FFFFFF"/>
          <w:lang w:val="en-GB"/>
        </w:rPr>
        <w:t xml:space="preserve"> wiring diameters.</w:t>
      </w:r>
    </w:p>
    <w:p w14:paraId="773DA5C6" w14:textId="5881F05B" w:rsidR="005B2E2E" w:rsidRPr="00725372" w:rsidRDefault="005B2E2E" w:rsidP="00395ABF">
      <w:pPr>
        <w:pStyle w:val="SysReq1"/>
        <w:rPr>
          <w:shd w:val="clear" w:color="auto" w:fill="FFFFFF"/>
          <w:lang w:val="en-GB"/>
        </w:rPr>
      </w:pPr>
      <w:r w:rsidRPr="00725372">
        <w:rPr>
          <w:shd w:val="clear" w:color="auto" w:fill="FFFFFF"/>
          <w:lang w:val="en-GB"/>
        </w:rPr>
        <w:t>For heaters located in helium phase separators, redundancy and easy replacement shall be considered in line with the requirement</w:t>
      </w:r>
      <w:r w:rsidR="00DB4648">
        <w:rPr>
          <w:shd w:val="clear" w:color="auto" w:fill="FFFFFF"/>
          <w:lang w:val="en-GB"/>
        </w:rPr>
        <w:t xml:space="preserve"> </w:t>
      </w:r>
      <w:r w:rsidR="00DB4648">
        <w:rPr>
          <w:shd w:val="clear" w:color="auto" w:fill="FFFFFF"/>
          <w:lang w:val="en-GB"/>
        </w:rPr>
        <w:fldChar w:fldCharType="begin"/>
      </w:r>
      <w:r w:rsidR="00DB4648">
        <w:rPr>
          <w:shd w:val="clear" w:color="auto" w:fill="FFFFFF"/>
          <w:lang w:val="en-GB"/>
        </w:rPr>
        <w:instrText xml:space="preserve"> REF _Ref192502870 \r \h </w:instrText>
      </w:r>
      <w:r w:rsidR="00DB4648">
        <w:rPr>
          <w:shd w:val="clear" w:color="auto" w:fill="FFFFFF"/>
          <w:lang w:val="en-GB"/>
        </w:rPr>
      </w:r>
      <w:r w:rsidR="00DB4648">
        <w:rPr>
          <w:shd w:val="clear" w:color="auto" w:fill="FFFFFF"/>
          <w:lang w:val="en-GB"/>
        </w:rPr>
        <w:fldChar w:fldCharType="separate"/>
      </w:r>
      <w:r w:rsidR="00E67BB8">
        <w:rPr>
          <w:shd w:val="clear" w:color="auto" w:fill="FFFFFF"/>
          <w:lang w:val="en-GB"/>
        </w:rPr>
        <w:t>QQQ_0116</w:t>
      </w:r>
      <w:r w:rsidR="00DB4648">
        <w:rPr>
          <w:shd w:val="clear" w:color="auto" w:fill="FFFFFF"/>
          <w:lang w:val="en-GB"/>
        </w:rPr>
        <w:fldChar w:fldCharType="end"/>
      </w:r>
      <w:r w:rsidRPr="00725372">
        <w:rPr>
          <w:shd w:val="clear" w:color="auto" w:fill="FFFFFF"/>
          <w:lang w:val="en-GB"/>
        </w:rPr>
        <w:t>.</w:t>
      </w:r>
    </w:p>
    <w:p w14:paraId="2743B1C5" w14:textId="77777777" w:rsidR="00395ABF" w:rsidRPr="00725372" w:rsidRDefault="00395ABF" w:rsidP="00395ABF">
      <w:pPr>
        <w:pStyle w:val="SysReq1"/>
        <w:numPr>
          <w:ilvl w:val="0"/>
          <w:numId w:val="0"/>
        </w:numPr>
        <w:rPr>
          <w:shd w:val="clear" w:color="auto" w:fill="FFFFFF"/>
          <w:lang w:val="en-GB"/>
        </w:rPr>
      </w:pPr>
    </w:p>
    <w:p w14:paraId="2A6B1004" w14:textId="3BA3FD3A" w:rsidR="00395ABF" w:rsidRPr="008D242B" w:rsidRDefault="00395ABF" w:rsidP="008D242B">
      <w:pPr>
        <w:pStyle w:val="Heading4"/>
        <w:rPr>
          <w:lang w:val="en-GB"/>
        </w:rPr>
      </w:pPr>
      <w:bookmarkStart w:id="3251" w:name="_Ref190781745"/>
      <w:r w:rsidRPr="00725372">
        <w:rPr>
          <w:lang w:val="en-GB"/>
        </w:rPr>
        <w:t>Measuring Points</w:t>
      </w:r>
      <w:bookmarkEnd w:id="3251"/>
    </w:p>
    <w:p w14:paraId="084C24E8" w14:textId="17C87674" w:rsidR="00395ABF" w:rsidRPr="00725372" w:rsidRDefault="00395ABF" w:rsidP="00395ABF">
      <w:pPr>
        <w:pStyle w:val="SysReq1"/>
        <w:rPr>
          <w:shd w:val="clear" w:color="auto" w:fill="FFFFFF"/>
          <w:lang w:val="en-GB"/>
        </w:rPr>
      </w:pPr>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submit to SCK CEN </w:t>
      </w:r>
      <w:r w:rsidR="00694CE8">
        <w:rPr>
          <w:shd w:val="clear" w:color="auto" w:fill="FFFFFF"/>
          <w:lang w:val="en-GB"/>
        </w:rPr>
        <w:t xml:space="preserve">for </w:t>
      </w:r>
      <w:r w:rsidRPr="00725372">
        <w:rPr>
          <w:shd w:val="clear" w:color="auto" w:fill="FFFFFF"/>
          <w:lang w:val="en-GB"/>
        </w:rPr>
        <w:t xml:space="preserve">approval all measuring points necessary for operation and protection of the equipment. </w:t>
      </w:r>
    </w:p>
    <w:p w14:paraId="7FDDBF41" w14:textId="69DD7F9B" w:rsidR="00395ABF" w:rsidRPr="00725372" w:rsidRDefault="00395ABF" w:rsidP="008D242B">
      <w:pPr>
        <w:pStyle w:val="SysReq1"/>
        <w:rPr>
          <w:shd w:val="clear" w:color="auto" w:fill="FFFFFF"/>
          <w:lang w:val="en-GB"/>
        </w:rPr>
      </w:pPr>
      <w:r w:rsidRPr="00725372">
        <w:rPr>
          <w:shd w:val="clear" w:color="auto" w:fill="FFFFFF"/>
          <w:lang w:val="en-GB"/>
        </w:rPr>
        <w:t xml:space="preserve">At least the measuring points defined </w:t>
      </w:r>
      <w:r w:rsidR="00694CE8">
        <w:rPr>
          <w:shd w:val="clear" w:color="auto" w:fill="FFFFFF"/>
          <w:lang w:val="en-GB"/>
        </w:rPr>
        <w:t>in</w:t>
      </w:r>
      <w:r w:rsidR="00694CE8" w:rsidRPr="00725372">
        <w:rPr>
          <w:shd w:val="clear" w:color="auto" w:fill="FFFFFF"/>
          <w:lang w:val="en-GB"/>
        </w:rPr>
        <w:t xml:space="preserve"> </w:t>
      </w:r>
      <w:r w:rsidR="00142342" w:rsidRPr="00725372">
        <w:rPr>
          <w:rStyle w:val="AAReferencedChar"/>
        </w:rPr>
        <w:fldChar w:fldCharType="begin"/>
      </w:r>
      <w:r w:rsidR="00142342" w:rsidRPr="00725372">
        <w:rPr>
          <w:rStyle w:val="AAReferencedChar"/>
        </w:rPr>
        <w:instrText xml:space="preserve"> REF _Ref184110805 \h  \* MERGEFORMAT </w:instrText>
      </w:r>
      <w:r w:rsidR="00142342" w:rsidRPr="00725372">
        <w:rPr>
          <w:rStyle w:val="AAReferencedChar"/>
        </w:rPr>
      </w:r>
      <w:r w:rsidR="00142342" w:rsidRPr="00725372">
        <w:rPr>
          <w:rStyle w:val="AAReferencedChar"/>
        </w:rPr>
        <w:fldChar w:fldCharType="separate"/>
      </w:r>
      <w:r w:rsidR="00E67BB8" w:rsidRPr="00E67BB8">
        <w:rPr>
          <w:rStyle w:val="AAReferencedChar"/>
        </w:rPr>
        <w:t>Table 8</w:t>
      </w:r>
      <w:r w:rsidR="00142342" w:rsidRPr="00725372">
        <w:rPr>
          <w:rStyle w:val="AAReferencedChar"/>
        </w:rPr>
        <w:fldChar w:fldCharType="end"/>
      </w:r>
      <w:r w:rsidRPr="00725372">
        <w:rPr>
          <w:shd w:val="clear" w:color="auto" w:fill="FFFFFF"/>
          <w:lang w:val="en-GB"/>
        </w:rPr>
        <w:t xml:space="preserve"> shall be exploitable by the </w:t>
      </w:r>
      <w:r w:rsidR="00A156C9">
        <w:rPr>
          <w:shd w:val="clear" w:color="auto" w:fill="FFFFFF"/>
          <w:lang w:val="en-GB"/>
        </w:rPr>
        <w:t>QPLANT</w:t>
      </w:r>
      <w:r w:rsidRPr="00725372">
        <w:rPr>
          <w:shd w:val="clear" w:color="auto" w:fill="FFFFFF"/>
          <w:lang w:val="en-GB"/>
        </w:rPr>
        <w:t xml:space="preserve"> control </w:t>
      </w:r>
      <w:r w:rsidRPr="008D242B">
        <w:t>system</w:t>
      </w:r>
      <w:r w:rsidRPr="00725372">
        <w:rPr>
          <w:shd w:val="clear" w:color="auto" w:fill="FFFFFF"/>
          <w:lang w:val="en-GB"/>
        </w:rPr>
        <w:t>.</w:t>
      </w:r>
    </w:p>
    <w:p w14:paraId="148AF944" w14:textId="77777777" w:rsidR="00395ABF" w:rsidRPr="00725372" w:rsidRDefault="00395ABF" w:rsidP="00395ABF">
      <w:pPr>
        <w:rPr>
          <w:shd w:val="clear" w:color="auto" w:fill="FFFFFF"/>
        </w:rPr>
      </w:pPr>
    </w:p>
    <w:p w14:paraId="26BB0412" w14:textId="0C5191BE" w:rsidR="00395ABF" w:rsidRPr="00725372" w:rsidRDefault="00395ABF" w:rsidP="00395ABF">
      <w:pPr>
        <w:pStyle w:val="Captioncentered"/>
        <w:rPr>
          <w:lang w:val="en-GB"/>
        </w:rPr>
      </w:pPr>
      <w:bookmarkStart w:id="3252" w:name="_Ref184110805"/>
      <w:bookmarkStart w:id="3253" w:name="_Toc195865378"/>
      <w:r w:rsidRPr="00725372">
        <w:rPr>
          <w:lang w:val="en-GB"/>
        </w:rPr>
        <w:lastRenderedPageBreak/>
        <w:t xml:space="preserve">Table </w:t>
      </w:r>
      <w:r w:rsidRPr="00725372">
        <w:rPr>
          <w:lang w:val="en-GB"/>
        </w:rPr>
        <w:fldChar w:fldCharType="begin"/>
      </w:r>
      <w:r w:rsidRPr="00725372">
        <w:rPr>
          <w:lang w:val="en-GB"/>
        </w:rPr>
        <w:instrText xml:space="preserve"> SEQ Table \* ARABIC </w:instrText>
      </w:r>
      <w:r w:rsidRPr="00725372">
        <w:rPr>
          <w:lang w:val="en-GB"/>
        </w:rPr>
        <w:fldChar w:fldCharType="separate"/>
      </w:r>
      <w:r w:rsidR="00E67BB8">
        <w:rPr>
          <w:noProof/>
          <w:lang w:val="en-GB"/>
        </w:rPr>
        <w:t>8</w:t>
      </w:r>
      <w:r w:rsidRPr="00725372">
        <w:rPr>
          <w:lang w:val="en-GB"/>
        </w:rPr>
        <w:fldChar w:fldCharType="end"/>
      </w:r>
      <w:bookmarkEnd w:id="3252"/>
      <w:r w:rsidRPr="00725372">
        <w:rPr>
          <w:lang w:val="en-GB"/>
        </w:rPr>
        <w:t> measuring points for QRB</w:t>
      </w:r>
      <w:bookmarkEnd w:id="3253"/>
    </w:p>
    <w:tbl>
      <w:tblPr>
        <w:tblStyle w:val="Tabelraster"/>
        <w:tblW w:w="0" w:type="auto"/>
        <w:tblInd w:w="720"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ook w:val="04A0" w:firstRow="1" w:lastRow="0" w:firstColumn="1" w:lastColumn="0" w:noHBand="0" w:noVBand="1"/>
      </w:tblPr>
      <w:tblGrid>
        <w:gridCol w:w="3235"/>
        <w:gridCol w:w="5254"/>
      </w:tblGrid>
      <w:tr w:rsidR="00395ABF" w:rsidRPr="00725372" w14:paraId="7DA7AF97" w14:textId="77777777" w:rsidTr="002B6EDD">
        <w:tc>
          <w:tcPr>
            <w:tcW w:w="3235" w:type="dxa"/>
            <w:vMerge w:val="restart"/>
            <w:shd w:val="clear" w:color="auto" w:fill="DFCAEC" w:themeFill="accent1" w:themeFillTint="33"/>
            <w:vAlign w:val="center"/>
          </w:tcPr>
          <w:p w14:paraId="6F97FEE1" w14:textId="77777777" w:rsidR="00395ABF" w:rsidRPr="00725372" w:rsidRDefault="00395ABF" w:rsidP="002B6EDD">
            <w:pPr>
              <w:pStyle w:val="AASemiBold"/>
              <w:spacing w:before="60" w:after="20" w:line="20" w:lineRule="atLeast"/>
              <w:jc w:val="left"/>
            </w:pPr>
            <w:r w:rsidRPr="00725372">
              <w:t>Helium mass flow rate</w:t>
            </w:r>
          </w:p>
        </w:tc>
        <w:tc>
          <w:tcPr>
            <w:tcW w:w="5254" w:type="dxa"/>
            <w:tcBorders>
              <w:bottom w:val="nil"/>
            </w:tcBorders>
          </w:tcPr>
          <w:p w14:paraId="3519E900" w14:textId="77777777" w:rsidR="00395ABF" w:rsidRPr="00725372" w:rsidRDefault="00395ABF" w:rsidP="002B6EDD">
            <w:pPr>
              <w:spacing w:before="60" w:after="20" w:line="20" w:lineRule="atLeast"/>
            </w:pPr>
            <w:r w:rsidRPr="00725372">
              <w:t>Inlet HP stream of the QRB</w:t>
            </w:r>
          </w:p>
          <w:p w14:paraId="3E0C6C68" w14:textId="77777777" w:rsidR="00395ABF" w:rsidRPr="00725372" w:rsidRDefault="00395ABF" w:rsidP="002B6EDD">
            <w:pPr>
              <w:spacing w:before="60" w:after="20" w:line="20" w:lineRule="atLeast"/>
            </w:pPr>
            <w:r w:rsidRPr="00725372">
              <w:t xml:space="preserve">Supply </w:t>
            </w:r>
            <w:proofErr w:type="spellStart"/>
            <w:r w:rsidRPr="00725372">
              <w:t>SHe</w:t>
            </w:r>
            <w:proofErr w:type="spellEnd"/>
            <w:r w:rsidRPr="00725372">
              <w:t xml:space="preserve"> from QRB to LINAC</w:t>
            </w:r>
          </w:p>
        </w:tc>
      </w:tr>
      <w:tr w:rsidR="00395ABF" w:rsidRPr="00725372" w14:paraId="5F644852" w14:textId="77777777" w:rsidTr="002B6EDD">
        <w:tc>
          <w:tcPr>
            <w:tcW w:w="3235" w:type="dxa"/>
            <w:vMerge/>
            <w:shd w:val="clear" w:color="auto" w:fill="DFCAEC" w:themeFill="accent1" w:themeFillTint="33"/>
          </w:tcPr>
          <w:p w14:paraId="25081D95" w14:textId="77777777" w:rsidR="00395ABF" w:rsidRPr="00725372" w:rsidRDefault="00395ABF" w:rsidP="002B6EDD">
            <w:pPr>
              <w:pStyle w:val="Lijstalinea"/>
              <w:spacing w:after="20" w:line="20" w:lineRule="atLeast"/>
              <w:rPr>
                <w:b/>
              </w:rPr>
            </w:pPr>
          </w:p>
        </w:tc>
        <w:tc>
          <w:tcPr>
            <w:tcW w:w="5254" w:type="dxa"/>
            <w:tcBorders>
              <w:top w:val="nil"/>
              <w:bottom w:val="single" w:sz="4" w:space="0" w:color="562873" w:themeColor="accent1"/>
            </w:tcBorders>
          </w:tcPr>
          <w:p w14:paraId="43639BFE" w14:textId="77777777" w:rsidR="00395ABF" w:rsidRPr="00725372" w:rsidRDefault="00395ABF" w:rsidP="002B6EDD">
            <w:pPr>
              <w:spacing w:before="60" w:after="20" w:line="20" w:lineRule="atLeast"/>
            </w:pPr>
            <w:r w:rsidRPr="00725372">
              <w:t>Coupler mass flow return</w:t>
            </w:r>
          </w:p>
        </w:tc>
      </w:tr>
      <w:tr w:rsidR="00395ABF" w:rsidRPr="00725372" w14:paraId="0C2B9A55" w14:textId="77777777" w:rsidTr="002B6EDD">
        <w:tc>
          <w:tcPr>
            <w:tcW w:w="3235" w:type="dxa"/>
            <w:vMerge w:val="restart"/>
            <w:shd w:val="clear" w:color="auto" w:fill="DFCAEC" w:themeFill="accent1" w:themeFillTint="33"/>
            <w:vAlign w:val="center"/>
          </w:tcPr>
          <w:p w14:paraId="253764F5" w14:textId="77777777" w:rsidR="00395ABF" w:rsidRPr="00725372" w:rsidRDefault="00395ABF" w:rsidP="002B6EDD">
            <w:pPr>
              <w:pStyle w:val="AASemiBold"/>
              <w:spacing w:before="60" w:after="20" w:line="20" w:lineRule="atLeast"/>
              <w:jc w:val="left"/>
            </w:pPr>
            <w:r w:rsidRPr="00725372">
              <w:t>Temperatures</w:t>
            </w:r>
          </w:p>
        </w:tc>
        <w:tc>
          <w:tcPr>
            <w:tcW w:w="5254" w:type="dxa"/>
            <w:tcBorders>
              <w:bottom w:val="nil"/>
            </w:tcBorders>
          </w:tcPr>
          <w:p w14:paraId="5928C572" w14:textId="77777777" w:rsidR="00395ABF" w:rsidRPr="00725372" w:rsidRDefault="00395ABF" w:rsidP="002B6EDD">
            <w:pPr>
              <w:spacing w:before="60" w:after="20" w:line="20" w:lineRule="atLeast"/>
            </w:pPr>
            <w:r w:rsidRPr="00725372">
              <w:t>Inlets and outlets of the QRB</w:t>
            </w:r>
          </w:p>
        </w:tc>
      </w:tr>
      <w:tr w:rsidR="00395ABF" w:rsidRPr="00725372" w14:paraId="4C898B82" w14:textId="77777777" w:rsidTr="002B6EDD">
        <w:tc>
          <w:tcPr>
            <w:tcW w:w="3235" w:type="dxa"/>
            <w:vMerge/>
            <w:shd w:val="clear" w:color="auto" w:fill="DFCAEC" w:themeFill="accent1" w:themeFillTint="33"/>
          </w:tcPr>
          <w:p w14:paraId="7FCC6247" w14:textId="77777777" w:rsidR="00395ABF" w:rsidRPr="00725372" w:rsidRDefault="00395ABF" w:rsidP="002B6EDD">
            <w:pPr>
              <w:pStyle w:val="Lijstalinea"/>
              <w:spacing w:after="20" w:line="20" w:lineRule="atLeast"/>
              <w:rPr>
                <w:b/>
              </w:rPr>
            </w:pPr>
          </w:p>
        </w:tc>
        <w:tc>
          <w:tcPr>
            <w:tcW w:w="5254" w:type="dxa"/>
            <w:tcBorders>
              <w:top w:val="nil"/>
              <w:bottom w:val="nil"/>
            </w:tcBorders>
          </w:tcPr>
          <w:p w14:paraId="5EE32EDC" w14:textId="77777777" w:rsidR="00395ABF" w:rsidRPr="00725372" w:rsidRDefault="00395ABF" w:rsidP="002B6EDD">
            <w:pPr>
              <w:pStyle w:val="Lijstalinea"/>
              <w:spacing w:after="20" w:line="20" w:lineRule="atLeast"/>
            </w:pPr>
            <w:r w:rsidRPr="00725372">
              <w:t>Inlet and outlet of each turbine</w:t>
            </w:r>
          </w:p>
        </w:tc>
      </w:tr>
      <w:tr w:rsidR="00395ABF" w:rsidRPr="00725372" w14:paraId="758DE48B" w14:textId="77777777" w:rsidTr="002B6EDD">
        <w:tc>
          <w:tcPr>
            <w:tcW w:w="3235" w:type="dxa"/>
            <w:vMerge/>
            <w:shd w:val="clear" w:color="auto" w:fill="DFCAEC" w:themeFill="accent1" w:themeFillTint="33"/>
          </w:tcPr>
          <w:p w14:paraId="53B9CF0B" w14:textId="77777777" w:rsidR="00395ABF" w:rsidRPr="00725372" w:rsidRDefault="00395ABF" w:rsidP="002B6EDD">
            <w:pPr>
              <w:pStyle w:val="Lijstalinea"/>
              <w:spacing w:after="20" w:line="20" w:lineRule="atLeast"/>
              <w:rPr>
                <w:b/>
              </w:rPr>
            </w:pPr>
          </w:p>
        </w:tc>
        <w:tc>
          <w:tcPr>
            <w:tcW w:w="5254" w:type="dxa"/>
            <w:tcBorders>
              <w:top w:val="nil"/>
              <w:bottom w:val="nil"/>
            </w:tcBorders>
          </w:tcPr>
          <w:p w14:paraId="1A48CA84" w14:textId="77777777" w:rsidR="00395ABF" w:rsidRPr="00725372" w:rsidRDefault="00395ABF" w:rsidP="002B6EDD">
            <w:pPr>
              <w:pStyle w:val="Lijstalinea"/>
              <w:spacing w:after="20" w:line="20" w:lineRule="atLeast"/>
            </w:pPr>
            <w:r w:rsidRPr="00725372">
              <w:t xml:space="preserve">HP outlet downstream 300 K-80 K </w:t>
            </w:r>
            <w:proofErr w:type="spellStart"/>
            <w:r w:rsidRPr="00725372">
              <w:t>precooling</w:t>
            </w:r>
            <w:proofErr w:type="spellEnd"/>
          </w:p>
        </w:tc>
      </w:tr>
      <w:tr w:rsidR="00395ABF" w:rsidRPr="00725372" w14:paraId="59EF21E1" w14:textId="77777777" w:rsidTr="002B6EDD">
        <w:tc>
          <w:tcPr>
            <w:tcW w:w="3235" w:type="dxa"/>
            <w:vMerge/>
            <w:shd w:val="clear" w:color="auto" w:fill="DFCAEC" w:themeFill="accent1" w:themeFillTint="33"/>
          </w:tcPr>
          <w:p w14:paraId="5F85AA58" w14:textId="77777777" w:rsidR="00395ABF" w:rsidRPr="00725372" w:rsidRDefault="00395ABF" w:rsidP="002B6EDD">
            <w:pPr>
              <w:pStyle w:val="Lijstalinea"/>
              <w:spacing w:after="20" w:line="20" w:lineRule="atLeast"/>
              <w:rPr>
                <w:b/>
              </w:rPr>
            </w:pPr>
          </w:p>
        </w:tc>
        <w:tc>
          <w:tcPr>
            <w:tcW w:w="5254" w:type="dxa"/>
            <w:tcBorders>
              <w:top w:val="nil"/>
              <w:bottom w:val="nil"/>
            </w:tcBorders>
          </w:tcPr>
          <w:p w14:paraId="25E4E9EE" w14:textId="77777777" w:rsidR="00395ABF" w:rsidRPr="00725372" w:rsidRDefault="00395ABF" w:rsidP="002B6EDD">
            <w:pPr>
              <w:spacing w:before="60" w:after="20" w:line="20" w:lineRule="atLeast"/>
            </w:pPr>
            <w:r w:rsidRPr="00725372">
              <w:t xml:space="preserve">In each </w:t>
            </w:r>
            <w:proofErr w:type="spellStart"/>
            <w:r w:rsidRPr="00725372">
              <w:t>adsorber</w:t>
            </w:r>
            <w:proofErr w:type="spellEnd"/>
            <w:r w:rsidRPr="00725372">
              <w:t xml:space="preserve"> bed</w:t>
            </w:r>
          </w:p>
        </w:tc>
      </w:tr>
      <w:tr w:rsidR="00395ABF" w:rsidRPr="00725372" w14:paraId="50112E08" w14:textId="77777777" w:rsidTr="003E5C09">
        <w:tc>
          <w:tcPr>
            <w:tcW w:w="3235" w:type="dxa"/>
            <w:vMerge/>
            <w:shd w:val="clear" w:color="auto" w:fill="DFCAEC" w:themeFill="accent1" w:themeFillTint="33"/>
          </w:tcPr>
          <w:p w14:paraId="45F3AD73" w14:textId="77777777" w:rsidR="00395ABF" w:rsidRPr="00725372" w:rsidRDefault="00395ABF" w:rsidP="002B6EDD">
            <w:pPr>
              <w:pStyle w:val="Lijstalinea"/>
              <w:spacing w:after="20" w:line="20" w:lineRule="atLeast"/>
              <w:rPr>
                <w:b/>
              </w:rPr>
            </w:pPr>
          </w:p>
        </w:tc>
        <w:tc>
          <w:tcPr>
            <w:tcW w:w="5254" w:type="dxa"/>
            <w:tcBorders>
              <w:top w:val="nil"/>
              <w:bottom w:val="single" w:sz="4" w:space="0" w:color="562873" w:themeColor="accent1"/>
            </w:tcBorders>
          </w:tcPr>
          <w:p w14:paraId="3051E028" w14:textId="77777777" w:rsidR="00395ABF" w:rsidRPr="00725372" w:rsidRDefault="00395ABF" w:rsidP="002B6EDD">
            <w:pPr>
              <w:spacing w:before="60" w:after="20" w:line="20" w:lineRule="atLeast"/>
              <w:rPr>
                <w:highlight w:val="yellow"/>
              </w:rPr>
            </w:pPr>
            <w:r w:rsidRPr="00725372">
              <w:t>Liquid helium baths</w:t>
            </w:r>
          </w:p>
        </w:tc>
      </w:tr>
      <w:tr w:rsidR="00395ABF" w:rsidRPr="00725372" w14:paraId="7DB75178" w14:textId="77777777" w:rsidTr="003E5C09">
        <w:tc>
          <w:tcPr>
            <w:tcW w:w="3235" w:type="dxa"/>
            <w:vMerge w:val="restart"/>
            <w:shd w:val="clear" w:color="auto" w:fill="DFCAEC" w:themeFill="accent1" w:themeFillTint="33"/>
            <w:vAlign w:val="center"/>
          </w:tcPr>
          <w:p w14:paraId="3E1FB808" w14:textId="77777777" w:rsidR="00395ABF" w:rsidRPr="00725372" w:rsidRDefault="00395ABF" w:rsidP="002B6EDD">
            <w:pPr>
              <w:pStyle w:val="AASemiBold"/>
              <w:spacing w:before="60" w:after="20" w:line="20" w:lineRule="atLeast"/>
              <w:jc w:val="left"/>
            </w:pPr>
            <w:r w:rsidRPr="00725372">
              <w:t>Pressure</w:t>
            </w:r>
          </w:p>
        </w:tc>
        <w:tc>
          <w:tcPr>
            <w:tcW w:w="5254" w:type="dxa"/>
            <w:tcBorders>
              <w:bottom w:val="nil"/>
            </w:tcBorders>
          </w:tcPr>
          <w:p w14:paraId="61E3DD8D" w14:textId="77777777" w:rsidR="00395ABF" w:rsidRPr="00725372" w:rsidRDefault="00395ABF" w:rsidP="002B6EDD">
            <w:pPr>
              <w:spacing w:before="60" w:after="20" w:line="20" w:lineRule="atLeast"/>
            </w:pPr>
            <w:r w:rsidRPr="00725372">
              <w:t>Inlets and outlets of the QRB</w:t>
            </w:r>
          </w:p>
        </w:tc>
      </w:tr>
      <w:tr w:rsidR="00395ABF" w:rsidRPr="00725372" w14:paraId="1A153093" w14:textId="77777777" w:rsidTr="003E5C09">
        <w:tc>
          <w:tcPr>
            <w:tcW w:w="3235" w:type="dxa"/>
            <w:vMerge/>
            <w:shd w:val="clear" w:color="auto" w:fill="DFCAEC" w:themeFill="accent1" w:themeFillTint="33"/>
          </w:tcPr>
          <w:p w14:paraId="7CBD7455" w14:textId="77777777" w:rsidR="00395ABF" w:rsidRPr="00725372" w:rsidRDefault="00395ABF" w:rsidP="002B6EDD">
            <w:pPr>
              <w:pStyle w:val="Lijstalinea"/>
              <w:spacing w:after="20" w:line="20" w:lineRule="atLeast"/>
              <w:rPr>
                <w:b/>
              </w:rPr>
            </w:pPr>
          </w:p>
        </w:tc>
        <w:tc>
          <w:tcPr>
            <w:tcW w:w="5254" w:type="dxa"/>
            <w:tcBorders>
              <w:top w:val="nil"/>
              <w:bottom w:val="nil"/>
            </w:tcBorders>
          </w:tcPr>
          <w:p w14:paraId="0B24D7F2" w14:textId="77777777" w:rsidR="00395ABF" w:rsidRPr="00725372" w:rsidRDefault="00395ABF" w:rsidP="002B6EDD">
            <w:pPr>
              <w:spacing w:before="60" w:after="20" w:line="20" w:lineRule="atLeast"/>
            </w:pPr>
            <w:r w:rsidRPr="00725372">
              <w:t>Inlet and outlet of each turbine</w:t>
            </w:r>
          </w:p>
          <w:p w14:paraId="1F7D0428" w14:textId="77777777" w:rsidR="00395ABF" w:rsidRPr="00725372" w:rsidRDefault="00395ABF" w:rsidP="002B6EDD">
            <w:pPr>
              <w:spacing w:before="60" w:after="20" w:line="20" w:lineRule="atLeast"/>
            </w:pPr>
            <w:r w:rsidRPr="00725372">
              <w:t>Outlet of each cold compressor</w:t>
            </w:r>
          </w:p>
        </w:tc>
      </w:tr>
      <w:tr w:rsidR="00395ABF" w:rsidRPr="00725372" w14:paraId="1AF6B63B" w14:textId="77777777" w:rsidTr="002B6EDD">
        <w:tc>
          <w:tcPr>
            <w:tcW w:w="3235" w:type="dxa"/>
            <w:vMerge/>
            <w:shd w:val="clear" w:color="auto" w:fill="DFCAEC" w:themeFill="accent1" w:themeFillTint="33"/>
          </w:tcPr>
          <w:p w14:paraId="39F53A2A" w14:textId="77777777" w:rsidR="00395ABF" w:rsidRPr="00725372" w:rsidRDefault="00395ABF" w:rsidP="002B6EDD">
            <w:pPr>
              <w:pStyle w:val="Lijstalinea"/>
              <w:spacing w:after="20" w:line="20" w:lineRule="atLeast"/>
              <w:rPr>
                <w:b/>
              </w:rPr>
            </w:pPr>
          </w:p>
        </w:tc>
        <w:tc>
          <w:tcPr>
            <w:tcW w:w="5254" w:type="dxa"/>
            <w:tcBorders>
              <w:top w:val="nil"/>
              <w:bottom w:val="nil"/>
            </w:tcBorders>
          </w:tcPr>
          <w:p w14:paraId="0FC53108" w14:textId="77777777" w:rsidR="00395ABF" w:rsidRPr="00725372" w:rsidRDefault="00395ABF" w:rsidP="002B6EDD">
            <w:pPr>
              <w:spacing w:before="60" w:after="20" w:line="20" w:lineRule="atLeast"/>
            </w:pPr>
            <w:r w:rsidRPr="00725372">
              <w:t xml:space="preserve">In each </w:t>
            </w:r>
            <w:proofErr w:type="spellStart"/>
            <w:r w:rsidRPr="00725372">
              <w:t>adsorber</w:t>
            </w:r>
            <w:proofErr w:type="spellEnd"/>
            <w:r w:rsidRPr="00725372">
              <w:t xml:space="preserve"> bed</w:t>
            </w:r>
          </w:p>
        </w:tc>
      </w:tr>
      <w:tr w:rsidR="00395ABF" w:rsidRPr="00725372" w14:paraId="083D3439" w14:textId="77777777" w:rsidTr="002B6EDD">
        <w:tc>
          <w:tcPr>
            <w:tcW w:w="3235" w:type="dxa"/>
            <w:vMerge/>
            <w:shd w:val="clear" w:color="auto" w:fill="DFCAEC" w:themeFill="accent1" w:themeFillTint="33"/>
          </w:tcPr>
          <w:p w14:paraId="05B9C35D" w14:textId="77777777" w:rsidR="00395ABF" w:rsidRPr="00725372" w:rsidRDefault="00395ABF" w:rsidP="002B6EDD">
            <w:pPr>
              <w:pStyle w:val="Lijstalinea"/>
              <w:spacing w:after="20" w:line="20" w:lineRule="atLeast"/>
              <w:rPr>
                <w:b/>
              </w:rPr>
            </w:pPr>
          </w:p>
        </w:tc>
        <w:tc>
          <w:tcPr>
            <w:tcW w:w="5254" w:type="dxa"/>
            <w:tcBorders>
              <w:top w:val="nil"/>
              <w:bottom w:val="nil"/>
            </w:tcBorders>
          </w:tcPr>
          <w:p w14:paraId="428876AA" w14:textId="77777777" w:rsidR="00395ABF" w:rsidRPr="00725372" w:rsidRDefault="00395ABF" w:rsidP="002B6EDD">
            <w:pPr>
              <w:spacing w:before="60" w:after="20" w:line="20" w:lineRule="atLeast"/>
            </w:pPr>
            <w:r w:rsidRPr="00725372">
              <w:t>Helium guards if any</w:t>
            </w:r>
          </w:p>
        </w:tc>
      </w:tr>
      <w:tr w:rsidR="00395ABF" w:rsidRPr="00725372" w14:paraId="4EA8B2AF" w14:textId="77777777" w:rsidTr="002B6EDD">
        <w:tc>
          <w:tcPr>
            <w:tcW w:w="3235" w:type="dxa"/>
            <w:vMerge/>
            <w:shd w:val="clear" w:color="auto" w:fill="DFCAEC" w:themeFill="accent1" w:themeFillTint="33"/>
          </w:tcPr>
          <w:p w14:paraId="2F0927BB" w14:textId="77777777" w:rsidR="00395ABF" w:rsidRPr="00725372" w:rsidRDefault="00395ABF" w:rsidP="002B6EDD">
            <w:pPr>
              <w:pStyle w:val="Lijstalinea"/>
              <w:spacing w:after="20" w:line="20" w:lineRule="atLeast"/>
              <w:rPr>
                <w:b/>
              </w:rPr>
            </w:pPr>
          </w:p>
        </w:tc>
        <w:tc>
          <w:tcPr>
            <w:tcW w:w="5254" w:type="dxa"/>
            <w:tcBorders>
              <w:top w:val="nil"/>
              <w:bottom w:val="nil"/>
            </w:tcBorders>
          </w:tcPr>
          <w:p w14:paraId="0D45ED2E" w14:textId="77777777" w:rsidR="00395ABF" w:rsidRPr="00725372" w:rsidRDefault="00395ABF" w:rsidP="002B6EDD">
            <w:pPr>
              <w:spacing w:before="60" w:after="20" w:line="20" w:lineRule="atLeast"/>
            </w:pPr>
            <w:r w:rsidRPr="00725372">
              <w:t>Liquid helium baths</w:t>
            </w:r>
          </w:p>
        </w:tc>
      </w:tr>
      <w:tr w:rsidR="00395ABF" w:rsidRPr="00725372" w14:paraId="366C7598" w14:textId="77777777" w:rsidTr="003E5C09">
        <w:tc>
          <w:tcPr>
            <w:tcW w:w="3235" w:type="dxa"/>
            <w:vMerge/>
            <w:shd w:val="clear" w:color="auto" w:fill="DFCAEC" w:themeFill="accent1" w:themeFillTint="33"/>
          </w:tcPr>
          <w:p w14:paraId="38DBCD86" w14:textId="77777777" w:rsidR="00395ABF" w:rsidRPr="00725372" w:rsidRDefault="00395ABF" w:rsidP="002B6EDD">
            <w:pPr>
              <w:pStyle w:val="Lijstalinea"/>
              <w:spacing w:after="20" w:line="20" w:lineRule="atLeast"/>
              <w:rPr>
                <w:b/>
              </w:rPr>
            </w:pPr>
          </w:p>
        </w:tc>
        <w:tc>
          <w:tcPr>
            <w:tcW w:w="5254" w:type="dxa"/>
            <w:tcBorders>
              <w:top w:val="nil"/>
              <w:bottom w:val="single" w:sz="4" w:space="0" w:color="562873" w:themeColor="accent1"/>
            </w:tcBorders>
          </w:tcPr>
          <w:p w14:paraId="6368615F" w14:textId="77777777" w:rsidR="00395ABF" w:rsidRPr="00725372" w:rsidRDefault="00395ABF" w:rsidP="002B6EDD">
            <w:pPr>
              <w:spacing w:before="60" w:after="20" w:line="20" w:lineRule="atLeast"/>
            </w:pPr>
            <w:r w:rsidRPr="00725372">
              <w:t>Water cooling circuit</w:t>
            </w:r>
          </w:p>
        </w:tc>
      </w:tr>
      <w:tr w:rsidR="00395ABF" w:rsidRPr="00725372" w14:paraId="55D2592C" w14:textId="77777777" w:rsidTr="003E5C09">
        <w:tc>
          <w:tcPr>
            <w:tcW w:w="3235" w:type="dxa"/>
            <w:vMerge w:val="restart"/>
            <w:shd w:val="clear" w:color="auto" w:fill="DFCAEC" w:themeFill="accent1" w:themeFillTint="33"/>
            <w:vAlign w:val="center"/>
          </w:tcPr>
          <w:p w14:paraId="79E81A43" w14:textId="77777777" w:rsidR="00395ABF" w:rsidRPr="00725372" w:rsidRDefault="00395ABF" w:rsidP="002B6EDD">
            <w:pPr>
              <w:pStyle w:val="AASemiBold"/>
              <w:spacing w:before="60" w:after="20" w:line="20" w:lineRule="atLeast"/>
              <w:ind w:left="699"/>
              <w:jc w:val="left"/>
            </w:pPr>
            <w:r w:rsidRPr="00725372">
              <w:t>Differential pressure</w:t>
            </w:r>
          </w:p>
        </w:tc>
        <w:tc>
          <w:tcPr>
            <w:tcW w:w="5254" w:type="dxa"/>
            <w:tcBorders>
              <w:bottom w:val="nil"/>
            </w:tcBorders>
          </w:tcPr>
          <w:p w14:paraId="58447892" w14:textId="77777777" w:rsidR="00395ABF" w:rsidRPr="00725372" w:rsidRDefault="00395ABF" w:rsidP="002B6EDD">
            <w:pPr>
              <w:spacing w:before="60" w:after="20" w:line="20" w:lineRule="atLeast"/>
            </w:pPr>
            <w:r w:rsidRPr="00725372">
              <w:t>Across each filter or set of parallel filters</w:t>
            </w:r>
          </w:p>
        </w:tc>
      </w:tr>
      <w:tr w:rsidR="00395ABF" w:rsidRPr="00725372" w14:paraId="4485F308" w14:textId="77777777" w:rsidTr="003E5C09">
        <w:tc>
          <w:tcPr>
            <w:tcW w:w="3235" w:type="dxa"/>
            <w:vMerge/>
            <w:shd w:val="clear" w:color="auto" w:fill="DFCAEC" w:themeFill="accent1" w:themeFillTint="33"/>
            <w:vAlign w:val="center"/>
          </w:tcPr>
          <w:p w14:paraId="01B3C88D" w14:textId="77777777" w:rsidR="00395ABF" w:rsidRPr="00725372" w:rsidRDefault="00395ABF" w:rsidP="002B6EDD">
            <w:pPr>
              <w:pStyle w:val="AASemiBold"/>
              <w:spacing w:before="60" w:after="20" w:line="20" w:lineRule="atLeast"/>
              <w:ind w:left="699"/>
              <w:jc w:val="left"/>
            </w:pPr>
          </w:p>
        </w:tc>
        <w:tc>
          <w:tcPr>
            <w:tcW w:w="5254" w:type="dxa"/>
            <w:tcBorders>
              <w:top w:val="nil"/>
              <w:bottom w:val="nil"/>
            </w:tcBorders>
          </w:tcPr>
          <w:p w14:paraId="69217B59" w14:textId="77777777" w:rsidR="00395ABF" w:rsidRPr="00725372" w:rsidRDefault="00395ABF" w:rsidP="002B6EDD">
            <w:pPr>
              <w:spacing w:before="60" w:after="20" w:line="20" w:lineRule="atLeast"/>
            </w:pPr>
            <w:r w:rsidRPr="00725372">
              <w:t>HP line (300K-80K) first heat exchanger</w:t>
            </w:r>
          </w:p>
        </w:tc>
      </w:tr>
      <w:tr w:rsidR="00395ABF" w:rsidRPr="00725372" w14:paraId="6CD8F9A0" w14:textId="77777777" w:rsidTr="003E5C09">
        <w:trPr>
          <w:trHeight w:val="206"/>
        </w:trPr>
        <w:tc>
          <w:tcPr>
            <w:tcW w:w="3235" w:type="dxa"/>
            <w:vMerge/>
            <w:shd w:val="clear" w:color="auto" w:fill="DFCAEC" w:themeFill="accent1" w:themeFillTint="33"/>
            <w:vAlign w:val="center"/>
          </w:tcPr>
          <w:p w14:paraId="61C94163" w14:textId="77777777" w:rsidR="00395ABF" w:rsidRPr="00725372" w:rsidRDefault="00395ABF" w:rsidP="002B6EDD">
            <w:pPr>
              <w:pStyle w:val="AASemiBold"/>
              <w:spacing w:before="60" w:after="20" w:line="20" w:lineRule="atLeast"/>
              <w:ind w:left="699"/>
              <w:jc w:val="left"/>
            </w:pPr>
          </w:p>
        </w:tc>
        <w:tc>
          <w:tcPr>
            <w:tcW w:w="5254" w:type="dxa"/>
            <w:tcBorders>
              <w:top w:val="nil"/>
            </w:tcBorders>
          </w:tcPr>
          <w:p w14:paraId="00DE57BF" w14:textId="77777777" w:rsidR="00395ABF" w:rsidRPr="00725372" w:rsidRDefault="00395ABF" w:rsidP="002B6EDD">
            <w:pPr>
              <w:spacing w:before="60" w:after="20" w:line="20" w:lineRule="atLeast"/>
            </w:pPr>
            <w:r w:rsidRPr="00725372">
              <w:t xml:space="preserve">Across each </w:t>
            </w:r>
            <w:proofErr w:type="spellStart"/>
            <w:r w:rsidRPr="00725372">
              <w:t>adsorber</w:t>
            </w:r>
            <w:proofErr w:type="spellEnd"/>
            <w:r w:rsidRPr="00725372">
              <w:t xml:space="preserve"> bed or pressure at inlet and outlet</w:t>
            </w:r>
          </w:p>
        </w:tc>
      </w:tr>
      <w:tr w:rsidR="00395ABF" w:rsidRPr="00725372" w14:paraId="60F044B4" w14:textId="77777777" w:rsidTr="002B6EDD">
        <w:tc>
          <w:tcPr>
            <w:tcW w:w="3235" w:type="dxa"/>
            <w:shd w:val="clear" w:color="auto" w:fill="DFCAEC" w:themeFill="accent1" w:themeFillTint="33"/>
            <w:vAlign w:val="center"/>
          </w:tcPr>
          <w:p w14:paraId="5AED54A7" w14:textId="77777777" w:rsidR="00395ABF" w:rsidRPr="00725372" w:rsidRDefault="00395ABF" w:rsidP="002B6EDD">
            <w:pPr>
              <w:pStyle w:val="AASemiBold"/>
              <w:spacing w:before="60" w:after="20" w:line="20" w:lineRule="atLeast"/>
              <w:ind w:left="699"/>
              <w:jc w:val="left"/>
            </w:pPr>
            <w:r w:rsidRPr="00725372">
              <w:t>Level measurements</w:t>
            </w:r>
          </w:p>
        </w:tc>
        <w:tc>
          <w:tcPr>
            <w:tcW w:w="5254" w:type="dxa"/>
          </w:tcPr>
          <w:p w14:paraId="5DD574D7" w14:textId="77777777" w:rsidR="00395ABF" w:rsidRPr="00725372" w:rsidRDefault="00395ABF" w:rsidP="002B6EDD">
            <w:pPr>
              <w:spacing w:before="60" w:after="20" w:line="20" w:lineRule="atLeast"/>
            </w:pPr>
            <w:r w:rsidRPr="00725372">
              <w:t>In liquid helium baths and the liquid nitrogen bath (if any)</w:t>
            </w:r>
          </w:p>
        </w:tc>
      </w:tr>
      <w:tr w:rsidR="00395ABF" w:rsidRPr="00725372" w14:paraId="3D33116C" w14:textId="77777777" w:rsidTr="002B6EDD">
        <w:tc>
          <w:tcPr>
            <w:tcW w:w="3235" w:type="dxa"/>
            <w:shd w:val="clear" w:color="auto" w:fill="DFCAEC" w:themeFill="accent1" w:themeFillTint="33"/>
          </w:tcPr>
          <w:p w14:paraId="7C889D1B" w14:textId="77777777" w:rsidR="00395ABF" w:rsidRPr="00725372" w:rsidRDefault="00395ABF" w:rsidP="002B6EDD">
            <w:pPr>
              <w:pStyle w:val="AASemiBold"/>
              <w:spacing w:before="60" w:after="20" w:line="20" w:lineRule="atLeast"/>
              <w:jc w:val="left"/>
              <w:rPr>
                <w:b/>
              </w:rPr>
            </w:pPr>
            <w:r w:rsidRPr="00725372">
              <w:t>Moisture</w:t>
            </w:r>
          </w:p>
        </w:tc>
        <w:tc>
          <w:tcPr>
            <w:tcW w:w="5254" w:type="dxa"/>
          </w:tcPr>
          <w:p w14:paraId="20000E58" w14:textId="77777777" w:rsidR="00395ABF" w:rsidRPr="00725372" w:rsidRDefault="00395ABF" w:rsidP="002B6EDD">
            <w:pPr>
              <w:spacing w:before="60" w:after="20" w:line="20" w:lineRule="atLeast"/>
            </w:pPr>
            <w:r w:rsidRPr="00725372">
              <w:t>At the inlet of the QRB (HP flow)</w:t>
            </w:r>
          </w:p>
        </w:tc>
      </w:tr>
      <w:tr w:rsidR="00395ABF" w:rsidRPr="00725372" w14:paraId="6B676BC9" w14:textId="77777777" w:rsidTr="003E5C09">
        <w:tc>
          <w:tcPr>
            <w:tcW w:w="3235" w:type="dxa"/>
            <w:shd w:val="clear" w:color="auto" w:fill="DFCAEC" w:themeFill="accent1" w:themeFillTint="33"/>
            <w:vAlign w:val="center"/>
          </w:tcPr>
          <w:p w14:paraId="6B3032B3" w14:textId="77777777" w:rsidR="00395ABF" w:rsidRPr="00725372" w:rsidRDefault="00395ABF" w:rsidP="002B6EDD">
            <w:pPr>
              <w:pStyle w:val="AASemiBold"/>
              <w:spacing w:before="60" w:after="20" w:line="20" w:lineRule="atLeast"/>
              <w:ind w:left="699"/>
              <w:jc w:val="left"/>
            </w:pPr>
            <w:r w:rsidRPr="00725372">
              <w:t>Measure of nitrogen content for air detection</w:t>
            </w:r>
          </w:p>
        </w:tc>
        <w:tc>
          <w:tcPr>
            <w:tcW w:w="5254" w:type="dxa"/>
            <w:tcBorders>
              <w:bottom w:val="single" w:sz="4" w:space="0" w:color="562873" w:themeColor="accent1"/>
            </w:tcBorders>
          </w:tcPr>
          <w:p w14:paraId="3315EE65" w14:textId="77777777" w:rsidR="00395ABF" w:rsidRPr="00725372" w:rsidRDefault="00395ABF" w:rsidP="002B6EDD">
            <w:pPr>
              <w:spacing w:before="60" w:after="20" w:line="20" w:lineRule="atLeast"/>
            </w:pPr>
            <w:r w:rsidRPr="00725372">
              <w:t xml:space="preserve">At 2/3 of the 80 K </w:t>
            </w:r>
            <w:proofErr w:type="spellStart"/>
            <w:r w:rsidRPr="00725372">
              <w:t>adsorber</w:t>
            </w:r>
            <w:proofErr w:type="spellEnd"/>
            <w:r w:rsidRPr="00725372">
              <w:t xml:space="preserve"> beds</w:t>
            </w:r>
          </w:p>
        </w:tc>
      </w:tr>
      <w:tr w:rsidR="00395ABF" w:rsidRPr="00725372" w14:paraId="5DF08615" w14:textId="77777777" w:rsidTr="003E5C09">
        <w:tc>
          <w:tcPr>
            <w:tcW w:w="3235" w:type="dxa"/>
            <w:vMerge w:val="restart"/>
            <w:shd w:val="clear" w:color="auto" w:fill="DFCAEC" w:themeFill="accent1" w:themeFillTint="33"/>
            <w:vAlign w:val="center"/>
          </w:tcPr>
          <w:p w14:paraId="799EE8B7" w14:textId="77777777" w:rsidR="00395ABF" w:rsidRPr="00725372" w:rsidRDefault="00395ABF" w:rsidP="002B6EDD">
            <w:pPr>
              <w:pStyle w:val="AASemiBold"/>
              <w:spacing w:before="60" w:after="20" w:line="20" w:lineRule="atLeast"/>
              <w:ind w:left="699"/>
              <w:jc w:val="left"/>
            </w:pPr>
            <w:r w:rsidRPr="00725372">
              <w:t>Other measurements</w:t>
            </w:r>
          </w:p>
        </w:tc>
        <w:tc>
          <w:tcPr>
            <w:tcW w:w="5254" w:type="dxa"/>
            <w:tcBorders>
              <w:bottom w:val="nil"/>
            </w:tcBorders>
          </w:tcPr>
          <w:p w14:paraId="6052A77E" w14:textId="77777777" w:rsidR="00395ABF" w:rsidRPr="00725372" w:rsidRDefault="00395ABF" w:rsidP="002B6EDD">
            <w:pPr>
              <w:spacing w:before="60" w:after="20" w:line="20" w:lineRule="atLeast"/>
            </w:pPr>
            <w:r w:rsidRPr="00725372">
              <w:t>Rotational speed for every turbine</w:t>
            </w:r>
          </w:p>
        </w:tc>
      </w:tr>
      <w:tr w:rsidR="00395ABF" w:rsidRPr="00725372" w14:paraId="54A479E7" w14:textId="77777777" w:rsidTr="003E5C09">
        <w:tc>
          <w:tcPr>
            <w:tcW w:w="3235" w:type="dxa"/>
            <w:vMerge/>
            <w:shd w:val="clear" w:color="auto" w:fill="DFCAEC" w:themeFill="accent1" w:themeFillTint="33"/>
          </w:tcPr>
          <w:p w14:paraId="6F54B063" w14:textId="77777777" w:rsidR="00395ABF" w:rsidRPr="00725372" w:rsidRDefault="00395ABF" w:rsidP="002B6EDD">
            <w:pPr>
              <w:pStyle w:val="Lijstalinea"/>
              <w:spacing w:after="20" w:line="20" w:lineRule="atLeast"/>
              <w:rPr>
                <w:b/>
              </w:rPr>
            </w:pPr>
          </w:p>
        </w:tc>
        <w:tc>
          <w:tcPr>
            <w:tcW w:w="5254" w:type="dxa"/>
            <w:tcBorders>
              <w:top w:val="nil"/>
              <w:bottom w:val="nil"/>
            </w:tcBorders>
          </w:tcPr>
          <w:p w14:paraId="1EFFC139" w14:textId="77777777" w:rsidR="00395ABF" w:rsidRPr="00725372" w:rsidRDefault="00395ABF" w:rsidP="002B6EDD">
            <w:pPr>
              <w:spacing w:before="60" w:after="20" w:line="20" w:lineRule="atLeast"/>
            </w:pPr>
            <w:r w:rsidRPr="00725372">
              <w:t>Refrigerator cold box vacuum vessel pressure</w:t>
            </w:r>
          </w:p>
        </w:tc>
      </w:tr>
      <w:tr w:rsidR="00395ABF" w:rsidRPr="00725372" w14:paraId="08952EA8" w14:textId="77777777" w:rsidTr="003E5C09">
        <w:tc>
          <w:tcPr>
            <w:tcW w:w="3235" w:type="dxa"/>
            <w:vMerge/>
            <w:shd w:val="clear" w:color="auto" w:fill="DFCAEC" w:themeFill="accent1" w:themeFillTint="33"/>
          </w:tcPr>
          <w:p w14:paraId="44E576B9" w14:textId="77777777" w:rsidR="00395ABF" w:rsidRPr="00725372" w:rsidRDefault="00395ABF" w:rsidP="002B6EDD">
            <w:pPr>
              <w:pStyle w:val="Lijstalinea"/>
              <w:spacing w:after="20" w:line="20" w:lineRule="atLeast"/>
              <w:rPr>
                <w:b/>
              </w:rPr>
            </w:pPr>
          </w:p>
        </w:tc>
        <w:tc>
          <w:tcPr>
            <w:tcW w:w="5254" w:type="dxa"/>
            <w:tcBorders>
              <w:top w:val="nil"/>
            </w:tcBorders>
          </w:tcPr>
          <w:p w14:paraId="32086EF3" w14:textId="77777777" w:rsidR="00395ABF" w:rsidRPr="00725372" w:rsidRDefault="00395ABF" w:rsidP="002B6EDD">
            <w:pPr>
              <w:spacing w:before="60" w:after="20" w:line="20" w:lineRule="atLeast"/>
            </w:pPr>
            <w:r w:rsidRPr="00725372">
              <w:t>Power of electrical heaters</w:t>
            </w:r>
          </w:p>
        </w:tc>
      </w:tr>
    </w:tbl>
    <w:p w14:paraId="1582F36C" w14:textId="77777777" w:rsidR="00395ABF" w:rsidRPr="00725372" w:rsidRDefault="00395ABF" w:rsidP="00395ABF">
      <w:pPr>
        <w:rPr>
          <w:shd w:val="clear" w:color="auto" w:fill="FFFFFF"/>
        </w:rPr>
      </w:pPr>
    </w:p>
    <w:p w14:paraId="4624B901" w14:textId="77777777" w:rsidR="00395ABF" w:rsidRPr="00725372" w:rsidRDefault="00395ABF" w:rsidP="00395ABF">
      <w:pPr>
        <w:rPr>
          <w:shd w:val="clear" w:color="auto" w:fill="FFFFFF"/>
        </w:rPr>
      </w:pPr>
    </w:p>
    <w:p w14:paraId="069B763D" w14:textId="61AD1B89" w:rsidR="00395ABF" w:rsidRDefault="004B5888" w:rsidP="00395ABF">
      <w:pPr>
        <w:pStyle w:val="Heading3numbered"/>
        <w:rPr>
          <w:shd w:val="clear" w:color="auto" w:fill="FFFFFF"/>
        </w:rPr>
      </w:pPr>
      <w:bookmarkStart w:id="3254" w:name="_Ref190797195"/>
      <w:bookmarkStart w:id="3255" w:name="_Toc197425965"/>
      <w:r>
        <w:rPr>
          <w:shd w:val="clear" w:color="auto" w:fill="FFFFFF"/>
        </w:rPr>
        <w:t>Warm Storage Helium</w:t>
      </w:r>
      <w:r w:rsidR="008D242B">
        <w:rPr>
          <w:shd w:val="clear" w:color="auto" w:fill="FFFFFF"/>
        </w:rPr>
        <w:t xml:space="preserve"> </w:t>
      </w:r>
      <w:r w:rsidR="00395ABF" w:rsidRPr="00725372">
        <w:rPr>
          <w:shd w:val="clear" w:color="auto" w:fill="FFFFFF"/>
        </w:rPr>
        <w:t>(Option 1)</w:t>
      </w:r>
      <w:bookmarkEnd w:id="3254"/>
      <w:bookmarkEnd w:id="3255"/>
    </w:p>
    <w:p w14:paraId="74ECC5D4" w14:textId="503A6BD3" w:rsidR="008D242B" w:rsidRPr="00725372" w:rsidRDefault="004B5888" w:rsidP="008D242B">
      <w:pPr>
        <w:rPr>
          <w:shd w:val="clear" w:color="auto" w:fill="FFFFFF"/>
        </w:rPr>
      </w:pPr>
      <w:r>
        <w:rPr>
          <w:shd w:val="clear" w:color="auto" w:fill="FFFFFF"/>
        </w:rPr>
        <w:t>P</w:t>
      </w:r>
      <w:r w:rsidRPr="00725372">
        <w:rPr>
          <w:shd w:val="clear" w:color="auto" w:fill="FFFFFF"/>
        </w:rPr>
        <w:t xml:space="preserve">rocurement and installation of helium gas storage facilities on the SCK CEN site </w:t>
      </w:r>
      <w:r>
        <w:rPr>
          <w:shd w:val="clear" w:color="auto" w:fill="FFFFFF"/>
        </w:rPr>
        <w:t>are part of</w:t>
      </w:r>
      <w:r w:rsidRPr="00725372">
        <w:rPr>
          <w:shd w:val="clear" w:color="auto" w:fill="FFFFFF"/>
        </w:rPr>
        <w:t xml:space="preserve"> </w:t>
      </w:r>
      <w:commentRangeStart w:id="3256"/>
      <w:commentRangeStart w:id="3257"/>
      <w:commentRangeStart w:id="3258"/>
      <w:r w:rsidRPr="008D242B">
        <w:rPr>
          <w:rStyle w:val="AASemiBoldChar"/>
          <w:i/>
          <w:iCs/>
        </w:rPr>
        <w:t>Option 1</w:t>
      </w:r>
      <w:commentRangeEnd w:id="3256"/>
      <w:r>
        <w:rPr>
          <w:rStyle w:val="Verwijzingopmerking"/>
        </w:rPr>
        <w:commentReference w:id="3256"/>
      </w:r>
      <w:commentRangeEnd w:id="3257"/>
      <w:r w:rsidR="00DA4375">
        <w:rPr>
          <w:rStyle w:val="Verwijzingopmerking"/>
        </w:rPr>
        <w:commentReference w:id="3257"/>
      </w:r>
      <w:commentRangeEnd w:id="3258"/>
      <w:r w:rsidR="00852D3F">
        <w:rPr>
          <w:rStyle w:val="Verwijzingopmerking"/>
        </w:rPr>
        <w:commentReference w:id="3258"/>
      </w:r>
      <w:r w:rsidRPr="00725372">
        <w:rPr>
          <w:shd w:val="clear" w:color="auto" w:fill="FFFFFF"/>
        </w:rPr>
        <w:t>.</w:t>
      </w:r>
    </w:p>
    <w:p w14:paraId="2A920049" w14:textId="68242DA0" w:rsidR="00395ABF" w:rsidRPr="004B5888" w:rsidRDefault="00395ABF" w:rsidP="003E5C09">
      <w:pPr>
        <w:pStyle w:val="SysReq1"/>
        <w:rPr>
          <w:shd w:val="clear" w:color="auto" w:fill="FFFFFF"/>
          <w:lang w:val="en-GB"/>
        </w:rPr>
      </w:pPr>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define the total helium inventory required for the entire cryogenic system</w:t>
      </w:r>
      <w:r w:rsidR="004B5888">
        <w:rPr>
          <w:shd w:val="clear" w:color="auto" w:fill="FFFFFF"/>
          <w:lang w:val="en-GB"/>
        </w:rPr>
        <w:t xml:space="preserve"> based on </w:t>
      </w:r>
      <w:r w:rsidRPr="00725372">
        <w:rPr>
          <w:shd w:val="clear" w:color="auto" w:fill="FFFFFF"/>
          <w:lang w:val="en-GB"/>
        </w:rPr>
        <w:t>the helium inventory specified for the cryogenic users i</w:t>
      </w:r>
      <w:r w:rsidR="008D242B">
        <w:rPr>
          <w:shd w:val="clear" w:color="auto" w:fill="FFFFFF"/>
          <w:lang w:val="en-GB"/>
        </w:rPr>
        <w:t xml:space="preserve">n </w:t>
      </w:r>
      <w:r w:rsidR="008D242B" w:rsidRPr="008D242B">
        <w:rPr>
          <w:rStyle w:val="AAReferencedChar"/>
        </w:rPr>
        <w:fldChar w:fldCharType="begin"/>
      </w:r>
      <w:r w:rsidR="008D242B" w:rsidRPr="008D242B">
        <w:rPr>
          <w:rStyle w:val="AAReferencedChar"/>
        </w:rPr>
        <w:instrText xml:space="preserve"> REF _Ref192165728 \h  \* MERGEFORMAT </w:instrText>
      </w:r>
      <w:r w:rsidR="008D242B" w:rsidRPr="008D242B">
        <w:rPr>
          <w:rStyle w:val="AAReferencedChar"/>
        </w:rPr>
      </w:r>
      <w:r w:rsidR="008D242B" w:rsidRPr="008D242B">
        <w:rPr>
          <w:rStyle w:val="AAReferencedChar"/>
        </w:rPr>
        <w:fldChar w:fldCharType="separate"/>
      </w:r>
      <w:r w:rsidR="00E67BB8" w:rsidRPr="00E67BB8">
        <w:rPr>
          <w:rStyle w:val="AAReferencedChar"/>
        </w:rPr>
        <w:t>Table 9</w:t>
      </w:r>
      <w:r w:rsidR="008D242B" w:rsidRPr="008D242B">
        <w:rPr>
          <w:rStyle w:val="AAReferencedChar"/>
        </w:rPr>
        <w:fldChar w:fldCharType="end"/>
      </w:r>
      <w:r w:rsidR="008D242B">
        <w:rPr>
          <w:shd w:val="clear" w:color="auto" w:fill="FFFFFF"/>
          <w:lang w:val="en-GB"/>
        </w:rPr>
        <w:t xml:space="preserve"> </w:t>
      </w:r>
      <w:r w:rsidRPr="008D242B">
        <w:rPr>
          <w:shd w:val="clear" w:color="auto" w:fill="FFFFFF"/>
          <w:lang w:val="en-GB"/>
        </w:rPr>
        <w:t xml:space="preserve">as well as for the </w:t>
      </w:r>
      <w:r w:rsidR="00A156C9">
        <w:rPr>
          <w:shd w:val="clear" w:color="auto" w:fill="FFFFFF"/>
          <w:lang w:val="en-GB"/>
        </w:rPr>
        <w:t>QPLANT</w:t>
      </w:r>
      <w:r w:rsidRPr="008D242B">
        <w:rPr>
          <w:shd w:val="clear" w:color="auto" w:fill="FFFFFF"/>
          <w:lang w:val="en-GB"/>
        </w:rPr>
        <w:t xml:space="preserve">, regardless of whether </w:t>
      </w:r>
      <w:r w:rsidRPr="008D242B">
        <w:rPr>
          <w:rStyle w:val="AASemiBoldChar"/>
          <w:i/>
          <w:iCs/>
        </w:rPr>
        <w:t xml:space="preserve">Option 1 </w:t>
      </w:r>
      <w:r w:rsidRPr="008D242B">
        <w:rPr>
          <w:shd w:val="clear" w:color="auto" w:fill="FFFFFF"/>
          <w:lang w:val="en-GB"/>
        </w:rPr>
        <w:t>is granted.</w:t>
      </w:r>
    </w:p>
    <w:p w14:paraId="20C85DD4" w14:textId="77777777" w:rsidR="00395ABF" w:rsidRPr="00725372" w:rsidRDefault="00395ABF" w:rsidP="00395ABF">
      <w:pPr>
        <w:pStyle w:val="SysReq1"/>
        <w:rPr>
          <w:shd w:val="clear" w:color="auto" w:fill="FFFFFF"/>
          <w:lang w:val="en-GB"/>
        </w:rPr>
      </w:pPr>
      <w:r w:rsidRPr="00725372">
        <w:rPr>
          <w:shd w:val="clear" w:color="auto" w:fill="FFFFFF"/>
          <w:lang w:val="en-GB"/>
        </w:rPr>
        <w:t>The helium gas storage on site shall be sized for the full helium inventory, as required by the operation modes and availability.</w:t>
      </w:r>
    </w:p>
    <w:p w14:paraId="6AADEE9E" w14:textId="77777777" w:rsidR="00395ABF" w:rsidRPr="00725372" w:rsidRDefault="00395ABF" w:rsidP="00395ABF">
      <w:pPr>
        <w:pStyle w:val="SysReq1"/>
        <w:rPr>
          <w:shd w:val="clear" w:color="auto" w:fill="FFFFFF"/>
          <w:lang w:val="en-GB"/>
        </w:rPr>
      </w:pPr>
      <w:r w:rsidRPr="00725372">
        <w:rPr>
          <w:shd w:val="clear" w:color="auto" w:fill="FFFFFF"/>
          <w:lang w:val="en-GB"/>
        </w:rPr>
        <w:t>The High Pressure of the WCS shall be used as the maximum storage pressure when calculating the storage volume required to accommodate the full helium inventory.</w:t>
      </w:r>
    </w:p>
    <w:p w14:paraId="4F830ACF" w14:textId="2DB4E156" w:rsidR="00395ABF" w:rsidRPr="00725372" w:rsidRDefault="00395ABF" w:rsidP="00395ABF">
      <w:pPr>
        <w:pStyle w:val="SysReq1"/>
        <w:rPr>
          <w:shd w:val="clear" w:color="auto" w:fill="FFFFFF"/>
          <w:lang w:val="en-GB"/>
        </w:rPr>
      </w:pPr>
      <w:r w:rsidRPr="00725372">
        <w:rPr>
          <w:shd w:val="clear" w:color="auto" w:fill="FFFFFF"/>
          <w:lang w:val="en-GB"/>
        </w:rPr>
        <w:lastRenderedPageBreak/>
        <w:t xml:space="preserve">A minimum of three vessels shall be </w:t>
      </w:r>
      <w:r w:rsidR="007A630A">
        <w:rPr>
          <w:shd w:val="clear" w:color="auto" w:fill="FFFFFF"/>
          <w:lang w:val="en-GB"/>
        </w:rPr>
        <w:t>considered</w:t>
      </w:r>
      <w:r w:rsidR="007A630A" w:rsidRPr="00725372">
        <w:rPr>
          <w:shd w:val="clear" w:color="auto" w:fill="FFFFFF"/>
          <w:lang w:val="en-GB"/>
        </w:rPr>
        <w:t xml:space="preserve"> </w:t>
      </w:r>
      <w:r w:rsidRPr="00725372">
        <w:rPr>
          <w:shd w:val="clear" w:color="auto" w:fill="FFFFFF"/>
          <w:lang w:val="en-GB"/>
        </w:rPr>
        <w:t>to store the full helium inventory of the Cryogenic System.</w:t>
      </w:r>
    </w:p>
    <w:p w14:paraId="42FA56E6" w14:textId="77777777" w:rsidR="00395ABF" w:rsidRPr="00725372" w:rsidRDefault="00395ABF" w:rsidP="00395ABF">
      <w:pPr>
        <w:pStyle w:val="SysReq1"/>
        <w:rPr>
          <w:shd w:val="clear" w:color="auto" w:fill="FFFFFF"/>
          <w:lang w:val="en-GB"/>
        </w:rPr>
      </w:pPr>
      <w:r w:rsidRPr="00725372">
        <w:rPr>
          <w:shd w:val="clear" w:color="auto" w:fill="FFFFFF"/>
          <w:lang w:val="en-GB"/>
        </w:rPr>
        <w:t>As a contingency to account for potential volume deficiencies and to include operational margins to offset helium loss, a margin of 20% shall be applied to the helium inventories and the corresponding helium storage facilities.</w:t>
      </w:r>
    </w:p>
    <w:p w14:paraId="6785EA4F" w14:textId="0C01FAAC" w:rsidR="00395ABF" w:rsidRPr="00725372" w:rsidRDefault="00395ABF" w:rsidP="00395ABF">
      <w:pPr>
        <w:pStyle w:val="SysReq1"/>
        <w:rPr>
          <w:shd w:val="clear" w:color="auto" w:fill="FFFFFF"/>
          <w:lang w:val="en-GB"/>
        </w:rPr>
      </w:pPr>
      <w:r w:rsidRPr="00725372">
        <w:rPr>
          <w:shd w:val="clear" w:color="auto" w:fill="FFFFFF"/>
          <w:lang w:val="en-GB"/>
        </w:rPr>
        <w:t xml:space="preserve">To </w:t>
      </w:r>
      <w:proofErr w:type="spellStart"/>
      <w:r w:rsidRPr="00725372">
        <w:rPr>
          <w:shd w:val="clear" w:color="auto" w:fill="FFFFFF"/>
          <w:lang w:val="en-GB"/>
        </w:rPr>
        <w:t>minimize</w:t>
      </w:r>
      <w:proofErr w:type="spellEnd"/>
      <w:r w:rsidRPr="00725372">
        <w:rPr>
          <w:shd w:val="clear" w:color="auto" w:fill="FFFFFF"/>
          <w:lang w:val="en-GB"/>
        </w:rPr>
        <w:t xml:space="preserve"> the footprint impact in the storage area, the vertical positioning of the helium storage vessels is currently considered as baseline. However, the final volumes and arrangement shall be validated by SCK CEN.</w:t>
      </w:r>
    </w:p>
    <w:p w14:paraId="3661836E" w14:textId="77777777" w:rsidR="008D242B" w:rsidRDefault="008D242B" w:rsidP="008D242B">
      <w:pPr>
        <w:rPr>
          <w:lang w:eastAsia="fr-FR"/>
        </w:rPr>
      </w:pPr>
      <w:bookmarkStart w:id="3259" w:name="_Ref185003225"/>
    </w:p>
    <w:p w14:paraId="7B1852A4" w14:textId="10EEF28D" w:rsidR="00395ABF" w:rsidRPr="00725372" w:rsidRDefault="00395ABF" w:rsidP="00395ABF">
      <w:pPr>
        <w:pStyle w:val="Captioncentered"/>
        <w:rPr>
          <w:lang w:val="en-GB" w:eastAsia="fr-FR"/>
        </w:rPr>
      </w:pPr>
      <w:bookmarkStart w:id="3260" w:name="_Ref192165728"/>
      <w:bookmarkStart w:id="3261" w:name="_Toc195865379"/>
      <w:r w:rsidRPr="00725372">
        <w:rPr>
          <w:lang w:val="en-GB" w:eastAsia="fr-FR"/>
        </w:rPr>
        <w:t xml:space="preserve">Table </w:t>
      </w:r>
      <w:r w:rsidRPr="00725372">
        <w:rPr>
          <w:lang w:val="en-GB" w:eastAsia="fr-FR"/>
        </w:rPr>
        <w:fldChar w:fldCharType="begin"/>
      </w:r>
      <w:r w:rsidRPr="00725372">
        <w:rPr>
          <w:lang w:val="en-GB" w:eastAsia="fr-FR"/>
        </w:rPr>
        <w:instrText xml:space="preserve"> SEQ Table \* ARABIC </w:instrText>
      </w:r>
      <w:r w:rsidRPr="00725372">
        <w:rPr>
          <w:lang w:val="en-GB" w:eastAsia="fr-FR"/>
        </w:rPr>
        <w:fldChar w:fldCharType="separate"/>
      </w:r>
      <w:r w:rsidR="00E67BB8">
        <w:rPr>
          <w:noProof/>
          <w:lang w:val="en-GB" w:eastAsia="fr-FR"/>
        </w:rPr>
        <w:t>9</w:t>
      </w:r>
      <w:r w:rsidRPr="00725372">
        <w:rPr>
          <w:lang w:val="en-GB" w:eastAsia="fr-FR"/>
        </w:rPr>
        <w:fldChar w:fldCharType="end"/>
      </w:r>
      <w:bookmarkEnd w:id="3259"/>
      <w:bookmarkEnd w:id="3260"/>
      <w:r w:rsidRPr="00725372">
        <w:rPr>
          <w:lang w:val="en-GB" w:eastAsia="fr-FR"/>
        </w:rPr>
        <w:t> Helium inventory</w:t>
      </w:r>
      <w:bookmarkEnd w:id="3261"/>
    </w:p>
    <w:tbl>
      <w:tblPr>
        <w:tblStyle w:val="TableGrid2"/>
        <w:tblW w:w="9634"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CellMar>
          <w:top w:w="57" w:type="dxa"/>
          <w:bottom w:w="57" w:type="dxa"/>
        </w:tblCellMar>
        <w:tblLook w:val="04A0" w:firstRow="1" w:lastRow="0" w:firstColumn="1" w:lastColumn="0" w:noHBand="0" w:noVBand="1"/>
      </w:tblPr>
      <w:tblGrid>
        <w:gridCol w:w="2515"/>
        <w:gridCol w:w="5040"/>
        <w:gridCol w:w="2079"/>
      </w:tblGrid>
      <w:tr w:rsidR="00395ABF" w:rsidRPr="00725372" w14:paraId="2DEAC79D" w14:textId="77777777" w:rsidTr="002B6EDD">
        <w:trPr>
          <w:trHeight w:val="131"/>
        </w:trPr>
        <w:tc>
          <w:tcPr>
            <w:tcW w:w="2515" w:type="dxa"/>
            <w:shd w:val="clear" w:color="auto" w:fill="EBD9ED" w:themeFill="accent2" w:themeFillTint="33"/>
            <w:vAlign w:val="center"/>
          </w:tcPr>
          <w:p w14:paraId="6F2756E2" w14:textId="77777777" w:rsidR="00395ABF" w:rsidRPr="00725372" w:rsidRDefault="00395ABF" w:rsidP="002B6EDD">
            <w:pPr>
              <w:pStyle w:val="AASemiBold"/>
              <w:spacing w:line="240" w:lineRule="auto"/>
              <w:jc w:val="center"/>
            </w:pPr>
            <w:r w:rsidRPr="00725372">
              <w:t>Component</w:t>
            </w:r>
          </w:p>
        </w:tc>
        <w:tc>
          <w:tcPr>
            <w:tcW w:w="5040" w:type="dxa"/>
            <w:shd w:val="clear" w:color="auto" w:fill="EBD9ED" w:themeFill="accent2" w:themeFillTint="33"/>
            <w:vAlign w:val="center"/>
          </w:tcPr>
          <w:p w14:paraId="533D1F4D" w14:textId="77777777" w:rsidR="00395ABF" w:rsidRPr="00725372" w:rsidRDefault="00395ABF" w:rsidP="002B6EDD">
            <w:pPr>
              <w:pStyle w:val="AASemiBold"/>
              <w:spacing w:line="240" w:lineRule="auto"/>
              <w:jc w:val="center"/>
            </w:pPr>
            <w:r w:rsidRPr="00725372">
              <w:t>Helium inventory data</w:t>
            </w:r>
          </w:p>
        </w:tc>
        <w:tc>
          <w:tcPr>
            <w:tcW w:w="2079" w:type="dxa"/>
            <w:shd w:val="clear" w:color="auto" w:fill="EBD9ED" w:themeFill="accent2" w:themeFillTint="33"/>
            <w:vAlign w:val="center"/>
          </w:tcPr>
          <w:p w14:paraId="6AE6A8E8" w14:textId="77777777" w:rsidR="00395ABF" w:rsidRPr="00725372" w:rsidRDefault="00395ABF" w:rsidP="002B6EDD">
            <w:pPr>
              <w:pStyle w:val="AASemiBold"/>
              <w:spacing w:line="240" w:lineRule="auto"/>
              <w:jc w:val="center"/>
            </w:pPr>
            <w:r w:rsidRPr="00725372">
              <w:t>Helium Mass (kg)</w:t>
            </w:r>
          </w:p>
        </w:tc>
      </w:tr>
      <w:tr w:rsidR="00395ABF" w:rsidRPr="00725372" w14:paraId="7179059E" w14:textId="77777777" w:rsidTr="002B6EDD">
        <w:trPr>
          <w:trHeight w:val="860"/>
        </w:trPr>
        <w:tc>
          <w:tcPr>
            <w:tcW w:w="2515" w:type="dxa"/>
            <w:vAlign w:val="center"/>
            <w:hideMark/>
          </w:tcPr>
          <w:p w14:paraId="22F8AB47" w14:textId="77777777" w:rsidR="00395ABF" w:rsidRPr="00725372" w:rsidRDefault="00395ABF" w:rsidP="002B6EDD">
            <w:pPr>
              <w:spacing w:before="40" w:after="20" w:line="240" w:lineRule="auto"/>
              <w:contextualSpacing/>
              <w:jc w:val="center"/>
            </w:pPr>
            <w:proofErr w:type="spellStart"/>
            <w:r w:rsidRPr="00725372">
              <w:t>Cryomodules</w:t>
            </w:r>
            <w:proofErr w:type="spellEnd"/>
            <w:r w:rsidRPr="00725372">
              <w:t xml:space="preserve"> (QM) including QVE.</w:t>
            </w:r>
          </w:p>
        </w:tc>
        <w:tc>
          <w:tcPr>
            <w:tcW w:w="5040" w:type="dxa"/>
            <w:vAlign w:val="center"/>
            <w:hideMark/>
          </w:tcPr>
          <w:p w14:paraId="38CF8315" w14:textId="77777777" w:rsidR="00395ABF" w:rsidRPr="00725372" w:rsidRDefault="00395ABF" w:rsidP="002B6EDD">
            <w:pPr>
              <w:spacing w:before="40" w:after="20" w:line="240" w:lineRule="auto"/>
              <w:contextualSpacing/>
            </w:pPr>
            <w:r w:rsidRPr="00725372">
              <w:t xml:space="preserve">QM </w:t>
            </w:r>
            <w:r w:rsidRPr="00725372">
              <w:rPr>
                <w:sz w:val="18"/>
                <w:szCs w:val="18"/>
              </w:rPr>
              <w:t xml:space="preserve">(~ 90 </w:t>
            </w:r>
            <w:proofErr w:type="spellStart"/>
            <w:r w:rsidRPr="00725372">
              <w:rPr>
                <w:sz w:val="18"/>
                <w:szCs w:val="18"/>
              </w:rPr>
              <w:t>liters</w:t>
            </w:r>
            <w:proofErr w:type="spellEnd"/>
            <w:r w:rsidRPr="00725372">
              <w:rPr>
                <w:sz w:val="18"/>
                <w:szCs w:val="18"/>
              </w:rPr>
              <w:t xml:space="preserve"> of helium per </w:t>
            </w:r>
            <w:proofErr w:type="spellStart"/>
            <w:r w:rsidRPr="00725372">
              <w:rPr>
                <w:sz w:val="18"/>
                <w:szCs w:val="18"/>
              </w:rPr>
              <w:t>cryomodules</w:t>
            </w:r>
            <w:proofErr w:type="spellEnd"/>
            <w:r w:rsidRPr="00725372">
              <w:rPr>
                <w:sz w:val="18"/>
                <w:szCs w:val="18"/>
              </w:rPr>
              <w:t>)</w:t>
            </w:r>
          </w:p>
          <w:p w14:paraId="0BE490A1" w14:textId="77777777" w:rsidR="00395ABF" w:rsidRPr="00725372" w:rsidRDefault="00395ABF" w:rsidP="002B6EDD">
            <w:pPr>
              <w:spacing w:before="40" w:after="20" w:line="240" w:lineRule="auto"/>
              <w:contextualSpacing/>
            </w:pPr>
            <w:r w:rsidRPr="00725372">
              <w:t xml:space="preserve">+QVE ~ 200 </w:t>
            </w:r>
            <w:proofErr w:type="spellStart"/>
            <w:r w:rsidRPr="00725372">
              <w:t>liters</w:t>
            </w:r>
            <w:proofErr w:type="spellEnd"/>
          </w:p>
        </w:tc>
        <w:tc>
          <w:tcPr>
            <w:tcW w:w="2079" w:type="dxa"/>
            <w:vAlign w:val="center"/>
            <w:hideMark/>
          </w:tcPr>
          <w:p w14:paraId="5A8D155A" w14:textId="77777777" w:rsidR="00395ABF" w:rsidRPr="00725372" w:rsidRDefault="00395ABF" w:rsidP="002B6EDD">
            <w:pPr>
              <w:spacing w:before="40" w:after="20" w:line="240" w:lineRule="auto"/>
              <w:contextualSpacing/>
              <w:jc w:val="center"/>
            </w:pPr>
            <w:r w:rsidRPr="00725372">
              <w:t>440</w:t>
            </w:r>
          </w:p>
        </w:tc>
      </w:tr>
      <w:tr w:rsidR="00395ABF" w:rsidRPr="00725372" w14:paraId="5F499C16" w14:textId="77777777" w:rsidTr="002B6EDD">
        <w:trPr>
          <w:trHeight w:val="968"/>
        </w:trPr>
        <w:tc>
          <w:tcPr>
            <w:tcW w:w="2515" w:type="dxa"/>
            <w:vAlign w:val="center"/>
            <w:hideMark/>
          </w:tcPr>
          <w:p w14:paraId="4AD97C21" w14:textId="77777777" w:rsidR="00395ABF" w:rsidRPr="00725372" w:rsidRDefault="00395ABF" w:rsidP="002B6EDD">
            <w:pPr>
              <w:spacing w:before="40" w:after="20" w:line="240" w:lineRule="auto"/>
              <w:contextualSpacing/>
              <w:jc w:val="left"/>
            </w:pPr>
            <w:r w:rsidRPr="00725372">
              <w:t>Cryogenic distribution:</w:t>
            </w:r>
          </w:p>
          <w:p w14:paraId="147BD00A" w14:textId="77777777" w:rsidR="00395ABF" w:rsidRPr="00725372" w:rsidRDefault="00395ABF" w:rsidP="002B6EDD">
            <w:pPr>
              <w:spacing w:before="40" w:after="20" w:line="240" w:lineRule="auto"/>
              <w:contextualSpacing/>
              <w:jc w:val="center"/>
            </w:pPr>
            <w:r w:rsidRPr="00725372">
              <w:t>QVB and QLM for 2K operation</w:t>
            </w:r>
          </w:p>
        </w:tc>
        <w:tc>
          <w:tcPr>
            <w:tcW w:w="5040" w:type="dxa"/>
            <w:vAlign w:val="center"/>
            <w:hideMark/>
          </w:tcPr>
          <w:p w14:paraId="6CE8BF23" w14:textId="77777777" w:rsidR="00395ABF" w:rsidRPr="00725372" w:rsidRDefault="00395ABF" w:rsidP="002B6EDD">
            <w:pPr>
              <w:spacing w:before="40" w:after="20" w:line="240" w:lineRule="auto"/>
              <w:ind w:left="68"/>
              <w:contextualSpacing/>
            </w:pPr>
            <w:r w:rsidRPr="00725372">
              <w:t>VLP return ~ 2 kg</w:t>
            </w:r>
          </w:p>
          <w:p w14:paraId="37F981B3" w14:textId="77777777" w:rsidR="00395ABF" w:rsidRPr="00725372" w:rsidRDefault="00395ABF" w:rsidP="002B6EDD">
            <w:pPr>
              <w:spacing w:before="40" w:after="20" w:line="240" w:lineRule="auto"/>
              <w:ind w:left="68"/>
              <w:contextualSpacing/>
            </w:pPr>
            <w:proofErr w:type="spellStart"/>
            <w:r w:rsidRPr="00725372">
              <w:t>SHe</w:t>
            </w:r>
            <w:proofErr w:type="spellEnd"/>
            <w:r w:rsidRPr="00725372">
              <w:t xml:space="preserve"> supply ~ 15 kg</w:t>
            </w:r>
          </w:p>
          <w:p w14:paraId="79F17DBA" w14:textId="77777777" w:rsidR="00395ABF" w:rsidRPr="00725372" w:rsidRDefault="00395ABF" w:rsidP="002B6EDD">
            <w:pPr>
              <w:spacing w:before="40" w:after="20" w:line="240" w:lineRule="auto"/>
              <w:ind w:left="73"/>
              <w:contextualSpacing/>
            </w:pPr>
            <w:r w:rsidRPr="00725372">
              <w:t>TS supply-return ~ 12 kg</w:t>
            </w:r>
          </w:p>
          <w:p w14:paraId="40713045" w14:textId="77777777" w:rsidR="00395ABF" w:rsidRPr="00725372" w:rsidRDefault="00395ABF" w:rsidP="002B6EDD">
            <w:pPr>
              <w:spacing w:before="40" w:after="20" w:line="240" w:lineRule="auto"/>
              <w:ind w:left="73"/>
              <w:contextualSpacing/>
            </w:pPr>
            <w:r w:rsidRPr="00725372">
              <w:t>Warm He lines ~ 1 kg</w:t>
            </w:r>
          </w:p>
        </w:tc>
        <w:tc>
          <w:tcPr>
            <w:tcW w:w="2079" w:type="dxa"/>
            <w:vAlign w:val="center"/>
            <w:hideMark/>
          </w:tcPr>
          <w:p w14:paraId="5155AFE4" w14:textId="77777777" w:rsidR="00395ABF" w:rsidRPr="00725372" w:rsidRDefault="00395ABF" w:rsidP="002B6EDD">
            <w:pPr>
              <w:spacing w:before="40" w:after="20" w:line="240" w:lineRule="auto"/>
              <w:contextualSpacing/>
              <w:jc w:val="center"/>
            </w:pPr>
            <w:r w:rsidRPr="00725372">
              <w:t>30</w:t>
            </w:r>
          </w:p>
        </w:tc>
      </w:tr>
      <w:tr w:rsidR="00395ABF" w:rsidRPr="00725372" w14:paraId="61609113" w14:textId="77777777" w:rsidTr="002B6EDD">
        <w:trPr>
          <w:trHeight w:val="734"/>
        </w:trPr>
        <w:tc>
          <w:tcPr>
            <w:tcW w:w="2515" w:type="dxa"/>
            <w:vAlign w:val="center"/>
            <w:hideMark/>
          </w:tcPr>
          <w:p w14:paraId="25F5E52A" w14:textId="44D2E2B8" w:rsidR="00395ABF" w:rsidRPr="00725372" w:rsidRDefault="00A156C9" w:rsidP="002B6EDD">
            <w:pPr>
              <w:spacing w:before="40" w:after="20" w:line="240" w:lineRule="auto"/>
              <w:contextualSpacing/>
              <w:jc w:val="center"/>
            </w:pPr>
            <w:r>
              <w:t>QPLANT</w:t>
            </w:r>
          </w:p>
        </w:tc>
        <w:tc>
          <w:tcPr>
            <w:tcW w:w="5040" w:type="dxa"/>
            <w:vAlign w:val="center"/>
            <w:hideMark/>
          </w:tcPr>
          <w:p w14:paraId="656548AF" w14:textId="50F85CFF" w:rsidR="00395ABF" w:rsidRPr="00725372" w:rsidRDefault="00395ABF" w:rsidP="002B6EDD">
            <w:pPr>
              <w:spacing w:before="40" w:after="20" w:line="240" w:lineRule="auto"/>
              <w:contextualSpacing/>
            </w:pPr>
            <w:r w:rsidRPr="00725372">
              <w:t xml:space="preserve">To be determined by the </w:t>
            </w:r>
            <w:r w:rsidR="00CB1438">
              <w:t>Contractor</w:t>
            </w:r>
            <w:r w:rsidRPr="00725372">
              <w:t xml:space="preserve"> of the </w:t>
            </w:r>
            <w:r w:rsidR="00A156C9">
              <w:t>QPLANT</w:t>
            </w:r>
          </w:p>
        </w:tc>
        <w:tc>
          <w:tcPr>
            <w:tcW w:w="2079" w:type="dxa"/>
            <w:vAlign w:val="center"/>
            <w:hideMark/>
          </w:tcPr>
          <w:p w14:paraId="79A245E6" w14:textId="5EBCEFEC" w:rsidR="00395ABF" w:rsidRPr="00725372" w:rsidRDefault="00395ABF" w:rsidP="002B6EDD">
            <w:pPr>
              <w:spacing w:before="40" w:after="20" w:line="240" w:lineRule="auto"/>
              <w:contextualSpacing/>
              <w:jc w:val="center"/>
            </w:pPr>
            <w:r w:rsidRPr="00725372">
              <w:t xml:space="preserve">TBD by </w:t>
            </w:r>
            <w:r w:rsidR="00CB1438">
              <w:t>Contractor</w:t>
            </w:r>
          </w:p>
        </w:tc>
      </w:tr>
      <w:tr w:rsidR="00395ABF" w:rsidRPr="00725372" w14:paraId="0F9DB9F6" w14:textId="77777777" w:rsidTr="002B6EDD">
        <w:trPr>
          <w:trHeight w:val="905"/>
        </w:trPr>
        <w:tc>
          <w:tcPr>
            <w:tcW w:w="2515" w:type="dxa"/>
            <w:vAlign w:val="center"/>
          </w:tcPr>
          <w:p w14:paraId="50AA5DF1" w14:textId="77777777" w:rsidR="00395ABF" w:rsidRPr="00725372" w:rsidRDefault="00395ABF" w:rsidP="002B6EDD">
            <w:pPr>
              <w:spacing w:before="40" w:after="20" w:line="240" w:lineRule="auto"/>
              <w:contextualSpacing/>
              <w:jc w:val="center"/>
            </w:pPr>
            <w:r w:rsidRPr="00725372">
              <w:t>Gaseous warm storage</w:t>
            </w:r>
          </w:p>
        </w:tc>
        <w:tc>
          <w:tcPr>
            <w:tcW w:w="5040" w:type="dxa"/>
            <w:vAlign w:val="center"/>
          </w:tcPr>
          <w:p w14:paraId="32E2D0CD" w14:textId="77777777" w:rsidR="00395ABF" w:rsidRPr="00725372" w:rsidRDefault="00395ABF" w:rsidP="002B6EDD">
            <w:pPr>
              <w:spacing w:before="40" w:after="20" w:line="240" w:lineRule="auto"/>
              <w:contextualSpacing/>
            </w:pPr>
            <w:r w:rsidRPr="00725372">
              <w:t>Remaining inventory during operation.</w:t>
            </w:r>
          </w:p>
          <w:p w14:paraId="427111AE" w14:textId="24907F24" w:rsidR="00395ABF" w:rsidRPr="00725372" w:rsidRDefault="00395ABF" w:rsidP="002B6EDD">
            <w:pPr>
              <w:spacing w:before="40" w:after="20" w:line="240" w:lineRule="auto"/>
              <w:contextualSpacing/>
            </w:pPr>
            <w:r w:rsidRPr="00725372">
              <w:t xml:space="preserve">To be determined by the </w:t>
            </w:r>
            <w:r w:rsidR="00CB1438">
              <w:t>Contractor</w:t>
            </w:r>
            <w:r w:rsidRPr="00725372">
              <w:t xml:space="preserve"> of the </w:t>
            </w:r>
            <w:r w:rsidR="00A156C9">
              <w:t>QPLANT</w:t>
            </w:r>
          </w:p>
        </w:tc>
        <w:tc>
          <w:tcPr>
            <w:tcW w:w="2079" w:type="dxa"/>
            <w:vAlign w:val="center"/>
          </w:tcPr>
          <w:p w14:paraId="06C00573" w14:textId="3AB0C46F" w:rsidR="00395ABF" w:rsidRPr="00725372" w:rsidRDefault="00395ABF" w:rsidP="002B6EDD">
            <w:pPr>
              <w:spacing w:before="40" w:after="20" w:line="240" w:lineRule="auto"/>
              <w:contextualSpacing/>
              <w:jc w:val="center"/>
            </w:pPr>
            <w:r w:rsidRPr="00725372">
              <w:t xml:space="preserve">TBD by </w:t>
            </w:r>
            <w:r w:rsidR="00CB1438">
              <w:t>Contractor</w:t>
            </w:r>
          </w:p>
        </w:tc>
      </w:tr>
      <w:tr w:rsidR="00395ABF" w:rsidRPr="00725372" w14:paraId="1736B90B" w14:textId="77777777" w:rsidTr="002B6EDD">
        <w:trPr>
          <w:trHeight w:val="761"/>
        </w:trPr>
        <w:tc>
          <w:tcPr>
            <w:tcW w:w="2515" w:type="dxa"/>
            <w:vAlign w:val="center"/>
            <w:hideMark/>
          </w:tcPr>
          <w:p w14:paraId="30F3DA26" w14:textId="77777777" w:rsidR="00395ABF" w:rsidRPr="00725372" w:rsidRDefault="00395ABF" w:rsidP="002B6EDD">
            <w:pPr>
              <w:pStyle w:val="AASemiBold"/>
              <w:spacing w:before="40" w:after="20" w:line="240" w:lineRule="auto"/>
              <w:contextualSpacing/>
              <w:jc w:val="right"/>
            </w:pPr>
            <w:r w:rsidRPr="00725372">
              <w:t>TOTAL without margin applied</w:t>
            </w:r>
          </w:p>
        </w:tc>
        <w:tc>
          <w:tcPr>
            <w:tcW w:w="5040" w:type="dxa"/>
            <w:vAlign w:val="center"/>
            <w:hideMark/>
          </w:tcPr>
          <w:p w14:paraId="1604BE19" w14:textId="462D94BB" w:rsidR="00395ABF" w:rsidRPr="00725372" w:rsidRDefault="00395ABF" w:rsidP="002B6EDD">
            <w:pPr>
              <w:spacing w:before="40" w:after="20" w:line="240" w:lineRule="auto"/>
              <w:contextualSpacing/>
            </w:pPr>
            <w:r w:rsidRPr="00725372">
              <w:t xml:space="preserve">Without </w:t>
            </w:r>
            <w:r w:rsidR="00A156C9">
              <w:t>QPLANT</w:t>
            </w:r>
            <w:r w:rsidRPr="00725372">
              <w:t xml:space="preserve"> and helium gas storages remaining during operation</w:t>
            </w:r>
          </w:p>
        </w:tc>
        <w:tc>
          <w:tcPr>
            <w:tcW w:w="2079" w:type="dxa"/>
            <w:vAlign w:val="center"/>
            <w:hideMark/>
          </w:tcPr>
          <w:p w14:paraId="4EFD73D6" w14:textId="77777777" w:rsidR="00395ABF" w:rsidRPr="00725372" w:rsidRDefault="00395ABF" w:rsidP="002B6EDD">
            <w:pPr>
              <w:pStyle w:val="AASemiBold"/>
              <w:spacing w:before="40" w:after="20" w:line="240" w:lineRule="auto"/>
              <w:contextualSpacing/>
              <w:jc w:val="center"/>
            </w:pPr>
            <w:r w:rsidRPr="00725372">
              <w:t>~ 470 kg</w:t>
            </w:r>
          </w:p>
          <w:p w14:paraId="6C51BFC4" w14:textId="34D4A3FE" w:rsidR="00395ABF" w:rsidRPr="00725372" w:rsidRDefault="00395ABF" w:rsidP="002B6EDD">
            <w:pPr>
              <w:pStyle w:val="AASemiBold"/>
              <w:spacing w:before="40" w:after="20" w:line="240" w:lineRule="auto"/>
              <w:contextualSpacing/>
              <w:jc w:val="center"/>
            </w:pPr>
            <w:r w:rsidRPr="00725372">
              <w:t xml:space="preserve">+ </w:t>
            </w:r>
            <w:r w:rsidR="00A156C9">
              <w:t>QPLANT</w:t>
            </w:r>
            <w:r w:rsidRPr="00725372">
              <w:t xml:space="preserve"> and helium gas storages</w:t>
            </w:r>
          </w:p>
        </w:tc>
      </w:tr>
      <w:tr w:rsidR="00395ABF" w:rsidRPr="00725372" w14:paraId="45D336E8" w14:textId="77777777" w:rsidTr="002B6EDD">
        <w:trPr>
          <w:trHeight w:val="680"/>
        </w:trPr>
        <w:tc>
          <w:tcPr>
            <w:tcW w:w="2515" w:type="dxa"/>
            <w:vAlign w:val="center"/>
          </w:tcPr>
          <w:p w14:paraId="296591C5" w14:textId="77777777" w:rsidR="00395ABF" w:rsidRPr="00725372" w:rsidRDefault="00395ABF" w:rsidP="002B6EDD">
            <w:pPr>
              <w:pStyle w:val="AASemiBold"/>
              <w:spacing w:before="40" w:after="20" w:line="240" w:lineRule="auto"/>
              <w:contextualSpacing/>
              <w:jc w:val="right"/>
            </w:pPr>
            <w:r w:rsidRPr="00725372">
              <w:t>TOTAL with margin</w:t>
            </w:r>
          </w:p>
        </w:tc>
        <w:tc>
          <w:tcPr>
            <w:tcW w:w="5040" w:type="dxa"/>
            <w:vAlign w:val="center"/>
          </w:tcPr>
          <w:p w14:paraId="389603F0" w14:textId="1E46D657" w:rsidR="00395ABF" w:rsidRPr="00725372" w:rsidRDefault="00395ABF" w:rsidP="002B6EDD">
            <w:pPr>
              <w:spacing w:before="40" w:after="20" w:line="240" w:lineRule="auto"/>
              <w:contextualSpacing/>
            </w:pPr>
            <w:r w:rsidRPr="00725372">
              <w:t xml:space="preserve">Without </w:t>
            </w:r>
            <w:r w:rsidR="00A156C9">
              <w:t>QPLANT</w:t>
            </w:r>
            <w:r w:rsidRPr="00725372">
              <w:t xml:space="preserve"> and helium gas storages remaining during operation</w:t>
            </w:r>
          </w:p>
          <w:p w14:paraId="6E21F210" w14:textId="77777777" w:rsidR="00395ABF" w:rsidRPr="00725372" w:rsidRDefault="00395ABF" w:rsidP="002B6EDD">
            <w:pPr>
              <w:spacing w:before="40" w:after="20" w:line="240" w:lineRule="auto"/>
              <w:contextualSpacing/>
            </w:pPr>
            <w:r w:rsidRPr="00725372">
              <w:t>20 % Margin shall be applied on each Component</w:t>
            </w:r>
          </w:p>
        </w:tc>
        <w:tc>
          <w:tcPr>
            <w:tcW w:w="2079" w:type="dxa"/>
            <w:vAlign w:val="center"/>
          </w:tcPr>
          <w:p w14:paraId="275054E3" w14:textId="77777777" w:rsidR="00395ABF" w:rsidRPr="00725372" w:rsidRDefault="00395ABF" w:rsidP="002B6EDD">
            <w:pPr>
              <w:pStyle w:val="AASemiBold"/>
              <w:spacing w:before="40" w:after="20" w:line="240" w:lineRule="auto"/>
              <w:contextualSpacing/>
              <w:jc w:val="center"/>
            </w:pPr>
            <w:r w:rsidRPr="00725372">
              <w:t>~ 570 kg</w:t>
            </w:r>
          </w:p>
          <w:p w14:paraId="4FD552B8" w14:textId="0446E172" w:rsidR="00395ABF" w:rsidRPr="00725372" w:rsidRDefault="00395ABF" w:rsidP="002B6EDD">
            <w:pPr>
              <w:pStyle w:val="AASemiBold"/>
              <w:spacing w:before="40" w:after="20" w:line="240" w:lineRule="auto"/>
              <w:contextualSpacing/>
              <w:jc w:val="center"/>
            </w:pPr>
            <w:r w:rsidRPr="00725372">
              <w:t xml:space="preserve">+ </w:t>
            </w:r>
            <w:r w:rsidR="00A156C9">
              <w:t>QPLANT</w:t>
            </w:r>
            <w:r w:rsidRPr="00725372">
              <w:t xml:space="preserve"> and helium gas storages</w:t>
            </w:r>
          </w:p>
        </w:tc>
      </w:tr>
    </w:tbl>
    <w:p w14:paraId="52EE48DB" w14:textId="77777777" w:rsidR="00395ABF" w:rsidRDefault="00395ABF" w:rsidP="00395ABF">
      <w:pPr>
        <w:rPr>
          <w:shd w:val="clear" w:color="auto" w:fill="FFFFFF"/>
          <w:lang w:eastAsia="fr-FR"/>
        </w:rPr>
      </w:pPr>
    </w:p>
    <w:p w14:paraId="323D14E9" w14:textId="77777777" w:rsidR="00BE13A7" w:rsidRPr="00810CE1" w:rsidRDefault="00BE13A7" w:rsidP="00BE13A7">
      <w:pPr>
        <w:pStyle w:val="SysReq1"/>
        <w:rPr>
          <w:ins w:id="3262" w:author="Bonthuys Gerkotze" w:date="2025-04-24T11:21:00Z"/>
        </w:rPr>
      </w:pPr>
      <w:ins w:id="3263" w:author="Bonthuys Gerkotze" w:date="2025-04-24T11:21:00Z">
        <w:r w:rsidRPr="00810CE1">
          <w:t>The Contractor shall address supply continuity for critical fluids (helium, nitrogen), including:</w:t>
        </w:r>
      </w:ins>
    </w:p>
    <w:p w14:paraId="6C57FF0A" w14:textId="77777777" w:rsidR="00BE13A7" w:rsidRPr="00810CE1" w:rsidRDefault="00BE13A7" w:rsidP="00A66E84">
      <w:pPr>
        <w:numPr>
          <w:ilvl w:val="0"/>
          <w:numId w:val="48"/>
        </w:numPr>
        <w:tabs>
          <w:tab w:val="num" w:pos="720"/>
        </w:tabs>
        <w:rPr>
          <w:ins w:id="3264" w:author="Bonthuys Gerkotze" w:date="2025-04-24T11:21:00Z"/>
        </w:rPr>
      </w:pPr>
      <w:ins w:id="3265" w:author="Bonthuys Gerkotze" w:date="2025-04-24T11:21:00Z">
        <w:r w:rsidRPr="00810CE1">
          <w:t>Volume forecasts, logistics, buffer tanking</w:t>
        </w:r>
      </w:ins>
    </w:p>
    <w:p w14:paraId="06E01F05" w14:textId="77777777" w:rsidR="00BE13A7" w:rsidRPr="00810CE1" w:rsidRDefault="00BE13A7" w:rsidP="00A66E84">
      <w:pPr>
        <w:numPr>
          <w:ilvl w:val="0"/>
          <w:numId w:val="48"/>
        </w:numPr>
        <w:tabs>
          <w:tab w:val="num" w:pos="720"/>
        </w:tabs>
        <w:rPr>
          <w:ins w:id="3266" w:author="Bonthuys Gerkotze" w:date="2025-04-24T11:21:00Z"/>
        </w:rPr>
      </w:pPr>
      <w:ins w:id="3267" w:author="Bonthuys Gerkotze" w:date="2025-04-24T11:21:00Z">
        <w:r w:rsidRPr="00810CE1">
          <w:t>Vendor reliability and emergency resupply</w:t>
        </w:r>
      </w:ins>
    </w:p>
    <w:p w14:paraId="5F12A402" w14:textId="77777777" w:rsidR="00BE13A7" w:rsidRDefault="00BE13A7" w:rsidP="00A66E84">
      <w:pPr>
        <w:numPr>
          <w:ilvl w:val="0"/>
          <w:numId w:val="48"/>
        </w:numPr>
        <w:tabs>
          <w:tab w:val="num" w:pos="720"/>
        </w:tabs>
        <w:rPr>
          <w:ins w:id="3268" w:author="Bonthuys Gerkotze" w:date="2025-04-24T11:21:00Z"/>
        </w:rPr>
      </w:pPr>
      <w:ins w:id="3269" w:author="Bonthuys Gerkotze" w:date="2025-04-24T11:21:00Z">
        <w:r w:rsidRPr="00810CE1">
          <w:t>LCM-aligned integration (storage, purification, TED/QRB interface)</w:t>
        </w:r>
      </w:ins>
    </w:p>
    <w:p w14:paraId="692ACC79" w14:textId="77777777" w:rsidR="00BE13A7" w:rsidRPr="00BE13A7" w:rsidRDefault="00BE13A7" w:rsidP="00BE13A7">
      <w:pPr>
        <w:rPr>
          <w:ins w:id="3270" w:author="Bonthuys Gerkotze" w:date="2025-04-24T11:21:00Z"/>
          <w:highlight w:val="yellow"/>
        </w:rPr>
      </w:pPr>
      <w:ins w:id="3271" w:author="Bonthuys Gerkotze" w:date="2025-04-24T11:21:00Z">
        <w:r w:rsidRPr="00BE13A7">
          <w:rPr>
            <w:highlight w:val="yellow"/>
          </w:rPr>
          <w:t>In the offer, the applicant shall:</w:t>
        </w:r>
      </w:ins>
    </w:p>
    <w:p w14:paraId="29F31F71" w14:textId="77777777" w:rsidR="00BE13A7" w:rsidRPr="00810CE1" w:rsidRDefault="00BE13A7" w:rsidP="00BE13A7">
      <w:pPr>
        <w:tabs>
          <w:tab w:val="num" w:pos="720"/>
        </w:tabs>
        <w:ind w:left="709"/>
        <w:rPr>
          <w:ins w:id="3272" w:author="Bonthuys Gerkotze" w:date="2025-04-24T11:21:00Z"/>
        </w:rPr>
      </w:pPr>
      <w:ins w:id="3273" w:author="Bonthuys Gerkotze" w:date="2025-04-24T11:21:00Z">
        <w:r w:rsidRPr="00BE13A7">
          <w:rPr>
            <w:highlight w:val="yellow"/>
          </w:rPr>
          <w:t>If redundancy/diverse routes are offered, the offer shall include Technical justification; Conditional upgrade path pricing; Adjusted flow/control architecture</w:t>
        </w:r>
      </w:ins>
    </w:p>
    <w:p w14:paraId="410BEA01" w14:textId="77777777" w:rsidR="00BE13A7" w:rsidRPr="00725372" w:rsidRDefault="00BE13A7" w:rsidP="00395ABF">
      <w:pPr>
        <w:rPr>
          <w:shd w:val="clear" w:color="auto" w:fill="FFFFFF"/>
          <w:lang w:eastAsia="fr-FR"/>
        </w:rPr>
      </w:pPr>
    </w:p>
    <w:p w14:paraId="09672B1E" w14:textId="61F233E1" w:rsidR="00395ABF" w:rsidRPr="00725372" w:rsidRDefault="00395ABF" w:rsidP="00395ABF">
      <w:pPr>
        <w:pStyle w:val="Heading4"/>
        <w:rPr>
          <w:lang w:val="en-GB"/>
        </w:rPr>
      </w:pPr>
      <w:r w:rsidRPr="00725372">
        <w:rPr>
          <w:lang w:val="en-GB"/>
        </w:rPr>
        <w:lastRenderedPageBreak/>
        <w:t>General description</w:t>
      </w:r>
    </w:p>
    <w:p w14:paraId="741AC0F7" w14:textId="325BC86E" w:rsidR="00395ABF" w:rsidRPr="00725372" w:rsidRDefault="00395ABF" w:rsidP="00395ABF">
      <w:pPr>
        <w:pStyle w:val="SysReq1"/>
        <w:rPr>
          <w:shd w:val="clear" w:color="auto" w:fill="FFFFFF"/>
          <w:lang w:val="en-GB"/>
        </w:rPr>
      </w:pPr>
      <w:r w:rsidRPr="00725372">
        <w:rPr>
          <w:shd w:val="clear" w:color="auto" w:fill="FFFFFF"/>
          <w:lang w:val="en-GB"/>
        </w:rPr>
        <w:t xml:space="preserve">If </w:t>
      </w:r>
      <w:r w:rsidRPr="008D242B">
        <w:rPr>
          <w:rStyle w:val="AASemiBoldChar"/>
          <w:i/>
          <w:iCs/>
        </w:rPr>
        <w:t>Option 1</w:t>
      </w:r>
      <w:r w:rsidRPr="00725372">
        <w:rPr>
          <w:shd w:val="clear" w:color="auto" w:fill="FFFFFF"/>
          <w:lang w:val="en-GB"/>
        </w:rPr>
        <w:t xml:space="preserve"> is granted, the </w:t>
      </w:r>
      <w:commentRangeStart w:id="3274"/>
      <w:commentRangeStart w:id="3275"/>
      <w:r w:rsidRPr="00725372">
        <w:rPr>
          <w:shd w:val="clear" w:color="auto" w:fill="FFFFFF"/>
          <w:lang w:val="en-GB"/>
        </w:rPr>
        <w:t>foundation requirements</w:t>
      </w:r>
      <w:commentRangeEnd w:id="3274"/>
      <w:r w:rsidR="004B5888">
        <w:rPr>
          <w:rStyle w:val="Verwijzingopmerking"/>
          <w:lang w:val="en-GB"/>
        </w:rPr>
        <w:commentReference w:id="3274"/>
      </w:r>
      <w:commentRangeEnd w:id="3275"/>
      <w:r w:rsidR="00DA4375">
        <w:rPr>
          <w:rStyle w:val="Verwijzingopmerking"/>
          <w:lang w:val="en-GB"/>
        </w:rPr>
        <w:commentReference w:id="3275"/>
      </w:r>
      <w:r w:rsidRPr="00725372">
        <w:rPr>
          <w:shd w:val="clear" w:color="auto" w:fill="FFFFFF"/>
          <w:lang w:val="en-GB"/>
        </w:rPr>
        <w:t xml:space="preserve"> shall be provided by the </w:t>
      </w:r>
      <w:r w:rsidR="00CB1438">
        <w:rPr>
          <w:shd w:val="clear" w:color="auto" w:fill="FFFFFF"/>
          <w:lang w:val="en-GB"/>
        </w:rPr>
        <w:t>Contractor</w:t>
      </w:r>
      <w:r w:rsidRPr="00725372">
        <w:rPr>
          <w:shd w:val="clear" w:color="auto" w:fill="FFFFFF"/>
          <w:lang w:val="en-GB"/>
        </w:rPr>
        <w:t xml:space="preserve"> at the end of the design phase to SCK</w:t>
      </w:r>
      <w:r w:rsidR="004B5888">
        <w:rPr>
          <w:shd w:val="clear" w:color="auto" w:fill="FFFFFF"/>
          <w:lang w:val="en-GB"/>
        </w:rPr>
        <w:t xml:space="preserve"> CEN</w:t>
      </w:r>
      <w:r w:rsidRPr="00725372">
        <w:rPr>
          <w:shd w:val="clear" w:color="auto" w:fill="FFFFFF"/>
          <w:lang w:val="en-GB"/>
        </w:rPr>
        <w:t xml:space="preserve">. The interfaces will be </w:t>
      </w:r>
      <w:proofErr w:type="spellStart"/>
      <w:r w:rsidRPr="00725372">
        <w:rPr>
          <w:shd w:val="clear" w:color="auto" w:fill="FFFFFF"/>
          <w:lang w:val="en-GB"/>
        </w:rPr>
        <w:t>finalized</w:t>
      </w:r>
      <w:proofErr w:type="spellEnd"/>
      <w:r w:rsidRPr="00725372">
        <w:rPr>
          <w:shd w:val="clear" w:color="auto" w:fill="FFFFFF"/>
          <w:lang w:val="en-GB"/>
        </w:rPr>
        <w:t xml:space="preserve"> during </w:t>
      </w:r>
      <w:r w:rsidR="004B5888">
        <w:rPr>
          <w:shd w:val="clear" w:color="auto" w:fill="FFFFFF"/>
          <w:lang w:val="en-GB"/>
        </w:rPr>
        <w:t xml:space="preserve">the </w:t>
      </w:r>
      <w:r w:rsidRPr="00725372">
        <w:rPr>
          <w:shd w:val="clear" w:color="auto" w:fill="FFFFFF"/>
          <w:lang w:val="en-GB"/>
        </w:rPr>
        <w:t>design phase with SCK CEN.</w:t>
      </w:r>
    </w:p>
    <w:p w14:paraId="668ADB98" w14:textId="39456627" w:rsidR="00395ABF" w:rsidRPr="00725372" w:rsidRDefault="00395ABF" w:rsidP="00395ABF">
      <w:pPr>
        <w:pStyle w:val="SysReq1"/>
        <w:rPr>
          <w:shd w:val="clear" w:color="auto" w:fill="FFFFFF"/>
          <w:lang w:val="en-GB"/>
        </w:rPr>
      </w:pPr>
      <w:r w:rsidRPr="00725372">
        <w:rPr>
          <w:shd w:val="clear" w:color="auto" w:fill="FFFFFF"/>
          <w:lang w:val="en-GB"/>
        </w:rPr>
        <w:t xml:space="preserve">The helium storages shall be located outside the building and </w:t>
      </w:r>
      <w:commentRangeStart w:id="3276"/>
      <w:commentRangeStart w:id="3277"/>
      <w:r w:rsidRPr="00725372">
        <w:rPr>
          <w:shd w:val="clear" w:color="auto" w:fill="FFFFFF"/>
          <w:lang w:val="en-GB"/>
        </w:rPr>
        <w:t>installed vertically to reduce the footprint</w:t>
      </w:r>
      <w:commentRangeEnd w:id="3276"/>
      <w:r w:rsidR="004B5888">
        <w:rPr>
          <w:rStyle w:val="Verwijzingopmerking"/>
          <w:lang w:val="en-GB"/>
        </w:rPr>
        <w:commentReference w:id="3276"/>
      </w:r>
      <w:commentRangeEnd w:id="3277"/>
      <w:r w:rsidR="00AC43F1">
        <w:rPr>
          <w:rStyle w:val="Verwijzingopmerking"/>
          <w:lang w:val="en-GB"/>
        </w:rPr>
        <w:commentReference w:id="3277"/>
      </w:r>
      <w:r w:rsidRPr="00725372">
        <w:rPr>
          <w:shd w:val="clear" w:color="auto" w:fill="FFFFFF"/>
          <w:lang w:val="en-GB"/>
        </w:rPr>
        <w:t xml:space="preserve">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E67BB8" w:rsidRPr="00E67BB8">
        <w:rPr>
          <w:rStyle w:val="AAReferencedChar"/>
        </w:rPr>
        <w:t>AD 1</w:t>
      </w:r>
      <w:r w:rsidRPr="00725372">
        <w:rPr>
          <w:rStyle w:val="AAReferencedChar"/>
        </w:rPr>
        <w:fldChar w:fldCharType="end"/>
      </w:r>
      <w:r w:rsidRPr="00725372">
        <w:rPr>
          <w:shd w:val="clear" w:color="auto" w:fill="FFFFFF"/>
          <w:lang w:val="en-GB"/>
        </w:rPr>
        <w:t>).</w:t>
      </w:r>
    </w:p>
    <w:p w14:paraId="20EA9F86" w14:textId="2FEE9322" w:rsidR="00395ABF" w:rsidRPr="00725372" w:rsidRDefault="00395ABF" w:rsidP="00395ABF">
      <w:pPr>
        <w:pStyle w:val="SysReq1"/>
        <w:rPr>
          <w:shd w:val="clear" w:color="auto" w:fill="FFFFFF"/>
          <w:lang w:val="en-GB"/>
        </w:rPr>
      </w:pPr>
      <w:r w:rsidRPr="00725372">
        <w:rPr>
          <w:shd w:val="clear" w:color="auto" w:fill="FFFFFF"/>
          <w:lang w:val="en-GB"/>
        </w:rPr>
        <w:t xml:space="preserve">If </w:t>
      </w:r>
      <w:r w:rsidRPr="008D242B">
        <w:rPr>
          <w:rStyle w:val="AASemiBoldChar"/>
          <w:i/>
          <w:iCs/>
        </w:rPr>
        <w:t>Option 1</w:t>
      </w:r>
      <w:r w:rsidRPr="00725372">
        <w:rPr>
          <w:shd w:val="clear" w:color="auto" w:fill="FFFFFF"/>
          <w:lang w:val="en-GB"/>
        </w:rPr>
        <w:t xml:space="preserve"> is granted, the </w:t>
      </w:r>
      <w:r w:rsidR="00CB1438">
        <w:rPr>
          <w:shd w:val="clear" w:color="auto" w:fill="FFFFFF"/>
          <w:lang w:val="en-GB"/>
        </w:rPr>
        <w:t>Contractor</w:t>
      </w:r>
      <w:r w:rsidRPr="00725372">
        <w:rPr>
          <w:shd w:val="clear" w:color="auto" w:fill="FFFFFF"/>
          <w:lang w:val="en-GB"/>
        </w:rPr>
        <w:t xml:space="preserve"> is responsible for the design of the storage vessel and all the necessary mechanical analysis to cope with the site environment.</w:t>
      </w:r>
    </w:p>
    <w:p w14:paraId="79108323" w14:textId="26623727" w:rsidR="00395ABF" w:rsidRPr="00725372" w:rsidRDefault="00395ABF" w:rsidP="00395ABF">
      <w:pPr>
        <w:pStyle w:val="SysReq1"/>
        <w:rPr>
          <w:shd w:val="clear" w:color="auto" w:fill="FFFFFF"/>
          <w:lang w:val="en-GB"/>
        </w:rPr>
      </w:pPr>
      <w:r w:rsidRPr="00725372">
        <w:rPr>
          <w:shd w:val="clear" w:color="auto" w:fill="FFFFFF"/>
          <w:lang w:val="en-GB"/>
        </w:rPr>
        <w:t>At least an inspection manhole shall be installed on each storage vessel.</w:t>
      </w:r>
    </w:p>
    <w:p w14:paraId="090AD4A6" w14:textId="77777777" w:rsidR="00395ABF" w:rsidRPr="00725372" w:rsidRDefault="00395ABF" w:rsidP="00395ABF">
      <w:pPr>
        <w:pStyle w:val="SysReq1"/>
        <w:numPr>
          <w:ilvl w:val="0"/>
          <w:numId w:val="0"/>
        </w:numPr>
        <w:rPr>
          <w:shd w:val="clear" w:color="auto" w:fill="FFFFFF"/>
          <w:lang w:val="en-GB"/>
        </w:rPr>
      </w:pPr>
    </w:p>
    <w:p w14:paraId="0983C6A3" w14:textId="76D6A650" w:rsidR="00395ABF" w:rsidRPr="00725372" w:rsidRDefault="00395ABF" w:rsidP="00395ABF">
      <w:pPr>
        <w:pStyle w:val="Heading4"/>
        <w:rPr>
          <w:lang w:val="en-GB"/>
        </w:rPr>
      </w:pPr>
      <w:r w:rsidRPr="00725372">
        <w:rPr>
          <w:lang w:val="en-GB"/>
        </w:rPr>
        <w:t>Design requirements</w:t>
      </w:r>
    </w:p>
    <w:p w14:paraId="6D87323B" w14:textId="08A3296A" w:rsidR="00395ABF" w:rsidRPr="00725372" w:rsidRDefault="00395ABF" w:rsidP="00395ABF">
      <w:pPr>
        <w:pStyle w:val="SysReq1"/>
        <w:rPr>
          <w:shd w:val="clear" w:color="auto" w:fill="FFFFFF"/>
          <w:lang w:val="en-GB"/>
        </w:rPr>
      </w:pPr>
      <w:r w:rsidRPr="00725372">
        <w:rPr>
          <w:shd w:val="clear" w:color="auto" w:fill="FFFFFF"/>
          <w:lang w:val="en-GB"/>
        </w:rPr>
        <w:t xml:space="preserve">If </w:t>
      </w:r>
      <w:r w:rsidRPr="008D242B">
        <w:rPr>
          <w:rStyle w:val="AASemiBoldChar"/>
          <w:i/>
          <w:iCs/>
        </w:rPr>
        <w:t>Option 1</w:t>
      </w:r>
      <w:r w:rsidRPr="00725372">
        <w:rPr>
          <w:shd w:val="clear" w:color="auto" w:fill="FFFFFF"/>
          <w:lang w:val="en-GB"/>
        </w:rPr>
        <w:t xml:space="preserve"> is granted, </w:t>
      </w:r>
      <w:commentRangeStart w:id="3278"/>
      <w:commentRangeStart w:id="3279"/>
      <w:r w:rsidRPr="00725372">
        <w:rPr>
          <w:shd w:val="clear" w:color="auto" w:fill="FFFFFF"/>
          <w:lang w:val="en-GB"/>
        </w:rPr>
        <w:t xml:space="preserve">the </w:t>
      </w:r>
      <w:r w:rsidR="00CB1438">
        <w:rPr>
          <w:shd w:val="clear" w:color="auto" w:fill="FFFFFF"/>
          <w:lang w:val="en-GB"/>
        </w:rPr>
        <w:t>Contractor</w:t>
      </w:r>
      <w:r w:rsidRPr="00725372">
        <w:rPr>
          <w:shd w:val="clear" w:color="auto" w:fill="FFFFFF"/>
          <w:lang w:val="en-GB"/>
        </w:rPr>
        <w:t xml:space="preserve"> shall design, manufacture, inspect and test the storage vessels in conformity with the applicable codes and especially with the European Directive for </w:t>
      </w:r>
      <w:proofErr w:type="spellStart"/>
      <w:r w:rsidRPr="00725372">
        <w:rPr>
          <w:shd w:val="clear" w:color="auto" w:fill="FFFFFF"/>
          <w:lang w:val="en-GB"/>
        </w:rPr>
        <w:t>Pressurized</w:t>
      </w:r>
      <w:proofErr w:type="spellEnd"/>
      <w:r w:rsidRPr="00725372">
        <w:rPr>
          <w:shd w:val="clear" w:color="auto" w:fill="FFFFFF"/>
          <w:lang w:val="en-GB"/>
        </w:rPr>
        <w:t xml:space="preserve"> Equipment (PED 2014/68/EU).</w:t>
      </w:r>
      <w:commentRangeEnd w:id="3278"/>
      <w:r w:rsidR="007934A1">
        <w:rPr>
          <w:rStyle w:val="Verwijzingopmerking"/>
          <w:lang w:val="en-GB"/>
        </w:rPr>
        <w:commentReference w:id="3278"/>
      </w:r>
      <w:commentRangeEnd w:id="3279"/>
      <w:r w:rsidR="00AC43F1">
        <w:rPr>
          <w:rStyle w:val="Verwijzingopmerking"/>
          <w:lang w:val="en-GB"/>
        </w:rPr>
        <w:commentReference w:id="3279"/>
      </w:r>
    </w:p>
    <w:p w14:paraId="32EFB642" w14:textId="071E372C" w:rsidR="00395ABF" w:rsidRPr="00725372" w:rsidRDefault="00395ABF" w:rsidP="00395ABF">
      <w:pPr>
        <w:pStyle w:val="SysReq1"/>
        <w:rPr>
          <w:shd w:val="clear" w:color="auto" w:fill="FFFFFF"/>
          <w:lang w:val="en-GB"/>
        </w:rPr>
      </w:pPr>
      <w:r w:rsidRPr="00725372">
        <w:rPr>
          <w:shd w:val="clear" w:color="auto" w:fill="FFFFFF"/>
          <w:lang w:val="en-GB"/>
        </w:rPr>
        <w:t xml:space="preserve">If </w:t>
      </w:r>
      <w:r w:rsidRPr="008D242B">
        <w:rPr>
          <w:rStyle w:val="AASemiBoldChar"/>
          <w:i/>
          <w:iCs/>
        </w:rPr>
        <w:t>Option 1</w:t>
      </w:r>
      <w:r w:rsidRPr="00725372">
        <w:rPr>
          <w:shd w:val="clear" w:color="auto" w:fill="FFFFFF"/>
          <w:lang w:val="en-GB"/>
        </w:rPr>
        <w:t xml:space="preserve"> is granted, the </w:t>
      </w:r>
      <w:r w:rsidR="00CB1438">
        <w:rPr>
          <w:shd w:val="clear" w:color="auto" w:fill="FFFFFF"/>
          <w:lang w:val="en-GB"/>
        </w:rPr>
        <w:t>Contractor</w:t>
      </w:r>
      <w:r w:rsidRPr="00725372">
        <w:rPr>
          <w:shd w:val="clear" w:color="auto" w:fill="FFFFFF"/>
          <w:lang w:val="en-GB"/>
        </w:rPr>
        <w:t xml:space="preserve"> shall prepare the technical specification for the storage vessels (see internal SCK CEN reference requirements in </w:t>
      </w:r>
      <w:r w:rsidRPr="00725372">
        <w:rPr>
          <w:rStyle w:val="AAReferencedChar"/>
        </w:rPr>
        <w:fldChar w:fldCharType="begin"/>
      </w:r>
      <w:r w:rsidRPr="00725372">
        <w:rPr>
          <w:rStyle w:val="AAReferencedChar"/>
        </w:rPr>
        <w:instrText xml:space="preserve"> REF _Ref190779419 \h  \* MERGEFORMAT </w:instrText>
      </w:r>
      <w:r w:rsidRPr="00725372">
        <w:rPr>
          <w:rStyle w:val="AAReferencedChar"/>
        </w:rPr>
      </w:r>
      <w:r w:rsidRPr="00725372">
        <w:rPr>
          <w:rStyle w:val="AAReferencedChar"/>
        </w:rPr>
        <w:fldChar w:fldCharType="separate"/>
      </w:r>
      <w:r w:rsidR="00E67BB8" w:rsidRPr="00E67BB8">
        <w:rPr>
          <w:rStyle w:val="AAReferencedChar"/>
        </w:rPr>
        <w:t>AD 14</w:t>
      </w:r>
      <w:r w:rsidRPr="00725372">
        <w:rPr>
          <w:rStyle w:val="AAReferencedChar"/>
        </w:rPr>
        <w:fldChar w:fldCharType="end"/>
      </w:r>
      <w:r w:rsidRPr="00725372">
        <w:rPr>
          <w:shd w:val="clear" w:color="auto" w:fill="FFFFFF"/>
          <w:lang w:val="en-GB"/>
        </w:rPr>
        <w:t xml:space="preserve">). A particular caution shall be taken concerning the treatment including cleaning of inner surfaces to avoid corrosion, grease, oil, particle and moisture. For the inner surfaces treatment, the use of </w:t>
      </w:r>
      <w:proofErr w:type="spellStart"/>
      <w:r w:rsidRPr="00725372">
        <w:rPr>
          <w:shd w:val="clear" w:color="auto" w:fill="FFFFFF"/>
          <w:lang w:val="en-GB"/>
        </w:rPr>
        <w:t>Rustol</w:t>
      </w:r>
      <w:proofErr w:type="spellEnd"/>
      <w:r w:rsidRPr="00725372">
        <w:rPr>
          <w:shd w:val="clear" w:color="auto" w:fill="FFFFFF"/>
          <w:lang w:val="en-GB"/>
        </w:rPr>
        <w:t xml:space="preserve"> (</w:t>
      </w:r>
      <w:proofErr w:type="spellStart"/>
      <w:r w:rsidRPr="00725372">
        <w:rPr>
          <w:shd w:val="clear" w:color="auto" w:fill="FFFFFF"/>
          <w:lang w:val="en-GB"/>
        </w:rPr>
        <w:t>Owatrol</w:t>
      </w:r>
      <w:proofErr w:type="spellEnd"/>
      <w:r w:rsidRPr="00725372">
        <w:rPr>
          <w:shd w:val="clear" w:color="auto" w:fill="FFFFFF"/>
          <w:lang w:val="en-GB"/>
        </w:rPr>
        <w:t xml:space="preserve">) or equivalent treatment is recommended. The outer surface shall receive a coating to withstand with outside condition. The </w:t>
      </w:r>
      <w:proofErr w:type="spellStart"/>
      <w:r w:rsidRPr="00725372">
        <w:rPr>
          <w:shd w:val="clear" w:color="auto" w:fill="FFFFFF"/>
          <w:lang w:val="en-GB"/>
        </w:rPr>
        <w:t>color</w:t>
      </w:r>
      <w:proofErr w:type="spellEnd"/>
      <w:r w:rsidRPr="00725372">
        <w:rPr>
          <w:shd w:val="clear" w:color="auto" w:fill="FFFFFF"/>
          <w:lang w:val="en-GB"/>
        </w:rPr>
        <w:t xml:space="preserve"> of the painting shall be decided in agreement with SCK CEN. The technical specification for the storage vessels shall be reviewed and validated by SCK CEN.</w:t>
      </w:r>
    </w:p>
    <w:p w14:paraId="319B183A" w14:textId="2FDF1E94" w:rsidR="00395ABF" w:rsidRPr="00725372" w:rsidRDefault="00395ABF" w:rsidP="00395ABF">
      <w:pPr>
        <w:pStyle w:val="SysReq1"/>
        <w:rPr>
          <w:shd w:val="clear" w:color="auto" w:fill="FFFFFF"/>
          <w:lang w:val="en-GB"/>
        </w:rPr>
      </w:pPr>
      <w:r w:rsidRPr="00725372">
        <w:rPr>
          <w:shd w:val="clear" w:color="auto" w:fill="FFFFFF"/>
          <w:lang w:val="en-GB"/>
        </w:rPr>
        <w:t xml:space="preserve">If </w:t>
      </w:r>
      <w:r w:rsidRPr="008D242B">
        <w:rPr>
          <w:rStyle w:val="AASemiBoldChar"/>
          <w:i/>
          <w:iCs/>
        </w:rPr>
        <w:t>Option 1</w:t>
      </w:r>
      <w:r w:rsidRPr="00725372">
        <w:rPr>
          <w:rStyle w:val="AAReferencedChar"/>
        </w:rPr>
        <w:t xml:space="preserve"> </w:t>
      </w:r>
      <w:r w:rsidRPr="00725372">
        <w:rPr>
          <w:shd w:val="clear" w:color="auto" w:fill="FFFFFF"/>
          <w:lang w:val="en-GB"/>
        </w:rPr>
        <w:t xml:space="preserve">is not granted, the </w:t>
      </w:r>
      <w:r w:rsidR="00CB1438">
        <w:rPr>
          <w:shd w:val="clear" w:color="auto" w:fill="FFFFFF"/>
          <w:lang w:val="en-GB"/>
        </w:rPr>
        <w:t>Contractor</w:t>
      </w:r>
      <w:r w:rsidRPr="00725372">
        <w:rPr>
          <w:shd w:val="clear" w:color="auto" w:fill="FFFFFF"/>
          <w:lang w:val="en-GB"/>
        </w:rPr>
        <w:t xml:space="preserve"> shall review and approve the technical specification for the storage vessel in charge of SCK CEN. </w:t>
      </w:r>
    </w:p>
    <w:p w14:paraId="2C2F7FA6" w14:textId="77777777" w:rsidR="00395ABF" w:rsidRPr="00725372" w:rsidRDefault="00395ABF" w:rsidP="00395ABF">
      <w:pPr>
        <w:pStyle w:val="SysReq1"/>
        <w:rPr>
          <w:shd w:val="clear" w:color="auto" w:fill="FFFFFF"/>
          <w:lang w:val="en-GB"/>
        </w:rPr>
      </w:pPr>
      <w:r w:rsidRPr="00725372">
        <w:rPr>
          <w:shd w:val="clear" w:color="auto" w:fill="FFFFFF"/>
          <w:lang w:val="en-GB"/>
        </w:rPr>
        <w:t>The storage vessels shall be equipped with the necessary valves and ports to allow the different operation including purging, conditioning, and gas analysis.</w:t>
      </w:r>
    </w:p>
    <w:p w14:paraId="63530264" w14:textId="32660FD2" w:rsidR="00395ABF" w:rsidRPr="00725372" w:rsidRDefault="00395ABF" w:rsidP="00395ABF">
      <w:pPr>
        <w:pStyle w:val="SysReq1"/>
        <w:rPr>
          <w:shd w:val="clear" w:color="auto" w:fill="FFFFFF"/>
          <w:lang w:val="en-GB"/>
        </w:rPr>
      </w:pPr>
      <w:r w:rsidRPr="00725372">
        <w:rPr>
          <w:shd w:val="clear" w:color="auto" w:fill="FFFFFF"/>
          <w:lang w:val="en-GB"/>
        </w:rPr>
        <w:t xml:space="preserve">The vessels </w:t>
      </w:r>
      <w:r w:rsidR="007A630A">
        <w:rPr>
          <w:shd w:val="clear" w:color="auto" w:fill="FFFFFF"/>
          <w:lang w:val="en-GB"/>
        </w:rPr>
        <w:t>shall</w:t>
      </w:r>
      <w:r w:rsidR="007A630A" w:rsidRPr="00725372">
        <w:rPr>
          <w:shd w:val="clear" w:color="auto" w:fill="FFFFFF"/>
          <w:lang w:val="en-GB"/>
        </w:rPr>
        <w:t xml:space="preserve"> </w:t>
      </w:r>
      <w:r w:rsidRPr="00725372">
        <w:rPr>
          <w:shd w:val="clear" w:color="auto" w:fill="FFFFFF"/>
          <w:lang w:val="en-GB"/>
        </w:rPr>
        <w:t xml:space="preserve">be interconnected with valves and also connected to the LP side and the HP side of </w:t>
      </w:r>
      <w:r w:rsidR="00723DA0">
        <w:rPr>
          <w:shd w:val="clear" w:color="auto" w:fill="FFFFFF"/>
          <w:lang w:val="en-GB"/>
        </w:rPr>
        <w:t>WCS</w:t>
      </w:r>
      <w:r w:rsidRPr="00725372">
        <w:rPr>
          <w:shd w:val="clear" w:color="auto" w:fill="FFFFFF"/>
          <w:lang w:val="en-GB"/>
        </w:rPr>
        <w:t xml:space="preserve"> with automatic valves in order to regulate the process pressures.</w:t>
      </w:r>
    </w:p>
    <w:p w14:paraId="40BC697C" w14:textId="6A2A5CB0" w:rsidR="00395ABF" w:rsidRPr="00725372" w:rsidRDefault="00395ABF" w:rsidP="00395ABF">
      <w:pPr>
        <w:pStyle w:val="SysReq1"/>
        <w:rPr>
          <w:shd w:val="clear" w:color="auto" w:fill="FFFFFF"/>
          <w:lang w:val="en-GB"/>
        </w:rPr>
      </w:pPr>
      <w:r w:rsidRPr="00725372">
        <w:rPr>
          <w:shd w:val="clear" w:color="auto" w:fill="FFFFFF"/>
          <w:lang w:val="en-GB"/>
        </w:rPr>
        <w:t>A gas management warm panel for the storage vessel valves shall be installed in the compressor room to manage the storage vessels.</w:t>
      </w:r>
    </w:p>
    <w:p w14:paraId="7033A710" w14:textId="77777777" w:rsidR="00142342" w:rsidRPr="00725372" w:rsidRDefault="00142342" w:rsidP="00142342">
      <w:pPr>
        <w:pStyle w:val="SysReq1"/>
        <w:numPr>
          <w:ilvl w:val="0"/>
          <w:numId w:val="0"/>
        </w:numPr>
        <w:rPr>
          <w:shd w:val="clear" w:color="auto" w:fill="FFFFFF"/>
          <w:lang w:val="en-GB"/>
        </w:rPr>
      </w:pPr>
    </w:p>
    <w:p w14:paraId="172782BB" w14:textId="76599733" w:rsidR="00395ABF" w:rsidRPr="00725372" w:rsidRDefault="00395ABF" w:rsidP="00395ABF">
      <w:pPr>
        <w:pStyle w:val="Heading4"/>
        <w:rPr>
          <w:lang w:val="en-GB"/>
        </w:rPr>
      </w:pPr>
      <w:r w:rsidRPr="00725372">
        <w:rPr>
          <w:lang w:val="en-GB"/>
        </w:rPr>
        <w:t>Measuring points</w:t>
      </w:r>
    </w:p>
    <w:p w14:paraId="342FB158" w14:textId="64B8B873" w:rsidR="00395ABF" w:rsidRPr="00725372" w:rsidRDefault="00395ABF" w:rsidP="00395ABF">
      <w:pPr>
        <w:pStyle w:val="SysReq1"/>
        <w:rPr>
          <w:rFonts w:ascii="Segoe UI Semibold" w:eastAsia="Times New Roman" w:hAnsi="Segoe UI Semibold"/>
          <w:color w:val="562873"/>
          <w:sz w:val="24"/>
          <w:szCs w:val="26"/>
          <w:shd w:val="clear" w:color="auto" w:fill="FFFFFF"/>
          <w:lang w:val="en-GB"/>
        </w:rPr>
      </w:pPr>
      <w:r w:rsidRPr="00725372">
        <w:rPr>
          <w:shd w:val="clear" w:color="auto" w:fill="FFFFFF"/>
          <w:lang w:val="en-GB"/>
        </w:rPr>
        <w:t xml:space="preserve">At least the measuring points defined </w:t>
      </w:r>
      <w:r w:rsidR="007A630A">
        <w:rPr>
          <w:shd w:val="clear" w:color="auto" w:fill="FFFFFF"/>
          <w:lang w:val="en-GB"/>
        </w:rPr>
        <w:t xml:space="preserve">in </w:t>
      </w:r>
      <w:r w:rsidRPr="00725372">
        <w:rPr>
          <w:rStyle w:val="AAReferencedChar"/>
        </w:rPr>
        <w:fldChar w:fldCharType="begin"/>
      </w:r>
      <w:r w:rsidRPr="00725372">
        <w:rPr>
          <w:rStyle w:val="AAReferencedChar"/>
        </w:rPr>
        <w:instrText xml:space="preserve"> REF _Ref184111599 \h  \* MERGEFORMAT </w:instrText>
      </w:r>
      <w:r w:rsidRPr="00725372">
        <w:rPr>
          <w:rStyle w:val="AAReferencedChar"/>
        </w:rPr>
      </w:r>
      <w:r w:rsidRPr="00725372">
        <w:rPr>
          <w:rStyle w:val="AAReferencedChar"/>
        </w:rPr>
        <w:fldChar w:fldCharType="separate"/>
      </w:r>
      <w:r w:rsidR="00E67BB8" w:rsidRPr="00E67BB8">
        <w:rPr>
          <w:rStyle w:val="AAReferencedChar"/>
        </w:rPr>
        <w:t>Table 10</w:t>
      </w:r>
      <w:r w:rsidRPr="00725372">
        <w:rPr>
          <w:rStyle w:val="AAReferencedChar"/>
        </w:rPr>
        <w:fldChar w:fldCharType="end"/>
      </w:r>
      <w:r w:rsidRPr="00725372">
        <w:rPr>
          <w:rStyle w:val="AAReferencedChar"/>
        </w:rPr>
        <w:t xml:space="preserve"> </w:t>
      </w:r>
      <w:r w:rsidRPr="00725372">
        <w:rPr>
          <w:shd w:val="clear" w:color="auto" w:fill="FFFFFF"/>
          <w:lang w:val="en-GB"/>
        </w:rPr>
        <w:t xml:space="preserve">shall be exploitable by the </w:t>
      </w:r>
      <w:r w:rsidR="00A156C9">
        <w:rPr>
          <w:shd w:val="clear" w:color="auto" w:fill="FFFFFF"/>
          <w:lang w:val="en-GB"/>
        </w:rPr>
        <w:t>QPLANT</w:t>
      </w:r>
      <w:r w:rsidRPr="00725372">
        <w:rPr>
          <w:shd w:val="clear" w:color="auto" w:fill="FFFFFF"/>
          <w:lang w:val="en-GB"/>
        </w:rPr>
        <w:t xml:space="preserve"> control system.</w:t>
      </w:r>
    </w:p>
    <w:p w14:paraId="6BACE66A" w14:textId="70674BAF" w:rsidR="00395ABF" w:rsidRPr="00725372" w:rsidRDefault="00395ABF" w:rsidP="00395ABF">
      <w:pPr>
        <w:pStyle w:val="Bijschrift"/>
      </w:pPr>
      <w:bookmarkStart w:id="3280" w:name="_Ref184111599"/>
      <w:bookmarkStart w:id="3281" w:name="_Toc195865380"/>
      <w:r w:rsidRPr="00725372">
        <w:lastRenderedPageBreak/>
        <w:t xml:space="preserve">Table </w:t>
      </w:r>
      <w:r w:rsidRPr="00725372">
        <w:fldChar w:fldCharType="begin"/>
      </w:r>
      <w:r w:rsidRPr="00725372">
        <w:instrText xml:space="preserve"> SEQ Table \* ARABIC </w:instrText>
      </w:r>
      <w:r w:rsidRPr="00725372">
        <w:fldChar w:fldCharType="separate"/>
      </w:r>
      <w:r w:rsidR="00E67BB8">
        <w:rPr>
          <w:noProof/>
        </w:rPr>
        <w:t>10</w:t>
      </w:r>
      <w:r w:rsidRPr="00725372">
        <w:fldChar w:fldCharType="end"/>
      </w:r>
      <w:bookmarkEnd w:id="3280"/>
      <w:r w:rsidRPr="00725372">
        <w:t> Measuring points for gas helium storages.</w:t>
      </w:r>
      <w:bookmarkEnd w:id="3281"/>
    </w:p>
    <w:tbl>
      <w:tblPr>
        <w:tblStyle w:val="Tabelraster"/>
        <w:tblW w:w="0" w:type="auto"/>
        <w:tblInd w:w="85" w:type="dxa"/>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ook w:val="04A0" w:firstRow="1" w:lastRow="0" w:firstColumn="1" w:lastColumn="0" w:noHBand="0" w:noVBand="1"/>
      </w:tblPr>
      <w:tblGrid>
        <w:gridCol w:w="3240"/>
        <w:gridCol w:w="5884"/>
      </w:tblGrid>
      <w:tr w:rsidR="00395ABF" w:rsidRPr="00725372" w14:paraId="2BE1BAFF" w14:textId="77777777" w:rsidTr="002B6EDD">
        <w:tc>
          <w:tcPr>
            <w:tcW w:w="3240" w:type="dxa"/>
            <w:shd w:val="clear" w:color="auto" w:fill="DFCAEC" w:themeFill="accent1" w:themeFillTint="33"/>
            <w:vAlign w:val="center"/>
          </w:tcPr>
          <w:p w14:paraId="631068D7" w14:textId="77777777" w:rsidR="00395ABF" w:rsidRPr="00725372" w:rsidRDefault="00395ABF" w:rsidP="002B6EDD">
            <w:pPr>
              <w:pStyle w:val="AASemiBold"/>
              <w:spacing w:before="60" w:after="40" w:line="240" w:lineRule="auto"/>
              <w:jc w:val="right"/>
            </w:pPr>
            <w:r w:rsidRPr="00725372">
              <w:t>Temperatures</w:t>
            </w:r>
          </w:p>
        </w:tc>
        <w:tc>
          <w:tcPr>
            <w:tcW w:w="5884" w:type="dxa"/>
          </w:tcPr>
          <w:p w14:paraId="0792F586" w14:textId="77777777" w:rsidR="00395ABF" w:rsidRPr="00725372" w:rsidRDefault="00395ABF" w:rsidP="002B6EDD">
            <w:pPr>
              <w:spacing w:before="60" w:after="40" w:line="240" w:lineRule="auto"/>
            </w:pPr>
            <w:r w:rsidRPr="00725372">
              <w:t>Temperature of at least one storage vessel</w:t>
            </w:r>
          </w:p>
        </w:tc>
      </w:tr>
      <w:tr w:rsidR="00395ABF" w:rsidRPr="00725372" w14:paraId="5FD99FB0" w14:textId="77777777" w:rsidTr="002B6EDD">
        <w:tc>
          <w:tcPr>
            <w:tcW w:w="3240" w:type="dxa"/>
            <w:shd w:val="clear" w:color="auto" w:fill="DFCAEC" w:themeFill="accent1" w:themeFillTint="33"/>
            <w:vAlign w:val="center"/>
          </w:tcPr>
          <w:p w14:paraId="0DCF8DA6" w14:textId="77777777" w:rsidR="00395ABF" w:rsidRPr="00725372" w:rsidRDefault="00395ABF" w:rsidP="002B6EDD">
            <w:pPr>
              <w:pStyle w:val="AASemiBold"/>
              <w:spacing w:before="60" w:after="40" w:line="240" w:lineRule="auto"/>
              <w:jc w:val="right"/>
            </w:pPr>
            <w:r w:rsidRPr="00725372">
              <w:t>Pressure</w:t>
            </w:r>
          </w:p>
        </w:tc>
        <w:tc>
          <w:tcPr>
            <w:tcW w:w="5884" w:type="dxa"/>
          </w:tcPr>
          <w:p w14:paraId="6E79D7F1" w14:textId="77777777" w:rsidR="00395ABF" w:rsidRPr="00725372" w:rsidRDefault="00395ABF" w:rsidP="002B6EDD">
            <w:pPr>
              <w:spacing w:before="60" w:after="40" w:line="240" w:lineRule="auto"/>
            </w:pPr>
            <w:r w:rsidRPr="00725372">
              <w:t xml:space="preserve">Helium pressure in each installed helium storage vessel </w:t>
            </w:r>
          </w:p>
          <w:p w14:paraId="535E330F" w14:textId="77777777" w:rsidR="00395ABF" w:rsidRPr="00725372" w:rsidRDefault="00395ABF" w:rsidP="002B6EDD">
            <w:pPr>
              <w:spacing w:before="60" w:after="40" w:line="240" w:lineRule="auto"/>
            </w:pPr>
            <w:r w:rsidRPr="00725372">
              <w:t>Helium pressure in the common manifolds</w:t>
            </w:r>
          </w:p>
        </w:tc>
      </w:tr>
      <w:tr w:rsidR="00395ABF" w:rsidRPr="00725372" w14:paraId="3542AB6D" w14:textId="77777777" w:rsidTr="002B6EDD">
        <w:tc>
          <w:tcPr>
            <w:tcW w:w="3240" w:type="dxa"/>
            <w:shd w:val="clear" w:color="auto" w:fill="DFCAEC" w:themeFill="accent1" w:themeFillTint="33"/>
            <w:vAlign w:val="center"/>
          </w:tcPr>
          <w:p w14:paraId="3AD00997" w14:textId="77777777" w:rsidR="00395ABF" w:rsidRPr="00725372" w:rsidRDefault="00395ABF" w:rsidP="002B6EDD">
            <w:pPr>
              <w:pStyle w:val="AASemiBold"/>
              <w:spacing w:before="60" w:after="40" w:line="240" w:lineRule="auto"/>
              <w:jc w:val="right"/>
            </w:pPr>
            <w:r w:rsidRPr="00725372">
              <w:t>Impurity measurements</w:t>
            </w:r>
          </w:p>
        </w:tc>
        <w:tc>
          <w:tcPr>
            <w:tcW w:w="5884" w:type="dxa"/>
          </w:tcPr>
          <w:p w14:paraId="5A0CB9D9" w14:textId="77777777" w:rsidR="00395ABF" w:rsidRPr="00725372" w:rsidRDefault="00395ABF" w:rsidP="002B6EDD">
            <w:pPr>
              <w:spacing w:before="60" w:after="40" w:line="240" w:lineRule="auto"/>
            </w:pPr>
            <w:r w:rsidRPr="00725372">
              <w:t xml:space="preserve">Pick-ups and capillaries shall be provided for measuring moisture and nitrogen contents in each vessel </w:t>
            </w:r>
          </w:p>
        </w:tc>
      </w:tr>
      <w:tr w:rsidR="00395ABF" w:rsidRPr="00725372" w14:paraId="401BCE3D" w14:textId="77777777" w:rsidTr="002B6EDD">
        <w:tc>
          <w:tcPr>
            <w:tcW w:w="3240" w:type="dxa"/>
            <w:shd w:val="clear" w:color="auto" w:fill="DFCAEC" w:themeFill="accent1" w:themeFillTint="33"/>
            <w:vAlign w:val="center"/>
          </w:tcPr>
          <w:p w14:paraId="59B73629" w14:textId="77777777" w:rsidR="00395ABF" w:rsidRPr="00725372" w:rsidRDefault="00395ABF" w:rsidP="002B6EDD">
            <w:pPr>
              <w:pStyle w:val="AASemiBold"/>
              <w:spacing w:before="60" w:after="40" w:line="240" w:lineRule="auto"/>
              <w:jc w:val="right"/>
            </w:pPr>
            <w:r w:rsidRPr="00725372">
              <w:t>Local indicative measuring points</w:t>
            </w:r>
          </w:p>
        </w:tc>
        <w:tc>
          <w:tcPr>
            <w:tcW w:w="5884" w:type="dxa"/>
          </w:tcPr>
          <w:p w14:paraId="64A59A42" w14:textId="77777777" w:rsidR="00395ABF" w:rsidRPr="00725372" w:rsidRDefault="00395ABF" w:rsidP="002B6EDD">
            <w:pPr>
              <w:spacing w:before="60" w:after="40" w:line="240" w:lineRule="auto"/>
            </w:pPr>
            <w:r w:rsidRPr="00725372">
              <w:t>Helium pressure indicator for each installed vessel</w:t>
            </w:r>
          </w:p>
        </w:tc>
      </w:tr>
    </w:tbl>
    <w:p w14:paraId="74FACE12" w14:textId="2E572F59" w:rsidR="00395ABF" w:rsidRPr="00725372" w:rsidRDefault="00395ABF">
      <w:pPr>
        <w:spacing w:after="160" w:line="259" w:lineRule="auto"/>
        <w:jc w:val="left"/>
        <w:rPr>
          <w:rFonts w:ascii="Segoe UI Semibold" w:eastAsia="Times New Roman" w:hAnsi="Segoe UI Semibold"/>
          <w:bCs/>
          <w:color w:val="562873"/>
          <w:sz w:val="24"/>
          <w:szCs w:val="26"/>
          <w:shd w:val="clear" w:color="auto" w:fill="FFFFFF"/>
        </w:rPr>
      </w:pPr>
    </w:p>
    <w:p w14:paraId="5E2016CF" w14:textId="77777777" w:rsidR="005D7722" w:rsidRDefault="005D7722">
      <w:pPr>
        <w:spacing w:after="160" w:line="259" w:lineRule="auto"/>
        <w:jc w:val="left"/>
        <w:rPr>
          <w:rFonts w:eastAsia="Times New Roman"/>
          <w:color w:val="984A9C"/>
          <w:sz w:val="22"/>
        </w:rPr>
      </w:pPr>
      <w:bookmarkStart w:id="3282" w:name="_Ref192409981"/>
      <w:r>
        <w:br w:type="page"/>
      </w:r>
    </w:p>
    <w:p w14:paraId="262950A4" w14:textId="212978C2" w:rsidR="006A69C8" w:rsidRDefault="00A156C9" w:rsidP="003E5C09">
      <w:pPr>
        <w:pStyle w:val="Heading3numbered"/>
      </w:pPr>
      <w:bookmarkStart w:id="3283" w:name="_Toc197425966"/>
      <w:r>
        <w:lastRenderedPageBreak/>
        <w:t>QPLANT</w:t>
      </w:r>
      <w:commentRangeStart w:id="3284"/>
      <w:r w:rsidR="00006433" w:rsidRPr="00725372">
        <w:t xml:space="preserve"> </w:t>
      </w:r>
      <w:r w:rsidR="00D43BF2" w:rsidRPr="00725372">
        <w:t>Control</w:t>
      </w:r>
      <w:r w:rsidR="00006433" w:rsidRPr="00725372">
        <w:t xml:space="preserve"> System</w:t>
      </w:r>
      <w:bookmarkEnd w:id="3084"/>
      <w:bookmarkEnd w:id="3104"/>
      <w:commentRangeEnd w:id="3284"/>
      <w:r w:rsidR="004E07B9" w:rsidRPr="00725372">
        <w:rPr>
          <w:rStyle w:val="Verwijzingopmerking"/>
          <w:rFonts w:eastAsia="Calibri"/>
          <w:color w:val="auto"/>
        </w:rPr>
        <w:commentReference w:id="3284"/>
      </w:r>
      <w:bookmarkEnd w:id="3282"/>
      <w:bookmarkEnd w:id="3283"/>
    </w:p>
    <w:p w14:paraId="31E3F775" w14:textId="7504DB76" w:rsidR="00006433" w:rsidRDefault="00FD31A6" w:rsidP="003E5C09">
      <w:pPr>
        <w:pStyle w:val="Heading4"/>
      </w:pPr>
      <w:proofErr w:type="spellStart"/>
      <w:r>
        <w:t>Overview</w:t>
      </w:r>
      <w:proofErr w:type="spellEnd"/>
    </w:p>
    <w:p w14:paraId="1EDEAE9F" w14:textId="616501E3" w:rsidR="00531F14" w:rsidRDefault="00133191" w:rsidP="00133191">
      <w:r>
        <w:t xml:space="preserve">The </w:t>
      </w:r>
      <w:r w:rsidR="00A156C9">
        <w:t>QPLANT</w:t>
      </w:r>
      <w:r>
        <w:t xml:space="preserve"> Control System (</w:t>
      </w:r>
      <w:r w:rsidR="00A156C9">
        <w:t>QPLANT:CS</w:t>
      </w:r>
      <w:r>
        <w:t xml:space="preserve">) shall be designed specifically for the local control of the </w:t>
      </w:r>
      <w:r w:rsidR="00A156C9">
        <w:t>QPLANT</w:t>
      </w:r>
      <w:r>
        <w:t xml:space="preserve"> and</w:t>
      </w:r>
      <w:r w:rsidR="001E396F">
        <w:t xml:space="preserve"> the </w:t>
      </w:r>
      <w:r w:rsidR="0027611E">
        <w:t>helium</w:t>
      </w:r>
      <w:r>
        <w:t xml:space="preserve"> storage system, ensuring that all cryogenic processes operate safely and efficiently on site. </w:t>
      </w:r>
    </w:p>
    <w:p w14:paraId="0F00375F" w14:textId="77777777" w:rsidR="00531F14" w:rsidRDefault="00531F14" w:rsidP="00133191"/>
    <w:p w14:paraId="3A708038" w14:textId="46AD0A3F" w:rsidR="00795CA3" w:rsidRDefault="007F29AB" w:rsidP="00133191">
      <w:r>
        <w:t xml:space="preserve">The QPLANT:CS </w:t>
      </w:r>
      <w:r w:rsidR="002F4F0A">
        <w:t>is</w:t>
      </w:r>
      <w:r>
        <w:t xml:space="preserve"> integrated with MCS to </w:t>
      </w:r>
    </w:p>
    <w:p w14:paraId="5ACD8EE7" w14:textId="77777777" w:rsidR="0052094A" w:rsidRDefault="001C1494" w:rsidP="00A66E84">
      <w:pPr>
        <w:pStyle w:val="Lijstalinea"/>
        <w:numPr>
          <w:ilvl w:val="0"/>
          <w:numId w:val="46"/>
        </w:numPr>
      </w:pPr>
      <w:r>
        <w:t>e</w:t>
      </w:r>
      <w:r w:rsidR="0069512E">
        <w:t>xchange any information between the QPLANT</w:t>
      </w:r>
      <w:r w:rsidR="006935B6">
        <w:t>:CS</w:t>
      </w:r>
      <w:r w:rsidR="0069512E">
        <w:t xml:space="preserve"> and the </w:t>
      </w:r>
      <w:proofErr w:type="spellStart"/>
      <w:r w:rsidR="0069512E">
        <w:t>cyrogenic</w:t>
      </w:r>
      <w:proofErr w:type="spellEnd"/>
      <w:r w:rsidR="0069512E">
        <w:t xml:space="preserve"> users.</w:t>
      </w:r>
    </w:p>
    <w:p w14:paraId="2EC1016A" w14:textId="244A9EC2" w:rsidR="001C1494" w:rsidRDefault="001C1494" w:rsidP="00A66E84">
      <w:pPr>
        <w:pStyle w:val="Lijstalinea"/>
        <w:numPr>
          <w:ilvl w:val="0"/>
          <w:numId w:val="46"/>
        </w:numPr>
      </w:pPr>
      <w:r>
        <w:t>create a unified operator experience</w:t>
      </w:r>
      <w:r w:rsidR="007411ED">
        <w:t xml:space="preserve"> showing </w:t>
      </w:r>
      <w:r>
        <w:t>the QPLANT:CS data and controls through a single user-friendly interface, allowing the operator to monitor and manage the QPLANT seamlessly alongside other primary systems.</w:t>
      </w:r>
    </w:p>
    <w:p w14:paraId="4311A384" w14:textId="77777777" w:rsidR="00133191" w:rsidRDefault="00133191" w:rsidP="00133191"/>
    <w:p w14:paraId="6D881812" w14:textId="49B2EBFE" w:rsidR="00133191" w:rsidRDefault="00133191" w:rsidP="00133191">
      <w:r>
        <w:t>Furthermore, all IT-related services</w:t>
      </w:r>
      <w:r w:rsidR="00E73A8D">
        <w:t xml:space="preserve"> - </w:t>
      </w:r>
      <w:r>
        <w:t>ranging from network communication and data storage to backup and user authentication</w:t>
      </w:r>
      <w:r w:rsidR="00E73A8D">
        <w:t xml:space="preserve"> - </w:t>
      </w:r>
      <w:r>
        <w:t xml:space="preserve">are integrated with the Information Technology (MIT) platform. This integration ensures that all the data and control signals from </w:t>
      </w:r>
      <w:r w:rsidR="00A156C9">
        <w:t>QPLANT:CS</w:t>
      </w:r>
      <w:r>
        <w:t xml:space="preserve"> and MCS are supported by a robust and secure IT infrastructure, providing reliability and efficiency across the entire system.</w:t>
      </w:r>
    </w:p>
    <w:p w14:paraId="670A73A5" w14:textId="77777777" w:rsidR="00133191" w:rsidRDefault="00133191" w:rsidP="00133191"/>
    <w:p w14:paraId="08547447" w14:textId="156E939F" w:rsidR="00133191" w:rsidRDefault="00133191" w:rsidP="00133191">
      <w:r>
        <w:t xml:space="preserve">Within the overall safety framework, the </w:t>
      </w:r>
      <w:r w:rsidR="00A156C9">
        <w:t>QPLANT</w:t>
      </w:r>
      <w:r>
        <w:t xml:space="preserve"> Control System (</w:t>
      </w:r>
      <w:r w:rsidR="00A156C9">
        <w:t>QPLANT:CS</w:t>
      </w:r>
      <w:r>
        <w:t xml:space="preserve">) is dedicated solely to the local control and protection of the </w:t>
      </w:r>
      <w:r w:rsidR="00A156C9">
        <w:t>QPLANT</w:t>
      </w:r>
      <w:r>
        <w:t xml:space="preserve">. It handles immediate, on-site safety functions, such as local shutdowns or protective actions in response to detected issues. However, when the </w:t>
      </w:r>
      <w:r w:rsidR="00A156C9">
        <w:t>QPLANT</w:t>
      </w:r>
      <w:r>
        <w:t xml:space="preserve"> interacts with other systems, the responsibility for ensuring global safety shifts to the Interlock System (MIS).</w:t>
      </w:r>
    </w:p>
    <w:p w14:paraId="1302E915" w14:textId="77777777" w:rsidR="008A5081" w:rsidRDefault="008A5081">
      <w:pPr>
        <w:spacing w:after="160" w:line="259" w:lineRule="auto"/>
        <w:jc w:val="left"/>
      </w:pPr>
    </w:p>
    <w:p w14:paraId="5C231001" w14:textId="77777777" w:rsidR="00A310E5" w:rsidRDefault="00A310E5" w:rsidP="00A310E5">
      <w:pPr>
        <w:pStyle w:val="Heading4"/>
      </w:pPr>
      <w:proofErr w:type="spellStart"/>
      <w:r w:rsidRPr="00725372">
        <w:t>Reference</w:t>
      </w:r>
      <w:proofErr w:type="spellEnd"/>
      <w:r w:rsidRPr="00725372">
        <w:t xml:space="preserve"> Architecture</w:t>
      </w:r>
    </w:p>
    <w:p w14:paraId="43D65344" w14:textId="35B47823" w:rsidR="00A310E5" w:rsidRDefault="00A310E5" w:rsidP="00965A88">
      <w:pPr>
        <w:rPr>
          <w:ins w:id="3285" w:author="Jardin Maarten" w:date="2025-04-09T10:34:00Z"/>
        </w:rPr>
        <w:sectPr w:rsidR="00A310E5" w:rsidSect="00464EC4">
          <w:footerReference w:type="default" r:id="rId31"/>
          <w:footerReference w:type="first" r:id="rId32"/>
          <w:pgSz w:w="11906" w:h="16838" w:code="9"/>
          <w:pgMar w:top="1418" w:right="1134" w:bottom="992" w:left="1418" w:header="624" w:footer="147" w:gutter="0"/>
          <w:cols w:space="708"/>
          <w:formProt w:val="0"/>
          <w:docGrid w:linePitch="360"/>
        </w:sectPr>
      </w:pP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E67BB8" w:rsidRPr="00E67BB8">
        <w:rPr>
          <w:rStyle w:val="AAReferencedChar"/>
        </w:rPr>
        <w:t>Figure 8</w:t>
      </w:r>
      <w:r w:rsidRPr="00725372">
        <w:rPr>
          <w:rStyle w:val="AAReferencedChar"/>
        </w:rPr>
        <w:fldChar w:fldCharType="end"/>
      </w:r>
      <w:r w:rsidRPr="00725372">
        <w:t xml:space="preserve"> </w:t>
      </w:r>
      <w:r>
        <w:t xml:space="preserve">shows the reference architecture of </w:t>
      </w:r>
      <w:r w:rsidR="00347DBA">
        <w:t>all elements involved in the control of the complete cryogenic system. T</w:t>
      </w:r>
      <w:r>
        <w:t>he QPLANT:CS is a subpart</w:t>
      </w:r>
      <w:r w:rsidR="00347DBA">
        <w:t xml:space="preserve"> of this</w:t>
      </w:r>
      <w:r>
        <w:t>.</w:t>
      </w:r>
    </w:p>
    <w:p w14:paraId="7105CD53" w14:textId="1F4291DA" w:rsidR="00917B08" w:rsidRPr="00725372" w:rsidRDefault="00237693">
      <w:pPr>
        <w:ind w:hanging="426"/>
        <w:jc w:val="center"/>
      </w:pPr>
      <w:r>
        <w:rPr>
          <w:noProof/>
          <w:lang w:val="en-US"/>
        </w:rPr>
        <w:lastRenderedPageBreak/>
        <w:drawing>
          <wp:inline distT="0" distB="0" distL="0" distR="0" wp14:anchorId="5BFF82EE" wp14:editId="1108FCAA">
            <wp:extent cx="6648803" cy="609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yoPlantPhysicalNew.drawio (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8803" cy="6097140"/>
                    </a:xfrm>
                    <a:prstGeom prst="rect">
                      <a:avLst/>
                    </a:prstGeom>
                  </pic:spPr>
                </pic:pic>
              </a:graphicData>
            </a:graphic>
          </wp:inline>
        </w:drawing>
      </w:r>
    </w:p>
    <w:p w14:paraId="23B0686F" w14:textId="7CF0A18A" w:rsidR="00525712" w:rsidRPr="00725372" w:rsidRDefault="00525712" w:rsidP="00404E46">
      <w:pPr>
        <w:ind w:hanging="426"/>
        <w:jc w:val="center"/>
      </w:pPr>
      <w:bookmarkStart w:id="3286" w:name="_Ref183516628"/>
      <w:bookmarkStart w:id="3287" w:name="_Ref183516623"/>
      <w:bookmarkStart w:id="3288" w:name="_Toc190680897"/>
      <w:bookmarkStart w:id="3289" w:name="_Ref192510473"/>
      <w:bookmarkStart w:id="3290" w:name="_Toc195865363"/>
      <w:r w:rsidRPr="00725372">
        <w:lastRenderedPageBreak/>
        <w:t xml:space="preserve">Figure </w:t>
      </w:r>
      <w:r w:rsidR="00B619DE">
        <w:fldChar w:fldCharType="begin"/>
      </w:r>
      <w:r w:rsidR="00B619DE">
        <w:instrText xml:space="preserve"> SEQ Figure \* ARABIC </w:instrText>
      </w:r>
      <w:r w:rsidR="00B619DE">
        <w:fldChar w:fldCharType="separate"/>
      </w:r>
      <w:r w:rsidR="00E67BB8">
        <w:rPr>
          <w:noProof/>
        </w:rPr>
        <w:t>8</w:t>
      </w:r>
      <w:r w:rsidR="00B619DE">
        <w:fldChar w:fldCharType="end"/>
      </w:r>
      <w:bookmarkEnd w:id="3286"/>
      <w:r w:rsidRPr="00725372">
        <w:t xml:space="preserve"> </w:t>
      </w:r>
      <w:r>
        <w:t>Reference</w:t>
      </w:r>
      <w:r w:rsidRPr="00725372">
        <w:t xml:space="preserve"> Architecture of the Cryogenic Control </w:t>
      </w:r>
      <w:bookmarkEnd w:id="3287"/>
      <w:r w:rsidRPr="00725372">
        <w:t>System</w:t>
      </w:r>
      <w:bookmarkEnd w:id="3288"/>
      <w:bookmarkEnd w:id="3289"/>
      <w:bookmarkEnd w:id="3290"/>
    </w:p>
    <w:p w14:paraId="29588028" w14:textId="77777777" w:rsidR="00C2417D" w:rsidRDefault="00C2417D" w:rsidP="00525712">
      <w:pPr>
        <w:sectPr w:rsidR="00C2417D" w:rsidSect="00404E46">
          <w:pgSz w:w="16838" w:h="11906" w:orient="landscape" w:code="9"/>
          <w:pgMar w:top="270" w:right="1418" w:bottom="1134" w:left="990" w:header="624" w:footer="147" w:gutter="0"/>
          <w:cols w:space="708"/>
          <w:formProt w:val="0"/>
          <w:docGrid w:linePitch="360"/>
        </w:sectPr>
      </w:pPr>
    </w:p>
    <w:p w14:paraId="2AFFE488" w14:textId="511D12C2" w:rsidR="00525712" w:rsidRPr="00725372" w:rsidRDefault="00525712" w:rsidP="00525712">
      <w:r w:rsidRPr="00725372">
        <w:lastRenderedPageBreak/>
        <w:t xml:space="preserve">The Cryogenic Control System, as depicted in </w:t>
      </w: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E67BB8" w:rsidRPr="00E67BB8">
        <w:rPr>
          <w:rStyle w:val="AAReferencedChar"/>
        </w:rPr>
        <w:t>Figure 8</w:t>
      </w:r>
      <w:r w:rsidRPr="00725372">
        <w:rPr>
          <w:rStyle w:val="AAReferencedChar"/>
        </w:rPr>
        <w:fldChar w:fldCharType="end"/>
      </w:r>
      <w:r w:rsidRPr="00725372">
        <w:t>, includes the following devices/components:</w:t>
      </w:r>
    </w:p>
    <w:p w14:paraId="35EF097A" w14:textId="77777777" w:rsidR="00525712" w:rsidRPr="00725372" w:rsidRDefault="00525712" w:rsidP="00525712"/>
    <w:tbl>
      <w:tblPr>
        <w:tblStyle w:val="GridTable1Light-Accent11"/>
        <w:tblW w:w="9391" w:type="dxa"/>
        <w:tblLook w:val="04A0" w:firstRow="1" w:lastRow="0" w:firstColumn="1" w:lastColumn="0" w:noHBand="0" w:noVBand="1"/>
      </w:tblPr>
      <w:tblGrid>
        <w:gridCol w:w="1866"/>
        <w:gridCol w:w="2466"/>
        <w:gridCol w:w="5059"/>
      </w:tblGrid>
      <w:tr w:rsidR="00525712" w:rsidRPr="008D242B" w14:paraId="48A152B8" w14:textId="77777777" w:rsidTr="009428F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E4B5F85"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No.</w:t>
            </w:r>
          </w:p>
        </w:tc>
        <w:tc>
          <w:tcPr>
            <w:tcW w:w="2466" w:type="dxa"/>
            <w:noWrap/>
            <w:vAlign w:val="center"/>
            <w:hideMark/>
          </w:tcPr>
          <w:p w14:paraId="1C9C2EC3" w14:textId="77777777" w:rsidR="00525712" w:rsidRPr="008D242B" w:rsidRDefault="00525712" w:rsidP="00190CB6">
            <w:pPr>
              <w:spacing w:before="60" w:after="4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Name</w:t>
            </w:r>
          </w:p>
        </w:tc>
        <w:tc>
          <w:tcPr>
            <w:tcW w:w="5059" w:type="dxa"/>
            <w:vAlign w:val="center"/>
          </w:tcPr>
          <w:p w14:paraId="2EBAA038" w14:textId="77777777" w:rsidR="00525712" w:rsidRPr="008D242B" w:rsidRDefault="00525712" w:rsidP="00190CB6">
            <w:pPr>
              <w:spacing w:before="60" w:after="4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Description</w:t>
            </w:r>
          </w:p>
        </w:tc>
      </w:tr>
      <w:tr w:rsidR="00525712" w:rsidRPr="008D242B" w14:paraId="2836649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FEF368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11</w:t>
            </w:r>
          </w:p>
        </w:tc>
        <w:tc>
          <w:tcPr>
            <w:tcW w:w="2466" w:type="dxa"/>
            <w:noWrap/>
            <w:vAlign w:val="center"/>
            <w:hideMark/>
          </w:tcPr>
          <w:p w14:paraId="470BE981"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Engineering Station</w:t>
            </w:r>
          </w:p>
        </w:tc>
        <w:tc>
          <w:tcPr>
            <w:tcW w:w="5059" w:type="dxa"/>
            <w:vAlign w:val="center"/>
          </w:tcPr>
          <w:p w14:paraId="2F09DB7F"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dedicated </w:t>
            </w:r>
            <w:r w:rsidRPr="008D242B">
              <w:rPr>
                <w:b/>
                <w:bCs/>
                <w:szCs w:val="20"/>
              </w:rPr>
              <w:t xml:space="preserve">workstation </w:t>
            </w:r>
            <w:r w:rsidRPr="008D242B">
              <w:rPr>
                <w:bCs/>
                <w:szCs w:val="20"/>
              </w:rPr>
              <w:t>for running the engineering tool</w:t>
            </w:r>
            <w:r w:rsidRPr="008D242B">
              <w:rPr>
                <w:szCs w:val="20"/>
              </w:rPr>
              <w:t>s in commissioning stage</w:t>
            </w:r>
            <w:r w:rsidRPr="008D242B">
              <w:rPr>
                <w:rStyle w:val="AAReferencedChar"/>
                <w:szCs w:val="20"/>
              </w:rPr>
              <w:t>.</w:t>
            </w:r>
          </w:p>
        </w:tc>
      </w:tr>
      <w:tr w:rsidR="00525712" w:rsidRPr="008D242B" w14:paraId="22D050EB"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9BEADD5"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12</w:t>
            </w:r>
          </w:p>
        </w:tc>
        <w:tc>
          <w:tcPr>
            <w:tcW w:w="2466" w:type="dxa"/>
            <w:noWrap/>
            <w:vAlign w:val="center"/>
            <w:hideMark/>
          </w:tcPr>
          <w:p w14:paraId="331F9334"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Local Operator Station (HMI)</w:t>
            </w:r>
          </w:p>
        </w:tc>
        <w:tc>
          <w:tcPr>
            <w:tcW w:w="5059" w:type="dxa"/>
            <w:vAlign w:val="center"/>
          </w:tcPr>
          <w:p w14:paraId="5D5F0F06"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A touchscreen placed near the cryogenic plant for direct operator interactions, real-time control, and monitoring.</w:t>
            </w:r>
          </w:p>
        </w:tc>
      </w:tr>
      <w:tr w:rsidR="00525712" w:rsidRPr="008D242B" w14:paraId="00A4A503"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CBD04E4"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13</w:t>
            </w:r>
          </w:p>
        </w:tc>
        <w:tc>
          <w:tcPr>
            <w:tcW w:w="2466" w:type="dxa"/>
            <w:noWrap/>
            <w:vAlign w:val="center"/>
            <w:hideMark/>
          </w:tcPr>
          <w:p w14:paraId="6A71572C"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Warm Compressor Station PLC</w:t>
            </w:r>
          </w:p>
        </w:tc>
        <w:tc>
          <w:tcPr>
            <w:tcW w:w="5059" w:type="dxa"/>
            <w:vAlign w:val="center"/>
          </w:tcPr>
          <w:p w14:paraId="192A239B"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in charge of warm compressor processes and associated subsystems in the cryogenic plant.</w:t>
            </w:r>
          </w:p>
        </w:tc>
      </w:tr>
      <w:tr w:rsidR="00525712" w:rsidRPr="008D242B" w14:paraId="5046081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75B244E"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14</w:t>
            </w:r>
          </w:p>
        </w:tc>
        <w:tc>
          <w:tcPr>
            <w:tcW w:w="2466" w:type="dxa"/>
            <w:noWrap/>
            <w:vAlign w:val="center"/>
            <w:hideMark/>
          </w:tcPr>
          <w:p w14:paraId="0E8C915E"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ColdBox PLC</w:t>
            </w:r>
          </w:p>
        </w:tc>
        <w:tc>
          <w:tcPr>
            <w:tcW w:w="5059" w:type="dxa"/>
            <w:vAlign w:val="center"/>
          </w:tcPr>
          <w:p w14:paraId="41B17799" w14:textId="672C41D3"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handling cold-related processes (cold box, vacuum insulation, possibly other sub-circuits) in the </w:t>
            </w:r>
            <w:r w:rsidR="00A156C9">
              <w:rPr>
                <w:szCs w:val="20"/>
              </w:rPr>
              <w:t>QPLANT</w:t>
            </w:r>
            <w:r w:rsidRPr="008D242B">
              <w:rPr>
                <w:szCs w:val="20"/>
              </w:rPr>
              <w:t>.</w:t>
            </w:r>
          </w:p>
        </w:tc>
      </w:tr>
      <w:tr w:rsidR="00525712" w:rsidRPr="008D242B" w14:paraId="6FB5ACE9"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9B23114"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15</w:t>
            </w:r>
          </w:p>
        </w:tc>
        <w:tc>
          <w:tcPr>
            <w:tcW w:w="2466" w:type="dxa"/>
            <w:noWrap/>
            <w:vAlign w:val="center"/>
            <w:hideMark/>
          </w:tcPr>
          <w:p w14:paraId="34119F5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PN-PN Coupler</w:t>
            </w:r>
          </w:p>
        </w:tc>
        <w:tc>
          <w:tcPr>
            <w:tcW w:w="5059" w:type="dxa"/>
            <w:vAlign w:val="center"/>
          </w:tcPr>
          <w:p w14:paraId="231B771F"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proofErr w:type="spellStart"/>
            <w:r w:rsidRPr="008D242B">
              <w:rPr>
                <w:b/>
                <w:bCs/>
                <w:szCs w:val="20"/>
              </w:rPr>
              <w:t>Profinet-to-Profinet</w:t>
            </w:r>
            <w:proofErr w:type="spellEnd"/>
            <w:r w:rsidRPr="008D242B">
              <w:rPr>
                <w:b/>
                <w:bCs/>
                <w:szCs w:val="20"/>
              </w:rPr>
              <w:t xml:space="preserve"> coupler</w:t>
            </w:r>
            <w:r w:rsidRPr="008D242B">
              <w:rPr>
                <w:szCs w:val="20"/>
              </w:rPr>
              <w:t xml:space="preserve"> device bridging two separate PN networks or segments in ICS/plant architecture</w:t>
            </w:r>
          </w:p>
        </w:tc>
      </w:tr>
      <w:tr w:rsidR="00525712" w:rsidRPr="008D242B" w14:paraId="7FCA76C2"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7B75FE1"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20</w:t>
            </w:r>
          </w:p>
        </w:tc>
        <w:tc>
          <w:tcPr>
            <w:tcW w:w="2466" w:type="dxa"/>
            <w:noWrap/>
            <w:vAlign w:val="center"/>
            <w:hideMark/>
          </w:tcPr>
          <w:p w14:paraId="40E610AE"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Concentrator PLC</w:t>
            </w:r>
          </w:p>
        </w:tc>
        <w:tc>
          <w:tcPr>
            <w:tcW w:w="5059" w:type="dxa"/>
            <w:vAlign w:val="center"/>
          </w:tcPr>
          <w:p w14:paraId="551ACA29" w14:textId="44570BF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responsible for  system level control, integrating the </w:t>
            </w:r>
            <w:r w:rsidR="00A156C9">
              <w:rPr>
                <w:szCs w:val="20"/>
              </w:rPr>
              <w:t>QPLANT</w:t>
            </w:r>
            <w:r w:rsidRPr="008D242B">
              <w:rPr>
                <w:szCs w:val="20"/>
              </w:rPr>
              <w:t xml:space="preserve"> with the MCS Navigator and aligning consumers with production plant.</w:t>
            </w:r>
          </w:p>
        </w:tc>
      </w:tr>
      <w:tr w:rsidR="00525712" w:rsidRPr="008D242B" w14:paraId="13B042AC"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53AF7F3"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21</w:t>
            </w:r>
          </w:p>
        </w:tc>
        <w:tc>
          <w:tcPr>
            <w:tcW w:w="2466" w:type="dxa"/>
            <w:noWrap/>
            <w:vAlign w:val="center"/>
            <w:hideMark/>
          </w:tcPr>
          <w:p w14:paraId="1246E85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QVE Local Controller</w:t>
            </w:r>
          </w:p>
        </w:tc>
        <w:tc>
          <w:tcPr>
            <w:tcW w:w="5059" w:type="dxa"/>
            <w:vAlign w:val="center"/>
          </w:tcPr>
          <w:p w14:paraId="454C1AE3"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for controlling and monitoring the end </w:t>
            </w:r>
            <w:proofErr w:type="spellStart"/>
            <w:r w:rsidRPr="008D242B">
              <w:rPr>
                <w:szCs w:val="20"/>
              </w:rPr>
              <w:t>valvebox</w:t>
            </w:r>
            <w:proofErr w:type="spellEnd"/>
          </w:p>
        </w:tc>
      </w:tr>
      <w:tr w:rsidR="00525712" w:rsidRPr="008D242B" w14:paraId="6DFF0317"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BFA698B"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22</w:t>
            </w:r>
          </w:p>
        </w:tc>
        <w:tc>
          <w:tcPr>
            <w:tcW w:w="2466" w:type="dxa"/>
            <w:noWrap/>
            <w:vAlign w:val="center"/>
            <w:hideMark/>
          </w:tcPr>
          <w:p w14:paraId="00AFE805" w14:textId="0D839108" w:rsidR="00525712" w:rsidRPr="008D242B" w:rsidRDefault="006A523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QCELL</w:t>
            </w:r>
            <w:r w:rsidR="00525712" w:rsidRPr="008D242B">
              <w:rPr>
                <w:rFonts w:ascii="Calibri" w:eastAsia="Times New Roman" w:hAnsi="Calibri"/>
                <w:color w:val="000000"/>
                <w:szCs w:val="20"/>
              </w:rPr>
              <w:t xml:space="preserve"> Controller</w:t>
            </w:r>
          </w:p>
        </w:tc>
        <w:tc>
          <w:tcPr>
            <w:tcW w:w="5059" w:type="dxa"/>
            <w:vAlign w:val="center"/>
          </w:tcPr>
          <w:p w14:paraId="7764B84B"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PLC</w:t>
            </w:r>
            <w:r w:rsidRPr="008D242B">
              <w:rPr>
                <w:szCs w:val="20"/>
              </w:rPr>
              <w:t xml:space="preserve"> for controlling and monitoring cryogenic cells.</w:t>
            </w:r>
          </w:p>
        </w:tc>
      </w:tr>
      <w:tr w:rsidR="00525712" w:rsidRPr="008D242B" w14:paraId="5159822B"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B2679AC"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30</w:t>
            </w:r>
          </w:p>
        </w:tc>
        <w:tc>
          <w:tcPr>
            <w:tcW w:w="2466" w:type="dxa"/>
            <w:noWrap/>
            <w:vAlign w:val="center"/>
            <w:hideMark/>
          </w:tcPr>
          <w:p w14:paraId="3E16A01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MIT Network</w:t>
            </w:r>
          </w:p>
        </w:tc>
        <w:tc>
          <w:tcPr>
            <w:tcW w:w="5059" w:type="dxa"/>
            <w:vAlign w:val="center"/>
          </w:tcPr>
          <w:p w14:paraId="05095048" w14:textId="5831634C" w:rsidR="00525712" w:rsidRPr="008D242B" w:rsidRDefault="009428FD" w:rsidP="009428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Networks</w:t>
            </w:r>
          </w:p>
        </w:tc>
      </w:tr>
      <w:tr w:rsidR="00525712" w:rsidRPr="008D242B" w14:paraId="518C668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71E3854F"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31</w:t>
            </w:r>
          </w:p>
        </w:tc>
        <w:tc>
          <w:tcPr>
            <w:tcW w:w="2466" w:type="dxa"/>
            <w:noWrap/>
            <w:vAlign w:val="center"/>
            <w:hideMark/>
          </w:tcPr>
          <w:p w14:paraId="407E11CC"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MIS Network</w:t>
            </w:r>
          </w:p>
        </w:tc>
        <w:tc>
          <w:tcPr>
            <w:tcW w:w="5059" w:type="dxa"/>
            <w:vAlign w:val="center"/>
          </w:tcPr>
          <w:p w14:paraId="3F7DA0BE"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dedicated </w:t>
            </w:r>
            <w:proofErr w:type="spellStart"/>
            <w:r w:rsidRPr="008D242B">
              <w:rPr>
                <w:b/>
                <w:bCs/>
                <w:szCs w:val="20"/>
              </w:rPr>
              <w:t>fieldbus</w:t>
            </w:r>
            <w:proofErr w:type="spellEnd"/>
            <w:r w:rsidRPr="008D242B">
              <w:rPr>
                <w:szCs w:val="20"/>
              </w:rPr>
              <w:t xml:space="preserve"> network for safety related communication</w:t>
            </w:r>
          </w:p>
        </w:tc>
      </w:tr>
      <w:tr w:rsidR="00525712" w:rsidRPr="008D242B" w14:paraId="72AA305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2450F4D"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32</w:t>
            </w:r>
          </w:p>
        </w:tc>
        <w:tc>
          <w:tcPr>
            <w:tcW w:w="2466" w:type="dxa"/>
            <w:noWrap/>
            <w:vAlign w:val="center"/>
            <w:hideMark/>
          </w:tcPr>
          <w:p w14:paraId="7E68A56E"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Local </w:t>
            </w:r>
            <w:proofErr w:type="spellStart"/>
            <w:r w:rsidRPr="008D242B">
              <w:rPr>
                <w:rFonts w:ascii="Calibri" w:eastAsia="Times New Roman" w:hAnsi="Calibri"/>
                <w:color w:val="000000"/>
                <w:szCs w:val="20"/>
              </w:rPr>
              <w:t>Fieldbus</w:t>
            </w:r>
            <w:proofErr w:type="spellEnd"/>
            <w:r w:rsidRPr="008D242B">
              <w:rPr>
                <w:rFonts w:ascii="Calibri" w:eastAsia="Times New Roman" w:hAnsi="Calibri"/>
                <w:color w:val="000000"/>
                <w:szCs w:val="20"/>
              </w:rPr>
              <w:t xml:space="preserve"> Network</w:t>
            </w:r>
          </w:p>
        </w:tc>
        <w:tc>
          <w:tcPr>
            <w:tcW w:w="5059" w:type="dxa"/>
            <w:vAlign w:val="center"/>
          </w:tcPr>
          <w:p w14:paraId="0F9F7077"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proofErr w:type="spellStart"/>
            <w:r w:rsidRPr="008D242B">
              <w:rPr>
                <w:b/>
                <w:bCs/>
                <w:szCs w:val="20"/>
              </w:rPr>
              <w:t>fieldbus</w:t>
            </w:r>
            <w:proofErr w:type="spellEnd"/>
            <w:r w:rsidRPr="008D242B">
              <w:rPr>
                <w:szCs w:val="20"/>
              </w:rPr>
              <w:t xml:space="preserve"> network in scope of </w:t>
            </w:r>
            <w:r w:rsidRPr="008D242B">
              <w:rPr>
                <w:b/>
                <w:szCs w:val="20"/>
              </w:rPr>
              <w:t>Contractor</w:t>
            </w:r>
            <w:r w:rsidRPr="008D242B">
              <w:rPr>
                <w:szCs w:val="20"/>
              </w:rPr>
              <w:t xml:space="preserve"> for interconnecting local devices (PLCs, sensors, etc.)</w:t>
            </w:r>
          </w:p>
        </w:tc>
      </w:tr>
      <w:tr w:rsidR="00525712" w:rsidRPr="008D242B" w14:paraId="196C07E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060C57EA"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33</w:t>
            </w:r>
          </w:p>
        </w:tc>
        <w:tc>
          <w:tcPr>
            <w:tcW w:w="2466" w:type="dxa"/>
            <w:noWrap/>
            <w:vAlign w:val="center"/>
            <w:hideMark/>
          </w:tcPr>
          <w:p w14:paraId="22956063"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Local </w:t>
            </w:r>
            <w:proofErr w:type="spellStart"/>
            <w:r w:rsidRPr="008D242B">
              <w:rPr>
                <w:rFonts w:ascii="Calibri" w:eastAsia="Times New Roman" w:hAnsi="Calibri"/>
                <w:color w:val="000000"/>
                <w:szCs w:val="20"/>
              </w:rPr>
              <w:t>Fieldbus</w:t>
            </w:r>
            <w:proofErr w:type="spellEnd"/>
            <w:r w:rsidRPr="008D242B">
              <w:rPr>
                <w:rFonts w:ascii="Calibri" w:eastAsia="Times New Roman" w:hAnsi="Calibri"/>
                <w:color w:val="000000"/>
                <w:szCs w:val="20"/>
              </w:rPr>
              <w:t xml:space="preserve"> Network</w:t>
            </w:r>
          </w:p>
        </w:tc>
        <w:tc>
          <w:tcPr>
            <w:tcW w:w="5059" w:type="dxa"/>
            <w:vAlign w:val="center"/>
          </w:tcPr>
          <w:p w14:paraId="579F682A"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proofErr w:type="spellStart"/>
            <w:r w:rsidRPr="008D242B">
              <w:rPr>
                <w:b/>
                <w:bCs/>
                <w:szCs w:val="20"/>
              </w:rPr>
              <w:t>fieldbus</w:t>
            </w:r>
            <w:proofErr w:type="spellEnd"/>
            <w:r w:rsidRPr="008D242B">
              <w:rPr>
                <w:szCs w:val="20"/>
              </w:rPr>
              <w:t xml:space="preserve"> network in scope of </w:t>
            </w:r>
            <w:r w:rsidRPr="008D242B">
              <w:rPr>
                <w:b/>
                <w:szCs w:val="20"/>
              </w:rPr>
              <w:t>ICS</w:t>
            </w:r>
            <w:r w:rsidRPr="008D242B">
              <w:rPr>
                <w:szCs w:val="20"/>
              </w:rPr>
              <w:t xml:space="preserve"> for interconnecting local devices (PLCs, sensors, etc.),</w:t>
            </w:r>
          </w:p>
        </w:tc>
      </w:tr>
      <w:tr w:rsidR="00525712" w:rsidRPr="008D242B" w14:paraId="1A631D3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078BB74"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34</w:t>
            </w:r>
          </w:p>
        </w:tc>
        <w:tc>
          <w:tcPr>
            <w:tcW w:w="2466" w:type="dxa"/>
            <w:noWrap/>
            <w:vAlign w:val="center"/>
            <w:hideMark/>
          </w:tcPr>
          <w:p w14:paraId="12BC3F5D" w14:textId="769E7A57" w:rsidR="00525712" w:rsidRPr="008D242B" w:rsidRDefault="009428FD" w:rsidP="009428FD">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proofErr w:type="spellStart"/>
            <w:r>
              <w:rPr>
                <w:rFonts w:ascii="Calibri" w:eastAsia="Times New Roman" w:hAnsi="Calibri"/>
                <w:color w:val="000000"/>
                <w:szCs w:val="20"/>
              </w:rPr>
              <w:t>QPlant</w:t>
            </w:r>
            <w:proofErr w:type="spellEnd"/>
            <w:r>
              <w:rPr>
                <w:rFonts w:ascii="Calibri" w:eastAsia="Times New Roman" w:hAnsi="Calibri"/>
                <w:color w:val="000000"/>
                <w:szCs w:val="20"/>
              </w:rPr>
              <w:t xml:space="preserve"> Aggregation</w:t>
            </w:r>
            <w:r w:rsidR="00525712" w:rsidRPr="008D242B">
              <w:rPr>
                <w:rFonts w:ascii="Calibri" w:eastAsia="Times New Roman" w:hAnsi="Calibri"/>
                <w:color w:val="000000"/>
                <w:szCs w:val="20"/>
              </w:rPr>
              <w:t xml:space="preserve"> </w:t>
            </w:r>
            <w:proofErr w:type="spellStart"/>
            <w:r>
              <w:rPr>
                <w:rFonts w:ascii="Calibri" w:eastAsia="Times New Roman" w:hAnsi="Calibri"/>
                <w:color w:val="000000"/>
                <w:szCs w:val="20"/>
              </w:rPr>
              <w:t>Ntw</w:t>
            </w:r>
            <w:proofErr w:type="spellEnd"/>
          </w:p>
        </w:tc>
        <w:tc>
          <w:tcPr>
            <w:tcW w:w="5059" w:type="dxa"/>
            <w:vAlign w:val="center"/>
          </w:tcPr>
          <w:p w14:paraId="5AD78DAD" w14:textId="7123AE7B" w:rsidR="00525712" w:rsidRPr="008D242B" w:rsidRDefault="00525712" w:rsidP="009428F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w:t>
            </w:r>
            <w:r w:rsidRPr="008D242B">
              <w:rPr>
                <w:b/>
                <w:bCs/>
                <w:szCs w:val="20"/>
              </w:rPr>
              <w:t xml:space="preserve">aggregation </w:t>
            </w:r>
            <w:r w:rsidR="009428FD">
              <w:rPr>
                <w:b/>
                <w:bCs/>
                <w:szCs w:val="20"/>
              </w:rPr>
              <w:t>network</w:t>
            </w:r>
            <w:r w:rsidRPr="008D242B">
              <w:rPr>
                <w:szCs w:val="20"/>
              </w:rPr>
              <w:t xml:space="preserve"> serves as an intermediary between the MIT backbone and the Plant.</w:t>
            </w:r>
          </w:p>
        </w:tc>
      </w:tr>
      <w:tr w:rsidR="00525712" w:rsidRPr="008D242B" w14:paraId="019254C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76461A7"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41</w:t>
            </w:r>
          </w:p>
        </w:tc>
        <w:tc>
          <w:tcPr>
            <w:tcW w:w="2466" w:type="dxa"/>
            <w:noWrap/>
            <w:vAlign w:val="center"/>
            <w:hideMark/>
          </w:tcPr>
          <w:p w14:paraId="110336FC" w14:textId="324C353D" w:rsidR="00525712" w:rsidRPr="008D242B" w:rsidRDefault="00744D30" w:rsidP="00744D30">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Zero Client</w:t>
            </w:r>
          </w:p>
        </w:tc>
        <w:tc>
          <w:tcPr>
            <w:tcW w:w="5059" w:type="dxa"/>
            <w:vAlign w:val="center"/>
          </w:tcPr>
          <w:p w14:paraId="436129ED" w14:textId="10302FCB"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MIT backbone upper-level network.</w:t>
            </w:r>
          </w:p>
        </w:tc>
      </w:tr>
      <w:tr w:rsidR="00525712" w:rsidRPr="008D242B" w14:paraId="42EB8AAB"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5CAE414"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50</w:t>
            </w:r>
          </w:p>
        </w:tc>
        <w:tc>
          <w:tcPr>
            <w:tcW w:w="2466" w:type="dxa"/>
            <w:noWrap/>
            <w:vAlign w:val="center"/>
            <w:hideMark/>
          </w:tcPr>
          <w:p w14:paraId="339CBD4B" w14:textId="310598E1" w:rsidR="00525712" w:rsidRPr="008D242B" w:rsidRDefault="006A523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MIS Interlock System</w:t>
            </w:r>
          </w:p>
        </w:tc>
        <w:tc>
          <w:tcPr>
            <w:tcW w:w="5059" w:type="dxa"/>
            <w:vAlign w:val="center"/>
          </w:tcPr>
          <w:p w14:paraId="1F16A603"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9428FD">
              <w:rPr>
                <w:szCs w:val="20"/>
              </w:rPr>
              <w:t>A system responsible for global personal and machine protection</w:t>
            </w:r>
          </w:p>
        </w:tc>
      </w:tr>
      <w:tr w:rsidR="00525712" w:rsidRPr="008D242B" w14:paraId="76F83AD3"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3292D79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70</w:t>
            </w:r>
          </w:p>
        </w:tc>
        <w:tc>
          <w:tcPr>
            <w:tcW w:w="2466" w:type="dxa"/>
            <w:noWrap/>
            <w:vAlign w:val="center"/>
            <w:hideMark/>
          </w:tcPr>
          <w:p w14:paraId="4665C37A"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MCS Deployment Service</w:t>
            </w:r>
          </w:p>
        </w:tc>
        <w:tc>
          <w:tcPr>
            <w:tcW w:w="5059" w:type="dxa"/>
            <w:vAlign w:val="center"/>
          </w:tcPr>
          <w:p w14:paraId="4908F051" w14:textId="059E2688"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deployment service</w:t>
            </w:r>
            <w:r w:rsidRPr="008D242B">
              <w:rPr>
                <w:szCs w:val="20"/>
              </w:rPr>
              <w:t xml:space="preserve"> for </w:t>
            </w:r>
            <w:r w:rsidR="00A156C9">
              <w:rPr>
                <w:szCs w:val="20"/>
              </w:rPr>
              <w:t>QPLANT</w:t>
            </w:r>
            <w:r w:rsidRPr="008D242B">
              <w:rPr>
                <w:szCs w:val="20"/>
              </w:rPr>
              <w:t>, used to distribute or update software components.</w:t>
            </w:r>
          </w:p>
        </w:tc>
      </w:tr>
      <w:tr w:rsidR="00525712" w:rsidRPr="008D242B" w14:paraId="63A64EE4"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BF5A3F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72</w:t>
            </w:r>
          </w:p>
        </w:tc>
        <w:tc>
          <w:tcPr>
            <w:tcW w:w="2466" w:type="dxa"/>
            <w:noWrap/>
            <w:vAlign w:val="center"/>
            <w:hideMark/>
          </w:tcPr>
          <w:p w14:paraId="09A0298E"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MIT Services</w:t>
            </w:r>
          </w:p>
        </w:tc>
        <w:tc>
          <w:tcPr>
            <w:tcW w:w="5059" w:type="dxa"/>
            <w:vAlign w:val="center"/>
          </w:tcPr>
          <w:p w14:paraId="6066D27F" w14:textId="10DF0BE9"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Global IT services like NTP, Authentication, etc</w:t>
            </w:r>
          </w:p>
        </w:tc>
      </w:tr>
      <w:tr w:rsidR="00525712" w:rsidRPr="008D242B" w14:paraId="53BAB59F"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7E2D6B39"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73</w:t>
            </w:r>
          </w:p>
        </w:tc>
        <w:tc>
          <w:tcPr>
            <w:tcW w:w="2466" w:type="dxa"/>
            <w:noWrap/>
            <w:vAlign w:val="center"/>
            <w:hideMark/>
          </w:tcPr>
          <w:p w14:paraId="2F77673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MCS Services</w:t>
            </w:r>
          </w:p>
        </w:tc>
        <w:tc>
          <w:tcPr>
            <w:tcW w:w="5059" w:type="dxa"/>
            <w:vAlign w:val="center"/>
          </w:tcPr>
          <w:p w14:paraId="12BF660D" w14:textId="5CF28868"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Control System shared services like the Navigator, Archiving etc</w:t>
            </w:r>
          </w:p>
        </w:tc>
      </w:tr>
      <w:tr w:rsidR="00525712" w:rsidRPr="008D242B" w14:paraId="0011ED5A"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3CD677BE"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80</w:t>
            </w:r>
          </w:p>
        </w:tc>
        <w:tc>
          <w:tcPr>
            <w:tcW w:w="2466" w:type="dxa"/>
            <w:noWrap/>
            <w:vAlign w:val="center"/>
            <w:hideMark/>
          </w:tcPr>
          <w:p w14:paraId="0ABC8BD8"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Zero Client</w:t>
            </w:r>
          </w:p>
        </w:tc>
        <w:tc>
          <w:tcPr>
            <w:tcW w:w="5059" w:type="dxa"/>
            <w:vAlign w:val="center"/>
          </w:tcPr>
          <w:p w14:paraId="7E4D8C72"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Used for </w:t>
            </w:r>
            <w:proofErr w:type="spellStart"/>
            <w:r w:rsidRPr="008D242B">
              <w:rPr>
                <w:szCs w:val="20"/>
              </w:rPr>
              <w:t>visualizing</w:t>
            </w:r>
            <w:proofErr w:type="spellEnd"/>
            <w:r w:rsidRPr="008D242B">
              <w:rPr>
                <w:szCs w:val="20"/>
              </w:rPr>
              <w:t xml:space="preserve"> MCS Navigator, the zero client displays the user interface generated by the server. All processing, data storage, and updates occur centrally.</w:t>
            </w:r>
          </w:p>
        </w:tc>
      </w:tr>
      <w:tr w:rsidR="00525712" w:rsidRPr="008D242B" w14:paraId="48C4F79A"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ACB3397"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90</w:t>
            </w:r>
          </w:p>
        </w:tc>
        <w:tc>
          <w:tcPr>
            <w:tcW w:w="2466" w:type="dxa"/>
            <w:noWrap/>
            <w:vAlign w:val="center"/>
            <w:hideMark/>
          </w:tcPr>
          <w:p w14:paraId="708713E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Server (Cluster)</w:t>
            </w:r>
          </w:p>
        </w:tc>
        <w:tc>
          <w:tcPr>
            <w:tcW w:w="5059" w:type="dxa"/>
            <w:vAlign w:val="center"/>
          </w:tcPr>
          <w:p w14:paraId="0913698D"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Server cluster based on KVM (for Kernel-based Virtual Machine) full </w:t>
            </w:r>
            <w:proofErr w:type="spellStart"/>
            <w:r w:rsidRPr="008D242B">
              <w:rPr>
                <w:rFonts w:ascii="Calibri" w:eastAsia="Times New Roman" w:hAnsi="Calibri"/>
                <w:color w:val="000000"/>
                <w:szCs w:val="20"/>
              </w:rPr>
              <w:t>virtualization</w:t>
            </w:r>
            <w:proofErr w:type="spellEnd"/>
            <w:r w:rsidRPr="008D242B">
              <w:rPr>
                <w:rFonts w:ascii="Calibri" w:eastAsia="Times New Roman" w:hAnsi="Calibri"/>
                <w:color w:val="000000"/>
                <w:szCs w:val="20"/>
              </w:rPr>
              <w:t xml:space="preserve"> solution for Linux on x86 hardware.</w:t>
            </w:r>
          </w:p>
        </w:tc>
      </w:tr>
      <w:tr w:rsidR="00525712" w:rsidRPr="008D242B" w14:paraId="67E3A08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75B9D52"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111</w:t>
            </w:r>
          </w:p>
        </w:tc>
        <w:tc>
          <w:tcPr>
            <w:tcW w:w="2466" w:type="dxa"/>
            <w:noWrap/>
            <w:vAlign w:val="center"/>
            <w:hideMark/>
          </w:tcPr>
          <w:p w14:paraId="20AF2C7B"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Engineering Tool</w:t>
            </w:r>
          </w:p>
        </w:tc>
        <w:tc>
          <w:tcPr>
            <w:tcW w:w="5059" w:type="dxa"/>
            <w:vAlign w:val="center"/>
          </w:tcPr>
          <w:p w14:paraId="7B4A2E6A" w14:textId="63D2305E"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dedicated </w:t>
            </w:r>
            <w:r w:rsidRPr="008D242B">
              <w:rPr>
                <w:b/>
                <w:bCs/>
                <w:szCs w:val="20"/>
              </w:rPr>
              <w:t xml:space="preserve">engineering software </w:t>
            </w:r>
            <w:r w:rsidRPr="008D242B">
              <w:rPr>
                <w:bCs/>
                <w:szCs w:val="20"/>
              </w:rPr>
              <w:t>for</w:t>
            </w:r>
            <w:r w:rsidRPr="008D242B">
              <w:rPr>
                <w:szCs w:val="20"/>
              </w:rPr>
              <w:t xml:space="preserve"> configuring, troubleshooting, or programming the </w:t>
            </w:r>
            <w:r w:rsidR="00A156C9">
              <w:rPr>
                <w:szCs w:val="20"/>
              </w:rPr>
              <w:t>QPLANT</w:t>
            </w:r>
            <w:r w:rsidRPr="008D242B">
              <w:rPr>
                <w:szCs w:val="20"/>
              </w:rPr>
              <w:t xml:space="preserve"> control system during commissioning phase.</w:t>
            </w:r>
          </w:p>
        </w:tc>
      </w:tr>
      <w:tr w:rsidR="00525712" w:rsidRPr="008D242B" w14:paraId="39F903D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291426B"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121</w:t>
            </w:r>
          </w:p>
        </w:tc>
        <w:tc>
          <w:tcPr>
            <w:tcW w:w="2466" w:type="dxa"/>
            <w:noWrap/>
            <w:vAlign w:val="center"/>
            <w:hideMark/>
          </w:tcPr>
          <w:p w14:paraId="39ADB646" w14:textId="539C3FAC" w:rsidR="00525712" w:rsidRPr="008D242B" w:rsidRDefault="00A156C9"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QPLANT</w:t>
            </w:r>
            <w:r w:rsidR="00525712" w:rsidRPr="008D242B">
              <w:rPr>
                <w:rFonts w:ascii="Calibri" w:eastAsia="Times New Roman" w:hAnsi="Calibri"/>
                <w:color w:val="000000"/>
                <w:szCs w:val="20"/>
              </w:rPr>
              <w:t xml:space="preserve"> HMI</w:t>
            </w:r>
          </w:p>
        </w:tc>
        <w:tc>
          <w:tcPr>
            <w:tcW w:w="5059" w:type="dxa"/>
            <w:vAlign w:val="center"/>
          </w:tcPr>
          <w:p w14:paraId="58366622" w14:textId="59F3F636" w:rsidR="00525712" w:rsidRPr="008D242B" w:rsidRDefault="009428FD"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Local HMI</w:t>
            </w:r>
          </w:p>
        </w:tc>
      </w:tr>
      <w:tr w:rsidR="00525712" w:rsidRPr="008D242B" w14:paraId="1F1A66C9"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1160323"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lastRenderedPageBreak/>
              <w:t>131</w:t>
            </w:r>
          </w:p>
        </w:tc>
        <w:tc>
          <w:tcPr>
            <w:tcW w:w="2466" w:type="dxa"/>
            <w:noWrap/>
            <w:vAlign w:val="center"/>
            <w:hideMark/>
          </w:tcPr>
          <w:p w14:paraId="648324F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WCS Software</w:t>
            </w:r>
          </w:p>
        </w:tc>
        <w:tc>
          <w:tcPr>
            <w:tcW w:w="5059" w:type="dxa"/>
            <w:vAlign w:val="center"/>
          </w:tcPr>
          <w:p w14:paraId="162EDE7F"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w:t>
            </w:r>
            <w:r w:rsidRPr="008D242B">
              <w:rPr>
                <w:b/>
                <w:bCs/>
                <w:szCs w:val="20"/>
              </w:rPr>
              <w:t>software component</w:t>
            </w:r>
            <w:r w:rsidRPr="008D242B">
              <w:rPr>
                <w:szCs w:val="20"/>
              </w:rPr>
              <w:t xml:space="preserve"> or logic running on the Warm Compressor Station PLC.</w:t>
            </w:r>
          </w:p>
        </w:tc>
      </w:tr>
      <w:tr w:rsidR="00525712" w:rsidRPr="008D242B" w14:paraId="259E375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52E5ECC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141</w:t>
            </w:r>
          </w:p>
        </w:tc>
        <w:tc>
          <w:tcPr>
            <w:tcW w:w="2466" w:type="dxa"/>
            <w:noWrap/>
            <w:vAlign w:val="center"/>
            <w:hideMark/>
          </w:tcPr>
          <w:p w14:paraId="59B9A499"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CB Software</w:t>
            </w:r>
          </w:p>
        </w:tc>
        <w:tc>
          <w:tcPr>
            <w:tcW w:w="5059" w:type="dxa"/>
            <w:vAlign w:val="center"/>
          </w:tcPr>
          <w:p w14:paraId="41EC69A8"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w:t>
            </w:r>
            <w:r w:rsidRPr="008D242B">
              <w:rPr>
                <w:b/>
                <w:bCs/>
                <w:szCs w:val="20"/>
              </w:rPr>
              <w:t>software</w:t>
            </w:r>
            <w:r w:rsidRPr="008D242B">
              <w:rPr>
                <w:szCs w:val="20"/>
              </w:rPr>
              <w:t xml:space="preserve"> controlling the cold box, vacuum insulation, etc.</w:t>
            </w:r>
          </w:p>
        </w:tc>
      </w:tr>
      <w:tr w:rsidR="00525712" w:rsidRPr="008D242B" w14:paraId="439D903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1BDA7E6"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143</w:t>
            </w:r>
          </w:p>
        </w:tc>
        <w:tc>
          <w:tcPr>
            <w:tcW w:w="2466" w:type="dxa"/>
            <w:noWrap/>
            <w:vAlign w:val="center"/>
            <w:hideMark/>
          </w:tcPr>
          <w:p w14:paraId="23DEEB3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IVAC Software</w:t>
            </w:r>
          </w:p>
        </w:tc>
        <w:tc>
          <w:tcPr>
            <w:tcW w:w="5059" w:type="dxa"/>
            <w:vAlign w:val="center"/>
          </w:tcPr>
          <w:p w14:paraId="39F33DFB" w14:textId="77777777" w:rsidR="00525712" w:rsidRPr="008D242B" w:rsidRDefault="00525712" w:rsidP="00190CB6">
            <w:pPr>
              <w:tabs>
                <w:tab w:val="left" w:pos="457"/>
              </w:tabs>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w:t>
            </w:r>
            <w:r w:rsidRPr="008D242B">
              <w:rPr>
                <w:b/>
                <w:bCs/>
                <w:szCs w:val="20"/>
              </w:rPr>
              <w:t>software</w:t>
            </w:r>
            <w:r w:rsidRPr="008D242B">
              <w:rPr>
                <w:szCs w:val="20"/>
              </w:rPr>
              <w:t xml:space="preserve"> dedicated to insulation vacuum, or auxiliary cold systems.</w:t>
            </w:r>
          </w:p>
        </w:tc>
      </w:tr>
      <w:tr w:rsidR="00525712" w:rsidRPr="008D242B" w14:paraId="5C94DAB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0EB25325"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151</w:t>
            </w:r>
          </w:p>
        </w:tc>
        <w:tc>
          <w:tcPr>
            <w:tcW w:w="2466" w:type="dxa"/>
            <w:noWrap/>
            <w:vAlign w:val="center"/>
            <w:hideMark/>
          </w:tcPr>
          <w:p w14:paraId="6A2C58A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commentRangeStart w:id="3291"/>
            <w:commentRangeStart w:id="3292"/>
            <w:r w:rsidRPr="008D242B">
              <w:rPr>
                <w:rFonts w:ascii="Calibri" w:eastAsia="Times New Roman" w:hAnsi="Calibri"/>
                <w:color w:val="000000"/>
                <w:szCs w:val="20"/>
              </w:rPr>
              <w:t>Interface Definition</w:t>
            </w:r>
            <w:commentRangeEnd w:id="3291"/>
            <w:r w:rsidRPr="008D242B">
              <w:rPr>
                <w:rStyle w:val="Verwijzingopmerking"/>
                <w:sz w:val="20"/>
                <w:szCs w:val="20"/>
              </w:rPr>
              <w:commentReference w:id="3291"/>
            </w:r>
            <w:commentRangeEnd w:id="3292"/>
            <w:r>
              <w:rPr>
                <w:rStyle w:val="Verwijzingopmerking"/>
              </w:rPr>
              <w:commentReference w:id="3292"/>
            </w:r>
          </w:p>
        </w:tc>
        <w:tc>
          <w:tcPr>
            <w:tcW w:w="5059" w:type="dxa"/>
            <w:vAlign w:val="center"/>
          </w:tcPr>
          <w:p w14:paraId="4251F0EF" w14:textId="00020D82"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The definition of the interface used for controlling and monitoring the </w:t>
            </w:r>
            <w:r w:rsidR="00A156C9">
              <w:rPr>
                <w:rFonts w:ascii="Calibri" w:eastAsia="Times New Roman" w:hAnsi="Calibri"/>
                <w:color w:val="000000"/>
                <w:szCs w:val="20"/>
              </w:rPr>
              <w:t>QPLANT</w:t>
            </w:r>
            <w:r w:rsidR="00C136BB">
              <w:rPr>
                <w:rFonts w:ascii="Calibri" w:eastAsia="Times New Roman" w:hAnsi="Calibri"/>
                <w:color w:val="000000"/>
                <w:szCs w:val="20"/>
              </w:rPr>
              <w:t xml:space="preserve"> (</w:t>
            </w:r>
            <w:r w:rsidR="00C136BB">
              <w:rPr>
                <w:rFonts w:ascii="Calibri" w:eastAsia="Times New Roman" w:hAnsi="Calibri"/>
                <w:color w:val="000000"/>
                <w:szCs w:val="20"/>
              </w:rPr>
              <w:fldChar w:fldCharType="begin"/>
            </w:r>
            <w:r w:rsidR="00C136BB">
              <w:rPr>
                <w:rFonts w:ascii="Calibri" w:eastAsia="Times New Roman" w:hAnsi="Calibri"/>
                <w:color w:val="000000"/>
                <w:szCs w:val="20"/>
              </w:rPr>
              <w:instrText xml:space="preserve"> REF _Ref194400300 \h </w:instrText>
            </w:r>
            <w:r w:rsidR="00C136BB">
              <w:rPr>
                <w:rFonts w:ascii="Calibri" w:eastAsia="Times New Roman" w:hAnsi="Calibri"/>
                <w:color w:val="000000"/>
                <w:szCs w:val="20"/>
              </w:rPr>
            </w:r>
            <w:r w:rsidR="00C136BB">
              <w:rPr>
                <w:rFonts w:ascii="Calibri" w:eastAsia="Times New Roman" w:hAnsi="Calibri"/>
                <w:color w:val="000000"/>
                <w:szCs w:val="20"/>
              </w:rPr>
              <w:fldChar w:fldCharType="separate"/>
            </w:r>
            <w:r w:rsidR="00E67BB8">
              <w:rPr>
                <w:rFonts w:ascii="Calibri" w:eastAsia="Times New Roman" w:hAnsi="Calibri"/>
                <w:b/>
                <w:bCs/>
                <w:color w:val="000000"/>
                <w:szCs w:val="20"/>
                <w:lang w:val="en-US"/>
              </w:rPr>
              <w:t>Error! Reference source not found.</w:t>
            </w:r>
            <w:r w:rsidR="00C136BB">
              <w:rPr>
                <w:rFonts w:ascii="Calibri" w:eastAsia="Times New Roman" w:hAnsi="Calibri"/>
                <w:color w:val="000000"/>
                <w:szCs w:val="20"/>
              </w:rPr>
              <w:fldChar w:fldCharType="end"/>
            </w:r>
            <w:r w:rsidR="00C136BB">
              <w:rPr>
                <w:rFonts w:ascii="Calibri" w:eastAsia="Times New Roman" w:hAnsi="Calibri"/>
                <w:color w:val="000000"/>
                <w:szCs w:val="20"/>
              </w:rPr>
              <w:t>)</w:t>
            </w:r>
          </w:p>
        </w:tc>
      </w:tr>
      <w:tr w:rsidR="00525712" w:rsidRPr="008D242B" w14:paraId="3AB610DB"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55985D4D"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201</w:t>
            </w:r>
          </w:p>
        </w:tc>
        <w:tc>
          <w:tcPr>
            <w:tcW w:w="2466" w:type="dxa"/>
            <w:noWrap/>
            <w:vAlign w:val="center"/>
            <w:hideMark/>
          </w:tcPr>
          <w:p w14:paraId="5140283E" w14:textId="6EA76D5F" w:rsidR="00525712" w:rsidRPr="008D242B" w:rsidRDefault="006A523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QCELL</w:t>
            </w:r>
            <w:r w:rsidR="00525712" w:rsidRPr="008D242B">
              <w:rPr>
                <w:rFonts w:ascii="Calibri" w:eastAsia="Times New Roman" w:hAnsi="Calibri"/>
                <w:color w:val="000000"/>
                <w:szCs w:val="20"/>
              </w:rPr>
              <w:t xml:space="preserve"> Broker Software</w:t>
            </w:r>
          </w:p>
        </w:tc>
        <w:tc>
          <w:tcPr>
            <w:tcW w:w="5059" w:type="dxa"/>
            <w:vAlign w:val="center"/>
          </w:tcPr>
          <w:p w14:paraId="2554A120" w14:textId="267F14DE"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A software component that mediates the </w:t>
            </w:r>
            <w:proofErr w:type="spellStart"/>
            <w:r w:rsidRPr="008D242B">
              <w:rPr>
                <w:rFonts w:ascii="Calibri" w:eastAsia="Times New Roman" w:hAnsi="Calibri"/>
                <w:color w:val="000000"/>
                <w:szCs w:val="20"/>
              </w:rPr>
              <w:t>QCell</w:t>
            </w:r>
            <w:proofErr w:type="spellEnd"/>
            <w:r w:rsidRPr="008D242B">
              <w:rPr>
                <w:rFonts w:ascii="Calibri" w:eastAsia="Times New Roman" w:hAnsi="Calibri"/>
                <w:color w:val="000000"/>
                <w:szCs w:val="20"/>
              </w:rPr>
              <w:t xml:space="preserve"> consumers with the </w:t>
            </w:r>
            <w:r w:rsidR="00A156C9">
              <w:rPr>
                <w:rFonts w:ascii="Calibri" w:eastAsia="Times New Roman" w:hAnsi="Calibri"/>
                <w:color w:val="000000"/>
                <w:szCs w:val="20"/>
              </w:rPr>
              <w:t>QPLANT</w:t>
            </w:r>
            <w:r w:rsidRPr="008D242B">
              <w:rPr>
                <w:rFonts w:ascii="Calibri" w:eastAsia="Times New Roman" w:hAnsi="Calibri"/>
                <w:color w:val="000000"/>
                <w:szCs w:val="20"/>
              </w:rPr>
              <w:t xml:space="preserve"> production</w:t>
            </w:r>
          </w:p>
        </w:tc>
      </w:tr>
      <w:tr w:rsidR="00525712" w:rsidRPr="008D242B" w14:paraId="73A45EE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75B17F4A"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202</w:t>
            </w:r>
          </w:p>
        </w:tc>
        <w:tc>
          <w:tcPr>
            <w:tcW w:w="2466" w:type="dxa"/>
            <w:noWrap/>
            <w:vAlign w:val="center"/>
            <w:hideMark/>
          </w:tcPr>
          <w:p w14:paraId="356D4301"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Plant Control and Monitoring</w:t>
            </w:r>
          </w:p>
        </w:tc>
        <w:tc>
          <w:tcPr>
            <w:tcW w:w="5059" w:type="dxa"/>
            <w:vAlign w:val="center"/>
          </w:tcPr>
          <w:p w14:paraId="3BB0406D" w14:textId="4A0790C8"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A software component that instructs the </w:t>
            </w:r>
            <w:r w:rsidR="00A156C9">
              <w:rPr>
                <w:rFonts w:ascii="Calibri" w:eastAsia="Times New Roman" w:hAnsi="Calibri"/>
                <w:color w:val="000000"/>
                <w:szCs w:val="20"/>
              </w:rPr>
              <w:t>QPLANT</w:t>
            </w:r>
            <w:r w:rsidRPr="008D242B">
              <w:rPr>
                <w:rFonts w:ascii="Calibri" w:eastAsia="Times New Roman" w:hAnsi="Calibri"/>
                <w:color w:val="000000"/>
                <w:szCs w:val="20"/>
              </w:rPr>
              <w:t xml:space="preserve"> operation to align with the accelerator needs.</w:t>
            </w:r>
          </w:p>
        </w:tc>
      </w:tr>
      <w:tr w:rsidR="00525712" w:rsidRPr="008D242B" w14:paraId="274DB8B3"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5F91ED92"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204</w:t>
            </w:r>
          </w:p>
        </w:tc>
        <w:tc>
          <w:tcPr>
            <w:tcW w:w="2466" w:type="dxa"/>
            <w:noWrap/>
            <w:vAlign w:val="center"/>
            <w:hideMark/>
          </w:tcPr>
          <w:p w14:paraId="7C53DF6A"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OPC-UA Server</w:t>
            </w:r>
          </w:p>
        </w:tc>
        <w:tc>
          <w:tcPr>
            <w:tcW w:w="5059" w:type="dxa"/>
            <w:vAlign w:val="center"/>
          </w:tcPr>
          <w:p w14:paraId="38AEDC7F"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server</w:t>
            </w:r>
            <w:r w:rsidRPr="008D242B">
              <w:rPr>
                <w:szCs w:val="20"/>
              </w:rPr>
              <w:t xml:space="preserve"> implementing OPC-UA for data exchange with MCS Navigator</w:t>
            </w:r>
          </w:p>
        </w:tc>
      </w:tr>
      <w:tr w:rsidR="00525712" w:rsidRPr="008D242B" w14:paraId="568D00E0"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6BB3663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211</w:t>
            </w:r>
          </w:p>
        </w:tc>
        <w:tc>
          <w:tcPr>
            <w:tcW w:w="2466" w:type="dxa"/>
            <w:noWrap/>
            <w:vAlign w:val="center"/>
            <w:hideMark/>
          </w:tcPr>
          <w:p w14:paraId="5C655F37"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QVE Control Logic</w:t>
            </w:r>
          </w:p>
        </w:tc>
        <w:tc>
          <w:tcPr>
            <w:tcW w:w="5059" w:type="dxa"/>
            <w:vAlign w:val="center"/>
          </w:tcPr>
          <w:p w14:paraId="380297F9" w14:textId="1B6DACFA" w:rsidR="00525712" w:rsidRPr="008D242B" w:rsidRDefault="009428FD"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 xml:space="preserve">Logic for controlling the end </w:t>
            </w:r>
            <w:proofErr w:type="spellStart"/>
            <w:r>
              <w:rPr>
                <w:rFonts w:ascii="Calibri" w:eastAsia="Times New Roman" w:hAnsi="Calibri"/>
                <w:color w:val="000000"/>
                <w:szCs w:val="20"/>
              </w:rPr>
              <w:t>valvebox</w:t>
            </w:r>
            <w:proofErr w:type="spellEnd"/>
          </w:p>
        </w:tc>
      </w:tr>
      <w:tr w:rsidR="00525712" w:rsidRPr="008D242B" w14:paraId="6F0B52CA"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7A676DE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221</w:t>
            </w:r>
          </w:p>
        </w:tc>
        <w:tc>
          <w:tcPr>
            <w:tcW w:w="2466" w:type="dxa"/>
            <w:noWrap/>
            <w:vAlign w:val="center"/>
            <w:hideMark/>
          </w:tcPr>
          <w:p w14:paraId="6CF069FF" w14:textId="1D8BCBBD" w:rsidR="00525712" w:rsidRPr="008D242B" w:rsidRDefault="006A523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QCELL</w:t>
            </w:r>
            <w:r w:rsidR="00525712" w:rsidRPr="008D242B">
              <w:rPr>
                <w:rFonts w:ascii="Calibri" w:eastAsia="Times New Roman" w:hAnsi="Calibri"/>
                <w:color w:val="000000"/>
                <w:szCs w:val="20"/>
              </w:rPr>
              <w:t xml:space="preserve"> Control Logic</w:t>
            </w:r>
          </w:p>
        </w:tc>
        <w:tc>
          <w:tcPr>
            <w:tcW w:w="5059" w:type="dxa"/>
            <w:vAlign w:val="center"/>
          </w:tcPr>
          <w:p w14:paraId="5E1F3A45" w14:textId="5CF27B0F" w:rsidR="00525712" w:rsidRPr="008D242B" w:rsidRDefault="00525712" w:rsidP="00C136B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software</w:t>
            </w:r>
            <w:r w:rsidRPr="008D242B">
              <w:rPr>
                <w:szCs w:val="20"/>
              </w:rPr>
              <w:t xml:space="preserve"> component implementing the logic for the </w:t>
            </w:r>
            <w:r w:rsidR="00C136BB">
              <w:rPr>
                <w:szCs w:val="20"/>
              </w:rPr>
              <w:t>QCELL</w:t>
            </w:r>
            <w:r w:rsidRPr="008D242B">
              <w:rPr>
                <w:szCs w:val="20"/>
              </w:rPr>
              <w:t xml:space="preserve"> control</w:t>
            </w:r>
          </w:p>
        </w:tc>
      </w:tr>
      <w:tr w:rsidR="00525712" w:rsidRPr="008D242B" w14:paraId="3B30741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2073F48A"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501</w:t>
            </w:r>
          </w:p>
        </w:tc>
        <w:tc>
          <w:tcPr>
            <w:tcW w:w="2466" w:type="dxa"/>
            <w:noWrap/>
            <w:vAlign w:val="center"/>
            <w:hideMark/>
          </w:tcPr>
          <w:p w14:paraId="1B790E01"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Interlock Controller</w:t>
            </w:r>
          </w:p>
        </w:tc>
        <w:tc>
          <w:tcPr>
            <w:tcW w:w="5059" w:type="dxa"/>
            <w:vAlign w:val="center"/>
          </w:tcPr>
          <w:p w14:paraId="0E1AF4DD" w14:textId="7A5F30B4"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 xml:space="preserve">A PLC controller responsible for integrating relevant </w:t>
            </w:r>
            <w:r w:rsidR="00A156C9">
              <w:rPr>
                <w:rFonts w:ascii="Calibri" w:eastAsia="Times New Roman" w:hAnsi="Calibri"/>
                <w:color w:val="000000"/>
                <w:szCs w:val="20"/>
              </w:rPr>
              <w:t>QPLANT</w:t>
            </w:r>
            <w:r w:rsidRPr="008D242B">
              <w:rPr>
                <w:rFonts w:ascii="Calibri" w:eastAsia="Times New Roman" w:hAnsi="Calibri"/>
                <w:color w:val="000000"/>
                <w:szCs w:val="20"/>
              </w:rPr>
              <w:t xml:space="preserve"> interlocks with the MIS system</w:t>
            </w:r>
          </w:p>
        </w:tc>
      </w:tr>
      <w:tr w:rsidR="00525712" w:rsidRPr="008D242B" w14:paraId="425365C8"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CE34E5B"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701</w:t>
            </w:r>
          </w:p>
        </w:tc>
        <w:tc>
          <w:tcPr>
            <w:tcW w:w="2466" w:type="dxa"/>
            <w:noWrap/>
            <w:vAlign w:val="center"/>
            <w:hideMark/>
          </w:tcPr>
          <w:p w14:paraId="4741E062" w14:textId="79A94E9D" w:rsidR="00525712" w:rsidRPr="008D242B" w:rsidRDefault="009428FD" w:rsidP="009428FD">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Deployment</w:t>
            </w:r>
            <w:r w:rsidR="00525712" w:rsidRPr="008D242B">
              <w:rPr>
                <w:rFonts w:ascii="Calibri" w:eastAsia="Times New Roman" w:hAnsi="Calibri"/>
                <w:color w:val="000000"/>
                <w:szCs w:val="20"/>
              </w:rPr>
              <w:t xml:space="preserve"> Tool </w:t>
            </w:r>
          </w:p>
        </w:tc>
        <w:tc>
          <w:tcPr>
            <w:tcW w:w="5059" w:type="dxa"/>
            <w:vAlign w:val="center"/>
          </w:tcPr>
          <w:p w14:paraId="4549FBF3" w14:textId="76C8ECB9" w:rsidR="00525712" w:rsidRPr="008D242B" w:rsidRDefault="009428FD"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 xml:space="preserve">Tool used for deploying new software versions to the </w:t>
            </w:r>
            <w:r w:rsidR="00A156C9">
              <w:rPr>
                <w:rFonts w:ascii="Calibri" w:eastAsia="Times New Roman" w:hAnsi="Calibri"/>
                <w:color w:val="000000"/>
                <w:szCs w:val="20"/>
              </w:rPr>
              <w:t>QPLANT:CS</w:t>
            </w:r>
          </w:p>
        </w:tc>
      </w:tr>
      <w:tr w:rsidR="00525712" w:rsidRPr="008D242B" w14:paraId="00B09C83"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4746E98"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711</w:t>
            </w:r>
          </w:p>
        </w:tc>
        <w:tc>
          <w:tcPr>
            <w:tcW w:w="2466" w:type="dxa"/>
            <w:noWrap/>
            <w:vAlign w:val="center"/>
            <w:hideMark/>
          </w:tcPr>
          <w:p w14:paraId="51C374E4"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Navigator</w:t>
            </w:r>
          </w:p>
        </w:tc>
        <w:tc>
          <w:tcPr>
            <w:tcW w:w="5059" w:type="dxa"/>
            <w:vAlign w:val="center"/>
          </w:tcPr>
          <w:p w14:paraId="52682718"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The project wide </w:t>
            </w:r>
            <w:r w:rsidRPr="008D242B">
              <w:rPr>
                <w:b/>
                <w:bCs/>
                <w:szCs w:val="20"/>
              </w:rPr>
              <w:t>SCADA system</w:t>
            </w:r>
            <w:r w:rsidRPr="008D242B">
              <w:rPr>
                <w:szCs w:val="20"/>
              </w:rPr>
              <w:t xml:space="preserve"> for controlling/monitoring the accelerator and the cryogenic processes at a higher supervisory level.</w:t>
            </w:r>
          </w:p>
        </w:tc>
      </w:tr>
      <w:tr w:rsidR="00525712" w:rsidRPr="008D242B" w14:paraId="4636EE6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2710A6F" w14:textId="77777777" w:rsidR="00525712" w:rsidRPr="008D242B" w:rsidRDefault="00525712" w:rsidP="00190CB6">
            <w:pPr>
              <w:spacing w:before="60" w:after="40"/>
              <w:jc w:val="center"/>
              <w:rPr>
                <w:rFonts w:ascii="Calibri" w:eastAsia="Times New Roman" w:hAnsi="Calibri"/>
                <w:color w:val="000000"/>
                <w:szCs w:val="20"/>
              </w:rPr>
            </w:pPr>
            <w:commentRangeStart w:id="3293"/>
            <w:commentRangeStart w:id="3294"/>
            <w:r w:rsidRPr="008D242B">
              <w:rPr>
                <w:rFonts w:ascii="Calibri" w:eastAsia="Times New Roman" w:hAnsi="Calibri"/>
                <w:color w:val="000000"/>
                <w:szCs w:val="20"/>
              </w:rPr>
              <w:t>7111</w:t>
            </w:r>
            <w:commentRangeEnd w:id="3293"/>
            <w:r w:rsidRPr="008D242B">
              <w:rPr>
                <w:rStyle w:val="Verwijzingopmerking"/>
                <w:b w:val="0"/>
                <w:bCs w:val="0"/>
                <w:sz w:val="20"/>
                <w:szCs w:val="20"/>
              </w:rPr>
              <w:commentReference w:id="3293"/>
            </w:r>
            <w:commentRangeEnd w:id="3294"/>
            <w:r>
              <w:rPr>
                <w:rStyle w:val="Verwijzingopmerking"/>
                <w:b w:val="0"/>
                <w:bCs w:val="0"/>
              </w:rPr>
              <w:commentReference w:id="3294"/>
            </w:r>
          </w:p>
        </w:tc>
        <w:tc>
          <w:tcPr>
            <w:tcW w:w="2466" w:type="dxa"/>
            <w:noWrap/>
            <w:vAlign w:val="center"/>
            <w:hideMark/>
          </w:tcPr>
          <w:p w14:paraId="15AA0AB0" w14:textId="0F67A506" w:rsidR="00525712" w:rsidRPr="008D242B" w:rsidRDefault="00A156C9"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Pr>
                <w:rFonts w:ascii="Calibri" w:eastAsia="Times New Roman" w:hAnsi="Calibri"/>
                <w:color w:val="000000"/>
                <w:szCs w:val="20"/>
              </w:rPr>
              <w:t>QPLANT</w:t>
            </w:r>
          </w:p>
        </w:tc>
        <w:tc>
          <w:tcPr>
            <w:tcW w:w="5059" w:type="dxa"/>
            <w:vAlign w:val="center"/>
          </w:tcPr>
          <w:p w14:paraId="3768B00F" w14:textId="2F81D83A"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control panel</w:t>
            </w:r>
            <w:r w:rsidRPr="008D242B">
              <w:rPr>
                <w:szCs w:val="20"/>
              </w:rPr>
              <w:t xml:space="preserve"> or interface for the </w:t>
            </w:r>
            <w:r w:rsidR="00A156C9">
              <w:rPr>
                <w:szCs w:val="20"/>
              </w:rPr>
              <w:t>QPLANT</w:t>
            </w:r>
          </w:p>
        </w:tc>
      </w:tr>
      <w:tr w:rsidR="00525712" w:rsidRPr="008D242B" w14:paraId="4FA8386D"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4465ABF5"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7112</w:t>
            </w:r>
          </w:p>
        </w:tc>
        <w:tc>
          <w:tcPr>
            <w:tcW w:w="2466" w:type="dxa"/>
            <w:noWrap/>
            <w:vAlign w:val="center"/>
            <w:hideMark/>
          </w:tcPr>
          <w:p w14:paraId="0B82A01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proofErr w:type="spellStart"/>
            <w:r w:rsidRPr="008D242B">
              <w:rPr>
                <w:rFonts w:ascii="Calibri" w:eastAsia="Times New Roman" w:hAnsi="Calibri"/>
                <w:color w:val="000000"/>
                <w:szCs w:val="20"/>
              </w:rPr>
              <w:t>CryoCell</w:t>
            </w:r>
            <w:proofErr w:type="spellEnd"/>
            <w:r w:rsidRPr="008D242B">
              <w:rPr>
                <w:rFonts w:ascii="Calibri" w:eastAsia="Times New Roman" w:hAnsi="Calibri"/>
                <w:color w:val="000000"/>
                <w:szCs w:val="20"/>
              </w:rPr>
              <w:t xml:space="preserve"> Panel</w:t>
            </w:r>
          </w:p>
        </w:tc>
        <w:tc>
          <w:tcPr>
            <w:tcW w:w="5059" w:type="dxa"/>
            <w:vAlign w:val="center"/>
          </w:tcPr>
          <w:p w14:paraId="2D451E4D" w14:textId="77777777"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control panel</w:t>
            </w:r>
            <w:r w:rsidRPr="008D242B">
              <w:rPr>
                <w:szCs w:val="20"/>
              </w:rPr>
              <w:t xml:space="preserve"> or interface for a cryogenic cell.</w:t>
            </w:r>
          </w:p>
        </w:tc>
      </w:tr>
      <w:tr w:rsidR="00525712" w:rsidRPr="008D242B" w14:paraId="7EA813E6"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0389A03E"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721</w:t>
            </w:r>
          </w:p>
        </w:tc>
        <w:tc>
          <w:tcPr>
            <w:tcW w:w="2466" w:type="dxa"/>
            <w:noWrap/>
            <w:vAlign w:val="center"/>
            <w:hideMark/>
          </w:tcPr>
          <w:p w14:paraId="51D51A8D"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NTP Service</w:t>
            </w:r>
          </w:p>
        </w:tc>
        <w:tc>
          <w:tcPr>
            <w:tcW w:w="5059" w:type="dxa"/>
            <w:vAlign w:val="center"/>
          </w:tcPr>
          <w:p w14:paraId="77687D9E" w14:textId="72434058"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network time protocol</w:t>
            </w:r>
            <w:r w:rsidRPr="008D242B">
              <w:rPr>
                <w:szCs w:val="20"/>
              </w:rPr>
              <w:t xml:space="preserve"> service for time </w:t>
            </w:r>
            <w:proofErr w:type="spellStart"/>
            <w:r w:rsidRPr="008D242B">
              <w:rPr>
                <w:szCs w:val="20"/>
              </w:rPr>
              <w:t>synchronization</w:t>
            </w:r>
            <w:proofErr w:type="spellEnd"/>
            <w:r w:rsidRPr="008D242B">
              <w:rPr>
                <w:szCs w:val="20"/>
              </w:rPr>
              <w:t xml:space="preserve"> across ICS or </w:t>
            </w:r>
            <w:r w:rsidR="00A156C9">
              <w:rPr>
                <w:szCs w:val="20"/>
              </w:rPr>
              <w:t>QPLANT</w:t>
            </w:r>
            <w:r w:rsidRPr="008D242B">
              <w:rPr>
                <w:szCs w:val="20"/>
              </w:rPr>
              <w:t xml:space="preserve"> systems.</w:t>
            </w:r>
          </w:p>
        </w:tc>
      </w:tr>
      <w:tr w:rsidR="00525712" w:rsidRPr="008D242B" w14:paraId="3BDB293C" w14:textId="77777777" w:rsidTr="009428FD">
        <w:trPr>
          <w:trHeight w:val="288"/>
        </w:trPr>
        <w:tc>
          <w:tcPr>
            <w:cnfStyle w:val="001000000000" w:firstRow="0" w:lastRow="0" w:firstColumn="1" w:lastColumn="0" w:oddVBand="0" w:evenVBand="0" w:oddHBand="0" w:evenHBand="0" w:firstRowFirstColumn="0" w:firstRowLastColumn="0" w:lastRowFirstColumn="0" w:lastRowLastColumn="0"/>
            <w:tcW w:w="1866" w:type="dxa"/>
            <w:noWrap/>
            <w:vAlign w:val="center"/>
            <w:hideMark/>
          </w:tcPr>
          <w:p w14:paraId="1110685A" w14:textId="77777777" w:rsidR="00525712" w:rsidRPr="008D242B" w:rsidRDefault="00525712" w:rsidP="00190CB6">
            <w:pPr>
              <w:spacing w:before="60" w:after="40"/>
              <w:jc w:val="center"/>
              <w:rPr>
                <w:rFonts w:ascii="Calibri" w:eastAsia="Times New Roman" w:hAnsi="Calibri"/>
                <w:color w:val="000000"/>
                <w:szCs w:val="20"/>
              </w:rPr>
            </w:pPr>
            <w:r w:rsidRPr="008D242B">
              <w:rPr>
                <w:rFonts w:ascii="Calibri" w:eastAsia="Times New Roman" w:hAnsi="Calibri"/>
                <w:color w:val="000000"/>
                <w:szCs w:val="20"/>
              </w:rPr>
              <w:t>731</w:t>
            </w:r>
          </w:p>
        </w:tc>
        <w:tc>
          <w:tcPr>
            <w:tcW w:w="2466" w:type="dxa"/>
            <w:noWrap/>
            <w:vAlign w:val="center"/>
            <w:hideMark/>
          </w:tcPr>
          <w:p w14:paraId="3D7FF9AC" w14:textId="77777777" w:rsidR="00525712" w:rsidRPr="008D242B" w:rsidRDefault="00525712" w:rsidP="00190CB6">
            <w:pPr>
              <w:spacing w:before="60" w:after="4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rFonts w:ascii="Calibri" w:eastAsia="Times New Roman" w:hAnsi="Calibri"/>
                <w:color w:val="000000"/>
                <w:szCs w:val="20"/>
              </w:rPr>
              <w:t>Archiver</w:t>
            </w:r>
          </w:p>
        </w:tc>
        <w:tc>
          <w:tcPr>
            <w:tcW w:w="5059" w:type="dxa"/>
            <w:vAlign w:val="center"/>
          </w:tcPr>
          <w:p w14:paraId="7199FF11" w14:textId="73318040" w:rsidR="00525712" w:rsidRPr="008D242B" w:rsidRDefault="00525712" w:rsidP="00190CB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Cs w:val="20"/>
              </w:rPr>
            </w:pPr>
            <w:r w:rsidRPr="008D242B">
              <w:rPr>
                <w:szCs w:val="20"/>
              </w:rPr>
              <w:t xml:space="preserve">A </w:t>
            </w:r>
            <w:r w:rsidRPr="008D242B">
              <w:rPr>
                <w:b/>
                <w:bCs/>
                <w:szCs w:val="20"/>
              </w:rPr>
              <w:t>data historian</w:t>
            </w:r>
            <w:r w:rsidRPr="008D242B">
              <w:rPr>
                <w:szCs w:val="20"/>
              </w:rPr>
              <w:t xml:space="preserve"> or archiving service used to record historical process data for the accelerator and the </w:t>
            </w:r>
            <w:r w:rsidR="00A156C9">
              <w:rPr>
                <w:b/>
                <w:szCs w:val="20"/>
              </w:rPr>
              <w:t>QPLANT</w:t>
            </w:r>
          </w:p>
        </w:tc>
      </w:tr>
    </w:tbl>
    <w:p w14:paraId="154FE660" w14:textId="77777777" w:rsidR="00525712" w:rsidRDefault="00525712" w:rsidP="00525712"/>
    <w:p w14:paraId="4C881950" w14:textId="77777777" w:rsidR="00525712" w:rsidRDefault="00525712">
      <w:pPr>
        <w:spacing w:after="160" w:line="259" w:lineRule="auto"/>
        <w:jc w:val="left"/>
        <w:rPr>
          <w:rFonts w:eastAsia="Times New Roman" w:cs="Segoe UI"/>
          <w:color w:val="562873" w:themeColor="accent1"/>
          <w:szCs w:val="20"/>
          <w:shd w:val="clear" w:color="auto" w:fill="FFFFFF"/>
        </w:rPr>
      </w:pPr>
      <w:r>
        <w:br w:type="page"/>
      </w:r>
    </w:p>
    <w:p w14:paraId="76490B9C" w14:textId="09D2ACB0" w:rsidR="00133191" w:rsidRPr="00525712" w:rsidRDefault="00C46584" w:rsidP="00133191">
      <w:pPr>
        <w:pStyle w:val="Heading4"/>
        <w:numPr>
          <w:ilvl w:val="3"/>
          <w:numId w:val="1"/>
        </w:numPr>
        <w:rPr>
          <w:lang w:val="en-GB"/>
        </w:rPr>
      </w:pPr>
      <w:ins w:id="3295" w:author="Jardin Maarten" w:date="2025-04-09T07:38:00Z">
        <w:r>
          <w:rPr>
            <w:lang w:val="en-GB"/>
          </w:rPr>
          <w:lastRenderedPageBreak/>
          <w:t xml:space="preserve">Control </w:t>
        </w:r>
      </w:ins>
      <w:r w:rsidR="001856BC">
        <w:rPr>
          <w:lang w:val="en-GB"/>
        </w:rPr>
        <w:t>S</w:t>
      </w:r>
      <w:ins w:id="3296" w:author="Jardin Maarten" w:date="2025-04-09T07:38:00Z">
        <w:r>
          <w:rPr>
            <w:lang w:val="en-GB"/>
          </w:rPr>
          <w:t xml:space="preserve">ystem </w:t>
        </w:r>
      </w:ins>
      <w:commentRangeStart w:id="3297"/>
      <w:commentRangeStart w:id="3298"/>
      <w:commentRangeStart w:id="3299"/>
      <w:commentRangeStart w:id="3300"/>
      <w:r w:rsidR="00133191" w:rsidRPr="00525712">
        <w:rPr>
          <w:lang w:val="en-GB"/>
        </w:rPr>
        <w:t>Requirements</w:t>
      </w:r>
      <w:commentRangeEnd w:id="3297"/>
      <w:r w:rsidR="006232DE">
        <w:rPr>
          <w:rStyle w:val="Verwijzingopmerking"/>
          <w:rFonts w:eastAsia="Calibri" w:cs="Times New Roman"/>
          <w:color w:val="auto"/>
          <w:shd w:val="clear" w:color="auto" w:fill="auto"/>
          <w:lang w:val="en-GB"/>
        </w:rPr>
        <w:commentReference w:id="3297"/>
      </w:r>
      <w:commentRangeEnd w:id="3298"/>
      <w:commentRangeEnd w:id="3300"/>
      <w:r w:rsidR="001856BC">
        <w:rPr>
          <w:rStyle w:val="Verwijzingopmerking"/>
          <w:rFonts w:eastAsia="Calibri" w:cs="Times New Roman"/>
          <w:color w:val="auto"/>
          <w:shd w:val="clear" w:color="auto" w:fill="auto"/>
          <w:lang w:val="en-GB"/>
        </w:rPr>
        <w:commentReference w:id="3298"/>
      </w:r>
      <w:commentRangeEnd w:id="3299"/>
      <w:r w:rsidR="007E2BD3">
        <w:rPr>
          <w:rStyle w:val="Verwijzingopmerking"/>
          <w:rFonts w:eastAsia="Calibri" w:cs="Times New Roman"/>
          <w:color w:val="auto"/>
          <w:shd w:val="clear" w:color="auto" w:fill="auto"/>
          <w:lang w:val="en-GB"/>
        </w:rPr>
        <w:commentReference w:id="3299"/>
      </w:r>
      <w:r w:rsidR="003103EE">
        <w:rPr>
          <w:rStyle w:val="Verwijzingopmerking"/>
          <w:rFonts w:eastAsia="Calibri" w:cs="Times New Roman"/>
          <w:color w:val="auto"/>
          <w:shd w:val="clear" w:color="auto" w:fill="auto"/>
          <w:lang w:val="en-GB"/>
        </w:rPr>
        <w:commentReference w:id="3300"/>
      </w:r>
    </w:p>
    <w:p w14:paraId="79F1EC5F" w14:textId="22CC9E36" w:rsidR="00006433" w:rsidRPr="00725372" w:rsidRDefault="00C46584" w:rsidP="00C46584">
      <w:pPr>
        <w:pStyle w:val="SysReq1"/>
      </w:pPr>
      <w:r w:rsidRPr="00C46584">
        <w:rPr>
          <w:lang w:val="en-GB"/>
        </w:rPr>
        <w:t xml:space="preserve">The </w:t>
      </w:r>
      <w:bookmarkStart w:id="3301" w:name="_Hlk196747583"/>
      <w:r w:rsidR="00A156C9">
        <w:rPr>
          <w:lang w:val="en-GB"/>
        </w:rPr>
        <w:t>QPLANT:CS</w:t>
      </w:r>
      <w:bookmarkEnd w:id="3301"/>
      <w:r w:rsidRPr="00C46584">
        <w:rPr>
          <w:lang w:val="en-GB"/>
        </w:rPr>
        <w:t xml:space="preserve"> shall incorporate </w:t>
      </w:r>
      <w:r w:rsidR="0067674C">
        <w:rPr>
          <w:lang w:val="en-GB"/>
        </w:rPr>
        <w:t xml:space="preserve">at least </w:t>
      </w:r>
      <w:r w:rsidRPr="00C46584">
        <w:rPr>
          <w:lang w:val="en-GB"/>
        </w:rPr>
        <w:t xml:space="preserve">the components </w:t>
      </w:r>
      <w:r w:rsidR="00DE6E5C">
        <w:rPr>
          <w:lang w:val="en-GB"/>
        </w:rPr>
        <w:t>shown</w:t>
      </w:r>
      <w:r w:rsidRPr="00C46584">
        <w:rPr>
          <w:lang w:val="en-GB"/>
        </w:rPr>
        <w:t xml:space="preserve"> in green in the reference architecture defined in </w:t>
      </w:r>
      <w:r>
        <w:fldChar w:fldCharType="begin"/>
      </w:r>
      <w:r>
        <w:instrText xml:space="preserve"> REF _Ref183516628 \h </w:instrText>
      </w:r>
      <w:r>
        <w:fldChar w:fldCharType="separate"/>
      </w:r>
      <w:r w:rsidR="00E67BB8" w:rsidRPr="00725372">
        <w:t xml:space="preserve">Figure </w:t>
      </w:r>
      <w:r w:rsidR="00E67BB8">
        <w:rPr>
          <w:noProof/>
        </w:rPr>
        <w:t>8</w:t>
      </w:r>
      <w:r>
        <w:fldChar w:fldCharType="end"/>
      </w:r>
      <w:r w:rsidR="00A233EF">
        <w:t xml:space="preserve">. </w:t>
      </w:r>
      <w:r w:rsidR="003C27EC">
        <w:t>Furthermore</w:t>
      </w:r>
      <w:r w:rsidRPr="00C46584">
        <w:rPr>
          <w:lang w:val="en-GB"/>
        </w:rPr>
        <w:t>, it shall include any additional systems or subsystems required to meet the overall performance, functionality, and safety objectives of the cryogenic plant.</w:t>
      </w:r>
    </w:p>
    <w:p w14:paraId="510601A1" w14:textId="7B1DB425" w:rsidR="00006433" w:rsidRPr="00725372" w:rsidRDefault="00CF7002" w:rsidP="00CF7002">
      <w:pPr>
        <w:pStyle w:val="SysReq1"/>
        <w:rPr>
          <w:lang w:val="en-GB"/>
        </w:rPr>
      </w:pPr>
      <w:r w:rsidRPr="00CF7002">
        <w:rPr>
          <w:lang w:val="en-GB"/>
        </w:rPr>
        <w:t xml:space="preserve">The </w:t>
      </w:r>
      <w:r w:rsidR="00C05EE8">
        <w:rPr>
          <w:lang w:val="en-GB"/>
        </w:rPr>
        <w:t>QPLANT:CS</w:t>
      </w:r>
      <w:r w:rsidRPr="00CF7002">
        <w:rPr>
          <w:lang w:val="en-GB"/>
        </w:rPr>
        <w:t xml:space="preserve"> shall use a commercially available control system that is industrial-grade and proven in comparable applications, meeting predefined performance, safety, and reliability standards; it shall be procurable off-the-shelf from an approved vendor with documented lifecycle support and compliance with relevant regulatory requirements to ensure long-term system sustainability and minimal vendor dependence.</w:t>
      </w:r>
    </w:p>
    <w:p w14:paraId="4989FAE0" w14:textId="6F61F960" w:rsidR="00DF7642" w:rsidRDefault="00730A83" w:rsidP="00DF7642">
      <w:pPr>
        <w:pStyle w:val="SysReq1"/>
        <w:rPr>
          <w:lang w:val="en-GB"/>
        </w:rPr>
      </w:pPr>
      <w:r>
        <w:rPr>
          <w:lang w:val="en-GB"/>
        </w:rPr>
        <w:t xml:space="preserve">The </w:t>
      </w:r>
      <w:r w:rsidR="00C05EE8">
        <w:rPr>
          <w:lang w:val="en-GB"/>
        </w:rPr>
        <w:t xml:space="preserve">QPLANT:CS </w:t>
      </w:r>
      <w:r>
        <w:rPr>
          <w:lang w:val="en-GB"/>
        </w:rPr>
        <w:t>shall</w:t>
      </w:r>
      <w:r w:rsidRPr="00725372">
        <w:rPr>
          <w:lang w:val="en-GB"/>
        </w:rPr>
        <w:t xml:space="preserve"> </w:t>
      </w:r>
      <w:r w:rsidR="00006433" w:rsidRPr="00725372">
        <w:rPr>
          <w:lang w:val="en-GB"/>
        </w:rPr>
        <w:t xml:space="preserve">enable autonomous operation (without operator intervention) of the </w:t>
      </w:r>
      <w:r w:rsidR="00A156C9">
        <w:rPr>
          <w:lang w:val="en-GB"/>
        </w:rPr>
        <w:t>QPLANT</w:t>
      </w:r>
      <w:r w:rsidR="00006433" w:rsidRPr="00725372">
        <w:rPr>
          <w:lang w:val="en-GB"/>
        </w:rPr>
        <w:t xml:space="preserve"> across all specified </w:t>
      </w:r>
      <w:r w:rsidR="00E314DF">
        <w:rPr>
          <w:lang w:val="en-GB"/>
        </w:rPr>
        <w:t>scenarios</w:t>
      </w:r>
      <w:r w:rsidR="00006433" w:rsidRPr="00725372">
        <w:rPr>
          <w:lang w:val="en-GB"/>
        </w:rPr>
        <w:t xml:space="preserve"> and transitions between them.</w:t>
      </w:r>
    </w:p>
    <w:p w14:paraId="5CFCF0F4" w14:textId="4A1B04F5" w:rsidR="00DF7642" w:rsidRPr="00757655" w:rsidRDefault="00DF7642" w:rsidP="00757655">
      <w:pPr>
        <w:pStyle w:val="SysReq1"/>
      </w:pPr>
      <w:r w:rsidRPr="00757655">
        <w:rPr>
          <w:highlight w:val="yellow"/>
        </w:rPr>
        <w:t>The Contractor shall</w:t>
      </w:r>
      <w:r w:rsidRPr="00757655">
        <w:t xml:space="preserve"> </w:t>
      </w:r>
      <w:r w:rsidR="00B43AC5">
        <w:t xml:space="preserve">deliver </w:t>
      </w:r>
      <w:r w:rsidRPr="00757655">
        <w:t>of a fit-for-purpose Test System for System Under Test (SUT)</w:t>
      </w:r>
      <w:r w:rsidR="00757655">
        <w:t xml:space="preserve"> which is used</w:t>
      </w:r>
      <w:r w:rsidRPr="00757655">
        <w:t xml:space="preserve"> </w:t>
      </w:r>
      <w:commentRangeStart w:id="3302"/>
      <w:commentRangeStart w:id="3303"/>
      <w:commentRangeStart w:id="3304"/>
      <w:r w:rsidRPr="00757655">
        <w:t>during functional testing, validation, and commissioning of QPLANT and QPLANT:CS. This Test System shall:</w:t>
      </w:r>
    </w:p>
    <w:p w14:paraId="6EB4AE7C" w14:textId="77777777" w:rsidR="00DF7642" w:rsidRPr="00DF7642" w:rsidRDefault="00DF7642" w:rsidP="00A66E84">
      <w:pPr>
        <w:pStyle w:val="SysReq1"/>
        <w:numPr>
          <w:ilvl w:val="6"/>
          <w:numId w:val="52"/>
        </w:numPr>
        <w:rPr>
          <w:lang w:eastAsia="en-GB"/>
        </w:rPr>
      </w:pPr>
      <w:r w:rsidRPr="00DF7642">
        <w:rPr>
          <w:lang w:eastAsia="en-GB"/>
        </w:rPr>
        <w:t>Represent key operational states (start-up, shut-down, transients, faulted/degraded performance).</w:t>
      </w:r>
    </w:p>
    <w:p w14:paraId="2496AFD4" w14:textId="77777777" w:rsidR="00DF7642" w:rsidRPr="00DF7642" w:rsidRDefault="00DF7642" w:rsidP="00A66E84">
      <w:pPr>
        <w:pStyle w:val="SysReq1"/>
        <w:numPr>
          <w:ilvl w:val="6"/>
          <w:numId w:val="52"/>
        </w:numPr>
        <w:rPr>
          <w:lang w:eastAsia="en-GB"/>
        </w:rPr>
      </w:pPr>
      <w:r w:rsidRPr="00DF7642">
        <w:rPr>
          <w:lang w:eastAsia="en-GB"/>
        </w:rPr>
        <w:t>Support alarm logic verification, interlock testing, and diagnostics without reliance on a live operational system.</w:t>
      </w:r>
      <w:commentRangeEnd w:id="3302"/>
      <w:r w:rsidR="003B36B3">
        <w:rPr>
          <w:rStyle w:val="Verwijzingopmerking"/>
          <w:lang w:val="en-GB"/>
        </w:rPr>
        <w:commentReference w:id="3302"/>
      </w:r>
      <w:commentRangeEnd w:id="3303"/>
      <w:r w:rsidR="001856BC">
        <w:rPr>
          <w:rStyle w:val="Verwijzingopmerking"/>
          <w:lang w:val="en-GB"/>
        </w:rPr>
        <w:commentReference w:id="3303"/>
      </w:r>
      <w:commentRangeEnd w:id="3304"/>
      <w:r w:rsidR="007E2BD3">
        <w:rPr>
          <w:rStyle w:val="Verwijzingopmerking"/>
          <w:lang w:val="en-GB"/>
        </w:rPr>
        <w:commentReference w:id="3304"/>
      </w:r>
    </w:p>
    <w:p w14:paraId="59C520D1" w14:textId="77777777" w:rsidR="00DF7642" w:rsidRPr="00DF7642" w:rsidRDefault="00DF7642" w:rsidP="00DF7642">
      <w:pPr>
        <w:pStyle w:val="SysReq1"/>
      </w:pPr>
      <w:commentRangeStart w:id="3305"/>
      <w:r w:rsidRPr="00DF7642">
        <w:t xml:space="preserve">The Contractor </w:t>
      </w:r>
      <w:r w:rsidRPr="00757655">
        <w:t>shall not be required</w:t>
      </w:r>
      <w:r w:rsidRPr="00DF7642">
        <w:t xml:space="preserve"> to implement a digital twin per se; however:</w:t>
      </w:r>
      <w:commentRangeEnd w:id="3305"/>
      <w:r w:rsidR="001856BC">
        <w:rPr>
          <w:rStyle w:val="Verwijzingopmerking"/>
          <w:lang w:val="en-GB"/>
        </w:rPr>
        <w:commentReference w:id="3305"/>
      </w:r>
    </w:p>
    <w:p w14:paraId="7A88D13B" w14:textId="77777777" w:rsidR="00DF7642" w:rsidRPr="00DF7642" w:rsidRDefault="00DF7642" w:rsidP="00A66E84">
      <w:pPr>
        <w:pStyle w:val="SysReq1"/>
        <w:numPr>
          <w:ilvl w:val="0"/>
          <w:numId w:val="53"/>
        </w:numPr>
      </w:pPr>
      <w:r w:rsidRPr="00DF7642">
        <w:t xml:space="preserve">If a </w:t>
      </w:r>
      <w:r w:rsidRPr="00757655">
        <w:t>validated digital twin or process-control simulation model</w:t>
      </w:r>
      <w:r w:rsidRPr="00DF7642">
        <w:t xml:space="preserve"> (e.g., </w:t>
      </w:r>
      <w:proofErr w:type="spellStart"/>
      <w:r w:rsidRPr="00DF7642">
        <w:t>Simulink</w:t>
      </w:r>
      <w:proofErr w:type="spellEnd"/>
      <w:r w:rsidRPr="00DF7642">
        <w:t>®, SimCryogenics, RNN, empirical/statistical thermodynamic or reliability models) is proposed, it must be:</w:t>
      </w:r>
    </w:p>
    <w:p w14:paraId="6DCFC66F" w14:textId="35932297" w:rsidR="00DF7642" w:rsidRPr="00DF7642" w:rsidRDefault="00DF7642" w:rsidP="00A66E84">
      <w:pPr>
        <w:pStyle w:val="SysReq1"/>
        <w:numPr>
          <w:ilvl w:val="1"/>
          <w:numId w:val="53"/>
        </w:numPr>
      </w:pPr>
      <w:r w:rsidRPr="00DF7642">
        <w:t>Based on certified, validated, or standards-compliant toolsets.</w:t>
      </w:r>
      <w:r>
        <w:t xml:space="preserve"> </w:t>
      </w:r>
    </w:p>
    <w:p w14:paraId="56FC6FDB" w14:textId="77777777" w:rsidR="00DF7642" w:rsidRPr="00DF7642" w:rsidRDefault="00DF7642" w:rsidP="00A66E84">
      <w:pPr>
        <w:pStyle w:val="SysReq1"/>
        <w:numPr>
          <w:ilvl w:val="1"/>
          <w:numId w:val="53"/>
        </w:numPr>
      </w:pPr>
      <w:r w:rsidRPr="00DF7642">
        <w:t>Configured to support operator training, diagnostics, and maintenance planning.</w:t>
      </w:r>
    </w:p>
    <w:p w14:paraId="2D5C152D" w14:textId="5BC914A3" w:rsidR="00DF7642" w:rsidRDefault="00DF7642" w:rsidP="00A66E84">
      <w:pPr>
        <w:pStyle w:val="SysReq1"/>
        <w:numPr>
          <w:ilvl w:val="1"/>
          <w:numId w:val="53"/>
        </w:numPr>
      </w:pPr>
      <w:r>
        <w:t xml:space="preserve">Allow future </w:t>
      </w:r>
      <w:r w:rsidRPr="00DF7642">
        <w:t>Integrat</w:t>
      </w:r>
      <w:r>
        <w:t>ion</w:t>
      </w:r>
      <w:r w:rsidRPr="00DF7642">
        <w:t xml:space="preserve"> with instrumentation and control system architecture to enable </w:t>
      </w:r>
      <w:r w:rsidRPr="00E208DF">
        <w:t>virtual sensors</w:t>
      </w:r>
      <w:r w:rsidRPr="00DF7642">
        <w:t xml:space="preserve"> or </w:t>
      </w:r>
      <w:r w:rsidRPr="00EE5517">
        <w:t>diagnostic inference</w:t>
      </w:r>
      <w:r w:rsidRPr="00DF7642">
        <w:t>.</w:t>
      </w:r>
    </w:p>
    <w:p w14:paraId="40A53969" w14:textId="07B0D736" w:rsidR="00DF7642" w:rsidRPr="00DF7642" w:rsidRDefault="00DF7642" w:rsidP="00A66E84">
      <w:pPr>
        <w:pStyle w:val="SysReq1"/>
        <w:numPr>
          <w:ilvl w:val="0"/>
          <w:numId w:val="53"/>
        </w:numPr>
      </w:pPr>
      <w:r w:rsidRPr="00DF7642">
        <w:t xml:space="preserve">If no model is proposed, the </w:t>
      </w:r>
      <w:r>
        <w:t>Applicant</w:t>
      </w:r>
      <w:r w:rsidRPr="00DF7642">
        <w:t xml:space="preserve"> shall:</w:t>
      </w:r>
    </w:p>
    <w:p w14:paraId="1D9857B9" w14:textId="77777777" w:rsidR="00DF7642" w:rsidRPr="00DF7642" w:rsidRDefault="00DF7642" w:rsidP="00A66E84">
      <w:pPr>
        <w:pStyle w:val="SysReq1"/>
        <w:numPr>
          <w:ilvl w:val="1"/>
          <w:numId w:val="53"/>
        </w:numPr>
      </w:pPr>
      <w:r w:rsidRPr="00DF7642">
        <w:t xml:space="preserve">Explicitly state and justify the </w:t>
      </w:r>
      <w:r w:rsidRPr="00EE5517">
        <w:t>exclusion</w:t>
      </w:r>
      <w:r w:rsidRPr="00DF7642">
        <w:t>, supported by a cost-benefit or reliability impact rationale.</w:t>
      </w:r>
    </w:p>
    <w:p w14:paraId="786A213B" w14:textId="77777777" w:rsidR="00DF7642" w:rsidRPr="00DF7642" w:rsidRDefault="00DF7642" w:rsidP="00A66E84">
      <w:pPr>
        <w:pStyle w:val="SysReq1"/>
        <w:numPr>
          <w:ilvl w:val="1"/>
          <w:numId w:val="53"/>
        </w:numPr>
      </w:pPr>
      <w:r w:rsidRPr="00DF7642">
        <w:t xml:space="preserve">Describe in detail the </w:t>
      </w:r>
      <w:r w:rsidRPr="00EE5517">
        <w:t>alternate approach</w:t>
      </w:r>
      <w:r w:rsidRPr="00DF7642">
        <w:t xml:space="preserve"> used for initiating event training, commissioning testing, and system diagnostics.</w:t>
      </w:r>
    </w:p>
    <w:p w14:paraId="1A89CA26" w14:textId="77777777" w:rsidR="00DF7642" w:rsidRDefault="00DF7642" w:rsidP="00A66E84">
      <w:pPr>
        <w:pStyle w:val="SysReq1"/>
        <w:numPr>
          <w:ilvl w:val="1"/>
          <w:numId w:val="53"/>
        </w:numPr>
      </w:pPr>
      <w:r w:rsidRPr="00DF7642">
        <w:lastRenderedPageBreak/>
        <w:t>Demonstrate how operational reliability, functional verification, and maintenance readiness are ensured in the absence of a digital model.</w:t>
      </w:r>
    </w:p>
    <w:p w14:paraId="537F8FDE" w14:textId="712E6DE3" w:rsidR="00DF7642" w:rsidRPr="00DF7642" w:rsidRDefault="00DF7642" w:rsidP="00EE5517">
      <w:r>
        <w:t>In the offer, the Applicant shall provide substantiated details:</w:t>
      </w:r>
      <w:r w:rsidRPr="00DF7642">
        <w:rPr>
          <w:rFonts w:ascii="Times New Roman" w:eastAsia="Times New Roman" w:hAnsi="Symbol"/>
          <w:sz w:val="24"/>
          <w:szCs w:val="24"/>
          <w:lang w:eastAsia="en-GB"/>
        </w:rPr>
        <w:t xml:space="preserve"> </w:t>
      </w:r>
      <w:r w:rsidRPr="00DF7642">
        <w:t>Contractor’s proposed SUT and test system description</w:t>
      </w:r>
      <w:r>
        <w:t>; D</w:t>
      </w:r>
      <w:r w:rsidRPr="00DF7642">
        <w:t>eclaration of modelling approach (or exclusion), with justification</w:t>
      </w:r>
      <w:r>
        <w:t xml:space="preserve">; </w:t>
      </w:r>
      <w:r w:rsidRPr="00DF7642">
        <w:t>Simulation capabilities or testing methodology documentation</w:t>
      </w:r>
      <w:r>
        <w:t xml:space="preserve">; </w:t>
      </w:r>
      <w:r w:rsidRPr="00DF7642">
        <w:t>Operator training protocols and model/test system interface</w:t>
      </w:r>
    </w:p>
    <w:p w14:paraId="4007420C" w14:textId="5FBF232B" w:rsidR="00DF7642" w:rsidRPr="00DF7642" w:rsidRDefault="00DF7642" w:rsidP="00EE5517">
      <w:pPr>
        <w:pStyle w:val="SysReq1"/>
        <w:numPr>
          <w:ilvl w:val="0"/>
          <w:numId w:val="0"/>
        </w:numPr>
      </w:pPr>
    </w:p>
    <w:p w14:paraId="532DDF23" w14:textId="77777777" w:rsidR="00DF7642" w:rsidRPr="00725372" w:rsidRDefault="00DF7642" w:rsidP="00EE5517">
      <w:pPr>
        <w:pStyle w:val="SysReq1"/>
        <w:numPr>
          <w:ilvl w:val="0"/>
          <w:numId w:val="0"/>
        </w:numPr>
        <w:rPr>
          <w:lang w:val="en-GB"/>
        </w:rPr>
      </w:pPr>
    </w:p>
    <w:p w14:paraId="074EF6CF" w14:textId="7A79127B" w:rsidR="00C42F84" w:rsidRDefault="009A7A72" w:rsidP="00C46584">
      <w:pPr>
        <w:pStyle w:val="SysReq1"/>
        <w:rPr>
          <w:lang w:val="en-GB"/>
        </w:rPr>
      </w:pPr>
      <w:r w:rsidRPr="0094275A">
        <w:rPr>
          <w:rStyle w:val="AASemiBoldChar"/>
        </w:rPr>
        <w:t>Control</w:t>
      </w:r>
      <w:r>
        <w:rPr>
          <w:rStyle w:val="AASemiBoldChar"/>
        </w:rPr>
        <w:t xml:space="preserve">ling </w:t>
      </w:r>
      <w:r w:rsidRPr="009A7A72">
        <w:rPr>
          <w:rStyle w:val="AASemiBoldChar"/>
        </w:rPr>
        <w:t>mass flow rate and supply temperature</w:t>
      </w:r>
      <w:r w:rsidR="00DF3D53" w:rsidRPr="0094275A">
        <w:rPr>
          <w:rStyle w:val="AASemiBoldChar"/>
        </w:rPr>
        <w:t>:</w:t>
      </w:r>
      <w:r w:rsidR="00DF3D53" w:rsidRPr="0094275A">
        <w:rPr>
          <w:lang w:val="en-GB"/>
        </w:rPr>
        <w:t xml:space="preserve"> The </w:t>
      </w:r>
      <w:r w:rsidR="00A156C9">
        <w:rPr>
          <w:lang w:val="en-GB"/>
        </w:rPr>
        <w:t>QPLANT</w:t>
      </w:r>
      <w:r w:rsidR="00DF3D53" w:rsidRPr="0094275A">
        <w:rPr>
          <w:lang w:val="en-GB"/>
        </w:rPr>
        <w:t xml:space="preserve"> shall supply and regulat</w:t>
      </w:r>
      <w:r w:rsidR="000B3CE5">
        <w:rPr>
          <w:lang w:val="en-GB"/>
        </w:rPr>
        <w:t>e</w:t>
      </w:r>
      <w:r w:rsidR="00DF3D53" w:rsidRPr="0094275A">
        <w:rPr>
          <w:lang w:val="en-GB"/>
        </w:rPr>
        <w:t xml:space="preserve"> the mass flow rate and supply temperature at the QPLANT–QCELL interface (via QINFRA to QRB in the </w:t>
      </w:r>
      <w:proofErr w:type="spellStart"/>
      <w:r w:rsidR="00DF3D53" w:rsidRPr="0094275A">
        <w:rPr>
          <w:lang w:val="en-GB"/>
        </w:rPr>
        <w:t>coldbox</w:t>
      </w:r>
      <w:proofErr w:type="spellEnd"/>
      <w:r w:rsidR="00DF3D53" w:rsidRPr="0094275A">
        <w:rPr>
          <w:lang w:val="en-GB"/>
        </w:rPr>
        <w:t xml:space="preserve"> room), such that the temperature change rate—during both cool-down and warm-up—of each QCELL remains within predefined and controlled limits.</w:t>
      </w:r>
      <w:r w:rsidR="0094275A" w:rsidRPr="0094275A">
        <w:rPr>
          <w:lang w:val="en-GB"/>
        </w:rPr>
        <w:t xml:space="preserve"> </w:t>
      </w:r>
      <w:r w:rsidR="00DF3D53" w:rsidRPr="0094275A">
        <w:rPr>
          <w:lang w:val="en-GB"/>
        </w:rPr>
        <w:t xml:space="preserve">The temperature change rate is defined as the maximum allowable rate of change of the internal QCELL temperature, expressed in K/h (e.g., 4 K/h). These limits shall be adjustable via </w:t>
      </w:r>
      <w:commentRangeStart w:id="3306"/>
      <w:r w:rsidR="00DF3D53" w:rsidRPr="0094275A">
        <w:rPr>
          <w:lang w:val="en-GB"/>
        </w:rPr>
        <w:t>process control</w:t>
      </w:r>
      <w:commentRangeEnd w:id="3306"/>
      <w:r>
        <w:rPr>
          <w:rStyle w:val="Verwijzingopmerking"/>
          <w:lang w:val="en-GB"/>
        </w:rPr>
        <w:commentReference w:id="3306"/>
      </w:r>
      <w:r w:rsidR="00DF3D53" w:rsidRPr="0094275A">
        <w:rPr>
          <w:lang w:val="en-GB"/>
        </w:rPr>
        <w:t>, depending on the thermal inertia of each QCELL and the operational mode.</w:t>
      </w:r>
      <w:r w:rsidR="0094275A" w:rsidRPr="0094275A">
        <w:rPr>
          <w:lang w:val="en-GB"/>
        </w:rPr>
        <w:t xml:space="preserve"> </w:t>
      </w:r>
    </w:p>
    <w:p w14:paraId="6AEC0FC0" w14:textId="3823A3C1" w:rsidR="00DF3D53" w:rsidRPr="006F0031" w:rsidRDefault="007F0BE6" w:rsidP="00354DAF">
      <w:pPr>
        <w:pStyle w:val="SysReq1"/>
        <w:rPr>
          <w:lang w:val="en-GB"/>
        </w:rPr>
      </w:pPr>
      <w:r w:rsidRPr="006F0031">
        <w:rPr>
          <w:lang w:val="en-GB"/>
        </w:rPr>
        <w:t>The QPLANT:CS shall support bidirectional communication with the Broker, exchanging real-time operational and control signals at an update rate of 1 Hz.</w:t>
      </w:r>
      <w:r w:rsidR="006F0031" w:rsidRPr="006F0031">
        <w:rPr>
          <w:lang w:val="en-GB"/>
        </w:rPr>
        <w:t xml:space="preserve"> This will be used by the </w:t>
      </w:r>
      <w:r w:rsidR="00DF3D53" w:rsidRPr="006F0031">
        <w:rPr>
          <w:lang w:val="en-GB"/>
        </w:rPr>
        <w:t xml:space="preserve">Broker system, implemented within MCS, </w:t>
      </w:r>
      <w:r w:rsidR="00513A57">
        <w:rPr>
          <w:lang w:val="en-GB"/>
        </w:rPr>
        <w:t xml:space="preserve">to </w:t>
      </w:r>
      <w:r w:rsidR="00DF3D53" w:rsidRPr="006F0031">
        <w:rPr>
          <w:lang w:val="en-GB"/>
        </w:rPr>
        <w:t>actively control and enforc</w:t>
      </w:r>
      <w:r w:rsidR="00D85761">
        <w:rPr>
          <w:lang w:val="en-GB"/>
        </w:rPr>
        <w:t>e</w:t>
      </w:r>
      <w:r w:rsidR="00DF3D53" w:rsidRPr="006F0031">
        <w:rPr>
          <w:lang w:val="en-GB"/>
        </w:rPr>
        <w:t xml:space="preserve"> this temperature change rate by issuing </w:t>
      </w:r>
      <w:proofErr w:type="spellStart"/>
      <w:r w:rsidR="00DF3D53" w:rsidRPr="006F0031">
        <w:rPr>
          <w:lang w:val="en-GB"/>
        </w:rPr>
        <w:t>setpoints</w:t>
      </w:r>
      <w:proofErr w:type="spellEnd"/>
      <w:r w:rsidR="00DF3D53" w:rsidRPr="006F0031">
        <w:rPr>
          <w:lang w:val="en-GB"/>
        </w:rPr>
        <w:t xml:space="preserve"> and operational constraints to the </w:t>
      </w:r>
      <w:r w:rsidR="00A156C9" w:rsidRPr="006F0031">
        <w:rPr>
          <w:lang w:val="en-GB"/>
        </w:rPr>
        <w:t>QPLANT</w:t>
      </w:r>
      <w:r w:rsidR="00DF3D53" w:rsidRPr="006F0031">
        <w:rPr>
          <w:lang w:val="en-GB"/>
        </w:rPr>
        <w:t xml:space="preserve"> Control System (</w:t>
      </w:r>
      <w:r w:rsidR="00A156C9" w:rsidRPr="006F0031">
        <w:rPr>
          <w:lang w:val="en-GB"/>
        </w:rPr>
        <w:t>QPLANT:CS</w:t>
      </w:r>
      <w:r w:rsidR="00DF3D53" w:rsidRPr="006F0031">
        <w:rPr>
          <w:lang w:val="en-GB"/>
        </w:rPr>
        <w:t xml:space="preserve">). </w:t>
      </w:r>
    </w:p>
    <w:p w14:paraId="4273BAB3" w14:textId="7EDABD48" w:rsidR="00006433" w:rsidRPr="00725372" w:rsidRDefault="00006433" w:rsidP="003E5C09">
      <w:pPr>
        <w:pStyle w:val="Heading4"/>
      </w:pPr>
      <w:r w:rsidRPr="00725372">
        <w:t xml:space="preserve">General </w:t>
      </w:r>
      <w:r w:rsidR="00E37FB3">
        <w:t>Software and Hardware</w:t>
      </w:r>
      <w:r w:rsidRPr="00725372">
        <w:t xml:space="preserve"> </w:t>
      </w:r>
      <w:r w:rsidRPr="007C5B6B">
        <w:rPr>
          <w:lang w:val="en-GB"/>
        </w:rPr>
        <w:t>Requirements</w:t>
      </w:r>
    </w:p>
    <w:p w14:paraId="10E5B0DA" w14:textId="588B04E8" w:rsidR="00006433" w:rsidRPr="00725372" w:rsidRDefault="00006433" w:rsidP="00006433">
      <w:pPr>
        <w:pStyle w:val="SysReq1"/>
        <w:rPr>
          <w:lang w:val="en-GB" w:eastAsia="fr-FR"/>
        </w:rPr>
      </w:pPr>
      <w:bookmarkStart w:id="3307" w:name="_Ref192188056"/>
      <w:r w:rsidRPr="00725372">
        <w:rPr>
          <w:rStyle w:val="AASemiBoldChar"/>
        </w:rPr>
        <w:t>GSHRC</w:t>
      </w:r>
      <w:r w:rsidRPr="00725372">
        <w:rPr>
          <w:lang w:val="en-GB" w:eastAsia="fr-FR"/>
        </w:rPr>
        <w:t xml:space="preserve">: The </w:t>
      </w:r>
      <w:r w:rsidR="00CB1438">
        <w:rPr>
          <w:lang w:val="en-GB" w:eastAsia="fr-FR"/>
        </w:rPr>
        <w:t>Contractor</w:t>
      </w:r>
      <w:r w:rsidRPr="00725372">
        <w:rPr>
          <w:lang w:val="en-GB" w:eastAsia="fr-FR"/>
        </w:rPr>
        <w:t xml:space="preserve"> shall follow the applicable sections from the </w:t>
      </w:r>
      <w:r w:rsidRPr="00AC614A">
        <w:rPr>
          <w:lang w:val="en-GB" w:eastAsia="fr-FR"/>
        </w:rPr>
        <w:t xml:space="preserve">General Software and Hardware Requirements for </w:t>
      </w:r>
      <w:r w:rsidR="00CB1438" w:rsidRPr="00AC614A">
        <w:rPr>
          <w:lang w:val="en-GB" w:eastAsia="fr-FR"/>
        </w:rPr>
        <w:t>Contractor</w:t>
      </w:r>
      <w:r w:rsidRPr="00AC614A">
        <w:rPr>
          <w:lang w:val="en-GB" w:eastAsia="fr-FR"/>
        </w:rPr>
        <w:t>s</w:t>
      </w:r>
      <w:r w:rsidRPr="00725372">
        <w:rPr>
          <w:lang w:val="en-GB" w:eastAsia="fr-FR"/>
        </w:rPr>
        <w:t xml:space="preserve"> (GSHRC) </w:t>
      </w:r>
      <w:r w:rsidRPr="00725372">
        <w:rPr>
          <w:lang w:val="en-GB"/>
        </w:rPr>
        <w:t>containing quality and other requirements related to software, firmware and interoperability</w:t>
      </w:r>
      <w:r w:rsidRPr="00725372">
        <w:rPr>
          <w:lang w:val="en-GB" w:eastAsia="fr-FR"/>
        </w:rPr>
        <w:t xml:space="preserve">. The table below </w:t>
      </w:r>
      <w:r w:rsidRPr="00725372">
        <w:rPr>
          <w:lang w:val="en-GB"/>
        </w:rPr>
        <w:t xml:space="preserve">contains a specific instruction to the respective requirement </w:t>
      </w:r>
      <w:r w:rsidRPr="00725372">
        <w:rPr>
          <w:rStyle w:val="AAReferencedChar"/>
        </w:rPr>
        <w:t>§</w:t>
      </w:r>
      <w:r w:rsidRPr="00725372">
        <w:rPr>
          <w:rStyle w:val="AAReferencedChar"/>
        </w:rPr>
        <w:fldChar w:fldCharType="begin"/>
      </w:r>
      <w:r w:rsidRPr="00725372">
        <w:rPr>
          <w:rStyle w:val="AAReferencedChar"/>
        </w:rPr>
        <w:instrText xml:space="preserve"> REF _Ref190772565 \h  \* MERGEFORMAT </w:instrText>
      </w:r>
      <w:r w:rsidRPr="00725372">
        <w:rPr>
          <w:rStyle w:val="AAReferencedChar"/>
        </w:rPr>
      </w:r>
      <w:r w:rsidRPr="00725372">
        <w:rPr>
          <w:rStyle w:val="AAReferencedChar"/>
        </w:rPr>
        <w:fldChar w:fldCharType="separate"/>
      </w:r>
      <w:r w:rsidR="00E67BB8" w:rsidRPr="00E67BB8">
        <w:rPr>
          <w:rStyle w:val="AAReferencedChar"/>
        </w:rPr>
        <w:t>AD 21</w:t>
      </w:r>
      <w:r w:rsidRPr="00725372">
        <w:rPr>
          <w:rStyle w:val="AAReferencedChar"/>
        </w:rPr>
        <w:fldChar w:fldCharType="end"/>
      </w:r>
      <w:r w:rsidRPr="00725372">
        <w:rPr>
          <w:lang w:val="en-GB" w:eastAsia="fr-FR"/>
        </w:rPr>
        <w:t>.</w:t>
      </w:r>
      <w:bookmarkEnd w:id="3307"/>
    </w:p>
    <w:p w14:paraId="420E2F8B" w14:textId="77777777" w:rsidR="00EA4124" w:rsidRPr="00725372" w:rsidRDefault="00EA4124" w:rsidP="00EA4124">
      <w:pPr>
        <w:pStyle w:val="SysReq1"/>
        <w:numPr>
          <w:ilvl w:val="0"/>
          <w:numId w:val="0"/>
        </w:numPr>
        <w:ind w:left="1080"/>
        <w:rPr>
          <w:lang w:val="en-GB" w:eastAsia="fr-FR"/>
        </w:rPr>
      </w:pPr>
    </w:p>
    <w:p w14:paraId="057E6F8C" w14:textId="6227C221" w:rsidR="00EA4124" w:rsidRPr="00725372" w:rsidRDefault="00EA4124" w:rsidP="00EA4124">
      <w:pPr>
        <w:pStyle w:val="Bijschrift"/>
      </w:pPr>
      <w:bookmarkStart w:id="3308" w:name="_Ref192251100"/>
      <w:bookmarkStart w:id="3309" w:name="_Toc195865381"/>
      <w:r w:rsidRPr="00725372">
        <w:t xml:space="preserve">Table </w:t>
      </w:r>
      <w:r w:rsidRPr="00725372">
        <w:fldChar w:fldCharType="begin"/>
      </w:r>
      <w:r w:rsidRPr="00725372">
        <w:instrText xml:space="preserve"> SEQ Table \* ARABIC </w:instrText>
      </w:r>
      <w:r w:rsidRPr="00725372">
        <w:fldChar w:fldCharType="separate"/>
      </w:r>
      <w:r w:rsidR="00E67BB8">
        <w:rPr>
          <w:noProof/>
        </w:rPr>
        <w:t>11</w:t>
      </w:r>
      <w:r w:rsidRPr="00725372">
        <w:fldChar w:fldCharType="end"/>
      </w:r>
      <w:r w:rsidRPr="00725372">
        <w:t xml:space="preserve"> Instructions for GSHRC</w:t>
      </w:r>
      <w:bookmarkEnd w:id="3308"/>
      <w:bookmarkEnd w:id="3309"/>
    </w:p>
    <w:tbl>
      <w:tblPr>
        <w:tblStyle w:val="GridTable1Light-Accent11"/>
        <w:tblW w:w="9360" w:type="dxa"/>
        <w:tblInd w:w="-5" w:type="dxa"/>
        <w:tblLook w:val="04A0" w:firstRow="1" w:lastRow="0" w:firstColumn="1" w:lastColumn="0" w:noHBand="0" w:noVBand="1"/>
      </w:tblPr>
      <w:tblGrid>
        <w:gridCol w:w="1260"/>
        <w:gridCol w:w="8100"/>
      </w:tblGrid>
      <w:tr w:rsidR="00006433" w:rsidRPr="00725372" w14:paraId="0E550ED4" w14:textId="77777777" w:rsidTr="00ED7BC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60" w:type="dxa"/>
            <w:noWrap/>
            <w:hideMark/>
          </w:tcPr>
          <w:p w14:paraId="0419E4BF" w14:textId="77777777" w:rsidR="00006433" w:rsidRPr="00725372" w:rsidRDefault="00006433" w:rsidP="00EA4124">
            <w:r w:rsidRPr="00725372">
              <w:t>Req.</w:t>
            </w:r>
          </w:p>
        </w:tc>
        <w:tc>
          <w:tcPr>
            <w:tcW w:w="8100" w:type="dxa"/>
            <w:noWrap/>
            <w:hideMark/>
          </w:tcPr>
          <w:p w14:paraId="70692FA0" w14:textId="77777777" w:rsidR="00006433" w:rsidRPr="005F7791" w:rsidRDefault="00006433" w:rsidP="002B6EDD">
            <w:pPr>
              <w:cnfStyle w:val="100000000000" w:firstRow="1" w:lastRow="0" w:firstColumn="0" w:lastColumn="0" w:oddVBand="0" w:evenVBand="0" w:oddHBand="0" w:evenHBand="0" w:firstRowFirstColumn="0" w:firstRowLastColumn="0" w:lastRowFirstColumn="0" w:lastRowLastColumn="0"/>
              <w:rPr>
                <w:sz w:val="18"/>
                <w:szCs w:val="18"/>
              </w:rPr>
            </w:pPr>
            <w:r w:rsidRPr="005F7791">
              <w:rPr>
                <w:sz w:val="18"/>
                <w:szCs w:val="18"/>
              </w:rPr>
              <w:t>Specific instruction</w:t>
            </w:r>
          </w:p>
        </w:tc>
      </w:tr>
      <w:tr w:rsidR="00006433" w:rsidRPr="00725372" w14:paraId="2CB8CC57" w14:textId="77777777" w:rsidTr="00ED7BC3">
        <w:trPr>
          <w:trHeight w:val="335"/>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0269EAC" w14:textId="77777777" w:rsidR="00006433" w:rsidRPr="00725372" w:rsidRDefault="00006433" w:rsidP="00ED7BC3">
            <w:pPr>
              <w:jc w:val="left"/>
              <w:rPr>
                <w:sz w:val="18"/>
                <w:szCs w:val="18"/>
              </w:rPr>
            </w:pPr>
            <w:r w:rsidRPr="00725372">
              <w:rPr>
                <w:sz w:val="18"/>
                <w:szCs w:val="18"/>
              </w:rPr>
              <w:t>GSHRC-1</w:t>
            </w:r>
          </w:p>
        </w:tc>
        <w:tc>
          <w:tcPr>
            <w:tcW w:w="8100" w:type="dxa"/>
            <w:hideMark/>
          </w:tcPr>
          <w:p w14:paraId="14A22D84"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b/>
                <w:sz w:val="18"/>
                <w:szCs w:val="18"/>
              </w:rPr>
            </w:pPr>
            <w:r w:rsidRPr="005F7791">
              <w:rPr>
                <w:b/>
                <w:sz w:val="18"/>
                <w:szCs w:val="18"/>
              </w:rPr>
              <w:t xml:space="preserve">Applicable. Software hardware and firmware </w:t>
            </w:r>
            <w:r w:rsidRPr="005F7791">
              <w:rPr>
                <w:sz w:val="18"/>
                <w:szCs w:val="18"/>
              </w:rPr>
              <w:t>are deliverables</w:t>
            </w:r>
            <w:r w:rsidRPr="005F7791">
              <w:rPr>
                <w:b/>
                <w:sz w:val="18"/>
                <w:szCs w:val="18"/>
              </w:rPr>
              <w:t>.</w:t>
            </w:r>
          </w:p>
        </w:tc>
      </w:tr>
      <w:tr w:rsidR="00006433" w:rsidRPr="00725372" w14:paraId="76377BD9" w14:textId="77777777" w:rsidTr="00ED7BC3">
        <w:trPr>
          <w:trHeight w:val="208"/>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883DF9A" w14:textId="77777777" w:rsidR="00006433" w:rsidRPr="00725372" w:rsidRDefault="00006433" w:rsidP="00ED7BC3">
            <w:pPr>
              <w:jc w:val="left"/>
              <w:rPr>
                <w:sz w:val="18"/>
                <w:szCs w:val="18"/>
              </w:rPr>
            </w:pPr>
            <w:r w:rsidRPr="00725372">
              <w:rPr>
                <w:sz w:val="18"/>
                <w:szCs w:val="18"/>
              </w:rPr>
              <w:t>GSHRC-2</w:t>
            </w:r>
          </w:p>
        </w:tc>
        <w:tc>
          <w:tcPr>
            <w:tcW w:w="8100" w:type="dxa"/>
            <w:noWrap/>
            <w:hideMark/>
          </w:tcPr>
          <w:p w14:paraId="0625E10E" w14:textId="639AF81D"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Final </w:t>
            </w:r>
            <w:r w:rsidRPr="005F7791">
              <w:rPr>
                <w:b/>
                <w:sz w:val="18"/>
                <w:szCs w:val="18"/>
              </w:rPr>
              <w:t>Software Architecture</w:t>
            </w:r>
            <w:r w:rsidRPr="005F7791">
              <w:rPr>
                <w:sz w:val="18"/>
                <w:szCs w:val="18"/>
              </w:rPr>
              <w:t xml:space="preserve"> shall be delivered as part of</w:t>
            </w:r>
            <w:r w:rsidRPr="00404E46">
              <w:rPr>
                <w:rStyle w:val="AAReference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_Ref194400516 \h  \* MERGEFORMAT </w:instrText>
            </w:r>
            <w:r w:rsidR="0081103D" w:rsidRPr="00404E46">
              <w:rPr>
                <w:rStyle w:val="AAReferencedChar"/>
                <w:sz w:val="18"/>
                <w:szCs w:val="18"/>
              </w:rPr>
            </w:r>
            <w:r w:rsidR="0081103D" w:rsidRPr="00404E46">
              <w:rPr>
                <w:rStyle w:val="AAReferencedChar"/>
                <w:sz w:val="18"/>
                <w:szCs w:val="18"/>
              </w:rPr>
              <w:fldChar w:fldCharType="separate"/>
            </w:r>
            <w:r w:rsidR="00E67BB8">
              <w:rPr>
                <w:rStyle w:val="AAReferencedChar"/>
                <w:b/>
                <w:bCs/>
                <w:sz w:val="18"/>
                <w:szCs w:val="18"/>
                <w:lang w:val="en-US"/>
              </w:rPr>
              <w:t>Error! Reference source not found.</w:t>
            </w:r>
            <w:r w:rsidR="0081103D" w:rsidRPr="00404E46">
              <w:rPr>
                <w:rStyle w:val="AAReferencedChar"/>
                <w:sz w:val="18"/>
                <w:szCs w:val="18"/>
              </w:rPr>
              <w:fldChar w:fldCharType="end"/>
            </w:r>
            <w:r w:rsidR="00326ED3" w:rsidRPr="00404E46">
              <w:rPr>
                <w:rStyle w:val="AAReferencedChar"/>
                <w:sz w:val="18"/>
                <w:szCs w:val="18"/>
              </w:rPr>
              <w:fldChar w:fldCharType="begin"/>
            </w:r>
            <w:r w:rsidR="00326ED3" w:rsidRPr="00404E46">
              <w:rPr>
                <w:rStyle w:val="AAReferencedChar"/>
                <w:sz w:val="18"/>
                <w:szCs w:val="18"/>
              </w:rPr>
              <w:instrText xml:space="preserve"> REF _Ref194400300 \h  \* MERGEFORMAT </w:instrText>
            </w:r>
            <w:r w:rsidR="00326ED3" w:rsidRPr="00404E46">
              <w:rPr>
                <w:rStyle w:val="AAReferencedChar"/>
                <w:sz w:val="18"/>
                <w:szCs w:val="18"/>
              </w:rPr>
            </w:r>
            <w:r w:rsidR="00326ED3" w:rsidRPr="00404E46">
              <w:rPr>
                <w:rStyle w:val="AAReferencedChar"/>
                <w:sz w:val="18"/>
                <w:szCs w:val="18"/>
              </w:rPr>
              <w:fldChar w:fldCharType="separate"/>
            </w:r>
            <w:r w:rsidR="00E67BB8">
              <w:rPr>
                <w:rStyle w:val="AAReferencedChar"/>
                <w:b/>
                <w:bCs/>
                <w:sz w:val="18"/>
                <w:szCs w:val="18"/>
                <w:lang w:val="en-US"/>
              </w:rPr>
              <w:t>Error! Reference source not found.</w:t>
            </w:r>
            <w:r w:rsidR="00326ED3" w:rsidRPr="00404E46">
              <w:rPr>
                <w:rStyle w:val="AAReferencedChar"/>
                <w:sz w:val="18"/>
                <w:szCs w:val="18"/>
              </w:rPr>
              <w:fldChar w:fldCharType="end"/>
            </w:r>
            <w:r w:rsidR="00326ED3" w:rsidRPr="00404E46">
              <w:rPr>
                <w:sz w:val="18"/>
                <w:szCs w:val="18"/>
              </w:rPr>
              <w:t>.</w:t>
            </w:r>
          </w:p>
        </w:tc>
      </w:tr>
      <w:tr w:rsidR="00006433" w:rsidRPr="00725372" w14:paraId="4EE0F62D"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99722A7" w14:textId="77777777" w:rsidR="00006433" w:rsidRPr="00725372" w:rsidRDefault="00006433" w:rsidP="00ED7BC3">
            <w:pPr>
              <w:jc w:val="left"/>
              <w:rPr>
                <w:sz w:val="18"/>
                <w:szCs w:val="18"/>
              </w:rPr>
            </w:pPr>
            <w:r w:rsidRPr="00725372">
              <w:rPr>
                <w:sz w:val="18"/>
                <w:szCs w:val="18"/>
              </w:rPr>
              <w:t>GSHRC-3</w:t>
            </w:r>
          </w:p>
        </w:tc>
        <w:tc>
          <w:tcPr>
            <w:tcW w:w="8100" w:type="dxa"/>
            <w:noWrap/>
            <w:hideMark/>
          </w:tcPr>
          <w:p w14:paraId="46192D05" w14:textId="2A806915"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Final </w:t>
            </w:r>
            <w:r w:rsidRPr="005F7791">
              <w:rPr>
                <w:b/>
                <w:sz w:val="18"/>
                <w:szCs w:val="18"/>
              </w:rPr>
              <w:t>System Interlock</w:t>
            </w:r>
            <w:r w:rsidRPr="005F7791">
              <w:rPr>
                <w:sz w:val="18"/>
                <w:szCs w:val="18"/>
              </w:rPr>
              <w:t xml:space="preserve"> </w:t>
            </w:r>
            <w:r w:rsidRPr="005F7791">
              <w:rPr>
                <w:b/>
                <w:sz w:val="18"/>
                <w:szCs w:val="18"/>
              </w:rPr>
              <w:t>Diagram</w:t>
            </w:r>
            <w:r w:rsidRPr="005F7791">
              <w:rPr>
                <w:sz w:val="18"/>
                <w:szCs w:val="18"/>
              </w:rPr>
              <w:t xml:space="preserve"> shall be delivered as part of </w:t>
            </w:r>
            <w:bookmarkStart w:id="3310" w:name="_Hlk192186716"/>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r>
            <w:r w:rsidR="0081103D" w:rsidRPr="00404E46">
              <w:rPr>
                <w:rStyle w:val="AAReferencedChar"/>
                <w:sz w:val="18"/>
                <w:szCs w:val="18"/>
              </w:rPr>
              <w:fldChar w:fldCharType="separate"/>
            </w:r>
            <w:r w:rsidR="00E67BB8">
              <w:rPr>
                <w:rStyle w:val="AAReferencedChar"/>
                <w:b/>
                <w:bCs/>
                <w:sz w:val="18"/>
                <w:szCs w:val="18"/>
                <w:lang w:val="en-US"/>
              </w:rPr>
              <w:t>Error! Reference source not found.</w:t>
            </w:r>
            <w:r w:rsidR="0081103D" w:rsidRPr="00404E46">
              <w:rPr>
                <w:rStyle w:val="AAReferencedChar"/>
                <w:sz w:val="18"/>
                <w:szCs w:val="18"/>
              </w:rPr>
              <w:fldChar w:fldCharType="end"/>
            </w:r>
            <w:r w:rsidR="002F2581" w:rsidRPr="00404E46">
              <w:rPr>
                <w:sz w:val="18"/>
                <w:szCs w:val="18"/>
              </w:rPr>
              <w:t>.</w:t>
            </w:r>
            <w:bookmarkEnd w:id="3310"/>
            <w:r w:rsidR="0081103D" w:rsidRPr="00404E46" w:rsidDel="0081103D">
              <w:rPr>
                <w:rStyle w:val="AAReferencedChar"/>
                <w:sz w:val="18"/>
                <w:szCs w:val="18"/>
              </w:rPr>
              <w:t xml:space="preserve"> </w:t>
            </w:r>
          </w:p>
        </w:tc>
      </w:tr>
      <w:tr w:rsidR="00006433" w:rsidRPr="00725372" w14:paraId="199FF26A"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75102A0" w14:textId="77777777" w:rsidR="00006433" w:rsidRPr="00725372" w:rsidRDefault="00006433" w:rsidP="00ED7BC3">
            <w:pPr>
              <w:jc w:val="left"/>
              <w:rPr>
                <w:sz w:val="18"/>
                <w:szCs w:val="18"/>
              </w:rPr>
            </w:pPr>
            <w:r w:rsidRPr="00725372">
              <w:rPr>
                <w:sz w:val="18"/>
                <w:szCs w:val="18"/>
              </w:rPr>
              <w:t>GSHRC-4</w:t>
            </w:r>
          </w:p>
        </w:tc>
        <w:tc>
          <w:tcPr>
            <w:tcW w:w="8100" w:type="dxa"/>
            <w:noWrap/>
            <w:hideMark/>
          </w:tcPr>
          <w:p w14:paraId="69DE8BA4" w14:textId="7DD51A5D"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Final </w:t>
            </w:r>
            <w:r w:rsidRPr="005F7791">
              <w:rPr>
                <w:b/>
                <w:sz w:val="18"/>
                <w:szCs w:val="18"/>
              </w:rPr>
              <w:t>Interface Design Description</w:t>
            </w:r>
            <w:r w:rsidRPr="005F7791">
              <w:rPr>
                <w:sz w:val="18"/>
                <w:szCs w:val="18"/>
              </w:rPr>
              <w:t xml:space="preserve"> shall be delivered as part of </w:t>
            </w:r>
            <w:r w:rsidR="00326ED3" w:rsidRPr="00404E46">
              <w:rPr>
                <w:rStyle w:val="AAReferencedChar"/>
                <w:sz w:val="18"/>
                <w:szCs w:val="18"/>
              </w:rPr>
              <w:fldChar w:fldCharType="begin"/>
            </w:r>
            <w:r w:rsidR="00326ED3" w:rsidRPr="00404E46">
              <w:rPr>
                <w:rStyle w:val="AAReferencedChar"/>
                <w:sz w:val="18"/>
                <w:szCs w:val="18"/>
              </w:rPr>
              <w:instrText xml:space="preserve"> REF _Ref194400300 \h  \* MERGEFORMAT </w:instrText>
            </w:r>
            <w:r w:rsidR="00326ED3" w:rsidRPr="00404E46">
              <w:rPr>
                <w:rStyle w:val="AAReferencedChar"/>
                <w:sz w:val="18"/>
                <w:szCs w:val="18"/>
              </w:rPr>
            </w:r>
            <w:r w:rsidR="00326ED3" w:rsidRPr="00404E46">
              <w:rPr>
                <w:rStyle w:val="AAReferencedChar"/>
                <w:sz w:val="18"/>
                <w:szCs w:val="18"/>
              </w:rPr>
              <w:fldChar w:fldCharType="separate"/>
            </w:r>
            <w:r w:rsidR="00E67BB8">
              <w:rPr>
                <w:rStyle w:val="AAReferencedChar"/>
                <w:b/>
                <w:bCs/>
                <w:sz w:val="18"/>
                <w:szCs w:val="18"/>
                <w:lang w:val="en-US"/>
              </w:rPr>
              <w:t>Error! Reference source not found.</w:t>
            </w:r>
            <w:r w:rsidR="00326ED3" w:rsidRPr="00404E46">
              <w:rPr>
                <w:rStyle w:val="AAReferencedChar"/>
                <w:sz w:val="18"/>
                <w:szCs w:val="18"/>
              </w:rPr>
              <w:fldChar w:fldCharType="end"/>
            </w:r>
            <w:r w:rsidR="00326ED3" w:rsidRPr="00404E46">
              <w:rPr>
                <w:sz w:val="18"/>
                <w:szCs w:val="18"/>
              </w:rPr>
              <w:t>.</w:t>
            </w:r>
          </w:p>
        </w:tc>
      </w:tr>
      <w:tr w:rsidR="00006433" w:rsidRPr="00725372" w14:paraId="2F0A81EA"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8238C33" w14:textId="77777777" w:rsidR="00006433" w:rsidRPr="00725372" w:rsidRDefault="00006433" w:rsidP="00ED7BC3">
            <w:pPr>
              <w:jc w:val="left"/>
              <w:rPr>
                <w:sz w:val="18"/>
                <w:szCs w:val="18"/>
              </w:rPr>
            </w:pPr>
            <w:r w:rsidRPr="00725372">
              <w:rPr>
                <w:sz w:val="18"/>
                <w:szCs w:val="18"/>
              </w:rPr>
              <w:t>GSHRC-5</w:t>
            </w:r>
          </w:p>
        </w:tc>
        <w:tc>
          <w:tcPr>
            <w:tcW w:w="8100" w:type="dxa"/>
            <w:noWrap/>
            <w:hideMark/>
          </w:tcPr>
          <w:p w14:paraId="76C64323" w14:textId="7B685B6E"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w:t>
            </w:r>
            <w:proofErr w:type="spellStart"/>
            <w:r w:rsidRPr="005F7791">
              <w:rPr>
                <w:b/>
                <w:sz w:val="18"/>
                <w:szCs w:val="18"/>
              </w:rPr>
              <w:t>Datasheets</w:t>
            </w:r>
            <w:proofErr w:type="spellEnd"/>
            <w:r w:rsidRPr="005F7791">
              <w:rPr>
                <w:sz w:val="18"/>
                <w:szCs w:val="18"/>
              </w:rPr>
              <w:t xml:space="preserve"> shall be delivered as part of </w:t>
            </w:r>
            <w:r w:rsidR="0081103D" w:rsidRPr="00404E46">
              <w:rPr>
                <w:rStyle w:val="AAReferencedChar"/>
                <w:sz w:val="18"/>
                <w:szCs w:val="18"/>
              </w:rPr>
              <w:fldChar w:fldCharType="begin"/>
            </w:r>
            <w:r w:rsidR="0081103D" w:rsidRPr="00404E46">
              <w:rPr>
                <w:rStyle w:val="AAReferencedChar"/>
                <w:sz w:val="18"/>
                <w:szCs w:val="18"/>
              </w:rPr>
              <w:instrText xml:space="preserve"> REF _Ref194400009 \h  \* MERGEFORMAT </w:instrText>
            </w:r>
            <w:r w:rsidR="0081103D" w:rsidRPr="00404E46">
              <w:rPr>
                <w:rStyle w:val="AAReferencedChar"/>
                <w:sz w:val="18"/>
                <w:szCs w:val="18"/>
              </w:rPr>
            </w:r>
            <w:r w:rsidR="0081103D" w:rsidRPr="00404E46">
              <w:rPr>
                <w:rStyle w:val="AAReferencedChar"/>
                <w:sz w:val="18"/>
                <w:szCs w:val="18"/>
              </w:rPr>
              <w:fldChar w:fldCharType="separate"/>
            </w:r>
            <w:r w:rsidR="00E67BB8">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5F7791">
              <w:rPr>
                <w:sz w:val="18"/>
                <w:szCs w:val="18"/>
              </w:rPr>
              <w:t>.</w:t>
            </w:r>
          </w:p>
        </w:tc>
      </w:tr>
      <w:tr w:rsidR="00006433" w:rsidRPr="00725372" w14:paraId="2A9B1B0E"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126AC93" w14:textId="77777777" w:rsidR="00006433" w:rsidRPr="00725372" w:rsidRDefault="00006433" w:rsidP="00ED7BC3">
            <w:pPr>
              <w:jc w:val="left"/>
              <w:rPr>
                <w:sz w:val="18"/>
                <w:szCs w:val="18"/>
              </w:rPr>
            </w:pPr>
            <w:r w:rsidRPr="00725372">
              <w:rPr>
                <w:sz w:val="18"/>
                <w:szCs w:val="18"/>
              </w:rPr>
              <w:t>GSHRC-6</w:t>
            </w:r>
          </w:p>
        </w:tc>
        <w:tc>
          <w:tcPr>
            <w:tcW w:w="8100" w:type="dxa"/>
            <w:noWrap/>
            <w:hideMark/>
          </w:tcPr>
          <w:p w14:paraId="03B75095" w14:textId="7A954103"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A </w:t>
            </w:r>
            <w:r w:rsidRPr="005F7791">
              <w:rPr>
                <w:b/>
                <w:sz w:val="18"/>
                <w:szCs w:val="18"/>
              </w:rPr>
              <w:t>Release Note</w:t>
            </w:r>
            <w:r w:rsidRPr="005F7791">
              <w:rPr>
                <w:sz w:val="18"/>
                <w:szCs w:val="18"/>
              </w:rPr>
              <w:t xml:space="preserve"> shall be delivered as part of</w:t>
            </w:r>
            <w:r w:rsidR="00546E7A" w:rsidRPr="00404E46">
              <w:rPr>
                <w:rStyle w:val="AAReference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_Ref194399548 \h  \* MERGEFORMAT </w:instrText>
            </w:r>
            <w:r w:rsidR="0081103D" w:rsidRPr="00404E46">
              <w:rPr>
                <w:rStyle w:val="AAReferencedChar"/>
                <w:sz w:val="18"/>
                <w:szCs w:val="18"/>
              </w:rPr>
            </w:r>
            <w:r w:rsidR="0081103D" w:rsidRPr="00404E46">
              <w:rPr>
                <w:rStyle w:val="AAReferencedChar"/>
                <w:sz w:val="18"/>
                <w:szCs w:val="18"/>
              </w:rPr>
              <w:fldChar w:fldCharType="separate"/>
            </w:r>
            <w:r w:rsidR="00E67BB8">
              <w:rPr>
                <w:rStyle w:val="AAReferencedChar"/>
                <w:b/>
                <w:bCs/>
                <w:sz w:val="18"/>
                <w:szCs w:val="18"/>
                <w:lang w:val="en-US"/>
              </w:rPr>
              <w:t>Error! Reference source not found.</w:t>
            </w:r>
            <w:r w:rsidR="0081103D" w:rsidRPr="00404E46">
              <w:rPr>
                <w:rStyle w:val="AAReferencedChar"/>
                <w:sz w:val="18"/>
                <w:szCs w:val="18"/>
              </w:rPr>
              <w:fldChar w:fldCharType="end"/>
            </w:r>
            <w:r w:rsidRPr="00404E46">
              <w:rPr>
                <w:sz w:val="18"/>
                <w:szCs w:val="18"/>
              </w:rPr>
              <w:t xml:space="preserve">. </w:t>
            </w:r>
            <w:r w:rsidRPr="005F7791">
              <w:rPr>
                <w:sz w:val="18"/>
                <w:szCs w:val="18"/>
              </w:rPr>
              <w:t>And after any change after acceptance.</w:t>
            </w:r>
          </w:p>
        </w:tc>
      </w:tr>
      <w:tr w:rsidR="00006433" w:rsidRPr="00725372" w14:paraId="261D32F5" w14:textId="77777777" w:rsidTr="00ED7BC3">
        <w:trPr>
          <w:trHeight w:val="235"/>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B69A109" w14:textId="77777777" w:rsidR="00006433" w:rsidRPr="00725372" w:rsidRDefault="00006433" w:rsidP="00ED7BC3">
            <w:pPr>
              <w:jc w:val="left"/>
              <w:rPr>
                <w:sz w:val="18"/>
                <w:szCs w:val="18"/>
              </w:rPr>
            </w:pPr>
            <w:r w:rsidRPr="00725372">
              <w:rPr>
                <w:sz w:val="18"/>
                <w:szCs w:val="18"/>
              </w:rPr>
              <w:t>GSHRC-7</w:t>
            </w:r>
          </w:p>
        </w:tc>
        <w:tc>
          <w:tcPr>
            <w:tcW w:w="8100" w:type="dxa"/>
            <w:hideMark/>
          </w:tcPr>
          <w:p w14:paraId="3E538B8B" w14:textId="68C313D2" w:rsidR="00006433" w:rsidRPr="005F7791" w:rsidRDefault="00006433" w:rsidP="00326ED3">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An </w:t>
            </w:r>
            <w:r w:rsidRPr="005F7791">
              <w:rPr>
                <w:b/>
                <w:sz w:val="18"/>
                <w:szCs w:val="18"/>
              </w:rPr>
              <w:t>Installation Instructions</w:t>
            </w:r>
            <w:r w:rsidRPr="005F7791">
              <w:rPr>
                <w:sz w:val="18"/>
                <w:szCs w:val="18"/>
              </w:rPr>
              <w:t xml:space="preserve"> shall be delivered as part of </w:t>
            </w:r>
            <w:r w:rsidR="00326ED3" w:rsidRPr="00404E46">
              <w:rPr>
                <w:rStyle w:val="AAReferencedChar"/>
                <w:sz w:val="18"/>
                <w:szCs w:val="18"/>
              </w:rPr>
              <w:fldChar w:fldCharType="begin"/>
            </w:r>
            <w:r w:rsidR="00326ED3" w:rsidRPr="00404E46">
              <w:rPr>
                <w:rStyle w:val="AAReferencedChar"/>
                <w:sz w:val="18"/>
                <w:szCs w:val="18"/>
              </w:rPr>
              <w:instrText xml:space="preserve"> REF _Ref194400009 \h  \* MERGEFORMAT </w:instrText>
            </w:r>
            <w:r w:rsidR="00326ED3" w:rsidRPr="00404E46">
              <w:rPr>
                <w:rStyle w:val="AAReferencedChar"/>
                <w:sz w:val="18"/>
                <w:szCs w:val="18"/>
              </w:rPr>
            </w:r>
            <w:r w:rsidR="00326ED3" w:rsidRPr="00404E46">
              <w:rPr>
                <w:rStyle w:val="AAReferencedChar"/>
                <w:sz w:val="18"/>
                <w:szCs w:val="18"/>
              </w:rPr>
              <w:fldChar w:fldCharType="separate"/>
            </w:r>
            <w:r w:rsidR="00E67BB8">
              <w:rPr>
                <w:rStyle w:val="AAReferencedChar"/>
                <w:b/>
                <w:bCs/>
                <w:sz w:val="18"/>
                <w:szCs w:val="18"/>
                <w:lang w:val="en-US"/>
              </w:rPr>
              <w:t>Error! Reference source not found.</w:t>
            </w:r>
            <w:r w:rsidR="00326ED3" w:rsidRPr="00404E46">
              <w:rPr>
                <w:rStyle w:val="AAReferencedChar"/>
                <w:sz w:val="18"/>
                <w:szCs w:val="18"/>
              </w:rPr>
              <w:fldChar w:fldCharType="end"/>
            </w:r>
            <w:r w:rsidR="00326ED3" w:rsidRPr="005F7791">
              <w:rPr>
                <w:sz w:val="18"/>
                <w:szCs w:val="18"/>
              </w:rPr>
              <w:t>.</w:t>
            </w:r>
          </w:p>
        </w:tc>
      </w:tr>
      <w:tr w:rsidR="00006433" w:rsidRPr="00725372" w14:paraId="3D67CD7D" w14:textId="77777777" w:rsidTr="00ED7BC3">
        <w:trPr>
          <w:trHeight w:val="12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938A437" w14:textId="77777777" w:rsidR="00006433" w:rsidRPr="00725372" w:rsidRDefault="00006433" w:rsidP="00ED7BC3">
            <w:pPr>
              <w:jc w:val="left"/>
              <w:rPr>
                <w:sz w:val="18"/>
                <w:szCs w:val="18"/>
              </w:rPr>
            </w:pPr>
            <w:r w:rsidRPr="00725372">
              <w:rPr>
                <w:sz w:val="18"/>
                <w:szCs w:val="18"/>
              </w:rPr>
              <w:lastRenderedPageBreak/>
              <w:t>GSHRC-8</w:t>
            </w:r>
          </w:p>
        </w:tc>
        <w:tc>
          <w:tcPr>
            <w:tcW w:w="8100" w:type="dxa"/>
            <w:hideMark/>
          </w:tcPr>
          <w:p w14:paraId="1D00A933" w14:textId="05619EDF"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 </w:t>
            </w:r>
            <w:r w:rsidRPr="005F7791">
              <w:rPr>
                <w:b/>
                <w:sz w:val="18"/>
                <w:szCs w:val="18"/>
              </w:rPr>
              <w:t>Test Plan</w:t>
            </w:r>
            <w:r w:rsidR="00326ED3" w:rsidRPr="005F7791">
              <w:rPr>
                <w:sz w:val="18"/>
                <w:szCs w:val="18"/>
              </w:rPr>
              <w:t xml:space="preserve"> shall be delivered as part of</w:t>
            </w:r>
            <w:r w:rsidR="00AC4C04" w:rsidRPr="005F7791">
              <w:rPr>
                <w:rStyle w:val="AASemiBol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r>
            <w:r w:rsidR="0081103D" w:rsidRPr="00404E46">
              <w:rPr>
                <w:rStyle w:val="AAReferencedChar"/>
                <w:sz w:val="18"/>
                <w:szCs w:val="18"/>
              </w:rPr>
              <w:fldChar w:fldCharType="separate"/>
            </w:r>
            <w:r w:rsidR="00E67BB8">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404E46">
              <w:rPr>
                <w:sz w:val="18"/>
                <w:szCs w:val="18"/>
              </w:rPr>
              <w:t>.</w:t>
            </w:r>
          </w:p>
        </w:tc>
      </w:tr>
      <w:tr w:rsidR="00006433" w:rsidRPr="00725372" w14:paraId="3E44A13B" w14:textId="77777777" w:rsidTr="00ED7BC3">
        <w:trPr>
          <w:trHeight w:val="251"/>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430495" w14:textId="77777777" w:rsidR="00006433" w:rsidRPr="00725372" w:rsidRDefault="00006433" w:rsidP="00ED7BC3">
            <w:pPr>
              <w:jc w:val="left"/>
              <w:rPr>
                <w:sz w:val="18"/>
                <w:szCs w:val="18"/>
              </w:rPr>
            </w:pPr>
            <w:r w:rsidRPr="00725372">
              <w:rPr>
                <w:sz w:val="18"/>
                <w:szCs w:val="18"/>
              </w:rPr>
              <w:t>GSHRC-9</w:t>
            </w:r>
          </w:p>
        </w:tc>
        <w:tc>
          <w:tcPr>
            <w:tcW w:w="8100" w:type="dxa"/>
            <w:hideMark/>
          </w:tcPr>
          <w:p w14:paraId="7013AF9A"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w:t>
            </w:r>
          </w:p>
        </w:tc>
      </w:tr>
      <w:tr w:rsidR="00006433" w:rsidRPr="00725372" w14:paraId="37DF6F53" w14:textId="77777777" w:rsidTr="00ED7BC3">
        <w:trPr>
          <w:trHeight w:val="265"/>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69EA18B1" w14:textId="77777777" w:rsidR="00006433" w:rsidRPr="00725372" w:rsidRDefault="00006433" w:rsidP="00ED7BC3">
            <w:pPr>
              <w:jc w:val="left"/>
              <w:rPr>
                <w:sz w:val="18"/>
                <w:szCs w:val="18"/>
              </w:rPr>
            </w:pPr>
            <w:r w:rsidRPr="00725372">
              <w:rPr>
                <w:sz w:val="18"/>
                <w:szCs w:val="18"/>
              </w:rPr>
              <w:t>GSHRC-10</w:t>
            </w:r>
          </w:p>
        </w:tc>
        <w:tc>
          <w:tcPr>
            <w:tcW w:w="8100" w:type="dxa"/>
            <w:hideMark/>
          </w:tcPr>
          <w:p w14:paraId="54C22A59" w14:textId="00451F88" w:rsidR="00006433" w:rsidRPr="005F7791" w:rsidRDefault="00006433">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An </w:t>
            </w:r>
            <w:r w:rsidRPr="005F7791">
              <w:rPr>
                <w:b/>
                <w:sz w:val="18"/>
                <w:szCs w:val="18"/>
              </w:rPr>
              <w:t>Interface Test Plan</w:t>
            </w:r>
            <w:r w:rsidRPr="005F7791">
              <w:rPr>
                <w:sz w:val="18"/>
                <w:szCs w:val="18"/>
              </w:rPr>
              <w:t xml:space="preserve"> shall be delivered as part of</w:t>
            </w:r>
            <w:r w:rsidR="0000127E" w:rsidRPr="005F7791">
              <w:rPr>
                <w:sz w:val="18"/>
                <w:szCs w:val="18"/>
              </w:rPr>
              <w:t xml:space="preserve"> </w:t>
            </w:r>
            <w:r w:rsidR="0000127E" w:rsidRPr="00404E46">
              <w:rPr>
                <w:rStyle w:val="AAReferencedChar"/>
                <w:sz w:val="18"/>
                <w:szCs w:val="18"/>
              </w:rPr>
              <w:fldChar w:fldCharType="begin"/>
            </w:r>
            <w:r w:rsidR="0000127E" w:rsidRPr="00404E46">
              <w:rPr>
                <w:rStyle w:val="AAReferencedChar"/>
                <w:sz w:val="18"/>
                <w:szCs w:val="18"/>
              </w:rPr>
              <w:instrText xml:space="preserve"> REF _Ref194400300 \h  \* MERGEFORMAT </w:instrText>
            </w:r>
            <w:r w:rsidR="0000127E" w:rsidRPr="00404E46">
              <w:rPr>
                <w:rStyle w:val="AAReferencedChar"/>
                <w:sz w:val="18"/>
                <w:szCs w:val="18"/>
              </w:rPr>
            </w:r>
            <w:r w:rsidR="0000127E" w:rsidRPr="00404E46">
              <w:rPr>
                <w:rStyle w:val="AAReferencedChar"/>
                <w:sz w:val="18"/>
                <w:szCs w:val="18"/>
              </w:rPr>
              <w:fldChar w:fldCharType="separate"/>
            </w:r>
            <w:r w:rsidR="00E67BB8">
              <w:rPr>
                <w:rStyle w:val="AAReferencedChar"/>
                <w:b/>
                <w:bCs/>
                <w:sz w:val="18"/>
                <w:szCs w:val="18"/>
                <w:lang w:val="en-US"/>
              </w:rPr>
              <w:t>Error! Reference source not found.</w:t>
            </w:r>
            <w:r w:rsidR="0000127E" w:rsidRPr="00404E46">
              <w:rPr>
                <w:rStyle w:val="AAReferencedChar"/>
                <w:sz w:val="18"/>
                <w:szCs w:val="18"/>
              </w:rPr>
              <w:fldChar w:fldCharType="end"/>
            </w:r>
            <w:r w:rsidR="0000127E" w:rsidRPr="00404E46">
              <w:rPr>
                <w:sz w:val="18"/>
                <w:szCs w:val="18"/>
              </w:rPr>
              <w:t>.</w:t>
            </w:r>
            <w:r w:rsidRPr="00404E46">
              <w:rPr>
                <w:rStyle w:val="AASemiBoldChar"/>
                <w:sz w:val="18"/>
                <w:szCs w:val="18"/>
              </w:rPr>
              <w:t xml:space="preserve"> </w:t>
            </w:r>
            <w:r w:rsidRPr="005F7791">
              <w:rPr>
                <w:sz w:val="18"/>
                <w:szCs w:val="18"/>
              </w:rPr>
              <w:t xml:space="preserve">and </w:t>
            </w:r>
            <w:r w:rsidRPr="005F7791">
              <w:rPr>
                <w:b/>
                <w:sz w:val="18"/>
                <w:szCs w:val="18"/>
              </w:rPr>
              <w:t>report</w:t>
            </w:r>
            <w:r w:rsidRPr="005F7791">
              <w:rPr>
                <w:sz w:val="18"/>
                <w:szCs w:val="18"/>
              </w:rPr>
              <w:t xml:space="preserve"> shall be delivered as part of </w:t>
            </w:r>
            <w:r w:rsidR="0081103D" w:rsidRPr="00404E46">
              <w:rPr>
                <w:rStyle w:val="AAReferencedChar"/>
                <w:sz w:val="18"/>
                <w:szCs w:val="18"/>
              </w:rPr>
              <w:fldChar w:fldCharType="begin"/>
            </w:r>
            <w:r w:rsidR="0081103D" w:rsidRPr="00404E46">
              <w:rPr>
                <w:rStyle w:val="AAReferencedChar"/>
                <w:sz w:val="18"/>
                <w:szCs w:val="18"/>
              </w:rPr>
              <w:instrText xml:space="preserve"> REF _Ref194399548 \h  \* MERGEFORMAT </w:instrText>
            </w:r>
            <w:r w:rsidR="0081103D" w:rsidRPr="00404E46">
              <w:rPr>
                <w:rStyle w:val="AAReferencedChar"/>
                <w:sz w:val="18"/>
                <w:szCs w:val="18"/>
              </w:rPr>
            </w:r>
            <w:r w:rsidR="0081103D" w:rsidRPr="00404E46">
              <w:rPr>
                <w:rStyle w:val="AAReferencedChar"/>
                <w:sz w:val="18"/>
                <w:szCs w:val="18"/>
              </w:rPr>
              <w:fldChar w:fldCharType="separate"/>
            </w:r>
            <w:r w:rsidR="00E67BB8">
              <w:rPr>
                <w:rStyle w:val="AAReferencedChar"/>
                <w:b/>
                <w:bCs/>
                <w:sz w:val="18"/>
                <w:szCs w:val="18"/>
                <w:lang w:val="en-US"/>
              </w:rPr>
              <w:t>Error! Reference source not found.</w:t>
            </w:r>
            <w:r w:rsidR="0081103D" w:rsidRPr="00404E46">
              <w:rPr>
                <w:rStyle w:val="AAReferencedChar"/>
                <w:sz w:val="18"/>
                <w:szCs w:val="18"/>
              </w:rPr>
              <w:fldChar w:fldCharType="end"/>
            </w:r>
            <w:r w:rsidRPr="00404E46">
              <w:rPr>
                <w:sz w:val="18"/>
                <w:szCs w:val="18"/>
              </w:rPr>
              <w:t>.</w:t>
            </w:r>
          </w:p>
        </w:tc>
      </w:tr>
      <w:tr w:rsidR="00006433" w:rsidRPr="00725372" w14:paraId="2450409A" w14:textId="77777777" w:rsidTr="00ED7BC3">
        <w:trPr>
          <w:trHeight w:val="307"/>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1BE9893" w14:textId="77777777" w:rsidR="00006433" w:rsidRPr="00725372" w:rsidRDefault="00006433" w:rsidP="00ED7BC3">
            <w:pPr>
              <w:jc w:val="left"/>
              <w:rPr>
                <w:sz w:val="18"/>
                <w:szCs w:val="18"/>
              </w:rPr>
            </w:pPr>
            <w:r w:rsidRPr="00725372">
              <w:rPr>
                <w:sz w:val="18"/>
                <w:szCs w:val="18"/>
              </w:rPr>
              <w:t>GSHRC-11</w:t>
            </w:r>
          </w:p>
        </w:tc>
        <w:tc>
          <w:tcPr>
            <w:tcW w:w="8100" w:type="dxa"/>
            <w:hideMark/>
          </w:tcPr>
          <w:p w14:paraId="57EFF593" w14:textId="021712BE" w:rsidR="00006433" w:rsidRPr="00404E46"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A</w:t>
            </w:r>
            <w:r w:rsidR="003B47E0" w:rsidRPr="005F7791">
              <w:rPr>
                <w:sz w:val="18"/>
                <w:szCs w:val="18"/>
              </w:rPr>
              <w:t>n</w:t>
            </w:r>
            <w:r w:rsidRPr="005F7791">
              <w:rPr>
                <w:sz w:val="18"/>
                <w:szCs w:val="18"/>
              </w:rPr>
              <w:t xml:space="preserve"> </w:t>
            </w:r>
            <w:r w:rsidR="003B47E0" w:rsidRPr="005F7791">
              <w:rPr>
                <w:b/>
                <w:sz w:val="18"/>
                <w:szCs w:val="18"/>
              </w:rPr>
              <w:t>Interface Simulator</w:t>
            </w:r>
            <w:r w:rsidRPr="005F7791">
              <w:rPr>
                <w:sz w:val="18"/>
                <w:szCs w:val="18"/>
              </w:rPr>
              <w:t xml:space="preserve"> shall be delivered as part of </w:t>
            </w:r>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r>
            <w:r w:rsidR="0081103D" w:rsidRPr="00404E46">
              <w:rPr>
                <w:rStyle w:val="AAReferencedChar"/>
                <w:sz w:val="18"/>
                <w:szCs w:val="18"/>
              </w:rPr>
              <w:fldChar w:fldCharType="separate"/>
            </w:r>
            <w:r w:rsidR="00E67BB8">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404E46">
              <w:rPr>
                <w:sz w:val="18"/>
                <w:szCs w:val="18"/>
              </w:rPr>
              <w:t>.</w:t>
            </w:r>
            <w:r w:rsidR="000C1FE0" w:rsidRPr="00404E46">
              <w:rPr>
                <w:sz w:val="18"/>
                <w:szCs w:val="18"/>
              </w:rPr>
              <w:t xml:space="preserve"> </w:t>
            </w:r>
          </w:p>
          <w:p w14:paraId="2BACEEC2" w14:textId="77777777" w:rsidR="00006433" w:rsidRPr="005F7791" w:rsidRDefault="00006433" w:rsidP="00404E46">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404E46">
              <w:rPr>
                <w:sz w:val="18"/>
                <w:szCs w:val="18"/>
              </w:rPr>
              <w:t>See paragraph Software Change Management for more details</w:t>
            </w:r>
            <w:r w:rsidRPr="005F7791">
              <w:rPr>
                <w:sz w:val="18"/>
                <w:szCs w:val="18"/>
              </w:rPr>
              <w:t>.</w:t>
            </w:r>
          </w:p>
        </w:tc>
      </w:tr>
      <w:tr w:rsidR="00006433" w:rsidRPr="00725372" w14:paraId="612C73F0" w14:textId="77777777" w:rsidTr="00ED7BC3">
        <w:trPr>
          <w:trHeight w:val="4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35CB094C" w14:textId="77777777" w:rsidR="00006433" w:rsidRPr="00725372" w:rsidRDefault="00006433" w:rsidP="00ED7BC3">
            <w:pPr>
              <w:jc w:val="left"/>
              <w:rPr>
                <w:sz w:val="18"/>
                <w:szCs w:val="18"/>
              </w:rPr>
            </w:pPr>
            <w:r w:rsidRPr="00725372">
              <w:rPr>
                <w:sz w:val="18"/>
                <w:szCs w:val="18"/>
              </w:rPr>
              <w:t>GSHRC-12</w:t>
            </w:r>
          </w:p>
        </w:tc>
        <w:tc>
          <w:tcPr>
            <w:tcW w:w="8100" w:type="dxa"/>
            <w:noWrap/>
            <w:hideMark/>
          </w:tcPr>
          <w:p w14:paraId="493068AC" w14:textId="251CDFE7" w:rsidR="00006433" w:rsidRPr="00404E46"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 </w:t>
            </w:r>
            <w:r w:rsidRPr="005F7791">
              <w:rPr>
                <w:b/>
                <w:sz w:val="18"/>
                <w:szCs w:val="18"/>
              </w:rPr>
              <w:t>Test System Description</w:t>
            </w:r>
            <w:r w:rsidRPr="005F7791">
              <w:rPr>
                <w:sz w:val="18"/>
                <w:szCs w:val="18"/>
              </w:rPr>
              <w:t xml:space="preserve"> shall be delivered as part of</w:t>
            </w:r>
            <w:r w:rsidR="000C1FE0" w:rsidRPr="00404E46">
              <w:rPr>
                <w:rStyle w:val="AASemiBol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r>
            <w:r w:rsidR="0081103D" w:rsidRPr="00404E46">
              <w:rPr>
                <w:rStyle w:val="AAReferencedChar"/>
                <w:sz w:val="18"/>
                <w:szCs w:val="18"/>
              </w:rPr>
              <w:fldChar w:fldCharType="separate"/>
            </w:r>
            <w:r w:rsidR="00E67BB8">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404E46">
              <w:rPr>
                <w:sz w:val="18"/>
                <w:szCs w:val="18"/>
              </w:rPr>
              <w:t>.</w:t>
            </w:r>
          </w:p>
        </w:tc>
      </w:tr>
      <w:tr w:rsidR="00006433" w:rsidRPr="00725372" w14:paraId="4D29ACA7" w14:textId="77777777" w:rsidTr="00ED7BC3">
        <w:trPr>
          <w:trHeight w:val="81"/>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016895C8" w14:textId="77777777" w:rsidR="00006433" w:rsidRPr="00725372" w:rsidRDefault="00006433" w:rsidP="00ED7BC3">
            <w:pPr>
              <w:jc w:val="left"/>
              <w:rPr>
                <w:sz w:val="18"/>
                <w:szCs w:val="18"/>
              </w:rPr>
            </w:pPr>
            <w:r w:rsidRPr="00725372">
              <w:rPr>
                <w:sz w:val="18"/>
                <w:szCs w:val="18"/>
              </w:rPr>
              <w:t>GSHRC-13</w:t>
            </w:r>
          </w:p>
        </w:tc>
        <w:tc>
          <w:tcPr>
            <w:tcW w:w="8100" w:type="dxa"/>
            <w:noWrap/>
            <w:hideMark/>
          </w:tcPr>
          <w:p w14:paraId="2446DA19" w14:textId="1E5B4C0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An </w:t>
            </w:r>
            <w:r w:rsidRPr="005F7791">
              <w:rPr>
                <w:b/>
                <w:sz w:val="18"/>
                <w:szCs w:val="18"/>
              </w:rPr>
              <w:t>Interlock Test Plan</w:t>
            </w:r>
            <w:r w:rsidRPr="005F7791">
              <w:rPr>
                <w:sz w:val="18"/>
                <w:szCs w:val="18"/>
              </w:rPr>
              <w:t xml:space="preserve"> shall be delivered as part of</w:t>
            </w:r>
            <w:r w:rsidR="00AC4C04" w:rsidRPr="005F7791">
              <w:rPr>
                <w:rStyle w:val="AASemiBol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_Ref194400300 \h  \* MERGEFORMAT </w:instrText>
            </w:r>
            <w:r w:rsidR="0081103D" w:rsidRPr="00404E46">
              <w:rPr>
                <w:rStyle w:val="AAReferencedChar"/>
                <w:sz w:val="18"/>
                <w:szCs w:val="18"/>
              </w:rPr>
            </w:r>
            <w:r w:rsidR="0081103D" w:rsidRPr="00404E46">
              <w:rPr>
                <w:rStyle w:val="AAReferencedChar"/>
                <w:sz w:val="18"/>
                <w:szCs w:val="18"/>
              </w:rPr>
              <w:fldChar w:fldCharType="separate"/>
            </w:r>
            <w:r w:rsidR="00E67BB8">
              <w:rPr>
                <w:rStyle w:val="AAReferencedChar"/>
                <w:b/>
                <w:bCs/>
                <w:sz w:val="18"/>
                <w:szCs w:val="18"/>
                <w:lang w:val="en-US"/>
              </w:rPr>
              <w:t>Error! Reference source not found.</w:t>
            </w:r>
            <w:r w:rsidR="0081103D" w:rsidRPr="00404E46">
              <w:rPr>
                <w:rStyle w:val="AAReferencedChar"/>
                <w:sz w:val="18"/>
                <w:szCs w:val="18"/>
              </w:rPr>
              <w:fldChar w:fldCharType="end"/>
            </w:r>
            <w:r w:rsidR="0081103D" w:rsidRPr="00404E46">
              <w:rPr>
                <w:sz w:val="18"/>
                <w:szCs w:val="18"/>
              </w:rPr>
              <w:t>.</w:t>
            </w:r>
          </w:p>
        </w:tc>
      </w:tr>
      <w:tr w:rsidR="00006433" w:rsidRPr="00725372" w14:paraId="39D30E93" w14:textId="77777777" w:rsidTr="00ED7BC3">
        <w:trPr>
          <w:trHeight w:val="15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D15128" w14:textId="77777777" w:rsidR="00006433" w:rsidRPr="00725372" w:rsidRDefault="00006433" w:rsidP="00ED7BC3">
            <w:pPr>
              <w:jc w:val="left"/>
              <w:rPr>
                <w:sz w:val="18"/>
                <w:szCs w:val="18"/>
              </w:rPr>
            </w:pPr>
            <w:r w:rsidRPr="00725372">
              <w:rPr>
                <w:sz w:val="18"/>
                <w:szCs w:val="18"/>
              </w:rPr>
              <w:t>GSHRC-14</w:t>
            </w:r>
          </w:p>
        </w:tc>
        <w:tc>
          <w:tcPr>
            <w:tcW w:w="8100" w:type="dxa"/>
            <w:hideMark/>
          </w:tcPr>
          <w:p w14:paraId="43233C74" w14:textId="7752BCB1"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An </w:t>
            </w:r>
            <w:r w:rsidRPr="005F7791">
              <w:rPr>
                <w:b/>
                <w:sz w:val="18"/>
                <w:szCs w:val="18"/>
              </w:rPr>
              <w:t>Interlock</w:t>
            </w:r>
            <w:r w:rsidRPr="005F7791">
              <w:rPr>
                <w:sz w:val="18"/>
                <w:szCs w:val="18"/>
              </w:rPr>
              <w:t xml:space="preserve"> </w:t>
            </w:r>
            <w:r w:rsidRPr="005F7791">
              <w:rPr>
                <w:b/>
                <w:sz w:val="18"/>
                <w:szCs w:val="18"/>
              </w:rPr>
              <w:t>Test Report</w:t>
            </w:r>
            <w:r w:rsidRPr="005F7791">
              <w:rPr>
                <w:sz w:val="18"/>
                <w:szCs w:val="18"/>
              </w:rPr>
              <w:t xml:space="preserve"> shall be delivered as part of</w:t>
            </w:r>
            <w:r w:rsidRPr="00404E46">
              <w:rPr>
                <w:rStyle w:val="AAReferencedChar"/>
                <w:sz w:val="18"/>
                <w:szCs w:val="18"/>
              </w:rPr>
              <w:t xml:space="preserve"> </w:t>
            </w:r>
            <w:r w:rsidR="0081103D" w:rsidRPr="00404E46">
              <w:rPr>
                <w:rStyle w:val="AAReferencedChar"/>
                <w:sz w:val="18"/>
                <w:szCs w:val="18"/>
              </w:rPr>
              <w:fldChar w:fldCharType="begin"/>
            </w:r>
            <w:r w:rsidR="0081103D" w:rsidRPr="00404E46">
              <w:rPr>
                <w:rStyle w:val="AAReferencedChar"/>
                <w:sz w:val="18"/>
                <w:szCs w:val="18"/>
              </w:rPr>
              <w:instrText xml:space="preserve"> REF _Ref194399548 \h  \* MERGEFORMAT </w:instrText>
            </w:r>
            <w:r w:rsidR="0081103D" w:rsidRPr="00404E46">
              <w:rPr>
                <w:rStyle w:val="AAReferencedChar"/>
                <w:sz w:val="18"/>
                <w:szCs w:val="18"/>
              </w:rPr>
            </w:r>
            <w:r w:rsidR="0081103D" w:rsidRPr="00404E46">
              <w:rPr>
                <w:rStyle w:val="AAReferencedChar"/>
                <w:sz w:val="18"/>
                <w:szCs w:val="18"/>
              </w:rPr>
              <w:fldChar w:fldCharType="separate"/>
            </w:r>
            <w:r w:rsidR="00E67BB8">
              <w:rPr>
                <w:rStyle w:val="AAReferencedChar"/>
                <w:b/>
                <w:bCs/>
                <w:sz w:val="18"/>
                <w:szCs w:val="18"/>
                <w:lang w:val="en-US"/>
              </w:rPr>
              <w:t>Error! Reference source not found.</w:t>
            </w:r>
            <w:r w:rsidR="0081103D" w:rsidRPr="00404E46">
              <w:rPr>
                <w:rStyle w:val="AAReferencedChar"/>
                <w:sz w:val="18"/>
                <w:szCs w:val="18"/>
              </w:rPr>
              <w:fldChar w:fldCharType="end"/>
            </w:r>
            <w:r w:rsidRPr="00404E46">
              <w:rPr>
                <w:sz w:val="18"/>
                <w:szCs w:val="18"/>
              </w:rPr>
              <w:t>.</w:t>
            </w:r>
          </w:p>
        </w:tc>
      </w:tr>
      <w:tr w:rsidR="00006433" w:rsidRPr="00725372" w14:paraId="0A00B7F6" w14:textId="77777777" w:rsidTr="00ED7BC3">
        <w:trPr>
          <w:trHeight w:val="177"/>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0E2EE79" w14:textId="77777777" w:rsidR="00006433" w:rsidRPr="00725372" w:rsidRDefault="00006433" w:rsidP="00ED7BC3">
            <w:pPr>
              <w:jc w:val="left"/>
              <w:rPr>
                <w:sz w:val="18"/>
                <w:szCs w:val="18"/>
              </w:rPr>
            </w:pPr>
            <w:r w:rsidRPr="00725372">
              <w:rPr>
                <w:sz w:val="18"/>
                <w:szCs w:val="18"/>
              </w:rPr>
              <w:t>GSHRC-15</w:t>
            </w:r>
          </w:p>
        </w:tc>
        <w:tc>
          <w:tcPr>
            <w:tcW w:w="8100" w:type="dxa"/>
            <w:hideMark/>
          </w:tcPr>
          <w:p w14:paraId="4FA50D6C" w14:textId="3F95A2A3" w:rsidR="00006433" w:rsidRPr="005F7791" w:rsidRDefault="000C1FE0" w:rsidP="00404E46">
            <w:pPr>
              <w:cnfStyle w:val="000000000000" w:firstRow="0" w:lastRow="0" w:firstColumn="0" w:lastColumn="0" w:oddVBand="0" w:evenVBand="0" w:oddHBand="0" w:evenHBand="0" w:firstRowFirstColumn="0" w:firstRowLastColumn="0" w:lastRowFirstColumn="0" w:lastRowLastColumn="0"/>
              <w:rPr>
                <w:sz w:val="18"/>
                <w:szCs w:val="18"/>
              </w:rPr>
            </w:pPr>
            <w:r w:rsidRPr="00404E46">
              <w:rPr>
                <w:b/>
                <w:sz w:val="18"/>
                <w:szCs w:val="18"/>
              </w:rPr>
              <w:t>Not Applicable</w:t>
            </w:r>
            <w:r w:rsidR="00006433" w:rsidRPr="005F7791">
              <w:rPr>
                <w:sz w:val="18"/>
                <w:szCs w:val="18"/>
              </w:rPr>
              <w:t xml:space="preserve">. </w:t>
            </w:r>
            <w:r w:rsidR="003B47E0" w:rsidRPr="005F7791">
              <w:rPr>
                <w:sz w:val="18"/>
                <w:szCs w:val="18"/>
              </w:rPr>
              <w:t xml:space="preserve">Not a deliverable. </w:t>
            </w:r>
            <w:r w:rsidR="00006433" w:rsidRPr="00404E46">
              <w:rPr>
                <w:sz w:val="18"/>
                <w:szCs w:val="18"/>
              </w:rPr>
              <w:t>See paragraph Software Change Management for more details.</w:t>
            </w:r>
          </w:p>
        </w:tc>
      </w:tr>
      <w:tr w:rsidR="00006433" w:rsidRPr="00725372" w14:paraId="3C3A9299"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89E1608" w14:textId="77777777" w:rsidR="00006433" w:rsidRPr="00725372" w:rsidRDefault="00006433" w:rsidP="00ED7BC3">
            <w:pPr>
              <w:jc w:val="left"/>
              <w:rPr>
                <w:sz w:val="18"/>
                <w:szCs w:val="18"/>
              </w:rPr>
            </w:pPr>
            <w:r w:rsidRPr="00725372">
              <w:rPr>
                <w:sz w:val="18"/>
                <w:szCs w:val="18"/>
              </w:rPr>
              <w:t>GSHRC-16</w:t>
            </w:r>
          </w:p>
        </w:tc>
        <w:tc>
          <w:tcPr>
            <w:tcW w:w="8100" w:type="dxa"/>
            <w:noWrap/>
            <w:hideMark/>
          </w:tcPr>
          <w:p w14:paraId="43C01D8D" w14:textId="18F78E33" w:rsidR="00006433" w:rsidRPr="005F7791" w:rsidRDefault="003B47E0">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00006433" w:rsidRPr="005F7791">
              <w:rPr>
                <w:sz w:val="18"/>
                <w:szCs w:val="18"/>
              </w:rPr>
              <w:t>.</w:t>
            </w:r>
            <w:r w:rsidR="001069D5" w:rsidRPr="005F7791">
              <w:rPr>
                <w:sz w:val="18"/>
                <w:szCs w:val="18"/>
              </w:rPr>
              <w:t xml:space="preserve"> Description of the used internally used test system required</w:t>
            </w:r>
            <w:r w:rsidR="005F7791" w:rsidRPr="005F7791">
              <w:rPr>
                <w:sz w:val="18"/>
                <w:szCs w:val="18"/>
              </w:rPr>
              <w:t xml:space="preserve"> by applicant</w:t>
            </w:r>
            <w:r w:rsidR="001069D5" w:rsidRPr="005F7791">
              <w:rPr>
                <w:sz w:val="18"/>
                <w:szCs w:val="18"/>
              </w:rPr>
              <w:t>.</w:t>
            </w:r>
          </w:p>
        </w:tc>
      </w:tr>
      <w:tr w:rsidR="00006433" w:rsidRPr="00725372" w14:paraId="53831740" w14:textId="77777777" w:rsidTr="00ED7BC3">
        <w:trPr>
          <w:trHeight w:val="92"/>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E16D266" w14:textId="77777777" w:rsidR="00006433" w:rsidRPr="00725372" w:rsidRDefault="00006433" w:rsidP="00ED7BC3">
            <w:pPr>
              <w:jc w:val="left"/>
              <w:rPr>
                <w:sz w:val="18"/>
                <w:szCs w:val="18"/>
              </w:rPr>
            </w:pPr>
            <w:r w:rsidRPr="00725372">
              <w:rPr>
                <w:sz w:val="18"/>
                <w:szCs w:val="18"/>
              </w:rPr>
              <w:t>GSHRC-17</w:t>
            </w:r>
          </w:p>
        </w:tc>
        <w:tc>
          <w:tcPr>
            <w:tcW w:w="8100" w:type="dxa"/>
            <w:hideMark/>
          </w:tcPr>
          <w:p w14:paraId="3C924C3A" w14:textId="75ABB099" w:rsidR="00006433" w:rsidRPr="005F7791" w:rsidRDefault="00006433">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Granting a license</w:t>
            </w:r>
            <w:r w:rsidRPr="005F7791">
              <w:rPr>
                <w:sz w:val="18"/>
                <w:szCs w:val="18"/>
              </w:rPr>
              <w:t xml:space="preserve"> for </w:t>
            </w:r>
            <w:r w:rsidRPr="005F7791">
              <w:rPr>
                <w:b/>
                <w:sz w:val="18"/>
                <w:szCs w:val="18"/>
              </w:rPr>
              <w:t>background</w:t>
            </w:r>
            <w:r w:rsidRPr="005F7791">
              <w:rPr>
                <w:sz w:val="18"/>
                <w:szCs w:val="18"/>
              </w:rPr>
              <w:t xml:space="preserve"> materials is applicable and shall be delivered as part of</w:t>
            </w:r>
            <w:r w:rsidR="005F7791" w:rsidRPr="005F7791">
              <w:rPr>
                <w:sz w:val="18"/>
                <w:szCs w:val="18"/>
              </w:rPr>
              <w:t xml:space="preserve"> </w:t>
            </w:r>
            <w:r w:rsidR="005F7791" w:rsidRPr="00404E46">
              <w:rPr>
                <w:rStyle w:val="AAReferencedChar"/>
                <w:sz w:val="18"/>
              </w:rPr>
              <w:fldChar w:fldCharType="begin"/>
            </w:r>
            <w:r w:rsidR="005F7791" w:rsidRPr="00404E46">
              <w:rPr>
                <w:rStyle w:val="AAReferencedChar"/>
                <w:sz w:val="18"/>
              </w:rPr>
              <w:instrText xml:space="preserve"> REF _Ref194399444 \h </w:instrText>
            </w:r>
            <w:r w:rsidR="005F7791" w:rsidRPr="00404E46">
              <w:rPr>
                <w:rStyle w:val="AAReferencedChar"/>
                <w:sz w:val="18"/>
                <w:szCs w:val="18"/>
              </w:rPr>
              <w:instrText xml:space="preserve"> \* MERGEFORMAT </w:instrText>
            </w:r>
            <w:r w:rsidR="005F7791" w:rsidRPr="00404E46">
              <w:rPr>
                <w:rStyle w:val="AAReferencedChar"/>
                <w:sz w:val="18"/>
              </w:rPr>
            </w:r>
            <w:r w:rsidR="005F7791" w:rsidRPr="00404E46">
              <w:rPr>
                <w:rStyle w:val="AAReferencedChar"/>
                <w:sz w:val="18"/>
              </w:rPr>
              <w:fldChar w:fldCharType="separate"/>
            </w:r>
            <w:r w:rsidR="00E67BB8">
              <w:rPr>
                <w:rStyle w:val="AAReferencedChar"/>
                <w:b/>
                <w:bCs/>
                <w:sz w:val="18"/>
                <w:lang w:val="en-US"/>
              </w:rPr>
              <w:t>Error! Reference source not found.</w:t>
            </w:r>
            <w:r w:rsidR="005F7791" w:rsidRPr="00404E46">
              <w:rPr>
                <w:rStyle w:val="AAReferencedChar"/>
                <w:sz w:val="18"/>
              </w:rPr>
              <w:fldChar w:fldCharType="end"/>
            </w:r>
            <w:r w:rsidRPr="00404E46">
              <w:rPr>
                <w:sz w:val="18"/>
                <w:szCs w:val="18"/>
              </w:rPr>
              <w:t>.</w:t>
            </w:r>
          </w:p>
        </w:tc>
      </w:tr>
      <w:tr w:rsidR="00006433" w:rsidRPr="00725372" w14:paraId="3AE08BC6"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671FC558" w14:textId="77777777" w:rsidR="00006433" w:rsidRPr="00725372" w:rsidRDefault="00006433" w:rsidP="00ED7BC3">
            <w:pPr>
              <w:jc w:val="left"/>
              <w:rPr>
                <w:sz w:val="18"/>
                <w:szCs w:val="18"/>
              </w:rPr>
            </w:pPr>
            <w:r w:rsidRPr="00725372">
              <w:rPr>
                <w:sz w:val="18"/>
                <w:szCs w:val="18"/>
              </w:rPr>
              <w:t>GSHRC-18</w:t>
            </w:r>
          </w:p>
        </w:tc>
        <w:tc>
          <w:tcPr>
            <w:tcW w:w="8100" w:type="dxa"/>
            <w:noWrap/>
            <w:hideMark/>
          </w:tcPr>
          <w:p w14:paraId="48E2ABAB" w14:textId="2D83DBC1"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Delivery of the </w:t>
            </w:r>
            <w:r w:rsidRPr="005F7791">
              <w:rPr>
                <w:b/>
                <w:sz w:val="18"/>
                <w:szCs w:val="18"/>
              </w:rPr>
              <w:t>background materials</w:t>
            </w:r>
            <w:r w:rsidRPr="005F7791">
              <w:rPr>
                <w:sz w:val="18"/>
                <w:szCs w:val="18"/>
              </w:rPr>
              <w:t xml:space="preserve"> shall be done before </w:t>
            </w:r>
            <w:r w:rsidR="005F7791" w:rsidRPr="00404E46">
              <w:rPr>
                <w:rStyle w:val="AAReferencedChar"/>
                <w:sz w:val="18"/>
                <w:szCs w:val="18"/>
              </w:rPr>
              <w:fldChar w:fldCharType="begin"/>
            </w:r>
            <w:r w:rsidR="005F7791" w:rsidRPr="00404E46">
              <w:rPr>
                <w:rStyle w:val="AAReferencedChar"/>
                <w:sz w:val="18"/>
                <w:szCs w:val="18"/>
              </w:rPr>
              <w:instrText xml:space="preserve"> REF _Ref194399444 \h  \* MERGEFORMAT </w:instrText>
            </w:r>
            <w:r w:rsidR="005F7791" w:rsidRPr="00404E46">
              <w:rPr>
                <w:rStyle w:val="AAReferencedChar"/>
                <w:sz w:val="18"/>
                <w:szCs w:val="18"/>
              </w:rPr>
            </w:r>
            <w:r w:rsidR="005F7791" w:rsidRPr="00404E46">
              <w:rPr>
                <w:rStyle w:val="AAReferencedChar"/>
                <w:sz w:val="18"/>
                <w:szCs w:val="18"/>
              </w:rPr>
              <w:fldChar w:fldCharType="separate"/>
            </w:r>
            <w:r w:rsidR="00E67BB8">
              <w:rPr>
                <w:rStyle w:val="AAReferencedChar"/>
                <w:b/>
                <w:bCs/>
                <w:sz w:val="18"/>
                <w:szCs w:val="18"/>
                <w:lang w:val="en-US"/>
              </w:rPr>
              <w:t>Error! Reference source not found.</w:t>
            </w:r>
            <w:r w:rsidR="005F7791" w:rsidRPr="00404E46">
              <w:rPr>
                <w:rStyle w:val="AAReferencedChar"/>
                <w:sz w:val="18"/>
                <w:szCs w:val="18"/>
              </w:rPr>
              <w:fldChar w:fldCharType="end"/>
            </w:r>
            <w:r w:rsidR="005F7791" w:rsidRPr="00404E46">
              <w:rPr>
                <w:sz w:val="18"/>
                <w:szCs w:val="18"/>
              </w:rPr>
              <w:t>.</w:t>
            </w:r>
          </w:p>
        </w:tc>
      </w:tr>
      <w:tr w:rsidR="00006433" w:rsidRPr="00725372" w14:paraId="4A5B44B8"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35EFDCD" w14:textId="77777777" w:rsidR="00006433" w:rsidRPr="00725372" w:rsidRDefault="00006433" w:rsidP="00ED7BC3">
            <w:pPr>
              <w:jc w:val="left"/>
              <w:rPr>
                <w:sz w:val="18"/>
                <w:szCs w:val="18"/>
              </w:rPr>
            </w:pPr>
            <w:r w:rsidRPr="00725372">
              <w:rPr>
                <w:sz w:val="18"/>
                <w:szCs w:val="18"/>
              </w:rPr>
              <w:t>GSHRC-19</w:t>
            </w:r>
          </w:p>
        </w:tc>
        <w:tc>
          <w:tcPr>
            <w:tcW w:w="8100" w:type="dxa"/>
            <w:noWrap/>
            <w:hideMark/>
          </w:tcPr>
          <w:p w14:paraId="7E3B7743"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Updates of Background materials</w:t>
            </w:r>
            <w:r w:rsidRPr="005F7791">
              <w:rPr>
                <w:sz w:val="18"/>
                <w:szCs w:val="18"/>
              </w:rPr>
              <w:t xml:space="preserve"> are applicable up to the end of the </w:t>
            </w:r>
            <w:r w:rsidRPr="00404E46">
              <w:rPr>
                <w:sz w:val="18"/>
                <w:szCs w:val="18"/>
              </w:rPr>
              <w:t>Warranty period</w:t>
            </w:r>
            <w:r w:rsidRPr="005F7791">
              <w:rPr>
                <w:sz w:val="18"/>
                <w:szCs w:val="18"/>
              </w:rPr>
              <w:t>.</w:t>
            </w:r>
          </w:p>
        </w:tc>
      </w:tr>
      <w:tr w:rsidR="00006433" w:rsidRPr="00725372" w14:paraId="4993BD16" w14:textId="77777777" w:rsidTr="00ED7BC3">
        <w:trPr>
          <w:trHeight w:val="4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A681898" w14:textId="77777777" w:rsidR="00006433" w:rsidRPr="00725372" w:rsidRDefault="00006433" w:rsidP="00ED7BC3">
            <w:pPr>
              <w:jc w:val="left"/>
              <w:rPr>
                <w:sz w:val="18"/>
                <w:szCs w:val="18"/>
              </w:rPr>
            </w:pPr>
            <w:r w:rsidRPr="00725372">
              <w:rPr>
                <w:sz w:val="18"/>
                <w:szCs w:val="18"/>
              </w:rPr>
              <w:t>GSHRC-20</w:t>
            </w:r>
          </w:p>
        </w:tc>
        <w:tc>
          <w:tcPr>
            <w:tcW w:w="8100" w:type="dxa"/>
            <w:hideMark/>
          </w:tcPr>
          <w:p w14:paraId="76843936" w14:textId="5461D7BD" w:rsidR="00006433" w:rsidRPr="005F7791" w:rsidRDefault="00006433">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Granting a license</w:t>
            </w:r>
            <w:r w:rsidRPr="005F7791">
              <w:rPr>
                <w:sz w:val="18"/>
                <w:szCs w:val="18"/>
              </w:rPr>
              <w:t xml:space="preserve"> for </w:t>
            </w:r>
            <w:r w:rsidRPr="005F7791">
              <w:rPr>
                <w:b/>
                <w:sz w:val="18"/>
                <w:szCs w:val="18"/>
              </w:rPr>
              <w:t>foreground</w:t>
            </w:r>
            <w:r w:rsidRPr="005F7791">
              <w:rPr>
                <w:sz w:val="18"/>
                <w:szCs w:val="18"/>
              </w:rPr>
              <w:t xml:space="preserve"> materials is applicable and shall be delivered as part of</w:t>
            </w:r>
            <w:r w:rsidR="005F7791" w:rsidRPr="005F7791">
              <w:rPr>
                <w:sz w:val="18"/>
                <w:szCs w:val="18"/>
              </w:rPr>
              <w:t xml:space="preserve"> </w:t>
            </w:r>
            <w:r w:rsidR="005F7791" w:rsidRPr="00404E46">
              <w:rPr>
                <w:rStyle w:val="AAReferencedChar"/>
                <w:sz w:val="18"/>
                <w:szCs w:val="18"/>
              </w:rPr>
              <w:fldChar w:fldCharType="begin"/>
            </w:r>
            <w:r w:rsidR="005F7791" w:rsidRPr="00404E46">
              <w:rPr>
                <w:rStyle w:val="AAReferencedChar"/>
                <w:sz w:val="18"/>
                <w:szCs w:val="18"/>
              </w:rPr>
              <w:instrText xml:space="preserve"> REF _Ref194399444 \h  \* MERGEFORMAT </w:instrText>
            </w:r>
            <w:r w:rsidR="005F7791" w:rsidRPr="00404E46">
              <w:rPr>
                <w:rStyle w:val="AAReferencedChar"/>
                <w:sz w:val="18"/>
                <w:szCs w:val="18"/>
              </w:rPr>
            </w:r>
            <w:r w:rsidR="005F7791" w:rsidRPr="00404E46">
              <w:rPr>
                <w:rStyle w:val="AAReferencedChar"/>
                <w:sz w:val="18"/>
                <w:szCs w:val="18"/>
              </w:rPr>
              <w:fldChar w:fldCharType="separate"/>
            </w:r>
            <w:r w:rsidR="00E67BB8">
              <w:rPr>
                <w:rStyle w:val="AAReferencedChar"/>
                <w:b/>
                <w:bCs/>
                <w:sz w:val="18"/>
                <w:szCs w:val="18"/>
                <w:lang w:val="en-US"/>
              </w:rPr>
              <w:t>Error! Reference source not found.</w:t>
            </w:r>
            <w:r w:rsidR="005F7791" w:rsidRPr="00404E46">
              <w:rPr>
                <w:rStyle w:val="AAReferencedChar"/>
                <w:sz w:val="18"/>
                <w:szCs w:val="18"/>
              </w:rPr>
              <w:fldChar w:fldCharType="end"/>
            </w:r>
            <w:r w:rsidR="005F7791" w:rsidRPr="00404E46">
              <w:rPr>
                <w:sz w:val="18"/>
                <w:szCs w:val="18"/>
              </w:rPr>
              <w:t>.</w:t>
            </w:r>
            <w:r w:rsidRPr="00404E46">
              <w:rPr>
                <w:sz w:val="18"/>
                <w:szCs w:val="18"/>
              </w:rPr>
              <w:t>.</w:t>
            </w:r>
          </w:p>
        </w:tc>
      </w:tr>
      <w:tr w:rsidR="00006433" w:rsidRPr="00725372" w14:paraId="20D6EB03"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3C9C132" w14:textId="77777777" w:rsidR="00006433" w:rsidRPr="00725372" w:rsidRDefault="00006433" w:rsidP="00ED7BC3">
            <w:pPr>
              <w:jc w:val="left"/>
              <w:rPr>
                <w:sz w:val="18"/>
                <w:szCs w:val="18"/>
              </w:rPr>
            </w:pPr>
            <w:r w:rsidRPr="00725372">
              <w:rPr>
                <w:sz w:val="18"/>
                <w:szCs w:val="18"/>
              </w:rPr>
              <w:t>GSHRC-21</w:t>
            </w:r>
          </w:p>
        </w:tc>
        <w:tc>
          <w:tcPr>
            <w:tcW w:w="8100" w:type="dxa"/>
            <w:noWrap/>
            <w:hideMark/>
          </w:tcPr>
          <w:p w14:paraId="2E056A97" w14:textId="67D527B4" w:rsidR="00006433" w:rsidRPr="005F7791" w:rsidRDefault="00006433" w:rsidP="00235258">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Delivery of the </w:t>
            </w:r>
            <w:r w:rsidRPr="005F7791">
              <w:rPr>
                <w:b/>
                <w:sz w:val="18"/>
                <w:szCs w:val="18"/>
              </w:rPr>
              <w:t>foreground materials</w:t>
            </w:r>
            <w:r w:rsidRPr="005F7791">
              <w:rPr>
                <w:sz w:val="18"/>
                <w:szCs w:val="18"/>
              </w:rPr>
              <w:t xml:space="preserve"> shall be done </w:t>
            </w:r>
          </w:p>
        </w:tc>
      </w:tr>
      <w:tr w:rsidR="00006433" w:rsidRPr="00725372" w14:paraId="04274B4D"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002A8DB" w14:textId="77777777" w:rsidR="00006433" w:rsidRPr="00725372" w:rsidRDefault="00006433" w:rsidP="00ED7BC3">
            <w:pPr>
              <w:jc w:val="left"/>
              <w:rPr>
                <w:sz w:val="18"/>
                <w:szCs w:val="18"/>
              </w:rPr>
            </w:pPr>
            <w:r w:rsidRPr="00725372">
              <w:rPr>
                <w:sz w:val="18"/>
                <w:szCs w:val="18"/>
              </w:rPr>
              <w:t>GSHRC-22</w:t>
            </w:r>
          </w:p>
        </w:tc>
        <w:tc>
          <w:tcPr>
            <w:tcW w:w="8100" w:type="dxa"/>
            <w:noWrap/>
            <w:hideMark/>
          </w:tcPr>
          <w:p w14:paraId="3114C070"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Updates of foreground materials</w:t>
            </w:r>
            <w:r w:rsidRPr="005F7791">
              <w:rPr>
                <w:sz w:val="18"/>
                <w:szCs w:val="18"/>
              </w:rPr>
              <w:t xml:space="preserve"> are applicable up to the end of the </w:t>
            </w:r>
            <w:r w:rsidRPr="00235258">
              <w:rPr>
                <w:sz w:val="18"/>
                <w:szCs w:val="18"/>
              </w:rPr>
              <w:t>Warranty period.</w:t>
            </w:r>
          </w:p>
        </w:tc>
      </w:tr>
      <w:tr w:rsidR="00006433" w:rsidRPr="00725372" w14:paraId="3AC78174"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2808ECE" w14:textId="77777777" w:rsidR="00006433" w:rsidRPr="00725372" w:rsidRDefault="00006433" w:rsidP="00ED7BC3">
            <w:pPr>
              <w:jc w:val="left"/>
              <w:rPr>
                <w:sz w:val="18"/>
                <w:szCs w:val="18"/>
              </w:rPr>
            </w:pPr>
            <w:r w:rsidRPr="00725372">
              <w:rPr>
                <w:sz w:val="18"/>
                <w:szCs w:val="18"/>
              </w:rPr>
              <w:t>GSHRC-23</w:t>
            </w:r>
          </w:p>
        </w:tc>
        <w:tc>
          <w:tcPr>
            <w:tcW w:w="8100" w:type="dxa"/>
            <w:noWrap/>
            <w:hideMark/>
          </w:tcPr>
          <w:p w14:paraId="48F359C4" w14:textId="77777777" w:rsidR="00006433" w:rsidRPr="005F7791" w:rsidRDefault="00006433" w:rsidP="002B6EDD">
            <w:pPr>
              <w:tabs>
                <w:tab w:val="left" w:pos="899"/>
              </w:tabs>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Restrictions on use of specific open-source licenses for SW/HW Materials</w:t>
            </w:r>
          </w:p>
        </w:tc>
      </w:tr>
      <w:tr w:rsidR="00006433" w:rsidRPr="00725372" w14:paraId="5007F7C0" w14:textId="77777777" w:rsidTr="00ED7BC3">
        <w:trPr>
          <w:trHeight w:val="4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2BE2366" w14:textId="77777777" w:rsidR="00006433" w:rsidRPr="00725372" w:rsidRDefault="00006433" w:rsidP="00ED7BC3">
            <w:pPr>
              <w:jc w:val="left"/>
              <w:rPr>
                <w:sz w:val="18"/>
                <w:szCs w:val="18"/>
              </w:rPr>
            </w:pPr>
            <w:r w:rsidRPr="00725372">
              <w:rPr>
                <w:sz w:val="18"/>
                <w:szCs w:val="18"/>
              </w:rPr>
              <w:t>GSHRC-24</w:t>
            </w:r>
          </w:p>
        </w:tc>
        <w:tc>
          <w:tcPr>
            <w:tcW w:w="8100" w:type="dxa"/>
            <w:hideMark/>
          </w:tcPr>
          <w:p w14:paraId="2360B4E2"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Restrictions on open-source licenses for combined work</w:t>
            </w:r>
          </w:p>
        </w:tc>
      </w:tr>
      <w:tr w:rsidR="00006433" w:rsidRPr="00725372" w14:paraId="56D1BD5F" w14:textId="77777777" w:rsidTr="00ED7BC3">
        <w:trPr>
          <w:trHeight w:val="106"/>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CB85CB0" w14:textId="77777777" w:rsidR="00006433" w:rsidRPr="00725372" w:rsidRDefault="00006433" w:rsidP="00ED7BC3">
            <w:pPr>
              <w:jc w:val="left"/>
              <w:rPr>
                <w:sz w:val="18"/>
                <w:szCs w:val="18"/>
              </w:rPr>
            </w:pPr>
            <w:r w:rsidRPr="00725372">
              <w:rPr>
                <w:sz w:val="18"/>
                <w:szCs w:val="18"/>
              </w:rPr>
              <w:t>GSHRC-25</w:t>
            </w:r>
          </w:p>
        </w:tc>
        <w:tc>
          <w:tcPr>
            <w:tcW w:w="8100" w:type="dxa"/>
            <w:noWrap/>
            <w:hideMark/>
          </w:tcPr>
          <w:p w14:paraId="27C8A0E8"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Inventory must be provided with each Release Note</w:t>
            </w:r>
          </w:p>
        </w:tc>
      </w:tr>
      <w:tr w:rsidR="00006433" w:rsidRPr="00725372" w14:paraId="6B60082D"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75ABE3A" w14:textId="77777777" w:rsidR="00006433" w:rsidRPr="00725372" w:rsidRDefault="00006433" w:rsidP="00ED7BC3">
            <w:pPr>
              <w:jc w:val="left"/>
              <w:rPr>
                <w:sz w:val="18"/>
                <w:szCs w:val="18"/>
              </w:rPr>
            </w:pPr>
            <w:r w:rsidRPr="00725372">
              <w:rPr>
                <w:sz w:val="18"/>
                <w:szCs w:val="18"/>
              </w:rPr>
              <w:t>GSHRC-26</w:t>
            </w:r>
          </w:p>
        </w:tc>
        <w:tc>
          <w:tcPr>
            <w:tcW w:w="8100" w:type="dxa"/>
            <w:noWrap/>
            <w:hideMark/>
          </w:tcPr>
          <w:p w14:paraId="7F40934E"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Sublicense(s) for intended use</w:t>
            </w:r>
          </w:p>
        </w:tc>
      </w:tr>
      <w:tr w:rsidR="00006433" w:rsidRPr="00725372" w14:paraId="18A2FB62" w14:textId="77777777" w:rsidTr="00ED7BC3">
        <w:trPr>
          <w:trHeight w:val="141"/>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E269577" w14:textId="77777777" w:rsidR="00006433" w:rsidRPr="00725372" w:rsidRDefault="00006433" w:rsidP="00ED7BC3">
            <w:pPr>
              <w:jc w:val="left"/>
              <w:rPr>
                <w:sz w:val="18"/>
                <w:szCs w:val="18"/>
              </w:rPr>
            </w:pPr>
            <w:r w:rsidRPr="00725372">
              <w:rPr>
                <w:sz w:val="18"/>
                <w:szCs w:val="18"/>
              </w:rPr>
              <w:t>GSHRC-27</w:t>
            </w:r>
          </w:p>
        </w:tc>
        <w:tc>
          <w:tcPr>
            <w:tcW w:w="8100" w:type="dxa"/>
            <w:noWrap/>
            <w:hideMark/>
          </w:tcPr>
          <w:p w14:paraId="0940DE76"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w:t>
            </w:r>
            <w:r w:rsidRPr="005F7791">
              <w:rPr>
                <w:b/>
                <w:sz w:val="18"/>
                <w:szCs w:val="18"/>
              </w:rPr>
              <w:t>warranty</w:t>
            </w:r>
          </w:p>
        </w:tc>
      </w:tr>
      <w:tr w:rsidR="00006433" w:rsidRPr="00725372" w14:paraId="75D6F23D"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3F92A004" w14:textId="77777777" w:rsidR="00006433" w:rsidRPr="00725372" w:rsidRDefault="00006433" w:rsidP="00ED7BC3">
            <w:pPr>
              <w:jc w:val="left"/>
              <w:rPr>
                <w:sz w:val="18"/>
                <w:szCs w:val="18"/>
              </w:rPr>
            </w:pPr>
            <w:r w:rsidRPr="00725372">
              <w:rPr>
                <w:sz w:val="18"/>
                <w:szCs w:val="18"/>
              </w:rPr>
              <w:t>GSHRC-28</w:t>
            </w:r>
          </w:p>
        </w:tc>
        <w:tc>
          <w:tcPr>
            <w:tcW w:w="8100" w:type="dxa"/>
            <w:noWrap/>
            <w:hideMark/>
          </w:tcPr>
          <w:p w14:paraId="771182E1"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 xml:space="preserve">Applicable: </w:t>
            </w:r>
            <w:r w:rsidRPr="005F7791">
              <w:rPr>
                <w:b/>
                <w:sz w:val="18"/>
                <w:szCs w:val="18"/>
              </w:rPr>
              <w:t>Escrow</w:t>
            </w:r>
          </w:p>
        </w:tc>
      </w:tr>
      <w:tr w:rsidR="00006433" w:rsidRPr="00725372" w14:paraId="4181C7E1"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17FBC8" w14:textId="77777777" w:rsidR="00006433" w:rsidRPr="00725372" w:rsidRDefault="00006433" w:rsidP="00ED7BC3">
            <w:pPr>
              <w:jc w:val="left"/>
              <w:rPr>
                <w:sz w:val="18"/>
                <w:szCs w:val="18"/>
              </w:rPr>
            </w:pPr>
            <w:r w:rsidRPr="00725372">
              <w:rPr>
                <w:sz w:val="18"/>
                <w:szCs w:val="18"/>
              </w:rPr>
              <w:t>GSHRC-29</w:t>
            </w:r>
          </w:p>
        </w:tc>
        <w:tc>
          <w:tcPr>
            <w:tcW w:w="8100" w:type="dxa"/>
            <w:noWrap/>
            <w:hideMark/>
          </w:tcPr>
          <w:p w14:paraId="7D22F79A"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Updates of Escrow Materials must be promptly deposited if changes occur.</w:t>
            </w:r>
          </w:p>
        </w:tc>
      </w:tr>
      <w:tr w:rsidR="00006433" w:rsidRPr="00725372" w14:paraId="28806775"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2ADDE32C" w14:textId="77777777" w:rsidR="00006433" w:rsidRPr="00725372" w:rsidRDefault="00006433" w:rsidP="00ED7BC3">
            <w:pPr>
              <w:jc w:val="left"/>
              <w:rPr>
                <w:sz w:val="18"/>
                <w:szCs w:val="18"/>
              </w:rPr>
            </w:pPr>
            <w:r w:rsidRPr="00725372">
              <w:rPr>
                <w:sz w:val="18"/>
                <w:szCs w:val="18"/>
              </w:rPr>
              <w:t>GSHRC-30</w:t>
            </w:r>
          </w:p>
        </w:tc>
        <w:tc>
          <w:tcPr>
            <w:tcW w:w="8100" w:type="dxa"/>
            <w:noWrap/>
            <w:hideMark/>
          </w:tcPr>
          <w:p w14:paraId="1D60E00F"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Upkeep of escrow is required, and fees are paid by SCK CEN.</w:t>
            </w:r>
          </w:p>
        </w:tc>
      </w:tr>
      <w:tr w:rsidR="00006433" w:rsidRPr="00725372" w14:paraId="5E7CD9C9"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610DBC55" w14:textId="77777777" w:rsidR="00006433" w:rsidRPr="00725372" w:rsidRDefault="00006433" w:rsidP="00ED7BC3">
            <w:pPr>
              <w:jc w:val="left"/>
              <w:rPr>
                <w:sz w:val="18"/>
                <w:szCs w:val="18"/>
              </w:rPr>
            </w:pPr>
            <w:r w:rsidRPr="00725372">
              <w:rPr>
                <w:sz w:val="18"/>
                <w:szCs w:val="18"/>
              </w:rPr>
              <w:t>GSHRC-31</w:t>
            </w:r>
          </w:p>
        </w:tc>
        <w:tc>
          <w:tcPr>
            <w:tcW w:w="8100" w:type="dxa"/>
            <w:noWrap/>
            <w:hideMark/>
          </w:tcPr>
          <w:p w14:paraId="66FEF7FF"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secure software development must be provided.</w:t>
            </w:r>
          </w:p>
        </w:tc>
      </w:tr>
      <w:tr w:rsidR="00006433" w:rsidRPr="00725372" w14:paraId="11125BB7"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6BBE04A" w14:textId="77777777" w:rsidR="00006433" w:rsidRPr="00725372" w:rsidRDefault="00006433" w:rsidP="00ED7BC3">
            <w:pPr>
              <w:jc w:val="left"/>
              <w:rPr>
                <w:sz w:val="18"/>
                <w:szCs w:val="18"/>
              </w:rPr>
            </w:pPr>
            <w:r w:rsidRPr="00725372">
              <w:rPr>
                <w:sz w:val="18"/>
                <w:szCs w:val="18"/>
              </w:rPr>
              <w:t>GSHRC-32</w:t>
            </w:r>
          </w:p>
        </w:tc>
        <w:tc>
          <w:tcPr>
            <w:tcW w:w="8100" w:type="dxa"/>
            <w:noWrap/>
            <w:hideMark/>
          </w:tcPr>
          <w:p w14:paraId="209862C8"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Delivery of secure software is required with no known exploitable vulnerabilities.</w:t>
            </w:r>
          </w:p>
        </w:tc>
      </w:tr>
      <w:tr w:rsidR="00006433" w:rsidRPr="00725372" w14:paraId="0E3364AA" w14:textId="77777777" w:rsidTr="00ED7BC3">
        <w:trPr>
          <w:trHeight w:val="29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085532C8" w14:textId="77777777" w:rsidR="00006433" w:rsidRPr="00725372" w:rsidRDefault="00006433" w:rsidP="00ED7BC3">
            <w:pPr>
              <w:jc w:val="left"/>
              <w:rPr>
                <w:sz w:val="18"/>
                <w:szCs w:val="18"/>
              </w:rPr>
            </w:pPr>
            <w:r w:rsidRPr="00725372">
              <w:rPr>
                <w:sz w:val="18"/>
                <w:szCs w:val="18"/>
              </w:rPr>
              <w:t>GSHRC-33</w:t>
            </w:r>
          </w:p>
        </w:tc>
        <w:tc>
          <w:tcPr>
            <w:tcW w:w="8100" w:type="dxa"/>
            <w:hideMark/>
          </w:tcPr>
          <w:p w14:paraId="4789D814"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Default configuration must be secure.</w:t>
            </w:r>
          </w:p>
        </w:tc>
      </w:tr>
      <w:tr w:rsidR="00006433" w:rsidRPr="00725372" w14:paraId="2E99AE0D"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64A988B9" w14:textId="77777777" w:rsidR="00006433" w:rsidRPr="00725372" w:rsidRDefault="00006433" w:rsidP="00ED7BC3">
            <w:pPr>
              <w:jc w:val="left"/>
              <w:rPr>
                <w:sz w:val="18"/>
                <w:szCs w:val="18"/>
              </w:rPr>
            </w:pPr>
            <w:r w:rsidRPr="00725372">
              <w:rPr>
                <w:sz w:val="18"/>
                <w:szCs w:val="18"/>
              </w:rPr>
              <w:t>GSHRC-34</w:t>
            </w:r>
          </w:p>
        </w:tc>
        <w:tc>
          <w:tcPr>
            <w:tcW w:w="8100" w:type="dxa"/>
            <w:noWrap/>
            <w:hideMark/>
          </w:tcPr>
          <w:p w14:paraId="56EF1F89"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a default configuration must be provided.</w:t>
            </w:r>
          </w:p>
        </w:tc>
      </w:tr>
      <w:tr w:rsidR="00006433" w:rsidRPr="00725372" w14:paraId="63EACC32"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8B6F60C" w14:textId="77777777" w:rsidR="00006433" w:rsidRPr="00725372" w:rsidRDefault="00006433" w:rsidP="00ED7BC3">
            <w:pPr>
              <w:jc w:val="left"/>
              <w:rPr>
                <w:sz w:val="18"/>
                <w:szCs w:val="18"/>
              </w:rPr>
            </w:pPr>
            <w:r w:rsidRPr="00725372">
              <w:rPr>
                <w:sz w:val="18"/>
                <w:szCs w:val="18"/>
              </w:rPr>
              <w:t>GSHRC-35</w:t>
            </w:r>
          </w:p>
        </w:tc>
        <w:tc>
          <w:tcPr>
            <w:tcW w:w="8100" w:type="dxa"/>
            <w:noWrap/>
            <w:hideMark/>
          </w:tcPr>
          <w:p w14:paraId="7E0A1594"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vulnerability management process must be provided.</w:t>
            </w:r>
          </w:p>
        </w:tc>
      </w:tr>
      <w:tr w:rsidR="00006433" w:rsidRPr="00725372" w14:paraId="546242B9"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41A876B3" w14:textId="77777777" w:rsidR="00006433" w:rsidRPr="00725372" w:rsidRDefault="00006433" w:rsidP="00ED7BC3">
            <w:pPr>
              <w:jc w:val="left"/>
              <w:rPr>
                <w:sz w:val="18"/>
                <w:szCs w:val="18"/>
              </w:rPr>
            </w:pPr>
            <w:r w:rsidRPr="00725372">
              <w:rPr>
                <w:sz w:val="18"/>
                <w:szCs w:val="18"/>
              </w:rPr>
              <w:t>GSHRC-36</w:t>
            </w:r>
          </w:p>
        </w:tc>
        <w:tc>
          <w:tcPr>
            <w:tcW w:w="8100" w:type="dxa"/>
            <w:noWrap/>
            <w:hideMark/>
          </w:tcPr>
          <w:p w14:paraId="76DE9760"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policy for Coordinated Vulnerability Disclosure must be provided.</w:t>
            </w:r>
          </w:p>
        </w:tc>
      </w:tr>
      <w:tr w:rsidR="00006433" w:rsidRPr="00725372" w14:paraId="11D5E875" w14:textId="77777777" w:rsidTr="00ED7BC3">
        <w:trPr>
          <w:trHeight w:val="49"/>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8A68EFE" w14:textId="77777777" w:rsidR="00006433" w:rsidRPr="00725372" w:rsidRDefault="00006433" w:rsidP="00ED7BC3">
            <w:pPr>
              <w:jc w:val="left"/>
              <w:rPr>
                <w:sz w:val="18"/>
                <w:szCs w:val="18"/>
              </w:rPr>
            </w:pPr>
            <w:r w:rsidRPr="00725372">
              <w:rPr>
                <w:sz w:val="18"/>
                <w:szCs w:val="18"/>
              </w:rPr>
              <w:t>GSHRC-37</w:t>
            </w:r>
          </w:p>
        </w:tc>
        <w:tc>
          <w:tcPr>
            <w:tcW w:w="8100" w:type="dxa"/>
            <w:noWrap/>
            <w:hideMark/>
          </w:tcPr>
          <w:p w14:paraId="08C893AC"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xml:space="preserve">. </w:t>
            </w:r>
            <w:r w:rsidRPr="005F7791">
              <w:rPr>
                <w:b/>
                <w:sz w:val="18"/>
                <w:szCs w:val="18"/>
              </w:rPr>
              <w:t>Known Vulnerabilities</w:t>
            </w:r>
            <w:r w:rsidRPr="005F7791">
              <w:rPr>
                <w:sz w:val="18"/>
                <w:szCs w:val="18"/>
              </w:rPr>
              <w:t xml:space="preserve"> must be listed in Release Notes.</w:t>
            </w:r>
          </w:p>
        </w:tc>
      </w:tr>
      <w:tr w:rsidR="00006433" w:rsidRPr="00725372" w14:paraId="03AC24AF"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643821B" w14:textId="77777777" w:rsidR="00006433" w:rsidRPr="00725372" w:rsidRDefault="00006433" w:rsidP="00ED7BC3">
            <w:pPr>
              <w:jc w:val="left"/>
              <w:rPr>
                <w:sz w:val="18"/>
                <w:szCs w:val="18"/>
              </w:rPr>
            </w:pPr>
            <w:r w:rsidRPr="00725372">
              <w:rPr>
                <w:sz w:val="18"/>
                <w:szCs w:val="18"/>
              </w:rPr>
              <w:t>GSHRC-38</w:t>
            </w:r>
          </w:p>
        </w:tc>
        <w:tc>
          <w:tcPr>
            <w:tcW w:w="8100" w:type="dxa"/>
            <w:noWrap/>
            <w:hideMark/>
          </w:tcPr>
          <w:p w14:paraId="76E32916"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b/>
                <w:sz w:val="18"/>
                <w:szCs w:val="18"/>
              </w:rPr>
              <w:t>Applicable</w:t>
            </w:r>
            <w:r w:rsidRPr="005F7791">
              <w:rPr>
                <w:sz w:val="18"/>
                <w:szCs w:val="18"/>
              </w:rPr>
              <w:t>. Distribution of patches/updates to mitigate Vulnerabilities is required.</w:t>
            </w:r>
          </w:p>
        </w:tc>
      </w:tr>
      <w:tr w:rsidR="00006433" w:rsidRPr="00725372" w14:paraId="2C66EFDE"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E08126E" w14:textId="77777777" w:rsidR="00006433" w:rsidRPr="00725372" w:rsidRDefault="00006433" w:rsidP="00ED7BC3">
            <w:pPr>
              <w:jc w:val="left"/>
              <w:rPr>
                <w:sz w:val="18"/>
                <w:szCs w:val="18"/>
              </w:rPr>
            </w:pPr>
            <w:r w:rsidRPr="00725372">
              <w:rPr>
                <w:sz w:val="18"/>
                <w:szCs w:val="18"/>
              </w:rPr>
              <w:t>GSHRC-39</w:t>
            </w:r>
          </w:p>
        </w:tc>
        <w:tc>
          <w:tcPr>
            <w:tcW w:w="8100" w:type="dxa"/>
            <w:noWrap/>
            <w:hideMark/>
          </w:tcPr>
          <w:p w14:paraId="16B80365"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Description of software defects process must be provided.</w:t>
            </w:r>
          </w:p>
        </w:tc>
      </w:tr>
      <w:tr w:rsidR="00006433" w:rsidRPr="00725372" w14:paraId="12A5BCBE"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tcPr>
          <w:p w14:paraId="040CD7A4" w14:textId="77777777" w:rsidR="00006433" w:rsidRPr="00725372" w:rsidRDefault="00006433" w:rsidP="00ED7BC3">
            <w:pPr>
              <w:jc w:val="left"/>
              <w:rPr>
                <w:sz w:val="18"/>
                <w:szCs w:val="18"/>
              </w:rPr>
            </w:pPr>
            <w:r w:rsidRPr="00725372">
              <w:rPr>
                <w:sz w:val="18"/>
                <w:szCs w:val="18"/>
              </w:rPr>
              <w:t>GSHRC-40</w:t>
            </w:r>
          </w:p>
        </w:tc>
        <w:tc>
          <w:tcPr>
            <w:tcW w:w="8100" w:type="dxa"/>
            <w:noWrap/>
          </w:tcPr>
          <w:p w14:paraId="7BB966B2" w14:textId="77777777" w:rsidR="00006433" w:rsidRPr="005F7791" w:rsidRDefault="00006433" w:rsidP="002B6EDD">
            <w:pPr>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Known software defects must be listed in Release Notes.</w:t>
            </w:r>
          </w:p>
        </w:tc>
      </w:tr>
      <w:tr w:rsidR="00006433" w:rsidRPr="00725372" w14:paraId="6CD52727" w14:textId="77777777" w:rsidTr="00ED7BC3">
        <w:trPr>
          <w:trHeight w:val="290"/>
        </w:trPr>
        <w:tc>
          <w:tcPr>
            <w:cnfStyle w:val="001000000000" w:firstRow="0" w:lastRow="0" w:firstColumn="1" w:lastColumn="0" w:oddVBand="0" w:evenVBand="0" w:oddHBand="0" w:evenHBand="0" w:firstRowFirstColumn="0" w:firstRowLastColumn="0" w:lastRowFirstColumn="0" w:lastRowLastColumn="0"/>
            <w:tcW w:w="1260" w:type="dxa"/>
            <w:noWrap/>
            <w:vAlign w:val="center"/>
          </w:tcPr>
          <w:p w14:paraId="7B468515" w14:textId="77777777" w:rsidR="00006433" w:rsidRPr="00725372" w:rsidRDefault="00006433" w:rsidP="00ED7BC3">
            <w:pPr>
              <w:jc w:val="left"/>
              <w:rPr>
                <w:sz w:val="18"/>
                <w:szCs w:val="18"/>
              </w:rPr>
            </w:pPr>
            <w:r w:rsidRPr="00725372">
              <w:rPr>
                <w:sz w:val="18"/>
                <w:szCs w:val="18"/>
              </w:rPr>
              <w:t>GSHRC-41</w:t>
            </w:r>
          </w:p>
        </w:tc>
        <w:tc>
          <w:tcPr>
            <w:tcW w:w="8100" w:type="dxa"/>
            <w:noWrap/>
          </w:tcPr>
          <w:p w14:paraId="5B6C8272" w14:textId="77777777" w:rsidR="00006433" w:rsidRPr="005F7791" w:rsidRDefault="00006433" w:rsidP="002B6EDD">
            <w:pPr>
              <w:keepNext/>
              <w:cnfStyle w:val="000000000000" w:firstRow="0" w:lastRow="0" w:firstColumn="0" w:lastColumn="0" w:oddVBand="0" w:evenVBand="0" w:oddHBand="0" w:evenHBand="0" w:firstRowFirstColumn="0" w:firstRowLastColumn="0" w:lastRowFirstColumn="0" w:lastRowLastColumn="0"/>
              <w:rPr>
                <w:sz w:val="18"/>
                <w:szCs w:val="18"/>
              </w:rPr>
            </w:pPr>
            <w:r w:rsidRPr="005F7791">
              <w:rPr>
                <w:sz w:val="18"/>
                <w:szCs w:val="18"/>
              </w:rPr>
              <w:t>Applicable. Distribution of patches/updates to address software defects is required.</w:t>
            </w:r>
          </w:p>
        </w:tc>
      </w:tr>
    </w:tbl>
    <w:p w14:paraId="2C2B162D" w14:textId="77777777" w:rsidR="00006433" w:rsidRPr="00725372" w:rsidRDefault="00006433" w:rsidP="00006433"/>
    <w:p w14:paraId="368F0C93" w14:textId="6C175B17" w:rsidR="00006433" w:rsidRPr="00725372" w:rsidRDefault="00006433" w:rsidP="00006433">
      <w:pPr>
        <w:pStyle w:val="SysReq1"/>
        <w:rPr>
          <w:lang w:val="en-GB" w:eastAsia="fr-FR"/>
        </w:rPr>
      </w:pPr>
      <w:r w:rsidRPr="00725372">
        <w:rPr>
          <w:rStyle w:val="AASemiBoldChar"/>
        </w:rPr>
        <w:lastRenderedPageBreak/>
        <w:t>Autonomous operation</w:t>
      </w:r>
      <w:r w:rsidRPr="00725372">
        <w:rPr>
          <w:lang w:val="en-GB" w:eastAsia="fr-FR"/>
        </w:rPr>
        <w:t xml:space="preserve">: When the MCS is unavailable or a communication loss occurs, the </w:t>
      </w:r>
      <w:r w:rsidR="00A156C9">
        <w:rPr>
          <w:lang w:val="en-GB" w:eastAsia="fr-FR"/>
        </w:rPr>
        <w:t>QPLANT:CS</w:t>
      </w:r>
      <w:r w:rsidRPr="00725372">
        <w:rPr>
          <w:lang w:val="en-GB" w:eastAsia="fr-FR"/>
        </w:rPr>
        <w:t xml:space="preserve"> shall continue to operate as long as the systems safety as well as personnel safety are guaranteed. </w:t>
      </w:r>
    </w:p>
    <w:p w14:paraId="28E22AF6" w14:textId="4B6A2C49" w:rsidR="00006433" w:rsidRPr="00725372" w:rsidRDefault="00006433" w:rsidP="00006433">
      <w:pPr>
        <w:pStyle w:val="SysReq1"/>
        <w:rPr>
          <w:lang w:val="en-GB" w:eastAsia="fr-FR"/>
        </w:rPr>
      </w:pPr>
      <w:r w:rsidRPr="00725372">
        <w:rPr>
          <w:rStyle w:val="AASemiBoldChar"/>
        </w:rPr>
        <w:t>Remote parameters access</w:t>
      </w:r>
      <w:r w:rsidRPr="00725372">
        <w:rPr>
          <w:lang w:val="en-GB" w:eastAsia="fr-FR"/>
        </w:rPr>
        <w:t xml:space="preserve">: </w:t>
      </w:r>
      <w:commentRangeStart w:id="3311"/>
      <w:r w:rsidRPr="00725372">
        <w:rPr>
          <w:lang w:val="en-GB" w:eastAsia="fr-FR"/>
        </w:rPr>
        <w:t xml:space="preserve">All the </w:t>
      </w:r>
      <w:r w:rsidR="00235258">
        <w:rPr>
          <w:lang w:val="en-GB" w:eastAsia="fr-FR"/>
        </w:rPr>
        <w:t>control</w:t>
      </w:r>
      <w:r w:rsidRPr="00725372">
        <w:rPr>
          <w:lang w:val="en-GB" w:eastAsia="fr-FR"/>
        </w:rPr>
        <w:t xml:space="preserve"> parameters</w:t>
      </w:r>
      <w:r w:rsidR="00235258">
        <w:rPr>
          <w:lang w:val="en-GB" w:eastAsia="fr-FR"/>
        </w:rPr>
        <w:t xml:space="preserve"> (like </w:t>
      </w:r>
      <w:proofErr w:type="spellStart"/>
      <w:r w:rsidR="00235258" w:rsidRPr="00235258">
        <w:rPr>
          <w:lang w:eastAsia="fr-FR"/>
        </w:rPr>
        <w:t>setpoints</w:t>
      </w:r>
      <w:proofErr w:type="spellEnd"/>
      <w:r w:rsidR="00235258">
        <w:rPr>
          <w:lang w:val="en-GB" w:eastAsia="fr-FR"/>
        </w:rPr>
        <w:t xml:space="preserve"> and thresholds)</w:t>
      </w:r>
      <w:r w:rsidRPr="00725372">
        <w:rPr>
          <w:lang w:val="en-GB" w:eastAsia="fr-FR"/>
        </w:rPr>
        <w:t xml:space="preserve">, </w:t>
      </w:r>
      <w:commentRangeStart w:id="3312"/>
      <w:r w:rsidRPr="00725372">
        <w:rPr>
          <w:lang w:val="en-GB" w:eastAsia="fr-FR"/>
        </w:rPr>
        <w:t xml:space="preserve">where manufacturing calibration data is optional, </w:t>
      </w:r>
      <w:commentRangeEnd w:id="3312"/>
      <w:r w:rsidR="00AC614A">
        <w:rPr>
          <w:rStyle w:val="Verwijzingopmerking"/>
          <w:lang w:val="en-GB"/>
        </w:rPr>
        <w:commentReference w:id="3312"/>
      </w:r>
      <w:r w:rsidRPr="00725372">
        <w:rPr>
          <w:lang w:val="en-GB" w:eastAsia="fr-FR"/>
        </w:rPr>
        <w:t>shall be available to the remote control interface</w:t>
      </w:r>
      <w:commentRangeEnd w:id="3311"/>
      <w:r w:rsidR="00663FDB">
        <w:rPr>
          <w:rStyle w:val="Verwijzingopmerking"/>
          <w:lang w:val="en-GB"/>
        </w:rPr>
        <w:commentReference w:id="3311"/>
      </w:r>
      <w:r w:rsidR="00235258">
        <w:rPr>
          <w:lang w:val="en-GB" w:eastAsia="fr-FR"/>
        </w:rPr>
        <w:t xml:space="preserve"> with MCS</w:t>
      </w:r>
      <w:r w:rsidRPr="00725372">
        <w:rPr>
          <w:lang w:val="en-GB" w:eastAsia="fr-FR"/>
        </w:rPr>
        <w:t>.</w:t>
      </w:r>
      <w:r w:rsidR="00235258">
        <w:rPr>
          <w:lang w:val="en-GB" w:eastAsia="fr-FR"/>
        </w:rPr>
        <w:t xml:space="preserve"> </w:t>
      </w:r>
    </w:p>
    <w:p w14:paraId="0796E4C1" w14:textId="77777777" w:rsidR="00006433" w:rsidRPr="00725372" w:rsidRDefault="00006433" w:rsidP="00006433">
      <w:pPr>
        <w:pStyle w:val="SysReq1"/>
        <w:rPr>
          <w:lang w:val="en-GB" w:eastAsia="fr-FR"/>
        </w:rPr>
      </w:pPr>
      <w:r w:rsidRPr="00725372">
        <w:rPr>
          <w:lang w:val="en-GB" w:eastAsia="fr-FR"/>
        </w:rPr>
        <w:t>Interlock thresholds shall not be writable through the remote control interface.</w:t>
      </w:r>
    </w:p>
    <w:p w14:paraId="42D27B3B" w14:textId="1C8ECF0B" w:rsidR="00006433" w:rsidRPr="00725372" w:rsidRDefault="00006433" w:rsidP="00006433">
      <w:pPr>
        <w:pStyle w:val="SysReq1"/>
        <w:rPr>
          <w:lang w:val="en-GB"/>
        </w:rPr>
      </w:pPr>
      <w:r w:rsidRPr="00725372">
        <w:rPr>
          <w:lang w:val="en-GB"/>
        </w:rPr>
        <w:t xml:space="preserve">The </w:t>
      </w:r>
      <w:r w:rsidR="00A156C9">
        <w:rPr>
          <w:lang w:val="en-GB"/>
        </w:rPr>
        <w:t>QPLANT</w:t>
      </w:r>
      <w:r w:rsidRPr="00725372">
        <w:rPr>
          <w:lang w:val="en-GB"/>
        </w:rPr>
        <w:t xml:space="preserve"> Control System </w:t>
      </w:r>
      <w:commentRangeStart w:id="3313"/>
      <w:r w:rsidR="00536015">
        <w:rPr>
          <w:lang w:val="en-GB"/>
        </w:rPr>
        <w:t>should</w:t>
      </w:r>
      <w:commentRangeEnd w:id="3313"/>
      <w:r w:rsidR="00AC614A">
        <w:rPr>
          <w:rStyle w:val="Verwijzingopmerking"/>
          <w:lang w:val="en-GB"/>
        </w:rPr>
        <w:commentReference w:id="3313"/>
      </w:r>
      <w:r w:rsidRPr="00725372">
        <w:rPr>
          <w:lang w:val="en-GB"/>
        </w:rPr>
        <w:t xml:space="preserve"> allow every actuator to be controlled </w:t>
      </w:r>
      <w:commentRangeStart w:id="3314"/>
      <w:r w:rsidRPr="00725372">
        <w:rPr>
          <w:lang w:val="en-GB"/>
        </w:rPr>
        <w:t>manually</w:t>
      </w:r>
      <w:commentRangeEnd w:id="3314"/>
      <w:r w:rsidR="00AC614A">
        <w:rPr>
          <w:rStyle w:val="Verwijzingopmerking"/>
          <w:lang w:val="en-GB"/>
        </w:rPr>
        <w:commentReference w:id="3314"/>
      </w:r>
      <w:r w:rsidR="00235258">
        <w:rPr>
          <w:lang w:val="en-GB"/>
        </w:rPr>
        <w:t xml:space="preserve"> in the event of a malfunction</w:t>
      </w:r>
      <w:r w:rsidRPr="00725372">
        <w:rPr>
          <w:lang w:val="en-GB"/>
        </w:rPr>
        <w:t xml:space="preserve"> (</w:t>
      </w:r>
      <w:r w:rsidR="00235258">
        <w:rPr>
          <w:lang w:val="en-GB"/>
        </w:rPr>
        <w:t xml:space="preserve">for example a motor can have an </w:t>
      </w:r>
      <w:commentRangeStart w:id="3315"/>
      <w:commentRangeStart w:id="3316"/>
      <w:r w:rsidRPr="00725372">
        <w:rPr>
          <w:lang w:val="en-GB"/>
        </w:rPr>
        <w:t>a</w:t>
      </w:r>
      <w:r w:rsidR="00235258">
        <w:rPr>
          <w:lang w:val="en-GB"/>
        </w:rPr>
        <w:t xml:space="preserve">uto, manual and </w:t>
      </w:r>
      <w:r w:rsidRPr="00725372">
        <w:rPr>
          <w:lang w:val="en-GB"/>
        </w:rPr>
        <w:t>maintenance</w:t>
      </w:r>
      <w:commentRangeEnd w:id="3315"/>
      <w:r w:rsidR="00663FDB">
        <w:rPr>
          <w:rStyle w:val="Verwijzingopmerking"/>
          <w:lang w:val="en-GB"/>
        </w:rPr>
        <w:commentReference w:id="3315"/>
      </w:r>
      <w:commentRangeEnd w:id="3316"/>
      <w:r w:rsidR="00536015">
        <w:rPr>
          <w:rStyle w:val="Verwijzingopmerking"/>
          <w:lang w:val="en-GB"/>
        </w:rPr>
        <w:commentReference w:id="3316"/>
      </w:r>
      <w:r w:rsidR="00235258">
        <w:rPr>
          <w:lang w:val="en-GB"/>
        </w:rPr>
        <w:t xml:space="preserve"> mode to accommodate this behaviour</w:t>
      </w:r>
      <w:r w:rsidRPr="00725372">
        <w:rPr>
          <w:lang w:val="en-GB"/>
        </w:rPr>
        <w:t>).</w:t>
      </w:r>
    </w:p>
    <w:p w14:paraId="1FCE6C57" w14:textId="7AEB53EA" w:rsidR="00006433" w:rsidRPr="00725372" w:rsidRDefault="00006433" w:rsidP="00006433">
      <w:pPr>
        <w:pStyle w:val="SysReq1"/>
        <w:rPr>
          <w:lang w:val="en-GB"/>
        </w:rPr>
      </w:pPr>
      <w:r w:rsidRPr="00725372">
        <w:rPr>
          <w:lang w:val="en-GB"/>
        </w:rPr>
        <w:t xml:space="preserve">The </w:t>
      </w:r>
      <w:r w:rsidR="00A156C9">
        <w:rPr>
          <w:lang w:val="en-GB"/>
        </w:rPr>
        <w:t>QPLANT</w:t>
      </w:r>
      <w:r w:rsidRPr="00725372">
        <w:rPr>
          <w:lang w:val="en-GB"/>
        </w:rPr>
        <w:t xml:space="preserve"> Control System </w:t>
      </w:r>
      <w:commentRangeStart w:id="3317"/>
      <w:r w:rsidR="00536015">
        <w:rPr>
          <w:lang w:val="en-GB"/>
        </w:rPr>
        <w:t>should</w:t>
      </w:r>
      <w:r w:rsidRPr="00725372">
        <w:rPr>
          <w:lang w:val="en-GB"/>
        </w:rPr>
        <w:t xml:space="preserve"> </w:t>
      </w:r>
      <w:commentRangeEnd w:id="3317"/>
      <w:r w:rsidR="00EE68BF">
        <w:rPr>
          <w:rStyle w:val="Verwijzingopmerking"/>
          <w:lang w:val="en-GB"/>
        </w:rPr>
        <w:commentReference w:id="3317"/>
      </w:r>
      <w:r w:rsidRPr="00725372">
        <w:rPr>
          <w:lang w:val="en-GB"/>
        </w:rPr>
        <w:t xml:space="preserve">allow every sensor value to be set by the operator (mode maintenance) to be interpreted by the </w:t>
      </w:r>
      <w:r w:rsidR="00536015">
        <w:rPr>
          <w:lang w:val="en-GB"/>
        </w:rPr>
        <w:t>QPLANT:CS</w:t>
      </w:r>
      <w:r w:rsidRPr="00725372">
        <w:rPr>
          <w:lang w:val="en-GB"/>
        </w:rPr>
        <w:t xml:space="preserve"> as it is the real value coming from the sensor.</w:t>
      </w:r>
    </w:p>
    <w:p w14:paraId="1C0291C0" w14:textId="2DB83F80" w:rsidR="00006433" w:rsidRPr="00725372" w:rsidRDefault="00006433" w:rsidP="00006433">
      <w:pPr>
        <w:pStyle w:val="SysReq1"/>
        <w:rPr>
          <w:lang w:val="en-GB"/>
        </w:rPr>
      </w:pPr>
      <w:r w:rsidRPr="00725372">
        <w:rPr>
          <w:lang w:val="en-GB"/>
        </w:rPr>
        <w:t xml:space="preserve">Records of all measured values, valve positions, operator actions, log book and alarms shall be accessible in </w:t>
      </w:r>
      <w:r w:rsidR="00A156C9">
        <w:rPr>
          <w:lang w:val="en-GB"/>
        </w:rPr>
        <w:t>QPLANT</w:t>
      </w:r>
      <w:r w:rsidRPr="00725372">
        <w:rPr>
          <w:lang w:val="en-GB"/>
        </w:rPr>
        <w:t xml:space="preserve"> </w:t>
      </w:r>
      <w:r w:rsidR="00663FDB">
        <w:rPr>
          <w:lang w:val="en-GB"/>
        </w:rPr>
        <w:t>C</w:t>
      </w:r>
      <w:r w:rsidR="00663FDB" w:rsidRPr="00725372">
        <w:rPr>
          <w:lang w:val="en-GB"/>
        </w:rPr>
        <w:t xml:space="preserve">ontrol </w:t>
      </w:r>
      <w:r w:rsidR="00663FDB">
        <w:rPr>
          <w:lang w:val="en-GB"/>
        </w:rPr>
        <w:t>S</w:t>
      </w:r>
      <w:r w:rsidR="00663FDB" w:rsidRPr="00725372">
        <w:rPr>
          <w:lang w:val="en-GB"/>
        </w:rPr>
        <w:t>ystem</w:t>
      </w:r>
      <w:r w:rsidRPr="00725372">
        <w:rPr>
          <w:lang w:val="en-GB"/>
        </w:rPr>
        <w:t>.</w:t>
      </w:r>
    </w:p>
    <w:p w14:paraId="211DB383" w14:textId="457F9204" w:rsidR="00006433" w:rsidRDefault="00006433" w:rsidP="003E5C09">
      <w:pPr>
        <w:pStyle w:val="Heading4"/>
      </w:pPr>
      <w:r w:rsidRPr="00725372">
        <w:t xml:space="preserve">Software </w:t>
      </w:r>
      <w:r w:rsidRPr="006C49C6">
        <w:rPr>
          <w:lang w:val="en-US"/>
        </w:rPr>
        <w:t>development</w:t>
      </w:r>
    </w:p>
    <w:p w14:paraId="132B22AF" w14:textId="5ED97990" w:rsidR="00577A2F" w:rsidRPr="00577A2F" w:rsidRDefault="00577A2F" w:rsidP="00D82D1A">
      <w:pPr>
        <w:pStyle w:val="SysReq1"/>
        <w:spacing w:after="160" w:line="259" w:lineRule="auto"/>
        <w:rPr>
          <w:rFonts w:eastAsia="Times New Roman"/>
          <w:color w:val="984A9C"/>
          <w:sz w:val="22"/>
        </w:rPr>
      </w:pPr>
      <w:bookmarkStart w:id="3318" w:name="_Ref194919794"/>
      <w:commentRangeStart w:id="3319"/>
      <w:r>
        <w:rPr>
          <w:lang w:val="en-GB"/>
        </w:rPr>
        <w:t>As</w:t>
      </w:r>
      <w:commentRangeEnd w:id="3319"/>
      <w:r>
        <w:rPr>
          <w:rStyle w:val="Verwijzingopmerking"/>
          <w:lang w:val="en-GB"/>
        </w:rPr>
        <w:commentReference w:id="3319"/>
      </w:r>
      <w:r>
        <w:rPr>
          <w:lang w:val="en-GB"/>
        </w:rPr>
        <w:t xml:space="preserve"> part of </w:t>
      </w:r>
      <w:r>
        <w:rPr>
          <w:lang w:val="en-GB"/>
        </w:rPr>
        <w:fldChar w:fldCharType="begin"/>
      </w:r>
      <w:r>
        <w:rPr>
          <w:lang w:val="en-GB"/>
        </w:rPr>
        <w:instrText xml:space="preserve"> REF _Ref194919858 \h </w:instrText>
      </w:r>
      <w:r>
        <w:rPr>
          <w:lang w:val="en-GB"/>
        </w:rPr>
      </w:r>
      <w:r>
        <w:rPr>
          <w:lang w:val="en-GB"/>
        </w:rPr>
        <w:fldChar w:fldCharType="separate"/>
      </w:r>
      <w:r w:rsidR="00E67BB8">
        <w:rPr>
          <w:b/>
          <w:bCs/>
        </w:rPr>
        <w:t>Error! Reference source not found.</w:t>
      </w:r>
      <w:r>
        <w:rPr>
          <w:lang w:val="en-GB"/>
        </w:rPr>
        <w:fldChar w:fldCharType="end"/>
      </w:r>
      <w:r>
        <w:rPr>
          <w:lang w:val="en-GB"/>
        </w:rPr>
        <w:t xml:space="preserve">, the following controls related information shall be provided: </w:t>
      </w:r>
    </w:p>
    <w:p w14:paraId="35839CC6" w14:textId="77777777" w:rsidR="00577A2F" w:rsidRPr="00577A2F" w:rsidRDefault="00E64863" w:rsidP="00A66E84">
      <w:pPr>
        <w:pStyle w:val="SysReq1"/>
        <w:numPr>
          <w:ilvl w:val="0"/>
          <w:numId w:val="65"/>
        </w:numPr>
        <w:spacing w:after="160" w:line="259" w:lineRule="auto"/>
        <w:rPr>
          <w:rFonts w:eastAsia="Times New Roman"/>
          <w:color w:val="984A9C"/>
          <w:sz w:val="22"/>
        </w:rPr>
      </w:pPr>
      <w:r>
        <w:rPr>
          <w:lang w:val="en-GB"/>
        </w:rPr>
        <w:t xml:space="preserve">The </w:t>
      </w:r>
      <w:r w:rsidRPr="00725372">
        <w:rPr>
          <w:lang w:val="en-GB"/>
        </w:rPr>
        <w:t>detailed</w:t>
      </w:r>
      <w:r>
        <w:rPr>
          <w:lang w:val="en-GB"/>
        </w:rPr>
        <w:t xml:space="preserve"> documentation of the </w:t>
      </w:r>
      <w:r w:rsidR="00D82D1A" w:rsidRPr="00725372">
        <w:rPr>
          <w:lang w:val="en-GB"/>
        </w:rPr>
        <w:t xml:space="preserve">software </w:t>
      </w:r>
      <w:r w:rsidR="00D82D1A">
        <w:rPr>
          <w:lang w:val="en-GB"/>
        </w:rPr>
        <w:t>architecture</w:t>
      </w:r>
      <w:r w:rsidR="00D82D1A" w:rsidRPr="00725372">
        <w:rPr>
          <w:lang w:val="en-GB"/>
        </w:rPr>
        <w:t>, covering all modules, functional blocks, and components, along with their inputs and o</w:t>
      </w:r>
      <w:r w:rsidR="00D82D1A">
        <w:rPr>
          <w:lang w:val="en-GB"/>
        </w:rPr>
        <w:t xml:space="preserve">utputs. </w:t>
      </w:r>
    </w:p>
    <w:p w14:paraId="4A118F6D" w14:textId="199AC9FB" w:rsidR="00D82D1A" w:rsidRPr="00D82D1A" w:rsidRDefault="00D82D1A" w:rsidP="00A66E84">
      <w:pPr>
        <w:pStyle w:val="SysReq1"/>
        <w:numPr>
          <w:ilvl w:val="0"/>
          <w:numId w:val="65"/>
        </w:numPr>
        <w:spacing w:after="160" w:line="259" w:lineRule="auto"/>
        <w:rPr>
          <w:rFonts w:eastAsia="Times New Roman"/>
          <w:color w:val="984A9C"/>
          <w:sz w:val="22"/>
        </w:rPr>
      </w:pPr>
      <w:r>
        <w:rPr>
          <w:lang w:val="en-GB"/>
        </w:rPr>
        <w:t>lists of alarms, protection functions</w:t>
      </w:r>
      <w:r w:rsidRPr="00725372">
        <w:rPr>
          <w:lang w:val="en-GB"/>
        </w:rPr>
        <w:t>, instruments, events, and parameters.</w:t>
      </w:r>
      <w:bookmarkEnd w:id="3318"/>
    </w:p>
    <w:p w14:paraId="319512D2" w14:textId="77777777" w:rsidR="00006433" w:rsidRPr="00725372" w:rsidRDefault="00006433" w:rsidP="00006433">
      <w:pPr>
        <w:pStyle w:val="SysReq1"/>
        <w:rPr>
          <w:lang w:val="en-GB"/>
        </w:rPr>
      </w:pPr>
      <w:r w:rsidRPr="00725372">
        <w:rPr>
          <w:lang w:val="en-GB"/>
        </w:rPr>
        <w:t>PLCs shall be programmed in accordance with the IEC 61131-3 standard.</w:t>
      </w:r>
    </w:p>
    <w:p w14:paraId="3EFFC1AE" w14:textId="06E1BE54" w:rsidR="00006433" w:rsidRPr="00725372" w:rsidRDefault="00006433" w:rsidP="00006433">
      <w:pPr>
        <w:pStyle w:val="SysReq1"/>
        <w:rPr>
          <w:lang w:val="en-GB"/>
        </w:rPr>
      </w:pPr>
      <w:r w:rsidRPr="00725372">
        <w:rPr>
          <w:lang w:val="en-GB"/>
        </w:rPr>
        <w:t xml:space="preserve">The use of </w:t>
      </w:r>
      <w:r w:rsidRPr="00725372">
        <w:rPr>
          <w:rFonts w:ascii="Segoe UI Semibold" w:hAnsi="Segoe UI Semibold" w:cs="Segoe UI Semibold"/>
          <w:bCs/>
          <w:lang w:val="en-GB"/>
        </w:rPr>
        <w:t>Instruction List</w:t>
      </w:r>
      <w:r w:rsidRPr="00725372">
        <w:rPr>
          <w:b/>
          <w:lang w:val="en-GB"/>
        </w:rPr>
        <w:t xml:space="preserve"> </w:t>
      </w:r>
      <w:r w:rsidRPr="00725372">
        <w:rPr>
          <w:rFonts w:ascii="Segoe UI Semibold" w:hAnsi="Segoe UI Semibold" w:cs="Segoe UI Semibold"/>
          <w:bCs/>
          <w:lang w:val="en-GB"/>
        </w:rPr>
        <w:t>(IL)</w:t>
      </w:r>
      <w:r w:rsidRPr="00725372">
        <w:rPr>
          <w:lang w:val="en-GB"/>
        </w:rPr>
        <w:t xml:space="preserve"> is </w:t>
      </w:r>
      <w:r w:rsidR="00577A2F">
        <w:rPr>
          <w:lang w:val="en-GB"/>
        </w:rPr>
        <w:t xml:space="preserve">highly </w:t>
      </w:r>
      <w:r w:rsidRPr="00725372">
        <w:rPr>
          <w:lang w:val="en-GB"/>
        </w:rPr>
        <w:t xml:space="preserve">discouraged. Higher-level languages like </w:t>
      </w:r>
      <w:r w:rsidRPr="00725372">
        <w:rPr>
          <w:rFonts w:ascii="Segoe UI Semibold" w:hAnsi="Segoe UI Semibold" w:cs="Segoe UI Semibold"/>
          <w:bCs/>
          <w:lang w:val="en-GB"/>
        </w:rPr>
        <w:t>Structured Text (ST)</w:t>
      </w:r>
      <w:r w:rsidRPr="00725372">
        <w:rPr>
          <w:lang w:val="en-GB"/>
        </w:rPr>
        <w:t xml:space="preserve"> are highly recommended for better clarity, maintainability, and portability of PLC programs. </w:t>
      </w:r>
      <w:r w:rsidR="007F284D" w:rsidRPr="00725372">
        <w:rPr>
          <w:lang w:val="en-GB"/>
        </w:rPr>
        <w:t>Therefore,</w:t>
      </w:r>
      <w:r w:rsidRPr="00725372">
        <w:rPr>
          <w:lang w:val="en-GB"/>
        </w:rPr>
        <w:t xml:space="preserve"> users and developers are strongly advised to avoid new implementations in IL and to migrate any existing IL-based code to ST or other recommended IEC 61131-3 languages whenever </w:t>
      </w:r>
      <w:commentRangeStart w:id="3320"/>
      <w:r w:rsidRPr="00725372">
        <w:rPr>
          <w:lang w:val="en-GB"/>
        </w:rPr>
        <w:t>possible</w:t>
      </w:r>
      <w:commentRangeEnd w:id="3320"/>
      <w:r w:rsidR="00BC0D14">
        <w:rPr>
          <w:rStyle w:val="Verwijzingopmerking"/>
          <w:lang w:val="en-GB"/>
        </w:rPr>
        <w:commentReference w:id="3320"/>
      </w:r>
      <w:r w:rsidRPr="00725372">
        <w:rPr>
          <w:lang w:val="en-GB"/>
        </w:rPr>
        <w:t>.</w:t>
      </w:r>
    </w:p>
    <w:p w14:paraId="74B5FD4F" w14:textId="2AE9EE13" w:rsidR="00006433" w:rsidRPr="00725372" w:rsidRDefault="00006433" w:rsidP="00006433">
      <w:pPr>
        <w:pStyle w:val="SysReq1"/>
        <w:rPr>
          <w:lang w:val="en-GB"/>
        </w:rPr>
      </w:pPr>
      <w:r w:rsidRPr="00725372">
        <w:rPr>
          <w:lang w:val="en-GB"/>
        </w:rPr>
        <w:t>When the Software Component includes human readable information (for example, but not limited to: HMI, logging, source code), it shall be in English.</w:t>
      </w:r>
    </w:p>
    <w:p w14:paraId="04C3BC62" w14:textId="79C0EB7D" w:rsidR="00006433" w:rsidRPr="00725372" w:rsidRDefault="00006433" w:rsidP="00006433">
      <w:pPr>
        <w:pStyle w:val="SysReq1"/>
        <w:rPr>
          <w:lang w:val="en-GB"/>
        </w:rPr>
      </w:pPr>
      <w:r w:rsidRPr="00725372" w:rsidDel="002A10B1">
        <w:rPr>
          <w:rStyle w:val="ReqOKChar"/>
        </w:rPr>
        <w:t xml:space="preserve"> </w:t>
      </w:r>
      <w:r w:rsidRPr="00725372">
        <w:rPr>
          <w:lang w:val="en-GB"/>
        </w:rPr>
        <w:t xml:space="preserve">The </w:t>
      </w:r>
      <w:r w:rsidR="00CB1438">
        <w:rPr>
          <w:lang w:val="en-GB"/>
        </w:rPr>
        <w:t>Contractor</w:t>
      </w:r>
      <w:r w:rsidRPr="00725372">
        <w:rPr>
          <w:lang w:val="en-GB"/>
        </w:rPr>
        <w:t xml:space="preserve"> shall develop a functional analysis (first version is part of the</w:t>
      </w:r>
      <w:r w:rsidR="00D9733F">
        <w:rPr>
          <w:lang w:val="en-GB"/>
        </w:rPr>
        <w:t xml:space="preserve"> </w:t>
      </w:r>
      <w:r w:rsidR="00D9733F">
        <w:rPr>
          <w:lang w:val="en-GB"/>
        </w:rPr>
        <w:fldChar w:fldCharType="begin"/>
      </w:r>
      <w:r w:rsidR="00D9733F">
        <w:rPr>
          <w:lang w:val="en-GB"/>
        </w:rPr>
        <w:instrText xml:space="preserve"> REF _Ref194401384 \h </w:instrText>
      </w:r>
      <w:r w:rsidR="00D9733F">
        <w:rPr>
          <w:lang w:val="en-GB"/>
        </w:rPr>
      </w:r>
      <w:r w:rsidR="00D9733F">
        <w:rPr>
          <w:lang w:val="en-GB"/>
        </w:rPr>
        <w:fldChar w:fldCharType="separate"/>
      </w:r>
      <w:r w:rsidR="00E67BB8">
        <w:rPr>
          <w:b/>
          <w:bCs/>
        </w:rPr>
        <w:t>Error! Reference source not found.</w:t>
      </w:r>
      <w:r w:rsidR="00D9733F">
        <w:rPr>
          <w:lang w:val="en-GB"/>
        </w:rPr>
        <w:fldChar w:fldCharType="end"/>
      </w:r>
      <w:r w:rsidRPr="00725372">
        <w:rPr>
          <w:lang w:val="en-GB"/>
        </w:rPr>
        <w:t xml:space="preserve">) and a detailed description of all control scenarios </w:t>
      </w:r>
      <w:r w:rsidR="001F4761">
        <w:rPr>
          <w:lang w:val="en-GB"/>
        </w:rPr>
        <w:t>including</w:t>
      </w:r>
      <w:r w:rsidRPr="00725372">
        <w:rPr>
          <w:lang w:val="en-GB"/>
        </w:rPr>
        <w:t xml:space="preserve"> interfaces. The detailed description shall also include program sequence plan (functions and procedures used in the program).</w:t>
      </w:r>
    </w:p>
    <w:p w14:paraId="099F5363" w14:textId="1BE98511" w:rsidR="00006433" w:rsidRDefault="00F95B44" w:rsidP="00006433">
      <w:pPr>
        <w:pStyle w:val="SysReq1"/>
        <w:rPr>
          <w:lang w:val="en-GB"/>
        </w:rPr>
      </w:pPr>
      <w:r>
        <w:rPr>
          <w:lang w:val="en-GB"/>
        </w:rPr>
        <w:t>F</w:t>
      </w:r>
      <w:r w:rsidR="00006433" w:rsidRPr="00725372">
        <w:rPr>
          <w:lang w:val="en-GB"/>
        </w:rPr>
        <w:t>or each software module, functional block, functional component or data block</w:t>
      </w:r>
      <w:r>
        <w:rPr>
          <w:lang w:val="en-GB"/>
        </w:rPr>
        <w:t>, the Contractor shall provide</w:t>
      </w:r>
      <w:r w:rsidR="00006433" w:rsidRPr="00725372">
        <w:rPr>
          <w:lang w:val="en-GB"/>
        </w:rPr>
        <w:t xml:space="preserve"> a description of the conditions </w:t>
      </w:r>
      <w:commentRangeStart w:id="3321"/>
      <w:r w:rsidR="00006433" w:rsidRPr="00725372">
        <w:rPr>
          <w:lang w:val="en-GB"/>
        </w:rPr>
        <w:t>to act on the output parameter.</w:t>
      </w:r>
      <w:commentRangeEnd w:id="3321"/>
      <w:r w:rsidR="007E192F">
        <w:rPr>
          <w:rStyle w:val="Verwijzingopmerking"/>
          <w:lang w:val="en-GB"/>
        </w:rPr>
        <w:commentReference w:id="3321"/>
      </w:r>
    </w:p>
    <w:p w14:paraId="52A8A948" w14:textId="4CCD9008" w:rsidR="00E37FB3" w:rsidRPr="00E37FB3" w:rsidRDefault="00E37FB3" w:rsidP="00E9079D">
      <w:pPr>
        <w:pStyle w:val="SysReq1"/>
      </w:pPr>
      <w:r w:rsidRPr="007E2BD3">
        <w:lastRenderedPageBreak/>
        <w:t>Versioning info through MCS interface</w:t>
      </w:r>
      <w:r w:rsidRPr="007E2BD3">
        <w:rPr>
          <w:lang w:val="en-GB"/>
        </w:rPr>
        <w:t xml:space="preserve">: </w:t>
      </w:r>
      <w:r w:rsidR="00E9079D" w:rsidRPr="00E9079D">
        <w:rPr>
          <w:lang w:val="en-GB"/>
        </w:rPr>
        <w:t xml:space="preserve">Each Software Component and Hardware Node </w:t>
      </w:r>
      <w:r w:rsidR="004B11C1">
        <w:rPr>
          <w:lang w:val="en-GB"/>
        </w:rPr>
        <w:t>shall</w:t>
      </w:r>
      <w:r w:rsidR="00E9079D" w:rsidRPr="00E9079D">
        <w:rPr>
          <w:lang w:val="en-GB"/>
        </w:rPr>
        <w:t xml:space="preserve"> include a unique version identifier that uniquely represents the build date and Git commit hash, automatically generated during the build process to ensure traceability; this identifier must be retrievable in a consistent and read-only manner through the MCS co</w:t>
      </w:r>
      <w:r w:rsidR="004B11C1">
        <w:rPr>
          <w:lang w:val="en-GB"/>
        </w:rPr>
        <w:t>ntrol and monitoring interface.</w:t>
      </w:r>
    </w:p>
    <w:p w14:paraId="599468BD" w14:textId="24417573" w:rsidR="00ED7BC3" w:rsidRDefault="00ED7BC3">
      <w:pPr>
        <w:spacing w:after="160" w:line="259" w:lineRule="auto"/>
        <w:jc w:val="left"/>
        <w:rPr>
          <w:rFonts w:eastAsia="Times New Roman"/>
          <w:color w:val="984A9C"/>
          <w:sz w:val="22"/>
        </w:rPr>
      </w:pPr>
    </w:p>
    <w:p w14:paraId="1768269E" w14:textId="76CD8738" w:rsidR="00006433" w:rsidRDefault="00E50F40" w:rsidP="003E5C09">
      <w:pPr>
        <w:pStyle w:val="Heading4"/>
      </w:pPr>
      <w:bookmarkStart w:id="3322" w:name="_Hlk192069750"/>
      <w:r w:rsidRPr="00725372">
        <w:t>Software Change Management</w:t>
      </w:r>
    </w:p>
    <w:p w14:paraId="45C965F5" w14:textId="3E14E838" w:rsidR="000C1FE0" w:rsidRPr="00404E46" w:rsidRDefault="000C1FE0" w:rsidP="00404E46">
      <w:pPr>
        <w:rPr>
          <w:lang w:eastAsia="fr-FR"/>
        </w:rPr>
      </w:pPr>
      <w:r w:rsidRPr="00404E46">
        <w:rPr>
          <w:lang w:eastAsia="fr-FR"/>
        </w:rPr>
        <w:t xml:space="preserve">Prior to deployment in the production environment, software updates shall be rigorously tested in a staging environment. This </w:t>
      </w:r>
      <w:proofErr w:type="spellStart"/>
      <w:r w:rsidRPr="00404E46">
        <w:rPr>
          <w:lang w:eastAsia="fr-FR"/>
        </w:rPr>
        <w:t>minimizes</w:t>
      </w:r>
      <w:proofErr w:type="spellEnd"/>
      <w:r w:rsidRPr="00404E46">
        <w:rPr>
          <w:lang w:eastAsia="fr-FR"/>
        </w:rPr>
        <w:t xml:space="preserve"> risks of integration issues with MCS, MIT, MIS, or any interfacing systems and downtime of the </w:t>
      </w:r>
      <w:r w:rsidR="00A156C9">
        <w:rPr>
          <w:lang w:eastAsia="fr-FR"/>
        </w:rPr>
        <w:t>QPLANT</w:t>
      </w:r>
      <w:r w:rsidRPr="00404E46">
        <w:rPr>
          <w:lang w:eastAsia="fr-FR"/>
        </w:rPr>
        <w:t>.</w:t>
      </w:r>
    </w:p>
    <w:p w14:paraId="454EE159" w14:textId="77777777" w:rsidR="000C1FE0" w:rsidRPr="00C2314C" w:rsidRDefault="000C1FE0" w:rsidP="00404E46"/>
    <w:bookmarkEnd w:id="3322"/>
    <w:p w14:paraId="67D5657A" w14:textId="77777777" w:rsidR="00E50F40" w:rsidRPr="00725372" w:rsidRDefault="00E50F40" w:rsidP="00ED7BC3">
      <w:pPr>
        <w:keepNext/>
        <w:jc w:val="center"/>
      </w:pPr>
    </w:p>
    <w:p w14:paraId="3C0931D1" w14:textId="77777777" w:rsidR="00ED7BC3" w:rsidRDefault="00E50F40" w:rsidP="00ED7BC3">
      <w:pPr>
        <w:keepNext/>
        <w:jc w:val="center"/>
      </w:pPr>
      <w:r w:rsidRPr="00725372">
        <w:rPr>
          <w:noProof/>
          <w:sz w:val="22"/>
          <w:szCs w:val="24"/>
          <w:lang w:val="en-US"/>
        </w:rPr>
        <w:drawing>
          <wp:inline distT="0" distB="0" distL="0" distR="0" wp14:anchorId="6AA6276D" wp14:editId="7FB3D954">
            <wp:extent cx="3553460" cy="3104865"/>
            <wp:effectExtent l="0" t="0" r="8890" b="635"/>
            <wp:docPr id="10638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34">
                      <a:extLst>
                        <a:ext uri="{28A0092B-C50C-407E-A947-70E740481C1C}">
                          <a14:useLocalDpi xmlns:a14="http://schemas.microsoft.com/office/drawing/2010/main" val="0"/>
                        </a:ext>
                      </a:extLst>
                    </a:blip>
                    <a:srcRect b="13306"/>
                    <a:stretch/>
                  </pic:blipFill>
                  <pic:spPr bwMode="auto">
                    <a:xfrm>
                      <a:off x="0" y="0"/>
                      <a:ext cx="3553460" cy="3104865"/>
                    </a:xfrm>
                    <a:prstGeom prst="rect">
                      <a:avLst/>
                    </a:prstGeom>
                    <a:noFill/>
                    <a:ln>
                      <a:noFill/>
                    </a:ln>
                    <a:extLst>
                      <a:ext uri="{53640926-AAD7-44D8-BBD7-CCE9431645EC}">
                        <a14:shadowObscured xmlns:a14="http://schemas.microsoft.com/office/drawing/2010/main"/>
                      </a:ext>
                    </a:extLst>
                  </pic:spPr>
                </pic:pic>
              </a:graphicData>
            </a:graphic>
          </wp:inline>
        </w:drawing>
      </w:r>
    </w:p>
    <w:p w14:paraId="47DEC68A" w14:textId="7CF76E1A" w:rsidR="00E50F40" w:rsidRPr="00725372" w:rsidRDefault="00ED7BC3" w:rsidP="00ED7BC3">
      <w:pPr>
        <w:pStyle w:val="Bijschrift"/>
      </w:pPr>
      <w:bookmarkStart w:id="3323" w:name="_Toc195865364"/>
      <w:r>
        <w:t xml:space="preserve">Figure </w:t>
      </w:r>
      <w:r w:rsidR="00B619DE">
        <w:fldChar w:fldCharType="begin"/>
      </w:r>
      <w:r w:rsidR="00B619DE">
        <w:instrText xml:space="preserve"> SEQ Figure \* ARABIC </w:instrText>
      </w:r>
      <w:r w:rsidR="00B619DE">
        <w:fldChar w:fldCharType="separate"/>
      </w:r>
      <w:r w:rsidR="00E67BB8">
        <w:rPr>
          <w:noProof/>
        </w:rPr>
        <w:t>9</w:t>
      </w:r>
      <w:r w:rsidR="00B619DE">
        <w:fldChar w:fldCharType="end"/>
      </w:r>
      <w:r>
        <w:t xml:space="preserve"> </w:t>
      </w:r>
      <w:r w:rsidRPr="00ED7BC3">
        <w:t>Software Change Management</w:t>
      </w:r>
      <w:bookmarkEnd w:id="3323"/>
    </w:p>
    <w:p w14:paraId="69773DED" w14:textId="2B730880" w:rsidR="00E50F40" w:rsidRPr="00725372" w:rsidRDefault="00E50F40" w:rsidP="00E50F40">
      <w:pPr>
        <w:pStyle w:val="SysReq1"/>
        <w:rPr>
          <w:lang w:val="en-GB"/>
        </w:rPr>
      </w:pPr>
      <w:r w:rsidRPr="00725372">
        <w:rPr>
          <w:rStyle w:val="AASemiBoldChar"/>
        </w:rPr>
        <w:t>Establishment of a Dedicated Test Environment:</w:t>
      </w:r>
      <w:r w:rsidRPr="00725372">
        <w:rPr>
          <w:lang w:val="en-GB"/>
        </w:rPr>
        <w:t xml:space="preserve"> The supplier </w:t>
      </w:r>
      <w:commentRangeStart w:id="3324"/>
      <w:r w:rsidR="000C1FE0">
        <w:rPr>
          <w:lang w:val="en-GB"/>
        </w:rPr>
        <w:t>should</w:t>
      </w:r>
      <w:commentRangeEnd w:id="3324"/>
      <w:r w:rsidR="007E192F">
        <w:rPr>
          <w:rStyle w:val="Verwijzingopmerking"/>
          <w:lang w:val="en-GB"/>
        </w:rPr>
        <w:commentReference w:id="3324"/>
      </w:r>
      <w:r w:rsidR="000C1FE0">
        <w:rPr>
          <w:lang w:val="en-GB"/>
        </w:rPr>
        <w:t xml:space="preserve"> use</w:t>
      </w:r>
      <w:r w:rsidRPr="00725372">
        <w:rPr>
          <w:lang w:val="en-GB"/>
        </w:rPr>
        <w:t xml:space="preserve"> a dedicated test environment that replicates the production system's configuration, functionality, and critical interfaces</w:t>
      </w:r>
      <w:r w:rsidR="000C1FE0">
        <w:rPr>
          <w:lang w:val="en-GB"/>
        </w:rPr>
        <w:t xml:space="preserve"> for </w:t>
      </w:r>
      <w:r w:rsidR="00874987">
        <w:rPr>
          <w:lang w:val="en-GB"/>
        </w:rPr>
        <w:t>software changes</w:t>
      </w:r>
      <w:r w:rsidRPr="00725372">
        <w:rPr>
          <w:lang w:val="en-GB"/>
        </w:rPr>
        <w:t>. This environment may be virtual, physical or a combination.</w:t>
      </w:r>
    </w:p>
    <w:p w14:paraId="43CC6245" w14:textId="39C91619" w:rsidR="00E50F40" w:rsidRPr="00725372" w:rsidRDefault="00E50F40" w:rsidP="00E50F40">
      <w:pPr>
        <w:pStyle w:val="SysReq1"/>
        <w:rPr>
          <w:lang w:val="en-GB"/>
        </w:rPr>
      </w:pPr>
      <w:r w:rsidRPr="00725372">
        <w:rPr>
          <w:rStyle w:val="AASemiBoldChar"/>
        </w:rPr>
        <w:t>Environment Fidelity:</w:t>
      </w:r>
      <w:r w:rsidRPr="00725372">
        <w:rPr>
          <w:lang w:val="en-GB"/>
        </w:rPr>
        <w:t xml:space="preserve"> The test environment </w:t>
      </w:r>
      <w:r w:rsidR="000C1FE0">
        <w:rPr>
          <w:lang w:val="en-GB"/>
        </w:rPr>
        <w:t>shall</w:t>
      </w:r>
      <w:r w:rsidR="000C1FE0" w:rsidRPr="00725372">
        <w:rPr>
          <w:lang w:val="en-GB"/>
        </w:rPr>
        <w:t xml:space="preserve"> </w:t>
      </w:r>
      <w:r w:rsidRPr="00725372">
        <w:rPr>
          <w:lang w:val="en-GB"/>
        </w:rPr>
        <w:t>mirror the production system to a level that allows reliable validation of all changes under simulated real-world conditions, including performance, response time and stress scenarios.</w:t>
      </w:r>
    </w:p>
    <w:p w14:paraId="252E9649" w14:textId="48325239" w:rsidR="00E50F40" w:rsidRPr="00725372" w:rsidRDefault="00E50F40" w:rsidP="00E50F40">
      <w:pPr>
        <w:pStyle w:val="SysReq1"/>
        <w:rPr>
          <w:lang w:val="en-GB"/>
        </w:rPr>
      </w:pPr>
      <w:r w:rsidRPr="00725372">
        <w:rPr>
          <w:rStyle w:val="AASemiBoldChar"/>
        </w:rPr>
        <w:t>Comprehensive Testing:</w:t>
      </w:r>
      <w:r w:rsidRPr="00725372">
        <w:rPr>
          <w:lang w:val="en-GB"/>
        </w:rPr>
        <w:t xml:space="preserve"> All changes </w:t>
      </w:r>
      <w:r w:rsidR="000C1FE0">
        <w:rPr>
          <w:lang w:val="en-GB"/>
        </w:rPr>
        <w:t>shall</w:t>
      </w:r>
      <w:r w:rsidR="000C1FE0" w:rsidRPr="00725372">
        <w:rPr>
          <w:lang w:val="en-GB"/>
        </w:rPr>
        <w:t xml:space="preserve"> </w:t>
      </w:r>
      <w:r w:rsidRPr="00725372">
        <w:rPr>
          <w:lang w:val="en-GB"/>
        </w:rPr>
        <w:t xml:space="preserve">undergo rigorous functional, integration, and regression testing in the </w:t>
      </w:r>
      <w:r w:rsidR="00874987">
        <w:rPr>
          <w:lang w:val="en-GB"/>
        </w:rPr>
        <w:t>staging</w:t>
      </w:r>
      <w:r w:rsidR="00874987" w:rsidRPr="00725372">
        <w:rPr>
          <w:lang w:val="en-GB"/>
        </w:rPr>
        <w:t xml:space="preserve"> </w:t>
      </w:r>
      <w:r w:rsidRPr="00725372">
        <w:rPr>
          <w:lang w:val="en-GB"/>
        </w:rPr>
        <w:t>environment before deployment to the production system.</w:t>
      </w:r>
    </w:p>
    <w:p w14:paraId="09CB4796" w14:textId="73DE2F9B" w:rsidR="00E50F40" w:rsidRPr="00725372" w:rsidRDefault="00E50F40" w:rsidP="00E50F40">
      <w:pPr>
        <w:pStyle w:val="SysReq1"/>
        <w:rPr>
          <w:lang w:val="en-GB"/>
        </w:rPr>
      </w:pPr>
      <w:r w:rsidRPr="00725372">
        <w:rPr>
          <w:rStyle w:val="AASemiBoldChar"/>
        </w:rPr>
        <w:t>Approval Before Deployment</w:t>
      </w:r>
      <w:r w:rsidRPr="00725372">
        <w:rPr>
          <w:lang w:val="en-GB"/>
        </w:rPr>
        <w:t xml:space="preserve">: No changes </w:t>
      </w:r>
      <w:r w:rsidR="00874987">
        <w:rPr>
          <w:lang w:val="en-GB"/>
        </w:rPr>
        <w:t>shall</w:t>
      </w:r>
      <w:r w:rsidR="00874987" w:rsidRPr="00725372">
        <w:rPr>
          <w:lang w:val="en-GB"/>
        </w:rPr>
        <w:t xml:space="preserve"> </w:t>
      </w:r>
      <w:r w:rsidRPr="00725372">
        <w:rPr>
          <w:lang w:val="en-GB"/>
        </w:rPr>
        <w:t>be implemented on the production system without prior approval based on documented test results and validation in the test environment.</w:t>
      </w:r>
    </w:p>
    <w:p w14:paraId="62A95F04" w14:textId="124EDC02" w:rsidR="00E50F40" w:rsidRPr="00725372" w:rsidRDefault="00E50F40" w:rsidP="00E50F40">
      <w:pPr>
        <w:pStyle w:val="SysReq1"/>
        <w:rPr>
          <w:lang w:val="en-GB"/>
        </w:rPr>
      </w:pPr>
      <w:r w:rsidRPr="00725372">
        <w:rPr>
          <w:rStyle w:val="AASemiBoldChar"/>
        </w:rPr>
        <w:lastRenderedPageBreak/>
        <w:t>Rollback Plan:</w:t>
      </w:r>
      <w:r w:rsidRPr="00725372">
        <w:rPr>
          <w:lang w:val="en-GB"/>
        </w:rPr>
        <w:t xml:space="preserve"> The supplier </w:t>
      </w:r>
      <w:r w:rsidR="00874987">
        <w:rPr>
          <w:lang w:val="en-GB"/>
        </w:rPr>
        <w:t>shall</w:t>
      </w:r>
      <w:r w:rsidR="00874987" w:rsidRPr="00725372">
        <w:rPr>
          <w:lang w:val="en-GB"/>
        </w:rPr>
        <w:t xml:space="preserve"> </w:t>
      </w:r>
      <w:r w:rsidRPr="00725372">
        <w:rPr>
          <w:lang w:val="en-GB"/>
        </w:rPr>
        <w:t>provide a pre-tested rollback plan to ensure the system can be restored promptly to its previous state in case of issues.</w:t>
      </w:r>
    </w:p>
    <w:p w14:paraId="11281B10" w14:textId="5CABF366" w:rsidR="00E50F40" w:rsidRPr="00725372" w:rsidRDefault="00E50F40" w:rsidP="00E50F40">
      <w:pPr>
        <w:pStyle w:val="SysReq1"/>
        <w:rPr>
          <w:lang w:val="en-GB"/>
        </w:rPr>
      </w:pPr>
      <w:r w:rsidRPr="00725372">
        <w:rPr>
          <w:rStyle w:val="AASemiBoldChar"/>
        </w:rPr>
        <w:t>Version Control and Audit Trail</w:t>
      </w:r>
      <w:r w:rsidRPr="00725372">
        <w:rPr>
          <w:lang w:val="en-GB"/>
        </w:rPr>
        <w:t xml:space="preserve">: All changes </w:t>
      </w:r>
      <w:r w:rsidR="00874987">
        <w:rPr>
          <w:lang w:val="en-GB"/>
        </w:rPr>
        <w:t>shall</w:t>
      </w:r>
      <w:r w:rsidR="00874987" w:rsidRPr="00725372">
        <w:rPr>
          <w:lang w:val="en-GB"/>
        </w:rPr>
        <w:t xml:space="preserve"> </w:t>
      </w:r>
      <w:r w:rsidRPr="00725372">
        <w:rPr>
          <w:lang w:val="en-GB"/>
        </w:rPr>
        <w:t>be tracked in a version control system with an audit trail, providing clear documentation of modifications and approvals.</w:t>
      </w:r>
    </w:p>
    <w:p w14:paraId="2F60D14E" w14:textId="340A94F8" w:rsidR="00E50F40" w:rsidRPr="00725372" w:rsidRDefault="00E50F40" w:rsidP="00E50F40">
      <w:pPr>
        <w:pStyle w:val="SysReq1"/>
        <w:rPr>
          <w:lang w:val="en-GB"/>
        </w:rPr>
      </w:pPr>
      <w:proofErr w:type="spellStart"/>
      <w:r w:rsidRPr="00725372">
        <w:rPr>
          <w:rStyle w:val="AASemiBoldChar"/>
        </w:rPr>
        <w:t>Minimizing</w:t>
      </w:r>
      <w:proofErr w:type="spellEnd"/>
      <w:r w:rsidRPr="00725372">
        <w:rPr>
          <w:rStyle w:val="AASemiBoldChar"/>
        </w:rPr>
        <w:t xml:space="preserve"> Downtime</w:t>
      </w:r>
      <w:r w:rsidRPr="00725372">
        <w:rPr>
          <w:lang w:val="en-GB"/>
        </w:rPr>
        <w:t xml:space="preserve">: Changes </w:t>
      </w:r>
      <w:r w:rsidR="00874987">
        <w:rPr>
          <w:lang w:val="en-GB"/>
        </w:rPr>
        <w:t>shall</w:t>
      </w:r>
      <w:r w:rsidR="00874987" w:rsidRPr="00725372">
        <w:rPr>
          <w:lang w:val="en-GB"/>
        </w:rPr>
        <w:t xml:space="preserve"> </w:t>
      </w:r>
      <w:r w:rsidRPr="00725372">
        <w:rPr>
          <w:lang w:val="en-GB"/>
        </w:rPr>
        <w:t>be designed and tested to ensure minimal impact on system availability during deployment, including options for hot-swapping or scheduled maintenance windows.</w:t>
      </w:r>
    </w:p>
    <w:p w14:paraId="6E8CE103" w14:textId="1F5BBBF4" w:rsidR="00E50F40" w:rsidRPr="00725372" w:rsidRDefault="00E50F40" w:rsidP="00E50F40">
      <w:pPr>
        <w:pStyle w:val="SysReq1"/>
        <w:rPr>
          <w:lang w:val="en-GB"/>
        </w:rPr>
      </w:pPr>
      <w:r w:rsidRPr="00725372">
        <w:rPr>
          <w:rStyle w:val="AASemiBoldChar"/>
        </w:rPr>
        <w:t>Disruption-Free Testing</w:t>
      </w:r>
      <w:r w:rsidRPr="00725372">
        <w:rPr>
          <w:lang w:val="en-GB"/>
        </w:rPr>
        <w:t xml:space="preserve">: The supplier </w:t>
      </w:r>
      <w:r w:rsidR="00874987">
        <w:rPr>
          <w:lang w:val="en-GB"/>
        </w:rPr>
        <w:t>shall</w:t>
      </w:r>
      <w:r w:rsidR="00874987" w:rsidRPr="00725372">
        <w:rPr>
          <w:lang w:val="en-GB"/>
        </w:rPr>
        <w:t xml:space="preserve"> </w:t>
      </w:r>
      <w:r w:rsidRPr="00725372">
        <w:rPr>
          <w:lang w:val="en-GB"/>
        </w:rPr>
        <w:t xml:space="preserve">guarantee that all testing activities in the </w:t>
      </w:r>
      <w:r w:rsidR="00874987">
        <w:rPr>
          <w:lang w:val="en-GB"/>
        </w:rPr>
        <w:t>staging</w:t>
      </w:r>
      <w:r w:rsidR="00874987" w:rsidRPr="00725372">
        <w:rPr>
          <w:lang w:val="en-GB"/>
        </w:rPr>
        <w:t xml:space="preserve"> </w:t>
      </w:r>
      <w:r w:rsidRPr="00725372">
        <w:rPr>
          <w:lang w:val="en-GB"/>
        </w:rPr>
        <w:t>environment remain completely isolated from production operations to prevent any unintended disruptions.</w:t>
      </w:r>
    </w:p>
    <w:p w14:paraId="66457EFF" w14:textId="63748C0A" w:rsidR="00E50F40" w:rsidRPr="00725372" w:rsidRDefault="00E50F40" w:rsidP="00E50F40">
      <w:pPr>
        <w:pStyle w:val="SysReq1"/>
        <w:rPr>
          <w:lang w:val="en-GB"/>
        </w:rPr>
      </w:pPr>
      <w:r w:rsidRPr="00725372">
        <w:rPr>
          <w:rStyle w:val="AASemiBoldChar"/>
        </w:rPr>
        <w:t>Regulatory Adherence</w:t>
      </w:r>
      <w:r w:rsidRPr="00725372">
        <w:rPr>
          <w:lang w:val="en-GB"/>
        </w:rPr>
        <w:t xml:space="preserve">: All regulatory requirements applicable to the delivery of the plant </w:t>
      </w:r>
      <w:r w:rsidR="00874987">
        <w:rPr>
          <w:lang w:val="en-GB"/>
        </w:rPr>
        <w:t>shall</w:t>
      </w:r>
      <w:r w:rsidR="00874987" w:rsidRPr="00725372">
        <w:rPr>
          <w:lang w:val="en-GB"/>
        </w:rPr>
        <w:t xml:space="preserve"> </w:t>
      </w:r>
      <w:r w:rsidRPr="00725372">
        <w:rPr>
          <w:lang w:val="en-GB"/>
        </w:rPr>
        <w:t>also be adhered to for any changes made after delivery, ensuring compliance with safety, environmental, and industry standards.</w:t>
      </w:r>
    </w:p>
    <w:p w14:paraId="15915910" w14:textId="6A7C0885" w:rsidR="00E50F40" w:rsidRPr="00725372" w:rsidRDefault="00E50F40" w:rsidP="00E50F40">
      <w:pPr>
        <w:pStyle w:val="SysReq1"/>
        <w:rPr>
          <w:lang w:val="en-GB"/>
        </w:rPr>
      </w:pPr>
      <w:r w:rsidRPr="00725372">
        <w:rPr>
          <w:rStyle w:val="AASemiBoldChar"/>
        </w:rPr>
        <w:t>Audit and Monitoring</w:t>
      </w:r>
      <w:r w:rsidRPr="00725372">
        <w:rPr>
          <w:lang w:val="en-GB"/>
        </w:rPr>
        <w:t xml:space="preserve">: The contracting authority reserves the right to audit the testing process, </w:t>
      </w:r>
      <w:r w:rsidR="00834483">
        <w:rPr>
          <w:lang w:val="en-GB"/>
        </w:rPr>
        <w:t xml:space="preserve">staging </w:t>
      </w:r>
      <w:r w:rsidRPr="00725372">
        <w:rPr>
          <w:lang w:val="en-GB"/>
        </w:rPr>
        <w:t>environment, and changes at any time to ensure adherence to requirements.</w:t>
      </w:r>
    </w:p>
    <w:p w14:paraId="355F4039" w14:textId="6F3D3A9F" w:rsidR="00E50F40" w:rsidRDefault="00E50F40" w:rsidP="00E50F40">
      <w:pPr>
        <w:pStyle w:val="SysReq1"/>
        <w:rPr>
          <w:lang w:val="en-GB"/>
        </w:rPr>
      </w:pPr>
      <w:r w:rsidRPr="00725372">
        <w:rPr>
          <w:rStyle w:val="AASemiBoldChar"/>
        </w:rPr>
        <w:t>Continuous Improvement</w:t>
      </w:r>
      <w:r w:rsidRPr="00725372">
        <w:rPr>
          <w:lang w:val="en-GB"/>
        </w:rPr>
        <w:t xml:space="preserve">: The supplier </w:t>
      </w:r>
      <w:r w:rsidR="00834483">
        <w:rPr>
          <w:lang w:val="en-GB"/>
        </w:rPr>
        <w:t>shall</w:t>
      </w:r>
      <w:r w:rsidR="00834483" w:rsidRPr="00725372">
        <w:rPr>
          <w:lang w:val="en-GB"/>
        </w:rPr>
        <w:t xml:space="preserve"> </w:t>
      </w:r>
      <w:r w:rsidRPr="00725372">
        <w:rPr>
          <w:lang w:val="en-GB"/>
        </w:rPr>
        <w:t>collaborate with stakeholders to evaluate and improve the testing and change management process based on operational feedback and lessons learned.</w:t>
      </w:r>
    </w:p>
    <w:p w14:paraId="28026DCC" w14:textId="5A4256D9" w:rsidR="00AF7261" w:rsidRPr="00404E46" w:rsidRDefault="00AF7261">
      <w:pPr>
        <w:pStyle w:val="SysReq1"/>
        <w:rPr>
          <w:lang w:eastAsia="fr-FR"/>
        </w:rPr>
      </w:pPr>
      <w:r w:rsidRPr="00404E46">
        <w:rPr>
          <w:lang w:eastAsia="fr-FR"/>
        </w:rPr>
        <w:t>T</w:t>
      </w:r>
      <w:r w:rsidRPr="00725372">
        <w:rPr>
          <w:lang w:eastAsia="fr-FR"/>
        </w:rPr>
        <w:t xml:space="preserve">he Change management should be in place after </w:t>
      </w:r>
      <w:r>
        <w:rPr>
          <w:lang w:eastAsia="fr-FR"/>
        </w:rPr>
        <w:fldChar w:fldCharType="begin"/>
      </w:r>
      <w:r>
        <w:rPr>
          <w:lang w:eastAsia="fr-FR"/>
        </w:rPr>
        <w:instrText xml:space="preserve"> REF _Ref195080116 \h </w:instrText>
      </w:r>
      <w:r>
        <w:rPr>
          <w:lang w:eastAsia="fr-FR"/>
        </w:rPr>
      </w:r>
      <w:r>
        <w:rPr>
          <w:lang w:eastAsia="fr-FR"/>
        </w:rPr>
        <w:fldChar w:fldCharType="separate"/>
      </w:r>
      <w:r w:rsidR="00E67BB8">
        <w:t>Factory Acceptance Test</w:t>
      </w:r>
      <w:r>
        <w:rPr>
          <w:lang w:eastAsia="fr-FR"/>
        </w:rPr>
        <w:fldChar w:fldCharType="end"/>
      </w:r>
      <w:r>
        <w:rPr>
          <w:lang w:eastAsia="fr-FR"/>
        </w:rPr>
        <w:t xml:space="preserve"> </w:t>
      </w:r>
      <w:commentRangeStart w:id="3325"/>
      <w:commentRangeEnd w:id="3325"/>
      <w:r>
        <w:rPr>
          <w:rStyle w:val="Verwijzingopmerking"/>
        </w:rPr>
        <w:commentReference w:id="3325"/>
      </w:r>
      <w:commentRangeStart w:id="3326"/>
      <w:commentRangeEnd w:id="3326"/>
      <w:r>
        <w:rPr>
          <w:rStyle w:val="Verwijzingopmerking"/>
          <w:lang w:val="en-GB"/>
        </w:rPr>
        <w:commentReference w:id="3326"/>
      </w:r>
      <w:r w:rsidRPr="00725372">
        <w:rPr>
          <w:lang w:eastAsia="fr-FR"/>
        </w:rPr>
        <w:t>and used for changes needed to integrate the consumers.</w:t>
      </w:r>
    </w:p>
    <w:p w14:paraId="4F1FC0BC" w14:textId="42755F7B" w:rsidR="00E50F40" w:rsidRPr="00725372" w:rsidRDefault="00E50F40" w:rsidP="00E50F40">
      <w:pPr>
        <w:pStyle w:val="Heading4"/>
        <w:rPr>
          <w:lang w:val="en-GB"/>
        </w:rPr>
      </w:pPr>
      <w:r w:rsidRPr="00725372">
        <w:rPr>
          <w:lang w:val="en-GB"/>
        </w:rPr>
        <w:t>Human Machine Interface (HMI)</w:t>
      </w:r>
    </w:p>
    <w:p w14:paraId="32F4454B" w14:textId="0D0CE503" w:rsidR="00E50F40" w:rsidRPr="00725372" w:rsidRDefault="00E50F40" w:rsidP="00E50F40">
      <w:pPr>
        <w:pStyle w:val="SysReq1"/>
        <w:rPr>
          <w:lang w:val="en-GB"/>
        </w:rPr>
      </w:pPr>
      <w:r w:rsidRPr="00725372">
        <w:rPr>
          <w:rStyle w:val="AASemiBoldChar"/>
        </w:rPr>
        <w:t>Local Operator Station</w:t>
      </w:r>
      <w:r w:rsidRPr="00725372">
        <w:rPr>
          <w:lang w:val="en-GB"/>
        </w:rPr>
        <w:t xml:space="preserve">: The </w:t>
      </w:r>
      <w:r w:rsidR="00CB1438">
        <w:rPr>
          <w:lang w:val="en-GB"/>
        </w:rPr>
        <w:t>Contractor</w:t>
      </w:r>
      <w:r w:rsidRPr="00725372">
        <w:rPr>
          <w:lang w:val="en-GB"/>
        </w:rPr>
        <w:t xml:space="preserve"> shall </w:t>
      </w:r>
      <w:r w:rsidR="00903E41">
        <w:rPr>
          <w:lang w:val="en-GB"/>
        </w:rPr>
        <w:t>deliver local operator stations</w:t>
      </w:r>
      <w:r w:rsidRPr="00725372">
        <w:rPr>
          <w:lang w:val="en-GB"/>
        </w:rPr>
        <w:t xml:space="preserve"> to provide local data collection and reporting for the </w:t>
      </w:r>
      <w:r w:rsidR="00A156C9">
        <w:rPr>
          <w:lang w:val="en-GB"/>
        </w:rPr>
        <w:t>QPLANT</w:t>
      </w:r>
      <w:r w:rsidRPr="00725372">
        <w:rPr>
          <w:lang w:val="en-GB"/>
        </w:rPr>
        <w:t xml:space="preserve"> system to support maintenance activities. As a minimum one is expected in the </w:t>
      </w:r>
      <w:r w:rsidR="00511E30">
        <w:rPr>
          <w:lang w:val="en-GB"/>
        </w:rPr>
        <w:t>Compressor Room</w:t>
      </w:r>
      <w:r w:rsidRPr="00725372">
        <w:rPr>
          <w:lang w:val="en-GB"/>
        </w:rPr>
        <w:t xml:space="preserve"> and one in </w:t>
      </w:r>
      <w:r w:rsidR="00511E30">
        <w:rPr>
          <w:lang w:val="en-GB"/>
        </w:rPr>
        <w:t>the C</w:t>
      </w:r>
      <w:r w:rsidR="00511E30" w:rsidRPr="00725372">
        <w:rPr>
          <w:lang w:val="en-GB"/>
        </w:rPr>
        <w:t>old</w:t>
      </w:r>
      <w:r w:rsidR="00511E30">
        <w:rPr>
          <w:lang w:val="en-GB"/>
        </w:rPr>
        <w:t xml:space="preserve"> B</w:t>
      </w:r>
      <w:r w:rsidR="00511E30" w:rsidRPr="00725372">
        <w:rPr>
          <w:lang w:val="en-GB"/>
        </w:rPr>
        <w:t xml:space="preserve">ox </w:t>
      </w:r>
      <w:r w:rsidR="00511E30">
        <w:rPr>
          <w:lang w:val="en-GB"/>
        </w:rPr>
        <w:t>R</w:t>
      </w:r>
      <w:r w:rsidR="00511E30" w:rsidRPr="00725372">
        <w:rPr>
          <w:lang w:val="en-GB"/>
        </w:rPr>
        <w:t>oom</w:t>
      </w:r>
      <w:r w:rsidRPr="00725372">
        <w:rPr>
          <w:lang w:val="en-GB"/>
        </w:rPr>
        <w:t>.</w:t>
      </w:r>
    </w:p>
    <w:p w14:paraId="60131726" w14:textId="03EEAE22" w:rsidR="00E50F40" w:rsidRDefault="00E50F40" w:rsidP="00E50F40">
      <w:pPr>
        <w:pStyle w:val="SysReq1"/>
        <w:rPr>
          <w:lang w:val="en-GB"/>
        </w:rPr>
      </w:pPr>
      <w:r w:rsidRPr="00725372">
        <w:rPr>
          <w:rStyle w:val="AASemiBoldChar"/>
        </w:rPr>
        <w:t>No Full SCADA System</w:t>
      </w:r>
      <w:r w:rsidRPr="00725372">
        <w:rPr>
          <w:lang w:val="en-GB"/>
        </w:rPr>
        <w:t xml:space="preserve">: The </w:t>
      </w:r>
      <w:r w:rsidR="00CB1438">
        <w:rPr>
          <w:lang w:val="en-GB"/>
        </w:rPr>
        <w:t>Contractor</w:t>
      </w:r>
      <w:r w:rsidRPr="00725372">
        <w:rPr>
          <w:lang w:val="en-GB"/>
        </w:rPr>
        <w:t xml:space="preserve"> shall not </w:t>
      </w:r>
      <w:r w:rsidR="006362BE">
        <w:rPr>
          <w:lang w:val="en-GB"/>
        </w:rPr>
        <w:t xml:space="preserve">deliver or implement an enterprise level </w:t>
      </w:r>
      <w:r w:rsidR="00A156C9">
        <w:rPr>
          <w:lang w:val="en-GB"/>
        </w:rPr>
        <w:t>QPLANT</w:t>
      </w:r>
      <w:r w:rsidRPr="00725372">
        <w:rPr>
          <w:lang w:val="en-GB"/>
        </w:rPr>
        <w:t xml:space="preserve"> SCADA system (multi-user or multi-server architecture) as part of the scope. </w:t>
      </w:r>
    </w:p>
    <w:p w14:paraId="21977989" w14:textId="33DE50F9" w:rsidR="006362BE" w:rsidRPr="00404E46" w:rsidRDefault="006362BE" w:rsidP="00404E46">
      <w:pPr>
        <w:pStyle w:val="SysReq1"/>
      </w:pPr>
      <w:r w:rsidRPr="006362BE">
        <w:rPr>
          <w:rStyle w:val="AASemiBoldChar"/>
        </w:rPr>
        <w:t>Temporary SCADA System for Standalone Commissioning:</w:t>
      </w:r>
      <w:r>
        <w:rPr>
          <w:rStyle w:val="Zwaar"/>
        </w:rPr>
        <w:t xml:space="preserve"> </w:t>
      </w:r>
      <w:r>
        <w:br/>
        <w:t xml:space="preserve">The Contractor shall deliver and implement a temporary </w:t>
      </w:r>
      <w:r w:rsidR="00A156C9">
        <w:t>QPLANT</w:t>
      </w:r>
      <w:r>
        <w:t xml:space="preserve"> SCADA system exclusively </w:t>
      </w:r>
      <w:r w:rsidR="002E7D43">
        <w:t xml:space="preserve">for use </w:t>
      </w:r>
      <w:r>
        <w:t>during the standalone commissioning phase. This solution is intended solely to support initial testing, commissioning, and operator training, and should be decommissioned and replaced by the MCS solution once integration is realized.</w:t>
      </w:r>
      <w:r w:rsidR="001203A0">
        <w:t xml:space="preserve"> This</w:t>
      </w:r>
      <w:r w:rsidR="001203A0" w:rsidRPr="001203A0">
        <w:t xml:space="preserve"> temporary </w:t>
      </w:r>
      <w:r w:rsidR="001203A0">
        <w:t>s</w:t>
      </w:r>
      <w:r w:rsidR="001203A0" w:rsidRPr="001203A0">
        <w:t xml:space="preserve">ystem </w:t>
      </w:r>
      <w:r w:rsidR="001203A0">
        <w:t>shall also</w:t>
      </w:r>
      <w:r w:rsidR="001203A0" w:rsidRPr="001203A0">
        <w:t xml:space="preserve"> be used as refe</w:t>
      </w:r>
      <w:r w:rsidR="001203A0">
        <w:t>rence design for the development of the MCS Navigator therefor sufficient documentation is required.</w:t>
      </w:r>
    </w:p>
    <w:p w14:paraId="576C02E4" w14:textId="40ADF044" w:rsidR="00E50F40" w:rsidRPr="00725372" w:rsidRDefault="00E50F40" w:rsidP="00E50F40">
      <w:pPr>
        <w:pStyle w:val="SysReq1"/>
        <w:rPr>
          <w:lang w:val="en-GB"/>
        </w:rPr>
      </w:pPr>
      <w:r w:rsidRPr="00725372">
        <w:rPr>
          <w:rStyle w:val="AASemiBoldChar"/>
        </w:rPr>
        <w:t>Integration Support</w:t>
      </w:r>
      <w:r w:rsidRPr="00725372">
        <w:rPr>
          <w:lang w:val="en-GB"/>
        </w:rPr>
        <w:t xml:space="preserve">: The </w:t>
      </w:r>
      <w:r w:rsidR="00CB1438">
        <w:rPr>
          <w:lang w:val="en-GB"/>
        </w:rPr>
        <w:t>Contractor</w:t>
      </w:r>
      <w:r w:rsidRPr="00725372">
        <w:rPr>
          <w:lang w:val="en-GB"/>
        </w:rPr>
        <w:t xml:space="preserve"> shall provide support for integration of the </w:t>
      </w:r>
      <w:r w:rsidR="00A156C9">
        <w:rPr>
          <w:lang w:val="en-GB"/>
        </w:rPr>
        <w:t>QPLANT</w:t>
      </w:r>
      <w:r w:rsidRPr="00725372">
        <w:rPr>
          <w:lang w:val="en-GB"/>
        </w:rPr>
        <w:t xml:space="preserve"> Control System with the </w:t>
      </w:r>
      <w:r w:rsidR="001203A0">
        <w:rPr>
          <w:lang w:val="en-GB"/>
        </w:rPr>
        <w:t>MCS Navigator</w:t>
      </w:r>
      <w:r w:rsidRPr="00725372">
        <w:rPr>
          <w:lang w:val="en-GB"/>
        </w:rPr>
        <w:t>. This includes, but is not limited to:</w:t>
      </w:r>
    </w:p>
    <w:p w14:paraId="5CB9E8F2" w14:textId="5D2704E3" w:rsidR="00E50F40" w:rsidRPr="00725372" w:rsidRDefault="00E50F40" w:rsidP="00E50F40">
      <w:pPr>
        <w:pStyle w:val="RequirementBullet"/>
        <w:rPr>
          <w:lang w:val="en-GB"/>
        </w:rPr>
      </w:pPr>
      <w:r w:rsidRPr="00725372">
        <w:rPr>
          <w:lang w:val="en-GB"/>
        </w:rPr>
        <w:t>Providing support in designing the Operator Screen for the Plant.</w:t>
      </w:r>
    </w:p>
    <w:p w14:paraId="632A7ACE" w14:textId="47E41AA4" w:rsidR="00E50F40" w:rsidRPr="00725372" w:rsidRDefault="00E50F40" w:rsidP="00E50F40">
      <w:pPr>
        <w:pStyle w:val="RequirementBullet"/>
        <w:rPr>
          <w:lang w:val="en-GB"/>
        </w:rPr>
      </w:pPr>
      <w:r w:rsidRPr="00725372">
        <w:rPr>
          <w:lang w:val="en-GB"/>
        </w:rPr>
        <w:t>Supplying necessary communication protocols (e.g., OPC UA, TCP/IP)</w:t>
      </w:r>
    </w:p>
    <w:p w14:paraId="6FB62A71" w14:textId="64D23E51" w:rsidR="00E50F40" w:rsidRPr="00725372" w:rsidRDefault="00E50F40" w:rsidP="00E50F40">
      <w:pPr>
        <w:pStyle w:val="RequirementBullet"/>
        <w:rPr>
          <w:lang w:val="en-GB"/>
        </w:rPr>
      </w:pPr>
      <w:r w:rsidRPr="00725372">
        <w:rPr>
          <w:lang w:val="en-GB"/>
        </w:rPr>
        <w:t>Coordinating with the project SCADA team to ensure data consistency (e.g., tags, alarms)</w:t>
      </w:r>
    </w:p>
    <w:p w14:paraId="51BD5298" w14:textId="4EEEB367" w:rsidR="007F284D" w:rsidRDefault="00E50F40" w:rsidP="00054C3E">
      <w:pPr>
        <w:pStyle w:val="RequirementBullet"/>
        <w:rPr>
          <w:lang w:val="en-GB"/>
        </w:rPr>
      </w:pPr>
      <w:r w:rsidRPr="00725372">
        <w:rPr>
          <w:lang w:val="en-GB"/>
        </w:rPr>
        <w:t>Sharing relevant technical documentation and engineering details to enable seamless integration</w:t>
      </w:r>
    </w:p>
    <w:p w14:paraId="67CC2A63" w14:textId="7D89E6C0" w:rsidR="007F284D" w:rsidRPr="00725372" w:rsidRDefault="007F284D" w:rsidP="00D2638A">
      <w:pPr>
        <w:pStyle w:val="RequirementBullet"/>
        <w:numPr>
          <w:ilvl w:val="0"/>
          <w:numId w:val="0"/>
        </w:numPr>
        <w:rPr>
          <w:lang w:val="en-GB"/>
        </w:rPr>
      </w:pPr>
    </w:p>
    <w:p w14:paraId="62E5E3C5" w14:textId="0601E354" w:rsidR="00E50F40" w:rsidRPr="00725372" w:rsidRDefault="00E50F40" w:rsidP="00E50F40">
      <w:pPr>
        <w:pStyle w:val="SysReq1"/>
        <w:rPr>
          <w:lang w:val="en-GB"/>
        </w:rPr>
      </w:pPr>
      <w:r w:rsidRPr="00725372">
        <w:rPr>
          <w:rStyle w:val="AASemiBoldChar"/>
        </w:rPr>
        <w:t>Industrial-Grade Platform</w:t>
      </w:r>
      <w:r w:rsidRPr="00725372">
        <w:rPr>
          <w:lang w:val="en-GB"/>
        </w:rPr>
        <w:t xml:space="preserve">: The </w:t>
      </w:r>
      <w:r w:rsidR="00CB1438">
        <w:rPr>
          <w:lang w:val="en-GB"/>
        </w:rPr>
        <w:t>Contractor</w:t>
      </w:r>
      <w:r w:rsidRPr="00725372">
        <w:rPr>
          <w:lang w:val="en-GB"/>
        </w:rPr>
        <w:t xml:space="preserve"> shall ensure that the operator stations (whether HMI panels or dedicated Industrial touch PCs) are based on industrial-grade hardware specifically designed for continuous operation in a production environment. This includes robust construction, compatibility with the </w:t>
      </w:r>
      <w:r w:rsidR="00A156C9">
        <w:rPr>
          <w:lang w:val="en-GB"/>
        </w:rPr>
        <w:t>QPLANT</w:t>
      </w:r>
      <w:r w:rsidRPr="00725372">
        <w:rPr>
          <w:lang w:val="en-GB"/>
        </w:rPr>
        <w:t>’s environmental conditions (temperature, dust, vibrations, etc.), and adherence to relevant industrial standards.</w:t>
      </w:r>
    </w:p>
    <w:p w14:paraId="3BCF44A6" w14:textId="65BF4574" w:rsidR="00E50F40" w:rsidRPr="00725372" w:rsidRDefault="00E50F40" w:rsidP="00E50F40">
      <w:pPr>
        <w:pStyle w:val="SysReq1"/>
        <w:rPr>
          <w:lang w:val="en-GB"/>
        </w:rPr>
      </w:pPr>
      <w:r w:rsidRPr="00725372">
        <w:rPr>
          <w:rStyle w:val="AASemiBoldChar"/>
        </w:rPr>
        <w:t>Long-Term Software Update Support</w:t>
      </w:r>
      <w:r w:rsidRPr="00725372">
        <w:rPr>
          <w:lang w:val="en-GB"/>
        </w:rPr>
        <w:t xml:space="preserve">: The platform shall be supported with software updates, firmware updates, and security patches for a minimum of </w:t>
      </w:r>
      <w:commentRangeStart w:id="3327"/>
      <w:commentRangeStart w:id="3328"/>
      <w:r w:rsidRPr="00725372">
        <w:rPr>
          <w:lang w:val="en-GB"/>
        </w:rPr>
        <w:t>20 years</w:t>
      </w:r>
      <w:commentRangeEnd w:id="3327"/>
      <w:r w:rsidR="00FE542B">
        <w:rPr>
          <w:rStyle w:val="Verwijzingopmerking"/>
          <w:lang w:val="en-GB"/>
        </w:rPr>
        <w:commentReference w:id="3327"/>
      </w:r>
      <w:commentRangeEnd w:id="3328"/>
      <w:r w:rsidR="007977C9">
        <w:rPr>
          <w:rStyle w:val="Verwijzingopmerking"/>
          <w:lang w:val="en-GB"/>
        </w:rPr>
        <w:commentReference w:id="3328"/>
      </w:r>
      <w:r w:rsidRPr="00725372">
        <w:rPr>
          <w:lang w:val="en-GB"/>
        </w:rPr>
        <w:t xml:space="preserve"> from the date of commissioning. The </w:t>
      </w:r>
      <w:r w:rsidR="00CB1438">
        <w:rPr>
          <w:lang w:val="en-GB"/>
        </w:rPr>
        <w:t>Contractor</w:t>
      </w:r>
      <w:r w:rsidRPr="00725372">
        <w:rPr>
          <w:lang w:val="en-GB"/>
        </w:rPr>
        <w:t xml:space="preserve"> shall provide documentation or official manufacturer statements guaranteeing availability of updates throughout this period.</w:t>
      </w:r>
    </w:p>
    <w:p w14:paraId="5AC83656" w14:textId="77777777" w:rsidR="00E50F40" w:rsidRPr="00725372" w:rsidRDefault="00E50F40" w:rsidP="00E50F40">
      <w:pPr>
        <w:pStyle w:val="SysReq1"/>
        <w:rPr>
          <w:lang w:val="en-GB"/>
        </w:rPr>
      </w:pPr>
      <w:r w:rsidRPr="00725372">
        <w:rPr>
          <w:lang w:val="en-GB"/>
        </w:rPr>
        <w:t xml:space="preserve"> </w:t>
      </w:r>
      <w:r w:rsidRPr="00725372">
        <w:rPr>
          <w:rStyle w:val="AASemiBoldChar"/>
        </w:rPr>
        <w:t>Migration to Newer Hardware</w:t>
      </w:r>
      <w:r w:rsidRPr="00725372">
        <w:rPr>
          <w:lang w:val="en-GB"/>
        </w:rPr>
        <w:t xml:space="preserve">: </w:t>
      </w:r>
      <w:commentRangeStart w:id="3329"/>
      <w:r w:rsidRPr="00725372">
        <w:rPr>
          <w:lang w:val="en-GB"/>
        </w:rPr>
        <w:t xml:space="preserve">The </w:t>
      </w:r>
      <w:proofErr w:type="spellStart"/>
      <w:r w:rsidRPr="00725372">
        <w:rPr>
          <w:lang w:val="en-GB"/>
        </w:rPr>
        <w:t>visualization</w:t>
      </w:r>
      <w:proofErr w:type="spellEnd"/>
      <w:r w:rsidRPr="00725372">
        <w:rPr>
          <w:lang w:val="en-GB"/>
        </w:rPr>
        <w:t xml:space="preserve"> (HMI) project </w:t>
      </w:r>
      <w:commentRangeEnd w:id="3329"/>
      <w:r w:rsidR="00421EEC">
        <w:rPr>
          <w:rStyle w:val="Verwijzingopmerking"/>
          <w:lang w:val="en-GB"/>
        </w:rPr>
        <w:commentReference w:id="3329"/>
      </w:r>
      <w:r w:rsidRPr="00725372">
        <w:rPr>
          <w:lang w:val="en-GB"/>
        </w:rPr>
        <w:t>shall be designed in such a way that it can be migrated to newer hardware of the same manufacturer if the originally delivered hardware becomes obsolete or requires upgrade. This includes ensuring future compatibility of project files and software licenses, and providing guidelines for seamless transfer of project data and configurations.</w:t>
      </w:r>
    </w:p>
    <w:p w14:paraId="115244D7" w14:textId="77777777" w:rsidR="00E50F40" w:rsidRPr="00725372" w:rsidRDefault="00E50F40" w:rsidP="00E50F40">
      <w:pPr>
        <w:pStyle w:val="SysReq1"/>
        <w:rPr>
          <w:lang w:val="en-GB"/>
        </w:rPr>
      </w:pPr>
      <w:commentRangeStart w:id="3330"/>
      <w:r w:rsidRPr="00725372">
        <w:rPr>
          <w:lang w:val="en-GB"/>
        </w:rPr>
        <w:t xml:space="preserve">The touchscreen display </w:t>
      </w:r>
      <w:commentRangeEnd w:id="3330"/>
      <w:r w:rsidR="00421EEC">
        <w:rPr>
          <w:rStyle w:val="Verwijzingopmerking"/>
          <w:lang w:val="en-GB"/>
        </w:rPr>
        <w:commentReference w:id="3330"/>
      </w:r>
      <w:r w:rsidRPr="00725372">
        <w:rPr>
          <w:lang w:val="en-GB"/>
        </w:rPr>
        <w:t>shall have a minimum diagonal size of 24 inches to ensure sufficient screen space for detailed process graphics and user interaction.</w:t>
      </w:r>
    </w:p>
    <w:p w14:paraId="68C4F7A4" w14:textId="01487788" w:rsidR="00054C3E" w:rsidRPr="00D54FCC" w:rsidRDefault="00E50F40" w:rsidP="00D54FCC">
      <w:pPr>
        <w:pStyle w:val="SysReq1"/>
        <w:rPr>
          <w:lang w:val="en-GB"/>
        </w:rPr>
      </w:pPr>
      <w:commentRangeStart w:id="3331"/>
      <w:r w:rsidRPr="00725372">
        <w:rPr>
          <w:lang w:val="en-GB"/>
        </w:rPr>
        <w:t>The display shall support a resolution suitable for clear viewing of process graphics, text, and trends. A minimum resolution of 1920×1080 (Full HD) is recommended for a 24-inch display.</w:t>
      </w:r>
      <w:commentRangeEnd w:id="3331"/>
      <w:r w:rsidR="00421EEC">
        <w:rPr>
          <w:rStyle w:val="Verwijzingopmerking"/>
          <w:lang w:val="en-GB"/>
        </w:rPr>
        <w:commentReference w:id="3331"/>
      </w:r>
    </w:p>
    <w:p w14:paraId="748490DD" w14:textId="2C28AED6" w:rsidR="00E50F40" w:rsidRPr="00725372" w:rsidRDefault="00E50F40" w:rsidP="00E50F40">
      <w:pPr>
        <w:pStyle w:val="SysReq1"/>
        <w:rPr>
          <w:lang w:val="en-GB"/>
        </w:rPr>
      </w:pPr>
      <w:r w:rsidRPr="00725372">
        <w:rPr>
          <w:lang w:val="en-GB"/>
        </w:rPr>
        <w:t xml:space="preserve">Where the system includes a local Human Machine Interface (HMI) that supports local control, it shall implement a control selection mechanism based on a 3-state principle: </w:t>
      </w:r>
      <w:r w:rsidRPr="00725372">
        <w:rPr>
          <w:rStyle w:val="AASemiBoldChar"/>
        </w:rPr>
        <w:t>Local</w:t>
      </w:r>
      <w:r w:rsidRPr="00725372">
        <w:rPr>
          <w:lang w:val="en-GB"/>
        </w:rPr>
        <w:t xml:space="preserve"> - </w:t>
      </w:r>
      <w:r w:rsidRPr="00725372">
        <w:rPr>
          <w:rStyle w:val="AASemiBoldChar"/>
        </w:rPr>
        <w:t>Free</w:t>
      </w:r>
      <w:r w:rsidRPr="00725372">
        <w:rPr>
          <w:lang w:val="en-GB"/>
        </w:rPr>
        <w:t xml:space="preserve"> - </w:t>
      </w:r>
      <w:r w:rsidRPr="00725372">
        <w:rPr>
          <w:rStyle w:val="AASemiBoldChar"/>
        </w:rPr>
        <w:t>Remote</w:t>
      </w:r>
      <w:r w:rsidRPr="00725372">
        <w:rPr>
          <w:lang w:val="en-GB"/>
        </w:rPr>
        <w:t xml:space="preserve">. Local or remote control can only be granted when the system is in the "Free" state. If the system is not free, the requester will be denied the requested control, and any write commands from that side will be ignored. However, reading the system state </w:t>
      </w:r>
      <w:r w:rsidR="00FE542B">
        <w:rPr>
          <w:lang w:val="en-GB"/>
        </w:rPr>
        <w:t>shall</w:t>
      </w:r>
      <w:r w:rsidR="00FE542B" w:rsidRPr="00725372">
        <w:rPr>
          <w:lang w:val="en-GB"/>
        </w:rPr>
        <w:t xml:space="preserve"> </w:t>
      </w:r>
      <w:r w:rsidRPr="00725372">
        <w:rPr>
          <w:lang w:val="en-GB"/>
        </w:rPr>
        <w:t xml:space="preserve">always be permitted in any state, allowing either side to retrieve information about the system's status and confirming whether a request was successful. Writing (changing) is only allowed when the request is accepted. It is important to note that this control mechanism only pertains to local versus remote control states. Any other state machines within the system </w:t>
      </w:r>
      <w:r w:rsidR="00FE542B">
        <w:rPr>
          <w:lang w:val="en-GB"/>
        </w:rPr>
        <w:t>shall</w:t>
      </w:r>
      <w:r w:rsidR="00FE542B" w:rsidRPr="00725372">
        <w:rPr>
          <w:lang w:val="en-GB"/>
        </w:rPr>
        <w:t xml:space="preserve"> </w:t>
      </w:r>
      <w:r w:rsidRPr="00725372">
        <w:rPr>
          <w:lang w:val="en-GB"/>
        </w:rPr>
        <w:t>remain active, ensuring that, for example, regulation loops continue to function in either state.</w:t>
      </w:r>
    </w:p>
    <w:p w14:paraId="1EC74AEA" w14:textId="77777777" w:rsidR="00E50F40" w:rsidRPr="00725372" w:rsidRDefault="00E50F40" w:rsidP="00E50F40">
      <w:pPr>
        <w:pStyle w:val="SysReq1"/>
        <w:rPr>
          <w:lang w:val="en-GB"/>
        </w:rPr>
      </w:pPr>
      <w:r w:rsidRPr="00725372">
        <w:rPr>
          <w:rStyle w:val="AASemiBoldChar"/>
        </w:rPr>
        <w:t>Release</w:t>
      </w:r>
      <w:r w:rsidRPr="00725372">
        <w:rPr>
          <w:lang w:val="en-GB"/>
        </w:rPr>
        <w:t xml:space="preserve">: Once a system is reserved in a specific control mode, it shall automatically transition to the "Free" state if a configurable timeout period (maximum of 5 minutes) of non-activity expires. "Releasing" means transitioning from a specific control state to the "Free" state. Non-activity refers to the absence of local or remote actions. </w:t>
      </w:r>
    </w:p>
    <w:p w14:paraId="57D03C33" w14:textId="77777777" w:rsidR="00E50F40" w:rsidRPr="00725372" w:rsidRDefault="00E50F40" w:rsidP="00E50F40">
      <w:pPr>
        <w:pStyle w:val="SysReq1"/>
        <w:rPr>
          <w:lang w:val="en-GB"/>
        </w:rPr>
      </w:pPr>
      <w:r w:rsidRPr="00725372">
        <w:rPr>
          <w:rStyle w:val="AASemiBoldChar"/>
        </w:rPr>
        <w:t>Non-Critical System Role</w:t>
      </w:r>
      <w:r w:rsidRPr="00725372">
        <w:rPr>
          <w:lang w:val="en-GB"/>
        </w:rPr>
        <w:t xml:space="preserve">: The Operator Station shall be designed as a non-critical component of the control system. No real-time or safety-critical control functions shall reside in the Operator Station; it is purely for monitoring, </w:t>
      </w:r>
      <w:proofErr w:type="spellStart"/>
      <w:r w:rsidRPr="00725372">
        <w:rPr>
          <w:lang w:val="en-GB"/>
        </w:rPr>
        <w:t>visualization</w:t>
      </w:r>
      <w:proofErr w:type="spellEnd"/>
      <w:r w:rsidRPr="00725372">
        <w:rPr>
          <w:lang w:val="en-GB"/>
        </w:rPr>
        <w:t>, and local interaction.</w:t>
      </w:r>
    </w:p>
    <w:p w14:paraId="5B33F113" w14:textId="77777777" w:rsidR="00E50F40" w:rsidRPr="00725372" w:rsidRDefault="00E50F40" w:rsidP="00E50F40">
      <w:pPr>
        <w:pStyle w:val="SysReq1"/>
        <w:rPr>
          <w:lang w:val="en-GB"/>
        </w:rPr>
      </w:pPr>
      <w:r w:rsidRPr="00725372">
        <w:rPr>
          <w:rStyle w:val="AASemiBoldChar"/>
        </w:rPr>
        <w:t>Data Storage &amp; Retention</w:t>
      </w:r>
      <w:r w:rsidRPr="00725372">
        <w:rPr>
          <w:lang w:val="en-GB"/>
        </w:rPr>
        <w:t>: The Operator Station shall store operational data (e.g., trends, alarms) only for a limited amount of time, sufficient for short-term analysis and troubleshooting. The data stored locally shall not be formally backed up; once data ages out of the configured retention period, it may be overwritten or discarded.</w:t>
      </w:r>
    </w:p>
    <w:p w14:paraId="5A1F7A6E" w14:textId="77777777" w:rsidR="00E50F40" w:rsidRPr="00725372" w:rsidRDefault="00E50F40" w:rsidP="00E50F40">
      <w:pPr>
        <w:pStyle w:val="SysReq1"/>
        <w:rPr>
          <w:lang w:val="en-GB"/>
        </w:rPr>
      </w:pPr>
      <w:r w:rsidRPr="00725372">
        <w:rPr>
          <w:lang w:val="en-GB"/>
        </w:rPr>
        <w:t xml:space="preserve">The Operator Station shall provide capabilities for plotting curves and trends, enabling real-time and short-term historical </w:t>
      </w:r>
      <w:proofErr w:type="spellStart"/>
      <w:r w:rsidRPr="00725372">
        <w:rPr>
          <w:lang w:val="en-GB"/>
        </w:rPr>
        <w:t>visualization</w:t>
      </w:r>
      <w:proofErr w:type="spellEnd"/>
      <w:r w:rsidRPr="00725372">
        <w:rPr>
          <w:lang w:val="en-GB"/>
        </w:rPr>
        <w:t xml:space="preserve"> of key process variables.</w:t>
      </w:r>
    </w:p>
    <w:p w14:paraId="5BB59377" w14:textId="77777777" w:rsidR="00E50F40" w:rsidRPr="00725372" w:rsidRDefault="00E50F40" w:rsidP="00E50F40">
      <w:pPr>
        <w:pStyle w:val="SysReq1"/>
        <w:rPr>
          <w:lang w:val="en-GB"/>
        </w:rPr>
      </w:pPr>
      <w:r w:rsidRPr="00725372">
        <w:rPr>
          <w:lang w:val="en-GB"/>
        </w:rPr>
        <w:t>The Operator Station shall include graphical process views, providing an intuitive interface for monitoring equipment states and process flows.</w:t>
      </w:r>
    </w:p>
    <w:p w14:paraId="6D2B62DC" w14:textId="77777777" w:rsidR="00E50F40" w:rsidRPr="00725372" w:rsidRDefault="00E50F40" w:rsidP="00E50F40">
      <w:pPr>
        <w:pStyle w:val="SysReq1"/>
        <w:rPr>
          <w:lang w:val="en-GB"/>
        </w:rPr>
      </w:pPr>
      <w:r w:rsidRPr="00725372">
        <w:rPr>
          <w:lang w:val="en-GB"/>
        </w:rPr>
        <w:t>The Operator Station shall show and log alarms and events for immediate operator awareness without functionality to acknowledge alarm occurrences</w:t>
      </w:r>
    </w:p>
    <w:p w14:paraId="020279E4" w14:textId="77777777" w:rsidR="00E50F40" w:rsidRPr="00725372" w:rsidRDefault="00E50F40" w:rsidP="00E50F40">
      <w:pPr>
        <w:pStyle w:val="SysReq1"/>
        <w:rPr>
          <w:lang w:val="en-GB"/>
        </w:rPr>
      </w:pPr>
      <w:r w:rsidRPr="00725372">
        <w:rPr>
          <w:lang w:val="en-GB"/>
        </w:rPr>
        <w:t>Graphical process views shall be agreed with SCK CEN.</w:t>
      </w:r>
    </w:p>
    <w:p w14:paraId="00524E5E" w14:textId="30B3EFC7" w:rsidR="00E50F40" w:rsidRPr="00725372" w:rsidRDefault="00E50F40" w:rsidP="00E50F40">
      <w:pPr>
        <w:pStyle w:val="SysReq1"/>
        <w:rPr>
          <w:lang w:val="en-GB"/>
        </w:rPr>
      </w:pPr>
      <w:r w:rsidRPr="00725372">
        <w:rPr>
          <w:lang w:val="en-GB"/>
        </w:rPr>
        <w:t>All the sensors and actuators shall be integrated in different graphical views.</w:t>
      </w:r>
    </w:p>
    <w:p w14:paraId="6B11BC4C" w14:textId="5B42E5C7" w:rsidR="00E50F40" w:rsidRPr="00725372" w:rsidRDefault="00E50F40" w:rsidP="00EA4124">
      <w:pPr>
        <w:pStyle w:val="SysReq1"/>
        <w:rPr>
          <w:lang w:val="en-GB"/>
        </w:rPr>
      </w:pPr>
      <w:r w:rsidRPr="00725372">
        <w:rPr>
          <w:lang w:val="en-GB"/>
        </w:rPr>
        <w:t xml:space="preserve">The </w:t>
      </w:r>
      <w:commentRangeStart w:id="3332"/>
      <w:r w:rsidRPr="00725372">
        <w:rPr>
          <w:lang w:val="en-GB"/>
        </w:rPr>
        <w:t>Operator</w:t>
      </w:r>
      <w:commentRangeEnd w:id="3332"/>
      <w:r w:rsidR="00780ED7">
        <w:rPr>
          <w:rStyle w:val="Verwijzingopmerking"/>
          <w:lang w:val="en-GB"/>
        </w:rPr>
        <w:commentReference w:id="3332"/>
      </w:r>
      <w:r w:rsidRPr="00725372">
        <w:rPr>
          <w:lang w:val="en-GB"/>
        </w:rPr>
        <w:t xml:space="preserve"> Station software shall support a </w:t>
      </w:r>
      <w:commentRangeStart w:id="3333"/>
      <w:r w:rsidRPr="00725372">
        <w:rPr>
          <w:lang w:val="en-GB"/>
        </w:rPr>
        <w:t>default</w:t>
      </w:r>
      <w:commentRangeEnd w:id="3333"/>
      <w:r w:rsidR="00780ED7">
        <w:rPr>
          <w:rStyle w:val="Verwijzingopmerking"/>
          <w:lang w:val="en-GB"/>
        </w:rPr>
        <w:commentReference w:id="3333"/>
      </w:r>
      <w:r w:rsidRPr="00725372">
        <w:rPr>
          <w:lang w:val="en-GB"/>
        </w:rPr>
        <w:t xml:space="preserve"> data acquisition </w:t>
      </w:r>
      <w:commentRangeStart w:id="3334"/>
      <w:r w:rsidRPr="00725372">
        <w:rPr>
          <w:lang w:val="en-GB"/>
        </w:rPr>
        <w:t xml:space="preserve">period of maximum two seconds. For critical turbine data an acquisition </w:t>
      </w:r>
      <w:commentRangeEnd w:id="3334"/>
      <w:r w:rsidR="00780ED7">
        <w:rPr>
          <w:rStyle w:val="Verwijzingopmerking"/>
          <w:lang w:val="en-GB"/>
        </w:rPr>
        <w:commentReference w:id="3334"/>
      </w:r>
      <w:r w:rsidRPr="00725372">
        <w:rPr>
          <w:lang w:val="en-GB"/>
        </w:rPr>
        <w:t>rate of 100 ms is required.</w:t>
      </w:r>
    </w:p>
    <w:p w14:paraId="22719271" w14:textId="3075DF3B" w:rsidR="00E50F40" w:rsidRPr="00725372" w:rsidRDefault="00E50F40" w:rsidP="00EA4124">
      <w:pPr>
        <w:pStyle w:val="SysReq1"/>
        <w:rPr>
          <w:lang w:val="en-GB"/>
        </w:rPr>
      </w:pPr>
      <w:r w:rsidRPr="00725372">
        <w:rPr>
          <w:lang w:val="en-GB"/>
        </w:rPr>
        <w:t>The HMI software shall allow at least two permission levels with different functions available.</w:t>
      </w:r>
    </w:p>
    <w:p w14:paraId="73404AFF" w14:textId="7D7F18B9" w:rsidR="00EA4124" w:rsidRPr="00725372" w:rsidRDefault="00E50F40" w:rsidP="00E50F40">
      <w:pPr>
        <w:pStyle w:val="SysReq1"/>
        <w:rPr>
          <w:lang w:val="en-GB"/>
        </w:rPr>
      </w:pPr>
      <w:commentRangeStart w:id="3335"/>
      <w:r w:rsidRPr="00725372">
        <w:rPr>
          <w:lang w:val="en-GB"/>
        </w:rPr>
        <w:t xml:space="preserve">The HMI software package shall allow to automatically call or e-mail “on call” staff through MIT (see </w:t>
      </w: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E67BB8" w:rsidRPr="00E67BB8">
        <w:rPr>
          <w:rStyle w:val="AAReferencedChar"/>
        </w:rPr>
        <w:t>Figure 8</w:t>
      </w:r>
      <w:r w:rsidRPr="00725372">
        <w:rPr>
          <w:rStyle w:val="AAReferencedChar"/>
        </w:rPr>
        <w:fldChar w:fldCharType="end"/>
      </w:r>
      <w:r w:rsidRPr="00725372">
        <w:rPr>
          <w:lang w:val="en-GB"/>
        </w:rPr>
        <w:t>).</w:t>
      </w:r>
      <w:commentRangeEnd w:id="3335"/>
      <w:r w:rsidR="00780ED7">
        <w:rPr>
          <w:rStyle w:val="Verwijzingopmerking"/>
          <w:lang w:val="en-GB"/>
        </w:rPr>
        <w:commentReference w:id="3335"/>
      </w:r>
    </w:p>
    <w:p w14:paraId="231CDF40" w14:textId="77777777" w:rsidR="00EA4124" w:rsidRPr="00725372" w:rsidRDefault="00E50F40" w:rsidP="00E50F40">
      <w:pPr>
        <w:pStyle w:val="SysReq1"/>
        <w:rPr>
          <w:lang w:val="en-GB"/>
        </w:rPr>
      </w:pPr>
      <w:r w:rsidRPr="00725372">
        <w:rPr>
          <w:lang w:val="en-GB"/>
        </w:rPr>
        <w:t>The graphical views shall be in accordance with the Process &amp; Instrumentation Diagrams to easily understand and operate the system</w:t>
      </w:r>
      <w:r w:rsidR="00EA4124" w:rsidRPr="00725372">
        <w:rPr>
          <w:lang w:val="en-GB"/>
        </w:rPr>
        <w:t>.</w:t>
      </w:r>
    </w:p>
    <w:p w14:paraId="0D400011" w14:textId="603B3E81" w:rsidR="00054C3E" w:rsidRDefault="00E50F40" w:rsidP="00ED7BC3">
      <w:pPr>
        <w:pStyle w:val="SysReq1"/>
        <w:rPr>
          <w:lang w:val="en-GB"/>
        </w:rPr>
      </w:pPr>
      <w:r w:rsidRPr="00725372">
        <w:rPr>
          <w:lang w:val="en-GB"/>
        </w:rPr>
        <w:t xml:space="preserve">The HMI software package shall be installed on two workstations with large screens (at least height 24 inches monitors) to </w:t>
      </w:r>
      <w:proofErr w:type="spellStart"/>
      <w:r w:rsidRPr="00725372">
        <w:rPr>
          <w:lang w:val="en-GB"/>
        </w:rPr>
        <w:t>visualize</w:t>
      </w:r>
      <w:proofErr w:type="spellEnd"/>
      <w:r w:rsidRPr="00725372">
        <w:rPr>
          <w:lang w:val="en-GB"/>
        </w:rPr>
        <w:t xml:space="preserve"> the useful information during </w:t>
      </w:r>
      <w:r w:rsidR="00A156C9">
        <w:rPr>
          <w:lang w:val="en-GB"/>
        </w:rPr>
        <w:t>QPLANT</w:t>
      </w:r>
      <w:r w:rsidRPr="00725372">
        <w:rPr>
          <w:lang w:val="en-GB"/>
        </w:rPr>
        <w:t xml:space="preserve"> operation (see  </w:t>
      </w: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E67BB8" w:rsidRPr="00E67BB8">
        <w:rPr>
          <w:rStyle w:val="AAReferencedChar"/>
        </w:rPr>
        <w:t>Figure 8</w:t>
      </w:r>
      <w:r w:rsidRPr="00725372">
        <w:rPr>
          <w:rStyle w:val="AAReferencedChar"/>
        </w:rPr>
        <w:fldChar w:fldCharType="end"/>
      </w:r>
      <w:r w:rsidRPr="00725372">
        <w:rPr>
          <w:lang w:val="en-GB"/>
        </w:rPr>
        <w:t>).</w:t>
      </w:r>
    </w:p>
    <w:p w14:paraId="595AFD6A" w14:textId="77777777" w:rsidR="00D2638A" w:rsidRPr="00ED7BC3" w:rsidRDefault="00D2638A" w:rsidP="00D2638A">
      <w:pPr>
        <w:pStyle w:val="SysReq1"/>
        <w:numPr>
          <w:ilvl w:val="0"/>
          <w:numId w:val="0"/>
        </w:numPr>
        <w:ind w:left="2431" w:hanging="1296"/>
        <w:rPr>
          <w:lang w:val="en-GB"/>
        </w:rPr>
      </w:pPr>
    </w:p>
    <w:p w14:paraId="4437EE39" w14:textId="26ED0965" w:rsidR="00AD2B68" w:rsidRPr="00892A67" w:rsidRDefault="00E50F40" w:rsidP="00AD2B68">
      <w:pPr>
        <w:pStyle w:val="Heading4"/>
        <w:rPr>
          <w:lang w:val="en-GB"/>
        </w:rPr>
      </w:pPr>
      <w:r w:rsidRPr="00725372">
        <w:rPr>
          <w:lang w:val="en-GB"/>
        </w:rPr>
        <w:t>Network</w:t>
      </w:r>
    </w:p>
    <w:p w14:paraId="6A61F692" w14:textId="77777777" w:rsidR="0024074D" w:rsidRPr="00725372" w:rsidRDefault="0024074D" w:rsidP="0024074D">
      <w:pPr>
        <w:pStyle w:val="Heading5numbered"/>
        <w:rPr>
          <w:lang w:val="en-GB"/>
        </w:rPr>
      </w:pPr>
      <w:r w:rsidRPr="00725372">
        <w:rPr>
          <w:lang w:val="en-GB"/>
        </w:rPr>
        <w:t>Reference Architecture</w:t>
      </w:r>
    </w:p>
    <w:p w14:paraId="4B3D3068" w14:textId="77777777" w:rsidR="0024074D" w:rsidRPr="00725372" w:rsidRDefault="0024074D" w:rsidP="0024074D">
      <w:pPr>
        <w:jc w:val="center"/>
      </w:pPr>
      <w:r w:rsidRPr="00725372">
        <w:rPr>
          <w:noProof/>
          <w:lang w:val="en-US"/>
        </w:rPr>
        <w:drawing>
          <wp:inline distT="0" distB="0" distL="0" distR="0" wp14:anchorId="6B5AC0B7" wp14:editId="13A01E73">
            <wp:extent cx="4359806" cy="2219987"/>
            <wp:effectExtent l="0" t="0" r="3175" b="8890"/>
            <wp:docPr id="8" name="attachment_diagram_20241202-1457.47868.mxg.sv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diagram_20241202-1457.47868.mxg.svg"/>
                    <pic:cNvPicPr/>
                  </pic:nvPicPr>
                  <pic:blipFill>
                    <a:blip r:embed="rId36"/>
                    <a:stretch>
                      <a:fillRect/>
                    </a:stretch>
                  </pic:blipFill>
                  <pic:spPr>
                    <a:xfrm>
                      <a:off x="0" y="0"/>
                      <a:ext cx="4380628" cy="2230589"/>
                    </a:xfrm>
                    <a:prstGeom prst="rect">
                      <a:avLst/>
                    </a:prstGeom>
                  </pic:spPr>
                </pic:pic>
              </a:graphicData>
            </a:graphic>
          </wp:inline>
        </w:drawing>
      </w:r>
    </w:p>
    <w:p w14:paraId="0576D8CE" w14:textId="6BBFDF27" w:rsidR="0024074D" w:rsidRPr="00725372" w:rsidRDefault="0024074D" w:rsidP="0024074D">
      <w:pPr>
        <w:pStyle w:val="Bijschrift"/>
      </w:pPr>
      <w:bookmarkStart w:id="3336" w:name="_Toc190680899"/>
      <w:bookmarkStart w:id="3337" w:name="_Toc195865365"/>
      <w:commentRangeStart w:id="3338"/>
      <w:r w:rsidRPr="00725372">
        <w:t>Figure</w:t>
      </w:r>
      <w:commentRangeEnd w:id="3338"/>
      <w:r>
        <w:rPr>
          <w:rStyle w:val="Verwijzingopmerking"/>
          <w:rFonts w:ascii="Segoe UI" w:hAnsi="Segoe UI"/>
          <w:iCs w:val="0"/>
          <w:color w:val="auto"/>
        </w:rPr>
        <w:commentReference w:id="3338"/>
      </w:r>
      <w:r w:rsidRPr="00725372">
        <w:t xml:space="preserve"> </w:t>
      </w:r>
      <w:r w:rsidR="00B619DE">
        <w:fldChar w:fldCharType="begin"/>
      </w:r>
      <w:r w:rsidR="00B619DE">
        <w:instrText xml:space="preserve"> SEQ Figure \* ARABIC </w:instrText>
      </w:r>
      <w:r w:rsidR="00B619DE">
        <w:fldChar w:fldCharType="separate"/>
      </w:r>
      <w:r w:rsidR="00E67BB8">
        <w:rPr>
          <w:noProof/>
        </w:rPr>
        <w:t>10</w:t>
      </w:r>
      <w:r w:rsidR="00B619DE">
        <w:fldChar w:fldCharType="end"/>
      </w:r>
      <w:r w:rsidRPr="00725372">
        <w:t xml:space="preserve"> MIT Reference Architecture</w:t>
      </w:r>
      <w:bookmarkEnd w:id="3336"/>
      <w:bookmarkEnd w:id="3337"/>
    </w:p>
    <w:p w14:paraId="3B681434" w14:textId="77777777" w:rsidR="0024074D" w:rsidRPr="00725372" w:rsidRDefault="0024074D" w:rsidP="0024074D">
      <w:pPr>
        <w:pStyle w:val="regular"/>
        <w:jc w:val="center"/>
      </w:pPr>
    </w:p>
    <w:p w14:paraId="22DBDFAA" w14:textId="77777777" w:rsidR="0024074D" w:rsidRPr="00725372" w:rsidRDefault="0024074D" w:rsidP="0024074D">
      <w:pPr>
        <w:tabs>
          <w:tab w:val="left" w:pos="1080"/>
        </w:tabs>
        <w:ind w:left="1080" w:hanging="450"/>
      </w:pPr>
      <w:r w:rsidRPr="00725372">
        <w:rPr>
          <w:rStyle w:val="AASemiBoldChar"/>
        </w:rPr>
        <w:t>Enterprise Network:</w:t>
      </w:r>
      <w:r w:rsidRPr="00725372">
        <w:t xml:space="preserve"> Represents the high-level IT network connecting various business operations, services, and systems. It serves as the foundation for communication across the </w:t>
      </w:r>
      <w:proofErr w:type="spellStart"/>
      <w:r w:rsidRPr="00725372">
        <w:t>organization</w:t>
      </w:r>
      <w:proofErr w:type="spellEnd"/>
      <w:r w:rsidRPr="00725372">
        <w:t>.</w:t>
      </w:r>
    </w:p>
    <w:p w14:paraId="68204F40" w14:textId="77777777" w:rsidR="0024074D" w:rsidRPr="00725372" w:rsidRDefault="0024074D" w:rsidP="0024074D">
      <w:pPr>
        <w:tabs>
          <w:tab w:val="left" w:pos="1080"/>
        </w:tabs>
        <w:ind w:left="1080" w:hanging="450"/>
      </w:pPr>
      <w:r w:rsidRPr="005C1507">
        <w:rPr>
          <w:rStyle w:val="AASemiBoldChar"/>
        </w:rPr>
        <w:t>Industrial Network</w:t>
      </w:r>
      <w:r w:rsidRPr="00725372">
        <w:t>: Focuses on the network responsible for managing industrial operations and controls, connecting systems such as SCADA, PLCs, and field devices. It ensures reliable data transmission for production and automation processes.</w:t>
      </w:r>
    </w:p>
    <w:p w14:paraId="3A8D49EE" w14:textId="77777777" w:rsidR="0024074D" w:rsidRPr="00725372" w:rsidRDefault="0024074D" w:rsidP="0024074D">
      <w:pPr>
        <w:tabs>
          <w:tab w:val="left" w:pos="1080"/>
        </w:tabs>
        <w:ind w:left="1080" w:hanging="450"/>
      </w:pPr>
      <w:r w:rsidRPr="00725372">
        <w:rPr>
          <w:rStyle w:val="AASemiBoldChar"/>
        </w:rPr>
        <w:t>Plant:</w:t>
      </w:r>
      <w:r w:rsidRPr="00725372">
        <w:t xml:space="preserve"> This is the central infrastructure that interconnects different network segments, providing high-speed data transfer and ensuring scalability and reliability.</w:t>
      </w:r>
    </w:p>
    <w:p w14:paraId="5959F6B7" w14:textId="77777777" w:rsidR="0024074D" w:rsidRPr="00725372" w:rsidRDefault="0024074D" w:rsidP="0024074D">
      <w:pPr>
        <w:tabs>
          <w:tab w:val="left" w:pos="1080"/>
        </w:tabs>
        <w:ind w:left="1080" w:hanging="450"/>
      </w:pPr>
      <w:r w:rsidRPr="00725372">
        <w:rPr>
          <w:rStyle w:val="AASemiBoldChar"/>
        </w:rPr>
        <w:t xml:space="preserve">Zone: </w:t>
      </w:r>
      <w:r w:rsidRPr="00725372">
        <w:t xml:space="preserve">Acts as an intermediary between the cell and the industrial network, handling traffic distribution and </w:t>
      </w:r>
      <w:proofErr w:type="spellStart"/>
      <w:r w:rsidRPr="00725372">
        <w:t>optimizing</w:t>
      </w:r>
      <w:proofErr w:type="spellEnd"/>
      <w:r w:rsidRPr="00725372">
        <w:t xml:space="preserve"> data flow.</w:t>
      </w:r>
    </w:p>
    <w:p w14:paraId="0A67CAA1" w14:textId="7280E464" w:rsidR="00AD2B68" w:rsidRPr="00AD2B68" w:rsidRDefault="00963A41" w:rsidP="00AD2B68">
      <w:pPr>
        <w:pStyle w:val="Heading5numbered"/>
      </w:pPr>
      <w:r>
        <w:t>General</w:t>
      </w:r>
    </w:p>
    <w:p w14:paraId="0913F86C" w14:textId="6168DC22" w:rsidR="00E50F40" w:rsidRPr="00725372" w:rsidRDefault="00E50F40" w:rsidP="00E50F40">
      <w:pPr>
        <w:pStyle w:val="SysReq1"/>
        <w:rPr>
          <w:lang w:val="en-GB"/>
        </w:rPr>
      </w:pPr>
      <w:commentRangeStart w:id="3339"/>
      <w:r w:rsidRPr="00725372">
        <w:rPr>
          <w:rStyle w:val="AASemiBoldChar"/>
        </w:rPr>
        <w:t>Internal Inventory for Plant</w:t>
      </w:r>
      <w:r w:rsidRPr="00725372">
        <w:rPr>
          <w:lang w:val="en-GB"/>
        </w:rPr>
        <w:t xml:space="preserve">: The </w:t>
      </w:r>
      <w:r w:rsidR="00CB1438">
        <w:rPr>
          <w:lang w:val="en-GB"/>
        </w:rPr>
        <w:t>Contractor</w:t>
      </w:r>
      <w:r w:rsidRPr="00725372">
        <w:rPr>
          <w:lang w:val="en-GB"/>
        </w:rPr>
        <w:t xml:space="preserve"> shall maintain and provide an up-to-date internal inventory of all components, equipment, and services delivered as part of the plant. This inventory must include detailed information on internal applications, devices, network interfaces, and communication protocols used within the plant. The internal inventory should be updated and shared with the client whenever any changes or updates occur in the plant</w:t>
      </w:r>
      <w:commentRangeEnd w:id="3339"/>
      <w:r w:rsidR="00AC7450">
        <w:rPr>
          <w:rStyle w:val="Verwijzingopmerking"/>
          <w:lang w:val="en-GB"/>
        </w:rPr>
        <w:commentReference w:id="3339"/>
      </w:r>
      <w:r w:rsidRPr="00725372">
        <w:rPr>
          <w:lang w:val="en-GB"/>
        </w:rPr>
        <w:t xml:space="preserve">. </w:t>
      </w:r>
    </w:p>
    <w:p w14:paraId="27757A28" w14:textId="1012AE1F" w:rsidR="00E50F40" w:rsidRPr="00725372" w:rsidRDefault="00E50F40" w:rsidP="00E50F40">
      <w:pPr>
        <w:pStyle w:val="SysReq1"/>
        <w:rPr>
          <w:lang w:val="en-GB"/>
        </w:rPr>
      </w:pPr>
      <w:bookmarkStart w:id="3340" w:name="_Ref195005601"/>
      <w:r w:rsidRPr="00725372">
        <w:rPr>
          <w:rStyle w:val="AASemiBoldChar"/>
        </w:rPr>
        <w:t>Network Ports and Protocols Requirement</w:t>
      </w:r>
      <w:r w:rsidRPr="00725372">
        <w:rPr>
          <w:lang w:val="en-GB"/>
        </w:rPr>
        <w:t xml:space="preserve">: The </w:t>
      </w:r>
      <w:r w:rsidR="00CB1438">
        <w:rPr>
          <w:lang w:val="en-GB"/>
        </w:rPr>
        <w:t>Contractor</w:t>
      </w:r>
      <w:r w:rsidRPr="00725372">
        <w:rPr>
          <w:lang w:val="en-GB"/>
        </w:rPr>
        <w:t xml:space="preserve"> shall supply a detailed list of the network ports and protocols necessary for the correct functionality of their system and application.</w:t>
      </w:r>
      <w:bookmarkEnd w:id="3340"/>
      <w:r w:rsidR="00D82D1A">
        <w:rPr>
          <w:lang w:val="en-GB"/>
        </w:rPr>
        <w:t xml:space="preserve"> (</w:t>
      </w:r>
      <w:r w:rsidR="00D82D1A">
        <w:rPr>
          <w:lang w:val="en-GB"/>
        </w:rPr>
        <w:fldChar w:fldCharType="begin"/>
      </w:r>
      <w:r w:rsidR="00D82D1A">
        <w:rPr>
          <w:lang w:val="en-GB"/>
        </w:rPr>
        <w:instrText xml:space="preserve"> REF _Ref194400300 \h </w:instrText>
      </w:r>
      <w:r w:rsidR="00D82D1A">
        <w:rPr>
          <w:lang w:val="en-GB"/>
        </w:rPr>
      </w:r>
      <w:r w:rsidR="00D82D1A">
        <w:rPr>
          <w:lang w:val="en-GB"/>
        </w:rPr>
        <w:fldChar w:fldCharType="separate"/>
      </w:r>
      <w:r w:rsidR="00E67BB8">
        <w:rPr>
          <w:b/>
          <w:bCs/>
        </w:rPr>
        <w:t>Error! Reference source not found.</w:t>
      </w:r>
      <w:r w:rsidR="00D82D1A">
        <w:rPr>
          <w:lang w:val="en-GB"/>
        </w:rPr>
        <w:fldChar w:fldCharType="end"/>
      </w:r>
      <w:r w:rsidR="00D82D1A">
        <w:rPr>
          <w:lang w:val="en-GB"/>
        </w:rPr>
        <w:t>)</w:t>
      </w:r>
    </w:p>
    <w:p w14:paraId="6057E190" w14:textId="7EACCFB8" w:rsidR="00E50F40" w:rsidRPr="00725372" w:rsidRDefault="00E50F40" w:rsidP="00E50F40">
      <w:pPr>
        <w:pStyle w:val="SysReq1"/>
        <w:rPr>
          <w:lang w:val="en-GB"/>
        </w:rPr>
      </w:pPr>
      <w:r w:rsidRPr="00725372">
        <w:rPr>
          <w:rStyle w:val="AASemiBoldChar"/>
        </w:rPr>
        <w:t xml:space="preserve">Responsibility for Network Configuration: </w:t>
      </w:r>
      <w:r w:rsidRPr="00725372">
        <w:rPr>
          <w:lang w:val="en-GB"/>
        </w:rPr>
        <w:t xml:space="preserve">The </w:t>
      </w:r>
      <w:r w:rsidR="00CB1438">
        <w:rPr>
          <w:lang w:val="en-GB"/>
        </w:rPr>
        <w:t>Contractor</w:t>
      </w:r>
      <w:r w:rsidRPr="00725372">
        <w:rPr>
          <w:lang w:val="en-GB"/>
        </w:rPr>
        <w:t xml:space="preserve"> shall be responsible for configuring the necessary network elements based on the inventory of network ports, protocols, internal and external applications</w:t>
      </w:r>
      <w:commentRangeStart w:id="3341"/>
      <w:commentRangeEnd w:id="3341"/>
      <w:r w:rsidR="00CB1438">
        <w:rPr>
          <w:rStyle w:val="Verwijzingopmerking"/>
          <w:lang w:val="en-GB"/>
        </w:rPr>
        <w:commentReference w:id="3341"/>
      </w:r>
      <w:r w:rsidRPr="00725372">
        <w:rPr>
          <w:lang w:val="en-GB"/>
        </w:rPr>
        <w:t>.</w:t>
      </w:r>
    </w:p>
    <w:p w14:paraId="2DDA422B" w14:textId="2EF16BA7" w:rsidR="002D697C" w:rsidRPr="00D51242" w:rsidRDefault="002D697C" w:rsidP="00D51242">
      <w:pPr>
        <w:pStyle w:val="SysReq1"/>
        <w:rPr>
          <w:shd w:val="clear" w:color="auto" w:fill="FFFFFF"/>
          <w:lang w:val="en-GB"/>
        </w:rPr>
      </w:pPr>
      <w:bookmarkStart w:id="3342" w:name="_Ref195005796"/>
      <w:commentRangeStart w:id="3343"/>
      <w:r w:rsidRPr="00725372">
        <w:rPr>
          <w:rStyle w:val="AASemiBoldChar"/>
        </w:rPr>
        <w:t>IP Address Allocation and Compliance</w:t>
      </w:r>
      <w:commentRangeEnd w:id="3343"/>
      <w:r>
        <w:rPr>
          <w:rStyle w:val="Verwijzingopmerking"/>
          <w:lang w:val="en-GB"/>
        </w:rPr>
        <w:commentReference w:id="3343"/>
      </w:r>
      <w:r w:rsidRPr="00725372">
        <w:rPr>
          <w:shd w:val="clear" w:color="auto" w:fill="FFFFFF"/>
          <w:lang w:val="en-GB"/>
        </w:rPr>
        <w:t xml:space="preserve">: The </w:t>
      </w:r>
      <w:r>
        <w:rPr>
          <w:shd w:val="clear" w:color="auto" w:fill="FFFFFF"/>
          <w:lang w:val="en-GB"/>
        </w:rPr>
        <w:t>Contractor</w:t>
      </w:r>
      <w:r w:rsidRPr="00725372">
        <w:rPr>
          <w:shd w:val="clear" w:color="auto" w:fill="FFFFFF"/>
          <w:lang w:val="en-GB"/>
        </w:rPr>
        <w:t xml:space="preserve"> </w:t>
      </w:r>
      <w:r>
        <w:rPr>
          <w:shd w:val="clear" w:color="auto" w:fill="FFFFFF"/>
          <w:lang w:val="en-GB"/>
        </w:rPr>
        <w:t>shall</w:t>
      </w:r>
      <w:r w:rsidRPr="00725372">
        <w:rPr>
          <w:shd w:val="clear" w:color="auto" w:fill="FFFFFF"/>
          <w:lang w:val="en-GB"/>
        </w:rPr>
        <w:t xml:space="preserve"> use IP address ranges </w:t>
      </w:r>
      <w:r>
        <w:rPr>
          <w:shd w:val="clear" w:color="auto" w:fill="FFFFFF"/>
          <w:lang w:val="en-GB"/>
        </w:rPr>
        <w:t xml:space="preserve">for the </w:t>
      </w:r>
      <w:r w:rsidR="00A156C9">
        <w:rPr>
          <w:shd w:val="clear" w:color="auto" w:fill="FFFFFF"/>
          <w:lang w:val="en-GB"/>
        </w:rPr>
        <w:t>QPLANT:CS</w:t>
      </w:r>
      <w:r>
        <w:rPr>
          <w:shd w:val="clear" w:color="auto" w:fill="FFFFFF"/>
          <w:lang w:val="en-GB"/>
        </w:rPr>
        <w:t xml:space="preserve"> </w:t>
      </w:r>
      <w:r w:rsidRPr="00725372">
        <w:rPr>
          <w:shd w:val="clear" w:color="auto" w:fill="FFFFFF"/>
          <w:lang w:val="en-GB"/>
        </w:rPr>
        <w:t xml:space="preserve">as provided by </w:t>
      </w:r>
      <w:r>
        <w:rPr>
          <w:shd w:val="clear" w:color="auto" w:fill="FFFFFF"/>
          <w:lang w:val="en-GB"/>
        </w:rPr>
        <w:t>the customer</w:t>
      </w:r>
      <w:r w:rsidRPr="00725372">
        <w:rPr>
          <w:shd w:val="clear" w:color="auto" w:fill="FFFFFF"/>
          <w:lang w:val="en-GB"/>
        </w:rPr>
        <w:t xml:space="preserve">. </w:t>
      </w:r>
      <w:r>
        <w:rPr>
          <w:shd w:val="clear" w:color="auto" w:fill="FFFFFF"/>
          <w:lang w:val="en-GB"/>
        </w:rPr>
        <w:t xml:space="preserve">This includes equipment in Level 0 of the Perdue model. </w:t>
      </w:r>
      <w:r w:rsidRPr="00725372">
        <w:rPr>
          <w:shd w:val="clear" w:color="auto" w:fill="FFFFFF"/>
          <w:lang w:val="en-GB"/>
        </w:rPr>
        <w:t>These ranges will be pre-assigned by MIT to ensure consistency with the overall network architecture</w:t>
      </w:r>
      <w:r>
        <w:rPr>
          <w:shd w:val="clear" w:color="auto" w:fill="FFFFFF"/>
          <w:lang w:val="en-GB"/>
        </w:rPr>
        <w:t xml:space="preserve"> </w:t>
      </w:r>
      <w:r w:rsidRPr="00725372">
        <w:rPr>
          <w:lang w:val="en-GB"/>
        </w:rPr>
        <w:t>and addressing schemes</w:t>
      </w:r>
      <w:r w:rsidRPr="00725372">
        <w:rPr>
          <w:shd w:val="clear" w:color="auto" w:fill="FFFFFF"/>
          <w:lang w:val="en-GB"/>
        </w:rPr>
        <w:t xml:space="preserve">. The </w:t>
      </w:r>
      <w:r>
        <w:rPr>
          <w:shd w:val="clear" w:color="auto" w:fill="FFFFFF"/>
          <w:lang w:val="en-GB"/>
        </w:rPr>
        <w:t>Contractor</w:t>
      </w:r>
      <w:r w:rsidRPr="00725372">
        <w:rPr>
          <w:shd w:val="clear" w:color="auto" w:fill="FFFFFF"/>
          <w:lang w:val="en-GB"/>
        </w:rPr>
        <w:t xml:space="preserve"> is responsible for implementing the provided IP ranges without deviation, and any additional IP requirements </w:t>
      </w:r>
      <w:r>
        <w:rPr>
          <w:shd w:val="clear" w:color="auto" w:fill="FFFFFF"/>
          <w:lang w:val="en-GB"/>
        </w:rPr>
        <w:t>shall</w:t>
      </w:r>
      <w:r w:rsidRPr="00725372">
        <w:rPr>
          <w:shd w:val="clear" w:color="auto" w:fill="FFFFFF"/>
          <w:lang w:val="en-GB"/>
        </w:rPr>
        <w:t xml:space="preserve"> be communicated to and approved by MIT prior to implementation. Additionally, the </w:t>
      </w:r>
      <w:r>
        <w:rPr>
          <w:shd w:val="clear" w:color="auto" w:fill="FFFFFF"/>
          <w:lang w:val="en-GB"/>
        </w:rPr>
        <w:t>Contractor</w:t>
      </w:r>
      <w:r w:rsidRPr="00725372">
        <w:rPr>
          <w:shd w:val="clear" w:color="auto" w:fill="FFFFFF"/>
          <w:lang w:val="en-GB"/>
        </w:rPr>
        <w:t xml:space="preserve"> </w:t>
      </w:r>
      <w:r>
        <w:rPr>
          <w:shd w:val="clear" w:color="auto" w:fill="FFFFFF"/>
          <w:lang w:val="en-GB"/>
        </w:rPr>
        <w:t>shall</w:t>
      </w:r>
      <w:r w:rsidRPr="00725372">
        <w:rPr>
          <w:shd w:val="clear" w:color="auto" w:fill="FFFFFF"/>
          <w:lang w:val="en-GB"/>
        </w:rPr>
        <w:t xml:space="preserve"> </w:t>
      </w:r>
      <w:commentRangeStart w:id="3344"/>
      <w:commentRangeStart w:id="3345"/>
      <w:r w:rsidRPr="00725372">
        <w:rPr>
          <w:shd w:val="clear" w:color="auto" w:fill="FFFFFF"/>
          <w:lang w:val="en-GB"/>
        </w:rPr>
        <w:t xml:space="preserve">document </w:t>
      </w:r>
      <w:commentRangeEnd w:id="3344"/>
      <w:r>
        <w:rPr>
          <w:rStyle w:val="Verwijzingopmerking"/>
          <w:lang w:val="en-GB"/>
        </w:rPr>
        <w:commentReference w:id="3344"/>
      </w:r>
      <w:commentRangeEnd w:id="3345"/>
      <w:r w:rsidR="00F336BF">
        <w:rPr>
          <w:rStyle w:val="Verwijzingopmerking"/>
          <w:lang w:val="en-GB"/>
        </w:rPr>
        <w:commentReference w:id="3345"/>
      </w:r>
      <w:r w:rsidRPr="00725372">
        <w:rPr>
          <w:shd w:val="clear" w:color="auto" w:fill="FFFFFF"/>
          <w:lang w:val="en-GB"/>
        </w:rPr>
        <w:t xml:space="preserve">the use of the assigned IP ranges for each </w:t>
      </w:r>
      <w:r>
        <w:rPr>
          <w:shd w:val="clear" w:color="auto" w:fill="FFFFFF"/>
          <w:lang w:val="en-GB"/>
        </w:rPr>
        <w:t>device</w:t>
      </w:r>
      <w:r w:rsidRPr="00725372">
        <w:rPr>
          <w:shd w:val="clear" w:color="auto" w:fill="FFFFFF"/>
          <w:lang w:val="en-GB"/>
        </w:rPr>
        <w:t xml:space="preserve"> and submit this documentation to MIT upon completing the configuration. </w:t>
      </w:r>
      <w:r>
        <w:rPr>
          <w:shd w:val="clear" w:color="auto" w:fill="FFFFFF"/>
          <w:lang w:val="en-GB"/>
        </w:rPr>
        <w:t>(</w:t>
      </w:r>
      <w:r>
        <w:rPr>
          <w:shd w:val="clear" w:color="auto" w:fill="FFFFFF"/>
          <w:lang w:val="en-GB"/>
        </w:rPr>
        <w:fldChar w:fldCharType="begin"/>
      </w:r>
      <w:r>
        <w:rPr>
          <w:shd w:val="clear" w:color="auto" w:fill="FFFFFF"/>
          <w:lang w:val="en-GB"/>
        </w:rPr>
        <w:instrText xml:space="preserve"> REF _Ref194422494 \h </w:instrText>
      </w:r>
      <w:r>
        <w:rPr>
          <w:shd w:val="clear" w:color="auto" w:fill="FFFFFF"/>
          <w:lang w:val="en-GB"/>
        </w:rPr>
      </w:r>
      <w:r>
        <w:rPr>
          <w:shd w:val="clear" w:color="auto" w:fill="FFFFFF"/>
          <w:lang w:val="en-GB"/>
        </w:rPr>
        <w:fldChar w:fldCharType="separate"/>
      </w:r>
      <w:r w:rsidR="00E67BB8">
        <w:rPr>
          <w:b/>
          <w:bCs/>
          <w:shd w:val="clear" w:color="auto" w:fill="FFFFFF"/>
        </w:rPr>
        <w:t>Error! Reference source not found.</w:t>
      </w:r>
      <w:r>
        <w:rPr>
          <w:shd w:val="clear" w:color="auto" w:fill="FFFFFF"/>
          <w:lang w:val="en-GB"/>
        </w:rPr>
        <w:fldChar w:fldCharType="end"/>
      </w:r>
      <w:r>
        <w:rPr>
          <w:shd w:val="clear" w:color="auto" w:fill="FFFFFF"/>
          <w:lang w:val="en-GB"/>
        </w:rPr>
        <w:t xml:space="preserve">) </w:t>
      </w:r>
      <w:r w:rsidRPr="00725372">
        <w:rPr>
          <w:shd w:val="clear" w:color="auto" w:fill="FFFFFF"/>
          <w:lang w:val="en-GB"/>
        </w:rPr>
        <w:t xml:space="preserve">MIT reserves the right to audit the </w:t>
      </w:r>
      <w:r>
        <w:rPr>
          <w:shd w:val="clear" w:color="auto" w:fill="FFFFFF"/>
          <w:lang w:val="en-GB"/>
        </w:rPr>
        <w:t>Contractor</w:t>
      </w:r>
      <w:r w:rsidRPr="00725372">
        <w:rPr>
          <w:shd w:val="clear" w:color="auto" w:fill="FFFFFF"/>
          <w:lang w:val="en-GB"/>
        </w:rPr>
        <w:t>'s implementation to ensure adherence to the assigned IP ranges and n</w:t>
      </w:r>
      <w:r w:rsidR="00D51242">
        <w:rPr>
          <w:shd w:val="clear" w:color="auto" w:fill="FFFFFF"/>
          <w:lang w:val="en-GB"/>
        </w:rPr>
        <w:t>etwork configuration standards.</w:t>
      </w:r>
      <w:bookmarkStart w:id="3346" w:name="_Toc97036591"/>
      <w:bookmarkEnd w:id="3342"/>
    </w:p>
    <w:p w14:paraId="6AE701CD" w14:textId="6A7D5178" w:rsidR="0024074D" w:rsidRPr="00725372" w:rsidRDefault="0024074D" w:rsidP="0024074D">
      <w:pPr>
        <w:pStyle w:val="SysReq1"/>
        <w:rPr>
          <w:shd w:val="clear" w:color="auto" w:fill="FFFFFF"/>
          <w:lang w:val="en-GB"/>
        </w:rPr>
      </w:pPr>
      <w:bookmarkStart w:id="3347" w:name="_Ref194421129"/>
      <w:r w:rsidRPr="00725372">
        <w:rPr>
          <w:rStyle w:val="AASemiBoldChar"/>
        </w:rPr>
        <w:t>Remote upgrade</w:t>
      </w:r>
      <w:r>
        <w:rPr>
          <w:shd w:val="clear" w:color="auto" w:fill="FFFFFF"/>
          <w:lang w:val="en-GB"/>
        </w:rPr>
        <w:t>: Where a</w:t>
      </w:r>
      <w:r w:rsidRPr="00725372">
        <w:rPr>
          <w:shd w:val="clear" w:color="auto" w:fill="FFFFFF"/>
          <w:lang w:val="en-GB"/>
        </w:rPr>
        <w:t xml:space="preserve"> Software Component can be upgraded, the </w:t>
      </w:r>
      <w:r w:rsidR="00A156C9">
        <w:rPr>
          <w:shd w:val="clear" w:color="auto" w:fill="FFFFFF"/>
          <w:lang w:val="en-GB"/>
        </w:rPr>
        <w:t>QPLANT:CS</w:t>
      </w:r>
      <w:commentRangeStart w:id="3348"/>
      <w:commentRangeStart w:id="3349"/>
      <w:r w:rsidRPr="00725372">
        <w:rPr>
          <w:shd w:val="clear" w:color="auto" w:fill="FFFFFF"/>
          <w:lang w:val="en-GB"/>
        </w:rPr>
        <w:t xml:space="preserve"> </w:t>
      </w:r>
      <w:commentRangeEnd w:id="3348"/>
      <w:r>
        <w:rPr>
          <w:rStyle w:val="Verwijzingopmerking"/>
          <w:lang w:val="en-GB"/>
        </w:rPr>
        <w:commentReference w:id="3348"/>
      </w:r>
      <w:commentRangeEnd w:id="3349"/>
      <w:r>
        <w:rPr>
          <w:rStyle w:val="Verwijzingopmerking"/>
          <w:lang w:val="en-GB"/>
        </w:rPr>
        <w:commentReference w:id="3349"/>
      </w:r>
      <w:r w:rsidRPr="00725372">
        <w:rPr>
          <w:shd w:val="clear" w:color="auto" w:fill="FFFFFF"/>
          <w:lang w:val="en-GB"/>
        </w:rPr>
        <w:t xml:space="preserve">shall support </w:t>
      </w:r>
      <w:r>
        <w:rPr>
          <w:shd w:val="clear" w:color="auto" w:fill="FFFFFF"/>
          <w:lang w:val="en-GB"/>
        </w:rPr>
        <w:t xml:space="preserve">an </w:t>
      </w:r>
      <w:r w:rsidRPr="00725372">
        <w:rPr>
          <w:shd w:val="clear" w:color="auto" w:fill="FFFFFF"/>
          <w:lang w:val="en-GB"/>
        </w:rPr>
        <w:t>upgrade procedure which can be automated as script(s), without the need for an Internet connection. A list of required tools has to be provided.</w:t>
      </w:r>
      <w:r>
        <w:rPr>
          <w:shd w:val="clear" w:color="auto" w:fill="FFFFFF"/>
          <w:lang w:val="en-GB"/>
        </w:rPr>
        <w:t xml:space="preserve"> </w:t>
      </w:r>
      <w:r>
        <w:rPr>
          <w:shd w:val="clear" w:color="auto" w:fill="FFFFFF"/>
          <w:lang w:val="en-GB"/>
        </w:rPr>
        <w:fldChar w:fldCharType="begin"/>
      </w:r>
      <w:r>
        <w:rPr>
          <w:shd w:val="clear" w:color="auto" w:fill="FFFFFF"/>
          <w:lang w:val="en-GB"/>
        </w:rPr>
        <w:instrText xml:space="preserve"> REF _Ref194399846 \h </w:instrText>
      </w:r>
      <w:r>
        <w:rPr>
          <w:shd w:val="clear" w:color="auto" w:fill="FFFFFF"/>
          <w:lang w:val="en-GB"/>
        </w:rPr>
      </w:r>
      <w:r>
        <w:rPr>
          <w:shd w:val="clear" w:color="auto" w:fill="FFFFFF"/>
          <w:lang w:val="en-GB"/>
        </w:rPr>
        <w:fldChar w:fldCharType="separate"/>
      </w:r>
      <w:r w:rsidR="00E67BB8">
        <w:rPr>
          <w:b/>
          <w:bCs/>
          <w:shd w:val="clear" w:color="auto" w:fill="FFFFFF"/>
        </w:rPr>
        <w:t>Error! Reference source not found.</w:t>
      </w:r>
      <w:r>
        <w:rPr>
          <w:shd w:val="clear" w:color="auto" w:fill="FFFFFF"/>
          <w:lang w:val="en-GB"/>
        </w:rPr>
        <w:fldChar w:fldCharType="end"/>
      </w:r>
      <w:bookmarkEnd w:id="3347"/>
    </w:p>
    <w:p w14:paraId="771E86A8" w14:textId="77777777" w:rsidR="00054C3E" w:rsidRPr="00725372" w:rsidRDefault="00054C3E" w:rsidP="00054C3E">
      <w:pPr>
        <w:pStyle w:val="SysReq1"/>
        <w:numPr>
          <w:ilvl w:val="0"/>
          <w:numId w:val="0"/>
        </w:numPr>
        <w:rPr>
          <w:lang w:val="en-GB"/>
        </w:rPr>
      </w:pPr>
    </w:p>
    <w:p w14:paraId="071DCDE3" w14:textId="1F0F53C2" w:rsidR="00E50F40" w:rsidRPr="00725372" w:rsidRDefault="00E50F40" w:rsidP="00944989">
      <w:pPr>
        <w:pStyle w:val="Heading5numbered"/>
        <w:rPr>
          <w:lang w:val="en-GB"/>
        </w:rPr>
      </w:pPr>
      <w:r w:rsidRPr="00725372">
        <w:rPr>
          <w:lang w:val="en-GB"/>
        </w:rPr>
        <w:t>Services</w:t>
      </w:r>
    </w:p>
    <w:p w14:paraId="4D41E6B7" w14:textId="56817AFE" w:rsidR="00944989" w:rsidRPr="00725372" w:rsidRDefault="00944989" w:rsidP="002B6EDD">
      <w:pPr>
        <w:pStyle w:val="SysReq1"/>
        <w:rPr>
          <w:shd w:val="clear" w:color="auto" w:fill="FFFFFF"/>
          <w:lang w:val="en-GB"/>
        </w:rPr>
      </w:pPr>
      <w:bookmarkStart w:id="3350" w:name="_Ref195006192"/>
      <w:r w:rsidRPr="00725372">
        <w:rPr>
          <w:rStyle w:val="AASemiBoldChar"/>
        </w:rPr>
        <w:t>Backup</w:t>
      </w:r>
      <w:r w:rsidRPr="00725372">
        <w:rPr>
          <w:shd w:val="clear" w:color="auto" w:fill="FFFFFF"/>
          <w:lang w:val="en-GB"/>
        </w:rPr>
        <w:t>: Where backup of a system is required, for each system following shall be defined</w:t>
      </w:r>
      <w:r w:rsidR="0097258D">
        <w:rPr>
          <w:shd w:val="clear" w:color="auto" w:fill="FFFFFF"/>
          <w:lang w:val="en-GB"/>
        </w:rPr>
        <w:t xml:space="preserve"> (</w:t>
      </w:r>
      <w:r w:rsidR="0097258D">
        <w:rPr>
          <w:shd w:val="clear" w:color="auto" w:fill="FFFFFF"/>
          <w:lang w:val="en-GB"/>
        </w:rPr>
        <w:fldChar w:fldCharType="begin"/>
      </w:r>
      <w:r w:rsidR="0097258D">
        <w:rPr>
          <w:shd w:val="clear" w:color="auto" w:fill="FFFFFF"/>
          <w:lang w:val="en-GB"/>
        </w:rPr>
        <w:instrText xml:space="preserve"> REF _Ref194399846 \h </w:instrText>
      </w:r>
      <w:r w:rsidR="0097258D">
        <w:rPr>
          <w:shd w:val="clear" w:color="auto" w:fill="FFFFFF"/>
          <w:lang w:val="en-GB"/>
        </w:rPr>
      </w:r>
      <w:r w:rsidR="0097258D">
        <w:rPr>
          <w:shd w:val="clear" w:color="auto" w:fill="FFFFFF"/>
          <w:lang w:val="en-GB"/>
        </w:rPr>
        <w:fldChar w:fldCharType="separate"/>
      </w:r>
      <w:r w:rsidR="00E67BB8">
        <w:rPr>
          <w:b/>
          <w:bCs/>
          <w:shd w:val="clear" w:color="auto" w:fill="FFFFFF"/>
        </w:rPr>
        <w:t>Error! Reference source not found.</w:t>
      </w:r>
      <w:r w:rsidR="0097258D">
        <w:rPr>
          <w:shd w:val="clear" w:color="auto" w:fill="FFFFFF"/>
          <w:lang w:val="en-GB"/>
        </w:rPr>
        <w:fldChar w:fldCharType="end"/>
      </w:r>
      <w:r w:rsidR="0097258D">
        <w:rPr>
          <w:shd w:val="clear" w:color="auto" w:fill="FFFFFF"/>
          <w:lang w:val="en-GB"/>
        </w:rPr>
        <w:t>)</w:t>
      </w:r>
      <w:r w:rsidRPr="00725372">
        <w:rPr>
          <w:shd w:val="clear" w:color="auto" w:fill="FFFFFF"/>
          <w:lang w:val="en-GB"/>
        </w:rPr>
        <w:t>:</w:t>
      </w:r>
      <w:bookmarkEnd w:id="3350"/>
    </w:p>
    <w:p w14:paraId="261BF664" w14:textId="77777777" w:rsidR="00944989" w:rsidRPr="00725372" w:rsidRDefault="00944989" w:rsidP="00944989">
      <w:pPr>
        <w:pStyle w:val="SysReq2"/>
        <w:rPr>
          <w:shd w:val="clear" w:color="auto" w:fill="FFFFFF"/>
          <w:lang w:val="en-GB"/>
        </w:rPr>
      </w:pPr>
      <w:r w:rsidRPr="00725372">
        <w:rPr>
          <w:shd w:val="clear" w:color="auto" w:fill="FFFFFF"/>
          <w:lang w:val="en-GB"/>
        </w:rPr>
        <w:t>a clear list of all folders, files, databases, etc. that are to be included in a backup</w:t>
      </w:r>
    </w:p>
    <w:p w14:paraId="19C815E6" w14:textId="77777777" w:rsidR="00944989" w:rsidRPr="00725372" w:rsidRDefault="00944989" w:rsidP="00944989">
      <w:pPr>
        <w:pStyle w:val="SysReq2"/>
        <w:rPr>
          <w:shd w:val="clear" w:color="auto" w:fill="FFFFFF"/>
          <w:lang w:val="en-GB"/>
        </w:rPr>
      </w:pPr>
      <w:r w:rsidRPr="00725372">
        <w:rPr>
          <w:shd w:val="clear" w:color="auto" w:fill="FFFFFF"/>
          <w:lang w:val="en-GB"/>
        </w:rPr>
        <w:t>a document describing the backup and restore process</w:t>
      </w:r>
    </w:p>
    <w:p w14:paraId="2BFCDB8B" w14:textId="77777777" w:rsidR="00944989" w:rsidRPr="00725372" w:rsidRDefault="00944989" w:rsidP="00944989">
      <w:pPr>
        <w:pStyle w:val="SysReq2"/>
        <w:rPr>
          <w:shd w:val="clear" w:color="auto" w:fill="FFFFFF"/>
          <w:lang w:val="en-GB"/>
        </w:rPr>
      </w:pPr>
      <w:r w:rsidRPr="00725372">
        <w:rPr>
          <w:shd w:val="clear" w:color="auto" w:fill="FFFFFF"/>
          <w:lang w:val="en-GB"/>
        </w:rPr>
        <w:t>any script(s) required to perform these backup and restore actions</w:t>
      </w:r>
    </w:p>
    <w:p w14:paraId="08461CEB" w14:textId="77777777" w:rsidR="00944989" w:rsidRPr="00725372" w:rsidRDefault="00944989" w:rsidP="00944989">
      <w:pPr>
        <w:pStyle w:val="SysReq1"/>
        <w:rPr>
          <w:shd w:val="clear" w:color="auto" w:fill="FFFFFF"/>
          <w:lang w:val="en-GB"/>
        </w:rPr>
      </w:pPr>
      <w:r w:rsidRPr="00725372">
        <w:rPr>
          <w:rStyle w:val="AASemiBoldChar"/>
        </w:rPr>
        <w:t>Monitoring systems with OS</w:t>
      </w:r>
      <w:r w:rsidRPr="00725372">
        <w:rPr>
          <w:shd w:val="clear" w:color="auto" w:fill="FFFFFF"/>
          <w:lang w:val="en-GB"/>
        </w:rPr>
        <w:t xml:space="preserve">: Where the system has an operating system, the System shall support monitoring by at least one of the protocols mentioned in the MIT interface catalogue chapter "Monitoring". </w:t>
      </w:r>
      <w:r w:rsidRPr="00725372">
        <w:rPr>
          <w:lang w:val="en-GB" w:eastAsia="fr-FR"/>
        </w:rPr>
        <w:t xml:space="preserve">Ref. </w:t>
      </w:r>
      <w:commentRangeStart w:id="3351"/>
      <w:commentRangeStart w:id="3352"/>
      <w:r w:rsidRPr="00725372">
        <w:rPr>
          <w:lang w:val="en-GB" w:eastAsia="fr-FR"/>
        </w:rPr>
        <w:t>SCK\55564083</w:t>
      </w:r>
      <w:commentRangeEnd w:id="3351"/>
      <w:r w:rsidRPr="00725372">
        <w:rPr>
          <w:rStyle w:val="Verwijzingopmerking"/>
          <w:lang w:val="en-GB"/>
        </w:rPr>
        <w:commentReference w:id="3351"/>
      </w:r>
      <w:commentRangeEnd w:id="3352"/>
      <w:r w:rsidR="003E5C09">
        <w:rPr>
          <w:rStyle w:val="Verwijzingopmerking"/>
          <w:lang w:val="en-GB"/>
        </w:rPr>
        <w:commentReference w:id="3352"/>
      </w:r>
    </w:p>
    <w:p w14:paraId="12A487F2" w14:textId="77777777" w:rsidR="00944989" w:rsidRPr="00725372" w:rsidRDefault="00944989" w:rsidP="00944989">
      <w:pPr>
        <w:pStyle w:val="SysReq1"/>
        <w:rPr>
          <w:shd w:val="clear" w:color="auto" w:fill="FFFFFF"/>
          <w:lang w:val="en-GB"/>
        </w:rPr>
      </w:pPr>
      <w:proofErr w:type="spellStart"/>
      <w:r w:rsidRPr="00725372">
        <w:rPr>
          <w:rStyle w:val="AASemiBoldChar"/>
        </w:rPr>
        <w:t>Authorization</w:t>
      </w:r>
      <w:proofErr w:type="spellEnd"/>
      <w:r w:rsidRPr="00725372">
        <w:rPr>
          <w:rStyle w:val="AASemiBoldChar"/>
        </w:rPr>
        <w:t xml:space="preserve"> and security</w:t>
      </w:r>
      <w:r w:rsidRPr="00725372">
        <w:rPr>
          <w:shd w:val="clear" w:color="auto" w:fill="FFFFFF"/>
          <w:lang w:val="en-GB"/>
        </w:rPr>
        <w:t xml:space="preserve">: Where the system has no operating system and requires </w:t>
      </w:r>
      <w:proofErr w:type="spellStart"/>
      <w:r w:rsidRPr="00725372">
        <w:rPr>
          <w:shd w:val="clear" w:color="auto" w:fill="FFFFFF"/>
          <w:lang w:val="en-GB"/>
        </w:rPr>
        <w:t>authorization</w:t>
      </w:r>
      <w:proofErr w:type="spellEnd"/>
      <w:r w:rsidRPr="00725372">
        <w:rPr>
          <w:shd w:val="clear" w:color="auto" w:fill="FFFFFF"/>
          <w:lang w:val="en-GB"/>
        </w:rPr>
        <w:t xml:space="preserve">, the System shall support </w:t>
      </w:r>
      <w:proofErr w:type="spellStart"/>
      <w:r w:rsidRPr="00725372">
        <w:rPr>
          <w:shd w:val="clear" w:color="auto" w:fill="FFFFFF"/>
          <w:lang w:val="en-GB"/>
        </w:rPr>
        <w:t>authorization</w:t>
      </w:r>
      <w:proofErr w:type="spellEnd"/>
      <w:r w:rsidRPr="00725372">
        <w:rPr>
          <w:shd w:val="clear" w:color="auto" w:fill="FFFFFF"/>
          <w:lang w:val="en-GB"/>
        </w:rPr>
        <w:t xml:space="preserve"> by at least one of the protocols mentioned in the MIT interface catalogue chapter "</w:t>
      </w:r>
      <w:proofErr w:type="spellStart"/>
      <w:r w:rsidRPr="00725372">
        <w:rPr>
          <w:shd w:val="clear" w:color="auto" w:fill="FFFFFF"/>
          <w:lang w:val="en-GB"/>
        </w:rPr>
        <w:t>Authorization</w:t>
      </w:r>
      <w:proofErr w:type="spellEnd"/>
      <w:r w:rsidRPr="00725372">
        <w:rPr>
          <w:shd w:val="clear" w:color="auto" w:fill="FFFFFF"/>
          <w:lang w:val="en-GB"/>
        </w:rPr>
        <w:t xml:space="preserve"> and security". </w:t>
      </w:r>
      <w:r w:rsidRPr="00725372">
        <w:rPr>
          <w:lang w:val="en-GB" w:eastAsia="fr-FR"/>
        </w:rPr>
        <w:t xml:space="preserve">Ref. </w:t>
      </w:r>
      <w:commentRangeStart w:id="3353"/>
      <w:commentRangeStart w:id="3354"/>
      <w:r w:rsidRPr="00725372">
        <w:rPr>
          <w:lang w:val="en-GB" w:eastAsia="fr-FR"/>
        </w:rPr>
        <w:t>SCK\55564083</w:t>
      </w:r>
      <w:commentRangeEnd w:id="3353"/>
      <w:r w:rsidRPr="00725372">
        <w:rPr>
          <w:rStyle w:val="Verwijzingopmerking"/>
          <w:lang w:val="en-GB"/>
        </w:rPr>
        <w:commentReference w:id="3353"/>
      </w:r>
      <w:commentRangeEnd w:id="3354"/>
      <w:r w:rsidR="003E5C09">
        <w:rPr>
          <w:rStyle w:val="Verwijzingopmerking"/>
          <w:lang w:val="en-GB"/>
        </w:rPr>
        <w:commentReference w:id="3354"/>
      </w:r>
    </w:p>
    <w:p w14:paraId="78181449" w14:textId="77777777" w:rsidR="00944989" w:rsidRPr="00725372" w:rsidRDefault="00944989" w:rsidP="00944989">
      <w:pPr>
        <w:pStyle w:val="SysReq1"/>
        <w:rPr>
          <w:shd w:val="clear" w:color="auto" w:fill="FFFFFF"/>
          <w:lang w:val="en-GB"/>
        </w:rPr>
      </w:pPr>
      <w:proofErr w:type="spellStart"/>
      <w:r w:rsidRPr="00725372">
        <w:rPr>
          <w:rStyle w:val="AASemiBoldChar"/>
        </w:rPr>
        <w:t>Authorization</w:t>
      </w:r>
      <w:proofErr w:type="spellEnd"/>
      <w:r w:rsidRPr="00725372">
        <w:rPr>
          <w:rStyle w:val="AASemiBoldChar"/>
        </w:rPr>
        <w:t xml:space="preserve"> and security systems with OS</w:t>
      </w:r>
      <w:r w:rsidRPr="00725372">
        <w:rPr>
          <w:shd w:val="clear" w:color="auto" w:fill="FFFFFF"/>
          <w:lang w:val="en-GB"/>
        </w:rPr>
        <w:t xml:space="preserve">: Where the System has an operating system, the System shall support </w:t>
      </w:r>
      <w:proofErr w:type="spellStart"/>
      <w:r w:rsidRPr="00725372">
        <w:rPr>
          <w:shd w:val="clear" w:color="auto" w:fill="FFFFFF"/>
          <w:lang w:val="en-GB"/>
        </w:rPr>
        <w:t>authorization</w:t>
      </w:r>
      <w:proofErr w:type="spellEnd"/>
      <w:r w:rsidRPr="00725372">
        <w:rPr>
          <w:shd w:val="clear" w:color="auto" w:fill="FFFFFF"/>
          <w:lang w:val="en-GB"/>
        </w:rPr>
        <w:t xml:space="preserve"> by at least one of the protocols mentioned in the MIT interface catalogue chapter "</w:t>
      </w:r>
      <w:proofErr w:type="spellStart"/>
      <w:r w:rsidRPr="00725372">
        <w:rPr>
          <w:shd w:val="clear" w:color="auto" w:fill="FFFFFF"/>
          <w:lang w:val="en-GB"/>
        </w:rPr>
        <w:t>Authorization</w:t>
      </w:r>
      <w:proofErr w:type="spellEnd"/>
      <w:r w:rsidRPr="00725372">
        <w:rPr>
          <w:shd w:val="clear" w:color="auto" w:fill="FFFFFF"/>
          <w:lang w:val="en-GB"/>
        </w:rPr>
        <w:t xml:space="preserve"> and security". </w:t>
      </w:r>
      <w:r w:rsidRPr="00725372">
        <w:rPr>
          <w:lang w:val="en-GB" w:eastAsia="fr-FR"/>
        </w:rPr>
        <w:t xml:space="preserve">Ref. </w:t>
      </w:r>
      <w:commentRangeStart w:id="3355"/>
      <w:commentRangeStart w:id="3356"/>
      <w:r w:rsidRPr="00725372">
        <w:rPr>
          <w:lang w:val="en-GB" w:eastAsia="fr-FR"/>
        </w:rPr>
        <w:t>SCK\55564083</w:t>
      </w:r>
      <w:commentRangeEnd w:id="3355"/>
      <w:r w:rsidRPr="00725372">
        <w:rPr>
          <w:rStyle w:val="Verwijzingopmerking"/>
          <w:lang w:val="en-GB"/>
        </w:rPr>
        <w:commentReference w:id="3355"/>
      </w:r>
      <w:commentRangeEnd w:id="3356"/>
      <w:r w:rsidR="003E5C09">
        <w:rPr>
          <w:rStyle w:val="Verwijzingopmerking"/>
          <w:lang w:val="en-GB"/>
        </w:rPr>
        <w:commentReference w:id="3356"/>
      </w:r>
    </w:p>
    <w:p w14:paraId="6E031DFE" w14:textId="77777777" w:rsidR="00944989" w:rsidRPr="00725372" w:rsidRDefault="00944989" w:rsidP="00944989">
      <w:pPr>
        <w:pStyle w:val="SysReq1"/>
        <w:rPr>
          <w:shd w:val="clear" w:color="auto" w:fill="FFFFFF"/>
          <w:lang w:val="en-GB"/>
        </w:rPr>
      </w:pPr>
      <w:r w:rsidRPr="00725372">
        <w:rPr>
          <w:rStyle w:val="AASemiBoldChar"/>
          <w:lang w:eastAsia="fr-FR"/>
        </w:rPr>
        <w:t>Authentication</w:t>
      </w:r>
      <w:r w:rsidRPr="00725372">
        <w:rPr>
          <w:lang w:val="en-GB" w:eastAsia="fr-FR"/>
        </w:rPr>
        <w:t xml:space="preserve">: Where the system has no operating system and requires authentication, the System shall support authentication by at least one of the protocols mentioned in the MIT interface catalogue chapter "Authentication". Ref. </w:t>
      </w:r>
      <w:commentRangeStart w:id="3357"/>
      <w:commentRangeStart w:id="3358"/>
      <w:r w:rsidRPr="00725372">
        <w:rPr>
          <w:lang w:val="en-GB" w:eastAsia="fr-FR"/>
        </w:rPr>
        <w:t>SCK\55564083</w:t>
      </w:r>
      <w:commentRangeEnd w:id="3357"/>
      <w:r w:rsidRPr="00725372">
        <w:rPr>
          <w:rStyle w:val="Verwijzingopmerking"/>
          <w:lang w:val="en-GB"/>
        </w:rPr>
        <w:commentReference w:id="3357"/>
      </w:r>
      <w:commentRangeEnd w:id="3358"/>
      <w:r w:rsidR="003E5C09">
        <w:rPr>
          <w:rStyle w:val="Verwijzingopmerking"/>
          <w:lang w:val="en-GB"/>
        </w:rPr>
        <w:commentReference w:id="3358"/>
      </w:r>
    </w:p>
    <w:p w14:paraId="43F75D6E" w14:textId="77777777" w:rsidR="00944989" w:rsidRPr="00725372" w:rsidRDefault="00944989" w:rsidP="00944989">
      <w:pPr>
        <w:pStyle w:val="SysReq1"/>
        <w:rPr>
          <w:shd w:val="clear" w:color="auto" w:fill="FFFFFF"/>
          <w:lang w:val="en-GB"/>
        </w:rPr>
      </w:pPr>
      <w:r w:rsidRPr="00725372">
        <w:rPr>
          <w:rStyle w:val="AASemiBoldChar"/>
        </w:rPr>
        <w:t>Authentication systems with OS</w:t>
      </w:r>
      <w:r w:rsidRPr="00725372">
        <w:rPr>
          <w:shd w:val="clear" w:color="auto" w:fill="FFFFFF"/>
          <w:lang w:val="en-GB"/>
        </w:rPr>
        <w:t>: Where the System has an operating system which requires authentication, the System shall support authentication by at least one of the protocols mentioned in the MIT interface catalogue chapter "Authentication". Ref. SCK\55564083</w:t>
      </w:r>
    </w:p>
    <w:p w14:paraId="444AAA48" w14:textId="77777777" w:rsidR="00944989" w:rsidRPr="00725372" w:rsidRDefault="00944989" w:rsidP="00944989">
      <w:pPr>
        <w:pStyle w:val="SysReq1"/>
        <w:rPr>
          <w:shd w:val="clear" w:color="auto" w:fill="FFFFFF"/>
          <w:lang w:val="en-GB"/>
        </w:rPr>
      </w:pPr>
      <w:r w:rsidRPr="00725372">
        <w:rPr>
          <w:rStyle w:val="AASemiBoldChar"/>
        </w:rPr>
        <w:t>Network addressing service</w:t>
      </w:r>
      <w:r w:rsidRPr="00725372">
        <w:rPr>
          <w:shd w:val="clear" w:color="auto" w:fill="FFFFFF"/>
          <w:lang w:val="en-GB"/>
        </w:rPr>
        <w:t>: The System shall support network addressing service by at least one of the protocols mentioned in the MIT interface catalogue chapter "Network addressing service". Ref. SCK\55564083</w:t>
      </w:r>
    </w:p>
    <w:p w14:paraId="4D9EDB02" w14:textId="77777777" w:rsidR="00944989" w:rsidRPr="00725372" w:rsidRDefault="00944989" w:rsidP="00944989">
      <w:pPr>
        <w:pStyle w:val="SysReq1"/>
        <w:rPr>
          <w:shd w:val="clear" w:color="auto" w:fill="FFFFFF"/>
          <w:lang w:val="en-GB"/>
        </w:rPr>
      </w:pPr>
      <w:r w:rsidRPr="00725372">
        <w:rPr>
          <w:rStyle w:val="AASemiBoldChar"/>
        </w:rPr>
        <w:t>Network naming service</w:t>
      </w:r>
      <w:r w:rsidRPr="00725372">
        <w:rPr>
          <w:shd w:val="clear" w:color="auto" w:fill="FFFFFF"/>
          <w:lang w:val="en-GB"/>
        </w:rPr>
        <w:t>: The System shall support network naming service by at least one of the protocols mentioned in the MIT interface catalogue chapter "Network naming service". Ref. SCK\55564083</w:t>
      </w:r>
    </w:p>
    <w:p w14:paraId="37DEF2A0" w14:textId="18AB4136" w:rsidR="00944989" w:rsidRPr="00725372" w:rsidRDefault="00944989" w:rsidP="00944989">
      <w:pPr>
        <w:pStyle w:val="SysReq1"/>
        <w:rPr>
          <w:shd w:val="clear" w:color="auto" w:fill="FFFFFF"/>
          <w:lang w:val="en-GB"/>
        </w:rPr>
      </w:pPr>
      <w:commentRangeStart w:id="3359"/>
      <w:r w:rsidRPr="00725372">
        <w:rPr>
          <w:rStyle w:val="AASemiBoldChar"/>
        </w:rPr>
        <w:t>Automatic IP Address Assignment</w:t>
      </w:r>
      <w:r w:rsidRPr="00725372">
        <w:rPr>
          <w:shd w:val="clear" w:color="auto" w:fill="FFFFFF"/>
          <w:lang w:val="en-GB"/>
        </w:rPr>
        <w:t xml:space="preserve">: The </w:t>
      </w:r>
      <w:r w:rsidR="00CB1438">
        <w:rPr>
          <w:shd w:val="clear" w:color="auto" w:fill="FFFFFF"/>
          <w:lang w:val="en-GB"/>
        </w:rPr>
        <w:t>Contractor</w:t>
      </w:r>
      <w:r w:rsidRPr="00725372">
        <w:rPr>
          <w:shd w:val="clear" w:color="auto" w:fill="FFFFFF"/>
          <w:lang w:val="en-GB"/>
        </w:rPr>
        <w:t xml:space="preserve"> </w:t>
      </w:r>
      <w:r w:rsidR="00F336BF">
        <w:rPr>
          <w:shd w:val="clear" w:color="auto" w:fill="FFFFFF"/>
          <w:lang w:val="en-GB"/>
        </w:rPr>
        <w:t>shall</w:t>
      </w:r>
      <w:r w:rsidRPr="00725372">
        <w:rPr>
          <w:shd w:val="clear" w:color="auto" w:fill="FFFFFF"/>
          <w:lang w:val="en-GB"/>
        </w:rPr>
        <w:t xml:space="preserve"> implement a mechanism for automatic IP address assignment based on MAC addresses whenever possible, </w:t>
      </w:r>
      <w:proofErr w:type="spellStart"/>
      <w:r w:rsidRPr="00725372">
        <w:rPr>
          <w:shd w:val="clear" w:color="auto" w:fill="FFFFFF"/>
          <w:lang w:val="en-GB"/>
        </w:rPr>
        <w:t>utilizing</w:t>
      </w:r>
      <w:proofErr w:type="spellEnd"/>
      <w:r w:rsidRPr="00725372">
        <w:rPr>
          <w:shd w:val="clear" w:color="auto" w:fill="FFFFFF"/>
          <w:lang w:val="en-GB"/>
        </w:rPr>
        <w:t xml:space="preserve"> DHCP services to ensure efficient and consistent configuration. In scenarios where DHCP is not feasible, the </w:t>
      </w:r>
      <w:r w:rsidR="00CB1438">
        <w:rPr>
          <w:shd w:val="clear" w:color="auto" w:fill="FFFFFF"/>
          <w:lang w:val="en-GB"/>
        </w:rPr>
        <w:t>Contractor</w:t>
      </w:r>
      <w:r w:rsidRPr="00725372">
        <w:rPr>
          <w:shd w:val="clear" w:color="auto" w:fill="FFFFFF"/>
          <w:lang w:val="en-GB"/>
        </w:rPr>
        <w:t xml:space="preserve"> </w:t>
      </w:r>
      <w:r w:rsidR="00F336BF">
        <w:rPr>
          <w:shd w:val="clear" w:color="auto" w:fill="FFFFFF"/>
          <w:lang w:val="en-GB"/>
        </w:rPr>
        <w:t>shall</w:t>
      </w:r>
      <w:r w:rsidRPr="00725372">
        <w:rPr>
          <w:shd w:val="clear" w:color="auto" w:fill="FFFFFF"/>
          <w:lang w:val="en-GB"/>
        </w:rPr>
        <w:t xml:space="preserve"> configure static IP addresses in accordance with MIT's assigned IP ranges. All configurations </w:t>
      </w:r>
      <w:r w:rsidR="00F336BF">
        <w:rPr>
          <w:shd w:val="clear" w:color="auto" w:fill="FFFFFF"/>
          <w:lang w:val="en-GB"/>
        </w:rPr>
        <w:t>shall</w:t>
      </w:r>
      <w:r w:rsidRPr="00725372">
        <w:rPr>
          <w:shd w:val="clear" w:color="auto" w:fill="FFFFFF"/>
          <w:lang w:val="en-GB"/>
        </w:rPr>
        <w:t xml:space="preserve"> align with MIT's network architecture standards to ensure seamless integration and avoid IP conflicts.</w:t>
      </w:r>
      <w:commentRangeEnd w:id="3359"/>
      <w:r w:rsidR="0095194B">
        <w:rPr>
          <w:rStyle w:val="Verwijzingopmerking"/>
          <w:lang w:val="en-GB"/>
        </w:rPr>
        <w:commentReference w:id="3359"/>
      </w:r>
    </w:p>
    <w:p w14:paraId="16481E4A" w14:textId="3BB47BFC" w:rsidR="00944989" w:rsidRPr="00725372" w:rsidRDefault="00944989" w:rsidP="00944989">
      <w:pPr>
        <w:pStyle w:val="SysReq1"/>
        <w:rPr>
          <w:shd w:val="clear" w:color="auto" w:fill="FFFFFF"/>
          <w:lang w:val="en-GB"/>
        </w:rPr>
      </w:pPr>
      <w:bookmarkStart w:id="3360" w:name="_Ref196841990"/>
      <w:commentRangeStart w:id="3361"/>
      <w:r w:rsidRPr="00725372">
        <w:rPr>
          <w:rStyle w:val="AASemiBoldChar"/>
        </w:rPr>
        <w:t>Device Identification and MAC Address Tracking</w:t>
      </w:r>
      <w:commentRangeEnd w:id="3361"/>
      <w:r w:rsidR="0095194B">
        <w:rPr>
          <w:rStyle w:val="Verwijzingopmerking"/>
          <w:lang w:val="en-GB"/>
        </w:rPr>
        <w:commentReference w:id="3361"/>
      </w:r>
      <w:r w:rsidRPr="00725372">
        <w:rPr>
          <w:shd w:val="clear" w:color="auto" w:fill="FFFFFF"/>
          <w:lang w:val="en-GB"/>
        </w:rPr>
        <w:t xml:space="preserve">: The </w:t>
      </w:r>
      <w:r w:rsidR="00CB1438">
        <w:rPr>
          <w:shd w:val="clear" w:color="auto" w:fill="FFFFFF"/>
          <w:lang w:val="en-GB"/>
        </w:rPr>
        <w:t>Contractor</w:t>
      </w:r>
      <w:r w:rsidRPr="00725372">
        <w:rPr>
          <w:shd w:val="clear" w:color="auto" w:fill="FFFFFF"/>
          <w:lang w:val="en-GB"/>
        </w:rPr>
        <w:t xml:space="preserve"> </w:t>
      </w:r>
      <w:r w:rsidR="00F336BF">
        <w:rPr>
          <w:shd w:val="clear" w:color="auto" w:fill="FFFFFF"/>
          <w:lang w:val="en-GB"/>
        </w:rPr>
        <w:t>shall</w:t>
      </w:r>
      <w:r w:rsidRPr="00725372">
        <w:rPr>
          <w:shd w:val="clear" w:color="auto" w:fill="FFFFFF"/>
          <w:lang w:val="en-GB"/>
        </w:rPr>
        <w:t xml:space="preserve"> provide a comprehensive list of all devices, including their respective MAC addresses, prior to configuring the network. This list is crucial for tracking and managing devices, especially when configuring static IP addresses or ensuring proper DHCP assignment.</w:t>
      </w:r>
      <w:bookmarkEnd w:id="3360"/>
      <w:r w:rsidR="00FB0FEB">
        <w:rPr>
          <w:shd w:val="clear" w:color="auto" w:fill="FFFFFF"/>
          <w:lang w:val="en-GB"/>
        </w:rPr>
        <w:t xml:space="preserve"> (</w:t>
      </w:r>
      <w:r w:rsidR="00FB0FEB">
        <w:rPr>
          <w:shd w:val="clear" w:color="auto" w:fill="FFFFFF"/>
          <w:lang w:val="en-GB"/>
        </w:rPr>
        <w:fldChar w:fldCharType="begin"/>
      </w:r>
      <w:r w:rsidR="00FB0FEB">
        <w:rPr>
          <w:shd w:val="clear" w:color="auto" w:fill="FFFFFF"/>
          <w:lang w:val="en-GB"/>
        </w:rPr>
        <w:instrText xml:space="preserve"> REF _Ref194399846 \h </w:instrText>
      </w:r>
      <w:r w:rsidR="00FB0FEB">
        <w:rPr>
          <w:shd w:val="clear" w:color="auto" w:fill="FFFFFF"/>
          <w:lang w:val="en-GB"/>
        </w:rPr>
      </w:r>
      <w:r w:rsidR="00FB0FEB">
        <w:rPr>
          <w:shd w:val="clear" w:color="auto" w:fill="FFFFFF"/>
          <w:lang w:val="en-GB"/>
        </w:rPr>
        <w:fldChar w:fldCharType="separate"/>
      </w:r>
      <w:r w:rsidR="00E67BB8">
        <w:rPr>
          <w:b/>
          <w:bCs/>
          <w:shd w:val="clear" w:color="auto" w:fill="FFFFFF"/>
        </w:rPr>
        <w:t>Error! Reference source not found.</w:t>
      </w:r>
      <w:r w:rsidR="00FB0FEB">
        <w:rPr>
          <w:shd w:val="clear" w:color="auto" w:fill="FFFFFF"/>
          <w:lang w:val="en-GB"/>
        </w:rPr>
        <w:fldChar w:fldCharType="end"/>
      </w:r>
      <w:r w:rsidR="00FB0FEB">
        <w:rPr>
          <w:shd w:val="clear" w:color="auto" w:fill="FFFFFF"/>
          <w:lang w:val="en-GB"/>
        </w:rPr>
        <w:t>)</w:t>
      </w:r>
    </w:p>
    <w:p w14:paraId="5ED045B1" w14:textId="1196A34E" w:rsidR="00944989" w:rsidRPr="00725372" w:rsidRDefault="00944989" w:rsidP="00944989">
      <w:pPr>
        <w:pStyle w:val="SysReq1"/>
        <w:rPr>
          <w:shd w:val="clear" w:color="auto" w:fill="FFFFFF"/>
          <w:lang w:val="en-GB"/>
        </w:rPr>
      </w:pPr>
      <w:bookmarkStart w:id="3362" w:name="_Ref196842224"/>
      <w:r w:rsidRPr="00725372">
        <w:rPr>
          <w:rStyle w:val="AASemiBoldChar"/>
        </w:rPr>
        <w:t>Procedure for Enabling DHCP on Devices</w:t>
      </w:r>
      <w:r w:rsidRPr="00725372">
        <w:rPr>
          <w:shd w:val="clear" w:color="auto" w:fill="FFFFFF"/>
          <w:lang w:val="en-GB"/>
        </w:rPr>
        <w:t xml:space="preserve">: If a device is DHCP-capable but not configured for DHCP, the </w:t>
      </w:r>
      <w:r w:rsidR="00CB1438">
        <w:rPr>
          <w:shd w:val="clear" w:color="auto" w:fill="FFFFFF"/>
          <w:lang w:val="en-GB"/>
        </w:rPr>
        <w:t>Contractor</w:t>
      </w:r>
      <w:r w:rsidRPr="00725372">
        <w:rPr>
          <w:shd w:val="clear" w:color="auto" w:fill="FFFFFF"/>
          <w:lang w:val="en-GB"/>
        </w:rPr>
        <w:t xml:space="preserve"> </w:t>
      </w:r>
      <w:r w:rsidR="00F336BF">
        <w:rPr>
          <w:shd w:val="clear" w:color="auto" w:fill="FFFFFF"/>
          <w:lang w:val="en-GB"/>
        </w:rPr>
        <w:t>shall</w:t>
      </w:r>
      <w:r w:rsidRPr="00725372">
        <w:rPr>
          <w:shd w:val="clear" w:color="auto" w:fill="FFFFFF"/>
          <w:lang w:val="en-GB"/>
        </w:rPr>
        <w:t xml:space="preserve"> provide a detailed procedure for enabling and configuring DHCP on the device. The procedure </w:t>
      </w:r>
      <w:r w:rsidR="00F336BF">
        <w:rPr>
          <w:shd w:val="clear" w:color="auto" w:fill="FFFFFF"/>
          <w:lang w:val="en-GB"/>
        </w:rPr>
        <w:t xml:space="preserve">shall </w:t>
      </w:r>
      <w:r w:rsidRPr="00725372">
        <w:rPr>
          <w:shd w:val="clear" w:color="auto" w:fill="FFFFFF"/>
          <w:lang w:val="en-GB"/>
        </w:rPr>
        <w:t>include all necessary steps for ensuring proper DHCP functionality, such as network settings, IP lease time configuration, and alignment with MIT’s DHCP service and network standards.</w:t>
      </w:r>
      <w:bookmarkEnd w:id="3362"/>
      <w:r w:rsidR="00C80EEA">
        <w:rPr>
          <w:shd w:val="clear" w:color="auto" w:fill="FFFFFF"/>
          <w:lang w:val="en-GB"/>
        </w:rPr>
        <w:t xml:space="preserve"> (</w:t>
      </w:r>
      <w:r w:rsidR="00C80EEA">
        <w:rPr>
          <w:shd w:val="clear" w:color="auto" w:fill="FFFFFF"/>
          <w:lang w:val="en-GB"/>
        </w:rPr>
        <w:fldChar w:fldCharType="begin"/>
      </w:r>
      <w:r w:rsidR="00C80EEA">
        <w:rPr>
          <w:shd w:val="clear" w:color="auto" w:fill="FFFFFF"/>
          <w:lang w:val="en-GB"/>
        </w:rPr>
        <w:instrText xml:space="preserve"> REF _Ref194399846 \h </w:instrText>
      </w:r>
      <w:r w:rsidR="00C80EEA">
        <w:rPr>
          <w:shd w:val="clear" w:color="auto" w:fill="FFFFFF"/>
          <w:lang w:val="en-GB"/>
        </w:rPr>
      </w:r>
      <w:r w:rsidR="00C80EEA">
        <w:rPr>
          <w:shd w:val="clear" w:color="auto" w:fill="FFFFFF"/>
          <w:lang w:val="en-GB"/>
        </w:rPr>
        <w:fldChar w:fldCharType="separate"/>
      </w:r>
      <w:r w:rsidR="00E67BB8">
        <w:rPr>
          <w:b/>
          <w:bCs/>
          <w:shd w:val="clear" w:color="auto" w:fill="FFFFFF"/>
        </w:rPr>
        <w:t>Error! Reference source not found.</w:t>
      </w:r>
      <w:r w:rsidR="00C80EEA">
        <w:rPr>
          <w:shd w:val="clear" w:color="auto" w:fill="FFFFFF"/>
          <w:lang w:val="en-GB"/>
        </w:rPr>
        <w:fldChar w:fldCharType="end"/>
      </w:r>
      <w:r w:rsidR="00C80EEA">
        <w:rPr>
          <w:shd w:val="clear" w:color="auto" w:fill="FFFFFF"/>
          <w:lang w:val="en-GB"/>
        </w:rPr>
        <w:t>)</w:t>
      </w:r>
    </w:p>
    <w:p w14:paraId="34D2F78B" w14:textId="664D1FAE" w:rsidR="00944989" w:rsidRPr="00725372" w:rsidRDefault="00944989" w:rsidP="00944989">
      <w:pPr>
        <w:pStyle w:val="Heading5numbered"/>
        <w:rPr>
          <w:shd w:val="clear" w:color="auto" w:fill="FFFFFF"/>
          <w:lang w:val="en-GB"/>
        </w:rPr>
      </w:pPr>
      <w:r w:rsidRPr="00725372">
        <w:rPr>
          <w:shd w:val="clear" w:color="auto" w:fill="FFFFFF"/>
          <w:lang w:val="en-GB"/>
        </w:rPr>
        <w:t>Infrastructure</w:t>
      </w:r>
    </w:p>
    <w:p w14:paraId="14B4AFC1" w14:textId="365EB9DF" w:rsidR="00944989" w:rsidRPr="00725372" w:rsidRDefault="00944989" w:rsidP="00944989">
      <w:pPr>
        <w:pStyle w:val="SysReq1"/>
        <w:rPr>
          <w:lang w:val="en-GB"/>
        </w:rPr>
      </w:pPr>
      <w:commentRangeStart w:id="3363"/>
      <w:r w:rsidRPr="00725372">
        <w:rPr>
          <w:rStyle w:val="AASemiBoldChar"/>
        </w:rPr>
        <w:t>Aggregation Network Redundancy</w:t>
      </w:r>
      <w:r w:rsidRPr="00725372">
        <w:rPr>
          <w:lang w:val="en-GB"/>
        </w:rPr>
        <w:t xml:space="preserve">: The aggregation network </w:t>
      </w:r>
      <w:r w:rsidR="00840D73">
        <w:rPr>
          <w:lang w:val="en-GB"/>
        </w:rPr>
        <w:t>shall</w:t>
      </w:r>
      <w:r w:rsidRPr="00725372">
        <w:rPr>
          <w:lang w:val="en-GB"/>
        </w:rPr>
        <w:t xml:space="preserve"> use a redundant ring topology, with a dedicated redundancy manager and client switches. The network </w:t>
      </w:r>
      <w:r w:rsidR="00840D73">
        <w:rPr>
          <w:lang w:val="en-GB"/>
        </w:rPr>
        <w:t>shall</w:t>
      </w:r>
      <w:r w:rsidRPr="00725372">
        <w:rPr>
          <w:lang w:val="en-GB"/>
        </w:rPr>
        <w:t xml:space="preserve"> automatically reconfigure within 300 ms in case of interruptions. Redundant connections to the backbone </w:t>
      </w:r>
      <w:r w:rsidR="00840D73">
        <w:rPr>
          <w:lang w:val="en-GB"/>
        </w:rPr>
        <w:t>shall</w:t>
      </w:r>
      <w:r w:rsidRPr="00725372">
        <w:rPr>
          <w:lang w:val="en-GB"/>
        </w:rPr>
        <w:t xml:space="preserve"> be established using a master/slave configuration, ensuring failover times under 300 ms. All links within the aggregation network, including connections to the backbone and cell networks, </w:t>
      </w:r>
      <w:r w:rsidR="00840D73">
        <w:rPr>
          <w:lang w:val="en-GB"/>
        </w:rPr>
        <w:t>shall</w:t>
      </w:r>
      <w:r w:rsidRPr="00725372">
        <w:rPr>
          <w:lang w:val="en-GB"/>
        </w:rPr>
        <w:t xml:space="preserve"> support 1 Gbit/s bandwidth. The network design </w:t>
      </w:r>
      <w:r w:rsidR="00356D2B">
        <w:rPr>
          <w:lang w:val="en-GB"/>
        </w:rPr>
        <w:t>s</w:t>
      </w:r>
      <w:r w:rsidR="00840D73">
        <w:rPr>
          <w:lang w:val="en-GB"/>
        </w:rPr>
        <w:t>hall</w:t>
      </w:r>
      <w:r w:rsidRPr="00725372">
        <w:rPr>
          <w:lang w:val="en-GB"/>
        </w:rPr>
        <w:t xml:space="preserve"> incorporate fault recovery mechanisms to reroute traffic in the event of failures, ensuring uninterrupted data flow. </w:t>
      </w:r>
      <w:r w:rsidRPr="00725372">
        <w:rPr>
          <w:rFonts w:ascii="Segoe UI Semibold" w:hAnsi="Segoe UI Semibold" w:cs="Segoe UI Semibold"/>
          <w:lang w:val="en-GB"/>
        </w:rPr>
        <w:t>Rationale</w:t>
      </w:r>
      <w:r w:rsidRPr="00725372">
        <w:rPr>
          <w:lang w:val="en-GB"/>
        </w:rPr>
        <w:t xml:space="preserve">: The aggregation network ensures high reliability and performance by implementing redundancy to </w:t>
      </w:r>
      <w:proofErr w:type="spellStart"/>
      <w:r w:rsidRPr="00725372">
        <w:rPr>
          <w:lang w:val="en-GB"/>
        </w:rPr>
        <w:t>minimize</w:t>
      </w:r>
      <w:proofErr w:type="spellEnd"/>
      <w:r w:rsidRPr="00725372">
        <w:rPr>
          <w:lang w:val="en-GB"/>
        </w:rPr>
        <w:t xml:space="preserve"> downtime and enable fast recovery during faults. </w:t>
      </w:r>
      <w:commentRangeEnd w:id="3363"/>
      <w:r w:rsidR="0095194B">
        <w:rPr>
          <w:rStyle w:val="Verwijzingopmerking"/>
          <w:lang w:val="en-GB"/>
        </w:rPr>
        <w:commentReference w:id="3363"/>
      </w:r>
    </w:p>
    <w:p w14:paraId="2D1F46C4" w14:textId="2A22D13A" w:rsidR="00944989" w:rsidRPr="00725372" w:rsidRDefault="00944989" w:rsidP="00944989">
      <w:pPr>
        <w:pStyle w:val="SysReq1"/>
        <w:rPr>
          <w:lang w:val="en-GB"/>
        </w:rPr>
      </w:pPr>
      <w:r w:rsidRPr="00725372">
        <w:rPr>
          <w:rStyle w:val="AASemiBoldChar"/>
        </w:rPr>
        <w:t>Standby Redundancy for Backbone Connections</w:t>
      </w:r>
      <w:r w:rsidRPr="00725372">
        <w:rPr>
          <w:lang w:val="en-GB"/>
        </w:rPr>
        <w:t xml:space="preserve">: The </w:t>
      </w:r>
      <w:r w:rsidR="00A156C9">
        <w:rPr>
          <w:lang w:val="en-GB"/>
        </w:rPr>
        <w:t>QPLANT:CS</w:t>
      </w:r>
      <w:r w:rsidRPr="00840D73">
        <w:rPr>
          <w:lang w:val="en-GB"/>
        </w:rPr>
        <w:t xml:space="preserve"> </w:t>
      </w:r>
      <w:r w:rsidR="00840D73" w:rsidRPr="00840D73">
        <w:rPr>
          <w:lang w:val="en-GB"/>
        </w:rPr>
        <w:t>s</w:t>
      </w:r>
      <w:r w:rsidR="00840D73">
        <w:rPr>
          <w:lang w:val="en-GB"/>
        </w:rPr>
        <w:t>hall</w:t>
      </w:r>
      <w:r w:rsidRPr="00725372">
        <w:rPr>
          <w:lang w:val="en-GB"/>
        </w:rPr>
        <w:t xml:space="preserve"> establish redundant connections to the backbone network using standby redundancy. Each connection </w:t>
      </w:r>
      <w:r w:rsidR="00840D73">
        <w:rPr>
          <w:lang w:val="en-GB"/>
        </w:rPr>
        <w:t>shall</w:t>
      </w:r>
      <w:r w:rsidRPr="00725372">
        <w:rPr>
          <w:lang w:val="en-GB"/>
        </w:rPr>
        <w:t xml:space="preserve"> include a master and backup device, with failover mechanisms ensuring that if one device or connection fails, the other takes over seamlessly. The failover time </w:t>
      </w:r>
      <w:r w:rsidR="00840D73">
        <w:rPr>
          <w:lang w:val="en-GB"/>
        </w:rPr>
        <w:t>shall</w:t>
      </w:r>
      <w:r w:rsidRPr="00725372">
        <w:rPr>
          <w:lang w:val="en-GB"/>
        </w:rPr>
        <w:t xml:space="preserve"> be deterministic, with a maximum duration of 300 ms to </w:t>
      </w:r>
      <w:proofErr w:type="spellStart"/>
      <w:r w:rsidRPr="00725372">
        <w:rPr>
          <w:lang w:val="en-GB"/>
        </w:rPr>
        <w:t>minimize</w:t>
      </w:r>
      <w:proofErr w:type="spellEnd"/>
      <w:r w:rsidRPr="00725372">
        <w:rPr>
          <w:lang w:val="en-GB"/>
        </w:rPr>
        <w:t xml:space="preserve"> downtime. </w:t>
      </w:r>
      <w:r w:rsidRPr="00725372">
        <w:rPr>
          <w:rFonts w:ascii="Segoe UI Semibold" w:hAnsi="Segoe UI Semibold" w:cs="Segoe UI Semibold"/>
          <w:lang w:val="en-GB"/>
        </w:rPr>
        <w:t>Rationale</w:t>
      </w:r>
      <w:r w:rsidRPr="00725372">
        <w:rPr>
          <w:lang w:val="en-GB"/>
        </w:rPr>
        <w:t xml:space="preserve">: Redundant connections ensure continuous backbone network availability by enabling quick failover during link failures, </w:t>
      </w:r>
      <w:proofErr w:type="spellStart"/>
      <w:r w:rsidRPr="00725372">
        <w:rPr>
          <w:lang w:val="en-GB"/>
        </w:rPr>
        <w:t>minimizing</w:t>
      </w:r>
      <w:proofErr w:type="spellEnd"/>
      <w:r w:rsidRPr="00725372">
        <w:rPr>
          <w:lang w:val="en-GB"/>
        </w:rPr>
        <w:t xml:space="preserve"> disruptions and maintaining system stability. </w:t>
      </w:r>
    </w:p>
    <w:p w14:paraId="3013BA6A" w14:textId="51A2E684" w:rsidR="00944989" w:rsidRPr="00725372" w:rsidRDefault="00944989" w:rsidP="002F1F6C">
      <w:pPr>
        <w:pStyle w:val="Heading4numbered"/>
      </w:pPr>
      <w:r w:rsidRPr="00725372">
        <w:t>Security</w:t>
      </w:r>
    </w:p>
    <w:p w14:paraId="200DDC78" w14:textId="79959250" w:rsidR="00371932" w:rsidRPr="00725372" w:rsidRDefault="00CB1438" w:rsidP="00371932">
      <w:pPr>
        <w:pStyle w:val="SysReq1"/>
        <w:rPr>
          <w:lang w:val="en-GB"/>
        </w:rPr>
      </w:pPr>
      <w:r>
        <w:rPr>
          <w:rStyle w:val="AASemiBoldChar"/>
        </w:rPr>
        <w:t>Contractor</w:t>
      </w:r>
      <w:r w:rsidR="00371932" w:rsidRPr="00725372">
        <w:rPr>
          <w:rStyle w:val="AASemiBoldChar"/>
        </w:rPr>
        <w:t xml:space="preserve"> Compliance with Customer Security Policy:</w:t>
      </w:r>
      <w:r w:rsidR="00371932" w:rsidRPr="00725372">
        <w:rPr>
          <w:lang w:val="en-GB"/>
        </w:rPr>
        <w:t xml:space="preserve"> The </w:t>
      </w:r>
      <w:r>
        <w:rPr>
          <w:lang w:val="en-GB"/>
        </w:rPr>
        <w:t>Contractor</w:t>
      </w:r>
      <w:r w:rsidR="00371932" w:rsidRPr="00725372">
        <w:rPr>
          <w:lang w:val="en-GB"/>
        </w:rPr>
        <w:t xml:space="preserve"> shall comply with the </w:t>
      </w:r>
      <w:r w:rsidR="007934A1">
        <w:rPr>
          <w:lang w:val="en-GB"/>
        </w:rPr>
        <w:t>SCK CEN</w:t>
      </w:r>
      <w:r w:rsidR="007934A1" w:rsidRPr="00725372">
        <w:rPr>
          <w:lang w:val="en-GB"/>
        </w:rPr>
        <w:t xml:space="preserve"> </w:t>
      </w:r>
      <w:r w:rsidR="00371932" w:rsidRPr="00725372">
        <w:rPr>
          <w:lang w:val="en-GB"/>
        </w:rPr>
        <w:t>cybersecurity policy, ensuring alignment with the IAEA NSS17 (Nuclear Security Series), ISO 27001 (Information Security Management), and IEC 62443 (Industrial Communication Networks – Network and System Security) standards. This includes implementing required security controls, risk management processes, and incident response protocols as outlined by these frameworks.</w:t>
      </w:r>
    </w:p>
    <w:p w14:paraId="679592C4" w14:textId="7D7BFC0E" w:rsidR="00371932" w:rsidRPr="00725372" w:rsidRDefault="00371932" w:rsidP="00371932">
      <w:pPr>
        <w:pStyle w:val="SysReq1"/>
        <w:rPr>
          <w:lang w:val="en-GB"/>
        </w:rPr>
      </w:pPr>
      <w:bookmarkStart w:id="3364" w:name="_Ref196904142"/>
      <w:r w:rsidRPr="00725372">
        <w:rPr>
          <w:rStyle w:val="AASemiBoldChar"/>
        </w:rPr>
        <w:t>Security Documentation and Client Approval</w:t>
      </w:r>
      <w:r w:rsidRPr="00725372">
        <w:rPr>
          <w:lang w:val="en-GB"/>
        </w:rPr>
        <w:t>: Documentation of the system's security features and their alignment with the client's standards must be provided for review and approval before deployment.</w:t>
      </w:r>
      <w:ins w:id="3365" w:author="Jardin Maarten" w:date="2025-04-01T12:59:00Z">
        <w:r w:rsidR="00B83FB8">
          <w:rPr>
            <w:lang w:val="en-GB"/>
          </w:rPr>
          <w:t xml:space="preserve"> </w:t>
        </w:r>
        <w:r w:rsidR="00B83FB8">
          <w:rPr>
            <w:lang w:val="en-GB"/>
          </w:rPr>
          <w:fldChar w:fldCharType="begin"/>
        </w:r>
        <w:r w:rsidR="00B83FB8">
          <w:rPr>
            <w:lang w:val="en-GB"/>
          </w:rPr>
          <w:instrText xml:space="preserve"> REF _Ref194400300 \h </w:instrText>
        </w:r>
      </w:ins>
      <w:r w:rsidR="00B83FB8">
        <w:rPr>
          <w:lang w:val="en-GB"/>
        </w:rPr>
      </w:r>
      <w:r w:rsidR="00B83FB8">
        <w:rPr>
          <w:lang w:val="en-GB"/>
        </w:rPr>
        <w:fldChar w:fldCharType="separate"/>
      </w:r>
      <w:r w:rsidR="00E67BB8">
        <w:rPr>
          <w:b/>
          <w:bCs/>
        </w:rPr>
        <w:t>Error! Reference source not found.</w:t>
      </w:r>
      <w:ins w:id="3366" w:author="Jardin Maarten" w:date="2025-04-01T12:59:00Z">
        <w:r w:rsidR="00B83FB8">
          <w:rPr>
            <w:lang w:val="en-GB"/>
          </w:rPr>
          <w:fldChar w:fldCharType="end"/>
        </w:r>
      </w:ins>
      <w:bookmarkEnd w:id="3364"/>
    </w:p>
    <w:p w14:paraId="5F097CEC" w14:textId="7A1AED69" w:rsidR="00371932" w:rsidRPr="00725372" w:rsidRDefault="00371932" w:rsidP="00371932">
      <w:pPr>
        <w:pStyle w:val="SysReq1"/>
        <w:rPr>
          <w:lang w:val="en-GB"/>
        </w:rPr>
      </w:pPr>
      <w:r w:rsidRPr="00725372">
        <w:rPr>
          <w:rStyle w:val="AASemiBoldChar"/>
        </w:rPr>
        <w:t>Integration with Client's Security Infrastructure</w:t>
      </w:r>
      <w:r w:rsidRPr="00725372">
        <w:rPr>
          <w:lang w:val="en-GB"/>
        </w:rPr>
        <w:t xml:space="preserve">: The </w:t>
      </w:r>
      <w:r w:rsidR="005B5B49">
        <w:rPr>
          <w:lang w:val="en-GB"/>
        </w:rPr>
        <w:t>Contractor</w:t>
      </w:r>
      <w:r w:rsidR="005B5B49" w:rsidRPr="00725372">
        <w:rPr>
          <w:lang w:val="en-GB"/>
        </w:rPr>
        <w:t xml:space="preserve"> </w:t>
      </w:r>
      <w:r w:rsidRPr="00725372">
        <w:rPr>
          <w:lang w:val="en-GB"/>
        </w:rPr>
        <w:t>shall work with the client to verify that the system integrates seamlessly with the client’s existing security infrastructure, including firewalls, VPNs, and any other relevant security tools.</w:t>
      </w:r>
    </w:p>
    <w:p w14:paraId="6548BD79" w14:textId="1BF27CCC" w:rsidR="00371932" w:rsidRPr="00725372" w:rsidRDefault="00371932" w:rsidP="00371932">
      <w:pPr>
        <w:pStyle w:val="SysReq1"/>
        <w:rPr>
          <w:lang w:val="en-GB"/>
        </w:rPr>
      </w:pPr>
      <w:r w:rsidRPr="00725372">
        <w:rPr>
          <w:rStyle w:val="AASemiBoldChar"/>
        </w:rPr>
        <w:t>Identification of Relevant Products and Digital Elements</w:t>
      </w:r>
      <w:r w:rsidRPr="00725372">
        <w:rPr>
          <w:lang w:val="en-GB"/>
        </w:rPr>
        <w:t xml:space="preserve">: The </w:t>
      </w:r>
      <w:r w:rsidR="00CB1438">
        <w:rPr>
          <w:lang w:val="en-GB"/>
        </w:rPr>
        <w:t>Contractor</w:t>
      </w:r>
      <w:r w:rsidRPr="00725372">
        <w:rPr>
          <w:lang w:val="en-GB"/>
        </w:rPr>
        <w:t xml:space="preserve"> shall identify all products and digital elements used in the production plant, including Commercial Off-The-Shelf (COTS) materials and custom-built systems, that fall under the scope of the Cyber Resilience Act. These products must be evaluated for compliance with the CRA's cybersecurity requirements.</w:t>
      </w:r>
    </w:p>
    <w:p w14:paraId="55783F4D" w14:textId="028BF064" w:rsidR="00371932" w:rsidRPr="00725372" w:rsidRDefault="00371932" w:rsidP="00371932">
      <w:pPr>
        <w:pStyle w:val="SysReq1"/>
        <w:rPr>
          <w:lang w:val="en-GB"/>
        </w:rPr>
      </w:pPr>
      <w:r w:rsidRPr="00725372">
        <w:rPr>
          <w:rStyle w:val="AASemiBoldChar"/>
        </w:rPr>
        <w:t>Remote Access to Plant</w:t>
      </w:r>
      <w:r w:rsidRPr="00725372">
        <w:rPr>
          <w:lang w:val="en-GB"/>
        </w:rPr>
        <w:t xml:space="preserve">: If the </w:t>
      </w:r>
      <w:r w:rsidR="00CB1438">
        <w:rPr>
          <w:lang w:val="en-GB"/>
        </w:rPr>
        <w:t>Contractor</w:t>
      </w:r>
      <w:r w:rsidRPr="00725372">
        <w:rPr>
          <w:lang w:val="en-GB"/>
        </w:rPr>
        <w:t xml:space="preserve"> requires remote access to the plant, he </w:t>
      </w:r>
      <w:r w:rsidR="00D52217">
        <w:rPr>
          <w:lang w:val="en-GB"/>
        </w:rPr>
        <w:t>shall</w:t>
      </w:r>
      <w:r w:rsidRPr="00725372">
        <w:rPr>
          <w:lang w:val="en-GB"/>
        </w:rPr>
        <w:t xml:space="preserve"> </w:t>
      </w:r>
      <w:proofErr w:type="spellStart"/>
      <w:r w:rsidRPr="00725372">
        <w:rPr>
          <w:lang w:val="en-GB"/>
        </w:rPr>
        <w:t>utilize</w:t>
      </w:r>
      <w:proofErr w:type="spellEnd"/>
      <w:r w:rsidRPr="00725372">
        <w:rPr>
          <w:lang w:val="en-GB"/>
        </w:rPr>
        <w:t xml:space="preserve"> the standard solution provided by the customer. Access will be granted with restricted permissions to ensure that only necessary functions are available, safeguarding the integrity and security of the plant's systems. The </w:t>
      </w:r>
      <w:r w:rsidR="00CB1438">
        <w:rPr>
          <w:lang w:val="en-GB"/>
        </w:rPr>
        <w:t>Contractor</w:t>
      </w:r>
      <w:r w:rsidRPr="00725372">
        <w:rPr>
          <w:lang w:val="en-GB"/>
        </w:rPr>
        <w:t xml:space="preserve"> is responsible for adhering to the defined access protocols and ensuring compliance with the customer's security policies.</w:t>
      </w:r>
    </w:p>
    <w:p w14:paraId="162ED2BC" w14:textId="3CBDAE6D" w:rsidR="00371932" w:rsidRPr="00725372" w:rsidRDefault="00371932" w:rsidP="002F1F6C">
      <w:pPr>
        <w:pStyle w:val="Heading4numbered"/>
      </w:pPr>
      <w:proofErr w:type="spellStart"/>
      <w:r w:rsidRPr="00725372">
        <w:t>Safety</w:t>
      </w:r>
      <w:proofErr w:type="spellEnd"/>
    </w:p>
    <w:p w14:paraId="42D70ECF" w14:textId="1B84E948" w:rsidR="00371932" w:rsidRPr="00725372" w:rsidRDefault="00371932" w:rsidP="00371932">
      <w:pPr>
        <w:pStyle w:val="SysReq1"/>
        <w:rPr>
          <w:shd w:val="clear" w:color="auto" w:fill="FFFFFF"/>
          <w:lang w:val="en-GB"/>
        </w:rPr>
      </w:pPr>
      <w:r w:rsidRPr="00725372">
        <w:rPr>
          <w:rStyle w:val="AASemiBoldChar"/>
        </w:rPr>
        <w:t>Internal interlocks</w:t>
      </w:r>
      <w:r w:rsidRPr="00725372">
        <w:rPr>
          <w:shd w:val="clear" w:color="auto" w:fill="FFFFFF"/>
          <w:lang w:val="en-GB"/>
        </w:rPr>
        <w:t xml:space="preserve">: The </w:t>
      </w:r>
      <w:r w:rsidR="00A156C9">
        <w:rPr>
          <w:shd w:val="clear" w:color="auto" w:fill="FFFFFF"/>
          <w:lang w:val="en-GB"/>
        </w:rPr>
        <w:t>QPLANT</w:t>
      </w:r>
      <w:r w:rsidRPr="00725372">
        <w:rPr>
          <w:shd w:val="clear" w:color="auto" w:fill="FFFFFF"/>
          <w:lang w:val="en-GB"/>
        </w:rPr>
        <w:t xml:space="preserve"> shall not rely on the MIS, unless the interlock has to be propagated to or relies on other systems.</w:t>
      </w:r>
    </w:p>
    <w:p w14:paraId="4AB2FBE1" w14:textId="058C6522" w:rsidR="00371932" w:rsidRPr="00725372" w:rsidRDefault="00371932" w:rsidP="00371932">
      <w:pPr>
        <w:pStyle w:val="SysReq1"/>
        <w:rPr>
          <w:shd w:val="clear" w:color="auto" w:fill="FFFFFF"/>
          <w:lang w:val="en-GB"/>
        </w:rPr>
      </w:pPr>
      <w:r w:rsidRPr="00725372">
        <w:rPr>
          <w:rStyle w:val="AASemiBoldChar"/>
        </w:rPr>
        <w:t>Interlock status to MCS</w:t>
      </w:r>
      <w:r w:rsidRPr="00725372">
        <w:rPr>
          <w:shd w:val="clear" w:color="auto" w:fill="FFFFFF"/>
          <w:lang w:val="en-GB"/>
        </w:rPr>
        <w:t xml:space="preserve">: The </w:t>
      </w:r>
      <w:r w:rsidR="00A156C9">
        <w:rPr>
          <w:shd w:val="clear" w:color="auto" w:fill="FFFFFF"/>
          <w:lang w:val="en-GB"/>
        </w:rPr>
        <w:t>QPLANT</w:t>
      </w:r>
      <w:r w:rsidRPr="00725372">
        <w:rPr>
          <w:shd w:val="clear" w:color="auto" w:fill="FFFFFF"/>
          <w:lang w:val="en-GB"/>
        </w:rPr>
        <w:t xml:space="preserve"> shall ensure that the status of each interlock is </w:t>
      </w:r>
      <w:proofErr w:type="spellStart"/>
      <w:r w:rsidRPr="00D2337F">
        <w:rPr>
          <w:shd w:val="clear" w:color="auto" w:fill="FFFFFF"/>
        </w:rPr>
        <w:t>monitorable</w:t>
      </w:r>
      <w:proofErr w:type="spellEnd"/>
      <w:r w:rsidRPr="00725372">
        <w:rPr>
          <w:shd w:val="clear" w:color="auto" w:fill="FFFFFF"/>
          <w:lang w:val="en-GB"/>
        </w:rPr>
        <w:t xml:space="preserve"> through the MCS control interface.</w:t>
      </w:r>
    </w:p>
    <w:p w14:paraId="2F6F56F3" w14:textId="53709483" w:rsidR="00D2337F" w:rsidRPr="00D2337F" w:rsidRDefault="00371932" w:rsidP="00D2337F">
      <w:pPr>
        <w:pStyle w:val="SysReq1"/>
        <w:rPr>
          <w:shd w:val="clear" w:color="auto" w:fill="FFFFFF"/>
          <w:lang w:val="en-GB"/>
        </w:rPr>
      </w:pPr>
      <w:r w:rsidRPr="00725372">
        <w:rPr>
          <w:rStyle w:val="AASemiBoldChar"/>
        </w:rPr>
        <w:t>Personnel protection standards</w:t>
      </w:r>
      <w:r w:rsidRPr="00725372">
        <w:rPr>
          <w:shd w:val="clear" w:color="auto" w:fill="FFFFFF"/>
          <w:lang w:val="en-GB"/>
        </w:rPr>
        <w:t>: When the system has personnel protection, the systems personnel protection shall be designed according to standards IEC 61508 (Functional Safety) or one of the sector-specific derived standards (IEC 62061, IEC 61511) or alternative (e.g. ISO 13849-1)</w:t>
      </w:r>
      <w:r w:rsidR="00054C3E" w:rsidRPr="00725372">
        <w:rPr>
          <w:lang w:val="en-GB"/>
        </w:rPr>
        <w:t>.</w:t>
      </w:r>
    </w:p>
    <w:p w14:paraId="39627453" w14:textId="77777777" w:rsidR="00054C3E" w:rsidRPr="00725372" w:rsidRDefault="00054C3E" w:rsidP="00054C3E">
      <w:pPr>
        <w:pStyle w:val="SysReq1"/>
        <w:numPr>
          <w:ilvl w:val="0"/>
          <w:numId w:val="0"/>
        </w:numPr>
        <w:ind w:left="1080"/>
        <w:rPr>
          <w:shd w:val="clear" w:color="auto" w:fill="FFFFFF"/>
          <w:lang w:val="en-GB"/>
        </w:rPr>
      </w:pPr>
    </w:p>
    <w:p w14:paraId="2F003D03" w14:textId="511495AF" w:rsidR="00006433" w:rsidRPr="00725372" w:rsidRDefault="00006433" w:rsidP="00006433">
      <w:pPr>
        <w:pStyle w:val="Heading2numbered"/>
        <w:rPr>
          <w:rFonts w:eastAsia="Calibri"/>
        </w:rPr>
      </w:pPr>
      <w:bookmarkStart w:id="3367" w:name="_Ref190799769"/>
      <w:bookmarkStart w:id="3368" w:name="_Toc197425967"/>
      <w:r w:rsidRPr="00725372">
        <w:rPr>
          <w:rFonts w:eastAsia="Calibri"/>
        </w:rPr>
        <w:t>Interfaces</w:t>
      </w:r>
      <w:bookmarkEnd w:id="3367"/>
      <w:bookmarkEnd w:id="3368"/>
    </w:p>
    <w:p w14:paraId="4C088F83" w14:textId="52D80A7D" w:rsidR="00006433" w:rsidRPr="00725372" w:rsidRDefault="00006433" w:rsidP="00006433">
      <w:pPr>
        <w:pStyle w:val="Heading3numbered"/>
      </w:pPr>
      <w:bookmarkStart w:id="3369" w:name="_Toc197425968"/>
      <w:r w:rsidRPr="00725372">
        <w:t xml:space="preserve">Interfaces </w:t>
      </w:r>
      <w:r w:rsidR="008C49BA">
        <w:t>to the QLM</w:t>
      </w:r>
      <w:bookmarkEnd w:id="3369"/>
    </w:p>
    <w:p w14:paraId="6F89BBF9" w14:textId="778907BB" w:rsidR="00006433" w:rsidRPr="00725372" w:rsidRDefault="00006433" w:rsidP="00006433">
      <w:pPr>
        <w:pStyle w:val="Heading4"/>
        <w:rPr>
          <w:lang w:val="en-GB"/>
        </w:rPr>
      </w:pPr>
      <w:r w:rsidRPr="00725372">
        <w:rPr>
          <w:lang w:val="en-GB"/>
        </w:rPr>
        <w:t>Main cryogenic line interfaces</w:t>
      </w:r>
    </w:p>
    <w:p w14:paraId="370DC8CA" w14:textId="73326FEF" w:rsidR="00E47B49" w:rsidRDefault="007F284D" w:rsidP="007F284D">
      <w:pPr>
        <w:pStyle w:val="regular"/>
      </w:pPr>
      <w:r w:rsidRPr="00725372">
        <w:t xml:space="preserve">The </w:t>
      </w:r>
      <w:r w:rsidR="00A156C9">
        <w:t>QPLANT</w:t>
      </w:r>
      <w:r w:rsidR="001C2254">
        <w:t xml:space="preserve"> shall </w:t>
      </w:r>
      <w:r w:rsidRPr="00725372">
        <w:t xml:space="preserve">interface </w:t>
      </w:r>
      <w:r w:rsidR="001C2254">
        <w:t xml:space="preserve">to </w:t>
      </w:r>
      <w:r w:rsidRPr="00725372">
        <w:t>the QLM at the cold end of the</w:t>
      </w:r>
      <w:r w:rsidRPr="00886993">
        <w:t xml:space="preserve"> </w:t>
      </w:r>
      <w:r w:rsidRPr="00725372">
        <w:t>QRB</w:t>
      </w:r>
      <w:r w:rsidR="009B2814">
        <w:t>.</w:t>
      </w:r>
    </w:p>
    <w:p w14:paraId="5E71984B" w14:textId="36FD9917" w:rsidR="00540D1D" w:rsidRDefault="009B2814" w:rsidP="007F284D">
      <w:pPr>
        <w:pStyle w:val="regular"/>
      </w:pPr>
      <w:r>
        <w:t xml:space="preserve">The </w:t>
      </w:r>
      <w:r w:rsidR="00A156C9">
        <w:t>QPLANT</w:t>
      </w:r>
      <w:r w:rsidR="009A292C">
        <w:t xml:space="preserve"> shall contain the final </w:t>
      </w:r>
      <w:r w:rsidR="007F284D" w:rsidRPr="00725372">
        <w:t>vacuum barrier and the isolation cryogenic valves.</w:t>
      </w:r>
    </w:p>
    <w:p w14:paraId="13CEE966" w14:textId="77777777" w:rsidR="006B5D98" w:rsidRDefault="006B5D98" w:rsidP="007F284D">
      <w:pPr>
        <w:pStyle w:val="regular"/>
      </w:pPr>
    </w:p>
    <w:p w14:paraId="776045B5" w14:textId="282FC616" w:rsidR="007F284D" w:rsidRPr="00725372" w:rsidRDefault="00077AFE" w:rsidP="007F284D">
      <w:pPr>
        <w:pStyle w:val="regular"/>
      </w:pPr>
      <w:r>
        <w:t>The QLM</w:t>
      </w:r>
      <w:r w:rsidR="00FA69EE">
        <w:t xml:space="preserve"> co</w:t>
      </w:r>
      <w:r w:rsidR="001E5BC4">
        <w:t xml:space="preserve">ntains the following </w:t>
      </w:r>
      <w:r w:rsidR="007F284D" w:rsidRPr="00725372">
        <w:t>cryogenic line</w:t>
      </w:r>
      <w:r w:rsidR="001E5BC4">
        <w:t>s</w:t>
      </w:r>
      <w:r w:rsidR="007F284D" w:rsidRPr="00725372">
        <w:t>:</w:t>
      </w:r>
    </w:p>
    <w:p w14:paraId="152A0360" w14:textId="7629DB52" w:rsidR="007F284D" w:rsidRPr="00725372" w:rsidRDefault="00984655">
      <w:pPr>
        <w:pStyle w:val="Lijstalinea"/>
        <w:numPr>
          <w:ilvl w:val="4"/>
          <w:numId w:val="6"/>
        </w:numPr>
        <w:tabs>
          <w:tab w:val="left" w:pos="180"/>
        </w:tabs>
        <w:spacing w:before="120"/>
        <w:contextualSpacing w:val="0"/>
      </w:pPr>
      <w:r>
        <w:rPr>
          <w:rStyle w:val="AASemiBoldChar"/>
        </w:rPr>
        <w:t>“</w:t>
      </w:r>
      <w:r w:rsidR="006E0192">
        <w:rPr>
          <w:rStyle w:val="AASemiBoldChar"/>
        </w:rPr>
        <w:t>A</w:t>
      </w:r>
      <w:r>
        <w:rPr>
          <w:rStyle w:val="AASemiBoldChar"/>
        </w:rPr>
        <w:t>”</w:t>
      </w:r>
      <w:r w:rsidR="007F284D" w:rsidRPr="00725372">
        <w:t xml:space="preserve">: </w:t>
      </w:r>
      <w:r w:rsidR="00B440FA">
        <w:t>S</w:t>
      </w:r>
      <w:r w:rsidR="007F284D" w:rsidRPr="00725372">
        <w:t>upply of supercritical helium;</w:t>
      </w:r>
    </w:p>
    <w:p w14:paraId="1F5BDF20" w14:textId="78B122CA" w:rsidR="007F284D" w:rsidRPr="00725372" w:rsidRDefault="00984655">
      <w:pPr>
        <w:pStyle w:val="Lijstalinea"/>
        <w:numPr>
          <w:ilvl w:val="4"/>
          <w:numId w:val="6"/>
        </w:numPr>
        <w:tabs>
          <w:tab w:val="left" w:pos="180"/>
        </w:tabs>
        <w:spacing w:before="120"/>
        <w:contextualSpacing w:val="0"/>
      </w:pPr>
      <w:r>
        <w:rPr>
          <w:rStyle w:val="AASemiBoldChar"/>
        </w:rPr>
        <w:t>“</w:t>
      </w:r>
      <w:r w:rsidR="00582DB5">
        <w:rPr>
          <w:rStyle w:val="AASemiBoldChar"/>
        </w:rPr>
        <w:t>B</w:t>
      </w:r>
      <w:r>
        <w:rPr>
          <w:rStyle w:val="AASemiBoldChar"/>
        </w:rPr>
        <w:t>”</w:t>
      </w:r>
      <w:r w:rsidR="007F284D" w:rsidRPr="00725372">
        <w:t xml:space="preserve">: </w:t>
      </w:r>
      <w:r w:rsidR="00F2733C">
        <w:t xml:space="preserve">Return of </w:t>
      </w:r>
      <w:r w:rsidR="007F284D" w:rsidRPr="00725372">
        <w:t xml:space="preserve">very low pressure </w:t>
      </w:r>
      <w:r w:rsidR="00F2733C">
        <w:t>helium</w:t>
      </w:r>
      <w:r w:rsidR="007F284D" w:rsidRPr="00725372">
        <w:t>;</w:t>
      </w:r>
    </w:p>
    <w:p w14:paraId="51A3AC50" w14:textId="3DA7D2F7" w:rsidR="007F284D" w:rsidRPr="00725372" w:rsidRDefault="00984655">
      <w:pPr>
        <w:pStyle w:val="Lijstalinea"/>
        <w:numPr>
          <w:ilvl w:val="4"/>
          <w:numId w:val="6"/>
        </w:numPr>
        <w:tabs>
          <w:tab w:val="left" w:pos="180"/>
        </w:tabs>
        <w:spacing w:before="120"/>
        <w:contextualSpacing w:val="0"/>
      </w:pPr>
      <w:r>
        <w:rPr>
          <w:rStyle w:val="AASemiBoldChar"/>
        </w:rPr>
        <w:t>“</w:t>
      </w:r>
      <w:r w:rsidR="00582DB5">
        <w:rPr>
          <w:rStyle w:val="AASemiBoldChar"/>
        </w:rPr>
        <w:t>D</w:t>
      </w:r>
      <w:r>
        <w:rPr>
          <w:rStyle w:val="AASemiBoldChar"/>
        </w:rPr>
        <w:t>”</w:t>
      </w:r>
      <w:r w:rsidR="007F284D" w:rsidRPr="00725372">
        <w:t xml:space="preserve">: </w:t>
      </w:r>
      <w:r w:rsidR="00F2733C">
        <w:t>Supply of gaseous helium to the TS</w:t>
      </w:r>
      <w:r w:rsidR="007F284D" w:rsidRPr="00725372">
        <w:t>;</w:t>
      </w:r>
    </w:p>
    <w:p w14:paraId="281CBAD9" w14:textId="49AE461B" w:rsidR="007F284D" w:rsidRPr="00725372" w:rsidRDefault="00F2733C">
      <w:pPr>
        <w:pStyle w:val="Lijstalinea"/>
        <w:numPr>
          <w:ilvl w:val="4"/>
          <w:numId w:val="6"/>
        </w:numPr>
        <w:tabs>
          <w:tab w:val="left" w:pos="180"/>
        </w:tabs>
        <w:spacing w:before="120"/>
        <w:contextualSpacing w:val="0"/>
      </w:pPr>
      <w:r>
        <w:rPr>
          <w:rStyle w:val="AASemiBoldChar"/>
        </w:rPr>
        <w:t>“</w:t>
      </w:r>
      <w:r w:rsidR="00582DB5">
        <w:rPr>
          <w:rStyle w:val="AASemiBoldChar"/>
        </w:rPr>
        <w:t>E</w:t>
      </w:r>
      <w:r>
        <w:rPr>
          <w:rStyle w:val="AASemiBoldChar"/>
        </w:rPr>
        <w:t>”</w:t>
      </w:r>
      <w:r w:rsidR="007F284D" w:rsidRPr="00725372">
        <w:t xml:space="preserve">: </w:t>
      </w:r>
      <w:r>
        <w:t>Return of gaseous helium from the TS</w:t>
      </w:r>
      <w:r w:rsidR="007F284D" w:rsidRPr="00725372">
        <w:t>.</w:t>
      </w:r>
    </w:p>
    <w:p w14:paraId="225D9562" w14:textId="77777777" w:rsidR="007F284D" w:rsidRPr="00725372" w:rsidRDefault="007F284D" w:rsidP="007F284D"/>
    <w:p w14:paraId="02321C3C" w14:textId="2E41AB33" w:rsidR="007F284D" w:rsidRPr="00725372" w:rsidRDefault="00981EBE" w:rsidP="007F284D">
      <w:pPr>
        <w:jc w:val="center"/>
      </w:pPr>
      <w:r w:rsidRPr="00981EBE">
        <w:rPr>
          <w:noProof/>
          <w:lang w:val="en-US"/>
        </w:rPr>
        <w:drawing>
          <wp:inline distT="0" distB="0" distL="0" distR="0" wp14:anchorId="46D6015E" wp14:editId="1AFF5AA1">
            <wp:extent cx="3832860" cy="1965960"/>
            <wp:effectExtent l="0" t="0" r="0" b="0"/>
            <wp:docPr id="1228240767" name="Picture 2">
              <a:extLst xmlns:a="http://schemas.openxmlformats.org/drawingml/2006/main">
                <a:ext uri="{FF2B5EF4-FFF2-40B4-BE49-F238E27FC236}">
                  <a16:creationId xmlns:a16="http://schemas.microsoft.com/office/drawing/2014/main" id="{E972ED10-C019-523F-4D86-2D8A7D19C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972ED10-C019-523F-4D86-2D8A7D19C3BE}"/>
                        </a:ext>
                      </a:extLst>
                    </pic:cNvPr>
                    <pic:cNvPicPr>
                      <a:picLocks noChangeAspect="1"/>
                    </pic:cNvPicPr>
                  </pic:nvPicPr>
                  <pic:blipFill>
                    <a:blip r:embed="rId37"/>
                    <a:stretch>
                      <a:fillRect/>
                    </a:stretch>
                  </pic:blipFill>
                  <pic:spPr>
                    <a:xfrm>
                      <a:off x="0" y="0"/>
                      <a:ext cx="3832860" cy="1965960"/>
                    </a:xfrm>
                    <a:prstGeom prst="rect">
                      <a:avLst/>
                    </a:prstGeom>
                  </pic:spPr>
                </pic:pic>
              </a:graphicData>
            </a:graphic>
          </wp:inline>
        </w:drawing>
      </w:r>
    </w:p>
    <w:p w14:paraId="5771DA46" w14:textId="4576BF26" w:rsidR="007F284D" w:rsidRPr="00725372" w:rsidRDefault="007F284D" w:rsidP="007F284D">
      <w:pPr>
        <w:pStyle w:val="Captioncentered"/>
        <w:spacing w:before="180"/>
        <w:rPr>
          <w:lang w:val="en-GB"/>
        </w:rPr>
      </w:pPr>
      <w:bookmarkStart w:id="3370" w:name="_Ref184114765"/>
      <w:bookmarkStart w:id="3371" w:name="_Toc190680900"/>
      <w:bookmarkStart w:id="3372" w:name="_Toc195865366"/>
      <w:r w:rsidRPr="00725372">
        <w:rPr>
          <w:lang w:val="en-GB"/>
        </w:rPr>
        <w:t xml:space="preserve">Figure </w:t>
      </w:r>
      <w:r w:rsidR="00B619DE">
        <w:rPr>
          <w:lang w:val="en-GB"/>
        </w:rPr>
        <w:fldChar w:fldCharType="begin"/>
      </w:r>
      <w:r w:rsidR="00B619DE">
        <w:rPr>
          <w:lang w:val="en-GB"/>
        </w:rPr>
        <w:instrText xml:space="preserve"> SEQ Figure \* ARABIC </w:instrText>
      </w:r>
      <w:r w:rsidR="00B619DE">
        <w:rPr>
          <w:lang w:val="en-GB"/>
        </w:rPr>
        <w:fldChar w:fldCharType="separate"/>
      </w:r>
      <w:r w:rsidR="00E67BB8">
        <w:rPr>
          <w:noProof/>
          <w:lang w:val="en-GB"/>
        </w:rPr>
        <w:t>11</w:t>
      </w:r>
      <w:r w:rsidR="00B619DE">
        <w:rPr>
          <w:lang w:val="en-GB"/>
        </w:rPr>
        <w:fldChar w:fldCharType="end"/>
      </w:r>
      <w:bookmarkEnd w:id="3370"/>
      <w:r w:rsidRPr="00725372">
        <w:rPr>
          <w:lang w:val="en-GB"/>
        </w:rPr>
        <w:t xml:space="preserve"> </w:t>
      </w:r>
      <w:r w:rsidR="0067243B">
        <w:rPr>
          <w:lang w:val="en-GB"/>
        </w:rPr>
        <w:t>Preliminary</w:t>
      </w:r>
      <w:r w:rsidRPr="00725372">
        <w:rPr>
          <w:lang w:val="en-GB"/>
        </w:rPr>
        <w:t xml:space="preserve"> arrangement of the pipes in the </w:t>
      </w:r>
      <w:r w:rsidR="00A851C2">
        <w:rPr>
          <w:lang w:val="en-GB"/>
        </w:rPr>
        <w:t>QLM</w:t>
      </w:r>
      <w:r w:rsidR="00981EBE">
        <w:rPr>
          <w:lang w:val="en-GB"/>
        </w:rPr>
        <w:t xml:space="preserve"> (see </w:t>
      </w:r>
      <w:r w:rsidR="00981EBE">
        <w:rPr>
          <w:lang w:val="en-GB"/>
        </w:rPr>
        <w:fldChar w:fldCharType="begin"/>
      </w:r>
      <w:r w:rsidR="00981EBE">
        <w:rPr>
          <w:lang w:val="en-GB"/>
        </w:rPr>
        <w:instrText xml:space="preserve"> REF _Ref192519000 \h </w:instrText>
      </w:r>
      <w:r w:rsidR="00981EBE">
        <w:rPr>
          <w:lang w:val="en-GB"/>
        </w:rPr>
      </w:r>
      <w:r w:rsidR="00981EBE">
        <w:rPr>
          <w:lang w:val="en-GB"/>
        </w:rPr>
        <w:fldChar w:fldCharType="separate"/>
      </w:r>
      <w:r w:rsidR="00E67BB8" w:rsidRPr="00725372">
        <w:rPr>
          <w:sz w:val="18"/>
          <w:szCs w:val="16"/>
          <w:lang w:val="en-GB"/>
        </w:rPr>
        <w:t xml:space="preserve">Table </w:t>
      </w:r>
      <w:r w:rsidR="00E67BB8">
        <w:rPr>
          <w:noProof/>
          <w:sz w:val="18"/>
          <w:szCs w:val="16"/>
          <w:lang w:val="en-GB"/>
        </w:rPr>
        <w:t>12</w:t>
      </w:r>
      <w:r w:rsidR="00981EBE">
        <w:rPr>
          <w:lang w:val="en-GB"/>
        </w:rPr>
        <w:fldChar w:fldCharType="end"/>
      </w:r>
      <w:r w:rsidR="00981EBE">
        <w:rPr>
          <w:lang w:val="en-GB"/>
        </w:rPr>
        <w:t xml:space="preserve"> for details)</w:t>
      </w:r>
      <w:r w:rsidRPr="00725372">
        <w:rPr>
          <w:lang w:val="en-GB"/>
        </w:rPr>
        <w:t>.</w:t>
      </w:r>
      <w:bookmarkEnd w:id="3371"/>
      <w:bookmarkEnd w:id="3372"/>
    </w:p>
    <w:p w14:paraId="469D86E9" w14:textId="77777777" w:rsidR="007F284D" w:rsidRPr="00725372" w:rsidRDefault="007F284D" w:rsidP="007F284D"/>
    <w:p w14:paraId="50596D15" w14:textId="21F4E2C3" w:rsidR="00CB1438" w:rsidRDefault="007F284D" w:rsidP="003E5C09">
      <w:pPr>
        <w:rPr>
          <w:szCs w:val="20"/>
        </w:rPr>
      </w:pPr>
      <w:r w:rsidRPr="00725372">
        <w:t xml:space="preserve">A </w:t>
      </w:r>
      <w:r w:rsidR="0084680C">
        <w:t>preliminary</w:t>
      </w:r>
      <w:r w:rsidRPr="00725372">
        <w:t xml:space="preserve"> arrangement of the pipes in the </w:t>
      </w:r>
      <w:proofErr w:type="spellStart"/>
      <w:r w:rsidRPr="00725372">
        <w:t>Cryoline</w:t>
      </w:r>
      <w:proofErr w:type="spellEnd"/>
      <w:r w:rsidRPr="00725372">
        <w:t xml:space="preserve"> is shown on </w:t>
      </w:r>
      <w:r w:rsidRPr="00725372">
        <w:rPr>
          <w:rStyle w:val="AAReferencedChar"/>
        </w:rPr>
        <w:fldChar w:fldCharType="begin"/>
      </w:r>
      <w:r w:rsidRPr="00725372">
        <w:rPr>
          <w:rStyle w:val="AAReferencedChar"/>
        </w:rPr>
        <w:instrText xml:space="preserve"> REF _Ref184114765 \h  \* MERGEFORMAT </w:instrText>
      </w:r>
      <w:r w:rsidRPr="00725372">
        <w:rPr>
          <w:rStyle w:val="AAReferencedChar"/>
        </w:rPr>
      </w:r>
      <w:r w:rsidRPr="00725372">
        <w:rPr>
          <w:rStyle w:val="AAReferencedChar"/>
        </w:rPr>
        <w:fldChar w:fldCharType="separate"/>
      </w:r>
      <w:r w:rsidR="00E67BB8" w:rsidRPr="00E67BB8">
        <w:rPr>
          <w:rStyle w:val="AAReferencedChar"/>
        </w:rPr>
        <w:t>Figure 11</w:t>
      </w:r>
      <w:r w:rsidRPr="00725372">
        <w:rPr>
          <w:rStyle w:val="AAReferencedChar"/>
        </w:rPr>
        <w:fldChar w:fldCharType="end"/>
      </w:r>
      <w:r w:rsidR="000F68D0">
        <w:t>.</w:t>
      </w:r>
      <w:r w:rsidRPr="00725372">
        <w:t xml:space="preserve"> </w:t>
      </w:r>
      <w:r w:rsidR="005D7D1F" w:rsidRPr="00725372">
        <w:t xml:space="preserve">The </w:t>
      </w:r>
      <w:r w:rsidR="005D7D1F">
        <w:t xml:space="preserve">preliminary </w:t>
      </w:r>
      <w:r w:rsidR="005D7D1F" w:rsidRPr="00725372">
        <w:t>diameters of the pipes are indicated in</w:t>
      </w:r>
      <w:r w:rsidR="005D7D1F" w:rsidRPr="00886993">
        <w:rPr>
          <w:szCs w:val="20"/>
        </w:rPr>
        <w:t xml:space="preserve"> </w:t>
      </w:r>
      <w:r w:rsidR="005D7D1F" w:rsidRPr="00886993">
        <w:rPr>
          <w:szCs w:val="20"/>
        </w:rPr>
        <w:fldChar w:fldCharType="begin"/>
      </w:r>
      <w:r w:rsidR="005D7D1F" w:rsidRPr="00886993">
        <w:rPr>
          <w:szCs w:val="20"/>
        </w:rPr>
        <w:instrText xml:space="preserve"> REF _Ref192519000 \h  \* MERGEFORMAT </w:instrText>
      </w:r>
      <w:r w:rsidR="005D7D1F" w:rsidRPr="00886993">
        <w:rPr>
          <w:szCs w:val="20"/>
        </w:rPr>
      </w:r>
      <w:r w:rsidR="005D7D1F" w:rsidRPr="00886993">
        <w:rPr>
          <w:szCs w:val="20"/>
        </w:rPr>
        <w:fldChar w:fldCharType="separate"/>
      </w:r>
      <w:r w:rsidR="00E67BB8" w:rsidRPr="00E67BB8">
        <w:rPr>
          <w:szCs w:val="20"/>
        </w:rPr>
        <w:t xml:space="preserve">Table </w:t>
      </w:r>
      <w:r w:rsidR="00E67BB8" w:rsidRPr="00E67BB8">
        <w:rPr>
          <w:noProof/>
          <w:szCs w:val="20"/>
        </w:rPr>
        <w:t>12</w:t>
      </w:r>
      <w:r w:rsidR="005D7D1F" w:rsidRPr="00886993">
        <w:rPr>
          <w:szCs w:val="20"/>
        </w:rPr>
        <w:fldChar w:fldCharType="end"/>
      </w:r>
      <w:r w:rsidR="005D7D1F" w:rsidRPr="00886993">
        <w:rPr>
          <w:szCs w:val="20"/>
        </w:rPr>
        <w:t>.</w:t>
      </w:r>
      <w:r w:rsidR="005D7D1F">
        <w:rPr>
          <w:szCs w:val="20"/>
        </w:rPr>
        <w:t xml:space="preserve"> </w:t>
      </w:r>
      <w:r w:rsidR="000F68D0">
        <w:t>T</w:t>
      </w:r>
      <w:r w:rsidRPr="00725372">
        <w:t>he final arrangement</w:t>
      </w:r>
      <w:r w:rsidR="00BC248D">
        <w:t xml:space="preserve"> and pipe diameters</w:t>
      </w:r>
      <w:r w:rsidRPr="00725372">
        <w:t xml:space="preserve"> </w:t>
      </w:r>
      <w:r w:rsidR="00E556DE">
        <w:t>shall be defined by SCK CEN in due time</w:t>
      </w:r>
      <w:r w:rsidRPr="00725372">
        <w:t xml:space="preserve">. </w:t>
      </w:r>
      <w:bookmarkStart w:id="3373" w:name="_Ref183516722"/>
    </w:p>
    <w:p w14:paraId="47B543F4" w14:textId="6FBA5E5E" w:rsidR="007F284D" w:rsidRPr="00725372" w:rsidRDefault="007F284D" w:rsidP="007F284D">
      <w:pPr>
        <w:pStyle w:val="Captioncentered"/>
        <w:ind w:left="1170" w:firstLine="4"/>
        <w:rPr>
          <w:sz w:val="18"/>
          <w:szCs w:val="16"/>
          <w:lang w:val="en-GB"/>
        </w:rPr>
      </w:pPr>
      <w:bookmarkStart w:id="3374" w:name="_Ref192519000"/>
      <w:bookmarkStart w:id="3375" w:name="_Toc195865382"/>
      <w:r w:rsidRPr="00725372">
        <w:rPr>
          <w:sz w:val="18"/>
          <w:szCs w:val="16"/>
          <w:lang w:val="en-GB"/>
        </w:rPr>
        <w:t xml:space="preserve">Table </w:t>
      </w:r>
      <w:r w:rsidRPr="00725372">
        <w:rPr>
          <w:sz w:val="18"/>
          <w:szCs w:val="16"/>
          <w:lang w:val="en-GB"/>
        </w:rPr>
        <w:fldChar w:fldCharType="begin"/>
      </w:r>
      <w:r w:rsidRPr="00725372">
        <w:rPr>
          <w:sz w:val="18"/>
          <w:szCs w:val="16"/>
          <w:lang w:val="en-GB"/>
        </w:rPr>
        <w:instrText xml:space="preserve"> SEQ Table \* ARABIC </w:instrText>
      </w:r>
      <w:r w:rsidRPr="00725372">
        <w:rPr>
          <w:sz w:val="18"/>
          <w:szCs w:val="16"/>
          <w:lang w:val="en-GB"/>
        </w:rPr>
        <w:fldChar w:fldCharType="separate"/>
      </w:r>
      <w:r w:rsidR="00E67BB8">
        <w:rPr>
          <w:noProof/>
          <w:sz w:val="18"/>
          <w:szCs w:val="16"/>
          <w:lang w:val="en-GB"/>
        </w:rPr>
        <w:t>12</w:t>
      </w:r>
      <w:r w:rsidRPr="00725372">
        <w:rPr>
          <w:sz w:val="18"/>
          <w:szCs w:val="16"/>
          <w:lang w:val="en-GB"/>
        </w:rPr>
        <w:fldChar w:fldCharType="end"/>
      </w:r>
      <w:bookmarkEnd w:id="3373"/>
      <w:bookmarkEnd w:id="3374"/>
      <w:r w:rsidRPr="00725372">
        <w:rPr>
          <w:sz w:val="18"/>
          <w:szCs w:val="16"/>
          <w:lang w:val="en-GB"/>
        </w:rPr>
        <w:t xml:space="preserve"> </w:t>
      </w:r>
      <w:r w:rsidR="00D05F70">
        <w:rPr>
          <w:sz w:val="18"/>
          <w:szCs w:val="16"/>
          <w:lang w:val="en-GB"/>
        </w:rPr>
        <w:t>Preliminary p</w:t>
      </w:r>
      <w:r w:rsidRPr="00725372">
        <w:rPr>
          <w:sz w:val="18"/>
          <w:szCs w:val="16"/>
          <w:lang w:val="en-GB"/>
        </w:rPr>
        <w:t xml:space="preserve">ipe diameters for the </w:t>
      </w:r>
      <w:r w:rsidR="002D57EC">
        <w:rPr>
          <w:sz w:val="18"/>
          <w:szCs w:val="16"/>
          <w:lang w:val="en-GB"/>
        </w:rPr>
        <w:t>QLM</w:t>
      </w:r>
      <w:bookmarkEnd w:id="3375"/>
    </w:p>
    <w:tbl>
      <w:tblPr>
        <w:tblStyle w:val="Rastertabel4-Accent1"/>
        <w:tblW w:w="8289" w:type="dxa"/>
        <w:jc w:val="right"/>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ayout w:type="fixed"/>
        <w:tblCellMar>
          <w:top w:w="28" w:type="dxa"/>
          <w:bottom w:w="28" w:type="dxa"/>
        </w:tblCellMar>
        <w:tblLook w:val="04A0" w:firstRow="1" w:lastRow="0" w:firstColumn="1" w:lastColumn="0" w:noHBand="0" w:noVBand="1"/>
      </w:tblPr>
      <w:tblGrid>
        <w:gridCol w:w="1795"/>
        <w:gridCol w:w="1623"/>
        <w:gridCol w:w="1624"/>
        <w:gridCol w:w="1623"/>
        <w:gridCol w:w="1624"/>
      </w:tblGrid>
      <w:tr w:rsidR="007F284D" w:rsidRPr="00725372" w14:paraId="543F668B" w14:textId="77777777" w:rsidTr="002B6EDD">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DFCAEC" w:themeFill="accent1" w:themeFillTint="33"/>
            <w:vAlign w:val="center"/>
          </w:tcPr>
          <w:p w14:paraId="0FFCC1AA" w14:textId="77777777"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Pipe</w:t>
            </w:r>
          </w:p>
        </w:tc>
        <w:tc>
          <w:tcPr>
            <w:tcW w:w="1623" w:type="dxa"/>
            <w:shd w:val="clear" w:color="auto" w:fill="DFCAEC" w:themeFill="accent1" w:themeFillTint="33"/>
            <w:vAlign w:val="center"/>
          </w:tcPr>
          <w:p w14:paraId="6E9E5F10" w14:textId="77777777" w:rsidR="007F284D" w:rsidRPr="00725372" w:rsidRDefault="007F284D"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20"/>
              </w:rPr>
            </w:pPr>
            <w:r w:rsidRPr="00725372">
              <w:rPr>
                <w:b w:val="0"/>
                <w:bCs w:val="0"/>
                <w:sz w:val="18"/>
                <w:szCs w:val="20"/>
              </w:rPr>
              <w:t xml:space="preserve">DN </w:t>
            </w:r>
          </w:p>
          <w:p w14:paraId="4CB1CD84" w14:textId="77777777" w:rsidR="007F284D" w:rsidRPr="00725372" w:rsidRDefault="007F284D"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(mm)</w:t>
            </w:r>
          </w:p>
        </w:tc>
        <w:tc>
          <w:tcPr>
            <w:tcW w:w="1624" w:type="dxa"/>
            <w:shd w:val="clear" w:color="auto" w:fill="DFCAEC" w:themeFill="accent1" w:themeFillTint="33"/>
            <w:vAlign w:val="center"/>
          </w:tcPr>
          <w:p w14:paraId="5C261F96" w14:textId="77777777" w:rsidR="007F284D" w:rsidRPr="00725372" w:rsidRDefault="007F284D" w:rsidP="002B6EDD">
            <w:pPr>
              <w:pStyle w:val="AASemiBold"/>
              <w:spacing w:before="60" w:after="40" w:line="240"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External diameter (mm)</w:t>
            </w:r>
          </w:p>
        </w:tc>
        <w:tc>
          <w:tcPr>
            <w:tcW w:w="1623" w:type="dxa"/>
            <w:shd w:val="clear" w:color="auto" w:fill="DFCAEC" w:themeFill="accent1" w:themeFillTint="33"/>
            <w:vAlign w:val="center"/>
          </w:tcPr>
          <w:p w14:paraId="3D96A724" w14:textId="77777777" w:rsidR="007F284D" w:rsidRPr="00725372" w:rsidRDefault="007F284D" w:rsidP="002B6EDD">
            <w:pPr>
              <w:pStyle w:val="AASemiBold"/>
              <w:spacing w:before="60" w:after="40" w:line="240"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Thickness (mm)</w:t>
            </w:r>
          </w:p>
        </w:tc>
        <w:tc>
          <w:tcPr>
            <w:tcW w:w="1624" w:type="dxa"/>
            <w:shd w:val="clear" w:color="auto" w:fill="DFCAEC" w:themeFill="accent1" w:themeFillTint="33"/>
            <w:vAlign w:val="center"/>
          </w:tcPr>
          <w:p w14:paraId="5796EE43" w14:textId="77777777" w:rsidR="007F284D" w:rsidRPr="00725372" w:rsidRDefault="007F284D" w:rsidP="002B6EDD">
            <w:pPr>
              <w:pStyle w:val="AASemiBold"/>
              <w:spacing w:before="60" w:after="40" w:line="240" w:lineRule="auto"/>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Indicative operating pressure (bar)</w:t>
            </w:r>
          </w:p>
        </w:tc>
      </w:tr>
      <w:tr w:rsidR="007F284D" w:rsidRPr="00725372" w14:paraId="39008885"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1F4DB30C" w14:textId="687E8099"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A</w:t>
            </w:r>
          </w:p>
        </w:tc>
        <w:tc>
          <w:tcPr>
            <w:tcW w:w="1623" w:type="dxa"/>
            <w:shd w:val="clear" w:color="auto" w:fill="FFFFFF" w:themeFill="background1"/>
          </w:tcPr>
          <w:p w14:paraId="02DA90F4"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150</w:t>
            </w:r>
          </w:p>
        </w:tc>
        <w:tc>
          <w:tcPr>
            <w:tcW w:w="1624" w:type="dxa"/>
            <w:shd w:val="clear" w:color="auto" w:fill="FFFFFF" w:themeFill="background1"/>
          </w:tcPr>
          <w:p w14:paraId="15F79FF5"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168.3</w:t>
            </w:r>
          </w:p>
        </w:tc>
        <w:tc>
          <w:tcPr>
            <w:tcW w:w="1623" w:type="dxa"/>
            <w:shd w:val="clear" w:color="auto" w:fill="FFFFFF" w:themeFill="background1"/>
          </w:tcPr>
          <w:p w14:paraId="57C04023"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2.77</w:t>
            </w:r>
          </w:p>
        </w:tc>
        <w:tc>
          <w:tcPr>
            <w:tcW w:w="1624" w:type="dxa"/>
            <w:shd w:val="clear" w:color="auto" w:fill="FFFFFF" w:themeFill="background1"/>
          </w:tcPr>
          <w:p w14:paraId="05697029"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~0.03</w:t>
            </w:r>
          </w:p>
        </w:tc>
      </w:tr>
      <w:tr w:rsidR="007F284D" w:rsidRPr="00725372" w14:paraId="0BBEDD9E" w14:textId="77777777" w:rsidTr="002B6EDD">
        <w:trPr>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648235EC" w14:textId="35458B7F"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B</w:t>
            </w:r>
          </w:p>
        </w:tc>
        <w:tc>
          <w:tcPr>
            <w:tcW w:w="1623" w:type="dxa"/>
            <w:shd w:val="clear" w:color="auto" w:fill="FFFFFF" w:themeFill="background1"/>
          </w:tcPr>
          <w:p w14:paraId="725B963E"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25</w:t>
            </w:r>
          </w:p>
        </w:tc>
        <w:tc>
          <w:tcPr>
            <w:tcW w:w="1624" w:type="dxa"/>
            <w:shd w:val="clear" w:color="auto" w:fill="FFFFFF" w:themeFill="background1"/>
          </w:tcPr>
          <w:p w14:paraId="3E9FBDDD"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33.4</w:t>
            </w:r>
          </w:p>
        </w:tc>
        <w:tc>
          <w:tcPr>
            <w:tcW w:w="1623" w:type="dxa"/>
            <w:shd w:val="clear" w:color="auto" w:fill="FFFFFF" w:themeFill="background1"/>
          </w:tcPr>
          <w:p w14:paraId="11438C26"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1.65</w:t>
            </w:r>
          </w:p>
        </w:tc>
        <w:tc>
          <w:tcPr>
            <w:tcW w:w="1624" w:type="dxa"/>
            <w:shd w:val="clear" w:color="auto" w:fill="FFFFFF" w:themeFill="background1"/>
          </w:tcPr>
          <w:p w14:paraId="67643E82"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rFonts w:cs="Arial"/>
                <w:sz w:val="18"/>
                <w:szCs w:val="20"/>
              </w:rPr>
              <w:t>≥</w:t>
            </w:r>
            <w:r w:rsidRPr="00725372">
              <w:rPr>
                <w:sz w:val="18"/>
                <w:szCs w:val="20"/>
              </w:rPr>
              <w:t xml:space="preserve"> 3</w:t>
            </w:r>
          </w:p>
        </w:tc>
      </w:tr>
      <w:tr w:rsidR="007F284D" w:rsidRPr="00725372" w14:paraId="180DA208"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3448A874" w14:textId="4CA3CA6F" w:rsidR="007F284D" w:rsidRPr="00725372" w:rsidRDefault="00B943B6" w:rsidP="002B6EDD">
            <w:pPr>
              <w:pStyle w:val="AASemiBold"/>
              <w:spacing w:before="60" w:after="40" w:line="240" w:lineRule="auto"/>
              <w:jc w:val="center"/>
              <w:rPr>
                <w:b w:val="0"/>
                <w:bCs w:val="0"/>
                <w:sz w:val="18"/>
                <w:szCs w:val="20"/>
              </w:rPr>
            </w:pPr>
            <w:r>
              <w:rPr>
                <w:b w:val="0"/>
                <w:bCs w:val="0"/>
                <w:sz w:val="18"/>
                <w:szCs w:val="20"/>
              </w:rPr>
              <w:t>D</w:t>
            </w:r>
          </w:p>
        </w:tc>
        <w:tc>
          <w:tcPr>
            <w:tcW w:w="1623" w:type="dxa"/>
            <w:shd w:val="clear" w:color="auto" w:fill="FFFFFF" w:themeFill="background1"/>
          </w:tcPr>
          <w:p w14:paraId="62732A81"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40</w:t>
            </w:r>
          </w:p>
        </w:tc>
        <w:tc>
          <w:tcPr>
            <w:tcW w:w="1624" w:type="dxa"/>
            <w:shd w:val="clear" w:color="auto" w:fill="FFFFFF" w:themeFill="background1"/>
          </w:tcPr>
          <w:p w14:paraId="773271D3"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48.26</w:t>
            </w:r>
          </w:p>
        </w:tc>
        <w:tc>
          <w:tcPr>
            <w:tcW w:w="1623" w:type="dxa"/>
            <w:shd w:val="clear" w:color="auto" w:fill="FFFFFF" w:themeFill="background1"/>
          </w:tcPr>
          <w:p w14:paraId="6545991F"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1.65</w:t>
            </w:r>
          </w:p>
        </w:tc>
        <w:tc>
          <w:tcPr>
            <w:tcW w:w="1624" w:type="dxa"/>
            <w:shd w:val="clear" w:color="auto" w:fill="FFFFFF" w:themeFill="background1"/>
          </w:tcPr>
          <w:p w14:paraId="3A1022A3"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14</w:t>
            </w:r>
          </w:p>
        </w:tc>
      </w:tr>
      <w:tr w:rsidR="007F284D" w:rsidRPr="00725372" w14:paraId="2C56E49F" w14:textId="77777777" w:rsidTr="002B6EDD">
        <w:trPr>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5E0DC613" w14:textId="359877F5"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E</w:t>
            </w:r>
          </w:p>
        </w:tc>
        <w:tc>
          <w:tcPr>
            <w:tcW w:w="1623" w:type="dxa"/>
            <w:shd w:val="clear" w:color="auto" w:fill="FFFFFF" w:themeFill="background1"/>
          </w:tcPr>
          <w:p w14:paraId="5174B772"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40</w:t>
            </w:r>
          </w:p>
        </w:tc>
        <w:tc>
          <w:tcPr>
            <w:tcW w:w="1624" w:type="dxa"/>
            <w:shd w:val="clear" w:color="auto" w:fill="FFFFFF" w:themeFill="background1"/>
          </w:tcPr>
          <w:p w14:paraId="05AE6383"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48.26</w:t>
            </w:r>
          </w:p>
        </w:tc>
        <w:tc>
          <w:tcPr>
            <w:tcW w:w="1623" w:type="dxa"/>
            <w:shd w:val="clear" w:color="auto" w:fill="FFFFFF" w:themeFill="background1"/>
          </w:tcPr>
          <w:p w14:paraId="0E2C5CEE"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1.65</w:t>
            </w:r>
          </w:p>
        </w:tc>
        <w:tc>
          <w:tcPr>
            <w:tcW w:w="1624" w:type="dxa"/>
            <w:shd w:val="clear" w:color="auto" w:fill="FFFFFF" w:themeFill="background1"/>
          </w:tcPr>
          <w:p w14:paraId="56F5BCC0"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13</w:t>
            </w:r>
          </w:p>
        </w:tc>
      </w:tr>
      <w:tr w:rsidR="007F284D" w:rsidRPr="00725372" w14:paraId="10EA5585"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1C8D7D8F" w14:textId="77777777"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Thermal shield</w:t>
            </w:r>
          </w:p>
        </w:tc>
        <w:tc>
          <w:tcPr>
            <w:tcW w:w="1623" w:type="dxa"/>
            <w:shd w:val="clear" w:color="auto" w:fill="FFFFFF" w:themeFill="background1"/>
          </w:tcPr>
          <w:p w14:paraId="7B168999"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624" w:type="dxa"/>
            <w:shd w:val="clear" w:color="auto" w:fill="FFFFFF" w:themeFill="background1"/>
          </w:tcPr>
          <w:p w14:paraId="2AA9AAB2"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350</w:t>
            </w:r>
          </w:p>
        </w:tc>
        <w:tc>
          <w:tcPr>
            <w:tcW w:w="1623" w:type="dxa"/>
            <w:shd w:val="clear" w:color="auto" w:fill="FFFFFF" w:themeFill="background1"/>
          </w:tcPr>
          <w:p w14:paraId="4A0628BC"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 xml:space="preserve"> 3*</w:t>
            </w:r>
          </w:p>
        </w:tc>
        <w:tc>
          <w:tcPr>
            <w:tcW w:w="1624" w:type="dxa"/>
            <w:shd w:val="clear" w:color="auto" w:fill="FFFFFF" w:themeFill="background1"/>
          </w:tcPr>
          <w:p w14:paraId="6955855E" w14:textId="77777777" w:rsidR="007F284D" w:rsidRPr="00725372" w:rsidRDefault="007F284D" w:rsidP="002B6EDD">
            <w:pPr>
              <w:spacing w:before="60" w:after="40" w:line="240" w:lineRule="auto"/>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w:t>
            </w:r>
          </w:p>
        </w:tc>
      </w:tr>
      <w:tr w:rsidR="007F284D" w:rsidRPr="00725372" w14:paraId="43279B46" w14:textId="77777777" w:rsidTr="002B6EDD">
        <w:trPr>
          <w:jc w:val="right"/>
        </w:trPr>
        <w:tc>
          <w:tcPr>
            <w:cnfStyle w:val="001000000000" w:firstRow="0" w:lastRow="0" w:firstColumn="1" w:lastColumn="0" w:oddVBand="0" w:evenVBand="0" w:oddHBand="0" w:evenHBand="0" w:firstRowFirstColumn="0" w:firstRowLastColumn="0" w:lastRowFirstColumn="0" w:lastRowLastColumn="0"/>
            <w:tcW w:w="1795" w:type="dxa"/>
            <w:shd w:val="clear" w:color="auto" w:fill="FFFFFF" w:themeFill="background1"/>
          </w:tcPr>
          <w:p w14:paraId="08DF9827" w14:textId="46D9BE8A" w:rsidR="007F284D" w:rsidRPr="00725372" w:rsidRDefault="007F284D" w:rsidP="002B6EDD">
            <w:pPr>
              <w:pStyle w:val="AASemiBold"/>
              <w:spacing w:before="60" w:after="40" w:line="240" w:lineRule="auto"/>
              <w:jc w:val="center"/>
              <w:rPr>
                <w:b w:val="0"/>
                <w:bCs w:val="0"/>
                <w:sz w:val="18"/>
                <w:szCs w:val="20"/>
              </w:rPr>
            </w:pPr>
            <w:r w:rsidRPr="00725372">
              <w:rPr>
                <w:b w:val="0"/>
                <w:bCs w:val="0"/>
                <w:sz w:val="18"/>
                <w:szCs w:val="20"/>
              </w:rPr>
              <w:t xml:space="preserve">Vacuum </w:t>
            </w:r>
            <w:r w:rsidR="00E557FB">
              <w:rPr>
                <w:b w:val="0"/>
                <w:bCs w:val="0"/>
                <w:sz w:val="18"/>
                <w:szCs w:val="20"/>
              </w:rPr>
              <w:t>jacket</w:t>
            </w:r>
          </w:p>
        </w:tc>
        <w:tc>
          <w:tcPr>
            <w:tcW w:w="1623" w:type="dxa"/>
            <w:shd w:val="clear" w:color="auto" w:fill="FFFFFF" w:themeFill="background1"/>
          </w:tcPr>
          <w:p w14:paraId="04DCB290"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624" w:type="dxa"/>
            <w:shd w:val="clear" w:color="auto" w:fill="FFFFFF" w:themeFill="background1"/>
          </w:tcPr>
          <w:p w14:paraId="21BB001A"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500</w:t>
            </w:r>
          </w:p>
        </w:tc>
        <w:tc>
          <w:tcPr>
            <w:tcW w:w="1623" w:type="dxa"/>
            <w:shd w:val="clear" w:color="auto" w:fill="FFFFFF" w:themeFill="background1"/>
          </w:tcPr>
          <w:p w14:paraId="1DFFAB5B" w14:textId="6BAE309A"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4.5</w:t>
            </w:r>
          </w:p>
        </w:tc>
        <w:tc>
          <w:tcPr>
            <w:tcW w:w="1624" w:type="dxa"/>
            <w:shd w:val="clear" w:color="auto" w:fill="FFFFFF" w:themeFill="background1"/>
          </w:tcPr>
          <w:p w14:paraId="745D8797" w14:textId="77777777" w:rsidR="007F284D" w:rsidRPr="00725372" w:rsidRDefault="007F284D" w:rsidP="002B6EDD">
            <w:pPr>
              <w:spacing w:before="60" w:after="40" w:line="240" w:lineRule="auto"/>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10</w:t>
            </w:r>
            <w:r w:rsidRPr="00725372">
              <w:rPr>
                <w:sz w:val="18"/>
                <w:szCs w:val="20"/>
                <w:vertAlign w:val="superscript"/>
              </w:rPr>
              <w:t>-6</w:t>
            </w:r>
          </w:p>
        </w:tc>
      </w:tr>
    </w:tbl>
    <w:p w14:paraId="6316F2CA" w14:textId="77777777" w:rsidR="007F284D" w:rsidRPr="00725372" w:rsidRDefault="007F284D" w:rsidP="007F284D">
      <w:pPr>
        <w:ind w:left="1080"/>
        <w:jc w:val="left"/>
      </w:pPr>
    </w:p>
    <w:p w14:paraId="37497B73" w14:textId="2C3E4041" w:rsidR="00665BA1" w:rsidRDefault="007F284D" w:rsidP="007F284D">
      <w:pPr>
        <w:pStyle w:val="SysReq1"/>
        <w:rPr>
          <w:lang w:val="en-GB"/>
        </w:rPr>
      </w:pPr>
      <w:r w:rsidRPr="00725372">
        <w:rPr>
          <w:lang w:val="en-GB"/>
        </w:rPr>
        <w:t xml:space="preserve">The </w:t>
      </w:r>
      <w:r w:rsidR="00026E3E">
        <w:rPr>
          <w:lang w:val="en-GB"/>
        </w:rPr>
        <w:t xml:space="preserve">welding </w:t>
      </w:r>
      <w:r w:rsidRPr="00725372">
        <w:rPr>
          <w:lang w:val="en-GB"/>
        </w:rPr>
        <w:t xml:space="preserve">connection between QRB and </w:t>
      </w:r>
      <w:r w:rsidR="00150A18">
        <w:rPr>
          <w:lang w:val="en-GB"/>
        </w:rPr>
        <w:t>QLM</w:t>
      </w:r>
      <w:r w:rsidR="00286110">
        <w:rPr>
          <w:lang w:val="en-GB"/>
        </w:rPr>
        <w:t xml:space="preserve"> shall be done by </w:t>
      </w:r>
      <w:r w:rsidR="00886993" w:rsidRPr="00725372">
        <w:rPr>
          <w:lang w:val="en-GB"/>
        </w:rPr>
        <w:t>SCK</w:t>
      </w:r>
      <w:r w:rsidR="00886993">
        <w:rPr>
          <w:lang w:val="en-GB"/>
        </w:rPr>
        <w:t> </w:t>
      </w:r>
      <w:r w:rsidRPr="00725372">
        <w:rPr>
          <w:lang w:val="en-GB"/>
        </w:rPr>
        <w:t>CEN</w:t>
      </w:r>
      <w:r w:rsidR="00286110">
        <w:rPr>
          <w:lang w:val="en-GB"/>
        </w:rPr>
        <w:t>.</w:t>
      </w:r>
    </w:p>
    <w:p w14:paraId="168AB7A1" w14:textId="67009705" w:rsidR="00054C3E" w:rsidRPr="009B7290" w:rsidRDefault="007F284D" w:rsidP="009B7290">
      <w:pPr>
        <w:pStyle w:val="SysReq1"/>
        <w:rPr>
          <w:lang w:val="en-GB"/>
        </w:rPr>
      </w:pPr>
      <w:r w:rsidRPr="00725372">
        <w:rPr>
          <w:lang w:val="en-GB"/>
        </w:rPr>
        <w:t xml:space="preserve">For the acceptance tests, the </w:t>
      </w:r>
      <w:r w:rsidR="00CB1438">
        <w:rPr>
          <w:lang w:val="en-GB"/>
        </w:rPr>
        <w:t>Contractor</w:t>
      </w:r>
      <w:r w:rsidRPr="00725372">
        <w:rPr>
          <w:lang w:val="en-GB"/>
        </w:rPr>
        <w:t xml:space="preserve"> shall provide the necessary </w:t>
      </w:r>
      <w:commentRangeStart w:id="3376"/>
      <w:r w:rsidRPr="00725372">
        <w:rPr>
          <w:lang w:val="en-GB"/>
        </w:rPr>
        <w:t xml:space="preserve">welded caps </w:t>
      </w:r>
      <w:commentRangeEnd w:id="3376"/>
      <w:r w:rsidR="00480365">
        <w:rPr>
          <w:rStyle w:val="Verwijzingopmerking"/>
          <w:lang w:val="en-GB"/>
        </w:rPr>
        <w:commentReference w:id="3376"/>
      </w:r>
      <w:r w:rsidRPr="00725372">
        <w:rPr>
          <w:lang w:val="en-GB"/>
        </w:rPr>
        <w:t xml:space="preserve">on pipes on the QRB side. </w:t>
      </w:r>
    </w:p>
    <w:p w14:paraId="41406CF5" w14:textId="0D8B9B09" w:rsidR="007F284D" w:rsidRPr="00725372" w:rsidRDefault="007F284D" w:rsidP="007F284D">
      <w:pPr>
        <w:pStyle w:val="Heading4"/>
        <w:rPr>
          <w:lang w:val="en-GB"/>
        </w:rPr>
      </w:pPr>
      <w:r w:rsidRPr="00725372">
        <w:rPr>
          <w:lang w:val="en-GB"/>
        </w:rPr>
        <w:t>Warm line interfaces</w:t>
      </w:r>
    </w:p>
    <w:p w14:paraId="2AC60CD2" w14:textId="65E4B4AB" w:rsidR="007F284D" w:rsidRPr="00725372" w:rsidRDefault="007F284D" w:rsidP="007F284D">
      <w:pPr>
        <w:pStyle w:val="SysReq1"/>
        <w:rPr>
          <w:lang w:val="en-GB"/>
        </w:rPr>
      </w:pPr>
      <w:r w:rsidRPr="00725372">
        <w:rPr>
          <w:lang w:val="en-GB"/>
        </w:rPr>
        <w:t>The following warm lines are distributed in the tunnel</w:t>
      </w:r>
      <w:r w:rsidR="006814D5">
        <w:rPr>
          <w:lang w:val="en-GB"/>
        </w:rPr>
        <w:t xml:space="preserve">. </w:t>
      </w:r>
      <w:r w:rsidR="006814D5">
        <w:rPr>
          <w:rStyle w:val="Verwijzingopmerking"/>
          <w:lang w:val="en-GB"/>
        </w:rPr>
        <w:t>T</w:t>
      </w:r>
      <w:r w:rsidRPr="00725372">
        <w:rPr>
          <w:lang w:val="en-GB"/>
        </w:rPr>
        <w:t xml:space="preserve">he interface </w:t>
      </w:r>
      <w:r w:rsidR="006814D5">
        <w:rPr>
          <w:lang w:val="en-GB"/>
        </w:rPr>
        <w:t xml:space="preserve">with the </w:t>
      </w:r>
      <w:r w:rsidR="00A156C9">
        <w:rPr>
          <w:lang w:val="en-GB"/>
        </w:rPr>
        <w:t>QPLANT</w:t>
      </w:r>
      <w:r w:rsidR="006814D5">
        <w:rPr>
          <w:lang w:val="en-GB"/>
        </w:rPr>
        <w:t xml:space="preserve"> </w:t>
      </w:r>
      <w:r w:rsidRPr="00725372">
        <w:rPr>
          <w:lang w:val="en-GB"/>
        </w:rPr>
        <w:t xml:space="preserve">will be located in the cold box room, around the </w:t>
      </w:r>
      <w:r w:rsidR="00886993">
        <w:rPr>
          <w:lang w:val="en-GB"/>
        </w:rPr>
        <w:t>QRB</w:t>
      </w:r>
      <w:r w:rsidRPr="00725372">
        <w:rPr>
          <w:lang w:val="en-GB"/>
        </w:rPr>
        <w:t>. The final location and pipe requirement shall be defined during the design phase with SCK</w:t>
      </w:r>
      <w:r w:rsidR="00886993">
        <w:rPr>
          <w:lang w:val="en-GB"/>
        </w:rPr>
        <w:t xml:space="preserve"> CEN</w:t>
      </w:r>
      <w:r w:rsidR="00EA4124" w:rsidRPr="00725372">
        <w:rPr>
          <w:lang w:val="en-GB"/>
        </w:rPr>
        <w:t>.</w:t>
      </w:r>
    </w:p>
    <w:p w14:paraId="5A9ABF9C" w14:textId="7A572DC1" w:rsidR="00EA4124" w:rsidRPr="00725372" w:rsidRDefault="00EA4124" w:rsidP="00D54FCC">
      <w:pPr>
        <w:pStyle w:val="RequirementBullet"/>
        <w:spacing w:before="120" w:after="60" w:line="276" w:lineRule="auto"/>
        <w:rPr>
          <w:lang w:val="en-GB"/>
        </w:rPr>
      </w:pPr>
      <w:r w:rsidRPr="00725372">
        <w:rPr>
          <w:rStyle w:val="AASemiBoldChar"/>
        </w:rPr>
        <w:t xml:space="preserve">Warm </w:t>
      </w:r>
      <w:proofErr w:type="spellStart"/>
      <w:r w:rsidRPr="00725372">
        <w:rPr>
          <w:rStyle w:val="AASemiBoldChar"/>
        </w:rPr>
        <w:t>GHe</w:t>
      </w:r>
      <w:proofErr w:type="spellEnd"/>
      <w:r w:rsidRPr="00725372">
        <w:rPr>
          <w:rStyle w:val="AASemiBoldChar"/>
        </w:rPr>
        <w:t xml:space="preserve"> supply</w:t>
      </w:r>
      <w:r w:rsidRPr="00725372">
        <w:rPr>
          <w:lang w:val="en-GB"/>
        </w:rPr>
        <w:t>: This line supplies helium to the cryogenic users (300 K – 14 bar). It is high pressure (coming from the HP of the compression station), the interface pipe diameter is DN 25.</w:t>
      </w:r>
    </w:p>
    <w:p w14:paraId="7DB5A992" w14:textId="4C24C7E0" w:rsidR="00EA4124" w:rsidRPr="00725372" w:rsidRDefault="00EA4124" w:rsidP="00D54FCC">
      <w:pPr>
        <w:pStyle w:val="RequirementBullet"/>
        <w:spacing w:before="120" w:after="60" w:line="276" w:lineRule="auto"/>
        <w:rPr>
          <w:lang w:val="en-GB"/>
        </w:rPr>
      </w:pPr>
      <w:r w:rsidRPr="00725372">
        <w:rPr>
          <w:rStyle w:val="AASemiBoldChar"/>
        </w:rPr>
        <w:t xml:space="preserve">Safety Valves </w:t>
      </w:r>
      <w:proofErr w:type="spellStart"/>
      <w:r w:rsidRPr="00725372">
        <w:rPr>
          <w:rStyle w:val="AASemiBoldChar"/>
        </w:rPr>
        <w:t>GHe</w:t>
      </w:r>
      <w:proofErr w:type="spellEnd"/>
      <w:r w:rsidRPr="00725372">
        <w:rPr>
          <w:rStyle w:val="AASemiBoldChar"/>
        </w:rPr>
        <w:t xml:space="preserve"> return</w:t>
      </w:r>
      <w:r w:rsidRPr="00725372">
        <w:rPr>
          <w:lang w:val="en-GB"/>
        </w:rPr>
        <w:t xml:space="preserve">: to avoid loss of helium and to reduce anoxia risk, </w:t>
      </w:r>
      <w:commentRangeStart w:id="3377"/>
      <w:r w:rsidRPr="00725372">
        <w:rPr>
          <w:lang w:val="en-GB"/>
        </w:rPr>
        <w:t>the safety devices shall be collected</w:t>
      </w:r>
      <w:commentRangeEnd w:id="3377"/>
      <w:r w:rsidR="00CD4D32">
        <w:rPr>
          <w:rStyle w:val="Verwijzingopmerking"/>
          <w:rFonts w:cs="Times New Roman"/>
          <w:lang w:val="en-GB" w:eastAsia="en-US"/>
        </w:rPr>
        <w:commentReference w:id="3377"/>
      </w:r>
      <w:r w:rsidRPr="00725372">
        <w:rPr>
          <w:lang w:val="en-GB"/>
        </w:rPr>
        <w:t xml:space="preserve">. The diameter of the </w:t>
      </w:r>
      <w:commentRangeStart w:id="3378"/>
      <w:r w:rsidRPr="00725372">
        <w:rPr>
          <w:lang w:val="en-GB"/>
        </w:rPr>
        <w:t>pipe</w:t>
      </w:r>
      <w:commentRangeEnd w:id="3378"/>
      <w:r w:rsidR="00CD4D32">
        <w:rPr>
          <w:rStyle w:val="Verwijzingopmerking"/>
          <w:rFonts w:cs="Times New Roman"/>
          <w:lang w:val="en-GB" w:eastAsia="en-US"/>
        </w:rPr>
        <w:commentReference w:id="3378"/>
      </w:r>
      <w:r w:rsidRPr="00725372">
        <w:rPr>
          <w:lang w:val="en-GB"/>
        </w:rPr>
        <w:t xml:space="preserve"> is DN 150.</w:t>
      </w:r>
    </w:p>
    <w:p w14:paraId="3D374771" w14:textId="54043320" w:rsidR="00EA4124" w:rsidRPr="00725372" w:rsidRDefault="00EA4124" w:rsidP="00A66E84">
      <w:pPr>
        <w:pStyle w:val="RequirementBullet"/>
        <w:numPr>
          <w:ilvl w:val="1"/>
          <w:numId w:val="12"/>
        </w:numPr>
        <w:spacing w:before="120" w:after="60" w:line="276" w:lineRule="auto"/>
        <w:rPr>
          <w:lang w:val="en-GB"/>
        </w:rPr>
      </w:pPr>
      <w:r w:rsidRPr="00725372">
        <w:rPr>
          <w:lang w:val="en-GB"/>
        </w:rPr>
        <w:t xml:space="preserve">To cope with a return mass flow rate through the safety valves around 100 g/s (case of utility stop for more than 1 hour), the diameter line shall be at least DN 125. The selection of DN 150 could avoid increase of pressure along this return line from QCELL’s to </w:t>
      </w:r>
      <w:r w:rsidR="00A156C9">
        <w:rPr>
          <w:lang w:val="en-GB"/>
        </w:rPr>
        <w:t>QPLANT</w:t>
      </w:r>
      <w:r w:rsidRPr="00725372">
        <w:rPr>
          <w:lang w:val="en-GB"/>
        </w:rPr>
        <w:t xml:space="preserve"> in case of utility stop.</w:t>
      </w:r>
    </w:p>
    <w:p w14:paraId="0F0DC5EF" w14:textId="0329167D" w:rsidR="00EA4124" w:rsidRPr="00725372" w:rsidRDefault="00EA4124" w:rsidP="003E5C09">
      <w:pPr>
        <w:pStyle w:val="RequirementBullet"/>
        <w:spacing w:before="120" w:after="60" w:line="276" w:lineRule="auto"/>
        <w:rPr>
          <w:lang w:val="en-GB"/>
        </w:rPr>
      </w:pPr>
      <w:r w:rsidRPr="00725372">
        <w:rPr>
          <w:rStyle w:val="AASemiBoldChar"/>
        </w:rPr>
        <w:t>Coupler return line</w:t>
      </w:r>
      <w:r w:rsidRPr="00725372">
        <w:rPr>
          <w:lang w:val="en-GB"/>
        </w:rPr>
        <w:t>: This line collect</w:t>
      </w:r>
      <w:ins w:id="3379" w:author="Dekempeneer Erik" w:date="2025-04-25T13:24:00Z">
        <w:r w:rsidR="00CD4D32">
          <w:rPr>
            <w:lang w:val="en-GB"/>
          </w:rPr>
          <w:t>s</w:t>
        </w:r>
      </w:ins>
      <w:r w:rsidRPr="00725372">
        <w:rPr>
          <w:lang w:val="en-GB"/>
        </w:rPr>
        <w:t xml:space="preserve"> the helium gas at the outlet of the coupler cooling circuits (300 K and 1.1 bar). It shall be connected directly to the LP pressure of warm compressors at 1.05 bar. The selected diameter of this line is DN 25.</w:t>
      </w:r>
    </w:p>
    <w:p w14:paraId="58C2835D" w14:textId="12614DD2" w:rsidR="00CB1438" w:rsidRDefault="00CB1438" w:rsidP="00D54FCC"/>
    <w:p w14:paraId="44DFB32E" w14:textId="258A91D3" w:rsidR="00EA4124" w:rsidRPr="00725372" w:rsidRDefault="00EA4124" w:rsidP="00EA4124">
      <w:pPr>
        <w:pStyle w:val="Bijschrift"/>
      </w:pPr>
      <w:bookmarkStart w:id="3380" w:name="_Toc195865383"/>
      <w:r w:rsidRPr="00725372">
        <w:t xml:space="preserve">Table </w:t>
      </w:r>
      <w:r w:rsidRPr="00725372">
        <w:fldChar w:fldCharType="begin"/>
      </w:r>
      <w:r w:rsidRPr="00725372">
        <w:instrText xml:space="preserve"> SEQ Table \* ARABIC </w:instrText>
      </w:r>
      <w:r w:rsidRPr="00725372">
        <w:fldChar w:fldCharType="separate"/>
      </w:r>
      <w:r w:rsidR="00E67BB8">
        <w:rPr>
          <w:noProof/>
        </w:rPr>
        <w:t>13</w:t>
      </w:r>
      <w:r w:rsidRPr="00725372">
        <w:fldChar w:fldCharType="end"/>
      </w:r>
      <w:r w:rsidRPr="00725372">
        <w:t xml:space="preserve"> Warm lines at room temperature</w:t>
      </w:r>
      <w:bookmarkEnd w:id="3380"/>
    </w:p>
    <w:tbl>
      <w:tblPr>
        <w:tblStyle w:val="Rastertabel4-Accent1"/>
        <w:tblW w:w="8284" w:type="dxa"/>
        <w:jc w:val="right"/>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shd w:val="clear" w:color="auto" w:fill="FFFFFF" w:themeFill="background1"/>
        <w:tblLayout w:type="fixed"/>
        <w:tblCellMar>
          <w:top w:w="28" w:type="dxa"/>
          <w:bottom w:w="28" w:type="dxa"/>
        </w:tblCellMar>
        <w:tblLook w:val="04A0" w:firstRow="1" w:lastRow="0" w:firstColumn="1" w:lastColumn="0" w:noHBand="0" w:noVBand="1"/>
      </w:tblPr>
      <w:tblGrid>
        <w:gridCol w:w="2515"/>
        <w:gridCol w:w="900"/>
        <w:gridCol w:w="1620"/>
        <w:gridCol w:w="1350"/>
        <w:gridCol w:w="1899"/>
      </w:tblGrid>
      <w:tr w:rsidR="00EA4124" w:rsidRPr="00725372" w14:paraId="69CC8EC7" w14:textId="77777777" w:rsidTr="002B6EDD">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15" w:type="dxa"/>
            <w:shd w:val="clear" w:color="auto" w:fill="DFCAEC" w:themeFill="accent1" w:themeFillTint="33"/>
          </w:tcPr>
          <w:p w14:paraId="54E9BBBC" w14:textId="77777777" w:rsidR="00EA4124" w:rsidRPr="00725372" w:rsidRDefault="00EA4124" w:rsidP="002B6EDD">
            <w:pPr>
              <w:pStyle w:val="AASemiBold"/>
              <w:spacing w:before="60" w:after="40" w:line="240" w:lineRule="auto"/>
              <w:contextualSpacing/>
              <w:jc w:val="center"/>
              <w:rPr>
                <w:b w:val="0"/>
                <w:bCs w:val="0"/>
                <w:sz w:val="18"/>
                <w:szCs w:val="20"/>
              </w:rPr>
            </w:pPr>
            <w:r w:rsidRPr="00725372">
              <w:rPr>
                <w:b w:val="0"/>
                <w:bCs w:val="0"/>
                <w:sz w:val="18"/>
                <w:szCs w:val="20"/>
              </w:rPr>
              <w:t>Pipe</w:t>
            </w:r>
          </w:p>
        </w:tc>
        <w:tc>
          <w:tcPr>
            <w:tcW w:w="900" w:type="dxa"/>
            <w:shd w:val="clear" w:color="auto" w:fill="DFCAEC" w:themeFill="accent1" w:themeFillTint="33"/>
          </w:tcPr>
          <w:p w14:paraId="25D3F4D7"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20"/>
              </w:rPr>
            </w:pPr>
            <w:r w:rsidRPr="00725372">
              <w:rPr>
                <w:b w:val="0"/>
                <w:bCs w:val="0"/>
                <w:sz w:val="18"/>
                <w:szCs w:val="20"/>
              </w:rPr>
              <w:t>DN</w:t>
            </w:r>
          </w:p>
          <w:p w14:paraId="4F6491E7"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(mm)</w:t>
            </w:r>
          </w:p>
        </w:tc>
        <w:tc>
          <w:tcPr>
            <w:tcW w:w="1620" w:type="dxa"/>
            <w:shd w:val="clear" w:color="auto" w:fill="DFCAEC" w:themeFill="accent1" w:themeFillTint="33"/>
          </w:tcPr>
          <w:p w14:paraId="603E34CA"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External diameter (mm)</w:t>
            </w:r>
          </w:p>
        </w:tc>
        <w:tc>
          <w:tcPr>
            <w:tcW w:w="1350" w:type="dxa"/>
            <w:shd w:val="clear" w:color="auto" w:fill="DFCAEC" w:themeFill="accent1" w:themeFillTint="33"/>
          </w:tcPr>
          <w:p w14:paraId="4D7C1C79"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Thickness (mm)</w:t>
            </w:r>
          </w:p>
        </w:tc>
        <w:tc>
          <w:tcPr>
            <w:tcW w:w="1899" w:type="dxa"/>
            <w:shd w:val="clear" w:color="auto" w:fill="DFCAEC" w:themeFill="accent1" w:themeFillTint="33"/>
          </w:tcPr>
          <w:p w14:paraId="2D5D27CC" w14:textId="77777777" w:rsidR="00EA4124" w:rsidRPr="00725372" w:rsidRDefault="00EA4124" w:rsidP="002B6EDD">
            <w:pPr>
              <w:pStyle w:val="AASemiBold"/>
              <w:spacing w:before="60" w:after="40"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20"/>
              </w:rPr>
            </w:pPr>
            <w:r w:rsidRPr="00725372">
              <w:rPr>
                <w:b w:val="0"/>
                <w:bCs w:val="0"/>
                <w:sz w:val="18"/>
                <w:szCs w:val="20"/>
              </w:rPr>
              <w:t>Indicative operating pressure (bar)</w:t>
            </w:r>
          </w:p>
        </w:tc>
      </w:tr>
      <w:tr w:rsidR="00EA4124" w:rsidRPr="00725372" w14:paraId="63DC6523"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15" w:type="dxa"/>
            <w:shd w:val="clear" w:color="auto" w:fill="FFFFFF" w:themeFill="background1"/>
          </w:tcPr>
          <w:p w14:paraId="678E680B" w14:textId="77777777" w:rsidR="00EA4124" w:rsidRPr="00725372" w:rsidRDefault="00EA4124" w:rsidP="002B6EDD">
            <w:pPr>
              <w:pStyle w:val="AASemiBold"/>
              <w:spacing w:before="60" w:after="40" w:line="23" w:lineRule="atLeast"/>
              <w:jc w:val="center"/>
              <w:rPr>
                <w:b w:val="0"/>
                <w:bCs w:val="0"/>
                <w:sz w:val="18"/>
                <w:szCs w:val="20"/>
              </w:rPr>
            </w:pPr>
            <w:r w:rsidRPr="00725372">
              <w:rPr>
                <w:b w:val="0"/>
                <w:bCs w:val="0"/>
                <w:sz w:val="18"/>
                <w:szCs w:val="20"/>
              </w:rPr>
              <w:t xml:space="preserve">Warm </w:t>
            </w:r>
            <w:proofErr w:type="spellStart"/>
            <w:r w:rsidRPr="00725372">
              <w:rPr>
                <w:b w:val="0"/>
                <w:bCs w:val="0"/>
                <w:sz w:val="18"/>
                <w:szCs w:val="20"/>
              </w:rPr>
              <w:t>GHe</w:t>
            </w:r>
            <w:proofErr w:type="spellEnd"/>
            <w:r w:rsidRPr="00725372">
              <w:rPr>
                <w:b w:val="0"/>
                <w:bCs w:val="0"/>
                <w:sz w:val="18"/>
                <w:szCs w:val="20"/>
              </w:rPr>
              <w:t xml:space="preserve"> supply (U)</w:t>
            </w:r>
          </w:p>
        </w:tc>
        <w:tc>
          <w:tcPr>
            <w:tcW w:w="900" w:type="dxa"/>
            <w:shd w:val="clear" w:color="auto" w:fill="FFFFFF" w:themeFill="background1"/>
          </w:tcPr>
          <w:p w14:paraId="5D3A6295"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25</w:t>
            </w:r>
          </w:p>
        </w:tc>
        <w:tc>
          <w:tcPr>
            <w:tcW w:w="1620" w:type="dxa"/>
            <w:shd w:val="clear" w:color="auto" w:fill="FFFFFF" w:themeFill="background1"/>
          </w:tcPr>
          <w:p w14:paraId="23E4E03F"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33.4</w:t>
            </w:r>
          </w:p>
        </w:tc>
        <w:tc>
          <w:tcPr>
            <w:tcW w:w="1350" w:type="dxa"/>
            <w:shd w:val="clear" w:color="auto" w:fill="FFFFFF" w:themeFill="background1"/>
          </w:tcPr>
          <w:p w14:paraId="1E7B9CDE"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1.65</w:t>
            </w:r>
          </w:p>
        </w:tc>
        <w:tc>
          <w:tcPr>
            <w:tcW w:w="1899" w:type="dxa"/>
            <w:shd w:val="clear" w:color="auto" w:fill="FFFFFF" w:themeFill="background1"/>
          </w:tcPr>
          <w:p w14:paraId="073DAB2C"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 14</w:t>
            </w:r>
          </w:p>
        </w:tc>
      </w:tr>
      <w:tr w:rsidR="00EA4124" w:rsidRPr="00725372" w14:paraId="376602CE" w14:textId="77777777" w:rsidTr="002B6EDD">
        <w:trPr>
          <w:jc w:val="right"/>
        </w:trPr>
        <w:tc>
          <w:tcPr>
            <w:cnfStyle w:val="001000000000" w:firstRow="0" w:lastRow="0" w:firstColumn="1" w:lastColumn="0" w:oddVBand="0" w:evenVBand="0" w:oddHBand="0" w:evenHBand="0" w:firstRowFirstColumn="0" w:firstRowLastColumn="0" w:lastRowFirstColumn="0" w:lastRowLastColumn="0"/>
            <w:tcW w:w="2515" w:type="dxa"/>
            <w:shd w:val="clear" w:color="auto" w:fill="FFFFFF" w:themeFill="background1"/>
          </w:tcPr>
          <w:p w14:paraId="1920EBB9" w14:textId="77777777" w:rsidR="00EA4124" w:rsidRPr="00725372" w:rsidRDefault="00EA4124" w:rsidP="002B6EDD">
            <w:pPr>
              <w:pStyle w:val="AASemiBold"/>
              <w:spacing w:before="60" w:after="40" w:line="23" w:lineRule="atLeast"/>
              <w:jc w:val="center"/>
              <w:rPr>
                <w:b w:val="0"/>
                <w:bCs w:val="0"/>
                <w:sz w:val="18"/>
                <w:szCs w:val="20"/>
              </w:rPr>
            </w:pPr>
            <w:r w:rsidRPr="00725372">
              <w:rPr>
                <w:b w:val="0"/>
                <w:bCs w:val="0"/>
                <w:sz w:val="18"/>
                <w:szCs w:val="20"/>
              </w:rPr>
              <w:t xml:space="preserve">Safety Valves </w:t>
            </w:r>
            <w:proofErr w:type="spellStart"/>
            <w:r w:rsidRPr="00725372">
              <w:rPr>
                <w:b w:val="0"/>
                <w:bCs w:val="0"/>
                <w:sz w:val="18"/>
                <w:szCs w:val="20"/>
              </w:rPr>
              <w:t>GHe</w:t>
            </w:r>
            <w:proofErr w:type="spellEnd"/>
            <w:r w:rsidRPr="00725372">
              <w:rPr>
                <w:b w:val="0"/>
                <w:bCs w:val="0"/>
                <w:sz w:val="18"/>
                <w:szCs w:val="20"/>
              </w:rPr>
              <w:t xml:space="preserve"> return (S)</w:t>
            </w:r>
          </w:p>
        </w:tc>
        <w:tc>
          <w:tcPr>
            <w:tcW w:w="900" w:type="dxa"/>
            <w:shd w:val="clear" w:color="auto" w:fill="FFFFFF" w:themeFill="background1"/>
          </w:tcPr>
          <w:p w14:paraId="1EFFE34A" w14:textId="77777777" w:rsidR="00EA4124" w:rsidRPr="00725372" w:rsidRDefault="00EA4124" w:rsidP="002B6EDD">
            <w:pPr>
              <w:spacing w:before="60" w:after="40" w:line="23" w:lineRule="atLeast"/>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150</w:t>
            </w:r>
          </w:p>
        </w:tc>
        <w:tc>
          <w:tcPr>
            <w:tcW w:w="1620" w:type="dxa"/>
            <w:shd w:val="clear" w:color="auto" w:fill="FFFFFF" w:themeFill="background1"/>
          </w:tcPr>
          <w:p w14:paraId="59BF4182" w14:textId="77777777" w:rsidR="00EA4124" w:rsidRPr="00725372" w:rsidRDefault="00EA4124" w:rsidP="002B6EDD">
            <w:pPr>
              <w:spacing w:before="60" w:after="40" w:line="23" w:lineRule="atLeast"/>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168.3</w:t>
            </w:r>
          </w:p>
        </w:tc>
        <w:tc>
          <w:tcPr>
            <w:tcW w:w="1350" w:type="dxa"/>
            <w:shd w:val="clear" w:color="auto" w:fill="FFFFFF" w:themeFill="background1"/>
          </w:tcPr>
          <w:p w14:paraId="1940F7D6" w14:textId="77777777" w:rsidR="00EA4124" w:rsidRPr="00725372" w:rsidRDefault="00EA4124" w:rsidP="002B6EDD">
            <w:pPr>
              <w:spacing w:before="60" w:after="40" w:line="23" w:lineRule="atLeast"/>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sz w:val="18"/>
                <w:szCs w:val="20"/>
              </w:rPr>
              <w:t>2.77</w:t>
            </w:r>
          </w:p>
        </w:tc>
        <w:tc>
          <w:tcPr>
            <w:tcW w:w="1899" w:type="dxa"/>
            <w:shd w:val="clear" w:color="auto" w:fill="FFFFFF" w:themeFill="background1"/>
          </w:tcPr>
          <w:p w14:paraId="6C709DE3" w14:textId="77777777" w:rsidR="00EA4124" w:rsidRPr="00725372" w:rsidRDefault="00EA4124" w:rsidP="002B6EDD">
            <w:pPr>
              <w:spacing w:before="60" w:after="40" w:line="23" w:lineRule="atLeast"/>
              <w:jc w:val="center"/>
              <w:cnfStyle w:val="000000000000" w:firstRow="0" w:lastRow="0" w:firstColumn="0" w:lastColumn="0" w:oddVBand="0" w:evenVBand="0" w:oddHBand="0" w:evenHBand="0" w:firstRowFirstColumn="0" w:firstRowLastColumn="0" w:lastRowFirstColumn="0" w:lastRowLastColumn="0"/>
              <w:rPr>
                <w:sz w:val="18"/>
                <w:szCs w:val="20"/>
              </w:rPr>
            </w:pPr>
            <w:r w:rsidRPr="00725372">
              <w:rPr>
                <w:rFonts w:cs="Arial"/>
                <w:sz w:val="18"/>
                <w:szCs w:val="20"/>
              </w:rPr>
              <w:t>~ 1.1</w:t>
            </w:r>
          </w:p>
        </w:tc>
      </w:tr>
      <w:tr w:rsidR="00EA4124" w:rsidRPr="00725372" w14:paraId="37C7FD5D" w14:textId="77777777" w:rsidTr="002B6ED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15" w:type="dxa"/>
            <w:shd w:val="clear" w:color="auto" w:fill="FFFFFF" w:themeFill="background1"/>
          </w:tcPr>
          <w:p w14:paraId="5F865DB2" w14:textId="77777777" w:rsidR="00EA4124" w:rsidRPr="00725372" w:rsidRDefault="00EA4124" w:rsidP="002B6EDD">
            <w:pPr>
              <w:pStyle w:val="AASemiBold"/>
              <w:spacing w:before="60" w:after="40" w:line="23" w:lineRule="atLeast"/>
              <w:jc w:val="center"/>
              <w:rPr>
                <w:b w:val="0"/>
                <w:bCs w:val="0"/>
                <w:sz w:val="18"/>
                <w:szCs w:val="20"/>
              </w:rPr>
            </w:pPr>
            <w:r w:rsidRPr="00725372">
              <w:rPr>
                <w:b w:val="0"/>
                <w:bCs w:val="0"/>
                <w:sz w:val="18"/>
                <w:szCs w:val="20"/>
              </w:rPr>
              <w:t>Coupler return line (W)</w:t>
            </w:r>
          </w:p>
        </w:tc>
        <w:tc>
          <w:tcPr>
            <w:tcW w:w="900" w:type="dxa"/>
            <w:shd w:val="clear" w:color="auto" w:fill="FFFFFF" w:themeFill="background1"/>
          </w:tcPr>
          <w:p w14:paraId="40C54CBB"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25</w:t>
            </w:r>
          </w:p>
        </w:tc>
        <w:tc>
          <w:tcPr>
            <w:tcW w:w="1620" w:type="dxa"/>
            <w:shd w:val="clear" w:color="auto" w:fill="FFFFFF" w:themeFill="background1"/>
          </w:tcPr>
          <w:p w14:paraId="6C1D7E51"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33.4</w:t>
            </w:r>
          </w:p>
        </w:tc>
        <w:tc>
          <w:tcPr>
            <w:tcW w:w="1350" w:type="dxa"/>
            <w:shd w:val="clear" w:color="auto" w:fill="FFFFFF" w:themeFill="background1"/>
          </w:tcPr>
          <w:p w14:paraId="4283E834"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sz w:val="18"/>
                <w:szCs w:val="20"/>
              </w:rPr>
              <w:t>1.65</w:t>
            </w:r>
          </w:p>
        </w:tc>
        <w:tc>
          <w:tcPr>
            <w:tcW w:w="1899" w:type="dxa"/>
            <w:shd w:val="clear" w:color="auto" w:fill="FFFFFF" w:themeFill="background1"/>
          </w:tcPr>
          <w:p w14:paraId="596FF99E" w14:textId="77777777" w:rsidR="00EA4124" w:rsidRPr="00725372" w:rsidRDefault="00EA4124" w:rsidP="002B6EDD">
            <w:pPr>
              <w:spacing w:before="60" w:after="40" w:line="23" w:lineRule="atLeast"/>
              <w:jc w:val="center"/>
              <w:cnfStyle w:val="000000100000" w:firstRow="0" w:lastRow="0" w:firstColumn="0" w:lastColumn="0" w:oddVBand="0" w:evenVBand="0" w:oddHBand="1" w:evenHBand="0" w:firstRowFirstColumn="0" w:firstRowLastColumn="0" w:lastRowFirstColumn="0" w:lastRowLastColumn="0"/>
              <w:rPr>
                <w:sz w:val="18"/>
                <w:szCs w:val="20"/>
              </w:rPr>
            </w:pPr>
            <w:r w:rsidRPr="00725372">
              <w:rPr>
                <w:rFonts w:ascii="Symbol" w:eastAsia="Symbol" w:hAnsi="Symbol" w:cs="Symbol"/>
                <w:sz w:val="18"/>
                <w:szCs w:val="20"/>
              </w:rPr>
              <w:t></w:t>
            </w:r>
            <w:r w:rsidRPr="00725372">
              <w:rPr>
                <w:sz w:val="18"/>
                <w:szCs w:val="20"/>
              </w:rPr>
              <w:t xml:space="preserve"> 1.1</w:t>
            </w:r>
          </w:p>
        </w:tc>
      </w:tr>
    </w:tbl>
    <w:p w14:paraId="3FD8B299" w14:textId="77777777" w:rsidR="00EA4124" w:rsidRPr="00725372" w:rsidRDefault="00EA4124" w:rsidP="00EA4124"/>
    <w:p w14:paraId="16638911" w14:textId="2C6EA91D" w:rsidR="007F284D" w:rsidRPr="00CB1438" w:rsidRDefault="00EA4124" w:rsidP="007F284D">
      <w:pPr>
        <w:rPr>
          <w:rFonts w:cs="Segoe UI"/>
        </w:rPr>
      </w:pPr>
      <w:r w:rsidRPr="00725372">
        <w:t>In the LINAC tunnel, a line called “vent collector, Line V” could recover the burst disk of the Cryogenic Cells</w:t>
      </w:r>
      <w:r w:rsidRPr="00725372">
        <w:rPr>
          <w:rFonts w:cs="Segoe UI"/>
        </w:rPr>
        <w:t xml:space="preserve"> (QCELL’s) in order to vent helium outside tunnel in case of major failure. This vent collector is out of the present scope and do</w:t>
      </w:r>
      <w:r w:rsidR="00886993">
        <w:rPr>
          <w:rFonts w:cs="Segoe UI"/>
        </w:rPr>
        <w:t>es</w:t>
      </w:r>
      <w:r w:rsidRPr="00725372">
        <w:rPr>
          <w:rFonts w:cs="Segoe UI"/>
        </w:rPr>
        <w:t xml:space="preserve"> not have any interface with the </w:t>
      </w:r>
      <w:r w:rsidR="00A156C9">
        <w:rPr>
          <w:rFonts w:cs="Segoe UI"/>
        </w:rPr>
        <w:t>QPLANT</w:t>
      </w:r>
      <w:r w:rsidRPr="00725372">
        <w:rPr>
          <w:rFonts w:cs="Segoe UI"/>
        </w:rPr>
        <w:t>.</w:t>
      </w:r>
    </w:p>
    <w:p w14:paraId="3D7B5577" w14:textId="3B4A3F8A" w:rsidR="005B2E2E" w:rsidRPr="00725372" w:rsidRDefault="005B2E2E" w:rsidP="005B2E2E">
      <w:pPr>
        <w:pStyle w:val="Heading3numbered"/>
      </w:pPr>
      <w:r w:rsidRPr="00725372">
        <w:t xml:space="preserve"> </w:t>
      </w:r>
      <w:bookmarkStart w:id="3381" w:name="_Ref190781343"/>
      <w:bookmarkStart w:id="3382" w:name="_Toc197425969"/>
      <w:r w:rsidRPr="00725372">
        <w:t>Interfaces with the site</w:t>
      </w:r>
      <w:bookmarkEnd w:id="3381"/>
      <w:bookmarkEnd w:id="3382"/>
    </w:p>
    <w:p w14:paraId="2095BB28" w14:textId="4A69CACB" w:rsidR="005B2E2E" w:rsidRPr="00725372" w:rsidRDefault="00F038E3" w:rsidP="005B2E2E">
      <w:pPr>
        <w:pStyle w:val="regular"/>
      </w:pPr>
      <w:ins w:id="3383" w:author="Bonthuys Gerkotze" w:date="2025-04-24T20:46:00Z">
        <w:r>
          <w:fldChar w:fldCharType="begin"/>
        </w:r>
        <w:r>
          <w:instrText xml:space="preserve"> REF _Ref190681166 \h </w:instrText>
        </w:r>
      </w:ins>
      <w:r>
        <w:fldChar w:fldCharType="separate"/>
      </w:r>
      <w:r w:rsidR="00E67BB8" w:rsidRPr="00725372">
        <w:t xml:space="preserve">Figure </w:t>
      </w:r>
      <w:r w:rsidR="00E67BB8">
        <w:rPr>
          <w:noProof/>
        </w:rPr>
        <w:t>3</w:t>
      </w:r>
      <w:ins w:id="3384" w:author="Bonthuys Gerkotze" w:date="2025-04-24T20:46:00Z">
        <w:r>
          <w:fldChar w:fldCharType="end"/>
        </w:r>
        <w:r>
          <w:t xml:space="preserve"> </w:t>
        </w:r>
      </w:ins>
      <w:del w:id="3385" w:author="Bonthuys Gerkotze" w:date="2025-04-24T20:46:00Z">
        <w:r w:rsidR="005B2E2E" w:rsidRPr="00725372" w:rsidDel="00F038E3">
          <w:delText xml:space="preserve">The </w:delText>
        </w:r>
      </w:del>
      <w:del w:id="3386" w:author="Bonthuys Gerkotze" w:date="2025-04-24T20:45:00Z">
        <w:r w:rsidR="005B2E2E" w:rsidRPr="00725372" w:rsidDel="00F038E3">
          <w:rPr>
            <w:rStyle w:val="AAReferencedChar"/>
          </w:rPr>
          <w:fldChar w:fldCharType="begin"/>
        </w:r>
        <w:r w:rsidR="005B2E2E" w:rsidRPr="00725372" w:rsidDel="00F038E3">
          <w:rPr>
            <w:rStyle w:val="AAReferencedChar"/>
          </w:rPr>
          <w:delInstrText xml:space="preserve"> REF _Ref184051713 \h  \* MERGEFORMAT </w:delInstrText>
        </w:r>
        <w:r w:rsidR="005B2E2E" w:rsidRPr="00725372" w:rsidDel="00F038E3">
          <w:rPr>
            <w:rStyle w:val="AAReferencedChar"/>
          </w:rPr>
        </w:r>
        <w:r w:rsidR="005B2E2E" w:rsidRPr="00725372" w:rsidDel="00F038E3">
          <w:rPr>
            <w:rStyle w:val="AAReferencedChar"/>
          </w:rPr>
          <w:fldChar w:fldCharType="separate"/>
        </w:r>
        <w:r w:rsidR="00B16EEF" w:rsidRPr="00B16EEF" w:rsidDel="00F038E3">
          <w:rPr>
            <w:rStyle w:val="AAReferencedChar"/>
          </w:rPr>
          <w:delText>Figure 11</w:delText>
        </w:r>
        <w:r w:rsidR="005B2E2E" w:rsidRPr="00725372" w:rsidDel="00F038E3">
          <w:rPr>
            <w:rStyle w:val="AAReferencedChar"/>
          </w:rPr>
          <w:fldChar w:fldCharType="end"/>
        </w:r>
        <w:r w:rsidR="005B2E2E" w:rsidRPr="00725372" w:rsidDel="00F038E3">
          <w:rPr>
            <w:rStyle w:val="AAReferencedChar"/>
          </w:rPr>
          <w:delText xml:space="preserve"> </w:delText>
        </w:r>
      </w:del>
      <w:r w:rsidR="005B2E2E" w:rsidRPr="00725372">
        <w:t xml:space="preserve">gives an overview of the building for </w:t>
      </w:r>
      <w:r w:rsidR="0087769C">
        <w:t xml:space="preserve">the </w:t>
      </w:r>
      <w:r w:rsidR="005B2E2E" w:rsidRPr="00725372">
        <w:t xml:space="preserve">linear accelerator. The </w:t>
      </w:r>
      <w:proofErr w:type="spellStart"/>
      <w:r w:rsidR="005B2E2E" w:rsidRPr="00725372">
        <w:t>cryomodules</w:t>
      </w:r>
      <w:proofErr w:type="spellEnd"/>
      <w:r w:rsidR="005B2E2E" w:rsidRPr="00725372">
        <w:t xml:space="preserve"> </w:t>
      </w:r>
      <w:del w:id="3387" w:author="Bonthuys Gerkotze" w:date="2025-04-24T20:46:00Z">
        <w:r w:rsidR="005B2E2E" w:rsidRPr="00725372" w:rsidDel="00F038E3">
          <w:delText>are located in</w:delText>
        </w:r>
      </w:del>
      <w:ins w:id="3388" w:author="Bonthuys Gerkotze" w:date="2025-04-24T20:46:00Z">
        <w:r w:rsidRPr="00725372">
          <w:t>are in</w:t>
        </w:r>
      </w:ins>
      <w:r w:rsidR="005B2E2E" w:rsidRPr="00725372">
        <w:t xml:space="preserve"> the tunnel (LTU). The Refrigeration Cold Box (QRB) </w:t>
      </w:r>
      <w:del w:id="3389" w:author="Bonthuys Gerkotze" w:date="2025-04-24T20:46:00Z">
        <w:r w:rsidR="005B2E2E" w:rsidRPr="00725372" w:rsidDel="00F038E3">
          <w:delText>is located in</w:delText>
        </w:r>
      </w:del>
      <w:ins w:id="3390" w:author="Bonthuys Gerkotze" w:date="2025-04-24T20:46:00Z">
        <w:r w:rsidRPr="00725372">
          <w:t>is in</w:t>
        </w:r>
      </w:ins>
      <w:r w:rsidR="005B2E2E" w:rsidRPr="00725372">
        <w:t xml:space="preserve"> the cold box room and the </w:t>
      </w:r>
      <w:r w:rsidR="00723DA0">
        <w:t>WCS</w:t>
      </w:r>
      <w:r w:rsidR="005B2E2E" w:rsidRPr="00725372">
        <w:t xml:space="preserve"> in the compressor room (CCB). The distance between the </w:t>
      </w:r>
      <w:r w:rsidR="00EA4124" w:rsidRPr="00725372">
        <w:t>centres</w:t>
      </w:r>
      <w:r w:rsidR="005B2E2E" w:rsidRPr="00725372">
        <w:t xml:space="preserve"> of 2 buildings (rooms inside) dedicated for </w:t>
      </w:r>
      <w:r w:rsidR="00A156C9">
        <w:t>QPLANT</w:t>
      </w:r>
      <w:r w:rsidR="005B2E2E" w:rsidRPr="00725372">
        <w:t xml:space="preserve"> is about 65 meters. </w:t>
      </w:r>
    </w:p>
    <w:p w14:paraId="25DE2C02" w14:textId="4DFCEBB2" w:rsidR="009205DF" w:rsidRDefault="005B2E2E" w:rsidP="005B2E2E">
      <w:pPr>
        <w:pStyle w:val="regular"/>
      </w:pPr>
      <w:r w:rsidRPr="00725372">
        <w:t xml:space="preserve">The details of the Auxiliary Buildings </w:t>
      </w:r>
      <w:r w:rsidR="00CB1438" w:rsidRPr="00725372">
        <w:t>are</w:t>
      </w:r>
      <w:r w:rsidRPr="00725372">
        <w:t xml:space="preserve"> given in </w:t>
      </w:r>
      <w:r w:rsidR="00EA4124" w:rsidRPr="00725372">
        <w:rPr>
          <w:rStyle w:val="AAReferencedChar"/>
        </w:rPr>
        <w:fldChar w:fldCharType="begin"/>
      </w:r>
      <w:r w:rsidR="00EA4124" w:rsidRPr="00725372">
        <w:rPr>
          <w:rStyle w:val="AAReferencedChar"/>
        </w:rPr>
        <w:instrText xml:space="preserve"> REF _Ref190767347 \h  \* MERGEFORMAT </w:instrText>
      </w:r>
      <w:r w:rsidR="00EA4124" w:rsidRPr="00725372">
        <w:rPr>
          <w:rStyle w:val="AAReferencedChar"/>
        </w:rPr>
      </w:r>
      <w:r w:rsidR="00EA4124" w:rsidRPr="00725372">
        <w:rPr>
          <w:rStyle w:val="AAReferencedChar"/>
        </w:rPr>
        <w:fldChar w:fldCharType="separate"/>
      </w:r>
      <w:r w:rsidR="00E67BB8" w:rsidRPr="00E67BB8">
        <w:rPr>
          <w:rStyle w:val="AAReferencedChar"/>
        </w:rPr>
        <w:t>AD 1</w:t>
      </w:r>
      <w:r w:rsidR="00EA4124" w:rsidRPr="00725372">
        <w:rPr>
          <w:rStyle w:val="AAReferencedChar"/>
        </w:rPr>
        <w:fldChar w:fldCharType="end"/>
      </w:r>
      <w:r w:rsidRPr="00725372">
        <w:t>. SCK CEN provides volumes and envelop of the buildings.</w:t>
      </w:r>
    </w:p>
    <w:p w14:paraId="68158CC7" w14:textId="40427835" w:rsidR="009205DF" w:rsidRDefault="009205DF" w:rsidP="009205DF">
      <w:pPr>
        <w:pStyle w:val="SysReq1"/>
        <w:rPr>
          <w:lang w:val="en-GB"/>
        </w:rPr>
      </w:pPr>
      <w:r w:rsidRPr="00725372">
        <w:rPr>
          <w:lang w:val="en-GB"/>
        </w:rPr>
        <w:t xml:space="preserve">The </w:t>
      </w:r>
      <w:r w:rsidR="00A156C9">
        <w:rPr>
          <w:lang w:val="en-GB"/>
        </w:rPr>
        <w:t>QPLANT</w:t>
      </w:r>
      <w:r w:rsidRPr="00725372">
        <w:rPr>
          <w:lang w:val="en-GB"/>
        </w:rPr>
        <w:t xml:space="preserve"> shall be designed to fulfil the site constraints (buildings,</w:t>
      </w:r>
      <w:r>
        <w:rPr>
          <w:lang w:val="en-GB"/>
        </w:rPr>
        <w:t xml:space="preserve"> rooms</w:t>
      </w:r>
      <w:r w:rsidRPr="00725372">
        <w:rPr>
          <w:lang w:val="en-GB"/>
        </w:rPr>
        <w:t>)</w:t>
      </w:r>
      <w:r>
        <w:rPr>
          <w:lang w:val="en-GB"/>
        </w:rPr>
        <w:t xml:space="preserve"> given in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E67BB8" w:rsidRPr="00E67BB8">
        <w:rPr>
          <w:rStyle w:val="AAReferencedChar"/>
        </w:rPr>
        <w:t>AD 1</w:t>
      </w:r>
      <w:r w:rsidRPr="00725372">
        <w:rPr>
          <w:rStyle w:val="AAReferencedChar"/>
        </w:rPr>
        <w:fldChar w:fldCharType="end"/>
      </w:r>
      <w:r w:rsidRPr="00725372">
        <w:rPr>
          <w:lang w:val="en-GB"/>
        </w:rPr>
        <w:t>.</w:t>
      </w:r>
    </w:p>
    <w:p w14:paraId="59FAFD3E" w14:textId="1F054D81" w:rsidR="009205DF" w:rsidRPr="00725372" w:rsidDel="006A4C6B" w:rsidRDefault="009205DF" w:rsidP="005B2E2E">
      <w:pPr>
        <w:pStyle w:val="regular"/>
        <w:rPr>
          <w:del w:id="3391" w:author="Bonthuys Gerkotze" w:date="2025-04-24T20:47:00Z"/>
        </w:rPr>
      </w:pPr>
    </w:p>
    <w:p w14:paraId="41E6CB92" w14:textId="4978F438" w:rsidR="005B2E2E" w:rsidRPr="00725372" w:rsidRDefault="005B2E2E" w:rsidP="005B2E2E">
      <w:pPr>
        <w:pStyle w:val="SysReq1"/>
        <w:rPr>
          <w:lang w:val="en-GB"/>
        </w:rPr>
      </w:pPr>
      <w:del w:id="3392" w:author="Dekempeneer Erik" w:date="2025-04-25T13:30:00Z">
        <w:r w:rsidRPr="00725372" w:rsidDel="00CC309F">
          <w:rPr>
            <w:lang w:val="en-GB"/>
          </w:rPr>
          <w:delText xml:space="preserve">The </w:delText>
        </w:r>
        <w:r w:rsidR="00CB1438" w:rsidDel="00CC309F">
          <w:rPr>
            <w:lang w:val="en-GB"/>
          </w:rPr>
          <w:delText>Contractor</w:delText>
        </w:r>
        <w:r w:rsidRPr="00725372" w:rsidDel="00CC309F">
          <w:rPr>
            <w:lang w:val="en-GB"/>
          </w:rPr>
          <w:delText xml:space="preserve"> shall provide f</w:delText>
        </w:r>
      </w:del>
      <w:ins w:id="3393" w:author="Dekempeneer Erik" w:date="2025-04-25T13:30:00Z">
        <w:r w:rsidR="00CC309F">
          <w:rPr>
            <w:lang w:val="en-GB"/>
          </w:rPr>
          <w:t>F</w:t>
        </w:r>
      </w:ins>
      <w:r w:rsidRPr="00725372">
        <w:rPr>
          <w:lang w:val="en-GB"/>
        </w:rPr>
        <w:t xml:space="preserve">or the cryogenic areas, </w:t>
      </w:r>
      <w:ins w:id="3394" w:author="Dekempeneer Erik" w:date="2025-04-25T13:30:00Z">
        <w:r w:rsidR="00CC309F">
          <w:rPr>
            <w:lang w:val="en-GB"/>
          </w:rPr>
          <w:t>t</w:t>
        </w:r>
        <w:r w:rsidR="00CC309F" w:rsidRPr="00725372">
          <w:rPr>
            <w:lang w:val="en-GB"/>
          </w:rPr>
          <w:t xml:space="preserve">he </w:t>
        </w:r>
        <w:r w:rsidR="00CC309F">
          <w:rPr>
            <w:lang w:val="en-GB"/>
          </w:rPr>
          <w:t>Contractor</w:t>
        </w:r>
        <w:r w:rsidR="00CC309F" w:rsidRPr="00725372">
          <w:rPr>
            <w:lang w:val="en-GB"/>
          </w:rPr>
          <w:t xml:space="preserve"> shall provide </w:t>
        </w:r>
      </w:ins>
      <w:r w:rsidRPr="00725372">
        <w:rPr>
          <w:lang w:val="en-GB"/>
        </w:rPr>
        <w:t xml:space="preserve">the general assembly drawings with </w:t>
      </w:r>
      <w:r w:rsidR="00A156C9">
        <w:rPr>
          <w:lang w:val="en-GB"/>
        </w:rPr>
        <w:t>QPLANT</w:t>
      </w:r>
      <w:r w:rsidRPr="00725372">
        <w:rPr>
          <w:lang w:val="en-GB"/>
        </w:rPr>
        <w:t xml:space="preserve"> components and 3D models. (*.step files </w:t>
      </w:r>
      <w:r w:rsidR="00F92D5A">
        <w:rPr>
          <w:lang w:val="en-GB"/>
        </w:rPr>
        <w:t>may</w:t>
      </w:r>
      <w:r w:rsidRPr="00725372">
        <w:rPr>
          <w:lang w:val="en-GB"/>
        </w:rPr>
        <w:t xml:space="preserve"> be used).</w:t>
      </w:r>
    </w:p>
    <w:p w14:paraId="58A34238" w14:textId="77777777" w:rsidR="005B2E2E" w:rsidRPr="00725372" w:rsidRDefault="005B2E2E" w:rsidP="005B2E2E">
      <w:pPr>
        <w:pStyle w:val="regular"/>
      </w:pPr>
    </w:p>
    <w:p w14:paraId="14F75E4F" w14:textId="44A8CC46" w:rsidR="005B2E2E" w:rsidRPr="00725372" w:rsidDel="00F038E3" w:rsidRDefault="005B2E2E" w:rsidP="005B2E2E">
      <w:pPr>
        <w:rPr>
          <w:del w:id="3395" w:author="Bonthuys Gerkotze" w:date="2025-04-24T20:45:00Z"/>
        </w:rPr>
      </w:pPr>
      <w:del w:id="3396" w:author="Bonthuys Gerkotze" w:date="2025-04-24T20:45:00Z">
        <w:r w:rsidRPr="00725372" w:rsidDel="00F038E3">
          <w:rPr>
            <w:noProof/>
            <w:lang w:val="en-US"/>
          </w:rPr>
          <w:drawing>
            <wp:inline distT="0" distB="0" distL="0" distR="0" wp14:anchorId="516BB0C2" wp14:editId="2B68E84E">
              <wp:extent cx="6118589" cy="2286000"/>
              <wp:effectExtent l="0" t="0" r="0" b="0"/>
              <wp:docPr id="203177994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6318"/>
                      <a:stretch/>
                    </pic:blipFill>
                    <pic:spPr bwMode="auto">
                      <a:xfrm>
                        <a:off x="0" y="0"/>
                        <a:ext cx="6120000" cy="2286527"/>
                      </a:xfrm>
                      <a:prstGeom prst="rect">
                        <a:avLst/>
                      </a:prstGeom>
                      <a:noFill/>
                      <a:ln>
                        <a:noFill/>
                      </a:ln>
                      <a:extLst>
                        <a:ext uri="{53640926-AAD7-44D8-BBD7-CCE9431645EC}">
                          <a14:shadowObscured xmlns:a14="http://schemas.microsoft.com/office/drawing/2010/main"/>
                        </a:ext>
                      </a:extLst>
                    </pic:spPr>
                  </pic:pic>
                </a:graphicData>
              </a:graphic>
            </wp:inline>
          </w:drawing>
        </w:r>
      </w:del>
    </w:p>
    <w:p w14:paraId="70E9B904" w14:textId="3C4156E7" w:rsidR="005B2E2E" w:rsidRPr="00725372" w:rsidDel="00F038E3" w:rsidRDefault="005B2E2E" w:rsidP="005B2E2E">
      <w:pPr>
        <w:pStyle w:val="Captioncentered"/>
        <w:rPr>
          <w:del w:id="3397" w:author="Bonthuys Gerkotze" w:date="2025-04-24T20:45:00Z"/>
          <w:lang w:val="en-GB"/>
        </w:rPr>
      </w:pPr>
      <w:bookmarkStart w:id="3398" w:name="_Ref184051713"/>
      <w:bookmarkStart w:id="3399" w:name="_Toc190680901"/>
      <w:bookmarkStart w:id="3400" w:name="_Toc195865367"/>
      <w:del w:id="3401" w:author="Bonthuys Gerkotze" w:date="2025-04-24T20:45:00Z">
        <w:r w:rsidRPr="00725372" w:rsidDel="00F038E3">
          <w:rPr>
            <w:lang w:val="en-GB"/>
          </w:rPr>
          <w:delText xml:space="preserve">Figure </w:delText>
        </w:r>
        <w:r w:rsidRPr="00725372" w:rsidDel="00F038E3">
          <w:fldChar w:fldCharType="begin"/>
        </w:r>
        <w:r w:rsidRPr="00725372" w:rsidDel="00F038E3">
          <w:rPr>
            <w:lang w:val="en-GB"/>
          </w:rPr>
          <w:delInstrText xml:space="preserve"> SEQ Figure \* ARABIC </w:delInstrText>
        </w:r>
        <w:r w:rsidRPr="00725372" w:rsidDel="00F038E3">
          <w:fldChar w:fldCharType="separate"/>
        </w:r>
        <w:r w:rsidR="00B16EEF" w:rsidDel="00F038E3">
          <w:rPr>
            <w:noProof/>
            <w:lang w:val="en-GB"/>
          </w:rPr>
          <w:delText>11</w:delText>
        </w:r>
        <w:r w:rsidRPr="00725372" w:rsidDel="00F038E3">
          <w:fldChar w:fldCharType="end"/>
        </w:r>
        <w:bookmarkEnd w:id="3398"/>
        <w:r w:rsidRPr="00725372" w:rsidDel="00F038E3">
          <w:rPr>
            <w:lang w:val="en-GB"/>
          </w:rPr>
          <w:delText> Overall layout of buildings.</w:delText>
        </w:r>
        <w:bookmarkEnd w:id="3399"/>
        <w:bookmarkEnd w:id="3400"/>
      </w:del>
    </w:p>
    <w:p w14:paraId="7920C9F9" w14:textId="5ED632EA" w:rsidR="00F53F45" w:rsidRPr="00725372" w:rsidRDefault="00F53F45">
      <w:pPr>
        <w:spacing w:after="160" w:line="259" w:lineRule="auto"/>
        <w:jc w:val="left"/>
        <w:rPr>
          <w:rFonts w:eastAsia="Times New Roman" w:cs="Segoe UI"/>
          <w:color w:val="562873" w:themeColor="accent1"/>
          <w:szCs w:val="20"/>
          <w:shd w:val="clear" w:color="auto" w:fill="FFFFFF"/>
        </w:rPr>
      </w:pPr>
    </w:p>
    <w:p w14:paraId="3D6C328D" w14:textId="55856281" w:rsidR="00EA4124" w:rsidRPr="00725372" w:rsidRDefault="00EA4124" w:rsidP="00EA4124">
      <w:pPr>
        <w:pStyle w:val="Heading4"/>
        <w:rPr>
          <w:lang w:val="en-GB"/>
        </w:rPr>
      </w:pPr>
      <w:r w:rsidRPr="00725372">
        <w:rPr>
          <w:lang w:val="en-GB"/>
        </w:rPr>
        <w:t>Compressor room</w:t>
      </w:r>
    </w:p>
    <w:p w14:paraId="3EA7DB9C" w14:textId="7E74DFC7" w:rsidR="00EA4124" w:rsidRPr="00725372" w:rsidRDefault="00EA4124" w:rsidP="00EA4124">
      <w:pPr>
        <w:pStyle w:val="SysReq1"/>
        <w:rPr>
          <w:lang w:val="en-GB"/>
        </w:rPr>
      </w:pPr>
      <w:r w:rsidRPr="00725372">
        <w:rPr>
          <w:lang w:val="en-GB"/>
        </w:rPr>
        <w:t>The compressor room (16 m</w:t>
      </w:r>
      <w:r w:rsidR="00671529">
        <w:rPr>
          <w:lang w:val="en-GB"/>
        </w:rPr>
        <w:t xml:space="preserve"> </w:t>
      </w:r>
      <w:r w:rsidRPr="00725372">
        <w:rPr>
          <w:lang w:val="en-GB"/>
        </w:rPr>
        <w:t>*</w:t>
      </w:r>
      <w:r w:rsidR="00671529">
        <w:rPr>
          <w:lang w:val="en-GB"/>
        </w:rPr>
        <w:t xml:space="preserve"> </w:t>
      </w:r>
      <w:r w:rsidRPr="00725372">
        <w:rPr>
          <w:lang w:val="en-GB"/>
        </w:rPr>
        <w:t>14 m</w:t>
      </w:r>
      <w:r w:rsidR="00C611DE">
        <w:rPr>
          <w:lang w:val="en-GB"/>
        </w:rPr>
        <w:t xml:space="preserve"> * 6.5 m</w:t>
      </w:r>
      <w:r w:rsidRPr="00725372">
        <w:rPr>
          <w:lang w:val="en-GB"/>
        </w:rPr>
        <w:t xml:space="preserve">) shall house </w:t>
      </w:r>
      <w:r w:rsidR="005F55B3">
        <w:rPr>
          <w:lang w:val="en-GB"/>
        </w:rPr>
        <w:t xml:space="preserve">the </w:t>
      </w:r>
      <w:r w:rsidR="00A035A2">
        <w:rPr>
          <w:lang w:val="en-GB"/>
        </w:rPr>
        <w:t>WCS</w:t>
      </w:r>
      <w:r w:rsidR="00F8125A">
        <w:rPr>
          <w:lang w:val="en-GB"/>
        </w:rPr>
        <w:t>.</w:t>
      </w:r>
      <w:r w:rsidR="005F689A">
        <w:rPr>
          <w:lang w:val="en-GB"/>
        </w:rPr>
        <w:t xml:space="preserve"> </w:t>
      </w:r>
      <w:r w:rsidR="00B23308">
        <w:rPr>
          <w:lang w:val="en-GB"/>
        </w:rPr>
        <w:t xml:space="preserve">The Contractor shall reserve space in this room for future upgrades (e.g. a dedicated </w:t>
      </w:r>
      <w:r w:rsidRPr="00725372">
        <w:rPr>
          <w:lang w:val="en-GB"/>
        </w:rPr>
        <w:t>purification system</w:t>
      </w:r>
      <w:r w:rsidR="00B23308">
        <w:rPr>
          <w:lang w:val="en-GB"/>
        </w:rPr>
        <w:t>), for spare parts storage</w:t>
      </w:r>
      <w:r w:rsidRPr="00725372">
        <w:rPr>
          <w:lang w:val="en-GB"/>
        </w:rPr>
        <w:t xml:space="preserve"> </w:t>
      </w:r>
      <w:r w:rsidR="002A5CCD">
        <w:rPr>
          <w:lang w:val="en-GB"/>
        </w:rPr>
        <w:t xml:space="preserve">as well as </w:t>
      </w:r>
      <w:r w:rsidR="00B23308">
        <w:rPr>
          <w:lang w:val="en-GB"/>
        </w:rPr>
        <w:t xml:space="preserve">for </w:t>
      </w:r>
      <w:r w:rsidR="002A5CCD">
        <w:rPr>
          <w:lang w:val="en-GB"/>
        </w:rPr>
        <w:t>a</w:t>
      </w:r>
      <w:r w:rsidR="00B23308">
        <w:rPr>
          <w:lang w:val="en-GB"/>
        </w:rPr>
        <w:t>n</w:t>
      </w:r>
      <w:r w:rsidR="002A5CCD">
        <w:rPr>
          <w:lang w:val="en-GB"/>
        </w:rPr>
        <w:t xml:space="preserve"> </w:t>
      </w:r>
      <w:r w:rsidRPr="00725372">
        <w:rPr>
          <w:lang w:val="en-GB"/>
        </w:rPr>
        <w:t>unloading area.</w:t>
      </w:r>
    </w:p>
    <w:p w14:paraId="0D829E9A" w14:textId="77777777" w:rsidR="00DA6D8D" w:rsidRDefault="00EA4124" w:rsidP="00EA4124">
      <w:pPr>
        <w:pStyle w:val="SysReq1"/>
        <w:rPr>
          <w:lang w:val="en-GB"/>
        </w:rPr>
      </w:pPr>
      <w:r w:rsidRPr="00725372">
        <w:rPr>
          <w:lang w:val="en-GB"/>
        </w:rPr>
        <w:t xml:space="preserve">The </w:t>
      </w:r>
      <w:r w:rsidR="00CB1438">
        <w:rPr>
          <w:lang w:val="en-GB"/>
        </w:rPr>
        <w:t>Contractor</w:t>
      </w:r>
      <w:r w:rsidRPr="00725372">
        <w:rPr>
          <w:lang w:val="en-GB"/>
        </w:rPr>
        <w:t xml:space="preserve"> shall define the positioning </w:t>
      </w:r>
      <w:r w:rsidR="00EF3F64">
        <w:rPr>
          <w:lang w:val="en-GB"/>
        </w:rPr>
        <w:t xml:space="preserve">of all equipment in this room </w:t>
      </w:r>
      <w:r w:rsidR="003C7C93" w:rsidRPr="00725372">
        <w:rPr>
          <w:lang w:val="en-GB"/>
        </w:rPr>
        <w:t>in agreement with SCK CEN</w:t>
      </w:r>
      <w:r w:rsidRPr="00725372">
        <w:rPr>
          <w:lang w:val="en-GB"/>
        </w:rPr>
        <w:t>.</w:t>
      </w:r>
    </w:p>
    <w:p w14:paraId="33AAA3C6" w14:textId="0B4D6D0B" w:rsidR="00EA4124" w:rsidRPr="00725372" w:rsidRDefault="00EA4124" w:rsidP="00EA4124">
      <w:pPr>
        <w:pStyle w:val="SysReq1"/>
        <w:rPr>
          <w:lang w:val="en-GB"/>
        </w:rPr>
      </w:pPr>
      <w:r w:rsidRPr="00725372">
        <w:rPr>
          <w:lang w:val="en-GB"/>
        </w:rPr>
        <w:t xml:space="preserve"> The compressor units </w:t>
      </w:r>
      <w:r w:rsidR="00450E6F">
        <w:rPr>
          <w:lang w:val="en-GB"/>
        </w:rPr>
        <w:t>may</w:t>
      </w:r>
      <w:r w:rsidRPr="00725372">
        <w:rPr>
          <w:lang w:val="en-GB"/>
        </w:rPr>
        <w:t xml:space="preserve"> be installed and grouped on skids.</w:t>
      </w:r>
    </w:p>
    <w:p w14:paraId="7E07B3ED" w14:textId="62C52BE1" w:rsidR="00EA4124" w:rsidRPr="00725372" w:rsidRDefault="00EA4124" w:rsidP="00EA4124">
      <w:pPr>
        <w:pStyle w:val="SysReq1"/>
        <w:rPr>
          <w:lang w:val="en-GB"/>
        </w:rPr>
      </w:pPr>
      <w:bookmarkStart w:id="3402" w:name="_Ref192187961"/>
      <w:commentRangeStart w:id="3403"/>
      <w:commentRangeStart w:id="3404"/>
      <w:r w:rsidRPr="00725372">
        <w:rPr>
          <w:lang w:val="en-GB"/>
        </w:rPr>
        <w:t xml:space="preserve">During the conceptual design phase, the </w:t>
      </w:r>
      <w:r w:rsidR="00CB1438">
        <w:rPr>
          <w:lang w:val="en-GB"/>
        </w:rPr>
        <w:t>Contractor</w:t>
      </w:r>
      <w:r w:rsidRPr="00725372">
        <w:rPr>
          <w:lang w:val="en-GB"/>
        </w:rPr>
        <w:t xml:space="preserve"> shall evaluate the need for </w:t>
      </w:r>
      <w:r w:rsidR="009B385A">
        <w:rPr>
          <w:lang w:val="en-GB"/>
        </w:rPr>
        <w:t xml:space="preserve">a </w:t>
      </w:r>
      <w:r w:rsidRPr="00725372">
        <w:rPr>
          <w:lang w:val="en-GB"/>
        </w:rPr>
        <w:t>crane in the compressor room and shall provide the necessary inputs in the deliverable</w:t>
      </w:r>
      <w:ins w:id="3405" w:author="do Rego Lima Pedro" w:date="2025-04-01T11:50:00Z">
        <w:r w:rsidR="0081103D">
          <w:rPr>
            <w:rStyle w:val="AAReferencedChar"/>
            <w:b/>
            <w:bCs/>
            <w:lang w:val="en-US"/>
          </w:rPr>
          <w:t xml:space="preserve"> </w:t>
        </w:r>
      </w:ins>
      <w:r w:rsidR="00054C3E" w:rsidRPr="00D54FCC">
        <w:rPr>
          <w:rStyle w:val="AAReferencedChar"/>
        </w:rPr>
        <w:fldChar w:fldCharType="begin"/>
      </w:r>
      <w:r w:rsidR="00054C3E" w:rsidRPr="00D54FCC">
        <w:rPr>
          <w:rStyle w:val="AAReferencedChar"/>
        </w:rPr>
        <w:instrText xml:space="preserve"> REF _Ref191382257 \h </w:instrText>
      </w:r>
      <w:r w:rsidR="00D54FCC" w:rsidRPr="00D54FCC">
        <w:rPr>
          <w:rStyle w:val="AAReferencedChar"/>
        </w:rPr>
        <w:instrText xml:space="preserve"> \* MERGEFORMAT </w:instrText>
      </w:r>
      <w:r w:rsidR="00054C3E" w:rsidRPr="00D54FCC">
        <w:rPr>
          <w:rStyle w:val="AAReferencedChar"/>
        </w:rPr>
      </w:r>
      <w:r w:rsidR="00054C3E" w:rsidRPr="00D54FCC">
        <w:rPr>
          <w:rStyle w:val="AAReferencedChar"/>
        </w:rPr>
        <w:fldChar w:fldCharType="separate"/>
      </w:r>
      <w:r w:rsidR="00E67BB8">
        <w:rPr>
          <w:rStyle w:val="AAReferencedChar"/>
          <w:b/>
          <w:bCs/>
          <w:lang w:val="en-US"/>
        </w:rPr>
        <w:t>Error! Reference source not found.</w:t>
      </w:r>
      <w:r w:rsidR="00054C3E" w:rsidRPr="00D54FCC">
        <w:rPr>
          <w:rStyle w:val="AAReferencedChar"/>
        </w:rPr>
        <w:fldChar w:fldCharType="end"/>
      </w:r>
      <w:r w:rsidRPr="00725372">
        <w:rPr>
          <w:lang w:val="en-GB"/>
        </w:rPr>
        <w:t>.</w:t>
      </w:r>
      <w:commentRangeEnd w:id="3403"/>
      <w:r w:rsidR="006E7971" w:rsidRPr="00725372">
        <w:rPr>
          <w:rStyle w:val="Verwijzingopmerking"/>
          <w:lang w:val="en-GB"/>
        </w:rPr>
        <w:commentReference w:id="3403"/>
      </w:r>
      <w:bookmarkEnd w:id="3402"/>
      <w:commentRangeEnd w:id="3404"/>
      <w:r w:rsidR="006814D5">
        <w:rPr>
          <w:rStyle w:val="Verwijzingopmerking"/>
          <w:lang w:val="en-GB"/>
        </w:rPr>
        <w:commentReference w:id="3404"/>
      </w:r>
    </w:p>
    <w:p w14:paraId="7831A925" w14:textId="7859798A" w:rsidR="00054C3E" w:rsidRPr="00404E46" w:rsidRDefault="00EA4124" w:rsidP="00404E46">
      <w:pPr>
        <w:pStyle w:val="SysReq1"/>
        <w:rPr>
          <w:lang w:val="en-GB"/>
        </w:rPr>
      </w:pPr>
      <w:r w:rsidRPr="00725372">
        <w:rPr>
          <w:lang w:val="en-GB"/>
        </w:rPr>
        <w:t xml:space="preserve">The access for the installation of the large components could take place from the </w:t>
      </w:r>
      <w:commentRangeStart w:id="3406"/>
      <w:commentRangeStart w:id="3407"/>
      <w:r w:rsidRPr="00725372">
        <w:rPr>
          <w:lang w:val="en-GB"/>
        </w:rPr>
        <w:t xml:space="preserve">road </w:t>
      </w:r>
      <w:commentRangeEnd w:id="3406"/>
      <w:r w:rsidR="002F70A5">
        <w:rPr>
          <w:rStyle w:val="Verwijzingopmerking"/>
          <w:lang w:val="en-GB"/>
        </w:rPr>
        <w:commentReference w:id="3406"/>
      </w:r>
      <w:commentRangeEnd w:id="3407"/>
      <w:r w:rsidR="006814D5">
        <w:rPr>
          <w:rStyle w:val="Verwijzingopmerking"/>
          <w:lang w:val="en-GB"/>
        </w:rPr>
        <w:commentReference w:id="3407"/>
      </w:r>
      <w:r w:rsidRPr="00725372">
        <w:rPr>
          <w:lang w:val="en-GB"/>
        </w:rPr>
        <w:t xml:space="preserve">by removal </w:t>
      </w:r>
      <w:r w:rsidR="002F70A5">
        <w:rPr>
          <w:lang w:val="en-GB"/>
        </w:rPr>
        <w:t xml:space="preserve">of </w:t>
      </w:r>
      <w:r w:rsidRPr="00725372">
        <w:rPr>
          <w:lang w:val="en-GB"/>
        </w:rPr>
        <w:t xml:space="preserve">the </w:t>
      </w:r>
      <w:commentRangeStart w:id="3408"/>
      <w:commentRangeStart w:id="3409"/>
      <w:r w:rsidRPr="00725372">
        <w:rPr>
          <w:lang w:val="en-GB"/>
        </w:rPr>
        <w:t xml:space="preserve">wall dismountable panels. </w:t>
      </w:r>
      <w:commentRangeEnd w:id="3408"/>
      <w:r w:rsidR="00EE1FFD">
        <w:rPr>
          <w:rStyle w:val="Verwijzingopmerking"/>
          <w:lang w:val="en-GB"/>
        </w:rPr>
        <w:commentReference w:id="3408"/>
      </w:r>
      <w:commentRangeEnd w:id="3409"/>
      <w:r w:rsidR="006814D5">
        <w:rPr>
          <w:rStyle w:val="Verwijzingopmerking"/>
          <w:lang w:val="en-GB"/>
        </w:rPr>
        <w:commentReference w:id="3409"/>
      </w:r>
      <w:r w:rsidRPr="00725372">
        <w:rPr>
          <w:lang w:val="en-GB"/>
        </w:rPr>
        <w:t>SCK will be in charge of the dismountable panels dismounting and mounting.</w:t>
      </w:r>
    </w:p>
    <w:p w14:paraId="3D6D55D1" w14:textId="0F986C2C" w:rsidR="00F53F45" w:rsidRPr="00725372" w:rsidRDefault="00F53F45" w:rsidP="00F53F45">
      <w:pPr>
        <w:pStyle w:val="Heading4"/>
        <w:rPr>
          <w:lang w:val="en-GB"/>
        </w:rPr>
      </w:pPr>
      <w:r w:rsidRPr="00725372">
        <w:rPr>
          <w:lang w:val="en-GB"/>
        </w:rPr>
        <w:t>The cold box room</w:t>
      </w:r>
    </w:p>
    <w:p w14:paraId="717D3F5D" w14:textId="667E294B" w:rsidR="00F53F45" w:rsidRPr="00725372" w:rsidRDefault="00F53F45" w:rsidP="00F53F45">
      <w:pPr>
        <w:pStyle w:val="SysReq1"/>
        <w:rPr>
          <w:lang w:val="en-GB"/>
        </w:rPr>
      </w:pPr>
      <w:r w:rsidRPr="00725372">
        <w:rPr>
          <w:lang w:val="en-GB"/>
        </w:rPr>
        <w:t xml:space="preserve">The Cold Box Room (20 m*10 m~200 m², see details in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E67BB8" w:rsidRPr="00E67BB8">
        <w:rPr>
          <w:rStyle w:val="AAReferencedChar"/>
        </w:rPr>
        <w:t>AD 1</w:t>
      </w:r>
      <w:r w:rsidRPr="00725372">
        <w:rPr>
          <w:rStyle w:val="AAReferencedChar"/>
        </w:rPr>
        <w:fldChar w:fldCharType="end"/>
      </w:r>
      <w:ins w:id="3410" w:author="Dekempeneer Erik" w:date="2025-04-25T13:31:00Z">
        <w:r w:rsidR="00CC309F">
          <w:rPr>
            <w:rStyle w:val="AAReferencedChar"/>
          </w:rPr>
          <w:t>)</w:t>
        </w:r>
      </w:ins>
      <w:r w:rsidRPr="00725372">
        <w:rPr>
          <w:lang w:val="en-GB"/>
        </w:rPr>
        <w:t xml:space="preserve"> shall host the Refrigerator Cold Box and associated warm panels, the electrical cabinets, the gas </w:t>
      </w:r>
      <w:r w:rsidR="00E951CE" w:rsidRPr="00725372">
        <w:rPr>
          <w:lang w:val="en-GB"/>
        </w:rPr>
        <w:t>analyser</w:t>
      </w:r>
      <w:r w:rsidRPr="00725372">
        <w:rPr>
          <w:lang w:val="en-GB"/>
        </w:rPr>
        <w:t xml:space="preserve">s and pumping system. The height of </w:t>
      </w:r>
      <w:ins w:id="3411" w:author="Dekempeneer Erik" w:date="2025-04-25T13:32:00Z">
        <w:r w:rsidR="00CC309F">
          <w:rPr>
            <w:lang w:val="en-GB"/>
          </w:rPr>
          <w:t xml:space="preserve">the </w:t>
        </w:r>
      </w:ins>
      <w:r w:rsidRPr="00725372">
        <w:rPr>
          <w:lang w:val="en-GB"/>
        </w:rPr>
        <w:t>ceiling is around 6.5 meters.</w:t>
      </w:r>
    </w:p>
    <w:p w14:paraId="43C904BE" w14:textId="77D0B2C2" w:rsidR="00D54FCC" w:rsidRPr="00D54FCC" w:rsidRDefault="00F53F45" w:rsidP="00D54FCC">
      <w:pPr>
        <w:pStyle w:val="SysReq1"/>
        <w:rPr>
          <w:lang w:val="en-GB"/>
        </w:rPr>
      </w:pPr>
      <w:bookmarkStart w:id="3412" w:name="_Ref192187915"/>
      <w:commentRangeStart w:id="3413"/>
      <w:commentRangeStart w:id="3414"/>
      <w:r w:rsidRPr="00725372">
        <w:rPr>
          <w:lang w:val="en-GB"/>
        </w:rPr>
        <w:t xml:space="preserve">During the conceptual design phase, the </w:t>
      </w:r>
      <w:r w:rsidR="00CB1438">
        <w:rPr>
          <w:lang w:val="en-GB"/>
        </w:rPr>
        <w:t>Contractor</w:t>
      </w:r>
      <w:r w:rsidRPr="00725372">
        <w:rPr>
          <w:lang w:val="en-GB"/>
        </w:rPr>
        <w:t xml:space="preserve"> shall evaluate the need for crane in the cold box room and shall provide the necessary inputs in the deliverable</w:t>
      </w:r>
      <w:r w:rsidR="00D54FCC">
        <w:rPr>
          <w:lang w:val="en-GB"/>
        </w:rPr>
        <w:t xml:space="preserve"> </w:t>
      </w:r>
      <w:r w:rsidRPr="00725372">
        <w:rPr>
          <w:rStyle w:val="AAReferencedChar"/>
        </w:rPr>
        <w:fldChar w:fldCharType="begin"/>
      </w:r>
      <w:r w:rsidRPr="00725372">
        <w:rPr>
          <w:rStyle w:val="AAReferencedChar"/>
        </w:rPr>
        <w:instrText xml:space="preserve"> REF _Ref189816642 \h  \* MERGEFORMAT </w:instrText>
      </w:r>
      <w:r w:rsidRPr="00725372">
        <w:rPr>
          <w:rStyle w:val="AAReferencedChar"/>
        </w:rPr>
      </w:r>
      <w:r w:rsidRPr="00725372">
        <w:rPr>
          <w:rStyle w:val="AAReferencedChar"/>
        </w:rPr>
        <w:fldChar w:fldCharType="separate"/>
      </w:r>
      <w:r w:rsidR="00E67BB8">
        <w:rPr>
          <w:rStyle w:val="AAReferencedChar"/>
          <w:b/>
          <w:bCs/>
          <w:lang w:val="en-US"/>
        </w:rPr>
        <w:t>Error! Reference source not found.</w:t>
      </w:r>
      <w:r w:rsidRPr="00725372">
        <w:rPr>
          <w:rStyle w:val="AAReferencedChar"/>
        </w:rPr>
        <w:fldChar w:fldCharType="end"/>
      </w:r>
      <w:commentRangeEnd w:id="3413"/>
      <w:ins w:id="3415" w:author="do Rego Lima Pedro" w:date="2025-04-01T11:50:00Z">
        <w:r w:rsidR="0081103D" w:rsidRPr="0081103D">
          <w:rPr>
            <w:rStyle w:val="AAReferencedChar"/>
          </w:rPr>
          <w:t xml:space="preserve"> </w:t>
        </w:r>
        <w:r w:rsidR="0081103D" w:rsidRPr="0081103D">
          <w:rPr>
            <w:rStyle w:val="AAReferencedChar"/>
          </w:rPr>
          <w:fldChar w:fldCharType="begin"/>
        </w:r>
        <w:r w:rsidR="0081103D" w:rsidRPr="0081103D">
          <w:rPr>
            <w:rStyle w:val="AAReferencedChar"/>
          </w:rPr>
          <w:instrText xml:space="preserve"> REF _Ref194400516 \h </w:instrText>
        </w:r>
        <w:r w:rsidR="0081103D">
          <w:rPr>
            <w:rStyle w:val="AAReferencedChar"/>
          </w:rPr>
          <w:instrText xml:space="preserve"> \* MERGEFORMAT </w:instrText>
        </w:r>
      </w:ins>
      <w:r w:rsidR="0081103D" w:rsidRPr="0081103D">
        <w:rPr>
          <w:rStyle w:val="AAReferencedChar"/>
        </w:rPr>
      </w:r>
      <w:r w:rsidR="0081103D" w:rsidRPr="0081103D">
        <w:rPr>
          <w:rStyle w:val="AAReferencedChar"/>
        </w:rPr>
        <w:fldChar w:fldCharType="separate"/>
      </w:r>
      <w:r w:rsidR="00E67BB8">
        <w:rPr>
          <w:rStyle w:val="AAReferencedChar"/>
          <w:b/>
          <w:bCs/>
          <w:lang w:val="en-US"/>
        </w:rPr>
        <w:t>Error! Reference source not found.</w:t>
      </w:r>
      <w:ins w:id="3416" w:author="do Rego Lima Pedro" w:date="2025-04-01T11:50:00Z">
        <w:r w:rsidR="0081103D" w:rsidRPr="0081103D">
          <w:rPr>
            <w:rStyle w:val="AAReferencedChar"/>
          </w:rPr>
          <w:fldChar w:fldCharType="end"/>
        </w:r>
      </w:ins>
      <w:r w:rsidR="006E7971" w:rsidRPr="00725372">
        <w:rPr>
          <w:rStyle w:val="Verwijzingopmerking"/>
          <w:lang w:val="en-GB"/>
        </w:rPr>
        <w:commentReference w:id="3413"/>
      </w:r>
      <w:commentRangeEnd w:id="3414"/>
      <w:r w:rsidR="006814D5">
        <w:rPr>
          <w:rStyle w:val="Verwijzingopmerking"/>
          <w:lang w:val="en-GB"/>
        </w:rPr>
        <w:commentReference w:id="3414"/>
      </w:r>
      <w:del w:id="3417" w:author="do Rego Lima Pedro" w:date="2025-04-01T11:50:00Z">
        <w:r w:rsidR="00D54FCC" w:rsidRPr="00D54FCC" w:rsidDel="0081103D">
          <w:rPr>
            <w:rStyle w:val="AAReferencedChar"/>
          </w:rPr>
          <w:fldChar w:fldCharType="begin"/>
        </w:r>
        <w:r w:rsidR="00D54FCC" w:rsidRPr="00D54FCC" w:rsidDel="0081103D">
          <w:rPr>
            <w:rStyle w:val="AAReferencedChar"/>
          </w:rPr>
          <w:delInstrText xml:space="preserve"> REF _Ref191382257 \h </w:delInstrText>
        </w:r>
        <w:r w:rsidR="00D54FCC" w:rsidDel="0081103D">
          <w:rPr>
            <w:rStyle w:val="AAReferencedChar"/>
          </w:rPr>
          <w:delInstrText xml:space="preserve"> \* MERGEFORMAT </w:delInstrText>
        </w:r>
        <w:r w:rsidR="00D54FCC" w:rsidRPr="00D54FCC" w:rsidDel="0081103D">
          <w:rPr>
            <w:rStyle w:val="AAReferencedChar"/>
          </w:rPr>
        </w:r>
        <w:r w:rsidR="00D54FCC" w:rsidRPr="00D54FCC" w:rsidDel="0081103D">
          <w:rPr>
            <w:rStyle w:val="AAReferencedChar"/>
          </w:rPr>
          <w:fldChar w:fldCharType="separate"/>
        </w:r>
        <w:r w:rsidR="001B2DD3" w:rsidRPr="001B2DD3" w:rsidDel="0081103D">
          <w:rPr>
            <w:rStyle w:val="AAReferencedChar"/>
          </w:rPr>
          <w:delText>DD# 2</w:delText>
        </w:r>
        <w:r w:rsidR="00D54FCC" w:rsidRPr="00D54FCC" w:rsidDel="0081103D">
          <w:rPr>
            <w:rStyle w:val="AAReferencedChar"/>
          </w:rPr>
          <w:fldChar w:fldCharType="end"/>
        </w:r>
      </w:del>
      <w:r w:rsidR="00D54FCC" w:rsidRPr="00D54FCC">
        <w:rPr>
          <w:lang w:val="en-GB"/>
        </w:rPr>
        <w:t>.</w:t>
      </w:r>
      <w:bookmarkEnd w:id="3412"/>
    </w:p>
    <w:p w14:paraId="04A2E471" w14:textId="12E25F90" w:rsidR="00F53F45" w:rsidRPr="00725372" w:rsidRDefault="00F53F45" w:rsidP="00F53F45">
      <w:pPr>
        <w:pStyle w:val="SysReq1"/>
        <w:numPr>
          <w:ilvl w:val="0"/>
          <w:numId w:val="0"/>
        </w:numPr>
        <w:ind w:left="1080"/>
        <w:rPr>
          <w:lang w:val="en-GB"/>
        </w:rPr>
      </w:pPr>
      <w:r w:rsidRPr="00725372">
        <w:rPr>
          <w:lang w:val="en-GB"/>
        </w:rPr>
        <w:t xml:space="preserve">The access for the installation of the large components could take place from the road by removal </w:t>
      </w:r>
      <w:r w:rsidR="002F70A5">
        <w:rPr>
          <w:lang w:val="en-GB"/>
        </w:rPr>
        <w:t xml:space="preserve">of </w:t>
      </w:r>
      <w:r w:rsidRPr="00725372">
        <w:rPr>
          <w:lang w:val="en-GB"/>
        </w:rPr>
        <w:t xml:space="preserve">the wall dismountable panels. SCK will be in charge of the dismountable panels dismounting and mounting. </w:t>
      </w:r>
    </w:p>
    <w:p w14:paraId="0F0E6450" w14:textId="15435BF7" w:rsidR="00F53F45" w:rsidRPr="00725372" w:rsidRDefault="00F53F45" w:rsidP="00F53F45">
      <w:pPr>
        <w:pStyle w:val="SysReq1"/>
        <w:numPr>
          <w:ilvl w:val="0"/>
          <w:numId w:val="0"/>
        </w:numPr>
        <w:ind w:left="1080"/>
        <w:rPr>
          <w:lang w:val="en-GB"/>
        </w:rPr>
      </w:pPr>
      <w:r w:rsidRPr="00725372">
        <w:rPr>
          <w:lang w:val="en-GB"/>
        </w:rPr>
        <w:t xml:space="preserve">The cold box room </w:t>
      </w:r>
      <w:r w:rsidR="002F70A5">
        <w:rPr>
          <w:lang w:val="en-GB"/>
        </w:rPr>
        <w:t>shall</w:t>
      </w:r>
      <w:r w:rsidR="002F70A5" w:rsidRPr="00725372">
        <w:rPr>
          <w:lang w:val="en-GB"/>
        </w:rPr>
        <w:t xml:space="preserve"> </w:t>
      </w:r>
      <w:r w:rsidRPr="00725372">
        <w:rPr>
          <w:lang w:val="en-GB"/>
        </w:rPr>
        <w:t xml:space="preserve">be connected to the compressor room by the different warm lines of the </w:t>
      </w:r>
      <w:r w:rsidR="00A156C9">
        <w:rPr>
          <w:lang w:val="en-GB"/>
        </w:rPr>
        <w:t>QPLANT</w:t>
      </w:r>
      <w:r w:rsidRPr="00725372">
        <w:rPr>
          <w:lang w:val="en-GB"/>
        </w:rPr>
        <w:t>.</w:t>
      </w:r>
    </w:p>
    <w:p w14:paraId="021BDB72" w14:textId="2661BFF8" w:rsidR="00F53F45" w:rsidRPr="00725372" w:rsidRDefault="00F53F45" w:rsidP="00F53F45">
      <w:pPr>
        <w:pStyle w:val="SysReq1"/>
        <w:rPr>
          <w:lang w:val="en-GB"/>
        </w:rPr>
      </w:pPr>
      <w:r w:rsidRPr="00725372">
        <w:rPr>
          <w:lang w:val="en-GB"/>
        </w:rPr>
        <w:t>These warm lines of about 60 meters long shall be installed on the roof or below the roof close to the ceiling of the buildings between compressor room and cold box room.</w:t>
      </w:r>
    </w:p>
    <w:p w14:paraId="42EBD807" w14:textId="13656A41" w:rsidR="00F53F45" w:rsidRPr="00725372" w:rsidRDefault="00F53F45" w:rsidP="00F53F45">
      <w:pPr>
        <w:pStyle w:val="Heading4"/>
        <w:rPr>
          <w:lang w:val="en-GB"/>
        </w:rPr>
      </w:pPr>
      <w:r w:rsidRPr="00725372">
        <w:rPr>
          <w:lang w:val="en-GB"/>
        </w:rPr>
        <w:t>Storage Area</w:t>
      </w:r>
    </w:p>
    <w:p w14:paraId="45750AB6" w14:textId="2A058C1E" w:rsidR="00F53F45" w:rsidRPr="00725372" w:rsidRDefault="00F53F45" w:rsidP="00F53F45">
      <w:pPr>
        <w:pStyle w:val="SysReq1"/>
        <w:rPr>
          <w:lang w:val="en-GB"/>
        </w:rPr>
      </w:pPr>
      <w:r w:rsidRPr="00725372">
        <w:rPr>
          <w:lang w:val="en-GB"/>
        </w:rPr>
        <w:t xml:space="preserve">The gas helium storages and potentially liquid nitrogen storage shall be installed in the storage area (17 m*10 m ~170 m²), next to the compressor room. The total helium inventory is detailed in </w:t>
      </w:r>
      <w:r w:rsidRPr="003E5C09">
        <w:rPr>
          <w:rStyle w:val="AAReferencedChar"/>
        </w:rPr>
        <w:t>§</w:t>
      </w:r>
      <w:r w:rsidRPr="003E5C09">
        <w:rPr>
          <w:rStyle w:val="AAReferencedChar"/>
        </w:rPr>
        <w:fldChar w:fldCharType="begin"/>
      </w:r>
      <w:r w:rsidRPr="003E5C09">
        <w:rPr>
          <w:rStyle w:val="AAReferencedChar"/>
        </w:rPr>
        <w:instrText xml:space="preserve"> REF _Ref190797195 \r \h  \* MERGEFORMAT </w:instrText>
      </w:r>
      <w:r w:rsidRPr="003E5C09">
        <w:rPr>
          <w:rStyle w:val="AAReferencedChar"/>
        </w:rPr>
      </w:r>
      <w:r w:rsidRPr="003E5C09">
        <w:rPr>
          <w:rStyle w:val="AAReferencedChar"/>
        </w:rPr>
        <w:fldChar w:fldCharType="separate"/>
      </w:r>
      <w:r w:rsidR="00E67BB8">
        <w:rPr>
          <w:rStyle w:val="AAReferencedChar"/>
        </w:rPr>
        <w:t>3.3.17</w:t>
      </w:r>
      <w:r w:rsidRPr="003E5C09">
        <w:rPr>
          <w:rStyle w:val="AAReferencedChar"/>
        </w:rPr>
        <w:fldChar w:fldCharType="end"/>
      </w:r>
      <w:r w:rsidRPr="00725372">
        <w:rPr>
          <w:rStyle w:val="B3HeadingN3numberedChar"/>
          <w:noProof w:val="0"/>
        </w:rPr>
        <w:t xml:space="preserve"> </w:t>
      </w:r>
      <w:r w:rsidRPr="00725372">
        <w:rPr>
          <w:lang w:val="en-GB"/>
        </w:rPr>
        <w:t xml:space="preserve">. </w:t>
      </w:r>
    </w:p>
    <w:p w14:paraId="5702F9DA" w14:textId="3587FA1A" w:rsidR="00CB1438" w:rsidRPr="002F70A5" w:rsidRDefault="00F53F45" w:rsidP="003E5C09">
      <w:pPr>
        <w:pStyle w:val="SysReq1"/>
        <w:rPr>
          <w:rFonts w:eastAsia="Times New Roman" w:cs="Segoe UI"/>
          <w:color w:val="562873" w:themeColor="accent1"/>
          <w:szCs w:val="20"/>
          <w:shd w:val="clear" w:color="auto" w:fill="FFFFFF"/>
        </w:rPr>
      </w:pPr>
      <w:r w:rsidRPr="00725372">
        <w:rPr>
          <w:lang w:val="en-GB"/>
        </w:rPr>
        <w:t>The positioning of the different storages shall consider the possibility of the fluid refilling by trailers.</w:t>
      </w:r>
    </w:p>
    <w:p w14:paraId="2D1EE080" w14:textId="44ED19C8" w:rsidR="00F53F45" w:rsidRPr="00725372" w:rsidRDefault="00F53F45" w:rsidP="00F53F45">
      <w:pPr>
        <w:pStyle w:val="Heading4"/>
        <w:rPr>
          <w:lang w:val="en-GB"/>
        </w:rPr>
      </w:pPr>
      <w:r w:rsidRPr="00725372">
        <w:rPr>
          <w:lang w:val="en-GB"/>
        </w:rPr>
        <w:t>Site environmental conditions</w:t>
      </w:r>
    </w:p>
    <w:p w14:paraId="0022619B" w14:textId="7FD31FD9" w:rsidR="00F53F45" w:rsidRPr="00725372" w:rsidRDefault="00F53F45" w:rsidP="00F53F45">
      <w:pPr>
        <w:pStyle w:val="SysReq1"/>
        <w:rPr>
          <w:lang w:val="en-GB"/>
        </w:rPr>
      </w:pPr>
      <w:r w:rsidRPr="00725372">
        <w:rPr>
          <w:lang w:val="en-GB"/>
        </w:rPr>
        <w:t xml:space="preserve">The following site operating conditions shall be considered for the design and operation of the </w:t>
      </w:r>
      <w:r w:rsidR="00A156C9">
        <w:rPr>
          <w:lang w:val="en-GB"/>
        </w:rPr>
        <w:t>QPLANT</w:t>
      </w:r>
      <w:r w:rsidRPr="00725372">
        <w:rPr>
          <w:lang w:val="en-GB"/>
        </w:rPr>
        <w:t xml:space="preserve"> and auxiliary equipment (see </w:t>
      </w:r>
      <w:r w:rsidRPr="00725372">
        <w:rPr>
          <w:rStyle w:val="AAReferencedChar"/>
        </w:rPr>
        <w:fldChar w:fldCharType="begin"/>
      </w:r>
      <w:r w:rsidRPr="00725372">
        <w:rPr>
          <w:rStyle w:val="AAReferencedChar"/>
        </w:rPr>
        <w:instrText xml:space="preserve"> REF _Ref190767347 \h  \* MERGEFORMAT </w:instrText>
      </w:r>
      <w:r w:rsidRPr="00725372">
        <w:rPr>
          <w:rStyle w:val="AAReferencedChar"/>
        </w:rPr>
      </w:r>
      <w:r w:rsidRPr="00725372">
        <w:rPr>
          <w:rStyle w:val="AAReferencedChar"/>
        </w:rPr>
        <w:fldChar w:fldCharType="separate"/>
      </w:r>
      <w:r w:rsidR="00E67BB8" w:rsidRPr="00E67BB8">
        <w:rPr>
          <w:rStyle w:val="AAReferencedChar"/>
        </w:rPr>
        <w:t>AD 1</w:t>
      </w:r>
      <w:r w:rsidRPr="00725372">
        <w:rPr>
          <w:rStyle w:val="AAReferencedChar"/>
        </w:rPr>
        <w:fldChar w:fldCharType="end"/>
      </w:r>
      <w:r w:rsidRPr="00725372">
        <w:rPr>
          <w:lang w:val="en-GB"/>
        </w:rPr>
        <w:t>):</w:t>
      </w:r>
    </w:p>
    <w:p w14:paraId="7A80E6E1" w14:textId="1B85E232" w:rsidR="00F53F45" w:rsidRPr="00725372" w:rsidRDefault="00F53F45" w:rsidP="00F53F45">
      <w:pPr>
        <w:pStyle w:val="RequirementBullet"/>
        <w:rPr>
          <w:lang w:val="en-GB"/>
        </w:rPr>
      </w:pPr>
      <w:r w:rsidRPr="00725372">
        <w:rPr>
          <w:lang w:val="en-GB"/>
        </w:rPr>
        <w:t>Winter condition:</w:t>
      </w:r>
    </w:p>
    <w:p w14:paraId="0739109B" w14:textId="77777777" w:rsidR="00F53F45" w:rsidRPr="00725372" w:rsidRDefault="00F53F45" w:rsidP="00A66E84">
      <w:pPr>
        <w:pStyle w:val="RequirementBullet"/>
        <w:numPr>
          <w:ilvl w:val="1"/>
          <w:numId w:val="12"/>
        </w:numPr>
        <w:tabs>
          <w:tab w:val="clear" w:pos="2448"/>
          <w:tab w:val="num" w:pos="2250"/>
        </w:tabs>
        <w:ind w:left="2250" w:hanging="270"/>
        <w:rPr>
          <w:lang w:val="en-GB"/>
        </w:rPr>
      </w:pPr>
      <w:r w:rsidRPr="00725372">
        <w:rPr>
          <w:lang w:val="en-GB"/>
        </w:rPr>
        <w:t>Winter dry bulb temperature: -9.1 ºC</w:t>
      </w:r>
    </w:p>
    <w:p w14:paraId="5DEE595E" w14:textId="649019C2" w:rsidR="00F53F45" w:rsidRPr="00725372" w:rsidRDefault="00F53F45" w:rsidP="00A66E84">
      <w:pPr>
        <w:pStyle w:val="RequirementBullet"/>
        <w:numPr>
          <w:ilvl w:val="1"/>
          <w:numId w:val="12"/>
        </w:numPr>
        <w:tabs>
          <w:tab w:val="clear" w:pos="2448"/>
          <w:tab w:val="num" w:pos="2250"/>
        </w:tabs>
        <w:ind w:left="2250" w:hanging="270"/>
        <w:rPr>
          <w:lang w:val="en-GB"/>
        </w:rPr>
      </w:pPr>
      <w:r w:rsidRPr="00725372">
        <w:rPr>
          <w:lang w:val="en-GB"/>
        </w:rPr>
        <w:t>Relative Humidity: 90%</w:t>
      </w:r>
    </w:p>
    <w:p w14:paraId="1BE7504E" w14:textId="188F5952" w:rsidR="00F53F45" w:rsidRPr="00725372" w:rsidRDefault="00F53F45" w:rsidP="00F53F45">
      <w:pPr>
        <w:pStyle w:val="RequirementBullet"/>
        <w:rPr>
          <w:lang w:val="en-GB"/>
        </w:rPr>
      </w:pPr>
      <w:r w:rsidRPr="00725372">
        <w:rPr>
          <w:lang w:val="en-GB"/>
        </w:rPr>
        <w:t>Summer condition:</w:t>
      </w:r>
    </w:p>
    <w:p w14:paraId="0FBB7D43" w14:textId="77777777" w:rsidR="00F53F45" w:rsidRPr="00725372" w:rsidRDefault="00F53F45" w:rsidP="00A66E84">
      <w:pPr>
        <w:pStyle w:val="RequirementBullet"/>
        <w:numPr>
          <w:ilvl w:val="1"/>
          <w:numId w:val="12"/>
        </w:numPr>
        <w:tabs>
          <w:tab w:val="clear" w:pos="2448"/>
          <w:tab w:val="num" w:pos="2250"/>
        </w:tabs>
        <w:ind w:left="2250" w:hanging="270"/>
        <w:rPr>
          <w:lang w:val="en-GB"/>
        </w:rPr>
      </w:pPr>
      <w:r w:rsidRPr="00725372">
        <w:rPr>
          <w:lang w:val="en-GB"/>
        </w:rPr>
        <w:t>Summer dry bulb temperature: 33.4 ºC</w:t>
      </w:r>
    </w:p>
    <w:p w14:paraId="71A3F601" w14:textId="0ABD0027" w:rsidR="00F53F45" w:rsidRPr="00725372" w:rsidRDefault="00F53F45" w:rsidP="00A66E84">
      <w:pPr>
        <w:pStyle w:val="RequirementBullet"/>
        <w:numPr>
          <w:ilvl w:val="1"/>
          <w:numId w:val="12"/>
        </w:numPr>
        <w:tabs>
          <w:tab w:val="clear" w:pos="2448"/>
          <w:tab w:val="num" w:pos="2250"/>
        </w:tabs>
        <w:ind w:left="2250" w:hanging="270"/>
        <w:rPr>
          <w:lang w:val="en-GB"/>
        </w:rPr>
      </w:pPr>
      <w:r w:rsidRPr="00725372">
        <w:rPr>
          <w:lang w:val="en-GB"/>
        </w:rPr>
        <w:t>Relative Humidity: 39%</w:t>
      </w:r>
    </w:p>
    <w:p w14:paraId="72533C65" w14:textId="3CC995A2" w:rsidR="00F53F45" w:rsidRPr="00725372" w:rsidRDefault="00F53F45" w:rsidP="00F53F45">
      <w:pPr>
        <w:pStyle w:val="RequirementBullet"/>
        <w:rPr>
          <w:lang w:val="en-GB"/>
        </w:rPr>
      </w:pPr>
      <w:r w:rsidRPr="00725372">
        <w:rPr>
          <w:lang w:val="en-GB"/>
        </w:rPr>
        <w:t>All technical rooms share the following ambient conditions:</w:t>
      </w:r>
    </w:p>
    <w:p w14:paraId="67B5345E" w14:textId="0559FFA7" w:rsidR="00F53F45" w:rsidRPr="00725372" w:rsidRDefault="00F53F45" w:rsidP="00A66E84">
      <w:pPr>
        <w:pStyle w:val="RequirementBullet"/>
        <w:numPr>
          <w:ilvl w:val="1"/>
          <w:numId w:val="12"/>
        </w:numPr>
        <w:tabs>
          <w:tab w:val="clear" w:pos="2448"/>
          <w:tab w:val="num" w:pos="2250"/>
        </w:tabs>
        <w:ind w:left="2250" w:hanging="270"/>
        <w:rPr>
          <w:lang w:val="en-GB"/>
        </w:rPr>
      </w:pPr>
      <w:r w:rsidRPr="00725372">
        <w:rPr>
          <w:lang w:val="en-GB"/>
        </w:rPr>
        <w:t xml:space="preserve">Cold box room temperature: 5ºC- 40ºC (range of temperature can be reduced in case of need for cold box components, to be requested by </w:t>
      </w:r>
      <w:r w:rsidR="00CB1438">
        <w:rPr>
          <w:lang w:val="en-GB"/>
        </w:rPr>
        <w:t>Contractor</w:t>
      </w:r>
      <w:r w:rsidRPr="00725372">
        <w:rPr>
          <w:lang w:val="en-GB"/>
        </w:rPr>
        <w:t>).</w:t>
      </w:r>
    </w:p>
    <w:p w14:paraId="457649C4" w14:textId="77777777" w:rsidR="00F53F45" w:rsidRPr="00725372" w:rsidRDefault="00F53F45" w:rsidP="00A66E84">
      <w:pPr>
        <w:pStyle w:val="RequirementBullet"/>
        <w:numPr>
          <w:ilvl w:val="1"/>
          <w:numId w:val="12"/>
        </w:numPr>
        <w:tabs>
          <w:tab w:val="clear" w:pos="2448"/>
          <w:tab w:val="num" w:pos="2250"/>
        </w:tabs>
        <w:ind w:left="2250" w:hanging="270"/>
        <w:rPr>
          <w:lang w:val="en-GB"/>
        </w:rPr>
      </w:pPr>
      <w:r w:rsidRPr="00725372">
        <w:rPr>
          <w:lang w:val="en-GB"/>
        </w:rPr>
        <w:t>Compressor room temperature: 5°C-40°C.</w:t>
      </w:r>
    </w:p>
    <w:p w14:paraId="07A4D7F7" w14:textId="77777777" w:rsidR="00F53F45" w:rsidRPr="00725372" w:rsidRDefault="00F53F45" w:rsidP="00A66E84">
      <w:pPr>
        <w:pStyle w:val="RequirementBullet"/>
        <w:numPr>
          <w:ilvl w:val="1"/>
          <w:numId w:val="12"/>
        </w:numPr>
        <w:tabs>
          <w:tab w:val="clear" w:pos="2448"/>
          <w:tab w:val="num" w:pos="2250"/>
        </w:tabs>
        <w:ind w:left="2250" w:hanging="270"/>
        <w:rPr>
          <w:lang w:val="en-GB"/>
        </w:rPr>
      </w:pPr>
      <w:r w:rsidRPr="00725372">
        <w:rPr>
          <w:lang w:val="en-GB"/>
        </w:rPr>
        <w:t>Relative Humidity: Not Controlled.</w:t>
      </w:r>
    </w:p>
    <w:p w14:paraId="18D723AA" w14:textId="77777777" w:rsidR="00F53F45" w:rsidRPr="00725372" w:rsidRDefault="00F53F45" w:rsidP="00A66E84">
      <w:pPr>
        <w:pStyle w:val="RequirementBullet"/>
        <w:numPr>
          <w:ilvl w:val="1"/>
          <w:numId w:val="12"/>
        </w:numPr>
        <w:tabs>
          <w:tab w:val="clear" w:pos="2448"/>
          <w:tab w:val="num" w:pos="2250"/>
        </w:tabs>
        <w:ind w:left="2250" w:hanging="270"/>
        <w:rPr>
          <w:lang w:val="en-GB"/>
        </w:rPr>
      </w:pPr>
      <w:r w:rsidRPr="00725372">
        <w:rPr>
          <w:lang w:val="en-GB"/>
        </w:rPr>
        <w:t>Design wind velocity: 49 m/s (~176 km/h, average values on 3 seconds to a height of 25 m) (NBN 460 standard).</w:t>
      </w:r>
    </w:p>
    <w:p w14:paraId="11F97064" w14:textId="77777777" w:rsidR="00F53F45" w:rsidRPr="00725372" w:rsidRDefault="00F53F45" w:rsidP="00A66E84">
      <w:pPr>
        <w:pStyle w:val="RequirementBullet"/>
        <w:numPr>
          <w:ilvl w:val="1"/>
          <w:numId w:val="12"/>
        </w:numPr>
        <w:tabs>
          <w:tab w:val="clear" w:pos="2448"/>
          <w:tab w:val="num" w:pos="2250"/>
        </w:tabs>
        <w:ind w:left="2250" w:hanging="270"/>
        <w:rPr>
          <w:lang w:val="en-GB"/>
        </w:rPr>
      </w:pPr>
      <w:r w:rsidRPr="00725372">
        <w:rPr>
          <w:lang w:val="en-GB"/>
        </w:rPr>
        <w:t>Rain intensity: 54 mm/h per a period of 1h (return period 100 years).</w:t>
      </w:r>
    </w:p>
    <w:p w14:paraId="4F15D729" w14:textId="77777777" w:rsidR="00F53F45" w:rsidRPr="00725372" w:rsidRDefault="00F53F45" w:rsidP="00A66E84">
      <w:pPr>
        <w:pStyle w:val="RequirementBullet"/>
        <w:numPr>
          <w:ilvl w:val="1"/>
          <w:numId w:val="12"/>
        </w:numPr>
        <w:tabs>
          <w:tab w:val="clear" w:pos="2448"/>
          <w:tab w:val="num" w:pos="2250"/>
        </w:tabs>
        <w:ind w:left="2250" w:hanging="270"/>
        <w:rPr>
          <w:lang w:val="en-GB"/>
        </w:rPr>
      </w:pPr>
      <w:r w:rsidRPr="00725372">
        <w:rPr>
          <w:lang w:val="en-GB"/>
        </w:rPr>
        <w:t>Snow load: 0.50 kN/m2 (return period 100 years).</w:t>
      </w:r>
    </w:p>
    <w:p w14:paraId="6266A9A4" w14:textId="77777777" w:rsidR="00F53F45" w:rsidRPr="00725372" w:rsidRDefault="00F53F45" w:rsidP="00A66E84">
      <w:pPr>
        <w:pStyle w:val="RequirementBullet"/>
        <w:numPr>
          <w:ilvl w:val="1"/>
          <w:numId w:val="12"/>
        </w:numPr>
        <w:tabs>
          <w:tab w:val="clear" w:pos="2448"/>
          <w:tab w:val="num" w:pos="2250"/>
        </w:tabs>
        <w:ind w:left="2250" w:hanging="270"/>
        <w:rPr>
          <w:lang w:val="en-GB"/>
        </w:rPr>
      </w:pPr>
      <w:r w:rsidRPr="00725372">
        <w:rPr>
          <w:lang w:val="en-GB"/>
        </w:rPr>
        <w:t>Elevation 27 m above sea level.</w:t>
      </w:r>
    </w:p>
    <w:p w14:paraId="05F45582" w14:textId="4262C685" w:rsidR="00F53F45" w:rsidRPr="00725372" w:rsidRDefault="00F53F45" w:rsidP="00A66E84">
      <w:pPr>
        <w:pStyle w:val="RequirementBullet"/>
        <w:numPr>
          <w:ilvl w:val="1"/>
          <w:numId w:val="12"/>
        </w:numPr>
        <w:tabs>
          <w:tab w:val="clear" w:pos="2448"/>
          <w:tab w:val="num" w:pos="2250"/>
        </w:tabs>
        <w:ind w:left="2250" w:hanging="270"/>
        <w:rPr>
          <w:lang w:val="en-GB"/>
        </w:rPr>
      </w:pPr>
      <w:r w:rsidRPr="00725372">
        <w:rPr>
          <w:lang w:val="en-GB"/>
        </w:rPr>
        <w:t>Coordinates: Latitude - 51°13’50.N ; Longitude - 5°05’24.E.</w:t>
      </w:r>
    </w:p>
    <w:p w14:paraId="5DD2DE9F" w14:textId="436C6719" w:rsidR="00D86B0D" w:rsidRPr="00725372" w:rsidRDefault="00054C3E" w:rsidP="00D86B0D">
      <w:pPr>
        <w:pStyle w:val="Heading3numbered"/>
      </w:pPr>
      <w:bookmarkStart w:id="3418" w:name="_Toc197425970"/>
      <w:commentRangeStart w:id="3419"/>
      <w:r w:rsidRPr="00725372">
        <w:t>I</w:t>
      </w:r>
      <w:r w:rsidR="00D86B0D" w:rsidRPr="00725372">
        <w:t>nterfaces With Electrical Power Supply</w:t>
      </w:r>
      <w:commentRangeEnd w:id="3419"/>
      <w:r w:rsidR="00D64172">
        <w:rPr>
          <w:rStyle w:val="Verwijzingopmerking"/>
          <w:rFonts w:eastAsia="Calibri"/>
          <w:color w:val="auto"/>
        </w:rPr>
        <w:commentReference w:id="3419"/>
      </w:r>
      <w:bookmarkEnd w:id="3418"/>
    </w:p>
    <w:p w14:paraId="7A513C94" w14:textId="6AB43F29" w:rsidR="00F53F45" w:rsidRPr="00725372" w:rsidRDefault="00F53F45" w:rsidP="00F53F45">
      <w:r w:rsidRPr="00725372">
        <w:t xml:space="preserve">SCK CEN site will supply 400 V~50 Hz, 3Φ+N (TN-S) in the compressor room and in the cold box room at </w:t>
      </w:r>
      <w:commentRangeStart w:id="3420"/>
      <w:r w:rsidRPr="00725372">
        <w:t xml:space="preserve">one point </w:t>
      </w:r>
      <w:commentRangeEnd w:id="3420"/>
      <w:r w:rsidR="006232DE">
        <w:rPr>
          <w:rStyle w:val="Verwijzingopmerking"/>
        </w:rPr>
        <w:commentReference w:id="3420"/>
      </w:r>
      <w:r w:rsidRPr="00725372">
        <w:t>in each building. The maximum available power is 1.2 MW in the compressor room and 100 kW in the cold box room.</w:t>
      </w:r>
    </w:p>
    <w:p w14:paraId="3C964140" w14:textId="17B22F1C" w:rsidR="00F53F45" w:rsidRPr="00725372" w:rsidRDefault="00F53F45" w:rsidP="00F53F45">
      <w:pPr>
        <w:pStyle w:val="SysReq1"/>
        <w:rPr>
          <w:lang w:val="en-GB"/>
        </w:rPr>
      </w:pPr>
      <w:commentRangeStart w:id="3421"/>
      <w:commentRangeStart w:id="3422"/>
      <w:r w:rsidRPr="00725372">
        <w:rPr>
          <w:lang w:val="en-GB"/>
        </w:rPr>
        <w:t xml:space="preserve">The </w:t>
      </w:r>
      <w:r w:rsidR="00CB1438">
        <w:rPr>
          <w:lang w:val="en-GB"/>
        </w:rPr>
        <w:t>Contractor</w:t>
      </w:r>
      <w:r w:rsidRPr="00725372">
        <w:rPr>
          <w:lang w:val="en-GB"/>
        </w:rPr>
        <w:t xml:space="preserve"> shall provide the power supply consumption at the end of the </w:t>
      </w:r>
      <w:r w:rsidR="00D54FCC">
        <w:rPr>
          <w:lang w:val="en-GB"/>
        </w:rPr>
        <w:t xml:space="preserve">Conceptual Design </w:t>
      </w:r>
      <w:r w:rsidRPr="00725372">
        <w:rPr>
          <w:lang w:val="en-GB"/>
        </w:rPr>
        <w:t>phase.</w:t>
      </w:r>
      <w:commentRangeEnd w:id="3421"/>
      <w:r w:rsidR="00EE1FFD">
        <w:rPr>
          <w:rStyle w:val="Verwijzingopmerking"/>
          <w:lang w:val="en-GB"/>
        </w:rPr>
        <w:commentReference w:id="3421"/>
      </w:r>
      <w:commentRangeEnd w:id="3422"/>
      <w:r w:rsidR="006814D5">
        <w:rPr>
          <w:rStyle w:val="Verwijzingopmerking"/>
          <w:lang w:val="en-GB"/>
        </w:rPr>
        <w:commentReference w:id="3422"/>
      </w:r>
    </w:p>
    <w:p w14:paraId="59640FB3" w14:textId="16023344" w:rsidR="00F53F45" w:rsidRPr="00725372" w:rsidRDefault="00F53F45" w:rsidP="00F53F45">
      <w:pPr>
        <w:pStyle w:val="SysReq1"/>
        <w:rPr>
          <w:lang w:val="en-GB"/>
        </w:rPr>
      </w:pPr>
      <w:r w:rsidRPr="00725372">
        <w:rPr>
          <w:lang w:val="en-GB"/>
        </w:rPr>
        <w:t xml:space="preserve">The </w:t>
      </w:r>
      <w:r w:rsidR="00CB1438">
        <w:rPr>
          <w:lang w:val="en-GB"/>
        </w:rPr>
        <w:t>Contractor</w:t>
      </w:r>
      <w:r w:rsidRPr="00725372">
        <w:rPr>
          <w:lang w:val="en-GB"/>
        </w:rPr>
        <w:t xml:space="preserve"> shall provide the Low Voltage distribution and associated LV cubicles </w:t>
      </w:r>
      <w:commentRangeStart w:id="3423"/>
      <w:commentRangeStart w:id="3424"/>
      <w:r w:rsidRPr="00725372">
        <w:rPr>
          <w:lang w:val="en-GB"/>
        </w:rPr>
        <w:t xml:space="preserve">associated to the </w:t>
      </w:r>
      <w:r w:rsidR="00A156C9">
        <w:rPr>
          <w:lang w:val="en-GB"/>
        </w:rPr>
        <w:t>QPLANT</w:t>
      </w:r>
      <w:r w:rsidRPr="00725372">
        <w:rPr>
          <w:lang w:val="en-GB"/>
        </w:rPr>
        <w:t xml:space="preserve"> procurement</w:t>
      </w:r>
      <w:commentRangeEnd w:id="3423"/>
      <w:r w:rsidR="002F70A5">
        <w:rPr>
          <w:rStyle w:val="Verwijzingopmerking"/>
          <w:lang w:val="en-GB"/>
        </w:rPr>
        <w:commentReference w:id="3423"/>
      </w:r>
      <w:commentRangeEnd w:id="3424"/>
      <w:r w:rsidR="006814D5">
        <w:rPr>
          <w:rStyle w:val="Verwijzingopmerking"/>
          <w:lang w:val="en-GB"/>
        </w:rPr>
        <w:commentReference w:id="3424"/>
      </w:r>
      <w:r w:rsidRPr="00725372">
        <w:rPr>
          <w:lang w:val="en-GB"/>
        </w:rPr>
        <w:t>.</w:t>
      </w:r>
    </w:p>
    <w:p w14:paraId="2BFCAB8B" w14:textId="2DB622B2" w:rsidR="00F53F45" w:rsidRPr="00725372" w:rsidRDefault="00F53F45" w:rsidP="00F53F45">
      <w:pPr>
        <w:pStyle w:val="SysReq1"/>
        <w:rPr>
          <w:lang w:val="en-GB"/>
        </w:rPr>
      </w:pPr>
      <w:r w:rsidRPr="00725372">
        <w:rPr>
          <w:lang w:val="en-GB"/>
        </w:rPr>
        <w:t xml:space="preserve">The </w:t>
      </w:r>
      <w:r w:rsidR="00CB1438">
        <w:rPr>
          <w:lang w:val="en-GB"/>
        </w:rPr>
        <w:t>Contractor</w:t>
      </w:r>
      <w:r w:rsidRPr="00725372">
        <w:rPr>
          <w:lang w:val="en-GB"/>
        </w:rPr>
        <w:t xml:space="preserve"> shall provide routing, cabling, cable trays and connectors </w:t>
      </w:r>
      <w:del w:id="3425" w:author="Dekempeneer Erik" w:date="2025-04-25T13:36:00Z">
        <w:r w:rsidRPr="00725372" w:rsidDel="00CC309F">
          <w:rPr>
            <w:lang w:val="en-GB"/>
          </w:rPr>
          <w:delText>to supply the</w:delText>
        </w:r>
      </w:del>
      <w:ins w:id="3426" w:author="Dekempeneer Erik" w:date="2025-04-25T13:36:00Z">
        <w:r w:rsidR="00CC309F">
          <w:rPr>
            <w:lang w:val="en-GB"/>
          </w:rPr>
          <w:t>for all</w:t>
        </w:r>
      </w:ins>
      <w:r w:rsidRPr="00725372">
        <w:rPr>
          <w:lang w:val="en-GB"/>
        </w:rPr>
        <w:t xml:space="preserve"> </w:t>
      </w:r>
      <w:r w:rsidR="00A156C9">
        <w:rPr>
          <w:lang w:val="en-GB"/>
        </w:rPr>
        <w:t>QPLANT</w:t>
      </w:r>
      <w:r w:rsidRPr="00725372">
        <w:rPr>
          <w:lang w:val="en-GB"/>
        </w:rPr>
        <w:t xml:space="preserve"> components related to the compressor room,</w:t>
      </w:r>
      <w:del w:id="3427" w:author="Dekempeneer Erik" w:date="2025-04-25T13:36:00Z">
        <w:r w:rsidRPr="00725372" w:rsidDel="00CC309F">
          <w:rPr>
            <w:lang w:val="en-GB"/>
          </w:rPr>
          <w:delText xml:space="preserve"> to</w:delText>
        </w:r>
      </w:del>
      <w:r w:rsidRPr="00725372">
        <w:rPr>
          <w:lang w:val="en-GB"/>
        </w:rPr>
        <w:t xml:space="preserve"> the cold box room and </w:t>
      </w:r>
      <w:del w:id="3428" w:author="Dekempeneer Erik" w:date="2025-04-25T13:36:00Z">
        <w:r w:rsidRPr="00725372" w:rsidDel="00CC309F">
          <w:rPr>
            <w:lang w:val="en-GB"/>
          </w:rPr>
          <w:delText xml:space="preserve">to </w:delText>
        </w:r>
      </w:del>
      <w:r w:rsidRPr="00725372">
        <w:rPr>
          <w:lang w:val="en-GB"/>
        </w:rPr>
        <w:t>the storage area.</w:t>
      </w:r>
    </w:p>
    <w:p w14:paraId="3599A699" w14:textId="07B32200" w:rsidR="00F53F45" w:rsidRPr="00725372" w:rsidRDefault="00F53F45" w:rsidP="00C46584">
      <w:pPr>
        <w:pStyle w:val="SysReq1"/>
        <w:spacing w:before="240" w:after="240"/>
      </w:pPr>
      <w:r w:rsidRPr="00725372">
        <w:rPr>
          <w:lang w:val="en-GB"/>
        </w:rPr>
        <w:t xml:space="preserve">The electrical diagrams, cable trays and electrical management shall be </w:t>
      </w:r>
      <w:r w:rsidR="002F70A5">
        <w:rPr>
          <w:lang w:val="en-GB"/>
        </w:rPr>
        <w:t>subject to approval</w:t>
      </w:r>
      <w:r w:rsidR="002F70A5" w:rsidRPr="00725372">
        <w:rPr>
          <w:lang w:val="en-GB"/>
        </w:rPr>
        <w:t xml:space="preserve"> </w:t>
      </w:r>
      <w:r w:rsidRPr="00725372">
        <w:rPr>
          <w:lang w:val="en-GB"/>
        </w:rPr>
        <w:t>by SCK CEN.</w:t>
      </w:r>
      <w:r w:rsidR="004C38AA">
        <w:rPr>
          <w:lang w:val="en-GB"/>
        </w:rPr>
        <w:t xml:space="preserve"> </w:t>
      </w:r>
      <w:r w:rsidRPr="00725372">
        <w:t>SCK</w:t>
      </w:r>
      <w:ins w:id="3429" w:author="Dekempeneer Erik" w:date="2025-04-25T13:37:00Z">
        <w:r w:rsidR="00CC309F">
          <w:t xml:space="preserve"> CEN</w:t>
        </w:r>
      </w:ins>
      <w:r w:rsidRPr="00725372">
        <w:t xml:space="preserve"> will provide the ground</w:t>
      </w:r>
      <w:r w:rsidR="002F70A5">
        <w:t>ing</w:t>
      </w:r>
      <w:r w:rsidRPr="00725372">
        <w:t xml:space="preserve"> connections </w:t>
      </w:r>
      <w:del w:id="3430" w:author="Dekempeneer Erik" w:date="2025-04-25T13:38:00Z">
        <w:r w:rsidRPr="00725372" w:rsidDel="00CC309F">
          <w:delText xml:space="preserve">as specified in the international standards </w:delText>
        </w:r>
      </w:del>
      <w:r w:rsidRPr="00725372">
        <w:t>in the compressor room, cold box room and storage area</w:t>
      </w:r>
      <w:ins w:id="3431" w:author="Dekempeneer Erik" w:date="2025-04-25T13:38:00Z">
        <w:r w:rsidR="00CC309F">
          <w:t xml:space="preserve"> (in compliance with </w:t>
        </w:r>
        <w:r w:rsidR="00CC309F" w:rsidRPr="00725372">
          <w:t>the international standards</w:t>
        </w:r>
        <w:r w:rsidR="00CC309F">
          <w:t>)</w:t>
        </w:r>
      </w:ins>
      <w:r w:rsidRPr="00725372">
        <w:t>.</w:t>
      </w:r>
    </w:p>
    <w:p w14:paraId="7ECFD6A9" w14:textId="698B98BD" w:rsidR="00F53F45" w:rsidRPr="00725372" w:rsidRDefault="00F53F45" w:rsidP="00F53F45">
      <w:pPr>
        <w:pStyle w:val="SysReq1"/>
        <w:rPr>
          <w:lang w:val="en-GB"/>
        </w:rPr>
      </w:pPr>
      <w:r w:rsidRPr="00725372">
        <w:rPr>
          <w:lang w:val="en-GB"/>
        </w:rPr>
        <w:t xml:space="preserve">The </w:t>
      </w:r>
      <w:r w:rsidR="00CB1438">
        <w:rPr>
          <w:lang w:val="en-GB"/>
        </w:rPr>
        <w:t>Contractor</w:t>
      </w:r>
      <w:r w:rsidRPr="00725372">
        <w:rPr>
          <w:lang w:val="en-GB"/>
        </w:rPr>
        <w:t xml:space="preserve"> shall connect all cryogenic equipment to the grounding of their buildings following the IEC standards.</w:t>
      </w:r>
    </w:p>
    <w:p w14:paraId="41068248" w14:textId="2AE126BB" w:rsidR="00F53F45" w:rsidRDefault="00F53F45" w:rsidP="00F53F45">
      <w:pPr>
        <w:pStyle w:val="SysReq1"/>
        <w:rPr>
          <w:lang w:val="en-GB"/>
        </w:rPr>
      </w:pPr>
      <w:r w:rsidRPr="00725372">
        <w:rPr>
          <w:lang w:val="en-GB"/>
        </w:rPr>
        <w:t xml:space="preserve">The piping (helium, water, air) and Low Voltage cables shall be grouped in a single building feed-through and connected to equipotential bounding in order to reduce the EMI effects. EMC standards and guidelines shall be followed by the </w:t>
      </w:r>
      <w:r w:rsidR="00CB1438">
        <w:rPr>
          <w:lang w:val="en-GB"/>
        </w:rPr>
        <w:t>Contractor</w:t>
      </w:r>
      <w:r w:rsidRPr="00725372">
        <w:rPr>
          <w:lang w:val="en-GB"/>
        </w:rPr>
        <w:t xml:space="preserve"> (</w:t>
      </w:r>
      <w:r w:rsidRPr="00725372">
        <w:rPr>
          <w:rStyle w:val="AAReferencedChar"/>
        </w:rPr>
        <w:t>§</w:t>
      </w:r>
      <w:r w:rsidRPr="00725372">
        <w:rPr>
          <w:rStyle w:val="AAReferencedChar"/>
        </w:rPr>
        <w:fldChar w:fldCharType="begin"/>
      </w:r>
      <w:r w:rsidRPr="00725372">
        <w:rPr>
          <w:rStyle w:val="AAReferencedChar"/>
        </w:rPr>
        <w:instrText xml:space="preserve"> REF _Ref190779284 \h  \* MERGEFORMAT </w:instrText>
      </w:r>
      <w:r w:rsidRPr="00725372">
        <w:rPr>
          <w:rStyle w:val="AAReferencedChar"/>
        </w:rPr>
      </w:r>
      <w:r w:rsidRPr="00725372">
        <w:rPr>
          <w:rStyle w:val="AAReferencedChar"/>
        </w:rPr>
        <w:fldChar w:fldCharType="separate"/>
      </w:r>
      <w:r w:rsidR="00E67BB8" w:rsidRPr="00E67BB8">
        <w:rPr>
          <w:rStyle w:val="AAReferencedChar"/>
        </w:rPr>
        <w:t>AD 7</w:t>
      </w:r>
      <w:r w:rsidRPr="00725372">
        <w:rPr>
          <w:rStyle w:val="AAReferencedChar"/>
        </w:rPr>
        <w:fldChar w:fldCharType="end"/>
      </w:r>
      <w:r w:rsidRPr="00725372">
        <w:rPr>
          <w:lang w:val="en-GB"/>
        </w:rPr>
        <w:t>).</w:t>
      </w:r>
    </w:p>
    <w:p w14:paraId="0ADDB118" w14:textId="7A2B1382" w:rsidR="007A1768" w:rsidRPr="007A1768" w:rsidRDefault="007A1768" w:rsidP="007A1768">
      <w:pPr>
        <w:pStyle w:val="SysReq1"/>
        <w:rPr>
          <w:lang w:val="en-GB"/>
        </w:rPr>
      </w:pPr>
      <w:commentRangeStart w:id="3432"/>
      <w:r>
        <w:rPr>
          <w:lang w:val="en-GB"/>
        </w:rPr>
        <w:t>The Contractor</w:t>
      </w:r>
      <w:r w:rsidRPr="00725372">
        <w:rPr>
          <w:lang w:val="en-GB"/>
        </w:rPr>
        <w:t xml:space="preserve"> shall provide to SCK CEN </w:t>
      </w:r>
      <w:r>
        <w:rPr>
          <w:lang w:val="en-GB"/>
        </w:rPr>
        <w:t>a proposal</w:t>
      </w:r>
      <w:r w:rsidRPr="00725372">
        <w:rPr>
          <w:lang w:val="en-GB"/>
        </w:rPr>
        <w:t xml:space="preserve"> for UPS</w:t>
      </w:r>
      <w:r>
        <w:rPr>
          <w:lang w:val="en-GB"/>
        </w:rPr>
        <w:t xml:space="preserve"> backup power</w:t>
      </w:r>
      <w:r w:rsidRPr="00725372">
        <w:rPr>
          <w:lang w:val="en-GB"/>
        </w:rPr>
        <w:t xml:space="preserve"> in case of loss of electricity to supply HMI</w:t>
      </w:r>
      <w:r>
        <w:rPr>
          <w:lang w:val="en-GB"/>
        </w:rPr>
        <w:t>, PLCs, network, digital inputs</w:t>
      </w:r>
      <w:r w:rsidRPr="00725372">
        <w:rPr>
          <w:lang w:val="en-GB"/>
        </w:rPr>
        <w:t xml:space="preserve">. </w:t>
      </w:r>
      <w:r>
        <w:rPr>
          <w:lang w:val="en-GB"/>
        </w:rPr>
        <w:t xml:space="preserve">Centrally managed UPS backup power is provided by </w:t>
      </w:r>
      <w:r>
        <w:t>SCK CEN</w:t>
      </w:r>
      <w:del w:id="3433" w:author="Dekempeneer Erik" w:date="2025-04-25T13:40:00Z">
        <w:r w:rsidDel="00CC309F">
          <w:delText xml:space="preserve"> NFS scope</w:delText>
        </w:r>
      </w:del>
      <w:r>
        <w:t>.</w:t>
      </w:r>
    </w:p>
    <w:p w14:paraId="7DD0937A" w14:textId="0509E20D" w:rsidR="006532C2" w:rsidRPr="00725372" w:rsidRDefault="006532C2" w:rsidP="006532C2">
      <w:pPr>
        <w:pStyle w:val="SysReq1"/>
        <w:rPr>
          <w:lang w:val="en-GB"/>
        </w:rPr>
      </w:pPr>
      <w:bookmarkStart w:id="3434" w:name="_Ref184113470"/>
      <w:r w:rsidRPr="00725372">
        <w:rPr>
          <w:lang w:val="en-GB"/>
        </w:rPr>
        <w:t xml:space="preserve">A list of sensors and transmitters to be powered by UPS shall be proposed by the </w:t>
      </w:r>
      <w:r>
        <w:rPr>
          <w:lang w:val="en-GB"/>
        </w:rPr>
        <w:t>Contractor</w:t>
      </w:r>
      <w:r w:rsidRPr="00725372">
        <w:rPr>
          <w:lang w:val="en-GB"/>
        </w:rPr>
        <w:t xml:space="preserve"> and </w:t>
      </w:r>
      <w:r>
        <w:rPr>
          <w:lang w:val="en-GB"/>
        </w:rPr>
        <w:t>subject to approval</w:t>
      </w:r>
      <w:r w:rsidRPr="00725372">
        <w:rPr>
          <w:lang w:val="en-GB"/>
        </w:rPr>
        <w:t xml:space="preserve"> by SCK CEN, based on a risk analysis of the relevant signals by the </w:t>
      </w:r>
      <w:r>
        <w:rPr>
          <w:lang w:val="en-GB"/>
        </w:rPr>
        <w:t>Contractor</w:t>
      </w:r>
      <w:r w:rsidRPr="00725372">
        <w:rPr>
          <w:lang w:val="en-GB"/>
        </w:rPr>
        <w:t>.</w:t>
      </w:r>
      <w:bookmarkEnd w:id="3434"/>
      <w:r w:rsidR="004C38AA">
        <w:rPr>
          <w:lang w:val="en-GB"/>
        </w:rPr>
        <w:t xml:space="preserve"> This allows </w:t>
      </w:r>
      <w:r w:rsidR="004C38AA">
        <w:t xml:space="preserve">SCK CEN </w:t>
      </w:r>
      <w:del w:id="3435" w:author="Dekempeneer Erik" w:date="2025-04-25T13:40:00Z">
        <w:r w:rsidR="004C38AA" w:rsidDel="00CC309F">
          <w:delText xml:space="preserve">NFS </w:delText>
        </w:r>
      </w:del>
      <w:r w:rsidR="004C38AA">
        <w:t>to dimension the centrally managed UPS and to provide the required backup power.</w:t>
      </w:r>
      <w:commentRangeEnd w:id="3432"/>
      <w:r w:rsidR="00B05697">
        <w:rPr>
          <w:rStyle w:val="Verwijzingopmerking"/>
          <w:lang w:val="en-GB"/>
        </w:rPr>
        <w:commentReference w:id="3432"/>
      </w:r>
    </w:p>
    <w:p w14:paraId="216C6EB1" w14:textId="6CD58E98" w:rsidR="006532C2" w:rsidRPr="006532C2" w:rsidRDefault="006532C2" w:rsidP="006532C2">
      <w:pPr>
        <w:pStyle w:val="SysReq1"/>
        <w:rPr>
          <w:lang w:val="en-GB"/>
        </w:rPr>
      </w:pPr>
      <w:r w:rsidRPr="00725372">
        <w:rPr>
          <w:lang w:val="en-GB"/>
        </w:rPr>
        <w:t xml:space="preserve">Where the </w:t>
      </w:r>
      <w:r w:rsidR="00A156C9">
        <w:rPr>
          <w:lang w:val="en-GB"/>
        </w:rPr>
        <w:t>QPLANT</w:t>
      </w:r>
      <w:commentRangeStart w:id="3436"/>
      <w:commentRangeStart w:id="3437"/>
      <w:r w:rsidRPr="00725372">
        <w:rPr>
          <w:lang w:val="en-GB"/>
        </w:rPr>
        <w:t xml:space="preserve"> </w:t>
      </w:r>
      <w:commentRangeEnd w:id="3436"/>
      <w:r>
        <w:rPr>
          <w:rStyle w:val="Verwijzingopmerking"/>
          <w:lang w:val="en-GB"/>
        </w:rPr>
        <w:commentReference w:id="3436"/>
      </w:r>
      <w:commentRangeEnd w:id="3437"/>
      <w:r w:rsidR="004C38AA">
        <w:rPr>
          <w:rStyle w:val="Verwijzingopmerking"/>
          <w:lang w:val="en-GB"/>
        </w:rPr>
        <w:commentReference w:id="3437"/>
      </w:r>
      <w:r w:rsidRPr="00725372">
        <w:rPr>
          <w:lang w:val="en-GB"/>
        </w:rPr>
        <w:t>has high power or high voltage components, the Systems embedded controls electronics shall be powered with a</w:t>
      </w:r>
      <w:r>
        <w:rPr>
          <w:lang w:val="en-GB"/>
        </w:rPr>
        <w:t xml:space="preserve"> segregated AC power interface.</w:t>
      </w:r>
    </w:p>
    <w:p w14:paraId="6EE541C9" w14:textId="68643F97" w:rsidR="00D86B0D" w:rsidRPr="00725372" w:rsidRDefault="00D86B0D" w:rsidP="00D86B0D">
      <w:pPr>
        <w:pStyle w:val="Heading3numbered"/>
      </w:pPr>
      <w:bookmarkStart w:id="3438" w:name="_Ref190780127"/>
      <w:bookmarkStart w:id="3439" w:name="_Toc197425971"/>
      <w:r w:rsidRPr="00725372">
        <w:t xml:space="preserve">Interfaces with the </w:t>
      </w:r>
      <w:r w:rsidR="00D54FCC" w:rsidRPr="00725372">
        <w:t>Water-Cooling</w:t>
      </w:r>
      <w:r w:rsidRPr="00725372">
        <w:t xml:space="preserve"> Loop</w:t>
      </w:r>
      <w:bookmarkEnd w:id="3438"/>
      <w:bookmarkEnd w:id="3439"/>
    </w:p>
    <w:p w14:paraId="147B7D81" w14:textId="77777777" w:rsidR="00F53F45" w:rsidRPr="00725372" w:rsidRDefault="00F53F45" w:rsidP="00F53F45">
      <w:r w:rsidRPr="00725372">
        <w:t>Cooling water (mixture with 40 % of propylene glycol) in the compressor room for the warm compressors and in the cold box room for rotating machines (turbines, cold compressors, pumping system) will be provided by SCK CEN site at one point (supply and return) in each building at the dedicated technical rooms (Compressor Room and Cold Box Room).</w:t>
      </w:r>
    </w:p>
    <w:p w14:paraId="3E79456E" w14:textId="608A6E0A" w:rsidR="00F53F45" w:rsidRDefault="00F53F45" w:rsidP="00F53F45">
      <w:pPr>
        <w:rPr>
          <w:ins w:id="3440" w:author="Dekempeneer Erik" w:date="2025-04-25T13:46:00Z"/>
        </w:rPr>
      </w:pPr>
      <w:r w:rsidRPr="00725372">
        <w:t>According to expected temperature difference of 10°C on cooling water circuits, the associated mass flow rate will be maximum 100 m3/h for compressor cooling and 10 m3/h for cold box cooling.</w:t>
      </w:r>
    </w:p>
    <w:p w14:paraId="1CEDF2A8" w14:textId="191E0D2A" w:rsidR="00A8415C" w:rsidRPr="00725372" w:rsidRDefault="00A8415C" w:rsidP="00F53F45">
      <w:moveToRangeStart w:id="3441" w:author="Dekempeneer Erik" w:date="2025-04-25T13:46:00Z" w:name="move196481189"/>
      <w:moveTo w:id="3442" w:author="Dekempeneer Erik" w:date="2025-04-25T13:46:00Z">
        <w:r w:rsidRPr="00725372">
          <w:t>The nominal cooling water temperature supply is 27°C (+/- 2°C) with a temperature difference around 10°C (</w:t>
        </w:r>
        <w:proofErr w:type="spellStart"/>
        <w:r w:rsidRPr="00725372">
          <w:t>T</w:t>
        </w:r>
        <w:r w:rsidRPr="00482302">
          <w:rPr>
            <w:vertAlign w:val="subscript"/>
          </w:rPr>
          <w:t>return</w:t>
        </w:r>
        <w:r w:rsidRPr="00725372">
          <w:t>-T</w:t>
        </w:r>
        <w:r w:rsidRPr="00482302">
          <w:rPr>
            <w:vertAlign w:val="subscript"/>
          </w:rPr>
          <w:t>supply</w:t>
        </w:r>
        <w:proofErr w:type="spellEnd"/>
        <w:r w:rsidRPr="00725372">
          <w:t>). The Maximum temperature supply is 29 °C.</w:t>
        </w:r>
      </w:moveTo>
      <w:moveToRangeEnd w:id="3441"/>
    </w:p>
    <w:p w14:paraId="6C02F6A1" w14:textId="16829637" w:rsidR="00F53F45" w:rsidRPr="00725372" w:rsidRDefault="00F53F45" w:rsidP="00F53F45">
      <w:pPr>
        <w:pStyle w:val="SysReq1"/>
        <w:rPr>
          <w:lang w:val="en-GB"/>
        </w:rPr>
      </w:pPr>
      <w:commentRangeStart w:id="3443"/>
      <w:commentRangeStart w:id="3444"/>
      <w:r w:rsidRPr="00725372">
        <w:rPr>
          <w:lang w:val="en-GB"/>
        </w:rPr>
        <w:t xml:space="preserve">The </w:t>
      </w:r>
      <w:r w:rsidR="00CB1438">
        <w:rPr>
          <w:lang w:val="en-GB"/>
        </w:rPr>
        <w:t>Contractor</w:t>
      </w:r>
      <w:r w:rsidRPr="00725372">
        <w:rPr>
          <w:lang w:val="en-GB"/>
        </w:rPr>
        <w:t xml:space="preserve"> shall provide the cooling water expected consumption at the end of the </w:t>
      </w:r>
      <w:r w:rsidR="00D54FCC">
        <w:rPr>
          <w:lang w:val="en-GB"/>
        </w:rPr>
        <w:t>Conceptual D</w:t>
      </w:r>
      <w:r w:rsidRPr="00725372">
        <w:rPr>
          <w:lang w:val="en-GB"/>
        </w:rPr>
        <w:t xml:space="preserve">esign phase. </w:t>
      </w:r>
      <w:commentRangeEnd w:id="3443"/>
      <w:r w:rsidR="00EE1FFD">
        <w:rPr>
          <w:rStyle w:val="Verwijzingopmerking"/>
          <w:lang w:val="en-GB"/>
        </w:rPr>
        <w:commentReference w:id="3443"/>
      </w:r>
      <w:commentRangeEnd w:id="3444"/>
      <w:r w:rsidR="006814D5">
        <w:rPr>
          <w:rStyle w:val="Verwijzingopmerking"/>
          <w:lang w:val="en-GB"/>
        </w:rPr>
        <w:commentReference w:id="3444"/>
      </w:r>
    </w:p>
    <w:p w14:paraId="71A3A130" w14:textId="5206F993" w:rsidR="00F53F45" w:rsidRPr="00725372" w:rsidRDefault="00F53F45" w:rsidP="00F53F45">
      <w:pPr>
        <w:pStyle w:val="SysReq1"/>
        <w:rPr>
          <w:lang w:val="en-GB"/>
        </w:rPr>
      </w:pPr>
      <w:r w:rsidRPr="00725372">
        <w:rPr>
          <w:lang w:val="en-GB"/>
        </w:rPr>
        <w:t xml:space="preserve">The </w:t>
      </w:r>
      <w:r w:rsidR="00CB1438">
        <w:rPr>
          <w:lang w:val="en-GB"/>
        </w:rPr>
        <w:t>Contractor</w:t>
      </w:r>
      <w:r w:rsidRPr="00725372">
        <w:rPr>
          <w:lang w:val="en-GB"/>
        </w:rPr>
        <w:t xml:space="preserve"> shall distribute the cooling water inside the dedicated technical rooms to the different </w:t>
      </w:r>
      <w:r w:rsidR="00A156C9">
        <w:rPr>
          <w:lang w:val="en-GB"/>
        </w:rPr>
        <w:t>QPLANT</w:t>
      </w:r>
      <w:r w:rsidRPr="00725372">
        <w:rPr>
          <w:lang w:val="en-GB"/>
        </w:rPr>
        <w:t xml:space="preserve"> users. The scheme of the cooling water distribution in the buildings shall be </w:t>
      </w:r>
      <w:r w:rsidR="002F70A5">
        <w:rPr>
          <w:lang w:val="en-GB"/>
        </w:rPr>
        <w:t>subject to approval</w:t>
      </w:r>
      <w:r w:rsidR="002F70A5" w:rsidRPr="00725372">
        <w:rPr>
          <w:lang w:val="en-GB"/>
        </w:rPr>
        <w:t xml:space="preserve"> </w:t>
      </w:r>
      <w:r w:rsidRPr="00725372">
        <w:rPr>
          <w:lang w:val="en-GB"/>
        </w:rPr>
        <w:t xml:space="preserve">by </w:t>
      </w:r>
      <w:r w:rsidR="00CB1438" w:rsidRPr="00F2140D">
        <w:rPr>
          <w:lang w:val="en-GB"/>
        </w:rPr>
        <w:t>SCK CEN</w:t>
      </w:r>
      <w:r w:rsidRPr="00725372">
        <w:rPr>
          <w:lang w:val="en-GB"/>
        </w:rPr>
        <w:t xml:space="preserve">. </w:t>
      </w:r>
    </w:p>
    <w:p w14:paraId="50F13DA9" w14:textId="50F07657" w:rsidR="00F53F45" w:rsidRPr="00725372" w:rsidRDefault="00F53F45" w:rsidP="00F53F45">
      <w:pPr>
        <w:pStyle w:val="SysReq1"/>
        <w:rPr>
          <w:lang w:val="en-GB"/>
        </w:rPr>
      </w:pPr>
      <w:r w:rsidRPr="00725372">
        <w:rPr>
          <w:lang w:val="en-GB"/>
        </w:rPr>
        <w:t xml:space="preserve">The </w:t>
      </w:r>
      <w:r w:rsidR="00CB1438">
        <w:rPr>
          <w:lang w:val="en-GB"/>
        </w:rPr>
        <w:t>Contractor</w:t>
      </w:r>
      <w:r w:rsidRPr="00725372">
        <w:rPr>
          <w:lang w:val="en-GB"/>
        </w:rPr>
        <w:t xml:space="preserve"> shall install the necessary instrumentation and additional control elements where required to measure/control temperature, pressure and mass flow rate of the cooling water loops. </w:t>
      </w:r>
    </w:p>
    <w:p w14:paraId="58D61AA4" w14:textId="477E9EBD" w:rsidR="00F53F45" w:rsidRPr="00725372" w:rsidRDefault="006814D5" w:rsidP="00C46584">
      <w:pPr>
        <w:pStyle w:val="SysReq1"/>
      </w:pPr>
      <w:r>
        <w:rPr>
          <w:lang w:val="en-GB"/>
        </w:rPr>
        <w:t>The Contractor shall  provide l</w:t>
      </w:r>
      <w:r w:rsidRPr="00725372">
        <w:rPr>
          <w:lang w:val="en-GB"/>
        </w:rPr>
        <w:t xml:space="preserve">ocal </w:t>
      </w:r>
      <w:r w:rsidR="00F53F45" w:rsidRPr="00725372">
        <w:rPr>
          <w:lang w:val="en-GB"/>
        </w:rPr>
        <w:t xml:space="preserve">drains considering that the draining of cooling water is a glycol type waste, </w:t>
      </w:r>
      <w:r>
        <w:rPr>
          <w:lang w:val="en-GB"/>
        </w:rPr>
        <w:t xml:space="preserve">and </w:t>
      </w:r>
      <w:r w:rsidR="00F53F45" w:rsidRPr="00725372">
        <w:rPr>
          <w:lang w:val="en-GB"/>
        </w:rPr>
        <w:t xml:space="preserve">therefore </w:t>
      </w:r>
      <w:r>
        <w:rPr>
          <w:lang w:val="en-GB"/>
        </w:rPr>
        <w:t xml:space="preserve">needs to be </w:t>
      </w:r>
      <w:r w:rsidR="00F53F45" w:rsidRPr="00725372">
        <w:rPr>
          <w:lang w:val="en-GB"/>
        </w:rPr>
        <w:t>connect</w:t>
      </w:r>
      <w:r>
        <w:rPr>
          <w:lang w:val="en-GB"/>
        </w:rPr>
        <w:t>ed to the SCK CEN PS03 system</w:t>
      </w:r>
      <w:r w:rsidR="00F53F45" w:rsidRPr="00725372">
        <w:rPr>
          <w:lang w:val="en-GB"/>
        </w:rPr>
        <w:t>.</w:t>
      </w:r>
      <w:r w:rsidR="00482302">
        <w:rPr>
          <w:lang w:val="en-GB"/>
        </w:rPr>
        <w:t xml:space="preserve"> </w:t>
      </w:r>
      <w:moveFromRangeStart w:id="3445" w:author="Dekempeneer Erik" w:date="2025-04-25T13:46:00Z" w:name="move196481189"/>
      <w:moveFrom w:id="3446" w:author="Dekempeneer Erik" w:date="2025-04-25T13:46:00Z">
        <w:r w:rsidR="00F53F45" w:rsidRPr="00725372" w:rsidDel="00A8415C">
          <w:t>The nominal cooling water temperature supply is 27°C (+/- 2°C) with a temperature difference around 10°C (T</w:t>
        </w:r>
        <w:r w:rsidR="00F53F45" w:rsidRPr="00482302" w:rsidDel="00A8415C">
          <w:rPr>
            <w:vertAlign w:val="subscript"/>
          </w:rPr>
          <w:t>return</w:t>
        </w:r>
        <w:r w:rsidR="00F53F45" w:rsidRPr="00725372" w:rsidDel="00A8415C">
          <w:t>-T</w:t>
        </w:r>
        <w:r w:rsidR="00F53F45" w:rsidRPr="00482302" w:rsidDel="00A8415C">
          <w:rPr>
            <w:vertAlign w:val="subscript"/>
          </w:rPr>
          <w:t>supply</w:t>
        </w:r>
        <w:r w:rsidR="00F53F45" w:rsidRPr="00725372" w:rsidDel="00A8415C">
          <w:t>). The Maximum temperature supply is 29 °C.</w:t>
        </w:r>
      </w:moveFrom>
      <w:moveFromRangeEnd w:id="3445"/>
    </w:p>
    <w:p w14:paraId="3AB6E392" w14:textId="63767AB9" w:rsidR="00F53F45" w:rsidRPr="00725372" w:rsidRDefault="00F53F45">
      <w:pPr>
        <w:spacing w:after="160" w:line="259" w:lineRule="auto"/>
        <w:jc w:val="left"/>
        <w:rPr>
          <w:rFonts w:eastAsia="Times New Roman"/>
          <w:color w:val="984A9C"/>
          <w:sz w:val="22"/>
        </w:rPr>
      </w:pPr>
    </w:p>
    <w:p w14:paraId="2D09BA29" w14:textId="56093804" w:rsidR="00F53F45" w:rsidRPr="00725372" w:rsidRDefault="00F53F45" w:rsidP="00F53F45">
      <w:pPr>
        <w:pStyle w:val="Heading3numbered"/>
      </w:pPr>
      <w:bookmarkStart w:id="3447" w:name="_Toc197425972"/>
      <w:r w:rsidRPr="00725372">
        <w:t>Interfaces with instrument air System</w:t>
      </w:r>
      <w:bookmarkEnd w:id="3447"/>
    </w:p>
    <w:p w14:paraId="693770D0" w14:textId="76BE8DFB" w:rsidR="00F53F45" w:rsidRPr="00725372" w:rsidRDefault="00F53F45" w:rsidP="00F53F45">
      <w:r w:rsidRPr="00725372">
        <w:t xml:space="preserve">Instrument air in the compressor room and in the cold box will be provided by SCK CEN site at one point in each building at the dedicated technical rooms (Compressor and cold box room). Instrument air pressure will be around 9 bar with a dew point lower than -40 °C. For the </w:t>
      </w:r>
      <w:r w:rsidR="00A156C9">
        <w:t>QPLANT</w:t>
      </w:r>
      <w:r w:rsidRPr="00725372">
        <w:t>, a maximum of 50 Nm</w:t>
      </w:r>
      <w:r w:rsidRPr="00725372">
        <w:rPr>
          <w:vertAlign w:val="superscript"/>
        </w:rPr>
        <w:t>3</w:t>
      </w:r>
      <w:r w:rsidRPr="00725372">
        <w:t>/h of compressed air will be available.</w:t>
      </w:r>
    </w:p>
    <w:p w14:paraId="79F6A19A" w14:textId="442A983B" w:rsidR="00F53F45" w:rsidRPr="00725372" w:rsidRDefault="00F53F45" w:rsidP="00F53F45">
      <w:pPr>
        <w:pStyle w:val="SysReq1"/>
        <w:rPr>
          <w:lang w:val="en-GB"/>
        </w:rPr>
      </w:pPr>
      <w:r w:rsidRPr="00725372">
        <w:rPr>
          <w:lang w:val="en-GB"/>
        </w:rPr>
        <w:t xml:space="preserve">The </w:t>
      </w:r>
      <w:r w:rsidR="00CB1438">
        <w:rPr>
          <w:lang w:val="en-GB"/>
        </w:rPr>
        <w:t>Contractor</w:t>
      </w:r>
      <w:r w:rsidRPr="00725372">
        <w:rPr>
          <w:lang w:val="en-GB"/>
        </w:rPr>
        <w:t xml:space="preserve"> shall provide the compressed air needs at the end of the </w:t>
      </w:r>
      <w:r w:rsidR="002F70A5">
        <w:rPr>
          <w:lang w:val="en-GB"/>
        </w:rPr>
        <w:t>Conceptual Design</w:t>
      </w:r>
      <w:r w:rsidRPr="00725372">
        <w:rPr>
          <w:lang w:val="en-GB"/>
        </w:rPr>
        <w:t xml:space="preserve"> phase. </w:t>
      </w:r>
    </w:p>
    <w:p w14:paraId="1F67C710" w14:textId="19354BBC" w:rsidR="00F53F45" w:rsidRPr="00725372" w:rsidRDefault="00F53F45" w:rsidP="00F53F45">
      <w:pPr>
        <w:pStyle w:val="SysReq1"/>
        <w:rPr>
          <w:lang w:val="en-GB"/>
        </w:rPr>
      </w:pPr>
      <w:r w:rsidRPr="00725372">
        <w:rPr>
          <w:lang w:val="en-GB"/>
        </w:rPr>
        <w:t xml:space="preserve">The </w:t>
      </w:r>
      <w:r w:rsidR="00CB1438">
        <w:rPr>
          <w:lang w:val="en-GB"/>
        </w:rPr>
        <w:t>Contractor</w:t>
      </w:r>
      <w:r w:rsidRPr="00725372">
        <w:rPr>
          <w:lang w:val="en-GB"/>
        </w:rPr>
        <w:t xml:space="preserve"> shall distribute the compressed air inside the dedicated technical rooms to the different </w:t>
      </w:r>
      <w:r w:rsidR="00A156C9">
        <w:rPr>
          <w:lang w:val="en-GB"/>
        </w:rPr>
        <w:t>QPLANT</w:t>
      </w:r>
      <w:r w:rsidRPr="00725372">
        <w:rPr>
          <w:lang w:val="en-GB"/>
        </w:rPr>
        <w:t xml:space="preserve"> users. The scheme of the compressed air distribution shall be submitted to </w:t>
      </w:r>
      <w:r w:rsidR="00AE5F62" w:rsidRPr="00F2140D">
        <w:rPr>
          <w:lang w:val="en-GB"/>
        </w:rPr>
        <w:t>SCK CEN</w:t>
      </w:r>
      <w:r w:rsidRPr="00725372">
        <w:rPr>
          <w:lang w:val="en-GB"/>
        </w:rPr>
        <w:t>’s approval.</w:t>
      </w:r>
    </w:p>
    <w:p w14:paraId="3B16594F" w14:textId="2568DC2D" w:rsidR="00442533" w:rsidRDefault="00027E03" w:rsidP="00EE5517">
      <w:pPr>
        <w:pStyle w:val="Heading3numbered"/>
        <w:rPr>
          <w:ins w:id="3448" w:author="Bonthuys Gerkotze" w:date="2025-04-24T17:49:00Z"/>
        </w:rPr>
      </w:pPr>
      <w:bookmarkStart w:id="3449" w:name="_Toc197425973"/>
      <w:ins w:id="3450" w:author="Bonthuys Gerkotze" w:date="2025-04-24T15:16:00Z">
        <w:r>
          <w:t>Interfaces with HVAC</w:t>
        </w:r>
      </w:ins>
      <w:bookmarkEnd w:id="3449"/>
    </w:p>
    <w:p w14:paraId="22ABF345" w14:textId="118CE251" w:rsidR="00F038E3" w:rsidRPr="00211318" w:rsidRDefault="00F038E3" w:rsidP="00EE5517">
      <w:pPr>
        <w:pStyle w:val="SysReq1"/>
        <w:numPr>
          <w:ilvl w:val="0"/>
          <w:numId w:val="0"/>
        </w:numPr>
        <w:rPr>
          <w:ins w:id="3451" w:author="Bonthuys Gerkotze" w:date="2025-04-24T20:35:00Z"/>
          <w:highlight w:val="yellow"/>
        </w:rPr>
      </w:pPr>
      <w:bookmarkStart w:id="3452" w:name="_Toc195629625"/>
    </w:p>
    <w:p w14:paraId="39A07163" w14:textId="070B3ED6" w:rsidR="00F038E3" w:rsidRPr="005409E0" w:rsidRDefault="00F038E3" w:rsidP="00EE5517">
      <w:pPr>
        <w:pStyle w:val="SysReq1"/>
        <w:tabs>
          <w:tab w:val="num" w:pos="2714"/>
        </w:tabs>
        <w:ind w:left="2714"/>
        <w:rPr>
          <w:ins w:id="3453" w:author="Bonthuys Gerkotze" w:date="2025-04-24T20:35:00Z"/>
          <w:lang w:val="en-GB"/>
        </w:rPr>
      </w:pPr>
      <w:bookmarkStart w:id="3454" w:name="_Toc195629619"/>
      <w:ins w:id="3455" w:author="Bonthuys Gerkotze" w:date="2025-04-24T20:35:00Z">
        <w:r w:rsidRPr="005409E0">
          <w:rPr>
            <w:lang w:val="en-GB"/>
          </w:rPr>
          <w:t>The Contractor shall provide a quantitative analysis of heat dissipation to the HVAC system covering:</w:t>
        </w:r>
        <w:bookmarkEnd w:id="3454"/>
      </w:ins>
    </w:p>
    <w:p w14:paraId="5B2ABC34" w14:textId="4668901A" w:rsidR="00F038E3" w:rsidRPr="005409E0" w:rsidRDefault="00F038E3" w:rsidP="00A66E84">
      <w:pPr>
        <w:pStyle w:val="SysReq1"/>
        <w:numPr>
          <w:ilvl w:val="3"/>
          <w:numId w:val="56"/>
        </w:numPr>
        <w:rPr>
          <w:ins w:id="3456" w:author="Bonthuys Gerkotze" w:date="2025-04-24T20:35:00Z"/>
          <w:lang w:val="en-GB"/>
        </w:rPr>
      </w:pPr>
      <w:bookmarkStart w:id="3457" w:name="_Toc195629620"/>
      <w:ins w:id="3458" w:author="Bonthuys Gerkotze" w:date="2025-04-24T20:35:00Z">
        <w:r w:rsidRPr="005409E0">
          <w:rPr>
            <w:lang w:val="en-GB"/>
          </w:rPr>
          <w:t>Heat load to room and cooling air (in kW)</w:t>
        </w:r>
      </w:ins>
      <w:ins w:id="3459" w:author="Bonthuys Gerkotze" w:date="2025-04-24T20:36:00Z">
        <w:r>
          <w:rPr>
            <w:lang w:val="en-GB"/>
          </w:rPr>
          <w:t xml:space="preserve"> for steady state (24 and 30 QCELL) </w:t>
        </w:r>
      </w:ins>
      <w:ins w:id="3460" w:author="Bonthuys Gerkotze" w:date="2025-04-24T20:37:00Z">
        <w:r>
          <w:rPr>
            <w:lang w:val="en-GB"/>
          </w:rPr>
          <w:t>operational and standby</w:t>
        </w:r>
        <w:bookmarkEnd w:id="3457"/>
        <w:r>
          <w:rPr>
            <w:lang w:val="en-GB"/>
          </w:rPr>
          <w:t xml:space="preserve"> per room </w:t>
        </w:r>
      </w:ins>
      <w:ins w:id="3461" w:author="Bonthuys Gerkotze" w:date="2025-04-24T20:38:00Z">
        <w:r>
          <w:rPr>
            <w:lang w:val="en-GB"/>
          </w:rPr>
          <w:t>of WCS and QRB</w:t>
        </w:r>
      </w:ins>
      <w:ins w:id="3462" w:author="Bonthuys Gerkotze" w:date="2025-04-24T20:40:00Z">
        <w:r>
          <w:rPr>
            <w:lang w:val="en-GB"/>
          </w:rPr>
          <w:t>.</w:t>
        </w:r>
      </w:ins>
    </w:p>
    <w:p w14:paraId="1182FD8C" w14:textId="09165CBF" w:rsidR="00F038E3" w:rsidRPr="005409E0" w:rsidRDefault="00F038E3" w:rsidP="00A66E84">
      <w:pPr>
        <w:pStyle w:val="SysReq1"/>
        <w:numPr>
          <w:ilvl w:val="3"/>
          <w:numId w:val="56"/>
        </w:numPr>
        <w:rPr>
          <w:ins w:id="3463" w:author="Bonthuys Gerkotze" w:date="2025-04-24T20:35:00Z"/>
          <w:lang w:val="en-GB"/>
        </w:rPr>
      </w:pPr>
      <w:bookmarkStart w:id="3464" w:name="_Toc195629621"/>
      <w:ins w:id="3465" w:author="Bonthuys Gerkotze" w:date="2025-04-24T20:35:00Z">
        <w:r w:rsidRPr="005409E0">
          <w:rPr>
            <w:lang w:val="en-GB"/>
          </w:rPr>
          <w:t xml:space="preserve">Validation of </w:t>
        </w:r>
      </w:ins>
      <w:ins w:id="3466" w:author="Bonthuys Gerkotze" w:date="2025-04-24T20:41:00Z">
        <w:r>
          <w:rPr>
            <w:lang w:val="en-GB"/>
          </w:rPr>
          <w:t xml:space="preserve">SCK CEN provided </w:t>
        </w:r>
      </w:ins>
      <w:ins w:id="3467" w:author="Bonthuys Gerkotze" w:date="2025-04-24T20:35:00Z">
        <w:r w:rsidRPr="005409E0">
          <w:rPr>
            <w:lang w:val="en-GB"/>
          </w:rPr>
          <w:t>exhaust routing to designated HVAC intake points</w:t>
        </w:r>
      </w:ins>
      <w:ins w:id="3468" w:author="Bonthuys Gerkotze" w:date="2025-04-24T20:41:00Z">
        <w:r>
          <w:rPr>
            <w:lang w:val="en-GB"/>
          </w:rPr>
          <w:t xml:space="preserve"> during commissio</w:t>
        </w:r>
      </w:ins>
      <w:ins w:id="3469" w:author="Bonthuys Gerkotze" w:date="2025-04-24T20:42:00Z">
        <w:r>
          <w:rPr>
            <w:lang w:val="en-GB"/>
          </w:rPr>
          <w:t>ning and acceptance testing</w:t>
        </w:r>
      </w:ins>
      <w:ins w:id="3470" w:author="Bonthuys Gerkotze" w:date="2025-04-24T20:35:00Z">
        <w:r w:rsidRPr="005409E0">
          <w:rPr>
            <w:lang w:val="en-GB"/>
          </w:rPr>
          <w:t>.</w:t>
        </w:r>
        <w:bookmarkEnd w:id="3464"/>
      </w:ins>
    </w:p>
    <w:bookmarkEnd w:id="3452"/>
    <w:p w14:paraId="049AA9E8" w14:textId="77777777" w:rsidR="00F038E3" w:rsidRDefault="00442533" w:rsidP="00F038E3">
      <w:pPr>
        <w:pStyle w:val="SysReq1"/>
        <w:rPr>
          <w:ins w:id="3471" w:author="Bonthuys Gerkotze" w:date="2025-04-24T20:39:00Z"/>
          <w:lang w:eastAsia="fr-FR"/>
        </w:rPr>
      </w:pPr>
      <w:commentRangeStart w:id="3472"/>
      <w:ins w:id="3473" w:author="Bonthuys Gerkotze" w:date="2025-04-24T17:49:00Z">
        <w:r w:rsidRPr="00AD608C">
          <w:rPr>
            <w:lang w:eastAsia="fr-FR"/>
          </w:rPr>
          <w:t xml:space="preserve">The Contractor shall ensure the integration of the HP compressor exhaust ducting with the </w:t>
        </w:r>
        <w:r>
          <w:rPr>
            <w:lang w:eastAsia="fr-FR"/>
          </w:rPr>
          <w:t>Compressor Room (WCS in CCB).</w:t>
        </w:r>
        <w:r w:rsidRPr="00AD608C">
          <w:rPr>
            <w:lang w:eastAsia="fr-FR"/>
          </w:rPr>
          <w:t xml:space="preserve"> </w:t>
        </w:r>
      </w:ins>
      <w:ins w:id="3474" w:author="Bonthuys Gerkotze" w:date="2025-04-24T20:39:00Z">
        <w:r w:rsidR="00F038E3">
          <w:rPr>
            <w:lang w:eastAsia="fr-FR"/>
          </w:rPr>
          <w:t>SCK CEN provides extraction from defined scope boundary.</w:t>
        </w:r>
      </w:ins>
    </w:p>
    <w:p w14:paraId="2855EA17" w14:textId="4E5F09F3" w:rsidR="00F038E3" w:rsidRDefault="00F038E3" w:rsidP="00F038E3">
      <w:pPr>
        <w:pStyle w:val="SysReq1"/>
        <w:numPr>
          <w:ilvl w:val="0"/>
          <w:numId w:val="0"/>
        </w:numPr>
        <w:ind w:left="1135"/>
        <w:rPr>
          <w:ins w:id="3475" w:author="Bonthuys Gerkotze" w:date="2025-04-24T20:42:00Z"/>
          <w:lang w:eastAsia="fr-FR"/>
        </w:rPr>
      </w:pPr>
      <w:ins w:id="3476" w:author="Bonthuys Gerkotze" w:date="2025-04-24T20:40:00Z">
        <w:r>
          <w:rPr>
            <w:lang w:eastAsia="fr-FR"/>
          </w:rPr>
          <w:t xml:space="preserve">In the offer, the Applicant shall furnish interface </w:t>
        </w:r>
      </w:ins>
      <w:ins w:id="3477" w:author="Bonthuys Gerkotze" w:date="2025-04-24T20:42:00Z">
        <w:r>
          <w:rPr>
            <w:lang w:eastAsia="fr-FR"/>
          </w:rPr>
          <w:t>(HP compressor exhaust outlet</w:t>
        </w:r>
      </w:ins>
      <w:ins w:id="3478" w:author="Bonthuys Gerkotze" w:date="2025-04-24T20:43:00Z">
        <w:r>
          <w:rPr>
            <w:lang w:eastAsia="fr-FR"/>
          </w:rPr>
          <w:t>/terminal points) quantitative data (heat dissipation, flow rates, pressure drop, …)</w:t>
        </w:r>
      </w:ins>
    </w:p>
    <w:p w14:paraId="789A6F2D" w14:textId="37B7FC46" w:rsidR="00F038E3" w:rsidRDefault="00F038E3" w:rsidP="00EE5517">
      <w:pPr>
        <w:pStyle w:val="SysReq1"/>
        <w:numPr>
          <w:ilvl w:val="0"/>
          <w:numId w:val="0"/>
        </w:numPr>
        <w:ind w:left="1135"/>
        <w:rPr>
          <w:ins w:id="3479" w:author="Bonthuys Gerkotze" w:date="2025-04-24T20:39:00Z"/>
          <w:lang w:eastAsia="fr-FR"/>
        </w:rPr>
      </w:pPr>
      <w:ins w:id="3480" w:author="Bonthuys Gerkotze" w:date="2025-04-24T20:39:00Z">
        <w:r>
          <w:rPr>
            <w:lang w:eastAsia="fr-FR"/>
          </w:rPr>
          <w:br/>
        </w:r>
      </w:ins>
    </w:p>
    <w:p w14:paraId="6F426933" w14:textId="0347E7F6" w:rsidR="00442533" w:rsidRDefault="00442533" w:rsidP="00EE5517">
      <w:pPr>
        <w:pStyle w:val="SysReq1"/>
        <w:rPr>
          <w:ins w:id="3481" w:author="Bonthuys Gerkotze" w:date="2025-04-24T17:50:00Z"/>
          <w:lang w:eastAsia="fr-FR"/>
        </w:rPr>
      </w:pPr>
      <w:ins w:id="3482" w:author="Bonthuys Gerkotze" w:date="2025-04-24T17:49:00Z">
        <w:r w:rsidRPr="00AD608C">
          <w:rPr>
            <w:lang w:eastAsia="fr-FR"/>
          </w:rPr>
          <w:t xml:space="preserve">HVAC system to allow for partial by-pass or heat injection during cold ambient conditions. The system shall be designed to minimize energy input while ensuring reliable operation. </w:t>
        </w:r>
      </w:ins>
    </w:p>
    <w:p w14:paraId="323E0072" w14:textId="71DE3237" w:rsidR="00442533" w:rsidRPr="00AD608C" w:rsidRDefault="00442533" w:rsidP="00EE5517">
      <w:pPr>
        <w:rPr>
          <w:ins w:id="3483" w:author="Bonthuys Gerkotze" w:date="2025-04-24T17:49:00Z"/>
          <w:lang w:eastAsia="fr-FR"/>
        </w:rPr>
      </w:pPr>
      <w:ins w:id="3484" w:author="Bonthuys Gerkotze" w:date="2025-04-24T17:50:00Z">
        <w:r>
          <w:rPr>
            <w:lang w:eastAsia="fr-FR"/>
          </w:rPr>
          <w:t>In the offer, The Applicant</w:t>
        </w:r>
      </w:ins>
      <w:ins w:id="3485" w:author="Bonthuys Gerkotze" w:date="2025-04-24T17:51:00Z">
        <w:r>
          <w:rPr>
            <w:lang w:eastAsia="fr-FR"/>
          </w:rPr>
          <w:t xml:space="preserve"> shall</w:t>
        </w:r>
      </w:ins>
      <w:ins w:id="3486" w:author="Bonthuys Gerkotze" w:date="2025-04-24T17:49:00Z">
        <w:r w:rsidRPr="00AD608C">
          <w:rPr>
            <w:lang w:eastAsia="fr-FR"/>
          </w:rPr>
          <w:t xml:space="preserve"> quantify flow rates, temperatures (maximum, nominal, minimum), and provide outlet dimensions and </w:t>
        </w:r>
      </w:ins>
      <w:ins w:id="3487" w:author="Bonthuys Gerkotze" w:date="2025-04-24T17:51:00Z">
        <w:r>
          <w:rPr>
            <w:lang w:eastAsia="fr-FR"/>
          </w:rPr>
          <w:t>fixed interface and terminal point definition</w:t>
        </w:r>
      </w:ins>
      <w:ins w:id="3488" w:author="Bonthuys Gerkotze" w:date="2025-04-24T17:49:00Z">
        <w:r w:rsidRPr="00AD608C">
          <w:rPr>
            <w:lang w:eastAsia="fr-FR"/>
          </w:rPr>
          <w:t>. The allowable pressure drop from the compressor to the outside shall be specified.</w:t>
        </w:r>
      </w:ins>
      <w:commentRangeEnd w:id="3472"/>
      <w:r w:rsidR="008F6D7E">
        <w:rPr>
          <w:rStyle w:val="Verwijzingopmerking"/>
        </w:rPr>
        <w:commentReference w:id="3472"/>
      </w:r>
    </w:p>
    <w:p w14:paraId="54AD7452" w14:textId="77777777" w:rsidR="00442533" w:rsidRDefault="00442533" w:rsidP="00EE5517">
      <w:pPr>
        <w:rPr>
          <w:ins w:id="3489" w:author="Bonthuys Gerkotze" w:date="2025-04-24T15:16:00Z"/>
        </w:rPr>
      </w:pPr>
    </w:p>
    <w:p w14:paraId="6B4C78E4" w14:textId="09C4A63D" w:rsidR="00F53F45" w:rsidRPr="00725372" w:rsidRDefault="00F53F45" w:rsidP="00F53F45">
      <w:pPr>
        <w:pStyle w:val="Heading3numbered"/>
      </w:pPr>
      <w:bookmarkStart w:id="3490" w:name="_Toc197425974"/>
      <w:r w:rsidRPr="00725372">
        <w:t>Interfaces with the Vacuum System</w:t>
      </w:r>
      <w:bookmarkEnd w:id="3490"/>
    </w:p>
    <w:p w14:paraId="01C4B10C" w14:textId="3832A535" w:rsidR="00442533" w:rsidRDefault="00F53F45" w:rsidP="00F53F45">
      <w:pPr>
        <w:pStyle w:val="SysReq1"/>
        <w:rPr>
          <w:ins w:id="3491" w:author="Bonthuys Gerkotze" w:date="2025-04-24T17:57:00Z"/>
          <w:lang w:val="en-GB"/>
        </w:rPr>
      </w:pPr>
      <w:bookmarkStart w:id="3492" w:name="_Hlk196409599"/>
      <w:r w:rsidRPr="00725372">
        <w:rPr>
          <w:lang w:val="en-GB"/>
        </w:rPr>
        <w:t>The exhaust of the vacuum system</w:t>
      </w:r>
      <w:ins w:id="3493" w:author="Bonthuys Gerkotze" w:date="2025-04-24T17:54:00Z">
        <w:r w:rsidR="00442533">
          <w:rPr>
            <w:lang w:val="en-GB"/>
          </w:rPr>
          <w:t>(s)</w:t>
        </w:r>
      </w:ins>
      <w:r w:rsidRPr="00725372">
        <w:rPr>
          <w:lang w:val="en-GB"/>
        </w:rPr>
        <w:t xml:space="preserve"> </w:t>
      </w:r>
      <w:ins w:id="3494" w:author="Bonthuys Gerkotze" w:date="2025-04-24T17:55:00Z">
        <w:r w:rsidR="00442533">
          <w:rPr>
            <w:lang w:val="en-GB"/>
          </w:rPr>
          <w:t>from</w:t>
        </w:r>
      </w:ins>
      <w:del w:id="3495" w:author="Bonthuys Gerkotze" w:date="2025-04-24T17:55:00Z">
        <w:r w:rsidRPr="00725372" w:rsidDel="00442533">
          <w:rPr>
            <w:lang w:val="en-GB"/>
          </w:rPr>
          <w:delText>in</w:delText>
        </w:r>
      </w:del>
      <w:r w:rsidRPr="00725372">
        <w:rPr>
          <w:lang w:val="en-GB"/>
        </w:rPr>
        <w:t xml:space="preserve"> the </w:t>
      </w:r>
      <w:r w:rsidR="00A156C9">
        <w:rPr>
          <w:lang w:val="en-GB"/>
        </w:rPr>
        <w:t>QPLANT</w:t>
      </w:r>
      <w:r w:rsidRPr="00725372">
        <w:rPr>
          <w:lang w:val="en-GB"/>
        </w:rPr>
        <w:t xml:space="preserve"> </w:t>
      </w:r>
      <w:ins w:id="3496" w:author="Bonthuys Gerkotze" w:date="2025-04-24T17:56:00Z">
        <w:r w:rsidR="00442533">
          <w:rPr>
            <w:lang w:val="en-GB"/>
          </w:rPr>
          <w:t xml:space="preserve">process </w:t>
        </w:r>
      </w:ins>
      <w:ins w:id="3497" w:author="Bonthuys Gerkotze" w:date="2025-04-24T17:54:00Z">
        <w:r w:rsidR="00442533">
          <w:rPr>
            <w:lang w:val="en-GB"/>
          </w:rPr>
          <w:t xml:space="preserve">rooms </w:t>
        </w:r>
      </w:ins>
      <w:del w:id="3498" w:author="Bonthuys Gerkotze" w:date="2025-04-24T17:56:00Z">
        <w:r w:rsidRPr="00725372" w:rsidDel="00442533">
          <w:rPr>
            <w:lang w:val="en-GB"/>
          </w:rPr>
          <w:delText xml:space="preserve">building </w:delText>
        </w:r>
      </w:del>
      <w:r w:rsidRPr="00725372">
        <w:rPr>
          <w:lang w:val="en-GB"/>
        </w:rPr>
        <w:t xml:space="preserve">shall be collected and vented outside the building. The location of these exhausts shall be </w:t>
      </w:r>
      <w:r w:rsidR="002F70A5">
        <w:rPr>
          <w:lang w:val="en-GB"/>
        </w:rPr>
        <w:t xml:space="preserve">subject </w:t>
      </w:r>
      <w:del w:id="3499" w:author="Bonthuys Gerkotze" w:date="2025-04-24T20:32:00Z">
        <w:r w:rsidR="002F70A5" w:rsidDel="00F038E3">
          <w:rPr>
            <w:lang w:val="en-GB"/>
          </w:rPr>
          <w:delText xml:space="preserve"> </w:delText>
        </w:r>
      </w:del>
      <w:r w:rsidR="002F70A5">
        <w:rPr>
          <w:lang w:val="en-GB"/>
        </w:rPr>
        <w:t>to approval</w:t>
      </w:r>
      <w:r w:rsidR="002F70A5" w:rsidRPr="00725372">
        <w:rPr>
          <w:lang w:val="en-GB"/>
        </w:rPr>
        <w:t xml:space="preserve"> </w:t>
      </w:r>
      <w:r w:rsidRPr="00725372">
        <w:rPr>
          <w:lang w:val="en-GB"/>
        </w:rPr>
        <w:t xml:space="preserve">by </w:t>
      </w:r>
      <w:r w:rsidR="00AE5F62" w:rsidRPr="00F2140D">
        <w:rPr>
          <w:lang w:val="en-GB"/>
        </w:rPr>
        <w:t>SCK CEN</w:t>
      </w:r>
      <w:r w:rsidRPr="00725372">
        <w:rPr>
          <w:lang w:val="en-GB"/>
        </w:rPr>
        <w:t xml:space="preserve">. </w:t>
      </w:r>
    </w:p>
    <w:p w14:paraId="6FC6B8FD" w14:textId="57E575CC" w:rsidR="00F53F45" w:rsidRPr="00725372" w:rsidRDefault="00F038E3" w:rsidP="00EE5517">
      <w:pPr>
        <w:pStyle w:val="SysReq1"/>
        <w:numPr>
          <w:ilvl w:val="0"/>
          <w:numId w:val="0"/>
        </w:numPr>
        <w:rPr>
          <w:lang w:val="en-GB"/>
        </w:rPr>
      </w:pPr>
      <w:commentRangeStart w:id="3500"/>
      <w:ins w:id="3501" w:author="Bonthuys Gerkotze" w:date="2025-04-24T20:32:00Z">
        <w:r>
          <w:rPr>
            <w:lang w:eastAsia="fr-FR"/>
          </w:rPr>
          <w:t xml:space="preserve">In the offer, The Applicant shall quantify the number, size and location of </w:t>
        </w:r>
      </w:ins>
      <w:ins w:id="3502" w:author="Bonthuys Gerkotze" w:date="2025-04-24T20:33:00Z">
        <w:r>
          <w:rPr>
            <w:lang w:eastAsia="fr-FR"/>
          </w:rPr>
          <w:t xml:space="preserve">expected </w:t>
        </w:r>
      </w:ins>
      <w:ins w:id="3503" w:author="Bonthuys Gerkotze" w:date="2025-04-24T20:34:00Z">
        <w:r>
          <w:rPr>
            <w:lang w:eastAsia="fr-FR"/>
          </w:rPr>
          <w:t>roof/wall penetrations.</w:t>
        </w:r>
      </w:ins>
      <w:commentRangeEnd w:id="3500"/>
      <w:r w:rsidR="008F6D7E">
        <w:rPr>
          <w:rStyle w:val="Verwijzingopmerking"/>
          <w:lang w:val="en-GB"/>
        </w:rPr>
        <w:commentReference w:id="3500"/>
      </w:r>
    </w:p>
    <w:p w14:paraId="35B3ACFC" w14:textId="350DEC8B" w:rsidR="00F53F45" w:rsidRPr="00725372" w:rsidRDefault="00F53F45" w:rsidP="00F53F45">
      <w:pPr>
        <w:pStyle w:val="Heading3numbered"/>
      </w:pPr>
      <w:bookmarkStart w:id="3504" w:name="_Toc197425975"/>
      <w:bookmarkEnd w:id="3492"/>
      <w:r w:rsidRPr="00725372">
        <w:t>Interfaces with Helium filling</w:t>
      </w:r>
      <w:bookmarkEnd w:id="3504"/>
    </w:p>
    <w:p w14:paraId="490008C0" w14:textId="60722388" w:rsidR="00F53F45" w:rsidRPr="00725372" w:rsidRDefault="002F70A5" w:rsidP="00F53F45">
      <w:r>
        <w:t>F</w:t>
      </w:r>
      <w:r w:rsidRPr="00725372">
        <w:t xml:space="preserve">or the </w:t>
      </w:r>
      <w:r>
        <w:t xml:space="preserve">commissioning and </w:t>
      </w:r>
      <w:r w:rsidRPr="00725372">
        <w:t xml:space="preserve">operation of the </w:t>
      </w:r>
      <w:r w:rsidR="00A156C9">
        <w:t>QPLANT</w:t>
      </w:r>
      <w:r>
        <w:t>, SCK CEN will provide</w:t>
      </w:r>
      <w:r w:rsidRPr="00725372">
        <w:t xml:space="preserve"> </w:t>
      </w:r>
      <w:r>
        <w:t>p</w:t>
      </w:r>
      <w:r w:rsidR="00F53F45" w:rsidRPr="00725372">
        <w:t xml:space="preserve">ure helium gas </w:t>
      </w:r>
      <w:r>
        <w:t>(</w:t>
      </w:r>
      <w:r w:rsidR="00F53F45" w:rsidRPr="00725372">
        <w:t>with all impurity levels lower than 50 ppm by volume</w:t>
      </w:r>
      <w:r>
        <w:t>)</w:t>
      </w:r>
      <w:r w:rsidR="00F53F45" w:rsidRPr="00725372">
        <w:t xml:space="preserve"> in the gas helium storage tanks. </w:t>
      </w:r>
    </w:p>
    <w:p w14:paraId="7136F267" w14:textId="010E592A" w:rsidR="00054C3E" w:rsidRDefault="00AC254F" w:rsidP="00AE5F62">
      <w:pPr>
        <w:pStyle w:val="SysReq1"/>
        <w:rPr>
          <w:ins w:id="3505" w:author="Bonthuys Gerkotze" w:date="2025-04-24T15:18:00Z"/>
          <w:lang w:val="en-GB"/>
        </w:rPr>
      </w:pPr>
      <w:r w:rsidRPr="00AC254F">
        <w:rPr>
          <w:lang w:val="en-GB"/>
        </w:rPr>
        <w:t xml:space="preserve">The Contractor shall provide the necessary helium to be used during the installation and pre- </w:t>
      </w:r>
      <w:r w:rsidR="00F53F45" w:rsidRPr="00725372">
        <w:rPr>
          <w:lang w:val="en-GB"/>
        </w:rPr>
        <w:t xml:space="preserve">commissioning phases including leak tests and conditioning of the </w:t>
      </w:r>
      <w:r w:rsidR="00A156C9">
        <w:rPr>
          <w:lang w:val="en-GB"/>
        </w:rPr>
        <w:t>QPLANT</w:t>
      </w:r>
      <w:r w:rsidR="00F53F45" w:rsidRPr="00725372">
        <w:rPr>
          <w:lang w:val="en-GB"/>
        </w:rPr>
        <w:t xml:space="preserve"> circuits.</w:t>
      </w:r>
    </w:p>
    <w:p w14:paraId="4429C6D3" w14:textId="20559C60" w:rsidR="00027E03" w:rsidRPr="00AE5F62" w:rsidRDefault="00027E03" w:rsidP="00EE5517">
      <w:pPr>
        <w:pStyle w:val="Heading3numbered"/>
      </w:pPr>
      <w:bookmarkStart w:id="3506" w:name="_Toc197425976"/>
      <w:ins w:id="3507" w:author="Bonthuys Gerkotze" w:date="2025-04-24T15:18:00Z">
        <w:r>
          <w:t xml:space="preserve">Interface with </w:t>
        </w:r>
        <w:proofErr w:type="spellStart"/>
        <w:r>
          <w:t>LHe</w:t>
        </w:r>
        <w:proofErr w:type="spellEnd"/>
        <w:r>
          <w:t xml:space="preserve"> (ad-hoc) user and associated helium recovery</w:t>
        </w:r>
      </w:ins>
      <w:bookmarkEnd w:id="3506"/>
    </w:p>
    <w:p w14:paraId="7873BEE0" w14:textId="5FA638BA" w:rsidR="00F53F45" w:rsidRPr="00725372" w:rsidRDefault="00F53F45" w:rsidP="00F53F45">
      <w:pPr>
        <w:pStyle w:val="Heading3numbered"/>
      </w:pPr>
      <w:bookmarkStart w:id="3508" w:name="_Toc197425977"/>
      <w:r w:rsidRPr="00725372">
        <w:t>Liquid Nitrogen (LN2)</w:t>
      </w:r>
      <w:bookmarkEnd w:id="3508"/>
    </w:p>
    <w:p w14:paraId="3230C123" w14:textId="6AADED71" w:rsidR="00F53F45" w:rsidRPr="00725372" w:rsidRDefault="00F53F45" w:rsidP="00F53F45">
      <w:pPr>
        <w:pStyle w:val="SysReq1"/>
        <w:rPr>
          <w:lang w:val="en-GB"/>
        </w:rPr>
      </w:pPr>
      <w:r w:rsidRPr="00725372">
        <w:rPr>
          <w:lang w:val="en-GB"/>
        </w:rPr>
        <w:t xml:space="preserve">If liquid nitrogen is used for the </w:t>
      </w:r>
      <w:r w:rsidR="00A156C9">
        <w:rPr>
          <w:lang w:val="en-GB"/>
        </w:rPr>
        <w:t>QPLANT</w:t>
      </w:r>
      <w:r w:rsidRPr="00725372">
        <w:rPr>
          <w:lang w:val="en-GB"/>
        </w:rPr>
        <w:t xml:space="preserve"> </w:t>
      </w:r>
      <w:proofErr w:type="spellStart"/>
      <w:r w:rsidRPr="00725372">
        <w:rPr>
          <w:lang w:val="en-GB"/>
        </w:rPr>
        <w:t>precooling</w:t>
      </w:r>
      <w:proofErr w:type="spellEnd"/>
      <w:r w:rsidRPr="00725372">
        <w:rPr>
          <w:lang w:val="en-GB"/>
        </w:rPr>
        <w:t xml:space="preserve">, the </w:t>
      </w:r>
      <w:r w:rsidR="00CB1438">
        <w:rPr>
          <w:lang w:val="en-GB"/>
        </w:rPr>
        <w:t>Contractor</w:t>
      </w:r>
      <w:r w:rsidRPr="00725372">
        <w:rPr>
          <w:lang w:val="en-GB"/>
        </w:rPr>
        <w:t xml:space="preserve"> </w:t>
      </w:r>
      <w:r w:rsidR="002F70A5">
        <w:rPr>
          <w:lang w:val="en-GB"/>
        </w:rPr>
        <w:t>shall be</w:t>
      </w:r>
      <w:r w:rsidR="002F70A5" w:rsidRPr="00725372">
        <w:rPr>
          <w:lang w:val="en-GB"/>
        </w:rPr>
        <w:t xml:space="preserve"> </w:t>
      </w:r>
      <w:r w:rsidRPr="00725372">
        <w:rPr>
          <w:lang w:val="en-GB"/>
        </w:rPr>
        <w:t xml:space="preserve">responsible for the entire nitrogen equipment including liquid nitrogen tanks, heaters, etc. </w:t>
      </w:r>
      <w:commentRangeStart w:id="3509"/>
      <w:r w:rsidRPr="00725372">
        <w:rPr>
          <w:lang w:val="en-GB"/>
        </w:rPr>
        <w:t xml:space="preserve">If the liquid nitrogen is not used for the </w:t>
      </w:r>
      <w:r w:rsidR="00A156C9">
        <w:rPr>
          <w:lang w:val="en-GB"/>
        </w:rPr>
        <w:t>QPLANT</w:t>
      </w:r>
      <w:r w:rsidRPr="00725372">
        <w:rPr>
          <w:lang w:val="en-GB"/>
        </w:rPr>
        <w:t xml:space="preserve"> </w:t>
      </w:r>
      <w:proofErr w:type="spellStart"/>
      <w:r w:rsidRPr="00725372">
        <w:rPr>
          <w:lang w:val="en-GB"/>
        </w:rPr>
        <w:t>precooling</w:t>
      </w:r>
      <w:proofErr w:type="spellEnd"/>
      <w:r w:rsidRPr="00725372">
        <w:rPr>
          <w:lang w:val="en-GB"/>
        </w:rPr>
        <w:t>, SCK CEN could provide gas helium for regeneration purpose. SCK CEN will provide the necessary support as required.</w:t>
      </w:r>
      <w:commentRangeEnd w:id="3509"/>
      <w:r w:rsidR="00362CF1">
        <w:rPr>
          <w:rStyle w:val="Verwijzingopmerking"/>
          <w:lang w:val="en-GB"/>
        </w:rPr>
        <w:commentReference w:id="3509"/>
      </w:r>
    </w:p>
    <w:p w14:paraId="20B9E42C" w14:textId="3EE5EE80" w:rsidR="00F53F45" w:rsidRPr="00725372" w:rsidRDefault="00F53F45" w:rsidP="002B6EDD">
      <w:pPr>
        <w:pStyle w:val="SysReq1"/>
        <w:rPr>
          <w:lang w:val="en-GB"/>
        </w:rPr>
      </w:pPr>
      <w:r w:rsidRPr="00725372">
        <w:rPr>
          <w:lang w:val="en-GB"/>
        </w:rPr>
        <w:t xml:space="preserve">During installation and commissioning, the </w:t>
      </w:r>
      <w:r w:rsidR="00CB1438">
        <w:rPr>
          <w:lang w:val="en-GB"/>
        </w:rPr>
        <w:t>Contractor</w:t>
      </w:r>
      <w:r w:rsidRPr="00725372">
        <w:rPr>
          <w:lang w:val="en-GB"/>
        </w:rPr>
        <w:t xml:space="preserve"> </w:t>
      </w:r>
      <w:r w:rsidR="002F70A5">
        <w:rPr>
          <w:lang w:val="en-GB"/>
        </w:rPr>
        <w:t>shall be in</w:t>
      </w:r>
      <w:r w:rsidR="002F70A5" w:rsidRPr="00725372">
        <w:rPr>
          <w:lang w:val="en-GB"/>
        </w:rPr>
        <w:t xml:space="preserve"> </w:t>
      </w:r>
      <w:r w:rsidRPr="00725372">
        <w:rPr>
          <w:lang w:val="en-GB"/>
        </w:rPr>
        <w:t>charge to supply the necessary nitrogen linked to the</w:t>
      </w:r>
      <w:r w:rsidR="002F70A5">
        <w:rPr>
          <w:lang w:val="en-GB"/>
        </w:rPr>
        <w:t>se</w:t>
      </w:r>
      <w:r w:rsidRPr="00725372">
        <w:rPr>
          <w:lang w:val="en-GB"/>
        </w:rPr>
        <w:t xml:space="preserve"> activities.</w:t>
      </w:r>
    </w:p>
    <w:p w14:paraId="6B657206" w14:textId="29055DC9" w:rsidR="00F90BBA" w:rsidRDefault="00F53F45">
      <w:pPr>
        <w:pStyle w:val="Heading3numbered"/>
      </w:pPr>
      <w:bookmarkStart w:id="3510" w:name="_Toc197425978"/>
      <w:r w:rsidRPr="00725372">
        <w:t xml:space="preserve">Interfaces with </w:t>
      </w:r>
      <w:r w:rsidR="00F90BBA">
        <w:t>MCS</w:t>
      </w:r>
      <w:bookmarkEnd w:id="3510"/>
    </w:p>
    <w:p w14:paraId="4DEBA4DC" w14:textId="77566A5F" w:rsidR="00422565" w:rsidRDefault="00422565" w:rsidP="00422565">
      <w:pPr>
        <w:pStyle w:val="SysReq1"/>
        <w:rPr>
          <w:lang w:val="en-GB"/>
        </w:rPr>
      </w:pPr>
      <w:r w:rsidRPr="00725372">
        <w:rPr>
          <w:rStyle w:val="AASemiBoldChar"/>
        </w:rPr>
        <w:t>MCS architecture</w:t>
      </w:r>
      <w:r w:rsidRPr="00725372">
        <w:rPr>
          <w:lang w:val="en-GB"/>
        </w:rPr>
        <w:t xml:space="preserve">: Where the system has an interface with MCS, the system shall comply to the MCS architecture, processes and interfaces. </w:t>
      </w:r>
      <w:r w:rsidRPr="00760A41">
        <w:rPr>
          <w:lang w:val="en-GB"/>
        </w:rPr>
        <w:t xml:space="preserve">Ref. </w:t>
      </w:r>
      <w:commentRangeStart w:id="3511"/>
      <w:r w:rsidRPr="00760A41">
        <w:rPr>
          <w:lang w:val="en-GB"/>
        </w:rPr>
        <w:t>SCK CEN/38585071</w:t>
      </w:r>
      <w:commentRangeEnd w:id="3511"/>
      <w:r w:rsidR="00760A41">
        <w:rPr>
          <w:rStyle w:val="Verwijzingopmerking"/>
          <w:lang w:val="en-GB"/>
        </w:rPr>
        <w:commentReference w:id="3511"/>
      </w:r>
      <w:r w:rsidRPr="00760A41">
        <w:rPr>
          <w:lang w:val="en-GB"/>
        </w:rPr>
        <w:t>.</w:t>
      </w:r>
    </w:p>
    <w:p w14:paraId="493BB679" w14:textId="76625374" w:rsidR="003B0E81" w:rsidRPr="003B0E81" w:rsidRDefault="003B0E81" w:rsidP="003B0E81">
      <w:pPr>
        <w:pStyle w:val="SysReq1"/>
        <w:rPr>
          <w:lang w:val="en-GB"/>
        </w:rPr>
      </w:pPr>
      <w:r w:rsidRPr="00725372">
        <w:rPr>
          <w:rStyle w:val="AASemiBoldChar"/>
        </w:rPr>
        <w:t>Control and Monitoring Interface</w:t>
      </w:r>
      <w:r w:rsidRPr="00725372">
        <w:rPr>
          <w:lang w:val="en-GB"/>
        </w:rPr>
        <w:t xml:space="preserve">: The interface between </w:t>
      </w:r>
      <w:r w:rsidR="00A156C9">
        <w:rPr>
          <w:lang w:val="en-GB" w:eastAsia="fr-FR"/>
        </w:rPr>
        <w:t>QPLANT</w:t>
      </w:r>
      <w:r w:rsidRPr="00725372">
        <w:rPr>
          <w:lang w:val="en-GB" w:eastAsia="fr-FR"/>
        </w:rPr>
        <w:t xml:space="preserve"> (</w:t>
      </w:r>
      <w:r>
        <w:rPr>
          <w:lang w:val="en-GB" w:eastAsia="fr-FR"/>
        </w:rPr>
        <w:t>Contractor</w:t>
      </w:r>
      <w:r w:rsidRPr="00725372">
        <w:rPr>
          <w:lang w:val="en-GB" w:eastAsia="fr-FR"/>
        </w:rPr>
        <w:t xml:space="preserve">) and </w:t>
      </w:r>
      <w:commentRangeStart w:id="3512"/>
      <w:r w:rsidRPr="00725372">
        <w:rPr>
          <w:lang w:val="en-GB" w:eastAsia="fr-FR"/>
        </w:rPr>
        <w:t xml:space="preserve">Control System (ICS) </w:t>
      </w:r>
      <w:commentRangeEnd w:id="3512"/>
      <w:r w:rsidR="0087769C">
        <w:rPr>
          <w:rStyle w:val="Verwijzingopmerking"/>
          <w:lang w:val="en-GB"/>
        </w:rPr>
        <w:commentReference w:id="3512"/>
      </w:r>
      <w:r w:rsidRPr="00725372">
        <w:rPr>
          <w:lang w:val="en-GB"/>
        </w:rPr>
        <w:t xml:space="preserve">shall comply to the </w:t>
      </w:r>
      <w:r w:rsidRPr="001A16C3">
        <w:rPr>
          <w:b/>
          <w:lang w:val="en-GB"/>
        </w:rPr>
        <w:t xml:space="preserve">Slow </w:t>
      </w:r>
      <w:proofErr w:type="spellStart"/>
      <w:r w:rsidRPr="001A16C3">
        <w:rPr>
          <w:b/>
          <w:lang w:val="en-GB"/>
        </w:rPr>
        <w:t>Fieldbus</w:t>
      </w:r>
      <w:proofErr w:type="spellEnd"/>
      <w:r w:rsidRPr="001A16C3">
        <w:rPr>
          <w:b/>
          <w:lang w:val="en-GB"/>
        </w:rPr>
        <w:t xml:space="preserve"> </w:t>
      </w:r>
      <w:r w:rsidRPr="001A16C3">
        <w:rPr>
          <w:lang w:val="en-GB"/>
        </w:rPr>
        <w:t>Control and Monitoring Interfaces</w:t>
      </w:r>
      <w:r w:rsidRPr="00725372">
        <w:rPr>
          <w:lang w:val="en-GB"/>
        </w:rPr>
        <w:t xml:space="preserve"> type C as listed in MCS Interface Catalogue </w:t>
      </w:r>
      <w:r w:rsidRPr="00760A41">
        <w:rPr>
          <w:lang w:val="en-GB"/>
        </w:rPr>
        <w:t>Ref</w:t>
      </w:r>
      <w:commentRangeStart w:id="3513"/>
      <w:commentRangeStart w:id="3514"/>
      <w:r w:rsidRPr="00760A41">
        <w:rPr>
          <w:lang w:val="en-GB"/>
        </w:rPr>
        <w:t>. SCK CEN/48276492.</w:t>
      </w:r>
      <w:commentRangeEnd w:id="3513"/>
      <w:r w:rsidRPr="00760A41">
        <w:rPr>
          <w:rStyle w:val="Verwijzingopmerking"/>
          <w:lang w:val="en-GB"/>
        </w:rPr>
        <w:commentReference w:id="3513"/>
      </w:r>
      <w:commentRangeEnd w:id="3514"/>
      <w:r w:rsidRPr="00760A41">
        <w:rPr>
          <w:rStyle w:val="Verwijzingopmerking"/>
          <w:lang w:val="en-GB"/>
        </w:rPr>
        <w:commentReference w:id="3514"/>
      </w:r>
    </w:p>
    <w:p w14:paraId="11B8D5B8" w14:textId="2420DE3C" w:rsidR="00814C81" w:rsidRDefault="00814C81" w:rsidP="00814C81">
      <w:pPr>
        <w:pStyle w:val="Heading3numbered"/>
      </w:pPr>
      <w:bookmarkStart w:id="3515" w:name="_Toc197425979"/>
      <w:r w:rsidRPr="00725372">
        <w:t xml:space="preserve">Interfaces </w:t>
      </w:r>
      <w:r>
        <w:t>w</w:t>
      </w:r>
      <w:r w:rsidRPr="00725372">
        <w:t xml:space="preserve">ith </w:t>
      </w:r>
      <w:r>
        <w:t>MIS</w:t>
      </w:r>
      <w:bookmarkEnd w:id="3515"/>
    </w:p>
    <w:p w14:paraId="1BFA6403" w14:textId="46395637" w:rsidR="00814C81" w:rsidRPr="00814C81" w:rsidRDefault="00814C81" w:rsidP="00814C81">
      <w:pPr>
        <w:pStyle w:val="SysReq1"/>
        <w:rPr>
          <w:lang w:val="en-GB"/>
        </w:rPr>
      </w:pPr>
      <w:r w:rsidRPr="00725372">
        <w:rPr>
          <w:rStyle w:val="AASemiBoldChar"/>
        </w:rPr>
        <w:t>MIS architecture</w:t>
      </w:r>
      <w:r w:rsidRPr="00725372">
        <w:rPr>
          <w:lang w:val="en-GB"/>
        </w:rPr>
        <w:t xml:space="preserve">: Where the system has an interface with MIS, the system shall comply to the MIS architecture, processes and interfaces. </w:t>
      </w:r>
      <w:commentRangeStart w:id="3516"/>
      <w:r w:rsidRPr="00760A41">
        <w:rPr>
          <w:lang w:val="en-GB"/>
        </w:rPr>
        <w:t>Ref. SCK CEN/39550252.</w:t>
      </w:r>
      <w:commentRangeEnd w:id="3516"/>
      <w:r w:rsidR="00760A41">
        <w:rPr>
          <w:rStyle w:val="Verwijzingopmerking"/>
          <w:lang w:val="en-GB"/>
        </w:rPr>
        <w:commentReference w:id="3516"/>
      </w:r>
    </w:p>
    <w:p w14:paraId="370F0880" w14:textId="5209E089" w:rsidR="005D322D" w:rsidRPr="00725372" w:rsidRDefault="005D322D" w:rsidP="005D322D">
      <w:pPr>
        <w:pStyle w:val="SysReq1"/>
        <w:rPr>
          <w:rStyle w:val="AAReferencedChar"/>
          <w:i w:val="0"/>
          <w:iCs w:val="0"/>
        </w:rPr>
      </w:pPr>
      <w:r w:rsidRPr="00725372">
        <w:rPr>
          <w:rStyle w:val="AASemiBoldChar"/>
        </w:rPr>
        <w:t>Slow Interlock Interface</w:t>
      </w:r>
      <w:r w:rsidRPr="00725372">
        <w:rPr>
          <w:lang w:val="en-GB"/>
        </w:rPr>
        <w:t xml:space="preserve">: The interface between </w:t>
      </w:r>
      <w:r w:rsidR="00A156C9">
        <w:rPr>
          <w:lang w:val="en-GB" w:eastAsia="fr-FR"/>
        </w:rPr>
        <w:t>QPLANT</w:t>
      </w:r>
      <w:r w:rsidRPr="00725372">
        <w:rPr>
          <w:lang w:val="en-GB" w:eastAsia="fr-FR"/>
        </w:rPr>
        <w:t xml:space="preserve"> (</w:t>
      </w:r>
      <w:r>
        <w:rPr>
          <w:lang w:val="en-GB" w:eastAsia="fr-FR"/>
        </w:rPr>
        <w:t>Contractor</w:t>
      </w:r>
      <w:r w:rsidRPr="00725372">
        <w:rPr>
          <w:lang w:val="en-GB" w:eastAsia="fr-FR"/>
        </w:rPr>
        <w:t>) and Interlock System (</w:t>
      </w:r>
      <w:commentRangeStart w:id="3517"/>
      <w:r w:rsidRPr="00725372">
        <w:rPr>
          <w:lang w:val="en-GB" w:eastAsia="fr-FR"/>
        </w:rPr>
        <w:t>ICS</w:t>
      </w:r>
      <w:commentRangeEnd w:id="3517"/>
      <w:r w:rsidR="0087769C">
        <w:rPr>
          <w:rStyle w:val="Verwijzingopmerking"/>
          <w:lang w:val="en-GB"/>
        </w:rPr>
        <w:commentReference w:id="3517"/>
      </w:r>
      <w:r w:rsidRPr="00725372">
        <w:rPr>
          <w:lang w:val="en-GB" w:eastAsia="fr-FR"/>
        </w:rPr>
        <w:t>)</w:t>
      </w:r>
      <w:r w:rsidRPr="00725372">
        <w:rPr>
          <w:lang w:val="en-GB"/>
        </w:rPr>
        <w:t xml:space="preserve"> shall comply to the Slow control interface catalogue. </w:t>
      </w:r>
      <w:r w:rsidRPr="003E5C09">
        <w:rPr>
          <w:highlight w:val="yellow"/>
          <w:lang w:val="en-GB"/>
        </w:rPr>
        <w:t>Ref. SCK CEN/48443569</w:t>
      </w:r>
      <w:r w:rsidRPr="00725372">
        <w:rPr>
          <w:lang w:val="en-GB"/>
        </w:rPr>
        <w:t xml:space="preserve"> </w:t>
      </w:r>
      <w:r w:rsidRPr="00ED7BC3">
        <w:rPr>
          <w:rStyle w:val="AAReferencedChar"/>
          <w:highlight w:val="yellow"/>
        </w:rPr>
        <w:t>§</w:t>
      </w:r>
      <w:r w:rsidRPr="00ED7BC3">
        <w:rPr>
          <w:rStyle w:val="AAReferencedChar"/>
          <w:highlight w:val="yellow"/>
        </w:rPr>
        <w:fldChar w:fldCharType="begin"/>
      </w:r>
      <w:r w:rsidRPr="00ED7BC3">
        <w:rPr>
          <w:rStyle w:val="AAReferencedChar"/>
          <w:highlight w:val="yellow"/>
        </w:rPr>
        <w:instrText xml:space="preserve"> REF _Ref190772230 \h  \* MERGEFORMAT </w:instrText>
      </w:r>
      <w:r w:rsidRPr="00ED7BC3">
        <w:rPr>
          <w:rStyle w:val="AAReferencedChar"/>
          <w:highlight w:val="yellow"/>
        </w:rPr>
      </w:r>
      <w:r w:rsidRPr="00ED7BC3">
        <w:rPr>
          <w:rStyle w:val="AAReferencedChar"/>
          <w:highlight w:val="yellow"/>
        </w:rPr>
        <w:fldChar w:fldCharType="separate"/>
      </w:r>
      <w:r w:rsidR="00E67BB8" w:rsidRPr="00E67BB8">
        <w:rPr>
          <w:rStyle w:val="AAReferencedChar"/>
          <w:highlight w:val="yellow"/>
        </w:rPr>
        <w:t>AD 16</w:t>
      </w:r>
      <w:r w:rsidRPr="00ED7BC3">
        <w:rPr>
          <w:rStyle w:val="AAReferencedChar"/>
          <w:highlight w:val="yellow"/>
        </w:rPr>
        <w:fldChar w:fldCharType="end"/>
      </w:r>
      <w:r w:rsidRPr="00ED7BC3">
        <w:rPr>
          <w:rStyle w:val="AAReferencedChar"/>
          <w:highlight w:val="yellow"/>
        </w:rPr>
        <w:t>.</w:t>
      </w:r>
    </w:p>
    <w:p w14:paraId="05DC24E1" w14:textId="5BB7646A" w:rsidR="005D322D" w:rsidRDefault="005D322D" w:rsidP="005D322D">
      <w:pPr>
        <w:pStyle w:val="SysReq1"/>
        <w:rPr>
          <w:lang w:val="en-GB"/>
        </w:rPr>
      </w:pPr>
      <w:r w:rsidRPr="00725372">
        <w:rPr>
          <w:rStyle w:val="AASemiBoldChar"/>
        </w:rPr>
        <w:t>Slow interlock interface specification</w:t>
      </w:r>
      <w:r w:rsidRPr="00725372">
        <w:rPr>
          <w:lang w:val="en-GB"/>
        </w:rPr>
        <w:t xml:space="preserve">: Where the system has a slow interlock interface, the slow interlock interface shall comply to the slow interlock interface document: </w:t>
      </w:r>
      <w:r w:rsidRPr="003E5C09">
        <w:rPr>
          <w:highlight w:val="yellow"/>
          <w:lang w:val="en-GB"/>
        </w:rPr>
        <w:t>Ref. SCK CEN/48282970</w:t>
      </w:r>
      <w:r>
        <w:rPr>
          <w:lang w:val="en-GB"/>
        </w:rPr>
        <w:t xml:space="preserve">. </w:t>
      </w:r>
    </w:p>
    <w:p w14:paraId="065BEEEF" w14:textId="5F0CAAB5" w:rsidR="00066FA6" w:rsidRPr="005C6471" w:rsidRDefault="00066FA6" w:rsidP="00066FA6">
      <w:pPr>
        <w:pStyle w:val="SysReq1"/>
        <w:rPr>
          <w:lang w:val="en-GB"/>
        </w:rPr>
      </w:pPr>
      <w:r w:rsidRPr="00725372">
        <w:rPr>
          <w:lang w:val="en-GB"/>
        </w:rPr>
        <w:t xml:space="preserve">Interlocks from </w:t>
      </w:r>
      <w:commentRangeStart w:id="3518"/>
      <w:r w:rsidRPr="00725372">
        <w:rPr>
          <w:lang w:val="en-GB"/>
        </w:rPr>
        <w:t>or to</w:t>
      </w:r>
      <w:commentRangeEnd w:id="3518"/>
      <w:r>
        <w:rPr>
          <w:rStyle w:val="Verwijzingopmerking"/>
          <w:lang w:val="en-GB"/>
        </w:rPr>
        <w:commentReference w:id="3518"/>
      </w:r>
      <w:r w:rsidRPr="00725372">
        <w:rPr>
          <w:lang w:val="en-GB"/>
        </w:rPr>
        <w:t xml:space="preserve"> </w:t>
      </w:r>
      <w:r>
        <w:rPr>
          <w:lang w:val="en-GB"/>
        </w:rPr>
        <w:t>QPLANT</w:t>
      </w:r>
      <w:r w:rsidRPr="00725372">
        <w:rPr>
          <w:lang w:val="en-GB"/>
        </w:rPr>
        <w:t xml:space="preserve"> </w:t>
      </w:r>
      <w:r>
        <w:rPr>
          <w:lang w:val="en-GB"/>
        </w:rPr>
        <w:t>C</w:t>
      </w:r>
      <w:r w:rsidRPr="00725372">
        <w:rPr>
          <w:lang w:val="en-GB"/>
        </w:rPr>
        <w:t xml:space="preserve">ontrol </w:t>
      </w:r>
      <w:r>
        <w:rPr>
          <w:lang w:val="en-GB"/>
        </w:rPr>
        <w:t>S</w:t>
      </w:r>
      <w:r w:rsidRPr="00725372">
        <w:rPr>
          <w:lang w:val="en-GB"/>
        </w:rPr>
        <w:t xml:space="preserve">ystem to or from </w:t>
      </w:r>
      <w:r>
        <w:rPr>
          <w:lang w:val="en-GB"/>
        </w:rPr>
        <w:t>MIS</w:t>
      </w:r>
      <w:r w:rsidRPr="00725372">
        <w:rPr>
          <w:lang w:val="en-GB"/>
        </w:rPr>
        <w:t xml:space="preserve"> (</w:t>
      </w:r>
      <w:r>
        <w:rPr>
          <w:lang w:val="en-GB"/>
        </w:rPr>
        <w:t xml:space="preserve"> S</w:t>
      </w:r>
      <w:r w:rsidRPr="00725372">
        <w:rPr>
          <w:lang w:val="en-GB"/>
        </w:rPr>
        <w:t xml:space="preserve">ee </w:t>
      </w:r>
      <w:r w:rsidRPr="00725372">
        <w:rPr>
          <w:rStyle w:val="AAReferencedChar"/>
        </w:rPr>
        <w:fldChar w:fldCharType="begin"/>
      </w:r>
      <w:r w:rsidRPr="00725372">
        <w:rPr>
          <w:rStyle w:val="AAReferencedChar"/>
        </w:rPr>
        <w:instrText xml:space="preserve"> REF _Ref183516628 \h  \* MERGEFORMAT </w:instrText>
      </w:r>
      <w:r w:rsidRPr="00725372">
        <w:rPr>
          <w:rStyle w:val="AAReferencedChar"/>
        </w:rPr>
      </w:r>
      <w:r w:rsidRPr="00725372">
        <w:rPr>
          <w:rStyle w:val="AAReferencedChar"/>
        </w:rPr>
        <w:fldChar w:fldCharType="separate"/>
      </w:r>
      <w:r w:rsidR="00E67BB8" w:rsidRPr="00E67BB8">
        <w:rPr>
          <w:rStyle w:val="AAReferencedChar"/>
        </w:rPr>
        <w:t>Figure 8</w:t>
      </w:r>
      <w:r w:rsidRPr="00725372">
        <w:rPr>
          <w:rStyle w:val="AAReferencedChar"/>
        </w:rPr>
        <w:fldChar w:fldCharType="end"/>
      </w:r>
      <w:r>
        <w:rPr>
          <w:rStyle w:val="AAReferencedChar"/>
        </w:rPr>
        <w:t xml:space="preserve"> </w:t>
      </w:r>
      <w:r w:rsidRPr="00725372">
        <w:rPr>
          <w:lang w:val="en-GB"/>
        </w:rPr>
        <w:t xml:space="preserve">) shall use hardwired interfaces. </w:t>
      </w:r>
      <w:commentRangeStart w:id="3519"/>
      <w:commentRangeStart w:id="3520"/>
      <w:r w:rsidRPr="00725372">
        <w:rPr>
          <w:lang w:val="en-GB"/>
        </w:rPr>
        <w:t>The list of interlocks will be defined during the project execution by SCK CEN</w:t>
      </w:r>
      <w:commentRangeEnd w:id="3519"/>
      <w:r>
        <w:rPr>
          <w:rStyle w:val="Verwijzingopmerking"/>
          <w:lang w:val="en-GB"/>
        </w:rPr>
        <w:commentReference w:id="3519"/>
      </w:r>
      <w:commentRangeEnd w:id="3520"/>
      <w:r>
        <w:rPr>
          <w:rStyle w:val="Verwijzingopmerking"/>
          <w:lang w:val="en-GB"/>
        </w:rPr>
        <w:commentReference w:id="3520"/>
      </w:r>
      <w:r>
        <w:rPr>
          <w:lang w:val="en-GB"/>
        </w:rPr>
        <w:t>.</w:t>
      </w:r>
    </w:p>
    <w:p w14:paraId="25941AC4" w14:textId="77777777" w:rsidR="00066FA6" w:rsidRPr="005D322D" w:rsidRDefault="00066FA6" w:rsidP="005D322D">
      <w:pPr>
        <w:pStyle w:val="SysReq1"/>
        <w:rPr>
          <w:lang w:val="en-GB"/>
        </w:rPr>
      </w:pPr>
    </w:p>
    <w:p w14:paraId="655CDDC8" w14:textId="0915FCF1" w:rsidR="00AD2B68" w:rsidRDefault="002175A0" w:rsidP="00AD2B68">
      <w:pPr>
        <w:pStyle w:val="Heading3numbered"/>
      </w:pPr>
      <w:bookmarkStart w:id="3521" w:name="_Toc197425980"/>
      <w:r w:rsidRPr="007531CA">
        <w:t xml:space="preserve">Interfaces with </w:t>
      </w:r>
      <w:r w:rsidR="00633964">
        <w:t>MIT</w:t>
      </w:r>
      <w:bookmarkEnd w:id="3521"/>
    </w:p>
    <w:p w14:paraId="2B956BCA" w14:textId="3EC30949" w:rsidR="00814C81" w:rsidRDefault="00814C81" w:rsidP="00814C81">
      <w:pPr>
        <w:pStyle w:val="SysReq1"/>
        <w:rPr>
          <w:lang w:val="en-GB"/>
        </w:rPr>
      </w:pPr>
      <w:r w:rsidRPr="00725372">
        <w:rPr>
          <w:rStyle w:val="AASemiBoldChar"/>
        </w:rPr>
        <w:t>MIT architecture</w:t>
      </w:r>
      <w:r w:rsidRPr="00725372">
        <w:rPr>
          <w:lang w:val="en-GB"/>
        </w:rPr>
        <w:t xml:space="preserve">: Where the system has an interface with MIT, the system shall comply to the MIT architecture, processes and interfaces. </w:t>
      </w:r>
      <w:r w:rsidRPr="003E5C09">
        <w:rPr>
          <w:highlight w:val="yellow"/>
          <w:lang w:val="en-GB"/>
        </w:rPr>
        <w:t>Ref SCK CEN/39553304</w:t>
      </w:r>
      <w:r>
        <w:rPr>
          <w:lang w:val="en-GB"/>
        </w:rPr>
        <w:t xml:space="preserve">.  </w:t>
      </w:r>
    </w:p>
    <w:p w14:paraId="5B48137A" w14:textId="7562F98E" w:rsidR="00E375FB" w:rsidRPr="00E375FB" w:rsidRDefault="00E375FB" w:rsidP="00E375FB">
      <w:pPr>
        <w:pStyle w:val="SysReq1"/>
        <w:rPr>
          <w:lang w:val="en-GB"/>
        </w:rPr>
      </w:pPr>
      <w:r w:rsidRPr="00725372">
        <w:rPr>
          <w:rStyle w:val="AASemiBoldChar"/>
        </w:rPr>
        <w:t>MIT Interface catalogue</w:t>
      </w:r>
      <w:r w:rsidRPr="00725372">
        <w:rPr>
          <w:lang w:val="en-GB"/>
        </w:rPr>
        <w:t xml:space="preserve">: The interface between </w:t>
      </w:r>
      <w:r w:rsidR="00A156C9">
        <w:rPr>
          <w:lang w:val="en-GB" w:eastAsia="fr-FR"/>
        </w:rPr>
        <w:t>QPLANT</w:t>
      </w:r>
      <w:r w:rsidRPr="00725372">
        <w:rPr>
          <w:lang w:val="en-GB" w:eastAsia="fr-FR"/>
        </w:rPr>
        <w:t xml:space="preserve"> (</w:t>
      </w:r>
      <w:r>
        <w:rPr>
          <w:lang w:val="en-GB" w:eastAsia="fr-FR"/>
        </w:rPr>
        <w:t>Contractor</w:t>
      </w:r>
      <w:r w:rsidRPr="00725372">
        <w:rPr>
          <w:lang w:val="en-GB" w:eastAsia="fr-FR"/>
        </w:rPr>
        <w:t xml:space="preserve">) and  </w:t>
      </w:r>
      <w:r w:rsidR="0087769C">
        <w:rPr>
          <w:lang w:val="en-GB" w:eastAsia="fr-FR"/>
        </w:rPr>
        <w:t xml:space="preserve">SCK CEN </w:t>
      </w:r>
      <w:r w:rsidRPr="00725372">
        <w:rPr>
          <w:lang w:val="en-GB" w:eastAsia="fr-FR"/>
        </w:rPr>
        <w:t>Information Technology (</w:t>
      </w:r>
      <w:commentRangeStart w:id="3522"/>
      <w:r w:rsidRPr="00725372">
        <w:rPr>
          <w:lang w:val="en-GB" w:eastAsia="fr-FR"/>
        </w:rPr>
        <w:t>ICS</w:t>
      </w:r>
      <w:commentRangeEnd w:id="3522"/>
      <w:r w:rsidR="00362CF1">
        <w:rPr>
          <w:rStyle w:val="Verwijzingopmerking"/>
          <w:lang w:val="en-GB"/>
        </w:rPr>
        <w:commentReference w:id="3522"/>
      </w:r>
      <w:r w:rsidRPr="00725372">
        <w:rPr>
          <w:lang w:val="en-GB" w:eastAsia="fr-FR"/>
        </w:rPr>
        <w:t xml:space="preserve">) </w:t>
      </w:r>
      <w:r w:rsidRPr="00725372">
        <w:rPr>
          <w:lang w:val="en-GB"/>
        </w:rPr>
        <w:t xml:space="preserve">shall comply to the MIT interfaces as listed in catalogue  </w:t>
      </w:r>
      <w:r w:rsidRPr="003E5C09">
        <w:rPr>
          <w:highlight w:val="yellow"/>
          <w:lang w:val="en-GB"/>
        </w:rPr>
        <w:t>Ref. SCK CEN/55564083</w:t>
      </w:r>
    </w:p>
    <w:p w14:paraId="36B53B57" w14:textId="5014D93D" w:rsidR="00AD2B68" w:rsidRPr="00FC7839" w:rsidRDefault="00AD2B68" w:rsidP="00AD2B68">
      <w:pPr>
        <w:pStyle w:val="SysReq1"/>
        <w:rPr>
          <w:highlight w:val="yellow"/>
          <w:lang w:val="en-GB"/>
        </w:rPr>
      </w:pPr>
      <w:r w:rsidRPr="00FC7839">
        <w:rPr>
          <w:rStyle w:val="AASemiBoldChar"/>
          <w:highlight w:val="yellow"/>
        </w:rPr>
        <w:t>Network Integration Physical</w:t>
      </w:r>
      <w:r w:rsidRPr="00FC7839">
        <w:rPr>
          <w:highlight w:val="yellow"/>
          <w:lang w:val="en-GB"/>
        </w:rPr>
        <w:t xml:space="preserve">: The </w:t>
      </w:r>
      <w:r w:rsidR="00A156C9">
        <w:rPr>
          <w:highlight w:val="yellow"/>
          <w:lang w:val="en-GB"/>
        </w:rPr>
        <w:t>QPLANT</w:t>
      </w:r>
      <w:r w:rsidRPr="00FC7839">
        <w:rPr>
          <w:highlight w:val="yellow"/>
          <w:lang w:val="en-GB"/>
        </w:rPr>
        <w:t xml:space="preserve"> shall be physically connected to the MIT network in a redundant, fault tolerant way. At minimum 2 physical links will be foreseen, each link routed via a separate pathway. The physical connections need to be distributed over at minimum 2 separate physical endpoints on the </w:t>
      </w:r>
      <w:r w:rsidR="00A156C9">
        <w:rPr>
          <w:highlight w:val="yellow"/>
          <w:lang w:val="en-GB"/>
        </w:rPr>
        <w:t>QPLANT</w:t>
      </w:r>
      <w:r w:rsidRPr="00FC7839">
        <w:rPr>
          <w:highlight w:val="yellow"/>
          <w:lang w:val="en-GB"/>
        </w:rPr>
        <w:t xml:space="preserve"> side.</w:t>
      </w:r>
    </w:p>
    <w:p w14:paraId="61B251D8" w14:textId="5F68CEA8" w:rsidR="00AD2B68" w:rsidRDefault="00AD2B68" w:rsidP="00AD2B68">
      <w:pPr>
        <w:pStyle w:val="SysReq1"/>
        <w:rPr>
          <w:highlight w:val="yellow"/>
          <w:lang w:val="en-GB"/>
        </w:rPr>
      </w:pPr>
      <w:r w:rsidRPr="00FC7839">
        <w:rPr>
          <w:rStyle w:val="AASemiBoldChar"/>
          <w:highlight w:val="yellow"/>
        </w:rPr>
        <w:t>Network Integration Logical</w:t>
      </w:r>
      <w:r w:rsidRPr="00FC7839">
        <w:rPr>
          <w:highlight w:val="yellow"/>
          <w:lang w:val="en-GB"/>
        </w:rPr>
        <w:t xml:space="preserve">: The </w:t>
      </w:r>
      <w:r w:rsidR="00A156C9">
        <w:rPr>
          <w:highlight w:val="yellow"/>
          <w:lang w:val="en-GB"/>
        </w:rPr>
        <w:t>QPLANT</w:t>
      </w:r>
      <w:r w:rsidRPr="00FC7839">
        <w:rPr>
          <w:highlight w:val="yellow"/>
          <w:lang w:val="en-GB"/>
        </w:rPr>
        <w:t xml:space="preserve"> shall be connected to the MIT IP network using a single logical routed connection ("layer 3"). At both sides, a single gateway IP will be configured as destination IP for packet forwarding.</w:t>
      </w:r>
    </w:p>
    <w:p w14:paraId="1F790A53" w14:textId="5A284739" w:rsidR="00892A67" w:rsidRPr="00725372" w:rsidRDefault="00892A67" w:rsidP="00892A67">
      <w:pPr>
        <w:pStyle w:val="SysReq1"/>
        <w:rPr>
          <w:shd w:val="clear" w:color="auto" w:fill="FFFFFF"/>
          <w:lang w:val="en-GB"/>
        </w:rPr>
      </w:pPr>
      <w:r w:rsidRPr="00725372">
        <w:rPr>
          <w:rStyle w:val="AASemiBoldChar"/>
        </w:rPr>
        <w:t>System logging</w:t>
      </w:r>
      <w:r w:rsidRPr="00725372">
        <w:rPr>
          <w:shd w:val="clear" w:color="auto" w:fill="FFFFFF"/>
          <w:lang w:val="en-GB"/>
        </w:rPr>
        <w:t xml:space="preserve">: Where the </w:t>
      </w:r>
      <w:r w:rsidR="00A156C9">
        <w:rPr>
          <w:shd w:val="clear" w:color="auto" w:fill="FFFFFF"/>
          <w:lang w:val="en-GB"/>
        </w:rPr>
        <w:t>QPLANT:CS</w:t>
      </w:r>
      <w:r>
        <w:rPr>
          <w:shd w:val="clear" w:color="auto" w:fill="FFFFFF"/>
          <w:lang w:val="en-GB"/>
        </w:rPr>
        <w:t xml:space="preserve"> or one of its components</w:t>
      </w:r>
      <w:commentRangeStart w:id="3523"/>
      <w:commentRangeStart w:id="3524"/>
      <w:r w:rsidRPr="00725372">
        <w:rPr>
          <w:shd w:val="clear" w:color="auto" w:fill="FFFFFF"/>
          <w:lang w:val="en-GB"/>
        </w:rPr>
        <w:t xml:space="preserve"> </w:t>
      </w:r>
      <w:commentRangeEnd w:id="3523"/>
      <w:r>
        <w:rPr>
          <w:rStyle w:val="Verwijzingopmerking"/>
          <w:lang w:val="en-GB"/>
        </w:rPr>
        <w:commentReference w:id="3523"/>
      </w:r>
      <w:commentRangeEnd w:id="3524"/>
      <w:r>
        <w:rPr>
          <w:rStyle w:val="Verwijzingopmerking"/>
          <w:lang w:val="en-GB"/>
        </w:rPr>
        <w:commentReference w:id="3524"/>
      </w:r>
      <w:r w:rsidRPr="00725372">
        <w:rPr>
          <w:shd w:val="clear" w:color="auto" w:fill="FFFFFF"/>
          <w:lang w:val="en-GB"/>
        </w:rPr>
        <w:t xml:space="preserve">supports </w:t>
      </w:r>
      <w:r>
        <w:rPr>
          <w:shd w:val="clear" w:color="auto" w:fill="FFFFFF"/>
          <w:lang w:val="en-GB"/>
        </w:rPr>
        <w:t xml:space="preserve">system </w:t>
      </w:r>
      <w:r w:rsidRPr="00725372">
        <w:rPr>
          <w:shd w:val="clear" w:color="auto" w:fill="FFFFFF"/>
          <w:lang w:val="en-GB"/>
        </w:rPr>
        <w:t xml:space="preserve">logging, the </w:t>
      </w:r>
      <w:r>
        <w:rPr>
          <w:shd w:val="clear" w:color="auto" w:fill="FFFFFF"/>
          <w:lang w:val="en-GB"/>
        </w:rPr>
        <w:t>contractor</w:t>
      </w:r>
      <w:r w:rsidRPr="00725372">
        <w:rPr>
          <w:shd w:val="clear" w:color="auto" w:fill="FFFFFF"/>
          <w:lang w:val="en-GB"/>
        </w:rPr>
        <w:t xml:space="preserve"> shall provide system logs remotely through at least one of the protocols mentioned in the MIT interface catalogue chapter "System logging". </w:t>
      </w:r>
      <w:r w:rsidRPr="003E5C09">
        <w:rPr>
          <w:highlight w:val="yellow"/>
          <w:shd w:val="clear" w:color="auto" w:fill="FFFFFF"/>
          <w:lang w:val="en-GB"/>
        </w:rPr>
        <w:t xml:space="preserve">Ref. </w:t>
      </w:r>
      <w:r w:rsidRPr="000E355F">
        <w:rPr>
          <w:highlight w:val="yellow"/>
          <w:shd w:val="clear" w:color="auto" w:fill="FFFFFF"/>
          <w:lang w:val="en-GB"/>
        </w:rPr>
        <w:t>SCK\55564083</w:t>
      </w:r>
    </w:p>
    <w:p w14:paraId="38F2468F" w14:textId="20BDDD85" w:rsidR="0024074D" w:rsidRPr="00725372" w:rsidRDefault="0024074D" w:rsidP="0024074D">
      <w:pPr>
        <w:pStyle w:val="SysReq1"/>
        <w:rPr>
          <w:shd w:val="clear" w:color="auto" w:fill="FFFFFF"/>
          <w:lang w:val="en-GB"/>
        </w:rPr>
      </w:pPr>
      <w:bookmarkStart w:id="3525" w:name="_Ref196905460"/>
      <w:r w:rsidRPr="00725372">
        <w:rPr>
          <w:rStyle w:val="AASemiBoldChar"/>
        </w:rPr>
        <w:t>Application logging</w:t>
      </w:r>
      <w:r w:rsidRPr="00725372">
        <w:rPr>
          <w:shd w:val="clear" w:color="auto" w:fill="FFFFFF"/>
          <w:lang w:val="en-GB"/>
        </w:rPr>
        <w:t xml:space="preserve">: Where </w:t>
      </w:r>
      <w:r>
        <w:rPr>
          <w:shd w:val="clear" w:color="auto" w:fill="FFFFFF"/>
          <w:lang w:val="en-GB"/>
        </w:rPr>
        <w:t xml:space="preserve">the </w:t>
      </w:r>
      <w:r w:rsidR="00A156C9">
        <w:rPr>
          <w:shd w:val="clear" w:color="auto" w:fill="FFFFFF"/>
          <w:lang w:val="en-GB"/>
        </w:rPr>
        <w:t>QPLANT:CS</w:t>
      </w:r>
      <w:r w:rsidRPr="00725372">
        <w:rPr>
          <w:shd w:val="clear" w:color="auto" w:fill="FFFFFF"/>
          <w:lang w:val="en-GB"/>
        </w:rPr>
        <w:t xml:space="preserve"> support application logging, the System shall log remotely either by using a protocol defined in section "Application logging" of document "MIT interface catalogue" ( </w:t>
      </w:r>
      <w:r w:rsidRPr="003E5C09">
        <w:rPr>
          <w:highlight w:val="yellow"/>
          <w:shd w:val="clear" w:color="auto" w:fill="FFFFFF"/>
          <w:lang w:val="en-GB"/>
        </w:rPr>
        <w:t>Ref. SCK\55564083</w:t>
      </w:r>
      <w:r w:rsidRPr="00725372">
        <w:rPr>
          <w:shd w:val="clear" w:color="auto" w:fill="FFFFFF"/>
          <w:lang w:val="en-GB"/>
        </w:rPr>
        <w:t xml:space="preserve"> ) or alternatively adhere to the following:</w:t>
      </w:r>
      <w:bookmarkEnd w:id="3525"/>
    </w:p>
    <w:p w14:paraId="4189A84D" w14:textId="77777777" w:rsidR="0024074D" w:rsidRPr="00725372" w:rsidRDefault="0024074D" w:rsidP="0024074D">
      <w:pPr>
        <w:pStyle w:val="SysReq2"/>
        <w:rPr>
          <w:shd w:val="clear" w:color="auto" w:fill="FFFFFF"/>
          <w:lang w:val="en-GB"/>
        </w:rPr>
      </w:pPr>
      <w:r w:rsidRPr="00725372">
        <w:rPr>
          <w:shd w:val="clear" w:color="auto" w:fill="FFFFFF"/>
          <w:lang w:val="en-GB"/>
        </w:rPr>
        <w:t>Logs are provided in a data and file format that is machine readable, text based and non-proprietary. Examples of this include, but are not limited to: CSV (Comma Separated Values), JSON (JavaScript Object Notation), GELF (</w:t>
      </w:r>
      <w:proofErr w:type="spellStart"/>
      <w:r w:rsidRPr="00725372">
        <w:rPr>
          <w:shd w:val="clear" w:color="auto" w:fill="FFFFFF"/>
          <w:lang w:val="en-GB"/>
        </w:rPr>
        <w:t>Graylog</w:t>
      </w:r>
      <w:proofErr w:type="spellEnd"/>
      <w:r w:rsidRPr="00725372">
        <w:rPr>
          <w:shd w:val="clear" w:color="auto" w:fill="FFFFFF"/>
          <w:lang w:val="en-GB"/>
        </w:rPr>
        <w:t xml:space="preserve"> Extended Log Format) or “Common Log Format”.</w:t>
      </w:r>
    </w:p>
    <w:p w14:paraId="590A6F55" w14:textId="77777777" w:rsidR="0024074D" w:rsidRPr="00725372" w:rsidRDefault="0024074D" w:rsidP="0024074D">
      <w:pPr>
        <w:pStyle w:val="SysReq2"/>
        <w:rPr>
          <w:shd w:val="clear" w:color="auto" w:fill="FFFFFF"/>
          <w:lang w:val="en-GB"/>
        </w:rPr>
      </w:pPr>
      <w:r w:rsidRPr="00725372">
        <w:rPr>
          <w:shd w:val="clear" w:color="auto" w:fill="FFFFFF"/>
          <w:lang w:val="en-GB"/>
        </w:rPr>
        <w:t>The details of the used log format(s) are provided. This include</w:t>
      </w:r>
      <w:r>
        <w:rPr>
          <w:shd w:val="clear" w:color="auto" w:fill="FFFFFF"/>
          <w:lang w:val="en-GB"/>
        </w:rPr>
        <w:t>s</w:t>
      </w:r>
      <w:r w:rsidRPr="00725372">
        <w:rPr>
          <w:shd w:val="clear" w:color="auto" w:fill="FFFFFF"/>
          <w:lang w:val="en-GB"/>
        </w:rPr>
        <w:t>, but is not limited to: the message structure and the possible key/value pairs with their type, possible value and description.</w:t>
      </w:r>
    </w:p>
    <w:p w14:paraId="005DF629" w14:textId="77777777" w:rsidR="0024074D" w:rsidRPr="00725372" w:rsidRDefault="0024074D" w:rsidP="0024074D">
      <w:pPr>
        <w:pStyle w:val="SysReq2"/>
        <w:rPr>
          <w:shd w:val="clear" w:color="auto" w:fill="FFFFFF"/>
          <w:lang w:val="en-GB"/>
        </w:rPr>
      </w:pPr>
      <w:r w:rsidRPr="00725372">
        <w:rPr>
          <w:shd w:val="clear" w:color="auto" w:fill="FFFFFF"/>
          <w:lang w:val="en-GB"/>
        </w:rPr>
        <w:t>Logs can be encrypted during transport if and when the security classification of the data permits this, but in this case the decryption procedure and required secret(s) need to be provided</w:t>
      </w:r>
      <w:r>
        <w:rPr>
          <w:shd w:val="clear" w:color="auto" w:fill="FFFFFF"/>
          <w:lang w:val="en-GB"/>
        </w:rPr>
        <w:t>.</w:t>
      </w:r>
    </w:p>
    <w:p w14:paraId="730C702B" w14:textId="1662EEAA" w:rsidR="0024074D" w:rsidRPr="00725372" w:rsidRDefault="0024074D" w:rsidP="0024074D">
      <w:pPr>
        <w:pStyle w:val="SysReq1"/>
        <w:rPr>
          <w:shd w:val="clear" w:color="auto" w:fill="FFFFFF"/>
          <w:lang w:val="en-GB"/>
        </w:rPr>
      </w:pPr>
      <w:r w:rsidRPr="00725372">
        <w:rPr>
          <w:rStyle w:val="AASemiBoldChar"/>
        </w:rPr>
        <w:t xml:space="preserve">Timing </w:t>
      </w:r>
      <w:proofErr w:type="spellStart"/>
      <w:r w:rsidRPr="00725372">
        <w:rPr>
          <w:rStyle w:val="AASemiBoldChar"/>
        </w:rPr>
        <w:t>synchronization</w:t>
      </w:r>
      <w:proofErr w:type="spellEnd"/>
      <w:r w:rsidRPr="00725372">
        <w:rPr>
          <w:rStyle w:val="SysReq1Char"/>
          <w:lang w:val="en-GB"/>
        </w:rPr>
        <w:t xml:space="preserve">: The </w:t>
      </w:r>
      <w:r w:rsidR="00A156C9">
        <w:rPr>
          <w:rStyle w:val="SysReq1Char"/>
          <w:lang w:val="en-GB"/>
        </w:rPr>
        <w:t>QPLANT:CS</w:t>
      </w:r>
      <w:commentRangeStart w:id="3526"/>
      <w:r w:rsidRPr="00725372">
        <w:rPr>
          <w:rStyle w:val="SysReq1Char"/>
          <w:lang w:val="en-GB"/>
        </w:rPr>
        <w:t xml:space="preserve"> </w:t>
      </w:r>
      <w:commentRangeEnd w:id="3526"/>
      <w:r>
        <w:rPr>
          <w:rStyle w:val="Verwijzingopmerking"/>
          <w:lang w:val="en-GB"/>
        </w:rPr>
        <w:commentReference w:id="3526"/>
      </w:r>
      <w:r w:rsidRPr="00725372">
        <w:rPr>
          <w:rStyle w:val="SysReq1Char"/>
          <w:lang w:val="en-GB"/>
        </w:rPr>
        <w:t xml:space="preserve">shall support timing </w:t>
      </w:r>
      <w:proofErr w:type="spellStart"/>
      <w:r w:rsidRPr="00725372">
        <w:rPr>
          <w:rStyle w:val="SysReq1Char"/>
          <w:lang w:val="en-GB"/>
        </w:rPr>
        <w:t>synchronization</w:t>
      </w:r>
      <w:proofErr w:type="spellEnd"/>
      <w:r w:rsidRPr="00725372">
        <w:rPr>
          <w:rStyle w:val="SysReq1Char"/>
          <w:lang w:val="en-GB"/>
        </w:rPr>
        <w:t xml:space="preserve"> by at least one of the protocols</w:t>
      </w:r>
      <w:r w:rsidRPr="00725372">
        <w:rPr>
          <w:shd w:val="clear" w:color="auto" w:fill="FFFFFF"/>
          <w:lang w:val="en-GB"/>
        </w:rPr>
        <w:t xml:space="preserve"> mentioned in the MIT interface catalogue chapter "Timing </w:t>
      </w:r>
      <w:proofErr w:type="spellStart"/>
      <w:r w:rsidRPr="00725372">
        <w:rPr>
          <w:shd w:val="clear" w:color="auto" w:fill="FFFFFF"/>
          <w:lang w:val="en-GB"/>
        </w:rPr>
        <w:t>synchronization</w:t>
      </w:r>
      <w:proofErr w:type="spellEnd"/>
      <w:r w:rsidRPr="00725372">
        <w:rPr>
          <w:shd w:val="clear" w:color="auto" w:fill="FFFFFF"/>
          <w:lang w:val="en-GB"/>
        </w:rPr>
        <w:t xml:space="preserve">". Ref. </w:t>
      </w:r>
      <w:r w:rsidRPr="00725372">
        <w:rPr>
          <w:highlight w:val="yellow"/>
          <w:shd w:val="clear" w:color="auto" w:fill="FFFFFF"/>
          <w:lang w:val="en-GB"/>
        </w:rPr>
        <w:t>SCK\55564083</w:t>
      </w:r>
    </w:p>
    <w:p w14:paraId="3F3803A1" w14:textId="54D68602" w:rsidR="0024074D" w:rsidRPr="00725372" w:rsidRDefault="0024074D" w:rsidP="0024074D">
      <w:pPr>
        <w:pStyle w:val="SysReq1"/>
        <w:rPr>
          <w:shd w:val="clear" w:color="auto" w:fill="FFFFFF"/>
          <w:lang w:val="en-GB"/>
        </w:rPr>
      </w:pPr>
      <w:commentRangeStart w:id="3527"/>
      <w:r w:rsidRPr="00725372">
        <w:rPr>
          <w:rStyle w:val="AASemiBoldChar"/>
        </w:rPr>
        <w:t>Remote access</w:t>
      </w:r>
      <w:commentRangeEnd w:id="3527"/>
      <w:r>
        <w:rPr>
          <w:rStyle w:val="Verwijzingopmerking"/>
          <w:lang w:val="en-GB"/>
        </w:rPr>
        <w:commentReference w:id="3527"/>
      </w:r>
      <w:r w:rsidRPr="00725372">
        <w:rPr>
          <w:shd w:val="clear" w:color="auto" w:fill="FFFFFF"/>
          <w:lang w:val="en-GB"/>
        </w:rPr>
        <w:t xml:space="preserve">: Where the </w:t>
      </w:r>
      <w:r w:rsidR="00A156C9">
        <w:rPr>
          <w:shd w:val="clear" w:color="auto" w:fill="FFFFFF"/>
          <w:lang w:val="en-GB"/>
        </w:rPr>
        <w:t>QPLANT:CS</w:t>
      </w:r>
      <w:commentRangeStart w:id="3528"/>
      <w:r w:rsidRPr="00725372">
        <w:rPr>
          <w:shd w:val="clear" w:color="auto" w:fill="FFFFFF"/>
          <w:lang w:val="en-GB"/>
        </w:rPr>
        <w:t xml:space="preserve"> </w:t>
      </w:r>
      <w:commentRangeEnd w:id="3528"/>
      <w:r>
        <w:rPr>
          <w:rStyle w:val="Verwijzingopmerking"/>
          <w:lang w:val="en-GB"/>
        </w:rPr>
        <w:commentReference w:id="3528"/>
      </w:r>
      <w:r w:rsidRPr="00725372">
        <w:rPr>
          <w:shd w:val="clear" w:color="auto" w:fill="FFFFFF"/>
          <w:lang w:val="en-GB"/>
        </w:rPr>
        <w:t xml:space="preserve">requires remote access, Systems shall provide remote access through at least one of the  protocols listed in the MIT interface catalogue chapter "Remote access". </w:t>
      </w:r>
      <w:r w:rsidRPr="00725372">
        <w:rPr>
          <w:highlight w:val="yellow"/>
          <w:lang w:val="en-GB" w:eastAsia="fr-FR"/>
        </w:rPr>
        <w:t xml:space="preserve">Ref. </w:t>
      </w:r>
      <w:commentRangeStart w:id="3529"/>
      <w:commentRangeStart w:id="3530"/>
      <w:r w:rsidRPr="00725372">
        <w:rPr>
          <w:highlight w:val="yellow"/>
          <w:lang w:val="en-GB" w:eastAsia="fr-FR"/>
        </w:rPr>
        <w:t>SCK\55564083</w:t>
      </w:r>
      <w:commentRangeEnd w:id="3529"/>
      <w:r w:rsidRPr="00725372">
        <w:rPr>
          <w:rStyle w:val="Verwijzingopmerking"/>
          <w:highlight w:val="yellow"/>
          <w:lang w:val="en-GB"/>
        </w:rPr>
        <w:commentReference w:id="3529"/>
      </w:r>
      <w:commentRangeEnd w:id="3530"/>
      <w:r>
        <w:rPr>
          <w:rStyle w:val="Verwijzingopmerking"/>
          <w:lang w:val="en-GB"/>
        </w:rPr>
        <w:commentReference w:id="3530"/>
      </w:r>
    </w:p>
    <w:p w14:paraId="53268DA4" w14:textId="5A374426" w:rsidR="001A7F9D" w:rsidRPr="00725372" w:rsidRDefault="001A7F9D" w:rsidP="001A7F9D">
      <w:pPr>
        <w:pStyle w:val="SysReq1"/>
        <w:rPr>
          <w:lang w:val="en-GB"/>
        </w:rPr>
      </w:pPr>
      <w:r w:rsidRPr="00725372">
        <w:rPr>
          <w:rStyle w:val="AASemiBoldChar"/>
        </w:rPr>
        <w:t>Patch panel</w:t>
      </w:r>
      <w:r w:rsidRPr="00725372">
        <w:rPr>
          <w:lang w:val="en-GB"/>
        </w:rPr>
        <w:t xml:space="preserve">: The connection of </w:t>
      </w:r>
      <w:r>
        <w:rPr>
          <w:lang w:val="en-GB"/>
        </w:rPr>
        <w:t xml:space="preserve">the </w:t>
      </w:r>
      <w:r w:rsidR="006F2CC8">
        <w:rPr>
          <w:shd w:val="clear" w:color="auto" w:fill="FFFFFF"/>
          <w:lang w:val="en-GB"/>
        </w:rPr>
        <w:t>QPLANT:CS</w:t>
      </w:r>
      <w:commentRangeStart w:id="3531"/>
      <w:r w:rsidR="006F2CC8" w:rsidRPr="00725372">
        <w:rPr>
          <w:shd w:val="clear" w:color="auto" w:fill="FFFFFF"/>
          <w:lang w:val="en-GB"/>
        </w:rPr>
        <w:t xml:space="preserve"> </w:t>
      </w:r>
      <w:commentRangeEnd w:id="3531"/>
      <w:r w:rsidR="006F2CC8">
        <w:rPr>
          <w:rStyle w:val="Verwijzingopmerking"/>
          <w:lang w:val="en-GB"/>
        </w:rPr>
        <w:commentReference w:id="3531"/>
      </w:r>
      <w:r w:rsidRPr="00725372">
        <w:rPr>
          <w:lang w:val="en-GB"/>
        </w:rPr>
        <w:t xml:space="preserve">with </w:t>
      </w:r>
      <w:r>
        <w:rPr>
          <w:lang w:val="en-GB"/>
        </w:rPr>
        <w:t>MIT</w:t>
      </w:r>
      <w:r w:rsidRPr="00725372">
        <w:rPr>
          <w:lang w:val="en-GB"/>
        </w:rPr>
        <w:t>, shall terminate on a patch panel.</w:t>
      </w:r>
    </w:p>
    <w:p w14:paraId="60D36C7B" w14:textId="3760C1A3" w:rsidR="00F53F45" w:rsidRPr="008863E5" w:rsidRDefault="00F53F45" w:rsidP="00F53F45"/>
    <w:p w14:paraId="199BDA38" w14:textId="66F76791" w:rsidR="008C5B3B" w:rsidRPr="00725372" w:rsidRDefault="008C5B3B" w:rsidP="008C5B3B">
      <w:pPr>
        <w:pStyle w:val="Heading2numbered"/>
      </w:pPr>
      <w:bookmarkStart w:id="3532" w:name="_Toc197425981"/>
      <w:r>
        <w:t>Factory Testing</w:t>
      </w:r>
      <w:bookmarkEnd w:id="3532"/>
    </w:p>
    <w:p w14:paraId="0B0F51D7" w14:textId="77777777" w:rsidR="008C5B3B" w:rsidRPr="005041D3" w:rsidRDefault="008C5B3B" w:rsidP="008C5B3B">
      <w:pPr>
        <w:pStyle w:val="Heading3numbered"/>
      </w:pPr>
      <w:bookmarkStart w:id="3533" w:name="_Toc197425982"/>
      <w:r w:rsidRPr="00725372">
        <w:t>Welding, pressure and leak tests</w:t>
      </w:r>
      <w:bookmarkEnd w:id="3533"/>
    </w:p>
    <w:p w14:paraId="65C3611F" w14:textId="6FFEADB7" w:rsidR="008C5B3B" w:rsidRPr="00725372" w:rsidRDefault="008C5B3B" w:rsidP="008C5B3B">
      <w:pPr>
        <w:pStyle w:val="SysReq1"/>
        <w:rPr>
          <w:lang w:val="en-GB"/>
        </w:rPr>
      </w:pPr>
      <w:r w:rsidRPr="00725372">
        <w:rPr>
          <w:lang w:val="en-GB"/>
        </w:rPr>
        <w:t xml:space="preserve">Certified personnel shall carry out the weld inspections, pressure and leaks tests. The associated valid certificates of the qualified personnel shall be provided by the </w:t>
      </w:r>
      <w:r>
        <w:rPr>
          <w:lang w:val="en-GB"/>
        </w:rPr>
        <w:t>Contractor</w:t>
      </w:r>
      <w:r w:rsidRPr="00725372">
        <w:rPr>
          <w:lang w:val="en-GB"/>
        </w:rPr>
        <w:t xml:space="preserve"> in the deliverable documentation</w:t>
      </w:r>
      <w:r>
        <w:rPr>
          <w:lang w:val="en-GB"/>
        </w:rPr>
        <w:t xml:space="preserve"> </w:t>
      </w:r>
      <w:r w:rsidRPr="00725372">
        <w:rPr>
          <w:lang w:val="en-GB"/>
        </w:rPr>
        <w:t>(</w:t>
      </w:r>
      <w:r w:rsidRPr="00A151DD">
        <w:rPr>
          <w:rStyle w:val="AAReferencedChar"/>
        </w:rPr>
        <w:fldChar w:fldCharType="begin"/>
      </w:r>
      <w:r w:rsidRPr="00A151DD">
        <w:rPr>
          <w:rStyle w:val="AAReferencedChar"/>
        </w:rPr>
        <w:instrText xml:space="preserve"> REF _Ref194400300 \h </w:instrText>
      </w:r>
      <w:r>
        <w:rPr>
          <w:rStyle w:val="AAReferencedChar"/>
        </w:rPr>
        <w:instrText xml:space="preserve"> \* MERGEFORMAT </w:instrText>
      </w:r>
      <w:r w:rsidRPr="00A151DD">
        <w:rPr>
          <w:rStyle w:val="AAReferencedChar"/>
        </w:rPr>
      </w:r>
      <w:r w:rsidRPr="00A151DD">
        <w:rPr>
          <w:rStyle w:val="AAReferencedChar"/>
        </w:rPr>
        <w:fldChar w:fldCharType="separate"/>
      </w:r>
      <w:r w:rsidR="00E67BB8">
        <w:rPr>
          <w:rStyle w:val="AAReferencedChar"/>
          <w:b/>
          <w:bCs/>
          <w:lang w:val="en-US"/>
        </w:rPr>
        <w:t>Error! Reference source not found.</w:t>
      </w:r>
      <w:r w:rsidRPr="00A151DD">
        <w:rPr>
          <w:rStyle w:val="AAReferencedChar"/>
        </w:rPr>
        <w:fldChar w:fldCharType="end"/>
      </w:r>
      <w:r w:rsidRPr="00725372">
        <w:t>.</w:t>
      </w:r>
      <w:r w:rsidRPr="003A79AE">
        <w:t>)</w:t>
      </w:r>
      <w:r w:rsidRPr="00725372">
        <w:rPr>
          <w:lang w:val="en-GB"/>
        </w:rPr>
        <w:t>.</w:t>
      </w:r>
    </w:p>
    <w:p w14:paraId="1371CF10" w14:textId="77777777" w:rsidR="008C5B3B" w:rsidRPr="00725372" w:rsidRDefault="008C5B3B" w:rsidP="008C5B3B">
      <w:pPr>
        <w:pStyle w:val="SysReq1"/>
        <w:rPr>
          <w:lang w:val="en-GB"/>
        </w:rPr>
      </w:pPr>
      <w:r w:rsidRPr="00725372">
        <w:rPr>
          <w:lang w:val="en-GB"/>
        </w:rPr>
        <w:t>As a minimum, the following tests shall be conducted during construction of the components.</w:t>
      </w:r>
    </w:p>
    <w:p w14:paraId="10214267" w14:textId="77777777" w:rsidR="008C5B3B" w:rsidRPr="00725372" w:rsidRDefault="008C5B3B" w:rsidP="008C5B3B">
      <w:pPr>
        <w:pStyle w:val="SysReq2"/>
        <w:rPr>
          <w:lang w:val="en-GB"/>
        </w:rPr>
      </w:pPr>
      <w:r w:rsidRPr="00725372">
        <w:rPr>
          <w:lang w:val="en-GB"/>
        </w:rPr>
        <w:t>For welding tests, 100% visual inspection and radiography with degree of inspection required in design and construction codes.</w:t>
      </w:r>
    </w:p>
    <w:p w14:paraId="66FD15A0" w14:textId="77777777" w:rsidR="008C5B3B" w:rsidRPr="00725372" w:rsidRDefault="008C5B3B" w:rsidP="008C5B3B">
      <w:pPr>
        <w:pStyle w:val="SysReq2"/>
        <w:rPr>
          <w:lang w:val="en-GB"/>
        </w:rPr>
      </w:pPr>
      <w:r w:rsidRPr="00725372">
        <w:rPr>
          <w:lang w:val="en-GB"/>
        </w:rPr>
        <w:t xml:space="preserve">Pressure tests shall be performed in accordance with the design and construction code. </w:t>
      </w:r>
    </w:p>
    <w:p w14:paraId="16337B69" w14:textId="77777777" w:rsidR="008C5B3B" w:rsidRPr="00725372" w:rsidRDefault="008C5B3B" w:rsidP="008C5B3B">
      <w:pPr>
        <w:pStyle w:val="SysReq2"/>
        <w:rPr>
          <w:lang w:val="en-GB"/>
        </w:rPr>
      </w:pPr>
      <w:r w:rsidRPr="00725372">
        <w:rPr>
          <w:lang w:val="en-GB"/>
        </w:rPr>
        <w:t>Leak test shall be performed at ambient temperature after the pressure tests.</w:t>
      </w:r>
    </w:p>
    <w:p w14:paraId="50122E48" w14:textId="77777777" w:rsidR="008C5B3B" w:rsidRPr="00725372" w:rsidRDefault="008C5B3B" w:rsidP="008C5B3B">
      <w:pPr>
        <w:pStyle w:val="SysReq2"/>
        <w:rPr>
          <w:lang w:val="en-GB"/>
        </w:rPr>
      </w:pPr>
      <w:r w:rsidRPr="00725372">
        <w:rPr>
          <w:lang w:val="en-GB"/>
        </w:rPr>
        <w:t>Leak tests of specific cold components (e.g. transfer lines) shall be carried out after spraying liquid nitrogen on welds.</w:t>
      </w:r>
    </w:p>
    <w:p w14:paraId="64865067" w14:textId="77777777" w:rsidR="008C5B3B" w:rsidRPr="00725372" w:rsidRDefault="008C5B3B" w:rsidP="008C5B3B">
      <w:pPr>
        <w:pStyle w:val="SysReq2"/>
        <w:rPr>
          <w:lang w:val="en-GB"/>
        </w:rPr>
      </w:pPr>
      <w:r w:rsidRPr="00725372">
        <w:rPr>
          <w:lang w:val="en-GB"/>
        </w:rPr>
        <w:t xml:space="preserve">The </w:t>
      </w:r>
      <w:r>
        <w:rPr>
          <w:lang w:val="en-GB"/>
        </w:rPr>
        <w:t>Contractor</w:t>
      </w:r>
      <w:r w:rsidRPr="00725372">
        <w:rPr>
          <w:lang w:val="en-GB"/>
        </w:rPr>
        <w:t xml:space="preserve"> is, however, free to perform additional tests to ensure the specified performance or quality.</w:t>
      </w:r>
    </w:p>
    <w:p w14:paraId="0FC76DDE" w14:textId="77777777" w:rsidR="008C5B3B" w:rsidRPr="00725372" w:rsidRDefault="008C5B3B" w:rsidP="008C5B3B">
      <w:pPr>
        <w:pStyle w:val="Heading3numbered"/>
        <w:rPr>
          <w:rFonts w:eastAsia="Calibri"/>
        </w:rPr>
      </w:pPr>
      <w:bookmarkStart w:id="3534" w:name="_Toc192183302"/>
      <w:bookmarkStart w:id="3535" w:name="_Toc192183554"/>
      <w:bookmarkStart w:id="3536" w:name="_Toc192335695"/>
      <w:bookmarkStart w:id="3537" w:name="_Toc192406210"/>
      <w:bookmarkStart w:id="3538" w:name="_Toc192408615"/>
      <w:bookmarkStart w:id="3539" w:name="_Toc192409060"/>
      <w:bookmarkStart w:id="3540" w:name="_Toc192496521"/>
      <w:bookmarkStart w:id="3541" w:name="_Toc192502726"/>
      <w:bookmarkStart w:id="3542" w:name="_Toc192509615"/>
      <w:bookmarkStart w:id="3543" w:name="_Toc192510330"/>
      <w:bookmarkStart w:id="3544" w:name="_Toc192516220"/>
      <w:bookmarkStart w:id="3545" w:name="_Toc192579323"/>
      <w:bookmarkStart w:id="3546" w:name="_Toc192581265"/>
      <w:bookmarkStart w:id="3547" w:name="_Toc192581706"/>
      <w:bookmarkStart w:id="3548" w:name="_Toc192762736"/>
      <w:bookmarkStart w:id="3549" w:name="_Toc192765310"/>
      <w:bookmarkStart w:id="3550" w:name="_Toc192765923"/>
      <w:bookmarkStart w:id="3551" w:name="_Toc192782475"/>
      <w:bookmarkStart w:id="3552" w:name="_Toc192783083"/>
      <w:bookmarkStart w:id="3553" w:name="_Toc192851002"/>
      <w:bookmarkStart w:id="3554" w:name="_Toc192929489"/>
      <w:bookmarkStart w:id="3555" w:name="_Toc192935177"/>
      <w:bookmarkStart w:id="3556" w:name="_Toc193016525"/>
      <w:bookmarkStart w:id="3557" w:name="_Toc19742598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r w:rsidRPr="00725372">
        <w:t>Tests of components</w:t>
      </w:r>
      <w:bookmarkEnd w:id="3557"/>
    </w:p>
    <w:p w14:paraId="70CE8715" w14:textId="77777777" w:rsidR="008C5B3B" w:rsidRPr="00725372" w:rsidRDefault="008C5B3B" w:rsidP="008C5B3B">
      <w:pPr>
        <w:pStyle w:val="SysReq1"/>
        <w:rPr>
          <w:lang w:val="en-GB"/>
        </w:rPr>
      </w:pPr>
      <w:r w:rsidRPr="00725372">
        <w:rPr>
          <w:lang w:val="en-GB"/>
        </w:rPr>
        <w:t xml:space="preserve">All possible functional tests at the manufacturer sites shall be performed to detect any faults before delivery and confirm the performances indicated in the technical specification. These tests shall include at least: </w:t>
      </w:r>
    </w:p>
    <w:p w14:paraId="3E211BA0" w14:textId="77777777" w:rsidR="008C5B3B" w:rsidRPr="00725372" w:rsidRDefault="008C5B3B" w:rsidP="008C5B3B">
      <w:pPr>
        <w:pStyle w:val="RequirementBullet"/>
        <w:rPr>
          <w:lang w:val="en-GB"/>
        </w:rPr>
      </w:pPr>
      <w:r w:rsidRPr="00725372">
        <w:rPr>
          <w:lang w:val="en-GB"/>
        </w:rPr>
        <w:t>All helium compressors or pumps shall be tested individually at the manufacturer’s premises. The measured values shall include at least flow rate, pressures, temperatures, helium leak, noise level and vibrations.</w:t>
      </w:r>
    </w:p>
    <w:p w14:paraId="172DB1A7" w14:textId="77777777" w:rsidR="008C5B3B" w:rsidRPr="00725372" w:rsidRDefault="008C5B3B" w:rsidP="008C5B3B">
      <w:pPr>
        <w:pStyle w:val="RequirementBullet"/>
        <w:rPr>
          <w:lang w:val="en-GB"/>
        </w:rPr>
      </w:pPr>
      <w:r w:rsidRPr="00725372">
        <w:rPr>
          <w:lang w:val="en-GB"/>
        </w:rPr>
        <w:t xml:space="preserve">Compressor motors shall be tested individually at the manufacturer’s premises. The measured values shall include at least power consumption, temperatures, noise level, vibrations, efficiency etc. </w:t>
      </w:r>
    </w:p>
    <w:p w14:paraId="4F05160E" w14:textId="77777777" w:rsidR="008C5B3B" w:rsidRPr="00725372" w:rsidRDefault="008C5B3B" w:rsidP="008C5B3B">
      <w:pPr>
        <w:pStyle w:val="RequirementBullet"/>
        <w:rPr>
          <w:lang w:val="en-GB"/>
        </w:rPr>
      </w:pPr>
      <w:r w:rsidRPr="00725372">
        <w:rPr>
          <w:lang w:val="en-GB"/>
        </w:rPr>
        <w:t>Turbines, cold compressors and cold circulators shall be tested at the manufacturer’s premise at design rotation speed at ambient temperature. Measurements shall include vibrations, rotor stability and noise.</w:t>
      </w:r>
    </w:p>
    <w:p w14:paraId="112BEE61" w14:textId="77777777" w:rsidR="008C5B3B" w:rsidRPr="00725372" w:rsidRDefault="008C5B3B" w:rsidP="008C5B3B">
      <w:pPr>
        <w:pStyle w:val="RequirementBullet"/>
        <w:rPr>
          <w:lang w:val="en-GB"/>
        </w:rPr>
      </w:pPr>
      <w:r w:rsidRPr="00725372">
        <w:rPr>
          <w:lang w:val="en-GB"/>
        </w:rPr>
        <w:t>All cryogenic helium valves shall be delivered with leak test certificates of the body and the seat.</w:t>
      </w:r>
    </w:p>
    <w:p w14:paraId="5D64CA2A" w14:textId="77777777" w:rsidR="008C5B3B" w:rsidRPr="00725372" w:rsidRDefault="008C5B3B" w:rsidP="008C5B3B">
      <w:pPr>
        <w:pStyle w:val="RequirementBullet"/>
        <w:rPr>
          <w:lang w:val="en-GB"/>
        </w:rPr>
      </w:pPr>
      <w:r w:rsidRPr="00725372">
        <w:rPr>
          <w:lang w:val="en-GB"/>
        </w:rPr>
        <w:t>All safety components shall be delivered with the necessary certificates.</w:t>
      </w:r>
    </w:p>
    <w:p w14:paraId="7EAC9FAB" w14:textId="77777777" w:rsidR="008C5B3B" w:rsidRPr="00725372" w:rsidRDefault="008C5B3B" w:rsidP="008C5B3B">
      <w:pPr>
        <w:pStyle w:val="Heading3numbered"/>
      </w:pPr>
      <w:bookmarkStart w:id="3558" w:name="_Toc197425984"/>
      <w:r w:rsidRPr="00725372">
        <w:t>Electrical, wiring and control system tests</w:t>
      </w:r>
      <w:bookmarkEnd w:id="3558"/>
    </w:p>
    <w:p w14:paraId="3F767156" w14:textId="77777777" w:rsidR="008C5B3B" w:rsidRPr="00725372" w:rsidRDefault="008C5B3B" w:rsidP="008C5B3B">
      <w:pPr>
        <w:pStyle w:val="SysReq1"/>
        <w:rPr>
          <w:lang w:val="en-GB"/>
        </w:rPr>
      </w:pPr>
      <w:r w:rsidRPr="00725372">
        <w:rPr>
          <w:lang w:val="en-GB"/>
        </w:rPr>
        <w:t xml:space="preserve">After mechanical assembly and cabling of any sub-assembly, the </w:t>
      </w:r>
      <w:r>
        <w:rPr>
          <w:lang w:val="en-GB"/>
        </w:rPr>
        <w:t>Contractor</w:t>
      </w:r>
      <w:r w:rsidRPr="00725372">
        <w:rPr>
          <w:lang w:val="en-GB"/>
        </w:rPr>
        <w:t xml:space="preserve"> shall execute a complete electrical and wiring test. All components and cabling shall conform to the international electrical standards (IEC). The electrical and wiring tests shall include at least:</w:t>
      </w:r>
    </w:p>
    <w:p w14:paraId="3DE6C0CA" w14:textId="77777777" w:rsidR="008C5B3B" w:rsidRPr="00725372" w:rsidRDefault="008C5B3B" w:rsidP="008C5B3B">
      <w:pPr>
        <w:pStyle w:val="SysReq2"/>
        <w:rPr>
          <w:lang w:val="en-GB"/>
        </w:rPr>
      </w:pPr>
      <w:r w:rsidRPr="00725372">
        <w:rPr>
          <w:lang w:val="en-GB"/>
        </w:rPr>
        <w:t>Visual inspection of cabling.</w:t>
      </w:r>
    </w:p>
    <w:p w14:paraId="587EE956" w14:textId="77777777" w:rsidR="008C5B3B" w:rsidRPr="00725372" w:rsidRDefault="008C5B3B" w:rsidP="008C5B3B">
      <w:pPr>
        <w:pStyle w:val="SysReq2"/>
        <w:rPr>
          <w:lang w:val="en-GB"/>
        </w:rPr>
      </w:pPr>
      <w:r w:rsidRPr="00725372">
        <w:rPr>
          <w:lang w:val="en-GB"/>
        </w:rPr>
        <w:t>Checking of conformity with the electrical wiring diagrams.</w:t>
      </w:r>
    </w:p>
    <w:p w14:paraId="17CA6DEC" w14:textId="77777777" w:rsidR="008C5B3B" w:rsidRPr="00725372" w:rsidRDefault="008C5B3B" w:rsidP="008C5B3B">
      <w:pPr>
        <w:pStyle w:val="SysReq2"/>
        <w:rPr>
          <w:lang w:val="en-GB"/>
        </w:rPr>
      </w:pPr>
      <w:r w:rsidRPr="00725372">
        <w:rPr>
          <w:lang w:val="en-GB"/>
        </w:rPr>
        <w:t>Checking of correct labelling.</w:t>
      </w:r>
    </w:p>
    <w:p w14:paraId="4BE7BCDE" w14:textId="77777777" w:rsidR="008C5B3B" w:rsidRPr="00725372" w:rsidRDefault="008C5B3B" w:rsidP="008C5B3B">
      <w:pPr>
        <w:pStyle w:val="SysReq2"/>
        <w:rPr>
          <w:lang w:val="en-GB"/>
        </w:rPr>
      </w:pPr>
      <w:r w:rsidRPr="00725372">
        <w:rPr>
          <w:lang w:val="en-GB"/>
        </w:rPr>
        <w:t>Checking of the grounding of all components and measuring of insulation resistance for all electrical wiring and electrical components.</w:t>
      </w:r>
    </w:p>
    <w:p w14:paraId="14456B17" w14:textId="77777777" w:rsidR="008C5B3B" w:rsidRPr="00725372" w:rsidRDefault="008C5B3B" w:rsidP="008C5B3B">
      <w:pPr>
        <w:pStyle w:val="SysReq2"/>
        <w:rPr>
          <w:lang w:val="en-GB"/>
        </w:rPr>
      </w:pPr>
      <w:r w:rsidRPr="00725372">
        <w:rPr>
          <w:lang w:val="en-GB"/>
        </w:rPr>
        <w:t xml:space="preserve">Performing functioning of valves with adjustment of the </w:t>
      </w:r>
      <w:proofErr w:type="spellStart"/>
      <w:r w:rsidRPr="00725372">
        <w:rPr>
          <w:lang w:val="en-GB"/>
        </w:rPr>
        <w:t>positioners</w:t>
      </w:r>
      <w:proofErr w:type="spellEnd"/>
      <w:r w:rsidRPr="00725372">
        <w:rPr>
          <w:lang w:val="en-GB"/>
        </w:rPr>
        <w:t>.</w:t>
      </w:r>
    </w:p>
    <w:p w14:paraId="462A0E0C" w14:textId="77777777" w:rsidR="008C5B3B" w:rsidRPr="00725372" w:rsidRDefault="008C5B3B" w:rsidP="008C5B3B">
      <w:pPr>
        <w:pStyle w:val="SysReq2"/>
        <w:rPr>
          <w:lang w:val="en-GB"/>
        </w:rPr>
      </w:pPr>
      <w:r w:rsidRPr="00725372">
        <w:rPr>
          <w:lang w:val="en-GB"/>
        </w:rPr>
        <w:t>Checking of the instrumentation cabling.</w:t>
      </w:r>
    </w:p>
    <w:p w14:paraId="5669C125" w14:textId="77777777" w:rsidR="008C5B3B" w:rsidRPr="00725372" w:rsidRDefault="008C5B3B" w:rsidP="008C5B3B">
      <w:pPr>
        <w:pStyle w:val="SysReq2"/>
        <w:rPr>
          <w:lang w:val="en-GB"/>
        </w:rPr>
      </w:pPr>
      <w:r w:rsidRPr="00725372">
        <w:rPr>
          <w:lang w:val="en-GB"/>
        </w:rPr>
        <w:t>Checking of the electrical cabinets (instrumentation, power supply and control) with injection of inlet signals and detection of outlet signals.</w:t>
      </w:r>
    </w:p>
    <w:p w14:paraId="322379AA" w14:textId="77777777" w:rsidR="008C5B3B" w:rsidRPr="00725372" w:rsidRDefault="008C5B3B" w:rsidP="008C5B3B">
      <w:pPr>
        <w:pStyle w:val="SysReq1"/>
        <w:rPr>
          <w:lang w:val="en-GB"/>
        </w:rPr>
      </w:pPr>
      <w:r w:rsidRPr="00725372">
        <w:rPr>
          <w:lang w:val="en-GB"/>
        </w:rPr>
        <w:t xml:space="preserve">For the </w:t>
      </w:r>
      <w:r>
        <w:rPr>
          <w:lang w:val="en-GB"/>
        </w:rPr>
        <w:t>WCS</w:t>
      </w:r>
      <w:r w:rsidRPr="00725372">
        <w:rPr>
          <w:lang w:val="en-GB"/>
        </w:rPr>
        <w:t xml:space="preserve"> electrical tests, before the connection between the motor and the compressor, the </w:t>
      </w:r>
      <w:r>
        <w:rPr>
          <w:lang w:val="en-GB"/>
        </w:rPr>
        <w:t>Contractor</w:t>
      </w:r>
      <w:r w:rsidRPr="00725372">
        <w:rPr>
          <w:lang w:val="en-GB"/>
        </w:rPr>
        <w:t xml:space="preserve"> shall:</w:t>
      </w:r>
    </w:p>
    <w:p w14:paraId="15FF44B4" w14:textId="77777777" w:rsidR="008C5B3B" w:rsidRPr="00725372" w:rsidRDefault="008C5B3B" w:rsidP="008C5B3B">
      <w:pPr>
        <w:pStyle w:val="SysReq2"/>
        <w:rPr>
          <w:lang w:val="en-GB"/>
        </w:rPr>
      </w:pPr>
      <w:r w:rsidRPr="00725372">
        <w:rPr>
          <w:lang w:val="en-GB"/>
        </w:rPr>
        <w:t>Verify the direction of motor rotation.</w:t>
      </w:r>
    </w:p>
    <w:p w14:paraId="7CFB6DFA" w14:textId="77777777" w:rsidR="008C5B3B" w:rsidRPr="00725372" w:rsidRDefault="008C5B3B" w:rsidP="008C5B3B">
      <w:pPr>
        <w:pStyle w:val="SysReq2"/>
        <w:rPr>
          <w:lang w:val="en-GB"/>
        </w:rPr>
      </w:pPr>
      <w:r w:rsidRPr="00725372">
        <w:rPr>
          <w:lang w:val="en-GB"/>
        </w:rPr>
        <w:t>Check of phase rotation direction on the electrical cubicle busbar before switching on 3 phases electrical motors.</w:t>
      </w:r>
    </w:p>
    <w:p w14:paraId="54B6FFB0" w14:textId="77777777" w:rsidR="008C5B3B" w:rsidRPr="00FE5A6E" w:rsidRDefault="008C5B3B" w:rsidP="008C5B3B">
      <w:pPr>
        <w:pStyle w:val="SysReq1"/>
        <w:rPr>
          <w:lang w:val="en-GB"/>
        </w:rPr>
      </w:pPr>
      <w:r w:rsidRPr="00725372">
        <w:rPr>
          <w:lang w:val="en-GB"/>
        </w:rPr>
        <w:t xml:space="preserve">The </w:t>
      </w:r>
      <w:r>
        <w:rPr>
          <w:lang w:val="en-GB"/>
        </w:rPr>
        <w:t>QPLANT</w:t>
      </w:r>
      <w:r w:rsidRPr="00725372">
        <w:rPr>
          <w:lang w:val="en-GB"/>
        </w:rPr>
        <w:t xml:space="preserve"> control system operation shall be tested in simulation mode before shipment.</w:t>
      </w:r>
    </w:p>
    <w:p w14:paraId="66534451" w14:textId="7F1FD247" w:rsidR="00D93DEF" w:rsidRPr="00725372" w:rsidRDefault="00D93DEF" w:rsidP="002B6EDD">
      <w:pPr>
        <w:pStyle w:val="Heading2numbered"/>
        <w:rPr>
          <w:rFonts w:eastAsia="Calibri"/>
        </w:rPr>
      </w:pPr>
      <w:bookmarkStart w:id="3559" w:name="_Toc197425985"/>
      <w:r w:rsidRPr="00725372">
        <w:rPr>
          <w:rFonts w:eastAsia="Calibri"/>
        </w:rPr>
        <w:t>Transport and Storage</w:t>
      </w:r>
      <w:bookmarkEnd w:id="3559"/>
      <w:r w:rsidRPr="00725372">
        <w:rPr>
          <w:rFonts w:eastAsia="Calibri"/>
        </w:rPr>
        <w:t xml:space="preserve"> </w:t>
      </w:r>
    </w:p>
    <w:p w14:paraId="43E40ED6" w14:textId="68EBA77A" w:rsidR="00D93DEF" w:rsidRPr="00725372" w:rsidRDefault="00D93DEF" w:rsidP="00D93DEF">
      <w:pPr>
        <w:pStyle w:val="SysReq1"/>
        <w:rPr>
          <w:lang w:val="en-GB"/>
        </w:rPr>
      </w:pPr>
      <w:r w:rsidRPr="00725372">
        <w:rPr>
          <w:lang w:val="en-GB"/>
        </w:rPr>
        <w:t xml:space="preserve">The </w:t>
      </w:r>
      <w:r w:rsidR="00CB1438">
        <w:rPr>
          <w:lang w:val="en-GB"/>
        </w:rPr>
        <w:t>Contractor</w:t>
      </w:r>
      <w:r w:rsidRPr="00725372">
        <w:rPr>
          <w:lang w:val="en-GB"/>
        </w:rPr>
        <w:t xml:space="preserve"> is responsible </w:t>
      </w:r>
      <w:r w:rsidR="00B1583F" w:rsidRPr="00725372">
        <w:rPr>
          <w:lang w:val="en-GB"/>
        </w:rPr>
        <w:t xml:space="preserve">for </w:t>
      </w:r>
      <w:r w:rsidRPr="00725372">
        <w:rPr>
          <w:lang w:val="en-GB"/>
        </w:rPr>
        <w:t xml:space="preserve">the transport and storage of all the </w:t>
      </w:r>
      <w:r w:rsidR="00A156C9">
        <w:rPr>
          <w:lang w:val="en-GB"/>
        </w:rPr>
        <w:t>QPLANT</w:t>
      </w:r>
      <w:r w:rsidRPr="00725372">
        <w:rPr>
          <w:lang w:val="en-GB"/>
        </w:rPr>
        <w:t xml:space="preserve"> components from the manufacturing sites to the SCK CEN final positioning. It includes the storage, transport, loading, unloading and final positioning activities. </w:t>
      </w:r>
    </w:p>
    <w:p w14:paraId="1F19FDD6" w14:textId="0B3D92DC" w:rsidR="00D93DEF" w:rsidRPr="00725372" w:rsidRDefault="00D93DEF" w:rsidP="00D93DEF">
      <w:pPr>
        <w:pStyle w:val="SysReq1"/>
        <w:rPr>
          <w:lang w:val="en-GB"/>
        </w:rPr>
      </w:pPr>
      <w:r w:rsidRPr="00725372">
        <w:rPr>
          <w:lang w:val="en-GB"/>
        </w:rPr>
        <w:t>Prior to transportation</w:t>
      </w:r>
      <w:r w:rsidR="00B1583F" w:rsidRPr="00725372">
        <w:rPr>
          <w:lang w:val="en-GB"/>
        </w:rPr>
        <w:t>,</w:t>
      </w:r>
      <w:r w:rsidRPr="00725372">
        <w:rPr>
          <w:lang w:val="en-GB"/>
        </w:rPr>
        <w:t xml:space="preserve"> all process circuits of the </w:t>
      </w:r>
      <w:r w:rsidR="00A156C9">
        <w:rPr>
          <w:lang w:val="en-GB"/>
        </w:rPr>
        <w:t>QPLANT</w:t>
      </w:r>
      <w:r w:rsidRPr="00725372">
        <w:rPr>
          <w:lang w:val="en-GB"/>
        </w:rPr>
        <w:t xml:space="preserve"> components shall be filled with inert gas at a fixed pressure and sealed during transport. Necessary caps, blind flanges and hand valves shall be considered at that stage. Pressure gauges shall be installed and checked at the departure from manufacturer premises and at the arrival on SCK CEN site. It is recommended to provide transportation boxes with appropriate accelerometers for the refrigeration cold box.</w:t>
      </w:r>
    </w:p>
    <w:p w14:paraId="432BC944" w14:textId="67B868D4" w:rsidR="00D93DEF" w:rsidRPr="00725372" w:rsidRDefault="00D93DEF" w:rsidP="00D93DEF">
      <w:pPr>
        <w:pStyle w:val="SysReq1"/>
        <w:rPr>
          <w:lang w:val="en-GB"/>
        </w:rPr>
      </w:pPr>
      <w:r w:rsidRPr="00725372">
        <w:rPr>
          <w:lang w:val="en-GB"/>
        </w:rPr>
        <w:t>Appropriate packaging shall protect every item during transport from degrading environment, be suitable for the selected transport and consider temporary storage in the open air.</w:t>
      </w:r>
    </w:p>
    <w:p w14:paraId="01D51D55" w14:textId="289A75FE" w:rsidR="00D93DEF" w:rsidRPr="00725372" w:rsidRDefault="00D93DEF" w:rsidP="00D93DEF">
      <w:pPr>
        <w:pStyle w:val="SysReq1"/>
        <w:rPr>
          <w:lang w:val="en-GB"/>
        </w:rPr>
      </w:pPr>
      <w:bookmarkStart w:id="3560" w:name="_Hlk192567639"/>
      <w:r w:rsidRPr="00725372">
        <w:rPr>
          <w:lang w:val="en-GB"/>
        </w:rPr>
        <w:t xml:space="preserve">Each package shall be clearly marked with a label stating the </w:t>
      </w:r>
      <w:r w:rsidR="00CB1438">
        <w:rPr>
          <w:lang w:val="en-GB"/>
        </w:rPr>
        <w:t>Contractor</w:t>
      </w:r>
      <w:commentRangeStart w:id="3561"/>
      <w:r w:rsidRPr="00725372">
        <w:rPr>
          <w:lang w:val="en-GB"/>
        </w:rPr>
        <w:t>’s name, the destination, the name of the component and its identification number, the weight, and a link to the documentation</w:t>
      </w:r>
      <w:commentRangeEnd w:id="3561"/>
      <w:r w:rsidR="007C4D9C" w:rsidRPr="00725372">
        <w:rPr>
          <w:rStyle w:val="Verwijzingopmerking"/>
          <w:lang w:val="en-GB"/>
        </w:rPr>
        <w:commentReference w:id="3561"/>
      </w:r>
      <w:bookmarkEnd w:id="3560"/>
      <w:r w:rsidR="00161A6D">
        <w:rPr>
          <w:lang w:val="en-GB"/>
        </w:rPr>
        <w:t xml:space="preserve">. </w:t>
      </w:r>
    </w:p>
    <w:p w14:paraId="67D3015F" w14:textId="48AD571B" w:rsidR="00D93DEF" w:rsidRPr="00725372" w:rsidRDefault="00D93DEF" w:rsidP="00D93DEF">
      <w:pPr>
        <w:pStyle w:val="SysReq1"/>
        <w:rPr>
          <w:lang w:val="en-GB"/>
        </w:rPr>
      </w:pPr>
      <w:r w:rsidRPr="00725372">
        <w:rPr>
          <w:lang w:val="en-GB"/>
        </w:rPr>
        <w:t xml:space="preserve">Prior to transportation, the package units shall be visually inspected at the manufacturer premises and a certificate about proper packaging and availability of the necessary documentation shall be issued. </w:t>
      </w:r>
      <w:commentRangeStart w:id="3562"/>
      <w:commentRangeStart w:id="3563"/>
      <w:r w:rsidRPr="00725372">
        <w:rPr>
          <w:lang w:val="en-GB"/>
        </w:rPr>
        <w:t xml:space="preserve">Representatives of the SCK CEN shall be invited by the </w:t>
      </w:r>
      <w:r w:rsidR="00CB1438">
        <w:rPr>
          <w:lang w:val="en-GB"/>
        </w:rPr>
        <w:t>Contractor</w:t>
      </w:r>
      <w:r w:rsidRPr="00725372">
        <w:rPr>
          <w:lang w:val="en-GB"/>
        </w:rPr>
        <w:t xml:space="preserve"> to witness the inspection</w:t>
      </w:r>
      <w:commentRangeEnd w:id="3562"/>
      <w:r w:rsidR="003B24BC">
        <w:rPr>
          <w:rStyle w:val="Verwijzingopmerking"/>
          <w:lang w:val="en-GB"/>
        </w:rPr>
        <w:commentReference w:id="3562"/>
      </w:r>
      <w:commentRangeEnd w:id="3563"/>
      <w:r w:rsidR="006814D5">
        <w:rPr>
          <w:rStyle w:val="Verwijzingopmerking"/>
          <w:lang w:val="en-GB"/>
        </w:rPr>
        <w:commentReference w:id="3563"/>
      </w:r>
      <w:r w:rsidRPr="00725372">
        <w:rPr>
          <w:lang w:val="en-GB"/>
        </w:rPr>
        <w:t>. The inspection shall consist in a visual verification of the packaging and a check of the formal and technical documentation.</w:t>
      </w:r>
    </w:p>
    <w:p w14:paraId="67DD8A2B" w14:textId="77777777" w:rsidR="00D93DEF" w:rsidRPr="00161A6D" w:rsidRDefault="00D93DEF" w:rsidP="00D93DEF">
      <w:pPr>
        <w:pStyle w:val="regular"/>
        <w:rPr>
          <w:sz w:val="2"/>
          <w:szCs w:val="2"/>
        </w:rPr>
      </w:pPr>
    </w:p>
    <w:p w14:paraId="4D626A90" w14:textId="70F04094" w:rsidR="00D93DEF" w:rsidRPr="00725372" w:rsidRDefault="00D93DEF" w:rsidP="002B6EDD">
      <w:pPr>
        <w:pStyle w:val="Heading2numbered"/>
        <w:rPr>
          <w:rFonts w:eastAsia="Calibri"/>
        </w:rPr>
      </w:pPr>
      <w:bookmarkStart w:id="3564" w:name="_Toc197425986"/>
      <w:r w:rsidRPr="00725372">
        <w:rPr>
          <w:rFonts w:eastAsia="Calibri"/>
        </w:rPr>
        <w:t>Inst</w:t>
      </w:r>
      <w:r w:rsidR="007F284D" w:rsidRPr="00725372">
        <w:rPr>
          <w:rFonts w:eastAsia="Calibri"/>
        </w:rPr>
        <w:t>a</w:t>
      </w:r>
      <w:r w:rsidRPr="00725372">
        <w:rPr>
          <w:rFonts w:eastAsia="Calibri"/>
        </w:rPr>
        <w:t>llation and Assembly</w:t>
      </w:r>
      <w:bookmarkEnd w:id="3564"/>
    </w:p>
    <w:p w14:paraId="18EDFADD" w14:textId="3DC223C8" w:rsidR="00D93DEF" w:rsidRPr="00725372" w:rsidRDefault="00D93DEF" w:rsidP="00D93DEF">
      <w:pPr>
        <w:pStyle w:val="SysReq1"/>
        <w:rPr>
          <w:lang w:val="en-GB"/>
        </w:rPr>
      </w:pPr>
      <w:r w:rsidRPr="00725372">
        <w:rPr>
          <w:lang w:val="en-GB"/>
        </w:rPr>
        <w:t xml:space="preserve">The </w:t>
      </w:r>
      <w:r w:rsidR="00CB1438">
        <w:rPr>
          <w:lang w:val="en-GB"/>
        </w:rPr>
        <w:t>Contractor</w:t>
      </w:r>
      <w:r w:rsidRPr="00725372">
        <w:rPr>
          <w:lang w:val="en-GB"/>
        </w:rPr>
        <w:t xml:space="preserve"> </w:t>
      </w:r>
      <w:r w:rsidR="002D5DF0">
        <w:rPr>
          <w:lang w:val="en-GB"/>
        </w:rPr>
        <w:t xml:space="preserve">shall </w:t>
      </w:r>
      <w:r w:rsidRPr="00725372">
        <w:rPr>
          <w:lang w:val="en-GB"/>
        </w:rPr>
        <w:t>install and assembl</w:t>
      </w:r>
      <w:r w:rsidR="002D5DF0">
        <w:rPr>
          <w:lang w:val="en-GB"/>
        </w:rPr>
        <w:t>e</w:t>
      </w:r>
      <w:r w:rsidRPr="00725372">
        <w:rPr>
          <w:lang w:val="en-GB"/>
        </w:rPr>
        <w:t xml:space="preserve"> all components (compressors, ORS, QRB, warm panels, interconnection lines, electrical cubicles, control system equipment’s, analysis cubicles, among others) and </w:t>
      </w:r>
      <w:r w:rsidR="007232EF">
        <w:rPr>
          <w:lang w:val="en-GB"/>
        </w:rPr>
        <w:t xml:space="preserve">perform </w:t>
      </w:r>
      <w:r w:rsidRPr="00725372">
        <w:rPr>
          <w:lang w:val="en-GB"/>
        </w:rPr>
        <w:t xml:space="preserve">their connections on the SCK CEN site and to utility supplies. </w:t>
      </w:r>
    </w:p>
    <w:p w14:paraId="7CBDBD75" w14:textId="289FA2D6" w:rsidR="00D93DEF" w:rsidRDefault="00D93DEF" w:rsidP="00D93DEF">
      <w:pPr>
        <w:pStyle w:val="SysReq1"/>
        <w:rPr>
          <w:lang w:val="en-GB"/>
        </w:rPr>
      </w:pPr>
      <w:r w:rsidRPr="00725372">
        <w:rPr>
          <w:lang w:val="en-GB"/>
        </w:rPr>
        <w:t xml:space="preserve">The </w:t>
      </w:r>
      <w:r w:rsidR="00CB1438">
        <w:rPr>
          <w:lang w:val="en-GB"/>
        </w:rPr>
        <w:t>Contractor</w:t>
      </w:r>
      <w:r w:rsidRPr="00725372">
        <w:rPr>
          <w:lang w:val="en-GB"/>
        </w:rPr>
        <w:t xml:space="preserve"> and its </w:t>
      </w:r>
      <w:r w:rsidR="00C04E8C">
        <w:rPr>
          <w:lang w:val="en-GB"/>
        </w:rPr>
        <w:t>s</w:t>
      </w:r>
      <w:r w:rsidR="00C04E8C" w:rsidRPr="00C04E8C">
        <w:rPr>
          <w:lang w:val="en-GB"/>
        </w:rPr>
        <w:t>ubcontractor</w:t>
      </w:r>
      <w:r w:rsidRPr="00725372">
        <w:rPr>
          <w:lang w:val="en-GB"/>
        </w:rPr>
        <w:t>s shall follow the local regulations applicable on the SCK CEN site, including the safety and logistic rules and the necessary trainings.</w:t>
      </w:r>
    </w:p>
    <w:p w14:paraId="01E5EA6E" w14:textId="248E3909" w:rsidR="00080949" w:rsidRPr="00725372" w:rsidRDefault="00080949" w:rsidP="00D93DEF">
      <w:pPr>
        <w:pStyle w:val="SysReq1"/>
        <w:rPr>
          <w:lang w:val="en-GB"/>
        </w:rPr>
      </w:pPr>
      <w:r w:rsidRPr="00725372">
        <w:rPr>
          <w:lang w:val="en-GB"/>
        </w:rPr>
        <w:t xml:space="preserve">For all activities on SCK CEN site, the </w:t>
      </w:r>
      <w:r>
        <w:rPr>
          <w:lang w:val="en-GB"/>
        </w:rPr>
        <w:t>Contractor</w:t>
      </w:r>
      <w:r w:rsidRPr="00725372">
        <w:rPr>
          <w:lang w:val="en-GB"/>
        </w:rPr>
        <w:t xml:space="preserve"> shall </w:t>
      </w:r>
      <w:r>
        <w:rPr>
          <w:lang w:val="en-GB"/>
        </w:rPr>
        <w:t>comply with</w:t>
      </w:r>
      <w:r w:rsidRPr="00725372">
        <w:rPr>
          <w:lang w:val="en-GB"/>
        </w:rPr>
        <w:t xml:space="preserve"> the </w:t>
      </w:r>
      <w:r w:rsidR="0087769C">
        <w:rPr>
          <w:lang w:val="en-GB"/>
        </w:rPr>
        <w:t xml:space="preserve">SCK CEN </w:t>
      </w:r>
      <w:r>
        <w:rPr>
          <w:lang w:val="en-GB"/>
        </w:rPr>
        <w:t>Safety and Health Plan (</w:t>
      </w:r>
      <w:r w:rsidRPr="00725372">
        <w:rPr>
          <w:rStyle w:val="AAReferencedChar"/>
        </w:rPr>
        <w:fldChar w:fldCharType="begin"/>
      </w:r>
      <w:r w:rsidRPr="00725372">
        <w:rPr>
          <w:rStyle w:val="AAReferencedChar"/>
        </w:rPr>
        <w:instrText xml:space="preserve"> REF _Ref190772635 \h  \* MERGEFORMAT </w:instrText>
      </w:r>
      <w:r w:rsidRPr="00725372">
        <w:rPr>
          <w:rStyle w:val="AAReferencedChar"/>
        </w:rPr>
      </w:r>
      <w:r w:rsidRPr="00725372">
        <w:rPr>
          <w:rStyle w:val="AAReferencedChar"/>
        </w:rPr>
        <w:fldChar w:fldCharType="separate"/>
      </w:r>
      <w:r w:rsidR="00E67BB8" w:rsidRPr="00E67BB8">
        <w:rPr>
          <w:rStyle w:val="AAReferencedChar"/>
        </w:rPr>
        <w:t>AD 2</w:t>
      </w:r>
      <w:r w:rsidRPr="00725372">
        <w:rPr>
          <w:rStyle w:val="AAReferencedChar"/>
        </w:rPr>
        <w:fldChar w:fldCharType="end"/>
      </w:r>
      <w:r>
        <w:rPr>
          <w:rStyle w:val="AAReferencedChar"/>
        </w:rPr>
        <w:t>).</w:t>
      </w:r>
    </w:p>
    <w:p w14:paraId="161A3528" w14:textId="194B365A" w:rsidR="00D93DEF" w:rsidRPr="00725372" w:rsidRDefault="00D93DEF" w:rsidP="00D93DEF">
      <w:pPr>
        <w:pStyle w:val="SysReq1"/>
        <w:rPr>
          <w:lang w:val="en-GB"/>
        </w:rPr>
      </w:pPr>
      <w:bookmarkStart w:id="3565" w:name="_Ref192250871"/>
      <w:r w:rsidRPr="00725372">
        <w:rPr>
          <w:lang w:val="en-GB"/>
        </w:rPr>
        <w:t xml:space="preserve">Utilities (electricity, </w:t>
      </w:r>
      <w:bookmarkStart w:id="3566" w:name="_Hlk191395664"/>
      <w:r w:rsidRPr="00725372">
        <w:rPr>
          <w:lang w:val="en-GB"/>
        </w:rPr>
        <w:t xml:space="preserve">cooling water, compressed air) except fluids (helium and nitrogen) will </w:t>
      </w:r>
      <w:bookmarkEnd w:id="3566"/>
      <w:r w:rsidRPr="00725372">
        <w:rPr>
          <w:lang w:val="en-GB"/>
        </w:rPr>
        <w:t xml:space="preserve">be supplied free of charge from </w:t>
      </w:r>
      <w:r w:rsidR="007C4D9C" w:rsidRPr="00725372">
        <w:rPr>
          <w:lang w:val="en-GB"/>
        </w:rPr>
        <w:t xml:space="preserve">start of </w:t>
      </w:r>
      <w:r w:rsidRPr="00725372">
        <w:rPr>
          <w:lang w:val="en-GB"/>
        </w:rPr>
        <w:t xml:space="preserve">installation to </w:t>
      </w:r>
      <w:r w:rsidR="007C4D9C" w:rsidRPr="00725372">
        <w:rPr>
          <w:lang w:val="en-GB"/>
        </w:rPr>
        <w:t xml:space="preserve">end of </w:t>
      </w:r>
      <w:r w:rsidRPr="00725372">
        <w:rPr>
          <w:lang w:val="en-GB"/>
        </w:rPr>
        <w:t xml:space="preserve">acceptance tests at the SCK CEN site. The </w:t>
      </w:r>
      <w:r w:rsidR="00CB1438">
        <w:rPr>
          <w:lang w:val="en-GB"/>
        </w:rPr>
        <w:t>Contractor</w:t>
      </w:r>
      <w:r w:rsidRPr="00725372">
        <w:rPr>
          <w:lang w:val="en-GB"/>
        </w:rPr>
        <w:t xml:space="preserve"> shall provide a list of needed utilities with date of availability at the end of the conceptual design and updated at the final design (</w:t>
      </w:r>
      <w:r w:rsidR="00054C3E" w:rsidRPr="00725372">
        <w:rPr>
          <w:rStyle w:val="AAReferencedChar"/>
        </w:rPr>
        <w:fldChar w:fldCharType="begin"/>
      </w:r>
      <w:r w:rsidR="00054C3E" w:rsidRPr="00725372">
        <w:rPr>
          <w:rStyle w:val="AAReferencedChar"/>
        </w:rPr>
        <w:instrText xml:space="preserve"> REF _Ref191382283 \h  \* MERGEFORMAT </w:instrText>
      </w:r>
      <w:r w:rsidR="00EE71EF">
        <w:rPr>
          <w:rStyle w:val="AAReferencedChar"/>
          <w:b/>
          <w:bCs/>
          <w:lang w:val="en-US"/>
        </w:rPr>
        <w:instrText>Error! Reference source not found.</w:instrText>
      </w:r>
      <w:r w:rsidR="00054C3E" w:rsidRPr="00725372">
        <w:rPr>
          <w:rStyle w:val="AAReferencedChar"/>
        </w:rPr>
      </w:r>
      <w:r w:rsidR="00054C3E" w:rsidRPr="00725372">
        <w:rPr>
          <w:rStyle w:val="AAReferencedChar"/>
        </w:rPr>
        <w:fldChar w:fldCharType="separate"/>
      </w:r>
      <w:r w:rsidR="00E67BB8">
        <w:rPr>
          <w:rStyle w:val="AAReferencedChar"/>
          <w:b/>
          <w:bCs/>
          <w:lang w:val="en-US"/>
        </w:rPr>
        <w:t>Error! Reference source not found.</w:t>
      </w:r>
      <w:r w:rsidR="00054C3E" w:rsidRPr="00725372">
        <w:rPr>
          <w:rStyle w:val="AAReferencedChar"/>
        </w:rPr>
        <w:fldChar w:fldCharType="end"/>
      </w:r>
      <w:r w:rsidRPr="00725372">
        <w:rPr>
          <w:lang w:val="en-GB"/>
        </w:rPr>
        <w:t>).</w:t>
      </w:r>
      <w:bookmarkEnd w:id="3565"/>
    </w:p>
    <w:p w14:paraId="0675F88E" w14:textId="5134DB3B" w:rsidR="00D93DEF" w:rsidRPr="00725372" w:rsidRDefault="00D93DEF" w:rsidP="00D93DEF">
      <w:pPr>
        <w:pStyle w:val="SysReq1"/>
        <w:rPr>
          <w:lang w:val="en-GB"/>
        </w:rPr>
      </w:pPr>
      <w:r w:rsidRPr="00725372">
        <w:rPr>
          <w:lang w:val="en-GB"/>
        </w:rPr>
        <w:t xml:space="preserve">The existing cranes in the buildings will be made available for the work on site, however, qualified operators shall be provided by the </w:t>
      </w:r>
      <w:r w:rsidR="00CB1438">
        <w:rPr>
          <w:lang w:val="en-GB"/>
        </w:rPr>
        <w:t>Contractor</w:t>
      </w:r>
      <w:r w:rsidRPr="00725372">
        <w:rPr>
          <w:lang w:val="en-GB"/>
        </w:rPr>
        <w:t>.</w:t>
      </w:r>
    </w:p>
    <w:p w14:paraId="7BBBD0EF" w14:textId="39527FF1" w:rsidR="009A31C2" w:rsidRPr="00725372" w:rsidRDefault="009A31C2" w:rsidP="009A31C2">
      <w:pPr>
        <w:pStyle w:val="Heading3numbered"/>
      </w:pPr>
      <w:bookmarkStart w:id="3567" w:name="_Toc197425987"/>
      <w:bookmarkStart w:id="3568" w:name="_Ref192757333"/>
      <w:r w:rsidRPr="00725372">
        <w:t>Incoming inspection</w:t>
      </w:r>
      <w:r w:rsidR="00B15B33">
        <w:t xml:space="preserve"> at SCK CEN site</w:t>
      </w:r>
      <w:bookmarkEnd w:id="3567"/>
    </w:p>
    <w:p w14:paraId="6F4B6B24" w14:textId="77777777" w:rsidR="009A31C2" w:rsidRPr="00725372" w:rsidRDefault="009A31C2" w:rsidP="009A31C2">
      <w:pPr>
        <w:pStyle w:val="SysReq1"/>
        <w:rPr>
          <w:lang w:val="en-GB"/>
        </w:rPr>
      </w:pPr>
      <w:r w:rsidRPr="00725372">
        <w:rPr>
          <w:lang w:val="en-GB"/>
        </w:rPr>
        <w:t>Upon arrival on the SCK CEN site at Mol, at least the following inspections shall be performed and documented:</w:t>
      </w:r>
    </w:p>
    <w:p w14:paraId="3B5A29E8" w14:textId="77777777" w:rsidR="009A31C2" w:rsidRPr="00725372" w:rsidRDefault="009A31C2" w:rsidP="009A31C2">
      <w:pPr>
        <w:pStyle w:val="SysReq2"/>
        <w:rPr>
          <w:lang w:val="en-GB"/>
        </w:rPr>
      </w:pPr>
      <w:r w:rsidRPr="00725372">
        <w:rPr>
          <w:lang w:val="en-GB"/>
        </w:rPr>
        <w:t>Inventory control of components.</w:t>
      </w:r>
    </w:p>
    <w:p w14:paraId="0D067D6E" w14:textId="77777777" w:rsidR="009A31C2" w:rsidRPr="00725372" w:rsidRDefault="009A31C2" w:rsidP="009A31C2">
      <w:pPr>
        <w:pStyle w:val="SysReq2"/>
        <w:rPr>
          <w:lang w:val="en-GB"/>
        </w:rPr>
      </w:pPr>
      <w:r w:rsidRPr="00725372">
        <w:rPr>
          <w:lang w:val="en-GB"/>
        </w:rPr>
        <w:t>Visual inspections: checking for any damage of the packages, examination of the surfaces and welds of the components for cracks.</w:t>
      </w:r>
    </w:p>
    <w:p w14:paraId="4D0697C3" w14:textId="77777777" w:rsidR="009A31C2" w:rsidRPr="00725372" w:rsidRDefault="009A31C2" w:rsidP="009A31C2">
      <w:pPr>
        <w:pStyle w:val="SysReq2"/>
        <w:rPr>
          <w:lang w:val="en-GB"/>
        </w:rPr>
      </w:pPr>
      <w:r w:rsidRPr="00725372">
        <w:rPr>
          <w:lang w:val="en-GB"/>
        </w:rPr>
        <w:t>Checking of pressure settings of all volumes after transport by the reading of the pressure gauges, and comparison with pressure measured before shipment.</w:t>
      </w:r>
    </w:p>
    <w:p w14:paraId="10F8F387" w14:textId="77777777" w:rsidR="009A31C2" w:rsidRPr="00725372" w:rsidRDefault="009A31C2" w:rsidP="009A31C2">
      <w:pPr>
        <w:pStyle w:val="SysReq2"/>
        <w:rPr>
          <w:lang w:val="en-GB"/>
        </w:rPr>
      </w:pPr>
      <w:r w:rsidRPr="00725372">
        <w:rPr>
          <w:lang w:val="en-GB"/>
        </w:rPr>
        <w:t>Checking of all installed shock detectors and accelerometers.</w:t>
      </w:r>
    </w:p>
    <w:p w14:paraId="39A333CC" w14:textId="03BFE066" w:rsidR="009A31C2" w:rsidRPr="00725372" w:rsidRDefault="009A31C2" w:rsidP="009A31C2">
      <w:pPr>
        <w:pStyle w:val="SysReq1"/>
        <w:rPr>
          <w:lang w:val="en-GB"/>
        </w:rPr>
      </w:pPr>
      <w:bookmarkStart w:id="3569" w:name="_Ref192250934"/>
      <w:r w:rsidRPr="00725372">
        <w:rPr>
          <w:lang w:val="en-GB"/>
        </w:rPr>
        <w:t xml:space="preserve">An incoming inspection report shall be provided by the </w:t>
      </w:r>
      <w:r>
        <w:rPr>
          <w:lang w:val="en-GB"/>
        </w:rPr>
        <w:t>Contractor</w:t>
      </w:r>
      <w:r w:rsidRPr="00725372">
        <w:rPr>
          <w:lang w:val="en-GB"/>
        </w:rPr>
        <w:t xml:space="preserve"> and approved by SCK CEN (to be included in deliverable</w:t>
      </w:r>
      <w:r>
        <w:rPr>
          <w:lang w:val="en-GB"/>
        </w:rPr>
        <w:t xml:space="preserve"> </w:t>
      </w:r>
      <w:r w:rsidRPr="0081103D">
        <w:rPr>
          <w:rStyle w:val="AAReferencedChar"/>
        </w:rPr>
        <w:fldChar w:fldCharType="begin"/>
      </w:r>
      <w:r w:rsidRPr="0081103D">
        <w:rPr>
          <w:rStyle w:val="AAReferencedChar"/>
        </w:rPr>
        <w:instrText xml:space="preserve"> REF _Ref194400009 \h  \* MERGEFORMAT </w:instrText>
      </w:r>
      <w:r w:rsidRPr="0081103D">
        <w:rPr>
          <w:rStyle w:val="AAReferencedChar"/>
        </w:rPr>
      </w:r>
      <w:r w:rsidRPr="0081103D">
        <w:rPr>
          <w:rStyle w:val="AAReferencedChar"/>
        </w:rPr>
        <w:fldChar w:fldCharType="separate"/>
      </w:r>
      <w:r w:rsidR="00E67BB8">
        <w:rPr>
          <w:rStyle w:val="AAReferencedChar"/>
          <w:b/>
          <w:bCs/>
          <w:lang w:val="en-US"/>
        </w:rPr>
        <w:t>Error! Reference source not found.</w:t>
      </w:r>
      <w:r w:rsidRPr="0081103D">
        <w:rPr>
          <w:rStyle w:val="AAReferencedChar"/>
        </w:rPr>
        <w:fldChar w:fldCharType="end"/>
      </w:r>
      <w:r w:rsidRPr="00725372">
        <w:rPr>
          <w:lang w:val="en-GB"/>
        </w:rPr>
        <w:fldChar w:fldCharType="begin"/>
      </w:r>
      <w:r w:rsidRPr="00725372">
        <w:rPr>
          <w:lang w:val="en-GB"/>
        </w:rPr>
        <w:instrText xml:space="preserve"> REF _Ref189817918 \h  \* MERGEFORMAT </w:instrText>
      </w:r>
      <w:r w:rsidRPr="00725372">
        <w:rPr>
          <w:lang w:val="en-GB"/>
        </w:rPr>
      </w:r>
      <w:r w:rsidRPr="00725372">
        <w:rPr>
          <w:lang w:val="en-GB"/>
        </w:rPr>
        <w:fldChar w:fldCharType="separate"/>
      </w:r>
      <w:r w:rsidR="00E67BB8">
        <w:rPr>
          <w:b/>
          <w:bCs/>
        </w:rPr>
        <w:t>Error! Reference source not found.</w:t>
      </w:r>
      <w:r w:rsidRPr="00725372">
        <w:rPr>
          <w:lang w:val="en-GB"/>
        </w:rPr>
        <w:fldChar w:fldCharType="end"/>
      </w:r>
      <w:r w:rsidRPr="00725372">
        <w:rPr>
          <w:lang w:val="en-GB"/>
        </w:rPr>
        <w:t>) before starting installation.</w:t>
      </w:r>
      <w:bookmarkEnd w:id="3569"/>
    </w:p>
    <w:p w14:paraId="1011C8B0" w14:textId="34277617" w:rsidR="007F22B7" w:rsidRPr="00725372" w:rsidRDefault="007F22B7" w:rsidP="007F22B7">
      <w:pPr>
        <w:pStyle w:val="Heading3numbered"/>
      </w:pPr>
      <w:bookmarkStart w:id="3570" w:name="_Toc197425988"/>
      <w:r>
        <w:t xml:space="preserve">Test after </w:t>
      </w:r>
      <w:r w:rsidRPr="00725372">
        <w:t>Mechanical assembly completion</w:t>
      </w:r>
      <w:bookmarkEnd w:id="3570"/>
    </w:p>
    <w:p w14:paraId="154CBAD1" w14:textId="77777777" w:rsidR="007F22B7" w:rsidRPr="00725372" w:rsidRDefault="007F22B7" w:rsidP="007F22B7">
      <w:pPr>
        <w:pStyle w:val="SysReq1"/>
        <w:spacing w:before="40" w:after="20"/>
        <w:rPr>
          <w:lang w:val="en-GB"/>
        </w:rPr>
      </w:pPr>
      <w:r w:rsidRPr="00725372">
        <w:rPr>
          <w:lang w:val="en-GB"/>
        </w:rPr>
        <w:t>After assembly of subsystems (</w:t>
      </w:r>
      <w:r>
        <w:rPr>
          <w:lang w:val="en-GB"/>
        </w:rPr>
        <w:t>WCS</w:t>
      </w:r>
      <w:r w:rsidRPr="00725372">
        <w:rPr>
          <w:lang w:val="en-GB"/>
        </w:rPr>
        <w:t>, QRB, storages), the following tests shall be performed and documented:</w:t>
      </w:r>
    </w:p>
    <w:p w14:paraId="3BA7A437" w14:textId="77777777" w:rsidR="007F22B7" w:rsidRPr="00725372" w:rsidRDefault="007F22B7" w:rsidP="007F22B7">
      <w:pPr>
        <w:pStyle w:val="SysReq2"/>
        <w:spacing w:before="40" w:after="20"/>
        <w:contextualSpacing w:val="0"/>
        <w:rPr>
          <w:lang w:val="en-GB"/>
        </w:rPr>
      </w:pPr>
      <w:r w:rsidRPr="00725372">
        <w:rPr>
          <w:lang w:val="en-GB"/>
        </w:rPr>
        <w:t>Conformance of the assembly with the piping and instrumentation diagrams, verification of the labelling.</w:t>
      </w:r>
    </w:p>
    <w:p w14:paraId="2953A5FA" w14:textId="77777777" w:rsidR="007F22B7" w:rsidRPr="00725372" w:rsidRDefault="007F22B7" w:rsidP="007F22B7">
      <w:pPr>
        <w:pStyle w:val="SysReq2"/>
        <w:spacing w:before="40" w:after="20"/>
        <w:contextualSpacing w:val="0"/>
        <w:rPr>
          <w:lang w:val="en-GB"/>
        </w:rPr>
      </w:pPr>
      <w:r w:rsidRPr="00725372">
        <w:rPr>
          <w:lang w:val="en-GB"/>
        </w:rPr>
        <w:t>Inspection of assembly welds shall be performed according the ASME standard. Moreover, all cryogenic joint welds shall be 100 % X-rayed.</w:t>
      </w:r>
    </w:p>
    <w:p w14:paraId="0913330D" w14:textId="77777777" w:rsidR="007F22B7" w:rsidRPr="00725372" w:rsidRDefault="007F22B7" w:rsidP="007F22B7">
      <w:pPr>
        <w:pStyle w:val="SysReq2"/>
        <w:spacing w:before="40" w:after="20"/>
        <w:contextualSpacing w:val="0"/>
        <w:rPr>
          <w:lang w:val="en-GB"/>
        </w:rPr>
      </w:pPr>
      <w:r w:rsidRPr="00725372">
        <w:rPr>
          <w:lang w:val="en-GB"/>
        </w:rPr>
        <w:t xml:space="preserve">Pressure tests of subassemblies with dry nitrogen gas. The </w:t>
      </w:r>
      <w:r>
        <w:rPr>
          <w:lang w:val="en-GB"/>
        </w:rPr>
        <w:t>Contractor</w:t>
      </w:r>
      <w:r w:rsidRPr="00725372">
        <w:rPr>
          <w:lang w:val="en-GB"/>
        </w:rPr>
        <w:t xml:space="preserve"> shall take in charge all measures concerning safety precautions during these pressure tests.</w:t>
      </w:r>
    </w:p>
    <w:p w14:paraId="409A3B49" w14:textId="5624FA4B" w:rsidR="007F22B7" w:rsidRPr="00725372" w:rsidRDefault="007F22B7" w:rsidP="007F22B7">
      <w:pPr>
        <w:pStyle w:val="SysReq2"/>
        <w:spacing w:before="40" w:after="20"/>
        <w:contextualSpacing w:val="0"/>
        <w:rPr>
          <w:lang w:val="en-GB"/>
        </w:rPr>
      </w:pPr>
      <w:r w:rsidRPr="00725372">
        <w:rPr>
          <w:lang w:val="en-GB"/>
        </w:rPr>
        <w:t xml:space="preserve">Leak tests on subsystems (including warm lines) with recording the vacuum level for at least 24 h shall confirm the maximum leak rates specified in section </w:t>
      </w:r>
      <w:r w:rsidRPr="00725372">
        <w:rPr>
          <w:rStyle w:val="AAReferencedChar"/>
        </w:rPr>
        <w:fldChar w:fldCharType="begin"/>
      </w:r>
      <w:r w:rsidRPr="00725372">
        <w:rPr>
          <w:rStyle w:val="AAReferencedChar"/>
        </w:rPr>
        <w:instrText xml:space="preserve"> REF _Ref190799003 \r \h  \* MERGEFORMAT </w:instrText>
      </w:r>
      <w:r w:rsidRPr="00725372">
        <w:rPr>
          <w:rStyle w:val="AAReferencedChar"/>
        </w:rPr>
      </w:r>
      <w:r w:rsidRPr="00725372">
        <w:rPr>
          <w:rStyle w:val="AAReferencedChar"/>
        </w:rPr>
        <w:fldChar w:fldCharType="separate"/>
      </w:r>
      <w:r w:rsidR="00E67BB8">
        <w:rPr>
          <w:rStyle w:val="AAReferencedChar"/>
        </w:rPr>
        <w:t>3.3.8</w:t>
      </w:r>
      <w:r w:rsidRPr="00725372">
        <w:rPr>
          <w:rStyle w:val="AAReferencedChar"/>
        </w:rPr>
        <w:fldChar w:fldCharType="end"/>
      </w:r>
      <w:r w:rsidRPr="00725372">
        <w:rPr>
          <w:lang w:val="en-GB"/>
        </w:rPr>
        <w:t>.</w:t>
      </w:r>
    </w:p>
    <w:p w14:paraId="77E136E2" w14:textId="77777777" w:rsidR="007F22B7" w:rsidRPr="00725372" w:rsidRDefault="007F22B7" w:rsidP="007F22B7">
      <w:pPr>
        <w:pStyle w:val="SysReq2"/>
        <w:spacing w:before="40" w:after="20"/>
        <w:contextualSpacing w:val="0"/>
        <w:rPr>
          <w:lang w:val="en-GB"/>
        </w:rPr>
      </w:pPr>
      <w:r w:rsidRPr="00725372">
        <w:rPr>
          <w:lang w:val="en-GB"/>
        </w:rPr>
        <w:t xml:space="preserve">All electrical and wiring tests shall be performed on site after assembly. </w:t>
      </w:r>
    </w:p>
    <w:p w14:paraId="1603745D" w14:textId="77777777" w:rsidR="007F22B7" w:rsidRPr="00725372" w:rsidRDefault="007F22B7" w:rsidP="007F22B7">
      <w:pPr>
        <w:pStyle w:val="SysReq2"/>
        <w:spacing w:before="40" w:after="20"/>
        <w:contextualSpacing w:val="0"/>
        <w:rPr>
          <w:lang w:val="en-GB"/>
        </w:rPr>
      </w:pPr>
      <w:r w:rsidRPr="00725372">
        <w:rPr>
          <w:lang w:val="en-GB"/>
        </w:rPr>
        <w:t xml:space="preserve">Tests of the measuring chains and instrumentation shall be performed with the test of the </w:t>
      </w:r>
      <w:r>
        <w:rPr>
          <w:lang w:val="en-GB"/>
        </w:rPr>
        <w:t>QPLANT</w:t>
      </w:r>
      <w:r w:rsidRPr="00725372">
        <w:rPr>
          <w:lang w:val="en-GB"/>
        </w:rPr>
        <w:t xml:space="preserve"> control system and the inlet/outlet signals.</w:t>
      </w:r>
    </w:p>
    <w:p w14:paraId="1D93DBCB" w14:textId="77777777" w:rsidR="007F22B7" w:rsidRPr="00725372" w:rsidRDefault="007F22B7" w:rsidP="007F22B7">
      <w:pPr>
        <w:pStyle w:val="SysReq2"/>
        <w:spacing w:before="40" w:after="20"/>
        <w:contextualSpacing w:val="0"/>
        <w:rPr>
          <w:lang w:val="en-GB"/>
        </w:rPr>
      </w:pPr>
      <w:r w:rsidRPr="00725372">
        <w:rPr>
          <w:lang w:val="en-GB"/>
        </w:rPr>
        <w:t>Checking of safety components and particularly the safety valves.</w:t>
      </w:r>
    </w:p>
    <w:p w14:paraId="4C63C393" w14:textId="4DF97ABA" w:rsidR="007F22B7" w:rsidRPr="00EC0784" w:rsidRDefault="007F22B7" w:rsidP="007F22B7">
      <w:pPr>
        <w:pStyle w:val="SysReq1"/>
        <w:spacing w:after="160" w:line="259" w:lineRule="auto"/>
        <w:jc w:val="left"/>
        <w:rPr>
          <w:rFonts w:eastAsia="Times New Roman"/>
          <w:color w:val="984A9C"/>
          <w:sz w:val="22"/>
        </w:rPr>
      </w:pPr>
      <w:r w:rsidRPr="00725372">
        <w:rPr>
          <w:lang w:val="en-GB"/>
        </w:rPr>
        <w:t xml:space="preserve">An assembly test report shall be provided by the </w:t>
      </w:r>
      <w:r>
        <w:rPr>
          <w:lang w:val="en-GB"/>
        </w:rPr>
        <w:t>Contractor</w:t>
      </w:r>
      <w:r w:rsidRPr="00725372">
        <w:rPr>
          <w:lang w:val="en-GB"/>
        </w:rPr>
        <w:t xml:space="preserve"> and approved by SCK CEN </w:t>
      </w:r>
      <w:r w:rsidRPr="00725372">
        <w:rPr>
          <w:rStyle w:val="AAReferencedChar"/>
        </w:rPr>
        <w:t>(</w:t>
      </w:r>
      <w:r w:rsidRPr="0081103D">
        <w:rPr>
          <w:rStyle w:val="AAReferencedChar"/>
        </w:rPr>
        <w:fldChar w:fldCharType="begin"/>
      </w:r>
      <w:r w:rsidRPr="0081103D">
        <w:rPr>
          <w:rStyle w:val="AAReferencedChar"/>
        </w:rPr>
        <w:instrText xml:space="preserve"> REF _Ref194400009 \h  \* MERGEFORMAT </w:instrText>
      </w:r>
      <w:r w:rsidRPr="0081103D">
        <w:rPr>
          <w:rStyle w:val="AAReferencedChar"/>
        </w:rPr>
      </w:r>
      <w:r w:rsidRPr="0081103D">
        <w:rPr>
          <w:rStyle w:val="AAReferencedChar"/>
        </w:rPr>
        <w:fldChar w:fldCharType="separate"/>
      </w:r>
      <w:r w:rsidR="00E67BB8">
        <w:rPr>
          <w:rStyle w:val="AAReferencedChar"/>
          <w:b/>
          <w:bCs/>
          <w:lang w:val="en-US"/>
        </w:rPr>
        <w:t>Error! Reference source not found.</w:t>
      </w:r>
      <w:r w:rsidRPr="0081103D">
        <w:rPr>
          <w:rStyle w:val="AAReferencedChar"/>
        </w:rPr>
        <w:fldChar w:fldCharType="end"/>
      </w:r>
      <w:r w:rsidRPr="00725372">
        <w:rPr>
          <w:lang w:val="en-GB"/>
        </w:rPr>
        <w:t>)</w:t>
      </w:r>
      <w:r>
        <w:rPr>
          <w:lang w:val="en-GB"/>
        </w:rPr>
        <w:t xml:space="preserve"> before starting</w:t>
      </w:r>
      <w:r w:rsidRPr="00725372">
        <w:rPr>
          <w:lang w:val="en-GB"/>
        </w:rPr>
        <w:t xml:space="preserve"> commissioning.</w:t>
      </w:r>
    </w:p>
    <w:p w14:paraId="218B58A9" w14:textId="78845CF8" w:rsidR="00FB40E3" w:rsidRDefault="00294517" w:rsidP="00F53F45">
      <w:pPr>
        <w:pStyle w:val="Heading2numbered"/>
      </w:pPr>
      <w:bookmarkStart w:id="3571" w:name="_Toc197425989"/>
      <w:bookmarkStart w:id="3572" w:name="_Ref191397385"/>
      <w:bookmarkStart w:id="3573" w:name="_Ref191397817"/>
      <w:bookmarkEnd w:id="3568"/>
      <w:r>
        <w:t>Commissioning</w:t>
      </w:r>
      <w:bookmarkEnd w:id="3571"/>
    </w:p>
    <w:p w14:paraId="236FA2A8" w14:textId="7038A584" w:rsidR="00FB40E3" w:rsidRDefault="00FB40E3" w:rsidP="00A66E84">
      <w:pPr>
        <w:pStyle w:val="regular"/>
        <w:numPr>
          <w:ilvl w:val="0"/>
          <w:numId w:val="50"/>
        </w:numPr>
      </w:pPr>
      <w:r>
        <w:t>They need to commission,</w:t>
      </w:r>
    </w:p>
    <w:p w14:paraId="359BCB9C" w14:textId="7727CBA2" w:rsidR="00294517" w:rsidRDefault="00294517" w:rsidP="00A66E84">
      <w:pPr>
        <w:pStyle w:val="regular"/>
        <w:numPr>
          <w:ilvl w:val="0"/>
          <w:numId w:val="50"/>
        </w:numPr>
      </w:pPr>
      <w:r>
        <w:t>They need to provide all the He needed for the commissioning and all testing.</w:t>
      </w:r>
    </w:p>
    <w:p w14:paraId="0150C158" w14:textId="481628A4" w:rsidR="00FB40E3" w:rsidRPr="00725372" w:rsidRDefault="00FB40E3" w:rsidP="00FB40E3">
      <w:pPr>
        <w:pStyle w:val="Heading3numbered"/>
      </w:pPr>
      <w:bookmarkStart w:id="3574" w:name="_Toc197425990"/>
      <w:r>
        <w:t xml:space="preserve">Tests to be done during </w:t>
      </w:r>
      <w:commentRangeStart w:id="3575"/>
      <w:commentRangeStart w:id="3576"/>
      <w:r w:rsidRPr="00725372">
        <w:t xml:space="preserve">Commissioning </w:t>
      </w:r>
      <w:commentRangeEnd w:id="3575"/>
      <w:r>
        <w:rPr>
          <w:rStyle w:val="Verwijzingopmerking"/>
          <w:rFonts w:eastAsia="Calibri"/>
          <w:color w:val="auto"/>
        </w:rPr>
        <w:commentReference w:id="3575"/>
      </w:r>
      <w:bookmarkStart w:id="3577" w:name="_Toc192762745"/>
      <w:bookmarkStart w:id="3578" w:name="_Toc192765319"/>
      <w:bookmarkEnd w:id="3577"/>
      <w:bookmarkEnd w:id="3578"/>
      <w:commentRangeEnd w:id="3576"/>
      <w:r>
        <w:rPr>
          <w:rStyle w:val="Verwijzingopmerking"/>
          <w:rFonts w:eastAsia="Calibri"/>
          <w:color w:val="auto"/>
        </w:rPr>
        <w:commentReference w:id="3576"/>
      </w:r>
      <w:bookmarkEnd w:id="3574"/>
    </w:p>
    <w:p w14:paraId="1215EFE3" w14:textId="77777777" w:rsidR="00FB40E3" w:rsidRPr="00725372" w:rsidRDefault="00FB40E3" w:rsidP="00FB40E3">
      <w:pPr>
        <w:pStyle w:val="Heading4"/>
        <w:rPr>
          <w:lang w:val="en-GB"/>
        </w:rPr>
      </w:pPr>
      <w:r w:rsidRPr="00725372">
        <w:rPr>
          <w:lang w:val="en-GB"/>
        </w:rPr>
        <w:t>Preliminary tests</w:t>
      </w:r>
    </w:p>
    <w:p w14:paraId="6EA0A3AA" w14:textId="77777777" w:rsidR="00FB40E3" w:rsidRPr="00725372" w:rsidRDefault="00FB40E3" w:rsidP="00FB40E3">
      <w:pPr>
        <w:pStyle w:val="SysReq1"/>
        <w:rPr>
          <w:lang w:val="en-GB"/>
        </w:rPr>
      </w:pPr>
      <w:r w:rsidRPr="00725372">
        <w:rPr>
          <w:lang w:val="en-GB"/>
        </w:rPr>
        <w:t>The commissioning shall start with preliminary tests to control and check all components at ambient temperature. The preliminary tests shall include at least the following tasks:</w:t>
      </w:r>
    </w:p>
    <w:p w14:paraId="23B3B20C" w14:textId="77777777" w:rsidR="00FB40E3" w:rsidRPr="00725372" w:rsidRDefault="00FB40E3" w:rsidP="00FB40E3">
      <w:pPr>
        <w:pStyle w:val="SysReq2"/>
        <w:rPr>
          <w:lang w:val="en-GB"/>
        </w:rPr>
      </w:pPr>
      <w:r w:rsidRPr="00725372">
        <w:rPr>
          <w:lang w:val="en-GB"/>
        </w:rPr>
        <w:t>Controlling of the instrument circuits and settings on Human Machine Interface.</w:t>
      </w:r>
    </w:p>
    <w:p w14:paraId="3FC24D34" w14:textId="77777777" w:rsidR="00FB40E3" w:rsidRPr="00725372" w:rsidRDefault="00FB40E3" w:rsidP="00FB40E3">
      <w:pPr>
        <w:pStyle w:val="SysReq2"/>
        <w:rPr>
          <w:lang w:val="en-GB"/>
        </w:rPr>
      </w:pPr>
      <w:r w:rsidRPr="00725372">
        <w:rPr>
          <w:lang w:val="en-GB"/>
        </w:rPr>
        <w:t>Checking of all connections.</w:t>
      </w:r>
    </w:p>
    <w:p w14:paraId="1C188B60" w14:textId="77777777" w:rsidR="00FB40E3" w:rsidRPr="00725372" w:rsidRDefault="00FB40E3" w:rsidP="00FB40E3">
      <w:pPr>
        <w:pStyle w:val="SysReq2"/>
        <w:rPr>
          <w:lang w:val="en-GB"/>
        </w:rPr>
      </w:pPr>
      <w:r w:rsidRPr="00725372">
        <w:rPr>
          <w:lang w:val="en-GB"/>
        </w:rPr>
        <w:t>Operation and checking of all utilities (cooling water, air and vacuum pumping circuits, electrical power supply, oil, nitrogen).</w:t>
      </w:r>
    </w:p>
    <w:p w14:paraId="74A7A04A" w14:textId="77777777" w:rsidR="00FB40E3" w:rsidRPr="00725372" w:rsidRDefault="00FB40E3" w:rsidP="00FB40E3">
      <w:pPr>
        <w:pStyle w:val="SysReq2"/>
        <w:rPr>
          <w:lang w:val="en-GB"/>
        </w:rPr>
      </w:pPr>
      <w:r w:rsidRPr="00725372">
        <w:rPr>
          <w:lang w:val="en-GB"/>
        </w:rPr>
        <w:t>Conditioning of the circuits (evacuation, purging, flushing), with pure helium gas and calibration of the gas analysers.</w:t>
      </w:r>
    </w:p>
    <w:p w14:paraId="5DBD1C7C" w14:textId="77777777" w:rsidR="00FB40E3" w:rsidRPr="00725372" w:rsidRDefault="00FB40E3" w:rsidP="00FB40E3">
      <w:pPr>
        <w:pStyle w:val="Heading4"/>
        <w:rPr>
          <w:lang w:val="en-GB"/>
        </w:rPr>
      </w:pPr>
      <w:r w:rsidRPr="00725372">
        <w:rPr>
          <w:lang w:val="en-GB"/>
        </w:rPr>
        <w:t>Running tests</w:t>
      </w:r>
    </w:p>
    <w:p w14:paraId="3AFAA693" w14:textId="77777777" w:rsidR="00FB40E3" w:rsidRPr="00725372" w:rsidRDefault="00FB40E3" w:rsidP="00FB40E3">
      <w:pPr>
        <w:pStyle w:val="SysReq1"/>
        <w:rPr>
          <w:lang w:val="en-GB"/>
        </w:rPr>
      </w:pPr>
      <w:r w:rsidRPr="00725372">
        <w:rPr>
          <w:lang w:val="en-GB"/>
        </w:rPr>
        <w:t xml:space="preserve">Each individual subsystem (vacuum systems, </w:t>
      </w:r>
      <w:r>
        <w:rPr>
          <w:lang w:val="en-GB"/>
        </w:rPr>
        <w:t>WCS</w:t>
      </w:r>
      <w:r w:rsidRPr="00725372">
        <w:rPr>
          <w:lang w:val="en-GB"/>
        </w:rPr>
        <w:t>, gas storages, Refrigeration Cold Box) shall be commissioned during running tests:</w:t>
      </w:r>
    </w:p>
    <w:p w14:paraId="3CD533F6" w14:textId="77777777" w:rsidR="00FB40E3" w:rsidRPr="00725372" w:rsidRDefault="00FB40E3" w:rsidP="00FB40E3">
      <w:pPr>
        <w:pStyle w:val="SysReq2"/>
        <w:rPr>
          <w:lang w:val="en-GB"/>
        </w:rPr>
      </w:pPr>
      <w:r w:rsidRPr="00725372">
        <w:rPr>
          <w:lang w:val="en-GB"/>
        </w:rPr>
        <w:t>Helium filling and gas management.</w:t>
      </w:r>
    </w:p>
    <w:p w14:paraId="5A37470C" w14:textId="77777777" w:rsidR="00FB40E3" w:rsidRPr="00725372" w:rsidRDefault="00FB40E3" w:rsidP="00FB40E3">
      <w:pPr>
        <w:pStyle w:val="SysReq2"/>
        <w:rPr>
          <w:lang w:val="en-GB"/>
        </w:rPr>
      </w:pPr>
      <w:r w:rsidRPr="00725372">
        <w:rPr>
          <w:lang w:val="en-GB"/>
        </w:rPr>
        <w:t>Oil removal system.</w:t>
      </w:r>
    </w:p>
    <w:p w14:paraId="15AD79AB" w14:textId="77777777" w:rsidR="00FB40E3" w:rsidRPr="00725372" w:rsidRDefault="00FB40E3" w:rsidP="00FB40E3">
      <w:pPr>
        <w:pStyle w:val="SysReq2"/>
        <w:rPr>
          <w:lang w:val="en-GB"/>
        </w:rPr>
      </w:pPr>
      <w:r w:rsidRPr="00725372">
        <w:rPr>
          <w:lang w:val="en-GB"/>
        </w:rPr>
        <w:t>Rotating machines.</w:t>
      </w:r>
    </w:p>
    <w:p w14:paraId="3B215496" w14:textId="77777777" w:rsidR="00FB40E3" w:rsidRPr="00725372" w:rsidRDefault="00FB40E3" w:rsidP="00FB40E3">
      <w:pPr>
        <w:pStyle w:val="SysReq2"/>
        <w:rPr>
          <w:lang w:val="en-GB"/>
        </w:rPr>
      </w:pPr>
      <w:r w:rsidRPr="00725372">
        <w:rPr>
          <w:lang w:val="en-GB"/>
        </w:rPr>
        <w:t>Individual leak test of rotating machines.</w:t>
      </w:r>
    </w:p>
    <w:p w14:paraId="08B6D291" w14:textId="77777777" w:rsidR="00FB40E3" w:rsidRPr="00725372" w:rsidRDefault="00FB40E3" w:rsidP="00FB40E3">
      <w:pPr>
        <w:pStyle w:val="SysReq2"/>
        <w:rPr>
          <w:lang w:val="en-GB"/>
        </w:rPr>
      </w:pPr>
      <w:r w:rsidRPr="00725372">
        <w:rPr>
          <w:lang w:val="en-GB"/>
        </w:rPr>
        <w:t>Checking of dust removal filters.</w:t>
      </w:r>
    </w:p>
    <w:p w14:paraId="68B8B082" w14:textId="77777777" w:rsidR="00FB40E3" w:rsidRPr="00725372" w:rsidRDefault="00FB40E3" w:rsidP="00FB40E3">
      <w:pPr>
        <w:pStyle w:val="SysReq2"/>
        <w:rPr>
          <w:lang w:val="en-GB"/>
        </w:rPr>
      </w:pPr>
      <w:r w:rsidRPr="00725372">
        <w:rPr>
          <w:lang w:val="en-GB"/>
        </w:rPr>
        <w:t xml:space="preserve">Checking of the </w:t>
      </w:r>
      <w:r>
        <w:rPr>
          <w:lang w:val="en-GB"/>
        </w:rPr>
        <w:t>QPLANT</w:t>
      </w:r>
      <w:r w:rsidRPr="00725372">
        <w:rPr>
          <w:lang w:val="en-GB"/>
        </w:rPr>
        <w:t xml:space="preserve"> control system including instrumentation. </w:t>
      </w:r>
    </w:p>
    <w:p w14:paraId="10584F09" w14:textId="77777777" w:rsidR="00FB40E3" w:rsidRPr="00725372" w:rsidRDefault="00FB40E3" w:rsidP="00FB40E3">
      <w:pPr>
        <w:pStyle w:val="SysReq2"/>
        <w:rPr>
          <w:lang w:val="en-GB"/>
        </w:rPr>
      </w:pPr>
      <w:r w:rsidRPr="00725372">
        <w:rPr>
          <w:lang w:val="en-GB"/>
        </w:rPr>
        <w:t xml:space="preserve">Validation the </w:t>
      </w:r>
      <w:r>
        <w:rPr>
          <w:lang w:val="en-GB"/>
        </w:rPr>
        <w:t>QPLANT</w:t>
      </w:r>
      <w:r w:rsidRPr="00725372">
        <w:rPr>
          <w:lang w:val="en-GB"/>
        </w:rPr>
        <w:t xml:space="preserve"> control system operation including test of interfaces and test of safety functions and interlocks.</w:t>
      </w:r>
    </w:p>
    <w:p w14:paraId="26DCBDA6" w14:textId="3C5C34E9" w:rsidR="00FB40E3" w:rsidRPr="00725372" w:rsidRDefault="00FB40E3" w:rsidP="00FB40E3">
      <w:pPr>
        <w:pStyle w:val="SysReq1"/>
        <w:rPr>
          <w:lang w:val="en-GB"/>
        </w:rPr>
      </w:pPr>
      <w:bookmarkStart w:id="3579" w:name="_Ref192188711"/>
      <w:r>
        <w:rPr>
          <w:lang w:val="en-GB"/>
        </w:rPr>
        <w:t>WCS</w:t>
      </w:r>
      <w:r w:rsidRPr="00725372">
        <w:rPr>
          <w:lang w:val="en-GB"/>
        </w:rPr>
        <w:t xml:space="preserve"> and </w:t>
      </w:r>
      <w:r>
        <w:rPr>
          <w:lang w:val="en-GB"/>
        </w:rPr>
        <w:t>QPLANT</w:t>
      </w:r>
      <w:r w:rsidRPr="00725372">
        <w:rPr>
          <w:lang w:val="en-GB"/>
        </w:rPr>
        <w:t xml:space="preserve"> commissioning test reports shall be provided by the </w:t>
      </w:r>
      <w:r>
        <w:rPr>
          <w:lang w:val="en-GB"/>
        </w:rPr>
        <w:t xml:space="preserve">Contractor </w:t>
      </w:r>
      <w:r w:rsidRPr="00725372">
        <w:rPr>
          <w:lang w:val="en-GB"/>
        </w:rPr>
        <w:t>(</w:t>
      </w:r>
      <w:r>
        <w:rPr>
          <w:rStyle w:val="AAReferencedChar"/>
        </w:rPr>
        <w:fldChar w:fldCharType="begin"/>
      </w:r>
      <w:r>
        <w:instrText xml:space="preserve"> REF _Ref194399846 \h </w:instrText>
      </w:r>
      <w:r>
        <w:rPr>
          <w:rStyle w:val="AAReferencedChar"/>
        </w:rPr>
        <w:instrText xml:space="preserve"> \* MERGEFORMAT </w:instrText>
      </w:r>
      <w:r>
        <w:rPr>
          <w:rStyle w:val="AAReferencedChar"/>
        </w:rPr>
      </w:r>
      <w:r>
        <w:rPr>
          <w:rStyle w:val="AAReferencedChar"/>
        </w:rPr>
        <w:fldChar w:fldCharType="separate"/>
      </w:r>
      <w:r w:rsidR="00E67BB8">
        <w:rPr>
          <w:rStyle w:val="AAReferencedChar"/>
          <w:b/>
          <w:bCs/>
          <w:lang w:val="en-US"/>
        </w:rPr>
        <w:t>Error! Reference source not found.</w:t>
      </w:r>
      <w:r>
        <w:rPr>
          <w:rStyle w:val="AAReferencedChar"/>
        </w:rPr>
        <w:fldChar w:fldCharType="end"/>
      </w:r>
      <w:r w:rsidRPr="00725372">
        <w:rPr>
          <w:lang w:val="en-GB"/>
        </w:rPr>
        <w:t xml:space="preserve">) and </w:t>
      </w:r>
      <w:r>
        <w:rPr>
          <w:lang w:val="en-GB"/>
        </w:rPr>
        <w:t>approved</w:t>
      </w:r>
      <w:r w:rsidRPr="00725372">
        <w:rPr>
          <w:lang w:val="en-GB"/>
        </w:rPr>
        <w:t xml:space="preserve"> by SCK CEN</w:t>
      </w:r>
      <w:r>
        <w:rPr>
          <w:lang w:val="en-GB"/>
        </w:rPr>
        <w:t xml:space="preserve"> before starting acceptance capacity tests</w:t>
      </w:r>
      <w:r w:rsidRPr="00725372">
        <w:rPr>
          <w:lang w:val="en-GB"/>
        </w:rPr>
        <w:t>.</w:t>
      </w:r>
      <w:bookmarkEnd w:id="3579"/>
    </w:p>
    <w:p w14:paraId="0A0EB35A" w14:textId="29EA6E04" w:rsidR="00F53F45" w:rsidRDefault="00F53F45" w:rsidP="00F53F45">
      <w:pPr>
        <w:pStyle w:val="Heading2numbered"/>
      </w:pPr>
      <w:bookmarkStart w:id="3580" w:name="_Toc197425991"/>
      <w:r w:rsidRPr="00725372">
        <w:t xml:space="preserve">Site </w:t>
      </w:r>
      <w:r w:rsidR="009A243C">
        <w:t>Acceptan</w:t>
      </w:r>
      <w:r w:rsidR="006417FB">
        <w:t>ce</w:t>
      </w:r>
      <w:r w:rsidR="009A243C">
        <w:t xml:space="preserve"> t</w:t>
      </w:r>
      <w:r w:rsidRPr="00725372">
        <w:t>esting</w:t>
      </w:r>
      <w:bookmarkEnd w:id="3572"/>
      <w:bookmarkEnd w:id="3573"/>
      <w:bookmarkEnd w:id="3580"/>
    </w:p>
    <w:p w14:paraId="43079DC4" w14:textId="77777777" w:rsidR="004D5854" w:rsidRDefault="004D5854" w:rsidP="006041CD">
      <w:pPr>
        <w:rPr>
          <w:lang w:val="en-US"/>
        </w:rPr>
      </w:pPr>
    </w:p>
    <w:p w14:paraId="773CB46C" w14:textId="55071278" w:rsidR="001D7813" w:rsidRPr="003E5C09" w:rsidRDefault="001D7813" w:rsidP="006041CD">
      <w:r w:rsidRPr="005D69CF">
        <w:rPr>
          <w:lang w:val="en-US"/>
        </w:rPr>
        <w:t xml:space="preserve">All tests described in </w:t>
      </w:r>
      <w:r>
        <w:rPr>
          <w:lang w:val="en-US"/>
        </w:rPr>
        <w:fldChar w:fldCharType="begin"/>
      </w:r>
      <w:r>
        <w:rPr>
          <w:lang w:val="en-US"/>
        </w:rPr>
        <w:instrText xml:space="preserve"> REF _Ref191397385 \r \h  \* MERGEFORMAT </w:instrText>
      </w:r>
      <w:r>
        <w:rPr>
          <w:lang w:val="en-US"/>
        </w:rPr>
      </w:r>
      <w:r>
        <w:rPr>
          <w:lang w:val="en-US"/>
        </w:rPr>
        <w:fldChar w:fldCharType="separate"/>
      </w:r>
      <w:r w:rsidR="00E67BB8">
        <w:rPr>
          <w:lang w:val="en-US"/>
        </w:rPr>
        <w:t>3.8</w:t>
      </w:r>
      <w:r>
        <w:rPr>
          <w:lang w:val="en-US"/>
        </w:rPr>
        <w:fldChar w:fldCharType="end"/>
      </w:r>
      <w:r>
        <w:rPr>
          <w:lang w:val="en-US"/>
        </w:rPr>
        <w:t xml:space="preserve"> </w:t>
      </w:r>
      <w:r w:rsidRPr="005D69CF">
        <w:rPr>
          <w:lang w:val="en-US"/>
        </w:rPr>
        <w:t>shall be conducted under Contractor responsibility following the local site rules.</w:t>
      </w:r>
    </w:p>
    <w:p w14:paraId="5CC0B5D9" w14:textId="79FDFD1D" w:rsidR="00F53F45" w:rsidRPr="0085441C" w:rsidRDefault="001D7813" w:rsidP="0085441C">
      <w:pPr>
        <w:pStyle w:val="regular"/>
        <w:rPr>
          <w:lang w:val="en-US"/>
        </w:rPr>
      </w:pPr>
      <w:r w:rsidRPr="005D69CF">
        <w:rPr>
          <w:iCs/>
          <w:lang w:val="en-US"/>
        </w:rPr>
        <w:t xml:space="preserve">The tests on site consist of an incoming inspection after arrival on site, inspection after positioning of the components, verification after mechanical assembly completion, a commissioning period for the Contractor to prepare the </w:t>
      </w:r>
      <w:r w:rsidR="00A156C9">
        <w:rPr>
          <w:lang w:val="en-US"/>
        </w:rPr>
        <w:t>QPLANT</w:t>
      </w:r>
      <w:r w:rsidRPr="005D69CF">
        <w:rPr>
          <w:iCs/>
          <w:lang w:val="en-US"/>
        </w:rPr>
        <w:t xml:space="preserve"> for acceptance capacity tests. </w:t>
      </w:r>
      <w:r w:rsidRPr="005D69CF">
        <w:rPr>
          <w:lang w:val="en-US"/>
        </w:rPr>
        <w:t>The acceptance</w:t>
      </w:r>
      <w:r w:rsidRPr="005D69CF">
        <w:rPr>
          <w:iCs/>
          <w:lang w:val="en-US"/>
        </w:rPr>
        <w:t xml:space="preserve"> capacity</w:t>
      </w:r>
      <w:r w:rsidRPr="005D69CF">
        <w:rPr>
          <w:lang w:val="en-US"/>
        </w:rPr>
        <w:t xml:space="preserve"> tests aims at verifying the functional operation and capacity of the </w:t>
      </w:r>
      <w:r w:rsidR="00723DA0">
        <w:rPr>
          <w:lang w:val="en-US"/>
        </w:rPr>
        <w:t>WCS</w:t>
      </w:r>
      <w:r w:rsidRPr="005D69CF">
        <w:rPr>
          <w:lang w:val="en-US"/>
        </w:rPr>
        <w:t xml:space="preserve"> alone and then the functional operation and capacity of the complete </w:t>
      </w:r>
      <w:r w:rsidR="00A156C9">
        <w:rPr>
          <w:lang w:val="en-US"/>
        </w:rPr>
        <w:t>QPLANT</w:t>
      </w:r>
      <w:r w:rsidRPr="005D69CF">
        <w:rPr>
          <w:lang w:val="en-US"/>
        </w:rPr>
        <w:t xml:space="preserve">. </w:t>
      </w:r>
      <w:bookmarkStart w:id="3581" w:name="_Toc192762740"/>
      <w:bookmarkStart w:id="3582" w:name="_Toc192765314"/>
      <w:bookmarkStart w:id="3583" w:name="_Toc192765927"/>
      <w:bookmarkStart w:id="3584" w:name="_Toc192782479"/>
      <w:bookmarkStart w:id="3585" w:name="_Toc192783087"/>
      <w:bookmarkStart w:id="3586" w:name="_Toc192851006"/>
      <w:bookmarkStart w:id="3587" w:name="_Toc192929493"/>
      <w:bookmarkStart w:id="3588" w:name="_Toc192935181"/>
      <w:bookmarkStart w:id="3589" w:name="_Toc193016529"/>
      <w:bookmarkEnd w:id="3581"/>
      <w:bookmarkEnd w:id="3582"/>
      <w:bookmarkEnd w:id="3583"/>
      <w:bookmarkEnd w:id="3584"/>
      <w:bookmarkEnd w:id="3585"/>
      <w:bookmarkEnd w:id="3586"/>
      <w:bookmarkEnd w:id="3587"/>
      <w:bookmarkEnd w:id="3588"/>
      <w:bookmarkEnd w:id="3589"/>
    </w:p>
    <w:p w14:paraId="77A7325F" w14:textId="77777777" w:rsidR="0085441C" w:rsidRPr="0085441C" w:rsidRDefault="0085441C" w:rsidP="0085441C">
      <w:pPr>
        <w:pStyle w:val="Heading3numbered"/>
        <w:rPr>
          <w:rFonts w:eastAsia="Calibri"/>
        </w:rPr>
      </w:pPr>
      <w:bookmarkStart w:id="3590" w:name="_Ref192761723"/>
      <w:bookmarkStart w:id="3591" w:name="_Toc197425992"/>
      <w:commentRangeStart w:id="3592"/>
      <w:r>
        <w:t>Site a</w:t>
      </w:r>
      <w:r w:rsidR="00F53F45" w:rsidRPr="00725372">
        <w:t xml:space="preserve">cceptance </w:t>
      </w:r>
      <w:commentRangeStart w:id="3593"/>
      <w:r w:rsidR="00F53F45" w:rsidRPr="00725372">
        <w:t>tests</w:t>
      </w:r>
      <w:bookmarkEnd w:id="3590"/>
      <w:commentRangeEnd w:id="3592"/>
      <w:commentRangeEnd w:id="3593"/>
      <w:r w:rsidR="00D2337F">
        <w:rPr>
          <w:rStyle w:val="Verwijzingopmerking"/>
          <w:rFonts w:eastAsia="Calibri"/>
          <w:color w:val="auto"/>
        </w:rPr>
        <w:commentReference w:id="3592"/>
      </w:r>
      <w:bookmarkEnd w:id="3591"/>
    </w:p>
    <w:p w14:paraId="488CD8D8" w14:textId="17533974" w:rsidR="0085441C" w:rsidRPr="0085441C" w:rsidRDefault="00BA35A9" w:rsidP="00420D10">
      <w:pPr>
        <w:pStyle w:val="SysReq1"/>
      </w:pPr>
      <w:r>
        <w:rPr>
          <w:rStyle w:val="Verwijzingopmerking"/>
        </w:rPr>
        <w:commentReference w:id="3593"/>
      </w:r>
      <w:r w:rsidR="0085441C" w:rsidRPr="0085441C">
        <w:t xml:space="preserve"> </w:t>
      </w:r>
      <w:r w:rsidR="00420D10">
        <w:t xml:space="preserve">Test shall contain the validation of the </w:t>
      </w:r>
      <w:r w:rsidR="0085441C" w:rsidRPr="0085441C">
        <w:t xml:space="preserve">position </w:t>
      </w:r>
      <w:r w:rsidR="00420D10">
        <w:t>of the interfaces (especially the one to the QLM).</w:t>
      </w:r>
    </w:p>
    <w:p w14:paraId="040EEBB3" w14:textId="69DE995D" w:rsidR="00386172" w:rsidRPr="00725372" w:rsidRDefault="00386172" w:rsidP="00386172">
      <w:pPr>
        <w:pStyle w:val="Heading4"/>
        <w:rPr>
          <w:lang w:val="en-GB"/>
        </w:rPr>
      </w:pPr>
      <w:r w:rsidRPr="00725372">
        <w:rPr>
          <w:lang w:val="en-GB"/>
        </w:rPr>
        <w:t>General definition</w:t>
      </w:r>
    </w:p>
    <w:p w14:paraId="5FA831B3" w14:textId="725E5024" w:rsidR="00386172" w:rsidRPr="00725372" w:rsidRDefault="00386172" w:rsidP="00386172">
      <w:pPr>
        <w:pStyle w:val="SysReq1"/>
        <w:rPr>
          <w:lang w:val="en-GB"/>
        </w:rPr>
      </w:pPr>
      <w:r w:rsidRPr="00725372">
        <w:rPr>
          <w:lang w:val="en-GB"/>
        </w:rPr>
        <w:t xml:space="preserve">During acceptance capacity tests on site, the </w:t>
      </w:r>
      <w:r w:rsidR="00CB1438">
        <w:rPr>
          <w:lang w:val="en-GB"/>
        </w:rPr>
        <w:t>Contractor</w:t>
      </w:r>
      <w:r w:rsidRPr="00725372">
        <w:rPr>
          <w:lang w:val="en-GB"/>
        </w:rPr>
        <w:t xml:space="preserve"> shall demonstrate proper operation and verify the performance requirements specified in </w:t>
      </w:r>
      <w:r w:rsidRPr="00725372">
        <w:rPr>
          <w:rStyle w:val="AAReferencedChar"/>
        </w:rPr>
        <w:t>§</w:t>
      </w:r>
      <w:r w:rsidRPr="00725372">
        <w:rPr>
          <w:rStyle w:val="AAReferencedChar"/>
        </w:rPr>
        <w:fldChar w:fldCharType="begin"/>
      </w:r>
      <w:r w:rsidRPr="00725372">
        <w:rPr>
          <w:rStyle w:val="AAReferencedChar"/>
        </w:rPr>
        <w:instrText xml:space="preserve"> REF _Ref190771233 \r \h  \* MERGEFORMAT </w:instrText>
      </w:r>
      <w:r w:rsidRPr="00725372">
        <w:rPr>
          <w:rStyle w:val="AAReferencedChar"/>
        </w:rPr>
      </w:r>
      <w:r w:rsidRPr="00725372">
        <w:rPr>
          <w:rStyle w:val="AAReferencedChar"/>
        </w:rPr>
        <w:fldChar w:fldCharType="separate"/>
      </w:r>
      <w:r w:rsidR="00E67BB8">
        <w:rPr>
          <w:rStyle w:val="AAReferencedChar"/>
        </w:rPr>
        <w:t>3.2</w:t>
      </w:r>
      <w:r w:rsidRPr="00725372">
        <w:rPr>
          <w:rStyle w:val="AAReferencedChar"/>
        </w:rPr>
        <w:fldChar w:fldCharType="end"/>
      </w:r>
      <w:r w:rsidRPr="00725372">
        <w:rPr>
          <w:lang w:val="en-GB"/>
        </w:rPr>
        <w:t xml:space="preserve"> (except cool-down and warm-up of QCELL’s which could only be performed after QCELL’s are connected. Nevertheless, operation sequences for cool-down and warm-up shall be demonstrated by the </w:t>
      </w:r>
      <w:r w:rsidR="00CB1438">
        <w:rPr>
          <w:lang w:val="en-GB"/>
        </w:rPr>
        <w:t>Contractor</w:t>
      </w:r>
      <w:r w:rsidRPr="00725372">
        <w:rPr>
          <w:lang w:val="en-GB"/>
        </w:rPr>
        <w:t xml:space="preserve">). </w:t>
      </w:r>
    </w:p>
    <w:p w14:paraId="60098FD7" w14:textId="07BC58D2" w:rsidR="00386172" w:rsidRPr="00725372" w:rsidRDefault="00386172" w:rsidP="00386172">
      <w:pPr>
        <w:pStyle w:val="SysReq1"/>
        <w:rPr>
          <w:lang w:val="en-GB"/>
        </w:rPr>
      </w:pPr>
      <w:r w:rsidRPr="00725372">
        <w:rPr>
          <w:lang w:val="en-GB"/>
        </w:rPr>
        <w:t>During these tests, all aspects e.g. mechanical and capacity, safety requirements and process control system shall be tested and validated.</w:t>
      </w:r>
    </w:p>
    <w:p w14:paraId="0587E57A" w14:textId="5CDEFB95" w:rsidR="00386172" w:rsidRPr="00725372" w:rsidRDefault="00386172" w:rsidP="00386172">
      <w:pPr>
        <w:pStyle w:val="SysReq1"/>
        <w:rPr>
          <w:lang w:val="en-GB"/>
        </w:rPr>
      </w:pPr>
      <w:bookmarkStart w:id="3594" w:name="_Ref192188381"/>
      <w:commentRangeStart w:id="3595"/>
      <w:commentRangeStart w:id="3596"/>
      <w:r w:rsidRPr="00725372">
        <w:rPr>
          <w:lang w:val="en-GB"/>
        </w:rPr>
        <w:t>A draft of the test program shall be submitted prior to start manufacturing (</w:t>
      </w:r>
      <w:r w:rsidR="0081103D" w:rsidRPr="00A151DD">
        <w:rPr>
          <w:rStyle w:val="AAReferencedChar"/>
        </w:rPr>
        <w:fldChar w:fldCharType="begin"/>
      </w:r>
      <w:r w:rsidR="0081103D" w:rsidRPr="00A151DD">
        <w:rPr>
          <w:rStyle w:val="AAReferencedChar"/>
        </w:rPr>
        <w:instrText xml:space="preserve"> REF _Ref194400300 \h </w:instrText>
      </w:r>
      <w:r w:rsidR="0081103D">
        <w:rPr>
          <w:rStyle w:val="AAReferencedChar"/>
        </w:rPr>
        <w:instrText xml:space="preserve"> \* MERGEFORMAT </w:instrText>
      </w:r>
      <w:r w:rsidR="0081103D" w:rsidRPr="00A151DD">
        <w:rPr>
          <w:rStyle w:val="AAReferencedChar"/>
        </w:rPr>
      </w:r>
      <w:r w:rsidR="0081103D" w:rsidRPr="00A151DD">
        <w:rPr>
          <w:rStyle w:val="AAReferencedChar"/>
        </w:rPr>
        <w:fldChar w:fldCharType="separate"/>
      </w:r>
      <w:r w:rsidR="00E67BB8">
        <w:rPr>
          <w:rStyle w:val="AAReferencedChar"/>
          <w:b/>
          <w:bCs/>
          <w:lang w:val="en-US"/>
        </w:rPr>
        <w:t>Error! Reference source not found.</w:t>
      </w:r>
      <w:r w:rsidR="0081103D" w:rsidRPr="00A151DD">
        <w:rPr>
          <w:rStyle w:val="AAReferencedChar"/>
        </w:rPr>
        <w:fldChar w:fldCharType="end"/>
      </w:r>
      <w:r w:rsidRPr="00725372">
        <w:rPr>
          <w:lang w:val="en-GB"/>
        </w:rPr>
        <w:t>). The final version of the acceptance capacity test program shall be submitted latest 10 working days before the envisaged start of the tests (</w:t>
      </w:r>
      <w:r w:rsidR="0081103D">
        <w:rPr>
          <w:rStyle w:val="AAReferencedChar"/>
        </w:rPr>
        <w:fldChar w:fldCharType="begin"/>
      </w:r>
      <w:r w:rsidR="0081103D">
        <w:instrText xml:space="preserve"> REF _Ref194399846 \h </w:instrText>
      </w:r>
      <w:r w:rsidR="0081103D">
        <w:rPr>
          <w:rStyle w:val="AAReferencedChar"/>
        </w:rPr>
        <w:instrText xml:space="preserve"> \* MERGEFORMAT </w:instrText>
      </w:r>
      <w:r w:rsidR="0081103D">
        <w:rPr>
          <w:rStyle w:val="AAReferencedChar"/>
        </w:rPr>
      </w:r>
      <w:r w:rsidR="0081103D">
        <w:rPr>
          <w:rStyle w:val="AAReferencedChar"/>
        </w:rPr>
        <w:fldChar w:fldCharType="separate"/>
      </w:r>
      <w:r w:rsidR="00E67BB8">
        <w:rPr>
          <w:rStyle w:val="AAReferencedChar"/>
          <w:b/>
          <w:bCs/>
          <w:lang w:val="en-US"/>
        </w:rPr>
        <w:t>Error! Reference source not found.</w:t>
      </w:r>
      <w:r w:rsidR="0081103D">
        <w:rPr>
          <w:rStyle w:val="AAReferencedChar"/>
        </w:rPr>
        <w:fldChar w:fldCharType="end"/>
      </w:r>
      <w:r w:rsidRPr="00725372">
        <w:rPr>
          <w:lang w:val="en-GB"/>
        </w:rPr>
        <w:t>) and be approved by SCK CEN.</w:t>
      </w:r>
      <w:bookmarkEnd w:id="3594"/>
      <w:commentRangeEnd w:id="3595"/>
      <w:r w:rsidR="00EE1FFD">
        <w:rPr>
          <w:rStyle w:val="Verwijzingopmerking"/>
          <w:lang w:val="en-GB"/>
        </w:rPr>
        <w:commentReference w:id="3595"/>
      </w:r>
      <w:commentRangeEnd w:id="3596"/>
      <w:r w:rsidR="006814D5">
        <w:rPr>
          <w:rStyle w:val="Verwijzingopmerking"/>
          <w:lang w:val="en-GB"/>
        </w:rPr>
        <w:commentReference w:id="3596"/>
      </w:r>
      <w:r w:rsidRPr="00725372">
        <w:rPr>
          <w:lang w:val="en-GB"/>
        </w:rPr>
        <w:t xml:space="preserve"> </w:t>
      </w:r>
    </w:p>
    <w:p w14:paraId="04028CEE" w14:textId="041DA4B2" w:rsidR="00386172" w:rsidRPr="00725372" w:rsidRDefault="00386172" w:rsidP="00386172">
      <w:pPr>
        <w:pStyle w:val="SysReq1"/>
        <w:rPr>
          <w:lang w:val="en-GB"/>
        </w:rPr>
      </w:pPr>
      <w:r w:rsidRPr="00725372">
        <w:rPr>
          <w:lang w:val="en-GB"/>
        </w:rPr>
        <w:t xml:space="preserve">The acceptance capacity tests shall be performed with the specified heat loads applied by heaters on the different cooling circuits to be representative of the operation with </w:t>
      </w:r>
      <w:r w:rsidR="00A156C9">
        <w:rPr>
          <w:lang w:val="en-GB"/>
        </w:rPr>
        <w:t>QPLANT</w:t>
      </w:r>
      <w:r w:rsidRPr="00725372">
        <w:rPr>
          <w:lang w:val="en-GB"/>
        </w:rPr>
        <w:t xml:space="preserve"> connected </w:t>
      </w:r>
      <w:r w:rsidR="00E2094A" w:rsidRPr="00725372">
        <w:rPr>
          <w:lang w:val="en-GB"/>
        </w:rPr>
        <w:t xml:space="preserve">to the </w:t>
      </w:r>
      <w:r w:rsidRPr="00725372">
        <w:rPr>
          <w:lang w:val="en-GB"/>
        </w:rPr>
        <w:t>accelerator. Dedicated test cryostat</w:t>
      </w:r>
      <w:r w:rsidR="00E2094A" w:rsidRPr="00725372">
        <w:rPr>
          <w:lang w:val="en-GB"/>
        </w:rPr>
        <w:t>,</w:t>
      </w:r>
      <w:r w:rsidRPr="00725372">
        <w:rPr>
          <w:lang w:val="en-GB"/>
        </w:rPr>
        <w:t xml:space="preserve"> if necessary (</w:t>
      </w:r>
      <w:r w:rsidR="00E2094A" w:rsidRPr="00725372">
        <w:rPr>
          <w:lang w:val="en-GB"/>
        </w:rPr>
        <w:t xml:space="preserve">and </w:t>
      </w:r>
      <w:r w:rsidRPr="00725372">
        <w:rPr>
          <w:lang w:val="en-GB"/>
        </w:rPr>
        <w:t xml:space="preserve">to be provided by the </w:t>
      </w:r>
      <w:r w:rsidR="00CB1438">
        <w:rPr>
          <w:lang w:val="en-GB"/>
        </w:rPr>
        <w:t>Contractor</w:t>
      </w:r>
      <w:r w:rsidRPr="00725372">
        <w:rPr>
          <w:lang w:val="en-GB"/>
        </w:rPr>
        <w:t>), could be used. Control valves in relevant circuits shall also simulate appropriate pressure drops.</w:t>
      </w:r>
    </w:p>
    <w:p w14:paraId="55BDD194" w14:textId="2BA91229" w:rsidR="00386172" w:rsidRPr="00725372" w:rsidRDefault="00386172" w:rsidP="00386172">
      <w:pPr>
        <w:pStyle w:val="SysReq1"/>
        <w:rPr>
          <w:lang w:val="en-GB"/>
        </w:rPr>
      </w:pPr>
      <w:bookmarkStart w:id="3597" w:name="_Ref192188559"/>
      <w:r w:rsidRPr="00725372">
        <w:rPr>
          <w:lang w:val="en-GB"/>
        </w:rPr>
        <w:t xml:space="preserve">The acceptance capacity tests of the </w:t>
      </w:r>
      <w:r w:rsidR="00A156C9">
        <w:rPr>
          <w:lang w:val="en-GB"/>
        </w:rPr>
        <w:t>QPLANT</w:t>
      </w:r>
      <w:r w:rsidRPr="00725372">
        <w:rPr>
          <w:lang w:val="en-GB"/>
        </w:rPr>
        <w:t xml:space="preserve"> (including Warm Compression Station and </w:t>
      </w:r>
      <w:r w:rsidR="00A156C9">
        <w:rPr>
          <w:lang w:val="en-GB"/>
        </w:rPr>
        <w:t>QPLANT</w:t>
      </w:r>
      <w:r w:rsidRPr="00725372">
        <w:rPr>
          <w:lang w:val="en-GB"/>
        </w:rPr>
        <w:t xml:space="preserve">) shall be reported in deliverable </w:t>
      </w:r>
      <w:r w:rsidR="00257C00" w:rsidRPr="00725372">
        <w:rPr>
          <w:rStyle w:val="AAReferencedChar"/>
        </w:rPr>
        <w:fldChar w:fldCharType="begin"/>
      </w:r>
      <w:r w:rsidR="00257C00" w:rsidRPr="00725372">
        <w:rPr>
          <w:rStyle w:val="AAReferencedChar"/>
        </w:rPr>
        <w:instrText xml:space="preserve"> REF _Ref191379667 \h  \* MERGEFORMAT </w:instrText>
      </w:r>
      <w:r w:rsidR="00257C00" w:rsidRPr="00725372">
        <w:rPr>
          <w:rStyle w:val="AAReferencedChar"/>
        </w:rPr>
      </w:r>
      <w:r w:rsidR="00257C00" w:rsidRPr="00725372">
        <w:rPr>
          <w:rStyle w:val="AAReferencedChar"/>
        </w:rPr>
        <w:fldChar w:fldCharType="separate"/>
      </w:r>
      <w:r w:rsidR="00E67BB8">
        <w:rPr>
          <w:rStyle w:val="AAReferencedChar"/>
          <w:b/>
          <w:bCs/>
          <w:lang w:val="en-US"/>
        </w:rPr>
        <w:t>Error! Reference source not found.</w:t>
      </w:r>
      <w:r w:rsidR="00257C00" w:rsidRPr="00725372">
        <w:rPr>
          <w:rStyle w:val="AAReferencedChar"/>
        </w:rPr>
        <w:fldChar w:fldCharType="end"/>
      </w:r>
      <w:r w:rsidRPr="00725372">
        <w:rPr>
          <w:lang w:val="en-GB"/>
        </w:rPr>
        <w:t>.</w:t>
      </w:r>
      <w:bookmarkEnd w:id="3597"/>
    </w:p>
    <w:p w14:paraId="58C39C0F" w14:textId="17742CB7" w:rsidR="00B16EEF" w:rsidRDefault="00B16EEF" w:rsidP="00386172">
      <w:pPr>
        <w:pStyle w:val="Heading4"/>
        <w:rPr>
          <w:ins w:id="3598" w:author="Bonthuys Gerkotze" w:date="2025-04-24T10:20:00Z"/>
          <w:lang w:val="en-GB"/>
        </w:rPr>
      </w:pPr>
      <w:ins w:id="3599" w:author="Bonthuys Gerkotze" w:date="2025-04-24T10:20:00Z">
        <w:r>
          <w:rPr>
            <w:lang w:val="en-GB"/>
          </w:rPr>
          <w:t>Leak test and leak rate</w:t>
        </w:r>
      </w:ins>
    </w:p>
    <w:p w14:paraId="40BC2ECD" w14:textId="77777777" w:rsidR="00B16EEF" w:rsidRDefault="00B16EEF" w:rsidP="00EE5517">
      <w:pPr>
        <w:pStyle w:val="Heading4"/>
        <w:numPr>
          <w:ilvl w:val="0"/>
          <w:numId w:val="0"/>
        </w:numPr>
        <w:ind w:left="864"/>
        <w:rPr>
          <w:ins w:id="3600" w:author="Bonthuys Gerkotze" w:date="2025-04-24T10:20:00Z"/>
          <w:lang w:val="en-GB"/>
        </w:rPr>
      </w:pPr>
    </w:p>
    <w:p w14:paraId="6E1DEED5" w14:textId="269261EE" w:rsidR="00386172" w:rsidRPr="00725372" w:rsidRDefault="00723DA0" w:rsidP="00386172">
      <w:pPr>
        <w:pStyle w:val="Heading4"/>
        <w:rPr>
          <w:lang w:val="en-GB"/>
        </w:rPr>
      </w:pPr>
      <w:r>
        <w:rPr>
          <w:lang w:val="en-GB"/>
        </w:rPr>
        <w:t>WCS</w:t>
      </w:r>
      <w:r w:rsidR="00386172" w:rsidRPr="00725372">
        <w:rPr>
          <w:lang w:val="en-GB"/>
        </w:rPr>
        <w:t xml:space="preserve"> functional tests</w:t>
      </w:r>
    </w:p>
    <w:p w14:paraId="0D6059F1" w14:textId="495F4086" w:rsidR="00386172" w:rsidRPr="00725372" w:rsidRDefault="00386172" w:rsidP="00386172">
      <w:pPr>
        <w:pStyle w:val="SysReq1"/>
        <w:rPr>
          <w:lang w:val="en-GB"/>
        </w:rPr>
      </w:pPr>
      <w:r w:rsidRPr="00725372">
        <w:rPr>
          <w:lang w:val="en-GB"/>
        </w:rPr>
        <w:t xml:space="preserve">During these tests, the </w:t>
      </w:r>
      <w:r w:rsidR="00723DA0">
        <w:rPr>
          <w:lang w:val="en-GB"/>
        </w:rPr>
        <w:t>WCS</w:t>
      </w:r>
      <w:r w:rsidRPr="00725372">
        <w:rPr>
          <w:lang w:val="en-GB"/>
        </w:rPr>
        <w:t xml:space="preserve"> is not connected to the Refrigeration Cold Box. The functional tests shall consist in: </w:t>
      </w:r>
    </w:p>
    <w:p w14:paraId="44673011" w14:textId="438A9F27" w:rsidR="00386172" w:rsidRPr="00725372" w:rsidRDefault="00386172" w:rsidP="00386172">
      <w:pPr>
        <w:pStyle w:val="SysReq2"/>
        <w:rPr>
          <w:lang w:val="en-GB"/>
        </w:rPr>
      </w:pPr>
      <w:r w:rsidRPr="00725372">
        <w:rPr>
          <w:lang w:val="en-GB"/>
        </w:rPr>
        <w:t>Checking of mechanical characteristics.</w:t>
      </w:r>
    </w:p>
    <w:p w14:paraId="45ABDAE3" w14:textId="097C0DC2" w:rsidR="00386172" w:rsidRPr="00725372" w:rsidRDefault="00386172" w:rsidP="00386172">
      <w:pPr>
        <w:pStyle w:val="SysReq2"/>
        <w:rPr>
          <w:lang w:val="en-GB"/>
        </w:rPr>
      </w:pPr>
      <w:r w:rsidRPr="00725372">
        <w:rPr>
          <w:lang w:val="en-GB"/>
        </w:rPr>
        <w:t>Measuring of vibrations, noise, oil pressures and temperatures.</w:t>
      </w:r>
    </w:p>
    <w:p w14:paraId="6CF900B7" w14:textId="1FA627A0" w:rsidR="00386172" w:rsidRPr="00725372" w:rsidRDefault="00386172" w:rsidP="00386172">
      <w:pPr>
        <w:pStyle w:val="SysReq2"/>
        <w:rPr>
          <w:lang w:val="en-GB"/>
        </w:rPr>
      </w:pPr>
      <w:r w:rsidRPr="00725372">
        <w:rPr>
          <w:lang w:val="en-GB"/>
        </w:rPr>
        <w:t>Checking of the cooling water system.</w:t>
      </w:r>
    </w:p>
    <w:p w14:paraId="279D6CE9" w14:textId="204917ED" w:rsidR="00386172" w:rsidRPr="00725372" w:rsidRDefault="00386172" w:rsidP="00386172">
      <w:pPr>
        <w:pStyle w:val="SysReq2"/>
        <w:rPr>
          <w:lang w:val="en-GB"/>
        </w:rPr>
      </w:pPr>
      <w:r w:rsidRPr="00725372">
        <w:rPr>
          <w:lang w:val="en-GB"/>
        </w:rPr>
        <w:t>Testing of control software and interlocks during operation and simulated failures.</w:t>
      </w:r>
    </w:p>
    <w:p w14:paraId="5D67E702" w14:textId="203D6C25" w:rsidR="00386172" w:rsidRPr="00725372" w:rsidRDefault="00386172" w:rsidP="00386172">
      <w:pPr>
        <w:pStyle w:val="SysReq2"/>
        <w:rPr>
          <w:lang w:val="en-GB"/>
        </w:rPr>
      </w:pPr>
      <w:r w:rsidRPr="00725372">
        <w:rPr>
          <w:lang w:val="en-GB"/>
        </w:rPr>
        <w:t>Measuring of main characteristics such as helium flow rates, pressures, temperatures.</w:t>
      </w:r>
    </w:p>
    <w:p w14:paraId="761612B0" w14:textId="0F78C94A" w:rsidR="00386172" w:rsidRPr="00725372" w:rsidRDefault="00723DA0" w:rsidP="00386172">
      <w:pPr>
        <w:pStyle w:val="Heading4"/>
        <w:rPr>
          <w:lang w:val="en-GB"/>
        </w:rPr>
      </w:pPr>
      <w:r>
        <w:rPr>
          <w:lang w:val="en-GB"/>
        </w:rPr>
        <w:t>WCS</w:t>
      </w:r>
      <w:r w:rsidR="00386172" w:rsidRPr="00725372">
        <w:rPr>
          <w:lang w:val="en-GB"/>
        </w:rPr>
        <w:t xml:space="preserve"> capacity tests</w:t>
      </w:r>
    </w:p>
    <w:p w14:paraId="47D7D768" w14:textId="77777777" w:rsidR="00386172" w:rsidRPr="00725372" w:rsidRDefault="00386172" w:rsidP="00386172">
      <w:r w:rsidRPr="00725372">
        <w:t xml:space="preserve">The capacity tests of the WCS shall be undertaken after the successful completion of the functional tests. </w:t>
      </w:r>
    </w:p>
    <w:p w14:paraId="4043F8FE" w14:textId="49A7404D" w:rsidR="00386172" w:rsidRPr="00725372" w:rsidRDefault="00386172" w:rsidP="00386172">
      <w:pPr>
        <w:pStyle w:val="SysReq1"/>
        <w:rPr>
          <w:lang w:val="en-GB"/>
        </w:rPr>
      </w:pPr>
      <w:r w:rsidRPr="00725372">
        <w:rPr>
          <w:lang w:val="en-GB"/>
        </w:rPr>
        <w:t xml:space="preserve">The capacity tests of the WCS shall consist in warm tests of the </w:t>
      </w:r>
      <w:r w:rsidR="00723DA0">
        <w:rPr>
          <w:lang w:val="en-GB"/>
        </w:rPr>
        <w:t>WCS</w:t>
      </w:r>
      <w:r w:rsidRPr="00725372">
        <w:rPr>
          <w:lang w:val="en-GB"/>
        </w:rPr>
        <w:t xml:space="preserve"> during 48 hours in steady state conditions corresponding to the maximum mass flow rate for each stage and maximum pressure ratio.</w:t>
      </w:r>
    </w:p>
    <w:p w14:paraId="5A536E58" w14:textId="481DF4C5" w:rsidR="00386172" w:rsidRPr="00725372" w:rsidRDefault="00386172" w:rsidP="00386172">
      <w:pPr>
        <w:pStyle w:val="SysReq1"/>
        <w:rPr>
          <w:lang w:val="en-GB"/>
        </w:rPr>
      </w:pPr>
      <w:r w:rsidRPr="00725372">
        <w:rPr>
          <w:lang w:val="en-GB"/>
        </w:rPr>
        <w:t>The following values shall be permanently monitored during the tests:</w:t>
      </w:r>
    </w:p>
    <w:p w14:paraId="4DBD0580" w14:textId="6D92C021" w:rsidR="00386172" w:rsidRPr="00725372" w:rsidRDefault="00386172" w:rsidP="00386172">
      <w:pPr>
        <w:pStyle w:val="SysReq2"/>
        <w:rPr>
          <w:lang w:val="en-GB"/>
        </w:rPr>
      </w:pPr>
      <w:r w:rsidRPr="00725372">
        <w:rPr>
          <w:lang w:val="en-GB"/>
        </w:rPr>
        <w:t>Mass flow rates delivered by the compressors.</w:t>
      </w:r>
    </w:p>
    <w:p w14:paraId="6788F00A" w14:textId="0D7D76B4" w:rsidR="00386172" w:rsidRPr="00725372" w:rsidRDefault="00386172" w:rsidP="00386172">
      <w:pPr>
        <w:pStyle w:val="SysReq2"/>
        <w:rPr>
          <w:lang w:val="en-GB"/>
        </w:rPr>
      </w:pPr>
      <w:r w:rsidRPr="00725372">
        <w:rPr>
          <w:lang w:val="en-GB"/>
        </w:rPr>
        <w:t>Pressures: VLP, LP, HP.</w:t>
      </w:r>
    </w:p>
    <w:p w14:paraId="0B6DA918" w14:textId="6A42FA43" w:rsidR="00386172" w:rsidRPr="00725372" w:rsidRDefault="00386172" w:rsidP="00386172">
      <w:pPr>
        <w:pStyle w:val="SysReq2"/>
        <w:rPr>
          <w:lang w:val="en-GB"/>
        </w:rPr>
      </w:pPr>
      <w:r w:rsidRPr="00725372">
        <w:rPr>
          <w:lang w:val="en-GB"/>
        </w:rPr>
        <w:t>Helium temperatures.</w:t>
      </w:r>
    </w:p>
    <w:p w14:paraId="08FCC20F" w14:textId="00C66069" w:rsidR="00386172" w:rsidRPr="00725372" w:rsidRDefault="00386172" w:rsidP="00386172">
      <w:pPr>
        <w:pStyle w:val="SysReq2"/>
        <w:rPr>
          <w:lang w:val="en-GB"/>
        </w:rPr>
      </w:pPr>
      <w:r w:rsidRPr="00725372">
        <w:rPr>
          <w:lang w:val="en-GB"/>
        </w:rPr>
        <w:t>Cooling water temperatures.</w:t>
      </w:r>
    </w:p>
    <w:p w14:paraId="63AD5FBC" w14:textId="136A579F" w:rsidR="00386172" w:rsidRPr="00725372" w:rsidRDefault="00386172" w:rsidP="00386172">
      <w:pPr>
        <w:pStyle w:val="SysReq2"/>
        <w:rPr>
          <w:lang w:val="en-GB"/>
        </w:rPr>
      </w:pPr>
      <w:r w:rsidRPr="00725372">
        <w:rPr>
          <w:lang w:val="en-GB"/>
        </w:rPr>
        <w:t>Measuring of the capability of the oil removal system (hydrocarbons level after ORS) and capability of the dryer.</w:t>
      </w:r>
    </w:p>
    <w:p w14:paraId="0D3EA889" w14:textId="3BEA50FB" w:rsidR="00386172" w:rsidRPr="00725372" w:rsidRDefault="00386172" w:rsidP="00386172">
      <w:pPr>
        <w:pStyle w:val="SysReq2"/>
        <w:rPr>
          <w:lang w:val="en-GB"/>
        </w:rPr>
      </w:pPr>
      <w:r w:rsidRPr="00725372">
        <w:rPr>
          <w:lang w:val="en-GB"/>
        </w:rPr>
        <w:t>Individual electrical motor currents and voltages.</w:t>
      </w:r>
    </w:p>
    <w:p w14:paraId="37D43F33" w14:textId="453D5D22" w:rsidR="00386172" w:rsidRPr="00725372" w:rsidRDefault="00386172" w:rsidP="00386172">
      <w:pPr>
        <w:pStyle w:val="SysReq1"/>
        <w:rPr>
          <w:lang w:val="en-GB"/>
        </w:rPr>
      </w:pPr>
      <w:r w:rsidRPr="00725372">
        <w:rPr>
          <w:lang w:val="en-GB"/>
        </w:rPr>
        <w:t xml:space="preserve">The </w:t>
      </w:r>
      <w:r w:rsidR="00CB1438">
        <w:rPr>
          <w:lang w:val="en-GB"/>
        </w:rPr>
        <w:t>Contractor</w:t>
      </w:r>
      <w:r w:rsidRPr="00725372">
        <w:rPr>
          <w:lang w:val="en-GB"/>
        </w:rPr>
        <w:t xml:space="preserve"> shall </w:t>
      </w:r>
      <w:r w:rsidR="005041D3">
        <w:rPr>
          <w:lang w:val="en-GB"/>
        </w:rPr>
        <w:t>estimate</w:t>
      </w:r>
      <w:r w:rsidR="005041D3" w:rsidRPr="00725372">
        <w:rPr>
          <w:lang w:val="en-GB"/>
        </w:rPr>
        <w:t xml:space="preserve"> </w:t>
      </w:r>
      <w:r w:rsidRPr="00725372">
        <w:rPr>
          <w:lang w:val="en-GB"/>
        </w:rPr>
        <w:t xml:space="preserve">uncertainties on the measurements. The </w:t>
      </w:r>
      <w:r w:rsidR="005041D3">
        <w:rPr>
          <w:lang w:val="en-GB"/>
        </w:rPr>
        <w:t xml:space="preserve">estimated </w:t>
      </w:r>
      <w:r w:rsidRPr="00725372">
        <w:rPr>
          <w:lang w:val="en-GB"/>
        </w:rPr>
        <w:t xml:space="preserve">uncertainty will be added or subtracted (depending on the measurement) to the measured values before checking the acceptance capacity criteria. </w:t>
      </w:r>
    </w:p>
    <w:p w14:paraId="6489608A" w14:textId="49FA8F69" w:rsidR="00386172" w:rsidRPr="00725372" w:rsidRDefault="00386172" w:rsidP="00386172">
      <w:pPr>
        <w:pStyle w:val="SysReq1"/>
        <w:rPr>
          <w:lang w:val="en-GB"/>
        </w:rPr>
      </w:pPr>
      <w:r w:rsidRPr="00725372">
        <w:rPr>
          <w:lang w:val="en-GB"/>
        </w:rPr>
        <w:t xml:space="preserve">The capacity test of the </w:t>
      </w:r>
      <w:r w:rsidR="00723DA0">
        <w:rPr>
          <w:lang w:val="en-GB"/>
        </w:rPr>
        <w:t>WCS</w:t>
      </w:r>
      <w:r w:rsidRPr="00725372">
        <w:rPr>
          <w:lang w:val="en-GB"/>
        </w:rPr>
        <w:t xml:space="preserve"> will be deemed as successful when all compressors run at full charge during the full period of the test (48 hours), without any discontinuous operation and with acceptable temperatures of cooling water according to </w:t>
      </w:r>
      <w:r w:rsidRPr="00725372">
        <w:rPr>
          <w:rStyle w:val="AAReferencedChar"/>
        </w:rPr>
        <w:fldChar w:fldCharType="begin"/>
      </w:r>
      <w:r w:rsidRPr="00725372">
        <w:rPr>
          <w:rStyle w:val="AAReferencedChar"/>
        </w:rPr>
        <w:instrText xml:space="preserve"> REF _Ref190780127 \r \h  \* MERGEFORMAT </w:instrText>
      </w:r>
      <w:r w:rsidRPr="00725372">
        <w:rPr>
          <w:rStyle w:val="AAReferencedChar"/>
        </w:rPr>
      </w:r>
      <w:r w:rsidRPr="00725372">
        <w:rPr>
          <w:rStyle w:val="AAReferencedChar"/>
        </w:rPr>
        <w:fldChar w:fldCharType="separate"/>
      </w:r>
      <w:r w:rsidR="00E67BB8">
        <w:rPr>
          <w:rStyle w:val="AAReferencedChar"/>
        </w:rPr>
        <w:t>3.4.4</w:t>
      </w:r>
      <w:r w:rsidRPr="00725372">
        <w:rPr>
          <w:rStyle w:val="AAReferencedChar"/>
        </w:rPr>
        <w:fldChar w:fldCharType="end"/>
      </w:r>
      <w:r w:rsidRPr="00725372">
        <w:rPr>
          <w:lang w:val="en-GB"/>
        </w:rPr>
        <w:t>. The accepted stability criteria are: for the LP: ± 3 % and for the HP: ± 2 %.</w:t>
      </w:r>
    </w:p>
    <w:p w14:paraId="726609C0" w14:textId="77777777" w:rsidR="00386172" w:rsidRPr="00725372" w:rsidRDefault="00386172">
      <w:pPr>
        <w:spacing w:after="160" w:line="259" w:lineRule="auto"/>
        <w:jc w:val="left"/>
      </w:pPr>
      <w:r w:rsidRPr="00725372">
        <w:br w:type="page"/>
      </w:r>
    </w:p>
    <w:p w14:paraId="0549863F" w14:textId="5A11AB54" w:rsidR="00386172" w:rsidRPr="00725372" w:rsidRDefault="00A156C9" w:rsidP="00386172">
      <w:pPr>
        <w:pStyle w:val="Heading4"/>
        <w:rPr>
          <w:lang w:val="en-GB"/>
        </w:rPr>
      </w:pPr>
      <w:r>
        <w:rPr>
          <w:lang w:val="en-GB"/>
        </w:rPr>
        <w:t>QPLANT</w:t>
      </w:r>
      <w:r w:rsidR="00386172" w:rsidRPr="00725372">
        <w:rPr>
          <w:lang w:val="en-GB"/>
        </w:rPr>
        <w:t xml:space="preserve"> functional tests</w:t>
      </w:r>
    </w:p>
    <w:p w14:paraId="70AFD8E1" w14:textId="60A08555" w:rsidR="00386172" w:rsidRPr="00725372" w:rsidRDefault="00386172" w:rsidP="00386172">
      <w:pPr>
        <w:pStyle w:val="SysReq1"/>
        <w:rPr>
          <w:lang w:val="en-GB"/>
        </w:rPr>
      </w:pPr>
      <w:r w:rsidRPr="00725372">
        <w:rPr>
          <w:lang w:val="en-GB"/>
        </w:rPr>
        <w:t xml:space="preserve">After successful functional and capacity tests of the </w:t>
      </w:r>
      <w:r w:rsidR="00723DA0">
        <w:rPr>
          <w:lang w:val="en-GB"/>
        </w:rPr>
        <w:t>WCS</w:t>
      </w:r>
      <w:r w:rsidRPr="00725372">
        <w:rPr>
          <w:lang w:val="en-GB"/>
        </w:rPr>
        <w:t xml:space="preserve">, the functional tests of the </w:t>
      </w:r>
      <w:r w:rsidR="00A156C9">
        <w:rPr>
          <w:lang w:val="en-GB"/>
        </w:rPr>
        <w:t>QPLANT</w:t>
      </w:r>
      <w:r w:rsidRPr="00725372">
        <w:rPr>
          <w:lang w:val="en-GB"/>
        </w:rPr>
        <w:t xml:space="preserve"> (Refrigeration Cold Box) could start. The functional tests shall include at least: </w:t>
      </w:r>
    </w:p>
    <w:p w14:paraId="25202035" w14:textId="665F44ED" w:rsidR="00386172" w:rsidRPr="00725372" w:rsidRDefault="00386172" w:rsidP="00386172">
      <w:pPr>
        <w:pStyle w:val="SysReq2"/>
        <w:rPr>
          <w:lang w:val="en-GB"/>
        </w:rPr>
      </w:pPr>
      <w:r w:rsidRPr="00725372">
        <w:rPr>
          <w:lang w:val="en-GB"/>
        </w:rPr>
        <w:t>Checking of mechanical characteristics.</w:t>
      </w:r>
    </w:p>
    <w:p w14:paraId="5C805D74" w14:textId="284A2764" w:rsidR="00386172" w:rsidRPr="00725372" w:rsidRDefault="00386172" w:rsidP="00386172">
      <w:pPr>
        <w:pStyle w:val="SysReq2"/>
        <w:rPr>
          <w:lang w:val="en-GB"/>
        </w:rPr>
      </w:pPr>
      <w:r w:rsidRPr="00725372">
        <w:rPr>
          <w:lang w:val="en-GB"/>
        </w:rPr>
        <w:t>Measuring of vibrations of the rotating machines.</w:t>
      </w:r>
    </w:p>
    <w:p w14:paraId="438E20EE" w14:textId="38763C7A" w:rsidR="00386172" w:rsidRPr="00725372" w:rsidRDefault="00386172" w:rsidP="00386172">
      <w:pPr>
        <w:pStyle w:val="SysReq2"/>
        <w:rPr>
          <w:lang w:val="en-GB"/>
        </w:rPr>
      </w:pPr>
      <w:r w:rsidRPr="00725372">
        <w:rPr>
          <w:lang w:val="en-GB"/>
        </w:rPr>
        <w:t xml:space="preserve">Checking of cold absorbers operation in the QRB with a full regeneration cycle on each of the 80 K </w:t>
      </w:r>
      <w:commentRangeStart w:id="3601"/>
      <w:proofErr w:type="spellStart"/>
      <w:r w:rsidRPr="00725372">
        <w:rPr>
          <w:lang w:val="en-GB"/>
        </w:rPr>
        <w:t>adsorbers</w:t>
      </w:r>
      <w:commentRangeEnd w:id="3601"/>
      <w:proofErr w:type="spellEnd"/>
      <w:r w:rsidR="00356D2B">
        <w:rPr>
          <w:rStyle w:val="Verwijzingopmerking"/>
          <w:lang w:val="en-GB"/>
        </w:rPr>
        <w:commentReference w:id="3601"/>
      </w:r>
      <w:r w:rsidRPr="00725372">
        <w:rPr>
          <w:lang w:val="en-GB"/>
        </w:rPr>
        <w:t xml:space="preserve"> and on the 20 K </w:t>
      </w:r>
      <w:proofErr w:type="spellStart"/>
      <w:r w:rsidRPr="00725372">
        <w:rPr>
          <w:lang w:val="en-GB"/>
        </w:rPr>
        <w:t>adsorber</w:t>
      </w:r>
      <w:proofErr w:type="spellEnd"/>
      <w:r w:rsidRPr="00725372">
        <w:rPr>
          <w:lang w:val="en-GB"/>
        </w:rPr>
        <w:t xml:space="preserve">. </w:t>
      </w:r>
    </w:p>
    <w:p w14:paraId="3E92129E" w14:textId="1C34B8EB" w:rsidR="00386172" w:rsidRPr="00725372" w:rsidRDefault="00386172" w:rsidP="00386172">
      <w:pPr>
        <w:pStyle w:val="SysReq2"/>
        <w:rPr>
          <w:lang w:val="en-GB"/>
        </w:rPr>
      </w:pPr>
      <w:r w:rsidRPr="00725372">
        <w:rPr>
          <w:lang w:val="en-GB"/>
        </w:rPr>
        <w:t>Checking of control software and interlocks according to the functional analysis.</w:t>
      </w:r>
    </w:p>
    <w:p w14:paraId="04E10E2B" w14:textId="266F8770" w:rsidR="00386172" w:rsidRPr="00725372" w:rsidRDefault="00386172" w:rsidP="00386172">
      <w:pPr>
        <w:pStyle w:val="SysReq2"/>
        <w:rPr>
          <w:lang w:val="en-GB"/>
        </w:rPr>
      </w:pPr>
      <w:r w:rsidRPr="00725372">
        <w:rPr>
          <w:lang w:val="en-GB"/>
        </w:rPr>
        <w:t>Testing of the rotating machine (cold compressors) at the design points (Minimal and Nominal) and at full speed.</w:t>
      </w:r>
    </w:p>
    <w:p w14:paraId="3541664E" w14:textId="43206223" w:rsidR="00386172" w:rsidRPr="00725372" w:rsidRDefault="00386172" w:rsidP="00386172">
      <w:pPr>
        <w:pStyle w:val="SysReq2"/>
        <w:rPr>
          <w:lang w:val="en-GB"/>
        </w:rPr>
      </w:pPr>
      <w:r w:rsidRPr="00725372">
        <w:rPr>
          <w:lang w:val="en-GB"/>
        </w:rPr>
        <w:t xml:space="preserve">Checking of the safe shut down of the </w:t>
      </w:r>
      <w:r w:rsidR="00A156C9">
        <w:rPr>
          <w:lang w:val="en-GB"/>
        </w:rPr>
        <w:t>QPLANT</w:t>
      </w:r>
      <w:r w:rsidRPr="00725372">
        <w:rPr>
          <w:lang w:val="en-GB"/>
        </w:rPr>
        <w:t xml:space="preserve"> after the following abnormal modes simulated on the </w:t>
      </w:r>
      <w:r w:rsidR="00A156C9">
        <w:rPr>
          <w:lang w:val="en-GB"/>
        </w:rPr>
        <w:t>QPLANT</w:t>
      </w:r>
      <w:r w:rsidRPr="00725372">
        <w:rPr>
          <w:lang w:val="en-GB"/>
        </w:rPr>
        <w:t xml:space="preserve"> control system:</w:t>
      </w:r>
    </w:p>
    <w:p w14:paraId="1E88FAD0" w14:textId="5B39C130" w:rsidR="00386172" w:rsidRPr="00725372" w:rsidRDefault="00386172" w:rsidP="00A66E84">
      <w:pPr>
        <w:pStyle w:val="SysReq2"/>
        <w:numPr>
          <w:ilvl w:val="4"/>
          <w:numId w:val="11"/>
        </w:numPr>
        <w:rPr>
          <w:lang w:val="en-GB"/>
        </w:rPr>
      </w:pPr>
      <w:r w:rsidRPr="00725372">
        <w:rPr>
          <w:lang w:val="en-GB"/>
        </w:rPr>
        <w:t xml:space="preserve">Failure of the </w:t>
      </w:r>
      <w:r w:rsidR="00A156C9">
        <w:rPr>
          <w:lang w:val="en-GB"/>
        </w:rPr>
        <w:t>QPLANT</w:t>
      </w:r>
      <w:r w:rsidRPr="00725372">
        <w:rPr>
          <w:lang w:val="en-GB"/>
        </w:rPr>
        <w:t xml:space="preserve"> control system.</w:t>
      </w:r>
    </w:p>
    <w:p w14:paraId="4E18617A" w14:textId="7914658E" w:rsidR="00386172" w:rsidRPr="00725372" w:rsidRDefault="00386172" w:rsidP="00A66E84">
      <w:pPr>
        <w:pStyle w:val="SysReq2"/>
        <w:numPr>
          <w:ilvl w:val="4"/>
          <w:numId w:val="11"/>
        </w:numPr>
        <w:rPr>
          <w:lang w:val="en-GB"/>
        </w:rPr>
      </w:pPr>
      <w:r w:rsidRPr="00725372">
        <w:rPr>
          <w:lang w:val="en-GB"/>
        </w:rPr>
        <w:t>Loss of utilities (electrical power, cooling water, instrument air, vacuum loss, impurities in helium gas).</w:t>
      </w:r>
    </w:p>
    <w:p w14:paraId="18606E5F" w14:textId="5D32ABE8" w:rsidR="00386172" w:rsidRPr="00725372" w:rsidRDefault="00386172" w:rsidP="00386172">
      <w:pPr>
        <w:pStyle w:val="SysReq2"/>
        <w:rPr>
          <w:lang w:val="en-GB"/>
        </w:rPr>
      </w:pPr>
      <w:r w:rsidRPr="00725372">
        <w:rPr>
          <w:lang w:val="en-GB"/>
        </w:rPr>
        <w:t>Checking of the operation of all valves, instruments, heaters and rotating machines in the Refrigeration Cold Box and warm panels for all the defined operating modes.</w:t>
      </w:r>
    </w:p>
    <w:p w14:paraId="4676FF50" w14:textId="2F63AB9F" w:rsidR="00386172" w:rsidRPr="00725372" w:rsidRDefault="00A156C9" w:rsidP="00386172">
      <w:pPr>
        <w:pStyle w:val="Heading4"/>
        <w:rPr>
          <w:lang w:val="en-GB"/>
        </w:rPr>
      </w:pPr>
      <w:r>
        <w:rPr>
          <w:lang w:val="en-GB"/>
        </w:rPr>
        <w:t>QPLANT</w:t>
      </w:r>
      <w:r w:rsidR="00386172" w:rsidRPr="00725372">
        <w:rPr>
          <w:lang w:val="en-GB"/>
        </w:rPr>
        <w:t xml:space="preserve"> capacity tests</w:t>
      </w:r>
    </w:p>
    <w:p w14:paraId="17CC4C9D" w14:textId="43D6B8F8" w:rsidR="00386172" w:rsidRPr="00725372" w:rsidRDefault="00386172" w:rsidP="00386172">
      <w:pPr>
        <w:pStyle w:val="SysReq1"/>
        <w:rPr>
          <w:lang w:val="en-GB"/>
        </w:rPr>
      </w:pPr>
      <w:r w:rsidRPr="00725372">
        <w:rPr>
          <w:lang w:val="en-GB"/>
        </w:rPr>
        <w:t xml:space="preserve">The </w:t>
      </w:r>
      <w:r w:rsidR="00A156C9">
        <w:rPr>
          <w:lang w:val="en-GB"/>
        </w:rPr>
        <w:t>QPLANT</w:t>
      </w:r>
      <w:r w:rsidRPr="00725372">
        <w:rPr>
          <w:lang w:val="en-GB"/>
        </w:rPr>
        <w:t xml:space="preserve"> capacity tests shall start when all the functional tests described above have been successfully completed and all specified documents have been provided. </w:t>
      </w:r>
    </w:p>
    <w:p w14:paraId="414CE753" w14:textId="7A0873D2" w:rsidR="00386172" w:rsidRPr="00725372" w:rsidRDefault="00386172" w:rsidP="00386172">
      <w:pPr>
        <w:pStyle w:val="SysReq1"/>
        <w:rPr>
          <w:lang w:val="en-GB"/>
        </w:rPr>
      </w:pPr>
      <w:r w:rsidRPr="00725372">
        <w:rPr>
          <w:lang w:val="en-GB"/>
        </w:rPr>
        <w:t xml:space="preserve">The </w:t>
      </w:r>
      <w:r w:rsidR="00A156C9">
        <w:rPr>
          <w:lang w:val="en-GB"/>
        </w:rPr>
        <w:t>QPLANT</w:t>
      </w:r>
      <w:r w:rsidRPr="00725372">
        <w:rPr>
          <w:lang w:val="en-GB"/>
        </w:rPr>
        <w:t xml:space="preserve"> capacity tests shall be performed for the defined steady state modes (Cold stand-by; Thermal Shield stand-by; 2 K operation: Minimal and Nominal Design Points).</w:t>
      </w:r>
    </w:p>
    <w:p w14:paraId="473836EF" w14:textId="7405E878" w:rsidR="00386172" w:rsidRPr="00725372" w:rsidRDefault="00386172" w:rsidP="00386172">
      <w:pPr>
        <w:pStyle w:val="SysReq1"/>
        <w:rPr>
          <w:lang w:val="en-GB"/>
        </w:rPr>
      </w:pPr>
      <w:r w:rsidRPr="00725372">
        <w:rPr>
          <w:lang w:val="en-GB"/>
        </w:rPr>
        <w:t xml:space="preserve">The capacity tests of the steady state modes will be performed under the environmental conditions and utilities described in </w:t>
      </w:r>
      <w:r w:rsidR="00A31355" w:rsidRPr="00725372">
        <w:rPr>
          <w:rStyle w:val="AAReferencedChar"/>
        </w:rPr>
        <w:fldChar w:fldCharType="begin"/>
      </w:r>
      <w:r w:rsidR="00A31355" w:rsidRPr="00725372">
        <w:rPr>
          <w:rStyle w:val="AAReferencedChar"/>
        </w:rPr>
        <w:instrText xml:space="preserve"> REF _Ref190799769 \r \h  \* MERGEFORMAT </w:instrText>
      </w:r>
      <w:r w:rsidR="00A31355" w:rsidRPr="00725372">
        <w:rPr>
          <w:rStyle w:val="AAReferencedChar"/>
        </w:rPr>
      </w:r>
      <w:r w:rsidR="00A31355" w:rsidRPr="00725372">
        <w:rPr>
          <w:rStyle w:val="AAReferencedChar"/>
        </w:rPr>
        <w:fldChar w:fldCharType="separate"/>
      </w:r>
      <w:r w:rsidR="00E67BB8">
        <w:rPr>
          <w:rStyle w:val="AAReferencedChar"/>
        </w:rPr>
        <w:t>3.4</w:t>
      </w:r>
      <w:r w:rsidR="00A31355" w:rsidRPr="00725372">
        <w:rPr>
          <w:rStyle w:val="AAReferencedChar"/>
        </w:rPr>
        <w:fldChar w:fldCharType="end"/>
      </w:r>
      <w:r w:rsidRPr="00725372">
        <w:rPr>
          <w:lang w:val="en-GB"/>
        </w:rPr>
        <w:t xml:space="preserve">. If conditions given are out of range during capacity tests, the </w:t>
      </w:r>
      <w:r w:rsidR="00CB1438">
        <w:rPr>
          <w:lang w:val="en-GB"/>
        </w:rPr>
        <w:t>Contractor</w:t>
      </w:r>
      <w:r w:rsidRPr="00725372">
        <w:rPr>
          <w:lang w:val="en-GB"/>
        </w:rPr>
        <w:t xml:space="preserve"> in agreement with SCK CEN could propose a correction for the measurements.</w:t>
      </w:r>
    </w:p>
    <w:p w14:paraId="346B37F8" w14:textId="70BB1881" w:rsidR="00386172" w:rsidRPr="00725372" w:rsidRDefault="00386172" w:rsidP="00386172">
      <w:pPr>
        <w:pStyle w:val="SysReq1"/>
        <w:rPr>
          <w:lang w:val="en-GB"/>
        </w:rPr>
      </w:pPr>
      <w:bookmarkStart w:id="3602" w:name="_Ref190799950"/>
      <w:r w:rsidRPr="00725372">
        <w:rPr>
          <w:lang w:val="en-GB"/>
        </w:rPr>
        <w:t>During capacity tests, the test heaters shall operate at least the required values defined in the heat loads table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E67BB8" w:rsidRPr="00725372">
        <w:t xml:space="preserve">Table </w:t>
      </w:r>
      <w:r w:rsidR="00E67BB8">
        <w:rPr>
          <w:noProof/>
        </w:rPr>
        <w:t>3</w:t>
      </w:r>
      <w:r w:rsidR="005041D3">
        <w:rPr>
          <w:rStyle w:val="AAReferencedChar"/>
        </w:rPr>
        <w:fldChar w:fldCharType="end"/>
      </w:r>
      <w:r w:rsidRPr="00725372">
        <w:rPr>
          <w:lang w:val="en-GB"/>
        </w:rPr>
        <w:t>).</w:t>
      </w:r>
      <w:bookmarkEnd w:id="3602"/>
    </w:p>
    <w:p w14:paraId="104F029C" w14:textId="7AB676FF" w:rsidR="00386172" w:rsidRPr="00725372" w:rsidRDefault="00386172" w:rsidP="00A31355">
      <w:pPr>
        <w:pStyle w:val="SysReq1"/>
        <w:rPr>
          <w:lang w:val="en-GB"/>
        </w:rPr>
      </w:pPr>
      <w:r w:rsidRPr="00725372">
        <w:rPr>
          <w:lang w:val="en-GB"/>
        </w:rPr>
        <w:t>During each capacity test, the following values shall be continuously monitored:</w:t>
      </w:r>
    </w:p>
    <w:p w14:paraId="4223C229" w14:textId="50A149A4" w:rsidR="00386172" w:rsidRPr="00725372" w:rsidRDefault="00386172" w:rsidP="00A31355">
      <w:pPr>
        <w:pStyle w:val="SysReq2"/>
        <w:rPr>
          <w:lang w:val="en-GB"/>
        </w:rPr>
      </w:pPr>
      <w:r w:rsidRPr="00725372">
        <w:rPr>
          <w:lang w:val="en-GB"/>
        </w:rPr>
        <w:t>mass flow rates, pressures / pressure drops, temperatures at the supply and return lines of the QRB.</w:t>
      </w:r>
    </w:p>
    <w:p w14:paraId="70DC6E2A" w14:textId="135FC4AF" w:rsidR="00386172" w:rsidRPr="00725372" w:rsidRDefault="00386172" w:rsidP="00A31355">
      <w:pPr>
        <w:pStyle w:val="SysReq2"/>
        <w:rPr>
          <w:lang w:val="en-GB"/>
        </w:rPr>
      </w:pPr>
      <w:r w:rsidRPr="00725372">
        <w:rPr>
          <w:lang w:val="en-GB"/>
        </w:rPr>
        <w:t xml:space="preserve">liquid levels of </w:t>
      </w:r>
      <w:proofErr w:type="spellStart"/>
      <w:r w:rsidRPr="00725372">
        <w:rPr>
          <w:lang w:val="en-GB"/>
        </w:rPr>
        <w:t>LHe</w:t>
      </w:r>
      <w:proofErr w:type="spellEnd"/>
      <w:r w:rsidRPr="00725372">
        <w:rPr>
          <w:lang w:val="en-GB"/>
        </w:rPr>
        <w:t xml:space="preserve"> thermal baths.</w:t>
      </w:r>
    </w:p>
    <w:p w14:paraId="537B4834" w14:textId="7CC13B06" w:rsidR="00386172" w:rsidRPr="00725372" w:rsidRDefault="00386172" w:rsidP="00A31355">
      <w:pPr>
        <w:pStyle w:val="SysReq2"/>
        <w:rPr>
          <w:lang w:val="en-GB"/>
        </w:rPr>
      </w:pPr>
      <w:r w:rsidRPr="00725372">
        <w:rPr>
          <w:lang w:val="en-GB"/>
        </w:rPr>
        <w:t xml:space="preserve">main mass flow rates, pressures and temperatures VLP, LP HP in the </w:t>
      </w:r>
      <w:r w:rsidR="00723DA0">
        <w:rPr>
          <w:lang w:val="en-GB"/>
        </w:rPr>
        <w:t>WCS</w:t>
      </w:r>
      <w:r w:rsidRPr="00725372">
        <w:rPr>
          <w:lang w:val="en-GB"/>
        </w:rPr>
        <w:t>.</w:t>
      </w:r>
    </w:p>
    <w:p w14:paraId="3B8DD1FA" w14:textId="4C39AADD" w:rsidR="00386172" w:rsidRPr="00725372" w:rsidRDefault="00386172" w:rsidP="00A31355">
      <w:pPr>
        <w:pStyle w:val="SysReq2"/>
        <w:rPr>
          <w:lang w:val="en-GB"/>
        </w:rPr>
      </w:pPr>
      <w:r w:rsidRPr="00725372">
        <w:rPr>
          <w:lang w:val="en-GB"/>
        </w:rPr>
        <w:t>pressure in storage helium tanks.</w:t>
      </w:r>
    </w:p>
    <w:p w14:paraId="4ABD2A8D" w14:textId="35477E52" w:rsidR="00386172" w:rsidRPr="00725372" w:rsidRDefault="00386172" w:rsidP="00A31355">
      <w:pPr>
        <w:pStyle w:val="SysReq2"/>
        <w:rPr>
          <w:lang w:val="en-GB"/>
        </w:rPr>
      </w:pPr>
      <w:r w:rsidRPr="00725372">
        <w:rPr>
          <w:lang w:val="en-GB"/>
        </w:rPr>
        <w:t>cooling water temperatures and mass flow rate.</w:t>
      </w:r>
    </w:p>
    <w:p w14:paraId="56164F0B" w14:textId="2F070B0E" w:rsidR="00386172" w:rsidRPr="00725372" w:rsidRDefault="00386172" w:rsidP="00A31355">
      <w:pPr>
        <w:pStyle w:val="SysReq2"/>
        <w:rPr>
          <w:lang w:val="en-GB"/>
        </w:rPr>
      </w:pPr>
      <w:r w:rsidRPr="00725372">
        <w:rPr>
          <w:lang w:val="en-GB"/>
        </w:rPr>
        <w:t>individual electrical motor current and voltages.</w:t>
      </w:r>
    </w:p>
    <w:p w14:paraId="30E34173" w14:textId="57B144DE" w:rsidR="00386172" w:rsidRPr="00725372" w:rsidRDefault="00386172" w:rsidP="00A31355">
      <w:pPr>
        <w:pStyle w:val="SysReq2"/>
        <w:rPr>
          <w:lang w:val="en-GB"/>
        </w:rPr>
      </w:pPr>
      <w:r w:rsidRPr="00725372">
        <w:rPr>
          <w:lang w:val="en-GB"/>
        </w:rPr>
        <w:t>heat power of electrical heaters.</w:t>
      </w:r>
    </w:p>
    <w:p w14:paraId="19529433" w14:textId="68379183" w:rsidR="00386172" w:rsidRPr="00725372" w:rsidRDefault="00386172" w:rsidP="00A31355">
      <w:pPr>
        <w:pStyle w:val="SysReq1"/>
        <w:rPr>
          <w:lang w:val="en-GB"/>
        </w:rPr>
      </w:pPr>
      <w:r w:rsidRPr="00725372">
        <w:rPr>
          <w:lang w:val="en-GB"/>
        </w:rPr>
        <w:t xml:space="preserve">The </w:t>
      </w:r>
      <w:r w:rsidR="00CB1438">
        <w:rPr>
          <w:lang w:val="en-GB"/>
        </w:rPr>
        <w:t>Contractor</w:t>
      </w:r>
      <w:r w:rsidRPr="00725372">
        <w:rPr>
          <w:lang w:val="en-GB"/>
        </w:rPr>
        <w:t xml:space="preserve"> shall </w:t>
      </w:r>
      <w:r w:rsidR="005041D3">
        <w:rPr>
          <w:lang w:val="en-GB"/>
        </w:rPr>
        <w:t>estimate</w:t>
      </w:r>
      <w:r w:rsidR="005041D3" w:rsidRPr="00725372">
        <w:rPr>
          <w:lang w:val="en-GB"/>
        </w:rPr>
        <w:t xml:space="preserve"> </w:t>
      </w:r>
      <w:r w:rsidRPr="00725372">
        <w:rPr>
          <w:lang w:val="en-GB"/>
        </w:rPr>
        <w:t xml:space="preserve">uncertainties on the measurements. The </w:t>
      </w:r>
      <w:r w:rsidR="005041D3">
        <w:rPr>
          <w:lang w:val="en-GB"/>
        </w:rPr>
        <w:t xml:space="preserve">estimated </w:t>
      </w:r>
      <w:r w:rsidRPr="00725372">
        <w:rPr>
          <w:lang w:val="en-GB"/>
        </w:rPr>
        <w:t>uncertainty will be added or subtracted (depending on the measurement) to the measured values before checking the acceptance capacity criteria.</w:t>
      </w:r>
    </w:p>
    <w:p w14:paraId="100C1D94" w14:textId="77777777" w:rsidR="00386172" w:rsidRPr="00725372" w:rsidRDefault="00386172" w:rsidP="00A31355">
      <w:pPr>
        <w:pStyle w:val="Kop4"/>
      </w:pPr>
      <w:r w:rsidRPr="00725372">
        <w:t>Thermal Shield stand-by</w:t>
      </w:r>
    </w:p>
    <w:p w14:paraId="3BD78152" w14:textId="5C2618C4" w:rsidR="00386172" w:rsidRPr="00725372" w:rsidRDefault="00386172" w:rsidP="00FD1825">
      <w:pPr>
        <w:pStyle w:val="SysReq1"/>
        <w:rPr>
          <w:lang w:val="en-GB"/>
        </w:rPr>
      </w:pPr>
      <w:r w:rsidRPr="00725372">
        <w:rPr>
          <w:lang w:val="en-GB"/>
        </w:rPr>
        <w:t>The Thermal Shield stand-by capacity test shall consist of:</w:t>
      </w:r>
    </w:p>
    <w:p w14:paraId="4FA12826" w14:textId="77777777" w:rsidR="00A31355" w:rsidRPr="00725372" w:rsidRDefault="00386172" w:rsidP="00386172">
      <w:pPr>
        <w:pStyle w:val="SysReq2"/>
        <w:rPr>
          <w:lang w:val="en-GB"/>
        </w:rPr>
      </w:pPr>
      <w:r w:rsidRPr="00725372">
        <w:rPr>
          <w:lang w:val="en-GB"/>
        </w:rPr>
        <w:t>Establish the mass flow rates corresponding to Thermal Shield stand-by mode using the test configuration with the necessary by-pass valves.</w:t>
      </w:r>
    </w:p>
    <w:p w14:paraId="2F2AA686" w14:textId="4AEDDAD2" w:rsidR="00A31355" w:rsidRPr="00725372" w:rsidRDefault="00386172" w:rsidP="00386172">
      <w:pPr>
        <w:pStyle w:val="SysReq2"/>
        <w:rPr>
          <w:lang w:val="en-GB"/>
        </w:rPr>
      </w:pPr>
      <w:r w:rsidRPr="00725372">
        <w:rPr>
          <w:lang w:val="en-GB"/>
        </w:rPr>
        <w:t>Start heaters as defined in requirement</w:t>
      </w:r>
      <w:r w:rsidR="005041D3">
        <w:rPr>
          <w:rStyle w:val="AAReferencedChar"/>
        </w:rPr>
        <w:t xml:space="preserve"> </w:t>
      </w:r>
      <w:r w:rsidR="005041D3">
        <w:rPr>
          <w:rStyle w:val="AAReferencedChar"/>
        </w:rPr>
        <w:fldChar w:fldCharType="begin"/>
      </w:r>
      <w:r w:rsidR="005041D3">
        <w:rPr>
          <w:rStyle w:val="AAReferencedChar"/>
        </w:rPr>
        <w:instrText xml:space="preserve"> REF _Ref190799950 \r \h </w:instrText>
      </w:r>
      <w:r w:rsidR="005041D3">
        <w:rPr>
          <w:rStyle w:val="AAReferencedChar"/>
        </w:rPr>
      </w:r>
      <w:r w:rsidR="005041D3">
        <w:rPr>
          <w:rStyle w:val="AAReferencedChar"/>
        </w:rPr>
        <w:fldChar w:fldCharType="separate"/>
      </w:r>
      <w:r w:rsidR="00E67BB8">
        <w:rPr>
          <w:rStyle w:val="AAReferencedChar"/>
        </w:rPr>
        <w:t>QQQ_0481</w:t>
      </w:r>
      <w:r w:rsidR="005041D3">
        <w:rPr>
          <w:rStyle w:val="AAReferencedChar"/>
        </w:rPr>
        <w:fldChar w:fldCharType="end"/>
      </w:r>
      <w:r w:rsidRPr="00725372">
        <w:rPr>
          <w:lang w:val="en-GB"/>
        </w:rPr>
        <w:t>.</w:t>
      </w:r>
    </w:p>
    <w:p w14:paraId="3D4D3D43" w14:textId="56E1CAB7" w:rsidR="00386172" w:rsidRPr="00725372" w:rsidRDefault="00386172" w:rsidP="00386172">
      <w:pPr>
        <w:pStyle w:val="SysReq2"/>
        <w:rPr>
          <w:lang w:val="en-GB"/>
        </w:rPr>
      </w:pPr>
      <w:r w:rsidRPr="00725372">
        <w:rPr>
          <w:lang w:val="en-GB"/>
        </w:rPr>
        <w:t>One 24 hours Thermal Shield stand-by run without operation of the VLP compressors from the cold stand-by mode and followed by the cold stand-by mode.</w:t>
      </w:r>
    </w:p>
    <w:p w14:paraId="57341AF8" w14:textId="7C66347D" w:rsidR="00386172" w:rsidRPr="00725372" w:rsidRDefault="00386172" w:rsidP="00A31355">
      <w:pPr>
        <w:pStyle w:val="SysReq1"/>
        <w:rPr>
          <w:lang w:val="en-GB"/>
        </w:rPr>
      </w:pPr>
      <w:r w:rsidRPr="00725372">
        <w:rPr>
          <w:lang w:val="en-GB"/>
        </w:rPr>
        <w:t xml:space="preserve">The capacity tests of the </w:t>
      </w:r>
      <w:r w:rsidR="00A156C9">
        <w:rPr>
          <w:lang w:val="en-GB"/>
        </w:rPr>
        <w:t>QPLANT</w:t>
      </w:r>
      <w:r w:rsidRPr="00725372">
        <w:rPr>
          <w:lang w:val="en-GB"/>
        </w:rPr>
        <w:t xml:space="preserve"> during Thermal Shield stand-by mode are deemed as passed if during the full period of the test, without any discontinuous operation, the achieved values verify the performance requirements described in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E67BB8" w:rsidRPr="00725372">
        <w:t xml:space="preserve">Table </w:t>
      </w:r>
      <w:r w:rsidR="00E67BB8">
        <w:rPr>
          <w:noProof/>
        </w:rPr>
        <w:t>3</w:t>
      </w:r>
      <w:r w:rsidR="005041D3">
        <w:rPr>
          <w:rStyle w:val="AAReferencedChar"/>
        </w:rPr>
        <w:fldChar w:fldCharType="end"/>
      </w:r>
      <w:r w:rsidR="00EA56FE" w:rsidRPr="003E5C09">
        <w:rPr>
          <w:rStyle w:val="AAReferencedChar"/>
        </w:rPr>
        <w:t xml:space="preserve"> </w:t>
      </w:r>
      <w:r w:rsidR="00EA56FE">
        <w:rPr>
          <w:lang w:val="en-GB"/>
        </w:rPr>
        <w:t>a</w:t>
      </w:r>
      <w:r w:rsidRPr="00725372">
        <w:rPr>
          <w:lang w:val="en-GB"/>
        </w:rPr>
        <w:t>nd</w:t>
      </w:r>
      <w:r w:rsidRPr="003E5C09">
        <w:t xml:space="preserve"> </w:t>
      </w:r>
      <w:r w:rsidR="005041D3" w:rsidRPr="003E5C09">
        <w:fldChar w:fldCharType="begin"/>
      </w:r>
      <w:r w:rsidR="005041D3" w:rsidRPr="003E5C09">
        <w:instrText xml:space="preserve"> REF _Ref192161189 \h </w:instrText>
      </w:r>
      <w:r w:rsidR="005041D3">
        <w:instrText xml:space="preserve"> \* MERGEFORMAT </w:instrText>
      </w:r>
      <w:r w:rsidR="005041D3" w:rsidRPr="003E5C09">
        <w:fldChar w:fldCharType="separate"/>
      </w:r>
      <w:r w:rsidR="00E67BB8" w:rsidRPr="00E67BB8">
        <w:t>Table 4</w:t>
      </w:r>
      <w:r w:rsidR="005041D3" w:rsidRPr="003E5C09">
        <w:fldChar w:fldCharType="end"/>
      </w:r>
      <w:r w:rsidR="003E5C09">
        <w:t>.</w:t>
      </w:r>
      <w:r w:rsidR="003E5C09" w:rsidRPr="00725372">
        <w:rPr>
          <w:lang w:val="en-GB"/>
        </w:rPr>
        <w:t xml:space="preserve"> </w:t>
      </w:r>
    </w:p>
    <w:p w14:paraId="04FB6E98" w14:textId="77777777" w:rsidR="00386172" w:rsidRPr="00725372" w:rsidRDefault="00386172" w:rsidP="00A31355">
      <w:pPr>
        <w:pStyle w:val="Kop4"/>
      </w:pPr>
      <w:r w:rsidRPr="00725372">
        <w:t>Cold stand-by</w:t>
      </w:r>
    </w:p>
    <w:p w14:paraId="3CCE702C" w14:textId="088CF180" w:rsidR="00386172" w:rsidRPr="00725372" w:rsidRDefault="00386172" w:rsidP="00A31355">
      <w:pPr>
        <w:pStyle w:val="SysReq1"/>
        <w:rPr>
          <w:lang w:val="en-GB"/>
        </w:rPr>
      </w:pPr>
      <w:r w:rsidRPr="00725372">
        <w:rPr>
          <w:lang w:val="en-GB"/>
        </w:rPr>
        <w:t>The cold stand-by capacity test shall consist of:</w:t>
      </w:r>
    </w:p>
    <w:p w14:paraId="56F497E9" w14:textId="77777777" w:rsidR="00A31355" w:rsidRPr="00725372" w:rsidRDefault="00386172" w:rsidP="00386172">
      <w:pPr>
        <w:pStyle w:val="SysReq2"/>
        <w:rPr>
          <w:lang w:val="en-GB"/>
        </w:rPr>
      </w:pPr>
      <w:r w:rsidRPr="00725372">
        <w:rPr>
          <w:lang w:val="en-GB"/>
        </w:rPr>
        <w:t>Filling all the liquid helium baths to their minimal operating levels.</w:t>
      </w:r>
    </w:p>
    <w:p w14:paraId="74863630" w14:textId="77777777" w:rsidR="00A31355" w:rsidRPr="00725372" w:rsidRDefault="00386172" w:rsidP="00386172">
      <w:pPr>
        <w:pStyle w:val="SysReq2"/>
        <w:rPr>
          <w:lang w:val="en-GB"/>
        </w:rPr>
      </w:pPr>
      <w:r w:rsidRPr="00725372">
        <w:rPr>
          <w:lang w:val="en-GB"/>
        </w:rPr>
        <w:t>Establish the mass flow rates corresponding to cold stand-by mode using the test configuration with the necessary by-pass valves.</w:t>
      </w:r>
    </w:p>
    <w:p w14:paraId="2C2901E5" w14:textId="195D8CC8" w:rsidR="00A31355" w:rsidRPr="00725372" w:rsidRDefault="00386172" w:rsidP="00386172">
      <w:pPr>
        <w:pStyle w:val="SysReq2"/>
        <w:rPr>
          <w:lang w:val="en-GB"/>
        </w:rPr>
      </w:pPr>
      <w:r w:rsidRPr="00725372">
        <w:rPr>
          <w:lang w:val="en-GB"/>
        </w:rPr>
        <w:t>Start heaters as defined in requirement</w:t>
      </w:r>
      <w:r w:rsidR="005041D3">
        <w:rPr>
          <w:rStyle w:val="AAReferencedChar"/>
        </w:rPr>
        <w:t xml:space="preserve"> </w:t>
      </w:r>
      <w:r w:rsidR="005041D3">
        <w:rPr>
          <w:rStyle w:val="AAReferencedChar"/>
        </w:rPr>
        <w:fldChar w:fldCharType="begin"/>
      </w:r>
      <w:r w:rsidR="005041D3">
        <w:rPr>
          <w:rStyle w:val="AAReferencedChar"/>
        </w:rPr>
        <w:instrText xml:space="preserve"> REF _Ref190799950 \r \h </w:instrText>
      </w:r>
      <w:r w:rsidR="005041D3">
        <w:rPr>
          <w:rStyle w:val="AAReferencedChar"/>
        </w:rPr>
      </w:r>
      <w:r w:rsidR="005041D3">
        <w:rPr>
          <w:rStyle w:val="AAReferencedChar"/>
        </w:rPr>
        <w:fldChar w:fldCharType="separate"/>
      </w:r>
      <w:r w:rsidR="00E67BB8">
        <w:rPr>
          <w:rStyle w:val="AAReferencedChar"/>
        </w:rPr>
        <w:t>QQQ_0481</w:t>
      </w:r>
      <w:r w:rsidR="005041D3">
        <w:rPr>
          <w:rStyle w:val="AAReferencedChar"/>
        </w:rPr>
        <w:fldChar w:fldCharType="end"/>
      </w:r>
      <w:r w:rsidR="005041D3" w:rsidRPr="00725372">
        <w:rPr>
          <w:lang w:val="en-GB"/>
        </w:rPr>
        <w:t>.</w:t>
      </w:r>
    </w:p>
    <w:p w14:paraId="6DC428A3" w14:textId="72F94BBF" w:rsidR="00A31355" w:rsidRPr="00725372" w:rsidRDefault="00386172" w:rsidP="00A31355">
      <w:pPr>
        <w:pStyle w:val="SysReq2"/>
        <w:rPr>
          <w:lang w:val="en-GB"/>
        </w:rPr>
      </w:pPr>
      <w:r w:rsidRPr="00725372">
        <w:rPr>
          <w:lang w:val="en-GB"/>
        </w:rPr>
        <w:t>One 48 hours cold stand-by run without any sub-atmospheric compressor followed by a transition to 2 K operation minimal design point with start of the sub-atmospheric compressors.</w:t>
      </w:r>
    </w:p>
    <w:p w14:paraId="136D2D74" w14:textId="266A1C3D" w:rsidR="00386172" w:rsidRPr="00725372" w:rsidRDefault="00386172" w:rsidP="00A31355">
      <w:pPr>
        <w:pStyle w:val="SysReq1"/>
        <w:rPr>
          <w:lang w:val="en-GB"/>
        </w:rPr>
      </w:pPr>
      <w:r w:rsidRPr="00725372">
        <w:rPr>
          <w:lang w:val="en-GB"/>
        </w:rPr>
        <w:t xml:space="preserve">The capacity tests of the </w:t>
      </w:r>
      <w:r w:rsidR="00A156C9">
        <w:rPr>
          <w:lang w:val="en-GB"/>
        </w:rPr>
        <w:t>QPLANT</w:t>
      </w:r>
      <w:r w:rsidRPr="00725372">
        <w:rPr>
          <w:lang w:val="en-GB"/>
        </w:rPr>
        <w:t xml:space="preserve"> during cold stand-by mode are deemed as passed if during the full period of the test, without any discontinuous operation, the achieved values verify the performance requirements described in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E67BB8" w:rsidRPr="00725372">
        <w:t xml:space="preserve">Table </w:t>
      </w:r>
      <w:r w:rsidR="00E67BB8">
        <w:rPr>
          <w:noProof/>
        </w:rPr>
        <w:t>3</w:t>
      </w:r>
      <w:r w:rsidR="005041D3">
        <w:rPr>
          <w:rStyle w:val="AAReferencedChar"/>
        </w:rPr>
        <w:fldChar w:fldCharType="end"/>
      </w:r>
      <w:r w:rsidR="005041D3" w:rsidRPr="008D27DF">
        <w:rPr>
          <w:rStyle w:val="AAReferencedChar"/>
        </w:rPr>
        <w:t xml:space="preserve"> </w:t>
      </w:r>
      <w:r w:rsidR="005041D3">
        <w:rPr>
          <w:lang w:val="en-GB"/>
        </w:rPr>
        <w:t>a</w:t>
      </w:r>
      <w:r w:rsidR="005041D3" w:rsidRPr="00725372">
        <w:rPr>
          <w:lang w:val="en-GB"/>
        </w:rPr>
        <w:t>nd</w:t>
      </w:r>
      <w:r w:rsidR="005041D3" w:rsidRPr="008D27DF">
        <w:t xml:space="preserve"> </w:t>
      </w:r>
      <w:r w:rsidR="005041D3" w:rsidRPr="008D27DF">
        <w:fldChar w:fldCharType="begin"/>
      </w:r>
      <w:r w:rsidR="005041D3" w:rsidRPr="008D27DF">
        <w:instrText xml:space="preserve"> REF _Ref192161189 \h </w:instrText>
      </w:r>
      <w:r w:rsidR="005041D3">
        <w:instrText xml:space="preserve"> \* MERGEFORMAT </w:instrText>
      </w:r>
      <w:r w:rsidR="005041D3" w:rsidRPr="008D27DF">
        <w:fldChar w:fldCharType="separate"/>
      </w:r>
      <w:r w:rsidR="00E67BB8" w:rsidRPr="00E67BB8">
        <w:t>Table 4</w:t>
      </w:r>
      <w:r w:rsidR="005041D3" w:rsidRPr="008D27DF">
        <w:fldChar w:fldCharType="end"/>
      </w:r>
      <w:r w:rsidR="003E5C09">
        <w:t>.</w:t>
      </w:r>
    </w:p>
    <w:p w14:paraId="5E75688C" w14:textId="77777777" w:rsidR="00386172" w:rsidRPr="00725372" w:rsidRDefault="00386172" w:rsidP="00A31355">
      <w:pPr>
        <w:pStyle w:val="Kop4"/>
      </w:pPr>
      <w:r w:rsidRPr="00725372">
        <w:t>2 K Operation</w:t>
      </w:r>
    </w:p>
    <w:p w14:paraId="59389F8B" w14:textId="17365F1B" w:rsidR="00386172" w:rsidRPr="00725372" w:rsidRDefault="00386172" w:rsidP="00A31355">
      <w:pPr>
        <w:pStyle w:val="SysReq1"/>
        <w:rPr>
          <w:lang w:val="en-GB"/>
        </w:rPr>
      </w:pPr>
      <w:r w:rsidRPr="00725372">
        <w:rPr>
          <w:lang w:val="en-GB"/>
        </w:rPr>
        <w:t>The 2K operation capacity tests in stable conditions shall be performed for the nominal and minimal design points. It shall consist:</w:t>
      </w:r>
    </w:p>
    <w:p w14:paraId="6C4D8BC8" w14:textId="353C90C4" w:rsidR="00386172" w:rsidRPr="00725372" w:rsidRDefault="00386172" w:rsidP="00A31355">
      <w:pPr>
        <w:pStyle w:val="SysReq2"/>
        <w:rPr>
          <w:lang w:val="en-GB"/>
        </w:rPr>
      </w:pPr>
      <w:r w:rsidRPr="00725372">
        <w:rPr>
          <w:lang w:val="en-GB"/>
        </w:rPr>
        <w:t>Establish the mass flow rates corresponding to 2K operation (one test at nominal design point and one test minimal design point) using the test configuration with the necessary by-pass valves and heaters.</w:t>
      </w:r>
    </w:p>
    <w:p w14:paraId="75F87442" w14:textId="14B24D9D" w:rsidR="00386172" w:rsidRPr="00725372" w:rsidRDefault="00386172" w:rsidP="00A31355">
      <w:pPr>
        <w:pStyle w:val="SysReq2"/>
        <w:rPr>
          <w:lang w:val="en-GB"/>
        </w:rPr>
      </w:pPr>
      <w:r w:rsidRPr="00725372">
        <w:rPr>
          <w:lang w:val="en-GB"/>
        </w:rPr>
        <w:t>Start heaters as defined in requirement</w:t>
      </w:r>
      <w:r w:rsidR="005041D3">
        <w:rPr>
          <w:rStyle w:val="AAReferencedChar"/>
        </w:rPr>
        <w:t xml:space="preserve"> </w:t>
      </w:r>
      <w:r w:rsidR="005041D3">
        <w:rPr>
          <w:rStyle w:val="AAReferencedChar"/>
        </w:rPr>
        <w:fldChar w:fldCharType="begin"/>
      </w:r>
      <w:r w:rsidR="005041D3">
        <w:rPr>
          <w:rStyle w:val="AAReferencedChar"/>
        </w:rPr>
        <w:instrText xml:space="preserve"> REF _Ref190799950 \r \h </w:instrText>
      </w:r>
      <w:r w:rsidR="005041D3">
        <w:rPr>
          <w:rStyle w:val="AAReferencedChar"/>
        </w:rPr>
      </w:r>
      <w:r w:rsidR="005041D3">
        <w:rPr>
          <w:rStyle w:val="AAReferencedChar"/>
        </w:rPr>
        <w:fldChar w:fldCharType="separate"/>
      </w:r>
      <w:r w:rsidR="00E67BB8">
        <w:rPr>
          <w:rStyle w:val="AAReferencedChar"/>
        </w:rPr>
        <w:t>QQQ_0481</w:t>
      </w:r>
      <w:r w:rsidR="005041D3">
        <w:rPr>
          <w:rStyle w:val="AAReferencedChar"/>
        </w:rPr>
        <w:fldChar w:fldCharType="end"/>
      </w:r>
      <w:r w:rsidR="005041D3" w:rsidRPr="00725372">
        <w:rPr>
          <w:lang w:val="en-GB"/>
        </w:rPr>
        <w:t>.</w:t>
      </w:r>
    </w:p>
    <w:p w14:paraId="57910AE0" w14:textId="6D0D01DA" w:rsidR="00386172" w:rsidRPr="00725372" w:rsidRDefault="00386172" w:rsidP="00A31355">
      <w:pPr>
        <w:pStyle w:val="SysReq2"/>
        <w:rPr>
          <w:lang w:val="en-GB"/>
        </w:rPr>
      </w:pPr>
      <w:r w:rsidRPr="00725372">
        <w:rPr>
          <w:lang w:val="en-GB"/>
        </w:rPr>
        <w:t>One 48 hours 2K operation run at nominal design point and one 48 hours 2K operation run at minimal design point, both with VLP compressors operating in the condition defined in</w:t>
      </w:r>
      <w:r w:rsidR="005041D3" w:rsidRPr="00725372">
        <w:rPr>
          <w:lang w:val="en-GB"/>
        </w:rPr>
        <w:t xml:space="preserve">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E67BB8" w:rsidRPr="00725372">
        <w:t xml:space="preserve">Table </w:t>
      </w:r>
      <w:r w:rsidR="00E67BB8">
        <w:rPr>
          <w:noProof/>
        </w:rPr>
        <w:t>3</w:t>
      </w:r>
      <w:r w:rsidR="005041D3">
        <w:rPr>
          <w:rStyle w:val="AAReferencedChar"/>
        </w:rPr>
        <w:fldChar w:fldCharType="end"/>
      </w:r>
      <w:r w:rsidR="005041D3">
        <w:rPr>
          <w:rStyle w:val="AAReferencedChar"/>
        </w:rPr>
        <w:t>.</w:t>
      </w:r>
      <w:r w:rsidR="005041D3" w:rsidRPr="008D27DF">
        <w:rPr>
          <w:rStyle w:val="AAReferencedChar"/>
        </w:rPr>
        <w:t xml:space="preserve"> </w:t>
      </w:r>
    </w:p>
    <w:p w14:paraId="725B19CD" w14:textId="4C8025B3" w:rsidR="00386172" w:rsidRPr="00725372" w:rsidRDefault="00386172" w:rsidP="00A31355">
      <w:pPr>
        <w:pStyle w:val="SysReq2"/>
        <w:rPr>
          <w:lang w:val="en-GB"/>
        </w:rPr>
      </w:pPr>
      <w:r w:rsidRPr="00725372">
        <w:rPr>
          <w:lang w:val="en-GB"/>
        </w:rPr>
        <w:t>During each test, the VLP bath pressure stability shall be better than +/- 0.3 mbar.</w:t>
      </w:r>
    </w:p>
    <w:p w14:paraId="2BF9B2ED" w14:textId="3E50A24F" w:rsidR="00386172" w:rsidRPr="00725372" w:rsidRDefault="00386172" w:rsidP="00A31355">
      <w:pPr>
        <w:pStyle w:val="SysReq1"/>
        <w:rPr>
          <w:lang w:val="en-GB"/>
        </w:rPr>
      </w:pPr>
      <w:r w:rsidRPr="00725372">
        <w:rPr>
          <w:lang w:val="en-GB"/>
        </w:rPr>
        <w:t>The 2K operation capacity tests is deemed as passed if during all 2 K operation tests, without any discontinuous operation, the achieved values verify the performance requirements described in</w:t>
      </w:r>
      <w:r w:rsidR="005041D3" w:rsidRPr="00725372">
        <w:rPr>
          <w:lang w:val="en-GB"/>
        </w:rPr>
        <w:t xml:space="preserve"> </w:t>
      </w:r>
      <w:r w:rsidR="005041D3">
        <w:rPr>
          <w:rStyle w:val="AAReferencedChar"/>
        </w:rPr>
        <w:fldChar w:fldCharType="begin"/>
      </w:r>
      <w:r w:rsidR="005041D3">
        <w:rPr>
          <w:rStyle w:val="AAReferencedChar"/>
        </w:rPr>
        <w:instrText xml:space="preserve"> REF _Ref192160998 \h </w:instrText>
      </w:r>
      <w:r w:rsidR="005041D3">
        <w:rPr>
          <w:rStyle w:val="AAReferencedChar"/>
        </w:rPr>
      </w:r>
      <w:r w:rsidR="005041D3">
        <w:rPr>
          <w:rStyle w:val="AAReferencedChar"/>
        </w:rPr>
        <w:fldChar w:fldCharType="separate"/>
      </w:r>
      <w:r w:rsidR="00E67BB8" w:rsidRPr="00725372">
        <w:t xml:space="preserve">Table </w:t>
      </w:r>
      <w:r w:rsidR="00E67BB8">
        <w:rPr>
          <w:noProof/>
        </w:rPr>
        <w:t>3</w:t>
      </w:r>
      <w:r w:rsidR="005041D3">
        <w:rPr>
          <w:rStyle w:val="AAReferencedChar"/>
        </w:rPr>
        <w:fldChar w:fldCharType="end"/>
      </w:r>
      <w:r w:rsidR="005041D3" w:rsidRPr="008D27DF">
        <w:rPr>
          <w:rStyle w:val="AAReferencedChar"/>
        </w:rPr>
        <w:t xml:space="preserve"> </w:t>
      </w:r>
      <w:r w:rsidR="005041D3">
        <w:rPr>
          <w:lang w:val="en-GB"/>
        </w:rPr>
        <w:t>a</w:t>
      </w:r>
      <w:r w:rsidR="005041D3" w:rsidRPr="00725372">
        <w:rPr>
          <w:lang w:val="en-GB"/>
        </w:rPr>
        <w:t>nd</w:t>
      </w:r>
      <w:r w:rsidR="005041D3" w:rsidRPr="008D27DF">
        <w:t xml:space="preserve"> </w:t>
      </w:r>
      <w:r w:rsidR="005041D3" w:rsidRPr="008D27DF">
        <w:fldChar w:fldCharType="begin"/>
      </w:r>
      <w:r w:rsidR="005041D3" w:rsidRPr="008D27DF">
        <w:instrText xml:space="preserve"> REF _Ref192161189 \h </w:instrText>
      </w:r>
      <w:r w:rsidR="005041D3">
        <w:instrText xml:space="preserve"> \* MERGEFORMAT </w:instrText>
      </w:r>
      <w:r w:rsidR="005041D3" w:rsidRPr="008D27DF">
        <w:fldChar w:fldCharType="separate"/>
      </w:r>
      <w:r w:rsidR="00E67BB8" w:rsidRPr="00E67BB8">
        <w:t>Table 4</w:t>
      </w:r>
      <w:r w:rsidR="005041D3" w:rsidRPr="008D27DF">
        <w:fldChar w:fldCharType="end"/>
      </w:r>
      <w:r w:rsidR="003E5C09">
        <w:t>.</w:t>
      </w:r>
    </w:p>
    <w:p w14:paraId="74B0DA03" w14:textId="77777777" w:rsidR="00A31355" w:rsidRPr="00725372" w:rsidRDefault="00A31355" w:rsidP="00A31355">
      <w:pPr>
        <w:pStyle w:val="SysReq1"/>
        <w:numPr>
          <w:ilvl w:val="0"/>
          <w:numId w:val="0"/>
        </w:numPr>
        <w:rPr>
          <w:lang w:val="en-GB"/>
        </w:rPr>
      </w:pPr>
    </w:p>
    <w:p w14:paraId="255205D7" w14:textId="2C1E7B8C" w:rsidR="00386172" w:rsidRPr="00725372" w:rsidRDefault="00A156C9" w:rsidP="00A31355">
      <w:pPr>
        <w:pStyle w:val="Kop4"/>
      </w:pPr>
      <w:r>
        <w:t>QPLANT</w:t>
      </w:r>
      <w:commentRangeStart w:id="3603"/>
      <w:commentRangeStart w:id="3604"/>
      <w:r w:rsidR="00386172" w:rsidRPr="00725372">
        <w:t xml:space="preserve"> transition tests</w:t>
      </w:r>
    </w:p>
    <w:p w14:paraId="56B6D77B" w14:textId="77777777" w:rsidR="00386172" w:rsidRPr="00725372" w:rsidRDefault="00386172" w:rsidP="00386172">
      <w:r w:rsidRPr="00725372">
        <w:t>The liquefaction rate plus the static heat load on the cavities is to be tested.</w:t>
      </w:r>
    </w:p>
    <w:p w14:paraId="33A06FC1" w14:textId="64C3C08F" w:rsidR="00A31355" w:rsidRPr="00725372" w:rsidRDefault="00386172" w:rsidP="00A31355">
      <w:pPr>
        <w:pStyle w:val="SysReq1"/>
        <w:rPr>
          <w:lang w:val="en-GB"/>
        </w:rPr>
      </w:pPr>
      <w:r w:rsidRPr="00725372">
        <w:rPr>
          <w:lang w:val="en-GB"/>
        </w:rPr>
        <w:t xml:space="preserve">Test of the liquefaction rate at the end of cool-down: the liquefaction rate shall be at least 125 </w:t>
      </w:r>
      <w:proofErr w:type="spellStart"/>
      <w:r w:rsidRPr="00725372">
        <w:rPr>
          <w:lang w:val="en-GB"/>
        </w:rPr>
        <w:t>Liters</w:t>
      </w:r>
      <w:proofErr w:type="spellEnd"/>
      <w:r w:rsidRPr="00725372">
        <w:rPr>
          <w:lang w:val="en-GB"/>
        </w:rPr>
        <w:t xml:space="preserve"> per hours to cope with the filling requirements. With a static heat load of 560 watts applied on helium bath (at 4.5 K), the </w:t>
      </w:r>
      <w:r w:rsidR="00CB1438">
        <w:rPr>
          <w:lang w:val="en-GB"/>
        </w:rPr>
        <w:t>Contractor</w:t>
      </w:r>
      <w:r w:rsidRPr="00725372">
        <w:rPr>
          <w:lang w:val="en-GB"/>
        </w:rPr>
        <w:t xml:space="preserve"> shall demonstrate the liquefaction rate which shall be kept for at least half an hour to validate the test.</w:t>
      </w:r>
    </w:p>
    <w:p w14:paraId="530FF0AF" w14:textId="7380152D" w:rsidR="00A31355" w:rsidRPr="00725372" w:rsidRDefault="00386172" w:rsidP="00A31355">
      <w:pPr>
        <w:pStyle w:val="SysReq1"/>
        <w:rPr>
          <w:lang w:val="en-GB"/>
        </w:rPr>
      </w:pPr>
      <w:r w:rsidRPr="00725372">
        <w:rPr>
          <w:lang w:val="en-GB"/>
        </w:rPr>
        <w:t xml:space="preserve">Test of the pumping rate of the </w:t>
      </w:r>
      <w:proofErr w:type="spellStart"/>
      <w:r w:rsidRPr="00725372">
        <w:rPr>
          <w:lang w:val="en-GB"/>
        </w:rPr>
        <w:t>cryomodule</w:t>
      </w:r>
      <w:proofErr w:type="spellEnd"/>
      <w:r w:rsidRPr="00725372">
        <w:rPr>
          <w:lang w:val="en-GB"/>
        </w:rPr>
        <w:t xml:space="preserve"> volumes: the </w:t>
      </w:r>
      <w:r w:rsidR="00CB1438">
        <w:rPr>
          <w:lang w:val="en-GB"/>
        </w:rPr>
        <w:t>Contractor</w:t>
      </w:r>
      <w:r w:rsidRPr="00725372">
        <w:rPr>
          <w:lang w:val="en-GB"/>
        </w:rPr>
        <w:t xml:space="preserve"> shall demonstrate using the 2 K helium bath that the pumping of the 2 K helium </w:t>
      </w:r>
      <w:proofErr w:type="spellStart"/>
      <w:r w:rsidRPr="00725372">
        <w:rPr>
          <w:lang w:val="en-GB"/>
        </w:rPr>
        <w:t>cryomodule</w:t>
      </w:r>
      <w:proofErr w:type="spellEnd"/>
      <w:r w:rsidRPr="00725372">
        <w:rPr>
          <w:lang w:val="en-GB"/>
        </w:rPr>
        <w:t xml:space="preserve"> volumes (2900 </w:t>
      </w:r>
      <w:proofErr w:type="spellStart"/>
      <w:r w:rsidRPr="00725372">
        <w:rPr>
          <w:lang w:val="en-GB"/>
        </w:rPr>
        <w:t>liters</w:t>
      </w:r>
      <w:proofErr w:type="spellEnd"/>
      <w:r w:rsidRPr="00725372">
        <w:rPr>
          <w:lang w:val="en-GB"/>
        </w:rPr>
        <w:t xml:space="preserve">) from 1.3 bars to 26 </w:t>
      </w:r>
      <w:proofErr w:type="spellStart"/>
      <w:r w:rsidRPr="00725372">
        <w:rPr>
          <w:lang w:val="en-GB"/>
        </w:rPr>
        <w:t>mbars</w:t>
      </w:r>
      <w:proofErr w:type="spellEnd"/>
      <w:r w:rsidRPr="00725372">
        <w:rPr>
          <w:lang w:val="en-GB"/>
        </w:rPr>
        <w:t xml:space="preserve"> could be performed in maximum 24 hours, with static heat load of 560 watts applied.</w:t>
      </w:r>
    </w:p>
    <w:p w14:paraId="55E6CB4D" w14:textId="03258FF2" w:rsidR="00386172" w:rsidRPr="00725372" w:rsidRDefault="00386172" w:rsidP="00A31355">
      <w:pPr>
        <w:pStyle w:val="SysReq1"/>
        <w:rPr>
          <w:lang w:val="en-GB"/>
        </w:rPr>
      </w:pPr>
      <w:r w:rsidRPr="00725372">
        <w:rPr>
          <w:lang w:val="en-GB"/>
        </w:rPr>
        <w:t>Test of stability during transitions between the nominal and the minimal 2 K operation design points: The test of transition between the 2 K operation design points shall be performed with at least two cycles. It shall consist of:</w:t>
      </w:r>
    </w:p>
    <w:p w14:paraId="12123CD1" w14:textId="078E38ED" w:rsidR="00386172" w:rsidRPr="00725372" w:rsidRDefault="00386172" w:rsidP="00A31355">
      <w:pPr>
        <w:pStyle w:val="SysReq2"/>
        <w:rPr>
          <w:lang w:val="en-GB"/>
        </w:rPr>
      </w:pPr>
      <w:r w:rsidRPr="00725372">
        <w:rPr>
          <w:lang w:val="en-GB"/>
        </w:rPr>
        <w:t xml:space="preserve">Two operation cycles from minimal design point to nominal design point and being back to minimal design point, with operation </w:t>
      </w:r>
      <w:proofErr w:type="spellStart"/>
      <w:r w:rsidRPr="00725372">
        <w:rPr>
          <w:lang w:val="en-GB"/>
        </w:rPr>
        <w:t>stabilized</w:t>
      </w:r>
      <w:proofErr w:type="spellEnd"/>
      <w:r w:rsidRPr="00725372">
        <w:rPr>
          <w:lang w:val="en-GB"/>
        </w:rPr>
        <w:t xml:space="preserve"> for 2 hours at each level of heat loads. The transition duration from minimal to maximal heat load is lower than five seconds.</w:t>
      </w:r>
    </w:p>
    <w:p w14:paraId="60B3CA5B" w14:textId="495031CC" w:rsidR="00386172" w:rsidRPr="00725372" w:rsidRDefault="00386172" w:rsidP="00A31355">
      <w:pPr>
        <w:pStyle w:val="SysReq2"/>
        <w:rPr>
          <w:lang w:val="en-GB"/>
        </w:rPr>
      </w:pPr>
      <w:r w:rsidRPr="00725372">
        <w:rPr>
          <w:lang w:val="en-GB"/>
        </w:rPr>
        <w:t xml:space="preserve">Establish the mass flow rates and heating power corresponding to 2 K operation initially minimal design point then nominal design point using the test configuration with the necessary by-pass valves and heaters. </w:t>
      </w:r>
    </w:p>
    <w:p w14:paraId="6C66FA3E" w14:textId="61984827" w:rsidR="00386172" w:rsidRPr="00725372" w:rsidRDefault="00386172" w:rsidP="00A31355">
      <w:pPr>
        <w:pStyle w:val="SysReq2"/>
        <w:rPr>
          <w:lang w:val="en-GB"/>
        </w:rPr>
      </w:pPr>
      <w:r w:rsidRPr="00725372">
        <w:rPr>
          <w:lang w:val="en-GB"/>
        </w:rPr>
        <w:t>The VLP bath pressure shall be kept stable in a range of +/- 0.5 mbar.</w:t>
      </w:r>
    </w:p>
    <w:p w14:paraId="14DB12C4" w14:textId="4EB0BFB7" w:rsidR="00386172" w:rsidRPr="00725372" w:rsidRDefault="00386172" w:rsidP="00FD1825">
      <w:pPr>
        <w:pStyle w:val="SysReq1"/>
        <w:numPr>
          <w:ilvl w:val="0"/>
          <w:numId w:val="0"/>
        </w:numPr>
        <w:ind w:left="1080"/>
        <w:rPr>
          <w:lang w:val="en-GB"/>
        </w:rPr>
      </w:pPr>
      <w:r w:rsidRPr="00725372">
        <w:rPr>
          <w:lang w:val="en-GB"/>
        </w:rPr>
        <w:t>The stability of the operation during the transition between the minimal and maximal 2 K operation is to be demonstrated.</w:t>
      </w:r>
      <w:commentRangeEnd w:id="3603"/>
      <w:r w:rsidR="00896797">
        <w:rPr>
          <w:rStyle w:val="Verwijzingopmerking"/>
          <w:lang w:val="en-GB"/>
        </w:rPr>
        <w:commentReference w:id="3603"/>
      </w:r>
      <w:commentRangeEnd w:id="3604"/>
      <w:r w:rsidR="006814D5">
        <w:rPr>
          <w:rStyle w:val="Verwijzingopmerking"/>
          <w:lang w:val="en-GB"/>
        </w:rPr>
        <w:commentReference w:id="3604"/>
      </w:r>
    </w:p>
    <w:p w14:paraId="3F37730C" w14:textId="60406CAE" w:rsidR="00FD1825" w:rsidRPr="00725372" w:rsidRDefault="00FD1825" w:rsidP="00FD1825">
      <w:pPr>
        <w:pStyle w:val="Heading2numbered"/>
        <w:rPr>
          <w:rFonts w:eastAsia="Calibri"/>
        </w:rPr>
      </w:pPr>
      <w:bookmarkStart w:id="3605" w:name="_Ref190800689"/>
      <w:bookmarkStart w:id="3606" w:name="_Toc197425993"/>
      <w:r w:rsidRPr="00725372">
        <w:t>Spare Parts (Option 2)</w:t>
      </w:r>
      <w:bookmarkEnd w:id="3605"/>
      <w:bookmarkEnd w:id="3606"/>
    </w:p>
    <w:p w14:paraId="56F9F637" w14:textId="77777777" w:rsidR="00FD1825" w:rsidRPr="00725372" w:rsidRDefault="00FD1825" w:rsidP="003E5C09">
      <w:pPr>
        <w:pStyle w:val="ADClause"/>
        <w:numPr>
          <w:ilvl w:val="0"/>
          <w:numId w:val="0"/>
        </w:numPr>
      </w:pPr>
      <w:r w:rsidRPr="00725372">
        <w:t xml:space="preserve">In their offer, the Applicant shall provide a detailed list of recommended maintenance and capital spare parts for </w:t>
      </w:r>
      <w:commentRangeStart w:id="3607"/>
      <w:r w:rsidRPr="00725372">
        <w:t xml:space="preserve">two years </w:t>
      </w:r>
      <w:commentRangeEnd w:id="3607"/>
      <w:r w:rsidR="006C1CB8">
        <w:rPr>
          <w:rStyle w:val="Verwijzingopmerking"/>
        </w:rPr>
        <w:commentReference w:id="3607"/>
      </w:r>
      <w:r w:rsidRPr="00725372">
        <w:t>of operation. A detailed cost breakdown of each recommended spare part is required, along with all necessary recommendations for preventive maintenance and repairs.</w:t>
      </w:r>
    </w:p>
    <w:p w14:paraId="47CA3FF8" w14:textId="2DBDC77A" w:rsidR="00386172" w:rsidRPr="00725372" w:rsidRDefault="00FD1825" w:rsidP="003E5C09">
      <w:pPr>
        <w:pStyle w:val="ADClause"/>
        <w:numPr>
          <w:ilvl w:val="0"/>
          <w:numId w:val="0"/>
        </w:numPr>
      </w:pPr>
      <w:r w:rsidRPr="00725372">
        <w:t xml:space="preserve">The Applicant shall consider all necessary operational and maintenance spare parts for two years of operation, including but not limited to gaskets, filters, instrumentation, valves, safety devices, fuses, transformers, oils, and adsorbents. Special attention shall be given to critical components (to be exhaustively listed) with expected long procurement lead times, such as </w:t>
      </w:r>
      <w:commentRangeStart w:id="3608"/>
      <w:r w:rsidRPr="00725372">
        <w:t>turbines, cold compressors, and warm compressors</w:t>
      </w:r>
      <w:commentRangeEnd w:id="3608"/>
      <w:r w:rsidR="006C1CB8">
        <w:rPr>
          <w:rStyle w:val="Verwijzingopmerking"/>
        </w:rPr>
        <w:commentReference w:id="3608"/>
      </w:r>
      <w:r w:rsidRPr="00725372">
        <w:t>.</w:t>
      </w:r>
    </w:p>
    <w:p w14:paraId="368F086D" w14:textId="77777777" w:rsidR="00055C44" w:rsidRDefault="00055C44">
      <w:pPr>
        <w:spacing w:after="160" w:line="259" w:lineRule="auto"/>
        <w:jc w:val="left"/>
      </w:pPr>
    </w:p>
    <w:p w14:paraId="5C6917EF" w14:textId="77777777" w:rsidR="00055C44" w:rsidRPr="00981EBE" w:rsidRDefault="00055C44" w:rsidP="00055C44">
      <w:pPr>
        <w:pStyle w:val="SysReq1"/>
        <w:ind w:left="1080" w:hanging="1080"/>
        <w:rPr>
          <w:lang w:eastAsia="en-GB"/>
        </w:rPr>
      </w:pPr>
      <w:r>
        <w:rPr>
          <w:lang w:eastAsia="en-GB"/>
        </w:rPr>
        <w:t>In the offer, the Applicant shall provide a top level list a</w:t>
      </w:r>
      <w:r w:rsidRPr="00981EBE">
        <w:rPr>
          <w:lang w:eastAsia="en-GB"/>
        </w:rPr>
        <w:t xml:space="preserve">ll components with </w:t>
      </w:r>
      <w:r>
        <w:rPr>
          <w:lang w:eastAsia="en-GB"/>
        </w:rPr>
        <w:t xml:space="preserve">a </w:t>
      </w:r>
      <w:r w:rsidRPr="00981EBE">
        <w:rPr>
          <w:lang w:eastAsia="en-GB"/>
        </w:rPr>
        <w:t>MTBF &lt; 10 years or replacement rate &gt;3 in 40 years</w:t>
      </w:r>
      <w:r>
        <w:rPr>
          <w:lang w:eastAsia="en-GB"/>
        </w:rPr>
        <w:t>. The Contractor shall then detail this list during the Contract execution</w:t>
      </w:r>
      <w:commentRangeStart w:id="3609"/>
      <w:r>
        <w:rPr>
          <w:lang w:eastAsia="en-GB"/>
        </w:rPr>
        <w:t xml:space="preserve">. </w:t>
      </w:r>
      <w:r w:rsidRPr="00981EBE">
        <w:rPr>
          <w:lang w:eastAsia="en-GB"/>
        </w:rPr>
        <w:t xml:space="preserve"> shall have a defined spares inventory and shelf life, aligned with the RCM plan</w:t>
      </w:r>
      <w:commentRangeEnd w:id="3609"/>
      <w:r w:rsidR="00362CF1">
        <w:rPr>
          <w:rStyle w:val="Verwijzingopmerking"/>
          <w:lang w:val="en-GB"/>
        </w:rPr>
        <w:commentReference w:id="3609"/>
      </w:r>
      <w:r w:rsidRPr="00981EBE">
        <w:rPr>
          <w:lang w:eastAsia="en-GB"/>
        </w:rPr>
        <w:t>.</w:t>
      </w:r>
    </w:p>
    <w:p w14:paraId="111A2BB0" w14:textId="061D8BF6" w:rsidR="00FD1825" w:rsidRPr="00725372" w:rsidRDefault="00FD1825">
      <w:pPr>
        <w:spacing w:after="160" w:line="259" w:lineRule="auto"/>
        <w:jc w:val="left"/>
        <w:rPr>
          <w:rFonts w:ascii="Segoe UI Semibold" w:eastAsia="Times New Roman" w:hAnsi="Segoe UI Semibold"/>
          <w:bCs/>
          <w:color w:val="562873"/>
          <w:sz w:val="24"/>
          <w:szCs w:val="26"/>
          <w:shd w:val="clear" w:color="auto" w:fill="FFFFFF"/>
        </w:rPr>
      </w:pPr>
      <w:r w:rsidRPr="00725372">
        <w:br w:type="page"/>
      </w:r>
    </w:p>
    <w:p w14:paraId="0E3BBF7E" w14:textId="2465DE03" w:rsidR="00FD1825" w:rsidRPr="00725372" w:rsidRDefault="00F63F15" w:rsidP="00FD1825">
      <w:pPr>
        <w:pStyle w:val="Heading2numbered"/>
      </w:pPr>
      <w:bookmarkStart w:id="3610" w:name="_Toc197425994"/>
      <w:commentRangeStart w:id="3611"/>
      <w:r>
        <w:t>After-sales services</w:t>
      </w:r>
      <w:commentRangeEnd w:id="3611"/>
      <w:r>
        <w:rPr>
          <w:rStyle w:val="Verwijzingopmerking"/>
          <w:rFonts w:ascii="Segoe UI" w:eastAsia="Calibri" w:hAnsi="Segoe UI"/>
          <w:bCs w:val="0"/>
          <w:color w:val="auto"/>
          <w:shd w:val="clear" w:color="auto" w:fill="auto"/>
        </w:rPr>
        <w:commentReference w:id="3611"/>
      </w:r>
      <w:bookmarkEnd w:id="3610"/>
    </w:p>
    <w:p w14:paraId="2FB2E670" w14:textId="6400AEB5" w:rsidR="00FD1825" w:rsidRPr="00725372" w:rsidRDefault="006C1CB8" w:rsidP="003E5C09">
      <w:pPr>
        <w:pStyle w:val="ADClause"/>
        <w:numPr>
          <w:ilvl w:val="0"/>
          <w:numId w:val="0"/>
        </w:numPr>
      </w:pPr>
      <w:r>
        <w:t>T</w:t>
      </w:r>
      <w:r w:rsidR="00A66FEE">
        <w:t>he</w:t>
      </w:r>
      <w:commentRangeStart w:id="3612"/>
      <w:r w:rsidR="00FD1825" w:rsidRPr="00725372">
        <w:t xml:space="preserve"> </w:t>
      </w:r>
      <w:r w:rsidR="00CB1438">
        <w:t>Contractor</w:t>
      </w:r>
      <w:r w:rsidR="00FD1825" w:rsidRPr="00725372">
        <w:t xml:space="preserve"> shall </w:t>
      </w:r>
      <w:commentRangeEnd w:id="3612"/>
      <w:r w:rsidR="00C70599" w:rsidRPr="00725372">
        <w:rPr>
          <w:rStyle w:val="Verwijzingopmerking"/>
        </w:rPr>
        <w:commentReference w:id="3612"/>
      </w:r>
      <w:r w:rsidR="00FD1825" w:rsidRPr="00725372">
        <w:t>provide after-sales services for the full Life</w:t>
      </w:r>
      <w:r>
        <w:t>time</w:t>
      </w:r>
      <w:r w:rsidR="00FD1825" w:rsidRPr="00725372">
        <w:t xml:space="preserve"> of the </w:t>
      </w:r>
      <w:r w:rsidR="00A156C9">
        <w:t>QPLANT</w:t>
      </w:r>
      <w:r w:rsidR="00FD1825" w:rsidRPr="00725372">
        <w:t>. The after-sales service</w:t>
      </w:r>
      <w:r w:rsidR="00A66FEE">
        <w:t>s</w:t>
      </w:r>
      <w:r w:rsidR="00FD1825" w:rsidRPr="00725372">
        <w:t xml:space="preserve"> shall include at least (but not be limited to) the services stated below:</w:t>
      </w:r>
    </w:p>
    <w:p w14:paraId="3294339B" w14:textId="03D7338D" w:rsidR="00FD1825" w:rsidRPr="00725372" w:rsidRDefault="00FD1825">
      <w:pPr>
        <w:pStyle w:val="ADClause"/>
        <w:numPr>
          <w:ilvl w:val="4"/>
          <w:numId w:val="6"/>
        </w:numPr>
      </w:pPr>
      <w:r w:rsidRPr="00725372">
        <w:t xml:space="preserve">The helpdesk shall offer remote technical support on Business Days during normal working hours, from 07:00 am until 19:00 CE(S)T (via telephone, MS® Teams, or other commonly available communication tools), within 24 hours after SCK CEN notifies the </w:t>
      </w:r>
      <w:r w:rsidR="00CB1438">
        <w:t>Contractor</w:t>
      </w:r>
      <w:r w:rsidRPr="00725372">
        <w:t xml:space="preserve"> of the defect. </w:t>
      </w:r>
    </w:p>
    <w:p w14:paraId="25AB74B7" w14:textId="0E4A3612" w:rsidR="00FD1825" w:rsidRPr="00725372" w:rsidRDefault="00FD1825">
      <w:pPr>
        <w:pStyle w:val="ADClause"/>
        <w:numPr>
          <w:ilvl w:val="4"/>
          <w:numId w:val="6"/>
        </w:numPr>
      </w:pPr>
      <w:r w:rsidRPr="00725372">
        <w:t>Technical field service, available to provide technical support at the site, in case of unforeseen issues (corrective Maintenance).</w:t>
      </w:r>
    </w:p>
    <w:p w14:paraId="5CC2C9AE" w14:textId="4318984A" w:rsidR="00FD1825" w:rsidRPr="006C1CB8" w:rsidRDefault="00FD1825">
      <w:pPr>
        <w:pStyle w:val="ADClause"/>
        <w:numPr>
          <w:ilvl w:val="4"/>
          <w:numId w:val="6"/>
        </w:numPr>
        <w:rPr>
          <w:highlight w:val="yellow"/>
        </w:rPr>
      </w:pPr>
      <w:r w:rsidRPr="006C1CB8">
        <w:rPr>
          <w:highlight w:val="yellow"/>
        </w:rPr>
        <w:t xml:space="preserve">Annual maintenance service, covering predictive and preventive maintenance, for the </w:t>
      </w:r>
      <w:r w:rsidR="00A156C9">
        <w:rPr>
          <w:highlight w:val="yellow"/>
        </w:rPr>
        <w:t>QPLANT</w:t>
      </w:r>
      <w:r w:rsidRPr="006C1CB8">
        <w:rPr>
          <w:highlight w:val="yellow"/>
        </w:rPr>
        <w:t xml:space="preserve"> lifecycle. </w:t>
      </w:r>
    </w:p>
    <w:p w14:paraId="4359C01A" w14:textId="3FBCEA79" w:rsidR="00FD1825" w:rsidRPr="00725372" w:rsidRDefault="00FD1825" w:rsidP="003E5C09">
      <w:pPr>
        <w:pStyle w:val="ADClause"/>
        <w:numPr>
          <w:ilvl w:val="0"/>
          <w:numId w:val="0"/>
        </w:numPr>
      </w:pPr>
      <w:r w:rsidRPr="00725372">
        <w:t xml:space="preserve">The technical support shall provide fault identification/analysis and troubleshooting, as well as general support, for all and any aspects of the </w:t>
      </w:r>
      <w:r w:rsidR="00A156C9">
        <w:t>QPLANT</w:t>
      </w:r>
      <w:r w:rsidRPr="00725372">
        <w:t>, including but not limited to electrical, mechanical, controls, software, firmware, etc.</w:t>
      </w:r>
    </w:p>
    <w:p w14:paraId="1B821600" w14:textId="28CCEC65" w:rsidR="00FD1825" w:rsidRPr="00725372" w:rsidRDefault="00FD1825" w:rsidP="003E5C09">
      <w:pPr>
        <w:pStyle w:val="ADClause"/>
        <w:numPr>
          <w:ilvl w:val="0"/>
          <w:numId w:val="0"/>
        </w:numPr>
      </w:pPr>
      <w:r w:rsidRPr="00725372">
        <w:t xml:space="preserve">For the after-sales services, the </w:t>
      </w:r>
      <w:r w:rsidR="00CB1438">
        <w:t>Contractor</w:t>
      </w:r>
      <w:r w:rsidRPr="00725372">
        <w:t xml:space="preserve"> shall only deploy personnel which is suitably qualified and experienced in relation to (the relevant aspect of) the </w:t>
      </w:r>
      <w:r w:rsidR="00A156C9">
        <w:t>QPLANT</w:t>
      </w:r>
      <w:r w:rsidRPr="00725372">
        <w:t xml:space="preserve">. </w:t>
      </w:r>
    </w:p>
    <w:p w14:paraId="72073DA2" w14:textId="5140B507" w:rsidR="00FD1825" w:rsidRPr="00725372" w:rsidRDefault="00FD1825" w:rsidP="003E5C09">
      <w:pPr>
        <w:pStyle w:val="ADClause"/>
        <w:numPr>
          <w:ilvl w:val="0"/>
          <w:numId w:val="0"/>
        </w:numPr>
      </w:pPr>
      <w:r w:rsidRPr="00725372">
        <w:t>Following a request for support from SCK CEN, the actions and respective response times shall be</w:t>
      </w:r>
      <w:r w:rsidR="00110C3C">
        <w:t xml:space="preserve"> </w:t>
      </w:r>
      <w:r w:rsidR="00562E51">
        <w:t>a</w:t>
      </w:r>
      <w:r w:rsidR="00110C3C">
        <w:t>s follows</w:t>
      </w:r>
      <w:r w:rsidRPr="00725372">
        <w:t xml:space="preserve">: </w:t>
      </w:r>
    </w:p>
    <w:p w14:paraId="635EDBA8" w14:textId="5D857522" w:rsidR="00FD1825" w:rsidRPr="00725372" w:rsidRDefault="00FD1825" w:rsidP="00A66E84">
      <w:pPr>
        <w:pStyle w:val="ADClause"/>
        <w:numPr>
          <w:ilvl w:val="3"/>
          <w:numId w:val="33"/>
        </w:numPr>
      </w:pPr>
      <w:r w:rsidRPr="00725372">
        <w:t xml:space="preserve">Complete the fault identification and analysis and establish the strategy to </w:t>
      </w:r>
      <w:proofErr w:type="spellStart"/>
      <w:r w:rsidRPr="00725372">
        <w:t>realize</w:t>
      </w:r>
      <w:proofErr w:type="spellEnd"/>
      <w:r w:rsidRPr="00725372">
        <w:t xml:space="preserve"> the solution, including a preliminary cost and time estimate</w:t>
      </w:r>
      <w:r w:rsidR="00110C3C">
        <w:t>:</w:t>
      </w:r>
      <w:r w:rsidR="00A66FEE" w:rsidRPr="00725372">
        <w:t xml:space="preserve"> </w:t>
      </w:r>
    </w:p>
    <w:p w14:paraId="03F19554" w14:textId="61E824D2" w:rsidR="00FD1825" w:rsidRPr="00725372" w:rsidRDefault="00562E51">
      <w:pPr>
        <w:pStyle w:val="ADClause"/>
        <w:numPr>
          <w:ilvl w:val="5"/>
          <w:numId w:val="6"/>
        </w:numPr>
      </w:pPr>
      <w:r>
        <w:t>within m</w:t>
      </w:r>
      <w:r w:rsidR="00FD1825" w:rsidRPr="00725372">
        <w:t xml:space="preserve">aximum 3 Business Days after SCK CEN’s request for support, in case presence at the </w:t>
      </w:r>
      <w:r w:rsidR="0087769C">
        <w:t xml:space="preserve">SCK CEN </w:t>
      </w:r>
      <w:r w:rsidR="00FD1825" w:rsidRPr="00725372">
        <w:t xml:space="preserve">by the </w:t>
      </w:r>
      <w:r w:rsidR="00CB1438">
        <w:t>Contractor</w:t>
      </w:r>
      <w:r w:rsidR="00FD1825" w:rsidRPr="00725372">
        <w:t xml:space="preserve"> is not required for fault identification / analysis</w:t>
      </w:r>
      <w:r>
        <w:t>.</w:t>
      </w:r>
    </w:p>
    <w:p w14:paraId="2FDA7D88" w14:textId="0F2B2B8A" w:rsidR="00FD1825" w:rsidRPr="00725372" w:rsidRDefault="00562E51">
      <w:pPr>
        <w:pStyle w:val="ADClause"/>
        <w:numPr>
          <w:ilvl w:val="5"/>
          <w:numId w:val="6"/>
        </w:numPr>
      </w:pPr>
      <w:r>
        <w:t>within m</w:t>
      </w:r>
      <w:r w:rsidRPr="00725372">
        <w:t xml:space="preserve">aximum </w:t>
      </w:r>
      <w:r w:rsidR="00FD1825" w:rsidRPr="00725372">
        <w:t xml:space="preserve">5 Business Days after SCK CEN’s request for support, in case presence at the </w:t>
      </w:r>
      <w:r w:rsidR="0087769C">
        <w:t>SCK CEN</w:t>
      </w:r>
      <w:r w:rsidR="00FD1825" w:rsidRPr="00725372">
        <w:t xml:space="preserve"> site by the </w:t>
      </w:r>
      <w:r w:rsidR="00CB1438">
        <w:t>Contractor</w:t>
      </w:r>
      <w:r w:rsidR="00FD1825" w:rsidRPr="00725372">
        <w:t xml:space="preserve"> is required for fault identification / analysis</w:t>
      </w:r>
      <w:r>
        <w:t>.</w:t>
      </w:r>
    </w:p>
    <w:p w14:paraId="05C058C7" w14:textId="31E4C053" w:rsidR="00FD1825" w:rsidRPr="00725372" w:rsidRDefault="00562E51">
      <w:pPr>
        <w:pStyle w:val="ADClause"/>
        <w:numPr>
          <w:ilvl w:val="5"/>
          <w:numId w:val="6"/>
        </w:numPr>
      </w:pPr>
      <w:r>
        <w:t>t</w:t>
      </w:r>
      <w:r w:rsidRPr="00725372">
        <w:t xml:space="preserve">he </w:t>
      </w:r>
      <w:r w:rsidR="00CB1438">
        <w:t>Contractor</w:t>
      </w:r>
      <w:r w:rsidR="00FD1825" w:rsidRPr="00725372">
        <w:t xml:space="preserve"> shall propose a solution which implies as little downtime as reasonably possible for the operation of the LINAC</w:t>
      </w:r>
      <w:r w:rsidR="00110C3C">
        <w:t>.</w:t>
      </w:r>
    </w:p>
    <w:p w14:paraId="5426A201" w14:textId="77777777" w:rsidR="00FD1825" w:rsidRPr="00725372" w:rsidRDefault="00FD1825">
      <w:pPr>
        <w:pStyle w:val="ADClause"/>
        <w:numPr>
          <w:ilvl w:val="3"/>
          <w:numId w:val="6"/>
        </w:numPr>
      </w:pPr>
      <w:r w:rsidRPr="00725372">
        <w:t xml:space="preserve">Submit a formal quote for the solution: </w:t>
      </w:r>
    </w:p>
    <w:p w14:paraId="7ED74026" w14:textId="5E9B4048" w:rsidR="00FD1825" w:rsidRPr="00725372" w:rsidRDefault="00562E51">
      <w:pPr>
        <w:pStyle w:val="ADClause"/>
        <w:numPr>
          <w:ilvl w:val="5"/>
          <w:numId w:val="6"/>
        </w:numPr>
      </w:pPr>
      <w:r>
        <w:t>within m</w:t>
      </w:r>
      <w:r w:rsidR="00FD1825" w:rsidRPr="00725372">
        <w:t>aximum 3 Business Days after completion of the previous step (fault identification / analysis completed</w:t>
      </w:r>
      <w:r w:rsidR="00110C3C">
        <w:t>,</w:t>
      </w:r>
      <w:r w:rsidR="00FD1825" w:rsidRPr="00725372">
        <w:t xml:space="preserve"> strategy for solution established)</w:t>
      </w:r>
      <w:r w:rsidR="00110C3C">
        <w:t>;</w:t>
      </w:r>
    </w:p>
    <w:p w14:paraId="7A77B50F" w14:textId="77777777" w:rsidR="00FD1825" w:rsidRPr="00725372" w:rsidRDefault="00FD1825">
      <w:pPr>
        <w:pStyle w:val="ADClause"/>
        <w:numPr>
          <w:ilvl w:val="5"/>
          <w:numId w:val="6"/>
        </w:numPr>
      </w:pPr>
      <w:r w:rsidRPr="00725372">
        <w:t>This quote shall clearly state</w:t>
      </w:r>
    </w:p>
    <w:p w14:paraId="77E5231D" w14:textId="77777777" w:rsidR="00FD1825" w:rsidRPr="00725372" w:rsidRDefault="00FD1825" w:rsidP="00A66E84">
      <w:pPr>
        <w:pStyle w:val="Lijstalinea"/>
        <w:numPr>
          <w:ilvl w:val="0"/>
          <w:numId w:val="14"/>
        </w:numPr>
        <w:ind w:left="1890" w:hanging="180"/>
      </w:pPr>
      <w:r w:rsidRPr="00725372">
        <w:t xml:space="preserve">technical description of the proposed solution. </w:t>
      </w:r>
    </w:p>
    <w:p w14:paraId="12079B64" w14:textId="21663336" w:rsidR="00FD1825" w:rsidRPr="00725372" w:rsidRDefault="00FD1825" w:rsidP="00A66E84">
      <w:pPr>
        <w:pStyle w:val="Lijstalinea"/>
        <w:numPr>
          <w:ilvl w:val="0"/>
          <w:numId w:val="14"/>
        </w:numPr>
        <w:ind w:left="1890" w:hanging="180"/>
      </w:pPr>
      <w:r w:rsidRPr="00725372">
        <w:t xml:space="preserve">price for the </w:t>
      </w:r>
      <w:proofErr w:type="spellStart"/>
      <w:r w:rsidRPr="00725372">
        <w:t>realization</w:t>
      </w:r>
      <w:proofErr w:type="spellEnd"/>
      <w:r w:rsidRPr="00725372">
        <w:t xml:space="preserve"> of the proposed solution. </w:t>
      </w:r>
    </w:p>
    <w:p w14:paraId="5635B2FD" w14:textId="774AF78C" w:rsidR="00FD1825" w:rsidRPr="00725372" w:rsidRDefault="00FD1825" w:rsidP="00A66E84">
      <w:pPr>
        <w:pStyle w:val="Lijstalinea"/>
        <w:numPr>
          <w:ilvl w:val="0"/>
          <w:numId w:val="14"/>
        </w:numPr>
        <w:ind w:left="1890" w:hanging="180"/>
      </w:pPr>
      <w:r w:rsidRPr="00725372">
        <w:t xml:space="preserve">the lead time for the </w:t>
      </w:r>
      <w:proofErr w:type="spellStart"/>
      <w:r w:rsidRPr="00725372">
        <w:t>realization</w:t>
      </w:r>
      <w:proofErr w:type="spellEnd"/>
      <w:r w:rsidRPr="00725372">
        <w:t xml:space="preserve"> of the proposed solution.</w:t>
      </w:r>
    </w:p>
    <w:p w14:paraId="42773129" w14:textId="1B1279D1" w:rsidR="00FD1825" w:rsidRPr="00725372" w:rsidRDefault="00FD1825" w:rsidP="003E5C09">
      <w:pPr>
        <w:pStyle w:val="ADClause"/>
      </w:pPr>
      <w:r w:rsidRPr="00725372">
        <w:t xml:space="preserve">Notwithstanding the foregoing, the </w:t>
      </w:r>
      <w:r w:rsidR="00CB1438">
        <w:t>Contractor</w:t>
      </w:r>
      <w:r w:rsidRPr="00725372">
        <w:t xml:space="preserve"> shall at all times provide the solution without undue delay. </w:t>
      </w:r>
    </w:p>
    <w:p w14:paraId="203E82BD" w14:textId="1D3172FB" w:rsidR="00FD1825" w:rsidRPr="00725372" w:rsidRDefault="00FD1825" w:rsidP="003E5C09">
      <w:pPr>
        <w:pStyle w:val="ADClause"/>
      </w:pPr>
      <w:r w:rsidRPr="00725372">
        <w:t>In the offer, the Applicant shall provide the following information regard</w:t>
      </w:r>
      <w:r w:rsidR="00562E51">
        <w:t>ing</w:t>
      </w:r>
      <w:r w:rsidRPr="00725372">
        <w:t xml:space="preserve"> the after-sales service: </w:t>
      </w:r>
    </w:p>
    <w:p w14:paraId="03F878D3" w14:textId="6F5DD629" w:rsidR="00FD1825" w:rsidRPr="00725372" w:rsidRDefault="00FD1825">
      <w:pPr>
        <w:pStyle w:val="ADClause"/>
        <w:numPr>
          <w:ilvl w:val="3"/>
          <w:numId w:val="6"/>
        </w:numPr>
      </w:pPr>
      <w:proofErr w:type="spellStart"/>
      <w:r w:rsidRPr="00725372">
        <w:t>Organization</w:t>
      </w:r>
      <w:proofErr w:type="spellEnd"/>
      <w:r w:rsidRPr="00725372">
        <w:t xml:space="preserve"> of the after-sales service – at least a concise description of the approach to handling customer requests and an overview of the available staff </w:t>
      </w:r>
      <w:r w:rsidR="00110C3C">
        <w:t>shall</w:t>
      </w:r>
      <w:r w:rsidR="00110C3C" w:rsidRPr="00725372">
        <w:t xml:space="preserve"> </w:t>
      </w:r>
      <w:r w:rsidRPr="00725372">
        <w:t>be given.</w:t>
      </w:r>
    </w:p>
    <w:p w14:paraId="2124B0E7" w14:textId="7DEDC5CC" w:rsidR="00FD1825" w:rsidRPr="00725372" w:rsidRDefault="00FD1825">
      <w:pPr>
        <w:pStyle w:val="ADClause"/>
        <w:numPr>
          <w:ilvl w:val="3"/>
          <w:numId w:val="6"/>
        </w:numPr>
      </w:pPr>
      <w:r w:rsidRPr="00725372">
        <w:t xml:space="preserve">Procedure to be followed for requesting after-sales service – at least a comprehensive description of how the helpdesk can be contacted (including all relevant information such as contact data (telephone, email or equivalent) and availability) </w:t>
      </w:r>
      <w:r w:rsidR="00110C3C">
        <w:t>shall</w:t>
      </w:r>
      <w:r w:rsidR="00110C3C" w:rsidRPr="00725372">
        <w:t xml:space="preserve"> </w:t>
      </w:r>
      <w:r w:rsidRPr="00725372">
        <w:t xml:space="preserve">be given. </w:t>
      </w:r>
    </w:p>
    <w:p w14:paraId="338D54AE" w14:textId="6CCCE836" w:rsidR="00FD1825" w:rsidRPr="00725372" w:rsidRDefault="00FD1825">
      <w:pPr>
        <w:pStyle w:val="ADClause"/>
        <w:numPr>
          <w:ilvl w:val="3"/>
          <w:numId w:val="6"/>
        </w:numPr>
      </w:pPr>
      <w:r w:rsidRPr="00725372">
        <w:t xml:space="preserve">Pricing of the after-sales service – at least the labour costs (hourly rates) </w:t>
      </w:r>
      <w:r w:rsidR="00110C3C">
        <w:t>shall</w:t>
      </w:r>
      <w:r w:rsidR="00110C3C" w:rsidRPr="00725372">
        <w:t xml:space="preserve"> </w:t>
      </w:r>
      <w:r w:rsidRPr="00725372">
        <w:t>be clearly stated</w:t>
      </w:r>
      <w:r w:rsidR="00110C3C">
        <w:t>.</w:t>
      </w:r>
      <w:r w:rsidRPr="00725372">
        <w:t xml:space="preserve"> </w:t>
      </w:r>
      <w:commentRangeStart w:id="3613"/>
      <w:commentRangeStart w:id="3614"/>
      <w:r w:rsidR="00110C3C">
        <w:t>A</w:t>
      </w:r>
      <w:r w:rsidR="00110C3C" w:rsidRPr="00725372">
        <w:t xml:space="preserve">ny </w:t>
      </w:r>
      <w:r w:rsidRPr="00725372">
        <w:t xml:space="preserve">spare parts or Components needed in view of the after-sales service shall be remunerated according to the price list for spare parts requested under </w:t>
      </w:r>
      <w:r w:rsidRPr="00725372">
        <w:rPr>
          <w:rStyle w:val="AAReferencedChar"/>
        </w:rPr>
        <w:t xml:space="preserve">§ </w:t>
      </w:r>
      <w:r w:rsidRPr="00725372">
        <w:rPr>
          <w:rStyle w:val="AAReferencedChar"/>
        </w:rPr>
        <w:fldChar w:fldCharType="begin"/>
      </w:r>
      <w:r w:rsidRPr="00725372">
        <w:rPr>
          <w:rStyle w:val="AAReferencedChar"/>
        </w:rPr>
        <w:instrText xml:space="preserve"> REF _Ref190800689 \r \h  \* MERGEFORMAT </w:instrText>
      </w:r>
      <w:r w:rsidRPr="00725372">
        <w:rPr>
          <w:rStyle w:val="AAReferencedChar"/>
        </w:rPr>
      </w:r>
      <w:r w:rsidRPr="00725372">
        <w:rPr>
          <w:rStyle w:val="AAReferencedChar"/>
        </w:rPr>
        <w:fldChar w:fldCharType="separate"/>
      </w:r>
      <w:r w:rsidR="00E67BB8">
        <w:rPr>
          <w:rStyle w:val="AAReferencedChar"/>
        </w:rPr>
        <w:t>3.10</w:t>
      </w:r>
      <w:r w:rsidRPr="00725372">
        <w:rPr>
          <w:rStyle w:val="AAReferencedChar"/>
        </w:rPr>
        <w:fldChar w:fldCharType="end"/>
      </w:r>
      <w:r w:rsidRPr="00725372">
        <w:t xml:space="preserve"> “Spare Parts Supply”.</w:t>
      </w:r>
      <w:commentRangeEnd w:id="3613"/>
      <w:r w:rsidR="00110C3C">
        <w:rPr>
          <w:rStyle w:val="Verwijzingopmerking"/>
        </w:rPr>
        <w:commentReference w:id="3613"/>
      </w:r>
      <w:commentRangeEnd w:id="3614"/>
      <w:r w:rsidR="00852D3F">
        <w:rPr>
          <w:rStyle w:val="Verwijzingopmerking"/>
        </w:rPr>
        <w:commentReference w:id="3614"/>
      </w:r>
    </w:p>
    <w:p w14:paraId="720D8714" w14:textId="77777777" w:rsidR="00C21268" w:rsidRPr="00725372" w:rsidRDefault="00C21268" w:rsidP="00C21268"/>
    <w:p w14:paraId="116C7C4D" w14:textId="77777777" w:rsidR="00C21268" w:rsidRPr="00725372" w:rsidRDefault="00C21268" w:rsidP="00C21268">
      <w:pPr>
        <w:pStyle w:val="Heading2numbered"/>
      </w:pPr>
      <w:bookmarkStart w:id="3615" w:name="_Toc197425995"/>
      <w:commentRangeStart w:id="3616"/>
      <w:r w:rsidRPr="00725372">
        <w:t>Documentation</w:t>
      </w:r>
      <w:commentRangeEnd w:id="3616"/>
      <w:r w:rsidR="00662840">
        <w:rPr>
          <w:rStyle w:val="Verwijzingopmerking"/>
          <w:rFonts w:ascii="Segoe UI" w:eastAsia="Calibri" w:hAnsi="Segoe UI"/>
          <w:bCs w:val="0"/>
          <w:color w:val="auto"/>
          <w:shd w:val="clear" w:color="auto" w:fill="auto"/>
        </w:rPr>
        <w:commentReference w:id="3616"/>
      </w:r>
      <w:bookmarkEnd w:id="3615"/>
    </w:p>
    <w:p w14:paraId="09E95D28" w14:textId="06A78291" w:rsidR="00C21268" w:rsidRDefault="00C21268">
      <w:pPr>
        <w:pStyle w:val="SysReq1"/>
      </w:pPr>
      <w:r w:rsidRPr="00725372">
        <w:rPr>
          <w:lang w:eastAsia="fr-FR"/>
        </w:rPr>
        <w:t xml:space="preserve">Throughout Contract performance the </w:t>
      </w:r>
      <w:r w:rsidR="00CB1438">
        <w:rPr>
          <w:lang w:eastAsia="fr-FR"/>
        </w:rPr>
        <w:t>Contractor</w:t>
      </w:r>
      <w:r w:rsidRPr="00725372">
        <w:rPr>
          <w:lang w:eastAsia="fr-FR"/>
        </w:rPr>
        <w:t xml:space="preserve"> shall, at a minimum, deliver the documentation</w:t>
      </w:r>
      <w:r w:rsidR="00C66012">
        <w:rPr>
          <w:lang w:eastAsia="fr-FR"/>
        </w:rPr>
        <w:t xml:space="preserve"> listed in </w:t>
      </w:r>
      <w:r w:rsidR="00C66012">
        <w:rPr>
          <w:lang w:eastAsia="fr-FR"/>
        </w:rPr>
        <w:fldChar w:fldCharType="begin"/>
      </w:r>
      <w:r w:rsidR="00C66012">
        <w:rPr>
          <w:lang w:eastAsia="fr-FR"/>
        </w:rPr>
        <w:instrText xml:space="preserve"> REF _Ref192660562 \h </w:instrText>
      </w:r>
      <w:r w:rsidR="00C66012">
        <w:rPr>
          <w:lang w:eastAsia="fr-FR"/>
        </w:rPr>
      </w:r>
      <w:r w:rsidR="00C66012">
        <w:rPr>
          <w:lang w:eastAsia="fr-FR"/>
        </w:rPr>
        <w:fldChar w:fldCharType="separate"/>
      </w:r>
      <w:r w:rsidR="00E67BB8" w:rsidRPr="00725372">
        <w:rPr>
          <w:lang w:eastAsia="fr-FR"/>
        </w:rPr>
        <w:t xml:space="preserve">Table </w:t>
      </w:r>
      <w:r w:rsidR="00E67BB8">
        <w:rPr>
          <w:noProof/>
          <w:lang w:eastAsia="fr-FR"/>
        </w:rPr>
        <w:t>14</w:t>
      </w:r>
      <w:r w:rsidR="00C66012">
        <w:rPr>
          <w:lang w:eastAsia="fr-FR"/>
        </w:rPr>
        <w:fldChar w:fldCharType="end"/>
      </w:r>
      <w:r w:rsidR="00C66012">
        <w:t>.</w:t>
      </w:r>
    </w:p>
    <w:p w14:paraId="4671DC18" w14:textId="58E639F7" w:rsidR="00236CF2" w:rsidRPr="001F5DEF" w:rsidRDefault="00CF7B12" w:rsidP="00236CF2">
      <w:pPr>
        <w:pStyle w:val="SysReq1"/>
        <w:rPr>
          <w:lang w:val="en-GB"/>
        </w:rPr>
      </w:pPr>
      <w:r>
        <w:t xml:space="preserve">As part of </w:t>
      </w:r>
      <w:r w:rsidRPr="00725372">
        <w:rPr>
          <w:rStyle w:val="AAReferencedChar"/>
        </w:rPr>
        <w:t>#DD04</w:t>
      </w:r>
      <w:r>
        <w:rPr>
          <w:rStyle w:val="AAReferencedChar"/>
        </w:rPr>
        <w:t>, t</w:t>
      </w:r>
      <w:commentRangeStart w:id="3617"/>
      <w:commentRangeStart w:id="3618"/>
      <w:r w:rsidR="00236CF2" w:rsidRPr="00725372">
        <w:t xml:space="preserve">he </w:t>
      </w:r>
      <w:r w:rsidR="00236CF2">
        <w:t>Contractor</w:t>
      </w:r>
      <w:r w:rsidR="00236CF2" w:rsidRPr="00725372">
        <w:t xml:space="preserve"> shall provide the necessary technical data and design </w:t>
      </w:r>
      <w:proofErr w:type="spellStart"/>
      <w:r w:rsidR="00236CF2" w:rsidRPr="00725372">
        <w:t>datasheets</w:t>
      </w:r>
      <w:proofErr w:type="spellEnd"/>
      <w:r w:rsidR="00236CF2" w:rsidRPr="00725372">
        <w:t xml:space="preserve"> of critical components such as heat exchangers, piping, rotating machines, and valve information </w:t>
      </w:r>
      <w:r w:rsidR="00236CF2">
        <w:t xml:space="preserve">with sufficient detail to allow SCK CEN to model the </w:t>
      </w:r>
      <w:r w:rsidR="00C06174">
        <w:t>complete cryogenic</w:t>
      </w:r>
      <w:r w:rsidR="00236CF2" w:rsidRPr="00725372">
        <w:t xml:space="preserve"> system</w:t>
      </w:r>
      <w:r w:rsidR="00236CF2">
        <w:t xml:space="preserve"> including the cryogenic plant</w:t>
      </w:r>
      <w:r w:rsidR="00236CF2" w:rsidRPr="00725372">
        <w:t xml:space="preserve"> </w:t>
      </w:r>
      <w:r w:rsidR="00236CF2">
        <w:t xml:space="preserve">in </w:t>
      </w:r>
      <w:r w:rsidR="00236CF2" w:rsidRPr="00725372">
        <w:t>simulation</w:t>
      </w:r>
      <w:r w:rsidR="00236CF2">
        <w:t>s.</w:t>
      </w:r>
      <w:commentRangeEnd w:id="3617"/>
      <w:r w:rsidR="00236CF2">
        <w:rPr>
          <w:rStyle w:val="Verwijzingopmerking"/>
          <w:lang w:val="en-GB"/>
        </w:rPr>
        <w:commentReference w:id="3617"/>
      </w:r>
      <w:commentRangeEnd w:id="3618"/>
      <w:r w:rsidR="00236CF2">
        <w:rPr>
          <w:rStyle w:val="Verwijzingopmerking"/>
          <w:lang w:val="en-GB"/>
        </w:rPr>
        <w:commentReference w:id="3618"/>
      </w:r>
    </w:p>
    <w:p w14:paraId="1723293E" w14:textId="77777777" w:rsidR="001F5DEF" w:rsidRPr="006041CD" w:rsidRDefault="001F5DEF" w:rsidP="001F5DEF">
      <w:pPr>
        <w:pStyle w:val="SysReq1"/>
      </w:pPr>
      <w:commentRangeStart w:id="3619"/>
      <w:r>
        <w:t>T</w:t>
      </w:r>
      <w:r w:rsidRPr="00725372">
        <w:t xml:space="preserve">he </w:t>
      </w:r>
      <w:r>
        <w:t>Contractor</w:t>
      </w:r>
      <w:r w:rsidRPr="00725372">
        <w:t xml:space="preserve"> shall provide all relevant information regarding materials and components including, but not limited to:</w:t>
      </w:r>
    </w:p>
    <w:p w14:paraId="3AF1E2A0" w14:textId="77777777" w:rsidR="001F5DEF" w:rsidRPr="00725372" w:rsidRDefault="001F5DEF" w:rsidP="00A66E84">
      <w:pPr>
        <w:pStyle w:val="ADClause"/>
        <w:numPr>
          <w:ilvl w:val="4"/>
          <w:numId w:val="11"/>
        </w:numPr>
        <w:spacing w:before="40" w:after="20"/>
        <w:ind w:left="1871" w:hanging="289"/>
      </w:pPr>
      <w:r w:rsidRPr="00725372">
        <w:t>Material specifications.</w:t>
      </w:r>
    </w:p>
    <w:p w14:paraId="6C8FE951" w14:textId="77777777" w:rsidR="001F5DEF" w:rsidRPr="00725372" w:rsidRDefault="001F5DEF" w:rsidP="00A66E84">
      <w:pPr>
        <w:pStyle w:val="ADClause"/>
        <w:numPr>
          <w:ilvl w:val="4"/>
          <w:numId w:val="11"/>
        </w:numPr>
        <w:spacing w:before="40" w:after="20"/>
        <w:ind w:left="1871" w:hanging="289"/>
      </w:pPr>
      <w:r w:rsidRPr="00725372">
        <w:t xml:space="preserve">Technical </w:t>
      </w:r>
      <w:proofErr w:type="spellStart"/>
      <w:r w:rsidRPr="00725372">
        <w:t>datasheets</w:t>
      </w:r>
      <w:proofErr w:type="spellEnd"/>
      <w:r w:rsidRPr="00725372">
        <w:t>.</w:t>
      </w:r>
    </w:p>
    <w:p w14:paraId="67F6B66B" w14:textId="77777777" w:rsidR="001F5DEF" w:rsidRPr="006041CD" w:rsidRDefault="001F5DEF" w:rsidP="00A66E84">
      <w:pPr>
        <w:pStyle w:val="Lijstalinea"/>
        <w:numPr>
          <w:ilvl w:val="0"/>
          <w:numId w:val="29"/>
        </w:numPr>
        <w:ind w:left="1871" w:hanging="289"/>
      </w:pPr>
      <w:r>
        <w:t>M</w:t>
      </w:r>
      <w:r w:rsidRPr="00725372">
        <w:t>aterial certificates compliant with EN 10204 (especially type 3.1 and 3.2)</w:t>
      </w:r>
      <w:r>
        <w:t>, where applicable</w:t>
      </w:r>
    </w:p>
    <w:p w14:paraId="7EC11995" w14:textId="77777777" w:rsidR="001F5DEF" w:rsidRPr="006041CD" w:rsidRDefault="001F5DEF" w:rsidP="00A66E84">
      <w:pPr>
        <w:pStyle w:val="ADClause"/>
        <w:numPr>
          <w:ilvl w:val="4"/>
          <w:numId w:val="11"/>
        </w:numPr>
        <w:spacing w:before="40" w:after="20"/>
        <w:ind w:left="1871" w:hanging="289"/>
      </w:pPr>
      <w:r>
        <w:t>C</w:t>
      </w:r>
      <w:r w:rsidRPr="00725372">
        <w:t>alibration reports</w:t>
      </w:r>
      <w:r>
        <w:t>, where applicable</w:t>
      </w:r>
      <w:r w:rsidRPr="00725372">
        <w:t>.</w:t>
      </w:r>
    </w:p>
    <w:p w14:paraId="50FF6CDA" w14:textId="77777777" w:rsidR="001F5DEF" w:rsidRPr="006041CD" w:rsidRDefault="001F5DEF" w:rsidP="00A66E84">
      <w:pPr>
        <w:pStyle w:val="ADClause"/>
        <w:numPr>
          <w:ilvl w:val="4"/>
          <w:numId w:val="11"/>
        </w:numPr>
        <w:spacing w:before="40" w:after="20"/>
        <w:ind w:left="1871" w:hanging="289"/>
      </w:pPr>
      <w:r>
        <w:t>I</w:t>
      </w:r>
      <w:r w:rsidRPr="00725372">
        <w:t>nstallation/user/service manuals</w:t>
      </w:r>
      <w:r>
        <w:t xml:space="preserve"> where applicable</w:t>
      </w:r>
      <w:r w:rsidRPr="00725372">
        <w:t>.</w:t>
      </w:r>
      <w:commentRangeEnd w:id="3619"/>
      <w:r w:rsidR="00FE330C">
        <w:rPr>
          <w:rStyle w:val="Verwijzingopmerking"/>
        </w:rPr>
        <w:commentReference w:id="3619"/>
      </w:r>
    </w:p>
    <w:p w14:paraId="7F11B287" w14:textId="77777777" w:rsidR="00810CE1" w:rsidRDefault="00810CE1" w:rsidP="00810CE1">
      <w:pPr>
        <w:pStyle w:val="SysReq1"/>
        <w:numPr>
          <w:ilvl w:val="0"/>
          <w:numId w:val="0"/>
        </w:numPr>
        <w:ind w:left="2431" w:hanging="1296"/>
        <w:rPr>
          <w:lang w:val="en-GB"/>
        </w:rPr>
      </w:pPr>
    </w:p>
    <w:p w14:paraId="7A10C92D" w14:textId="28E269CE" w:rsidR="00810CE1" w:rsidRPr="00E53D4C" w:rsidRDefault="00810CE1" w:rsidP="00FE330C">
      <w:pPr>
        <w:pStyle w:val="SysReq1"/>
      </w:pPr>
      <w:commentRangeStart w:id="3620"/>
      <w:r w:rsidRPr="00E53D4C">
        <w:t xml:space="preserve">The Contractor </w:t>
      </w:r>
      <w:commentRangeEnd w:id="3620"/>
      <w:r>
        <w:rPr>
          <w:rStyle w:val="Verwijzingopmerking"/>
          <w:lang w:val="en-GB"/>
        </w:rPr>
        <w:commentReference w:id="3620"/>
      </w:r>
      <w:r>
        <w:t>shall</w:t>
      </w:r>
      <w:r w:rsidRPr="00E53D4C">
        <w:t xml:space="preserve"> </w:t>
      </w:r>
      <w:r w:rsidR="00FE330C">
        <w:t xml:space="preserve">deliver a </w:t>
      </w:r>
      <w:r w:rsidRPr="00E53D4C">
        <w:t xml:space="preserve">maintenance </w:t>
      </w:r>
      <w:r w:rsidR="00FE330C">
        <w:t xml:space="preserve">manual </w:t>
      </w:r>
      <w:r w:rsidRPr="00E53D4C">
        <w:t>and lifecycle strategy</w:t>
      </w:r>
      <w:r w:rsidR="00FE330C">
        <w:t xml:space="preserve"> documentation</w:t>
      </w:r>
      <w:r w:rsidRPr="00E53D4C">
        <w:t>,</w:t>
      </w:r>
      <w:r w:rsidR="00FE330C">
        <w:t xml:space="preserve"> including but not</w:t>
      </w:r>
      <w:r w:rsidRPr="00E53D4C">
        <w:t xml:space="preserve"> limited</w:t>
      </w:r>
      <w:r w:rsidR="00FE330C">
        <w:t xml:space="preserve"> to:</w:t>
      </w:r>
    </w:p>
    <w:p w14:paraId="7102BB4E" w14:textId="77777777" w:rsidR="00810CE1" w:rsidRPr="00E53D4C" w:rsidRDefault="00810CE1" w:rsidP="00A66E84">
      <w:pPr>
        <w:numPr>
          <w:ilvl w:val="0"/>
          <w:numId w:val="49"/>
        </w:numPr>
        <w:tabs>
          <w:tab w:val="num" w:pos="720"/>
        </w:tabs>
      </w:pPr>
      <w:r w:rsidRPr="00E53D4C">
        <w:t>Spare inventory and obsolescence plans</w:t>
      </w:r>
    </w:p>
    <w:p w14:paraId="10D89833" w14:textId="77777777" w:rsidR="00810CE1" w:rsidRPr="00E53D4C" w:rsidRDefault="00810CE1" w:rsidP="00A66E84">
      <w:pPr>
        <w:numPr>
          <w:ilvl w:val="0"/>
          <w:numId w:val="49"/>
        </w:numPr>
        <w:tabs>
          <w:tab w:val="num" w:pos="720"/>
        </w:tabs>
      </w:pPr>
      <w:r w:rsidRPr="00E53D4C">
        <w:t>PPE, alarms, and recovery training</w:t>
      </w:r>
    </w:p>
    <w:p w14:paraId="2B9EFD77" w14:textId="77777777" w:rsidR="00FE330C" w:rsidRDefault="00810CE1" w:rsidP="00A66E84">
      <w:pPr>
        <w:numPr>
          <w:ilvl w:val="0"/>
          <w:numId w:val="49"/>
        </w:numPr>
        <w:tabs>
          <w:tab w:val="num" w:pos="720"/>
        </w:tabs>
      </w:pPr>
      <w:r w:rsidRPr="00E53D4C">
        <w:t>Simulation-driven scenario testing</w:t>
      </w:r>
    </w:p>
    <w:p w14:paraId="60538F8D" w14:textId="28A8132D" w:rsidR="00810CE1" w:rsidRDefault="00FE330C" w:rsidP="00A66E84">
      <w:pPr>
        <w:numPr>
          <w:ilvl w:val="0"/>
          <w:numId w:val="49"/>
        </w:numPr>
        <w:tabs>
          <w:tab w:val="num" w:pos="720"/>
        </w:tabs>
        <w:rPr>
          <w:ins w:id="3621" w:author="Dorda Ulrich" w:date="2025-04-25T08:53:00Z"/>
        </w:rPr>
      </w:pPr>
      <w:r w:rsidRPr="00E53D4C">
        <w:t>OPEX estimations</w:t>
      </w:r>
      <w:r w:rsidR="00810CE1">
        <w:t>.</w:t>
      </w:r>
    </w:p>
    <w:p w14:paraId="56B3615E" w14:textId="77777777" w:rsidR="0077713E" w:rsidRPr="00E53D4C" w:rsidRDefault="0077713E" w:rsidP="00A66E84">
      <w:pPr>
        <w:numPr>
          <w:ilvl w:val="0"/>
          <w:numId w:val="49"/>
        </w:numPr>
        <w:rPr>
          <w:moveTo w:id="3622" w:author="Dorda Ulrich" w:date="2025-04-25T08:53:00Z"/>
        </w:rPr>
      </w:pPr>
      <w:moveToRangeStart w:id="3623" w:author="Dorda Ulrich" w:date="2025-04-25T08:53:00Z" w:name="move196463652"/>
      <w:moveTo w:id="3624" w:author="Dorda Ulrich" w:date="2025-04-25T08:53:00Z">
        <w:r w:rsidRPr="00E53D4C">
          <w:t>Maintenance checks, functional testing</w:t>
        </w:r>
      </w:moveTo>
    </w:p>
    <w:p w14:paraId="3AAB2712" w14:textId="77777777" w:rsidR="0077713E" w:rsidRPr="00E53D4C" w:rsidRDefault="0077713E" w:rsidP="00A66E84">
      <w:pPr>
        <w:numPr>
          <w:ilvl w:val="0"/>
          <w:numId w:val="49"/>
        </w:numPr>
        <w:rPr>
          <w:moveTo w:id="3625" w:author="Dorda Ulrich" w:date="2025-04-25T08:53:00Z"/>
        </w:rPr>
      </w:pPr>
      <w:moveTo w:id="3626" w:author="Dorda Ulrich" w:date="2025-04-25T08:53:00Z">
        <w:r w:rsidRPr="00E53D4C">
          <w:t>MTBF-based planning and condition diagnostics</w:t>
        </w:r>
      </w:moveTo>
    </w:p>
    <w:moveToRangeEnd w:id="3623"/>
    <w:p w14:paraId="7956C7D6" w14:textId="77777777" w:rsidR="0077713E" w:rsidRPr="00E53D4C" w:rsidRDefault="0077713E" w:rsidP="00A66E84">
      <w:pPr>
        <w:numPr>
          <w:ilvl w:val="0"/>
          <w:numId w:val="49"/>
        </w:numPr>
        <w:rPr>
          <w:ins w:id="3627" w:author="Dorda Ulrich" w:date="2025-04-25T08:54:00Z"/>
        </w:rPr>
      </w:pPr>
      <w:ins w:id="3628" w:author="Dorda Ulrich" w:date="2025-04-25T08:54:00Z">
        <w:r w:rsidRPr="00E53D4C">
          <w:t>Operator commissioning</w:t>
        </w:r>
        <w:r>
          <w:t xml:space="preserve"> and technician maintenance and replacement</w:t>
        </w:r>
        <w:r w:rsidRPr="00E53D4C">
          <w:t xml:space="preserve"> involvement</w:t>
        </w:r>
      </w:ins>
    </w:p>
    <w:p w14:paraId="113D47E5" w14:textId="77777777" w:rsidR="0077713E" w:rsidRDefault="0077713E" w:rsidP="00A66E84">
      <w:pPr>
        <w:numPr>
          <w:ilvl w:val="0"/>
          <w:numId w:val="49"/>
        </w:numPr>
        <w:rPr>
          <w:ins w:id="3629" w:author="Dorda Ulrich" w:date="2025-04-25T08:54:00Z"/>
        </w:rPr>
      </w:pPr>
      <w:ins w:id="3630" w:author="Dorda Ulrich" w:date="2025-04-25T08:54:00Z">
        <w:r w:rsidRPr="00E53D4C">
          <w:t>Real-time MTBF vs prediction curve tracking</w:t>
        </w:r>
      </w:ins>
    </w:p>
    <w:p w14:paraId="68DCBC58" w14:textId="77777777" w:rsidR="0077713E" w:rsidRDefault="0077713E" w:rsidP="0077713E">
      <w:pPr>
        <w:ind w:left="2791"/>
      </w:pPr>
    </w:p>
    <w:p w14:paraId="545845CD" w14:textId="64B92AA1" w:rsidR="00810CE1" w:rsidRPr="00E53D4C" w:rsidDel="0077713E" w:rsidRDefault="00810CE1" w:rsidP="00FE330C">
      <w:pPr>
        <w:pStyle w:val="SysReq1"/>
        <w:rPr>
          <w:del w:id="3631" w:author="Dorda Ulrich" w:date="2025-04-25T08:52:00Z"/>
        </w:rPr>
      </w:pPr>
      <w:del w:id="3632" w:author="Dorda Ulrich" w:date="2025-04-25T08:52:00Z">
        <w:r w:rsidRPr="00E53D4C" w:rsidDel="0077713E">
          <w:delText>The Contractor shall deliver an RCM-ready operational transition package upon handover, including:</w:delText>
        </w:r>
      </w:del>
    </w:p>
    <w:p w14:paraId="597AACA4" w14:textId="19635680" w:rsidR="00810CE1" w:rsidRPr="00E53D4C" w:rsidDel="0077713E" w:rsidRDefault="00810CE1" w:rsidP="00810CE1">
      <w:pPr>
        <w:numPr>
          <w:ilvl w:val="0"/>
          <w:numId w:val="66"/>
        </w:numPr>
        <w:rPr>
          <w:del w:id="3633" w:author="Dorda Ulrich" w:date="2025-04-25T08:52:00Z"/>
        </w:rPr>
      </w:pPr>
      <w:del w:id="3634" w:author="Dorda Ulrich" w:date="2025-04-25T08:52:00Z">
        <w:r w:rsidRPr="00E53D4C" w:rsidDel="0077713E">
          <w:delText>Manuals, diagnostics tools, checklists</w:delText>
        </w:r>
      </w:del>
    </w:p>
    <w:p w14:paraId="523DE598" w14:textId="24F679F6" w:rsidR="00810CE1" w:rsidRPr="00E53D4C" w:rsidDel="0077713E" w:rsidRDefault="00810CE1" w:rsidP="00810CE1">
      <w:pPr>
        <w:numPr>
          <w:ilvl w:val="0"/>
          <w:numId w:val="66"/>
        </w:numPr>
        <w:rPr>
          <w:del w:id="3635" w:author="Dorda Ulrich" w:date="2025-04-25T08:52:00Z"/>
        </w:rPr>
      </w:pPr>
      <w:del w:id="3636" w:author="Dorda Ulrich" w:date="2025-04-25T08:52:00Z">
        <w:r w:rsidRPr="00E53D4C" w:rsidDel="0077713E">
          <w:delText>Simulation drills, alarm guides</w:delText>
        </w:r>
      </w:del>
    </w:p>
    <w:p w14:paraId="2B9DE624" w14:textId="20452925" w:rsidR="00810CE1" w:rsidDel="0077713E" w:rsidRDefault="00810CE1" w:rsidP="00810CE1">
      <w:pPr>
        <w:numPr>
          <w:ilvl w:val="0"/>
          <w:numId w:val="66"/>
        </w:numPr>
        <w:rPr>
          <w:del w:id="3637" w:author="Dorda Ulrich" w:date="2025-04-25T08:52:00Z"/>
        </w:rPr>
      </w:pPr>
      <w:del w:id="3638" w:author="Dorda Ulrich" w:date="2025-04-25T08:52:00Z">
        <w:r w:rsidRPr="00E53D4C" w:rsidDel="0077713E">
          <w:delText>Inventory of spare parts and software configurations</w:delText>
        </w:r>
      </w:del>
    </w:p>
    <w:p w14:paraId="7894DCE8" w14:textId="2B93F9DC" w:rsidR="00810CE1" w:rsidRPr="00E53D4C" w:rsidDel="0077713E" w:rsidRDefault="00810CE1">
      <w:pPr>
        <w:pStyle w:val="SysReq1"/>
        <w:rPr>
          <w:ins w:id="3639" w:author="Bonthuys Gerkotze" w:date="2025-04-23T14:26:00Z"/>
          <w:del w:id="3640" w:author="Dorda Ulrich" w:date="2025-04-25T08:54:00Z"/>
        </w:rPr>
        <w:pPrChange w:id="3641" w:author="Bonthuys Gerkotze" w:date="2025-04-23T14:28:00Z">
          <w:pPr/>
        </w:pPrChange>
      </w:pPr>
      <w:ins w:id="3642" w:author="Bonthuys Gerkotze" w:date="2025-04-23T14:26:00Z">
        <w:del w:id="3643" w:author="Dorda Ulrich" w:date="2025-04-25T08:54:00Z">
          <w:r w:rsidRPr="00E53D4C" w:rsidDel="0077713E">
            <w:delText>The Contractor shall define and implement an RCM-compatible operational safety and maintenance readiness program, including:</w:delText>
          </w:r>
        </w:del>
      </w:ins>
    </w:p>
    <w:p w14:paraId="01EBAA91" w14:textId="0040CD69" w:rsidR="00810CE1" w:rsidRPr="00E53D4C" w:rsidDel="0077713E" w:rsidRDefault="00810CE1" w:rsidP="00810CE1">
      <w:pPr>
        <w:numPr>
          <w:ilvl w:val="0"/>
          <w:numId w:val="67"/>
        </w:numPr>
        <w:rPr>
          <w:ins w:id="3644" w:author="Bonthuys Gerkotze" w:date="2025-04-23T14:26:00Z"/>
          <w:del w:id="3645" w:author="Dorda Ulrich" w:date="2025-04-25T08:54:00Z"/>
          <w:moveFrom w:id="3646" w:author="Dorda Ulrich" w:date="2025-04-25T08:53:00Z"/>
        </w:rPr>
      </w:pPr>
      <w:moveFromRangeStart w:id="3647" w:author="Dorda Ulrich" w:date="2025-04-25T08:53:00Z" w:name="move196463652"/>
      <w:moveFrom w:id="3648" w:author="Dorda Ulrich" w:date="2025-04-25T08:53:00Z">
        <w:ins w:id="3649" w:author="Bonthuys Gerkotze" w:date="2025-04-23T14:26:00Z">
          <w:del w:id="3650" w:author="Dorda Ulrich" w:date="2025-04-25T08:54:00Z">
            <w:r w:rsidRPr="00E53D4C" w:rsidDel="0077713E">
              <w:delText>Maintenance checks, functional testing</w:delText>
            </w:r>
          </w:del>
        </w:ins>
      </w:moveFrom>
    </w:p>
    <w:p w14:paraId="48FB40EF" w14:textId="29BCD27B" w:rsidR="00810CE1" w:rsidRPr="00E53D4C" w:rsidDel="0077713E" w:rsidRDefault="00810CE1" w:rsidP="00810CE1">
      <w:pPr>
        <w:numPr>
          <w:ilvl w:val="0"/>
          <w:numId w:val="67"/>
        </w:numPr>
        <w:rPr>
          <w:ins w:id="3651" w:author="Bonthuys Gerkotze" w:date="2025-04-23T14:26:00Z"/>
          <w:del w:id="3652" w:author="Dorda Ulrich" w:date="2025-04-25T08:54:00Z"/>
          <w:moveFrom w:id="3653" w:author="Dorda Ulrich" w:date="2025-04-25T08:53:00Z"/>
        </w:rPr>
      </w:pPr>
      <w:moveFrom w:id="3654" w:author="Dorda Ulrich" w:date="2025-04-25T08:53:00Z">
        <w:ins w:id="3655" w:author="Bonthuys Gerkotze" w:date="2025-04-23T14:26:00Z">
          <w:del w:id="3656" w:author="Dorda Ulrich" w:date="2025-04-25T08:54:00Z">
            <w:r w:rsidRPr="00E53D4C" w:rsidDel="0077713E">
              <w:delText>MTBF-based planning and condition diagnostics</w:delText>
            </w:r>
          </w:del>
        </w:ins>
      </w:moveFrom>
    </w:p>
    <w:moveFromRangeEnd w:id="3647"/>
    <w:p w14:paraId="69F6FCDF" w14:textId="61CCDD01" w:rsidR="00810CE1" w:rsidRPr="00E53D4C" w:rsidDel="0077713E" w:rsidRDefault="00810CE1" w:rsidP="00810CE1">
      <w:pPr>
        <w:numPr>
          <w:ilvl w:val="0"/>
          <w:numId w:val="67"/>
        </w:numPr>
        <w:rPr>
          <w:ins w:id="3657" w:author="Bonthuys Gerkotze" w:date="2025-04-23T14:26:00Z"/>
          <w:del w:id="3658" w:author="Dorda Ulrich" w:date="2025-04-25T08:54:00Z"/>
        </w:rPr>
      </w:pPr>
      <w:ins w:id="3659" w:author="Bonthuys Gerkotze" w:date="2025-04-23T14:26:00Z">
        <w:del w:id="3660" w:author="Dorda Ulrich" w:date="2025-04-25T08:54:00Z">
          <w:r w:rsidRPr="00E53D4C" w:rsidDel="0077713E">
            <w:delText>Operator commissioning</w:delText>
          </w:r>
        </w:del>
      </w:ins>
      <w:del w:id="3661" w:author="Dorda Ulrich" w:date="2025-04-25T08:54:00Z">
        <w:r w:rsidDel="0077713E">
          <w:delText xml:space="preserve"> and technician maintenance and replacement</w:delText>
        </w:r>
      </w:del>
      <w:ins w:id="3662" w:author="Bonthuys Gerkotze" w:date="2025-04-23T14:26:00Z">
        <w:del w:id="3663" w:author="Dorda Ulrich" w:date="2025-04-25T08:54:00Z">
          <w:r w:rsidRPr="00E53D4C" w:rsidDel="0077713E">
            <w:delText xml:space="preserve"> involvement</w:delText>
          </w:r>
        </w:del>
      </w:ins>
    </w:p>
    <w:p w14:paraId="434FE502" w14:textId="4DE0873C" w:rsidR="00810CE1" w:rsidDel="0077713E" w:rsidRDefault="00810CE1" w:rsidP="00810CE1">
      <w:pPr>
        <w:numPr>
          <w:ilvl w:val="0"/>
          <w:numId w:val="67"/>
        </w:numPr>
        <w:rPr>
          <w:del w:id="3664" w:author="Dorda Ulrich" w:date="2025-04-25T08:54:00Z"/>
        </w:rPr>
      </w:pPr>
      <w:ins w:id="3665" w:author="Bonthuys Gerkotze" w:date="2025-04-23T14:26:00Z">
        <w:del w:id="3666" w:author="Dorda Ulrich" w:date="2025-04-25T08:54:00Z">
          <w:r w:rsidRPr="00E53D4C" w:rsidDel="0077713E">
            <w:delText>Real-time MTBF vs prediction curve tracking</w:delText>
          </w:r>
        </w:del>
      </w:ins>
    </w:p>
    <w:p w14:paraId="4CB0CC19" w14:textId="77777777" w:rsidR="00D8246E" w:rsidRDefault="00D8246E" w:rsidP="00C21268"/>
    <w:p w14:paraId="7B38B907" w14:textId="00E98132" w:rsidR="00D8246E" w:rsidRPr="004D309E" w:rsidRDefault="00D8246E" w:rsidP="00D8246E">
      <w:pPr>
        <w:pStyle w:val="SysReq1"/>
        <w:rPr>
          <w:lang w:val="en-GB"/>
        </w:rPr>
      </w:pPr>
      <w:r w:rsidRPr="004D309E">
        <w:rPr>
          <w:lang w:val="en-GB"/>
        </w:rPr>
        <w:t xml:space="preserve">The process flow diagrams, process and </w:t>
      </w:r>
      <w:commentRangeStart w:id="3667"/>
      <w:r w:rsidRPr="004D309E">
        <w:rPr>
          <w:lang w:val="en-GB"/>
        </w:rPr>
        <w:t>instrumentation</w:t>
      </w:r>
      <w:commentRangeEnd w:id="3667"/>
      <w:r>
        <w:rPr>
          <w:rStyle w:val="Verwijzingopmerking"/>
          <w:lang w:val="en-GB"/>
        </w:rPr>
        <w:commentReference w:id="3667"/>
      </w:r>
      <w:r w:rsidRPr="004D309E">
        <w:rPr>
          <w:lang w:val="en-GB"/>
        </w:rPr>
        <w:t xml:space="preserve"> diagrams and temperature-entropy diagrams showing all the operation modes (including cool down) of the </w:t>
      </w:r>
      <w:r w:rsidR="00A156C9">
        <w:rPr>
          <w:lang w:val="en-GB"/>
        </w:rPr>
        <w:t>QPLANT</w:t>
      </w:r>
      <w:r w:rsidRPr="004D309E">
        <w:rPr>
          <w:lang w:val="en-GB"/>
        </w:rPr>
        <w:t xml:space="preserve"> shall be </w:t>
      </w:r>
      <w:r>
        <w:rPr>
          <w:lang w:val="en-GB"/>
        </w:rPr>
        <w:t>subject to approval by SCK CEN</w:t>
      </w:r>
      <w:r w:rsidRPr="004D309E">
        <w:rPr>
          <w:lang w:val="en-GB"/>
        </w:rPr>
        <w:t xml:space="preserve">. </w:t>
      </w:r>
    </w:p>
    <w:p w14:paraId="316F3C8A" w14:textId="77777777" w:rsidR="00D8246E" w:rsidRDefault="00D8246E" w:rsidP="00C21268">
      <w:pPr>
        <w:rPr>
          <w:lang w:eastAsia="fr-FR"/>
        </w:rPr>
      </w:pPr>
    </w:p>
    <w:p w14:paraId="6DD0E1AB" w14:textId="77777777" w:rsidR="0081103D" w:rsidRDefault="0081103D" w:rsidP="00C21268">
      <w:pPr>
        <w:rPr>
          <w:lang w:eastAsia="fr-FR"/>
        </w:rPr>
      </w:pPr>
    </w:p>
    <w:p w14:paraId="2F5CE86A" w14:textId="3F1FE011" w:rsidR="00C21268" w:rsidRPr="00725372" w:rsidRDefault="00C21268" w:rsidP="00C21268">
      <w:pPr>
        <w:pStyle w:val="AASemiBold"/>
        <w:jc w:val="center"/>
        <w:rPr>
          <w:lang w:eastAsia="fr-FR"/>
        </w:rPr>
      </w:pPr>
      <w:bookmarkStart w:id="3668" w:name="_Ref192660562"/>
      <w:bookmarkStart w:id="3669" w:name="_Toc195865384"/>
      <w:r w:rsidRPr="00725372">
        <w:rPr>
          <w:lang w:eastAsia="fr-FR"/>
        </w:rPr>
        <w:t xml:space="preserve">Table </w:t>
      </w:r>
      <w:r w:rsidRPr="00725372">
        <w:rPr>
          <w:lang w:eastAsia="fr-FR"/>
        </w:rPr>
        <w:fldChar w:fldCharType="begin"/>
      </w:r>
      <w:r w:rsidRPr="00725372">
        <w:rPr>
          <w:lang w:eastAsia="fr-FR"/>
        </w:rPr>
        <w:instrText xml:space="preserve"> SEQ Table \* ARABIC </w:instrText>
      </w:r>
      <w:r w:rsidRPr="00725372">
        <w:rPr>
          <w:lang w:eastAsia="fr-FR"/>
        </w:rPr>
        <w:fldChar w:fldCharType="separate"/>
      </w:r>
      <w:r w:rsidR="00E67BB8">
        <w:rPr>
          <w:noProof/>
          <w:lang w:eastAsia="fr-FR"/>
        </w:rPr>
        <w:t>14</w:t>
      </w:r>
      <w:r w:rsidRPr="00725372">
        <w:rPr>
          <w:lang w:eastAsia="fr-FR"/>
        </w:rPr>
        <w:fldChar w:fldCharType="end"/>
      </w:r>
      <w:bookmarkEnd w:id="3668"/>
      <w:r w:rsidRPr="00725372">
        <w:rPr>
          <w:lang w:eastAsia="fr-FR"/>
        </w:rPr>
        <w:t xml:space="preserve"> </w:t>
      </w:r>
      <w:commentRangeStart w:id="3670"/>
      <w:r w:rsidRPr="00725372">
        <w:rPr>
          <w:lang w:eastAsia="fr-FR"/>
        </w:rPr>
        <w:t xml:space="preserve">Documentation </w:t>
      </w:r>
      <w:r w:rsidR="0063737F">
        <w:rPr>
          <w:lang w:eastAsia="fr-FR"/>
        </w:rPr>
        <w:t>Deliverables</w:t>
      </w:r>
      <w:commentRangeEnd w:id="3670"/>
      <w:r w:rsidR="00090AEE">
        <w:rPr>
          <w:rStyle w:val="Verwijzingopmerking"/>
          <w:rFonts w:ascii="Segoe UI" w:hAnsi="Segoe UI"/>
          <w:color w:val="auto"/>
        </w:rPr>
        <w:commentReference w:id="3670"/>
      </w:r>
      <w:bookmarkEnd w:id="3669"/>
    </w:p>
    <w:p w14:paraId="34376A12" w14:textId="4C748A5F" w:rsidR="0081103D" w:rsidRDefault="0081103D" w:rsidP="0081103D">
      <w:pPr>
        <w:pStyle w:val="Bijschrift"/>
        <w:keepNext/>
      </w:pPr>
    </w:p>
    <w:tbl>
      <w:tblPr>
        <w:tblStyle w:val="Tabelraster"/>
        <w:tblW w:w="0" w:type="auto"/>
        <w:tblInd w:w="-113" w:type="dxa"/>
        <w:tblLook w:val="04A0" w:firstRow="1" w:lastRow="0" w:firstColumn="1" w:lastColumn="0" w:noHBand="0" w:noVBand="1"/>
      </w:tblPr>
      <w:tblGrid>
        <w:gridCol w:w="9457"/>
      </w:tblGrid>
      <w:tr w:rsidR="0081103D" w:rsidRPr="00D0767D" w14:paraId="1DD13C21" w14:textId="0FB2B79F" w:rsidTr="002B6EDD">
        <w:tc>
          <w:tcPr>
            <w:tcW w:w="9457" w:type="dxa"/>
            <w:shd w:val="clear" w:color="auto" w:fill="DFCAEC" w:themeFill="accent1" w:themeFillTint="33"/>
          </w:tcPr>
          <w:p w14:paraId="56E4AD17" w14:textId="78525A82" w:rsidR="0081103D" w:rsidRPr="0081103D" w:rsidRDefault="0081103D" w:rsidP="0081103D">
            <w:pPr>
              <w:pStyle w:val="AASemiBold"/>
              <w:jc w:val="left"/>
            </w:pPr>
            <w:bookmarkStart w:id="3671" w:name="_Hlk197960410"/>
          </w:p>
        </w:tc>
      </w:tr>
      <w:tr w:rsidR="00C21268" w:rsidRPr="00D0767D" w14:paraId="78F7245B" w14:textId="77777777" w:rsidTr="002B6EDD">
        <w:tc>
          <w:tcPr>
            <w:tcW w:w="9457" w:type="dxa"/>
          </w:tcPr>
          <w:p w14:paraId="63596EA9" w14:textId="77777777" w:rsidR="00C21268" w:rsidRPr="003E5C09" w:rsidRDefault="00C21268" w:rsidP="002B6EDD">
            <w:pPr>
              <w:pStyle w:val="ADClause"/>
              <w:numPr>
                <w:ilvl w:val="0"/>
                <w:numId w:val="0"/>
              </w:numPr>
              <w:spacing w:before="40" w:after="20" w:line="240" w:lineRule="auto"/>
              <w:rPr>
                <w:strike/>
              </w:rPr>
            </w:pPr>
          </w:p>
        </w:tc>
      </w:tr>
      <w:tr w:rsidR="00C21268" w:rsidRPr="00725372" w14:paraId="30C6B76B" w14:textId="77777777" w:rsidTr="002B6EDD">
        <w:tc>
          <w:tcPr>
            <w:tcW w:w="9457" w:type="dxa"/>
            <w:shd w:val="clear" w:color="auto" w:fill="DFCAEC" w:themeFill="accent1" w:themeFillTint="33"/>
          </w:tcPr>
          <w:p w14:paraId="3C3AA488" w14:textId="591FC32F" w:rsidR="00C21268" w:rsidRPr="00725372" w:rsidRDefault="00C21268" w:rsidP="002B6EDD">
            <w:pPr>
              <w:pStyle w:val="AASemiBold"/>
            </w:pPr>
          </w:p>
        </w:tc>
      </w:tr>
      <w:tr w:rsidR="00C21268" w:rsidRPr="00725372" w14:paraId="6D6E4AFA" w14:textId="77777777" w:rsidTr="002B6EDD">
        <w:tc>
          <w:tcPr>
            <w:tcW w:w="9457" w:type="dxa"/>
          </w:tcPr>
          <w:p w14:paraId="2EF44E58" w14:textId="12E77C5F" w:rsidR="00C21268" w:rsidRPr="00725372" w:rsidRDefault="00C21268" w:rsidP="003C78AC">
            <w:pPr>
              <w:pStyle w:val="ADClause"/>
              <w:numPr>
                <w:ilvl w:val="0"/>
                <w:numId w:val="0"/>
              </w:numPr>
              <w:spacing w:before="40" w:after="20" w:line="240" w:lineRule="auto"/>
            </w:pPr>
          </w:p>
        </w:tc>
      </w:tr>
      <w:tr w:rsidR="0081103D" w:rsidRPr="00725372" w14:paraId="3158C490" w14:textId="77777777" w:rsidTr="002B6EDD">
        <w:tc>
          <w:tcPr>
            <w:tcW w:w="9457" w:type="dxa"/>
            <w:shd w:val="clear" w:color="auto" w:fill="DFCAEC" w:themeFill="accent1" w:themeFillTint="33"/>
          </w:tcPr>
          <w:p w14:paraId="032EB169" w14:textId="46AE37C0" w:rsidR="0081103D" w:rsidRPr="00725372" w:rsidRDefault="0081103D" w:rsidP="0081103D">
            <w:pPr>
              <w:pStyle w:val="Bijschrift"/>
              <w:jc w:val="left"/>
              <w:rPr>
                <w:lang w:eastAsia="fr-FR"/>
              </w:rPr>
            </w:pPr>
          </w:p>
        </w:tc>
      </w:tr>
      <w:tr w:rsidR="00C21268" w:rsidRPr="00725372" w14:paraId="0DEBDB9B" w14:textId="77777777" w:rsidTr="002B6EDD">
        <w:tc>
          <w:tcPr>
            <w:tcW w:w="9457" w:type="dxa"/>
          </w:tcPr>
          <w:p w14:paraId="48B2C993" w14:textId="1A591110" w:rsidR="00E63A57" w:rsidRPr="00E63A57" w:rsidRDefault="00E63A57" w:rsidP="006D02E2">
            <w:pPr>
              <w:spacing w:before="40" w:after="20"/>
              <w:ind w:left="720"/>
            </w:pPr>
          </w:p>
        </w:tc>
      </w:tr>
      <w:tr w:rsidR="0081103D" w:rsidRPr="00725372" w14:paraId="699EE3E1" w14:textId="77777777" w:rsidTr="002B6EDD">
        <w:tc>
          <w:tcPr>
            <w:tcW w:w="9457" w:type="dxa"/>
            <w:shd w:val="clear" w:color="auto" w:fill="DFCAEC" w:themeFill="accent1" w:themeFillTint="33"/>
          </w:tcPr>
          <w:p w14:paraId="0E583967" w14:textId="1F763067" w:rsidR="0081103D" w:rsidRPr="00725372" w:rsidRDefault="0081103D" w:rsidP="0081103D">
            <w:pPr>
              <w:pStyle w:val="Bijschrift"/>
              <w:jc w:val="left"/>
              <w:rPr>
                <w:lang w:eastAsia="fr-FR"/>
              </w:rPr>
            </w:pPr>
          </w:p>
        </w:tc>
      </w:tr>
      <w:tr w:rsidR="00C21268" w:rsidRPr="00725372" w14:paraId="6F9B5AAC" w14:textId="77777777" w:rsidTr="002B6EDD">
        <w:tc>
          <w:tcPr>
            <w:tcW w:w="9457" w:type="dxa"/>
          </w:tcPr>
          <w:p w14:paraId="3308B1D7" w14:textId="708B567F" w:rsidR="00886B37" w:rsidRPr="003E5C09" w:rsidRDefault="00886B37">
            <w:pPr>
              <w:pStyle w:val="ADClause"/>
              <w:numPr>
                <w:ilvl w:val="4"/>
                <w:numId w:val="6"/>
              </w:numPr>
              <w:spacing w:before="40" w:after="20"/>
              <w:rPr>
                <w:sz w:val="19"/>
                <w:szCs w:val="19"/>
              </w:rPr>
            </w:pPr>
          </w:p>
        </w:tc>
      </w:tr>
      <w:tr w:rsidR="0081103D" w:rsidRPr="00725372" w14:paraId="252CB696" w14:textId="77777777" w:rsidTr="0081103D">
        <w:tc>
          <w:tcPr>
            <w:tcW w:w="9457" w:type="dxa"/>
            <w:shd w:val="clear" w:color="auto" w:fill="DFCAEC" w:themeFill="accent1" w:themeFillTint="33"/>
          </w:tcPr>
          <w:p w14:paraId="5021364B" w14:textId="1371BC93" w:rsidR="0081103D" w:rsidRDefault="0081103D" w:rsidP="0081103D">
            <w:pPr>
              <w:pStyle w:val="Bijschrift"/>
              <w:jc w:val="left"/>
              <w:rPr>
                <w:szCs w:val="19"/>
              </w:rPr>
            </w:pPr>
          </w:p>
        </w:tc>
      </w:tr>
      <w:tr w:rsidR="00C21268" w:rsidRPr="00725372" w14:paraId="19DFFC72" w14:textId="77777777" w:rsidTr="002B6EDD">
        <w:tc>
          <w:tcPr>
            <w:tcW w:w="9457" w:type="dxa"/>
          </w:tcPr>
          <w:p w14:paraId="28EFFD95" w14:textId="4E22C73B" w:rsidR="00886B37" w:rsidRPr="00725372" w:rsidRDefault="00886B37">
            <w:pPr>
              <w:numPr>
                <w:ilvl w:val="4"/>
                <w:numId w:val="6"/>
              </w:numPr>
              <w:spacing w:before="40" w:after="20"/>
            </w:pPr>
          </w:p>
        </w:tc>
      </w:tr>
      <w:tr w:rsidR="0081103D" w:rsidRPr="00725372" w14:paraId="5F1CF3E8" w14:textId="77777777" w:rsidTr="002B6EDD">
        <w:tc>
          <w:tcPr>
            <w:tcW w:w="9457" w:type="dxa"/>
            <w:shd w:val="clear" w:color="auto" w:fill="DFCAEC" w:themeFill="accent1" w:themeFillTint="33"/>
          </w:tcPr>
          <w:p w14:paraId="72987DBF" w14:textId="2741F5C1" w:rsidR="0081103D" w:rsidRPr="00725372" w:rsidRDefault="0081103D" w:rsidP="0081103D">
            <w:pPr>
              <w:pStyle w:val="Bijschrift"/>
              <w:jc w:val="left"/>
            </w:pPr>
          </w:p>
        </w:tc>
      </w:tr>
      <w:tr w:rsidR="00C21268" w:rsidRPr="00725372" w14:paraId="65990A61" w14:textId="77777777" w:rsidTr="002B6EDD">
        <w:tc>
          <w:tcPr>
            <w:tcW w:w="9457" w:type="dxa"/>
          </w:tcPr>
          <w:p w14:paraId="36E40B7A" w14:textId="2C14FCDF" w:rsidR="00E63A57" w:rsidRPr="00725372" w:rsidRDefault="00E63A57" w:rsidP="000009A4">
            <w:pPr>
              <w:spacing w:before="40" w:after="20"/>
              <w:ind w:left="720"/>
            </w:pPr>
          </w:p>
        </w:tc>
      </w:tr>
      <w:tr w:rsidR="0081103D" w:rsidRPr="00725372" w14:paraId="2AED94C1" w14:textId="77777777" w:rsidTr="002B6EDD">
        <w:tc>
          <w:tcPr>
            <w:tcW w:w="9457" w:type="dxa"/>
            <w:shd w:val="clear" w:color="auto" w:fill="DFCAEC" w:themeFill="accent1" w:themeFillTint="33"/>
          </w:tcPr>
          <w:p w14:paraId="5D874EF9" w14:textId="34CA3CD2" w:rsidR="0081103D" w:rsidRPr="00725372" w:rsidRDefault="0081103D" w:rsidP="0081103D">
            <w:pPr>
              <w:pStyle w:val="Bijschrift"/>
              <w:jc w:val="left"/>
              <w:rPr>
                <w:lang w:eastAsia="fr-FR"/>
              </w:rPr>
            </w:pPr>
          </w:p>
        </w:tc>
      </w:tr>
      <w:tr w:rsidR="00C21268" w:rsidRPr="00725372" w14:paraId="174354AC" w14:textId="77777777" w:rsidTr="002B6EDD">
        <w:tc>
          <w:tcPr>
            <w:tcW w:w="9457" w:type="dxa"/>
          </w:tcPr>
          <w:p w14:paraId="739E3425" w14:textId="38CA3B68" w:rsidR="00E63A57" w:rsidRPr="00E63A57" w:rsidRDefault="00E63A57">
            <w:pPr>
              <w:numPr>
                <w:ilvl w:val="4"/>
                <w:numId w:val="6"/>
              </w:numPr>
              <w:spacing w:before="40" w:after="20"/>
            </w:pPr>
          </w:p>
        </w:tc>
      </w:tr>
      <w:tr w:rsidR="0081103D" w:rsidRPr="00725372" w14:paraId="338408F0" w14:textId="77777777" w:rsidTr="002B6EDD">
        <w:tc>
          <w:tcPr>
            <w:tcW w:w="9457" w:type="dxa"/>
            <w:shd w:val="clear" w:color="auto" w:fill="DFCAEC" w:themeFill="accent1" w:themeFillTint="33"/>
          </w:tcPr>
          <w:p w14:paraId="072F0FF6" w14:textId="4155D867" w:rsidR="0081103D" w:rsidRPr="00725372" w:rsidRDefault="0081103D" w:rsidP="0028305F">
            <w:pPr>
              <w:pStyle w:val="Bijschrift"/>
              <w:jc w:val="left"/>
            </w:pPr>
          </w:p>
        </w:tc>
      </w:tr>
      <w:tr w:rsidR="00C21268" w:rsidRPr="00725372" w14:paraId="192AC0AC" w14:textId="77777777" w:rsidTr="002B6EDD">
        <w:tc>
          <w:tcPr>
            <w:tcW w:w="9457" w:type="dxa"/>
          </w:tcPr>
          <w:p w14:paraId="04750AC4" w14:textId="693B33F4" w:rsidR="00C21268" w:rsidRPr="00725372" w:rsidRDefault="00C21268" w:rsidP="003E5C09">
            <w:pPr>
              <w:pStyle w:val="ADClause"/>
              <w:numPr>
                <w:ilvl w:val="0"/>
                <w:numId w:val="0"/>
              </w:numPr>
              <w:spacing w:before="40" w:after="20"/>
              <w:contextualSpacing/>
            </w:pPr>
          </w:p>
        </w:tc>
      </w:tr>
      <w:bookmarkEnd w:id="3671"/>
    </w:tbl>
    <w:p w14:paraId="182E3432" w14:textId="77777777" w:rsidR="00C21268" w:rsidRPr="00725372" w:rsidRDefault="00C21268" w:rsidP="00C21268">
      <w:pPr>
        <w:rPr>
          <w:rStyle w:val="ADClauseChar"/>
          <w:bCs/>
        </w:rPr>
      </w:pPr>
    </w:p>
    <w:p w14:paraId="03D06B49" w14:textId="77777777" w:rsidR="0028305F" w:rsidRDefault="0028305F">
      <w:pPr>
        <w:spacing w:after="160" w:line="259" w:lineRule="auto"/>
        <w:jc w:val="left"/>
        <w:rPr>
          <w:rStyle w:val="ADClauseChar"/>
          <w:rFonts w:ascii="Segoe UI Semibold" w:hAnsi="Segoe UI Semibold"/>
          <w:bCs/>
          <w:color w:val="984A9C"/>
          <w:sz w:val="32"/>
          <w:szCs w:val="26"/>
          <w:shd w:val="clear" w:color="auto" w:fill="FFFFFF"/>
        </w:rPr>
      </w:pPr>
      <w:r>
        <w:rPr>
          <w:rStyle w:val="ADClauseChar"/>
          <w:rFonts w:ascii="Segoe UI Semibold" w:hAnsi="Segoe UI Semibold"/>
          <w:sz w:val="32"/>
        </w:rPr>
        <w:br w:type="page"/>
      </w:r>
    </w:p>
    <w:p w14:paraId="23143F11" w14:textId="1E179BE9" w:rsidR="00404E46" w:rsidRDefault="00404E46" w:rsidP="00C843F3">
      <w:pPr>
        <w:pStyle w:val="Heading1numbered"/>
        <w:rPr>
          <w:rStyle w:val="ADClauseChar"/>
          <w:rFonts w:ascii="Segoe UI Semibold" w:hAnsi="Segoe UI Semibold"/>
          <w:sz w:val="32"/>
        </w:rPr>
      </w:pPr>
      <w:bookmarkStart w:id="3672" w:name="_Toc196376043"/>
      <w:bookmarkStart w:id="3673" w:name="_Toc196376044"/>
      <w:bookmarkStart w:id="3674" w:name="_Toc196376045"/>
      <w:bookmarkStart w:id="3675" w:name="_Toc196376046"/>
      <w:bookmarkStart w:id="3676" w:name="_Toc196376047"/>
      <w:bookmarkStart w:id="3677" w:name="_Toc196376048"/>
      <w:bookmarkStart w:id="3678" w:name="_Toc196376049"/>
      <w:bookmarkStart w:id="3679" w:name="_Toc196376050"/>
      <w:bookmarkStart w:id="3680" w:name="_Toc196376051"/>
      <w:bookmarkStart w:id="3681" w:name="_Toc196376052"/>
      <w:bookmarkStart w:id="3682" w:name="_Toc196376053"/>
      <w:bookmarkStart w:id="3683" w:name="_Toc196376054"/>
      <w:bookmarkStart w:id="3684" w:name="_Toc196376055"/>
      <w:bookmarkStart w:id="3685" w:name="_Toc196376056"/>
      <w:bookmarkStart w:id="3686" w:name="_Toc196376057"/>
      <w:bookmarkStart w:id="3687" w:name="_Toc196376058"/>
      <w:bookmarkStart w:id="3688" w:name="_Toc196376059"/>
      <w:bookmarkStart w:id="3689" w:name="_Toc196376060"/>
      <w:bookmarkStart w:id="3690" w:name="_Toc196376061"/>
      <w:bookmarkStart w:id="3691" w:name="_Toc196376062"/>
      <w:bookmarkStart w:id="3692" w:name="_Toc196376063"/>
      <w:bookmarkStart w:id="3693" w:name="_Toc196376064"/>
      <w:bookmarkStart w:id="3694" w:name="_Toc197425996"/>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r w:rsidRPr="004110B6">
        <w:rPr>
          <w:rStyle w:val="ADClauseChar"/>
          <w:rFonts w:ascii="Segoe UI Semibold" w:hAnsi="Segoe UI Semibold"/>
          <w:sz w:val="32"/>
        </w:rPr>
        <w:t>Lifecycle Cost Management</w:t>
      </w:r>
      <w:r w:rsidR="00C843F3">
        <w:rPr>
          <w:rStyle w:val="ADClauseChar"/>
          <w:rFonts w:ascii="Segoe UI Semibold" w:hAnsi="Segoe UI Semibold"/>
          <w:sz w:val="32"/>
        </w:rPr>
        <w:t xml:space="preserve"> and </w:t>
      </w:r>
      <w:r w:rsidR="00C843F3" w:rsidRPr="00EE5517">
        <w:rPr>
          <w:bCs w:val="0"/>
        </w:rPr>
        <w:t>Reliability-</w:t>
      </w:r>
      <w:r w:rsidR="00C843F3" w:rsidRPr="00DF7642">
        <w:t>Centred</w:t>
      </w:r>
      <w:r w:rsidR="00C843F3" w:rsidRPr="00EE5517">
        <w:rPr>
          <w:bCs w:val="0"/>
        </w:rPr>
        <w:t xml:space="preserve"> Maintenance</w:t>
      </w:r>
      <w:bookmarkEnd w:id="3694"/>
    </w:p>
    <w:p w14:paraId="77F8E856" w14:textId="416F7290" w:rsidR="00B16EEF" w:rsidRDefault="00C06174" w:rsidP="006F2CC8">
      <w:pPr>
        <w:pStyle w:val="SysReq1"/>
      </w:pPr>
      <w:r w:rsidRPr="00E53D4C">
        <w:t xml:space="preserve">The Contractor shall implement a comprehensive Lifecycle Cost Management (LCM) strategy </w:t>
      </w:r>
      <w:commentRangeStart w:id="3695"/>
      <w:r w:rsidRPr="00E53D4C">
        <w:t>supporting a fixed-price contractual framework</w:t>
      </w:r>
      <w:commentRangeEnd w:id="3695"/>
      <w:r w:rsidR="00362CF1">
        <w:rPr>
          <w:rStyle w:val="Verwijzingopmerking"/>
          <w:lang w:val="en-GB"/>
        </w:rPr>
        <w:commentReference w:id="3695"/>
      </w:r>
      <w:r w:rsidRPr="00E53D4C">
        <w:t>.</w:t>
      </w:r>
      <w:r w:rsidR="00B16EEF">
        <w:t xml:space="preserve"> </w:t>
      </w:r>
      <w:r w:rsidR="00B16EEF">
        <w:br/>
      </w:r>
      <w:r w:rsidR="00B16EEF">
        <w:br/>
      </w:r>
      <w:r w:rsidR="00B16EEF" w:rsidRPr="00E53D4C">
        <w:t>The LCM strategy shall integrate</w:t>
      </w:r>
      <w:r w:rsidR="00B16EEF">
        <w:t xml:space="preserve"> as per </w:t>
      </w:r>
      <w:r w:rsidR="00B16EEF" w:rsidRPr="00E53D4C">
        <w:t>ISO</w:t>
      </w:r>
      <w:r w:rsidR="00B16EEF">
        <w:t xml:space="preserve"> </w:t>
      </w:r>
      <w:r w:rsidR="00B16EEF" w:rsidRPr="00E53D4C">
        <w:t>15288:202</w:t>
      </w:r>
      <w:r w:rsidR="00B16EEF">
        <w:t>3</w:t>
      </w:r>
      <w:r w:rsidR="00DF7642">
        <w:t>:</w:t>
      </w:r>
      <w:r w:rsidR="00B16EEF" w:rsidRPr="0059448F">
        <w:t xml:space="preserve"> Capital Expenditure (CAPEX), Operational Expenditure (OPEX), </w:t>
      </w:r>
      <w:r w:rsidR="00B16EEF" w:rsidRPr="00E53D4C">
        <w:t>Maintenance forecasting and spares replacement</w:t>
      </w:r>
      <w:r w:rsidR="00B16EEF">
        <w:t xml:space="preserve">, </w:t>
      </w:r>
      <w:r w:rsidR="00B16EEF" w:rsidRPr="00E53D4C">
        <w:t>Upgrade and obsolescence planning</w:t>
      </w:r>
      <w:r w:rsidR="00B16EEF">
        <w:t xml:space="preserve">, </w:t>
      </w:r>
      <w:r w:rsidR="00B16EEF" w:rsidRPr="00E53D4C">
        <w:t>End-of-life and disposal planning</w:t>
      </w:r>
    </w:p>
    <w:p w14:paraId="2FDF4D66" w14:textId="77777777" w:rsidR="00B16EEF" w:rsidRDefault="00B16EEF" w:rsidP="00B16EEF">
      <w:pPr>
        <w:pStyle w:val="SysReq1"/>
        <w:numPr>
          <w:ilvl w:val="0"/>
          <w:numId w:val="0"/>
        </w:numPr>
        <w:ind w:left="2431"/>
      </w:pPr>
      <w:r w:rsidRPr="0059448F">
        <w:t xml:space="preserve">It shall comply with </w:t>
      </w:r>
      <w:r>
        <w:t xml:space="preserve">principles and methodologies of: </w:t>
      </w:r>
      <w:r w:rsidRPr="0059448F">
        <w:t xml:space="preserve">ISO 15686-5 (Lifecycle Costing), IEC 60300-3-3 (Reliability-Centered Maintenance), and ISO 55000 (Asset Management). </w:t>
      </w:r>
    </w:p>
    <w:p w14:paraId="327693F6" w14:textId="205D2D5D" w:rsidR="00BE13A7" w:rsidRDefault="00BE13A7" w:rsidP="0077713E">
      <w:pPr>
        <w:ind w:left="2791"/>
      </w:pPr>
    </w:p>
    <w:p w14:paraId="68A4FABF" w14:textId="35502527" w:rsidR="00B16EEF" w:rsidRPr="00E53D4C" w:rsidRDefault="00B16EEF" w:rsidP="00B16EEF">
      <w:r>
        <w:t xml:space="preserve">In the Offer, the </w:t>
      </w:r>
      <w:r w:rsidRPr="00E53D4C">
        <w:t xml:space="preserve">Applicant shall provide </w:t>
      </w:r>
      <w:r w:rsidR="0077713E">
        <w:t>the expected</w:t>
      </w:r>
      <w:r w:rsidRPr="00E53D4C">
        <w:t xml:space="preserve"> lifecycle cost </w:t>
      </w:r>
      <w:r w:rsidR="00423F6C">
        <w:t xml:space="preserve">including the main cost driving </w:t>
      </w:r>
      <w:r>
        <w:t>elements,</w:t>
      </w:r>
      <w:r w:rsidRPr="00E53D4C">
        <w:t xml:space="preserve"> including</w:t>
      </w:r>
      <w:r>
        <w:t xml:space="preserve"> but not limited to</w:t>
      </w:r>
      <w:r w:rsidRPr="00E53D4C">
        <w:t>:</w:t>
      </w:r>
    </w:p>
    <w:p w14:paraId="13399C2F" w14:textId="6F63FC15" w:rsidR="007A48E1" w:rsidRDefault="00B16EEF" w:rsidP="00A66E84">
      <w:pPr>
        <w:pStyle w:val="Lijstalinea"/>
        <w:numPr>
          <w:ilvl w:val="0"/>
          <w:numId w:val="55"/>
        </w:numPr>
      </w:pPr>
      <w:r w:rsidRPr="00E53D4C">
        <w:t xml:space="preserve">RCM strategy </w:t>
      </w:r>
      <w:r w:rsidR="007A48E1" w:rsidRPr="00E53D4C">
        <w:t>details</w:t>
      </w:r>
      <w:r w:rsidR="007A48E1">
        <w:t>.</w:t>
      </w:r>
      <w:r>
        <w:t xml:space="preserve"> </w:t>
      </w:r>
    </w:p>
    <w:p w14:paraId="025A0319" w14:textId="119BCE9C" w:rsidR="007A48E1" w:rsidRDefault="00B16EEF" w:rsidP="00A66E84">
      <w:pPr>
        <w:pStyle w:val="Lijstalinea"/>
        <w:numPr>
          <w:ilvl w:val="0"/>
          <w:numId w:val="55"/>
        </w:numPr>
      </w:pPr>
      <w:r w:rsidRPr="00E53D4C">
        <w:t xml:space="preserve">MTBF </w:t>
      </w:r>
      <w:r w:rsidR="00423F6C">
        <w:t xml:space="preserve">of main </w:t>
      </w:r>
      <w:r w:rsidRPr="00E53D4C">
        <w:t>component</w:t>
      </w:r>
      <w:r w:rsidR="00423F6C">
        <w:t xml:space="preserve">s and </w:t>
      </w:r>
      <w:r w:rsidRPr="00E53D4C">
        <w:t>system</w:t>
      </w:r>
      <w:r w:rsidR="00423F6C">
        <w:t>s</w:t>
      </w:r>
      <w:r>
        <w:t xml:space="preserve">; </w:t>
      </w:r>
    </w:p>
    <w:p w14:paraId="2F50EAB1" w14:textId="60DD830B" w:rsidR="00423F6C" w:rsidRDefault="00B16EEF" w:rsidP="00A66E84">
      <w:pPr>
        <w:pStyle w:val="Lijstalinea"/>
        <w:numPr>
          <w:ilvl w:val="0"/>
          <w:numId w:val="55"/>
        </w:numPr>
      </w:pPr>
      <w:r w:rsidRPr="00E53D4C">
        <w:t>PFD and SIL analysis</w:t>
      </w:r>
      <w:r>
        <w:t>;</w:t>
      </w:r>
    </w:p>
    <w:p w14:paraId="4F18D811" w14:textId="5944612D" w:rsidR="007A48E1" w:rsidRDefault="00B16EEF" w:rsidP="00A66E84">
      <w:pPr>
        <w:pStyle w:val="Lijstalinea"/>
        <w:numPr>
          <w:ilvl w:val="0"/>
          <w:numId w:val="55"/>
        </w:numPr>
      </w:pPr>
      <w:r w:rsidRPr="00E53D4C">
        <w:t>Spare part strategy</w:t>
      </w:r>
      <w:r>
        <w:t xml:space="preserve"> (e.g. replace, run to fail, ….); </w:t>
      </w:r>
    </w:p>
    <w:p w14:paraId="7D862747" w14:textId="344B34C9" w:rsidR="003651E7" w:rsidRDefault="003651E7" w:rsidP="00A66E84">
      <w:pPr>
        <w:pStyle w:val="Lijstalinea"/>
        <w:numPr>
          <w:ilvl w:val="0"/>
          <w:numId w:val="55"/>
        </w:numPr>
      </w:pPr>
      <w:r>
        <w:t>OPEX items like electricity, maintenance staff need</w:t>
      </w:r>
    </w:p>
    <w:p w14:paraId="73564AD0" w14:textId="2BEBE8C8" w:rsidR="00DF7642" w:rsidRDefault="00B77EDB" w:rsidP="00DF7642">
      <w:pPr>
        <w:pStyle w:val="SysReq1"/>
        <w:rPr>
          <w:lang w:val="en-GB"/>
        </w:rPr>
      </w:pPr>
      <w:r>
        <w:rPr>
          <w:lang w:val="en-GB"/>
        </w:rPr>
        <w:t xml:space="preserve">In </w:t>
      </w:r>
      <w:r w:rsidR="00DF7642" w:rsidRPr="00DF7642">
        <w:rPr>
          <w:lang w:val="en-GB"/>
        </w:rPr>
        <w:t xml:space="preserve">the offer, the </w:t>
      </w:r>
      <w:r w:rsidR="00DF7642" w:rsidRPr="009E6114">
        <w:rPr>
          <w:lang w:val="en-GB"/>
        </w:rPr>
        <w:t>Applicant shall explicitly describe, quantify, and justify</w:t>
      </w:r>
      <w:r w:rsidR="00DF7642" w:rsidRPr="00DF7642">
        <w:rPr>
          <w:lang w:val="en-GB"/>
        </w:rPr>
        <w:t xml:space="preserve"> their proposed </w:t>
      </w:r>
      <w:r w:rsidR="00DF7642" w:rsidRPr="009E6114">
        <w:rPr>
          <w:lang w:val="en-GB"/>
        </w:rPr>
        <w:t>Reliability-</w:t>
      </w:r>
      <w:r w:rsidR="00DF7642" w:rsidRPr="00DF7642">
        <w:rPr>
          <w:lang w:val="en-GB"/>
        </w:rPr>
        <w:t>Centred</w:t>
      </w:r>
      <w:r w:rsidR="00DF7642" w:rsidRPr="009E6114">
        <w:rPr>
          <w:lang w:val="en-GB"/>
        </w:rPr>
        <w:t xml:space="preserve"> Maintenance (RCM) strategy</w:t>
      </w:r>
      <w:r w:rsidR="00DF7642" w:rsidRPr="00DF7642">
        <w:rPr>
          <w:lang w:val="en-GB"/>
        </w:rPr>
        <w:t xml:space="preserve"> for QPLANT and QPLANT:CS. </w:t>
      </w:r>
      <w:commentRangeStart w:id="3696"/>
      <w:r w:rsidR="00DF7642" w:rsidRPr="00DF7642">
        <w:rPr>
          <w:lang w:val="en-GB"/>
        </w:rPr>
        <w:t xml:space="preserve">This shall include whether a </w:t>
      </w:r>
      <w:r w:rsidR="00DF7642" w:rsidRPr="009E6114">
        <w:rPr>
          <w:lang w:val="en-GB"/>
        </w:rPr>
        <w:t>validated digital model</w:t>
      </w:r>
      <w:r w:rsidR="00DF7642" w:rsidRPr="00DF7642">
        <w:rPr>
          <w:lang w:val="en-GB"/>
        </w:rPr>
        <w:t xml:space="preserve"> (e.g., process twin, thermodynamic model, control system simulation, or AI-based reliability estimator) is used to support diagnostics, predictive maintenance, and lifecycle cost reduction</w:t>
      </w:r>
      <w:r w:rsidR="00DF7642">
        <w:rPr>
          <w:lang w:val="en-GB"/>
        </w:rPr>
        <w:t xml:space="preserve"> via virtual sensors and replacement deferrals</w:t>
      </w:r>
      <w:r w:rsidR="00DF7642" w:rsidRPr="00DF7642">
        <w:rPr>
          <w:lang w:val="en-GB"/>
        </w:rPr>
        <w:t>.</w:t>
      </w:r>
    </w:p>
    <w:p w14:paraId="3DE6261D" w14:textId="7621A5F9" w:rsidR="00DF7642" w:rsidRPr="009E6114" w:rsidRDefault="008B62B2" w:rsidP="009E6114">
      <w:pPr>
        <w:pStyle w:val="SysReq1"/>
        <w:numPr>
          <w:ilvl w:val="0"/>
          <w:numId w:val="0"/>
        </w:numPr>
        <w:ind w:left="2431"/>
        <w:rPr>
          <w:i/>
          <w:iCs/>
          <w:lang w:val="en-GB"/>
        </w:rPr>
      </w:pPr>
      <w:r>
        <w:rPr>
          <w:i/>
          <w:iCs/>
          <w:lang w:val="en-GB"/>
        </w:rPr>
        <w:tab/>
      </w:r>
      <w:r w:rsidR="00DF7642" w:rsidRPr="009E6114">
        <w:rPr>
          <w:i/>
          <w:iCs/>
          <w:lang w:val="en-GB"/>
        </w:rPr>
        <w:t>If a validated model is included, the Applicant shall provide:</w:t>
      </w:r>
    </w:p>
    <w:p w14:paraId="4151052B" w14:textId="77777777" w:rsidR="00DF7642" w:rsidRPr="00DF7642" w:rsidRDefault="00DF7642" w:rsidP="009E6114">
      <w:pPr>
        <w:pStyle w:val="SysReq1"/>
        <w:numPr>
          <w:ilvl w:val="0"/>
          <w:numId w:val="0"/>
        </w:numPr>
        <w:ind w:left="2431"/>
        <w:rPr>
          <w:lang w:val="en-GB"/>
        </w:rPr>
      </w:pPr>
      <w:r w:rsidRPr="00DF7642">
        <w:rPr>
          <w:lang w:val="en-GB"/>
        </w:rPr>
        <w:t>An explanation of how the model contributes to:</w:t>
      </w:r>
    </w:p>
    <w:p w14:paraId="5C402C45" w14:textId="77777777" w:rsidR="00DF7642" w:rsidRPr="00DF7642" w:rsidRDefault="00DF7642" w:rsidP="00A66E84">
      <w:pPr>
        <w:pStyle w:val="Lijstalinea"/>
        <w:numPr>
          <w:ilvl w:val="0"/>
          <w:numId w:val="54"/>
        </w:numPr>
      </w:pPr>
      <w:r w:rsidRPr="009E6114">
        <w:t>Reduced MTBF-driven part replacement</w:t>
      </w:r>
      <w:r w:rsidRPr="00DF7642">
        <w:t>, based on predictive or condition-based intervention,</w:t>
      </w:r>
    </w:p>
    <w:p w14:paraId="24EF3141" w14:textId="77777777" w:rsidR="00DF7642" w:rsidRPr="00DF7642" w:rsidRDefault="00DF7642" w:rsidP="00A66E84">
      <w:pPr>
        <w:pStyle w:val="Lijstalinea"/>
        <w:numPr>
          <w:ilvl w:val="0"/>
          <w:numId w:val="54"/>
        </w:numPr>
      </w:pPr>
      <w:r w:rsidRPr="009E6114">
        <w:t>Generation of virtual signals</w:t>
      </w:r>
      <w:r w:rsidRPr="00DF7642">
        <w:t xml:space="preserve"> where instrumentation is infeasible or cost-limiting,</w:t>
      </w:r>
    </w:p>
    <w:p w14:paraId="07414A75" w14:textId="77777777" w:rsidR="00DF7642" w:rsidRPr="00DF7642" w:rsidRDefault="00DF7642" w:rsidP="00A66E84">
      <w:pPr>
        <w:pStyle w:val="Lijstalinea"/>
        <w:numPr>
          <w:ilvl w:val="0"/>
          <w:numId w:val="54"/>
        </w:numPr>
      </w:pPr>
      <w:r w:rsidRPr="009E6114">
        <w:t>Reduction in functional test cycles</w:t>
      </w:r>
      <w:r w:rsidRPr="00DF7642">
        <w:t>, unplanned outages, and inventory reserves.</w:t>
      </w:r>
    </w:p>
    <w:p w14:paraId="6ED214B0" w14:textId="77777777" w:rsidR="00DF7642" w:rsidRPr="00DF7642" w:rsidRDefault="00DF7642" w:rsidP="009E6114">
      <w:pPr>
        <w:pStyle w:val="SysReq1"/>
        <w:numPr>
          <w:ilvl w:val="0"/>
          <w:numId w:val="0"/>
        </w:numPr>
        <w:ind w:left="2431"/>
        <w:rPr>
          <w:lang w:val="en-GB"/>
        </w:rPr>
      </w:pPr>
      <w:r w:rsidRPr="00DF7642">
        <w:rPr>
          <w:lang w:val="en-GB"/>
        </w:rPr>
        <w:t xml:space="preserve">A </w:t>
      </w:r>
      <w:r w:rsidRPr="009E6114">
        <w:rPr>
          <w:lang w:val="en-GB"/>
        </w:rPr>
        <w:t>quantified cost disclosure</w:t>
      </w:r>
      <w:r w:rsidRPr="00DF7642">
        <w:rPr>
          <w:lang w:val="en-GB"/>
        </w:rPr>
        <w:t>, covering:</w:t>
      </w:r>
    </w:p>
    <w:p w14:paraId="0C7087E5" w14:textId="77777777" w:rsidR="00DF7642" w:rsidRPr="00DF7642" w:rsidRDefault="00DF7642" w:rsidP="00A66E84">
      <w:pPr>
        <w:pStyle w:val="Lijstalinea"/>
        <w:numPr>
          <w:ilvl w:val="0"/>
          <w:numId w:val="54"/>
        </w:numPr>
      </w:pPr>
      <w:r w:rsidRPr="009E6114">
        <w:t>Model development and integration</w:t>
      </w:r>
      <w:r w:rsidRPr="00DF7642">
        <w:t xml:space="preserve"> into the QPLANT:CS design architecture and software stack,</w:t>
      </w:r>
    </w:p>
    <w:p w14:paraId="541A1BA8" w14:textId="77777777" w:rsidR="00DF7642" w:rsidRPr="00DF7642" w:rsidRDefault="00DF7642" w:rsidP="00A66E84">
      <w:pPr>
        <w:pStyle w:val="Lijstalinea"/>
        <w:numPr>
          <w:ilvl w:val="0"/>
          <w:numId w:val="54"/>
        </w:numPr>
      </w:pPr>
      <w:r w:rsidRPr="009E6114">
        <w:t>Hardware and system-level impacts</w:t>
      </w:r>
      <w:r w:rsidRPr="00DF7642">
        <w:t xml:space="preserve"> (BoM additions or changes for real-time integration, computing load, or I/O expansion),</w:t>
      </w:r>
    </w:p>
    <w:p w14:paraId="08A3D01B" w14:textId="77777777" w:rsidR="00DF7642" w:rsidRPr="00DF7642" w:rsidRDefault="00DF7642" w:rsidP="00A66E84">
      <w:pPr>
        <w:pStyle w:val="Lijstalinea"/>
        <w:numPr>
          <w:ilvl w:val="0"/>
          <w:numId w:val="54"/>
        </w:numPr>
      </w:pPr>
      <w:r w:rsidRPr="009E6114">
        <w:t>Commissioning and acceptance testing</w:t>
      </w:r>
      <w:r w:rsidRPr="00DF7642">
        <w:t xml:space="preserve"> activities supported or replaced by the model,</w:t>
      </w:r>
    </w:p>
    <w:p w14:paraId="0F7347A5" w14:textId="34961492" w:rsidR="00DF7642" w:rsidRPr="00DF7642" w:rsidRDefault="00DF7642" w:rsidP="00A66E84">
      <w:pPr>
        <w:pStyle w:val="Lijstalinea"/>
        <w:numPr>
          <w:ilvl w:val="0"/>
          <w:numId w:val="54"/>
        </w:numPr>
      </w:pPr>
      <w:r w:rsidRPr="009E6114">
        <w:t>Ongoing model validation, updates, and QA/QC effort</w:t>
      </w:r>
      <w:r w:rsidRPr="00DF7642">
        <w:t xml:space="preserve"> over the operational lifecycle</w:t>
      </w:r>
    </w:p>
    <w:p w14:paraId="54904262" w14:textId="77777777" w:rsidR="00DF7642" w:rsidRPr="00DF7642" w:rsidRDefault="00DF7642" w:rsidP="00A66E84">
      <w:pPr>
        <w:pStyle w:val="Lijstalinea"/>
        <w:numPr>
          <w:ilvl w:val="0"/>
          <w:numId w:val="54"/>
        </w:numPr>
      </w:pPr>
      <w:r w:rsidRPr="00DF7642">
        <w:t xml:space="preserve">Integration of model upkeep as a line item in the </w:t>
      </w:r>
      <w:r w:rsidRPr="009E6114">
        <w:t>RCM cost structure and lifecycle maintenance forecast</w:t>
      </w:r>
      <w:r w:rsidRPr="00DF7642">
        <w:t>.</w:t>
      </w:r>
    </w:p>
    <w:p w14:paraId="3D4F8158" w14:textId="0DD10582" w:rsidR="00DF7642" w:rsidRPr="009E6114" w:rsidRDefault="008B62B2" w:rsidP="009E6114">
      <w:pPr>
        <w:pStyle w:val="SysReq1"/>
        <w:numPr>
          <w:ilvl w:val="0"/>
          <w:numId w:val="0"/>
        </w:numPr>
        <w:ind w:left="2431"/>
        <w:rPr>
          <w:i/>
          <w:iCs/>
          <w:lang w:val="en-GB"/>
        </w:rPr>
      </w:pPr>
      <w:r>
        <w:rPr>
          <w:i/>
          <w:iCs/>
          <w:lang w:val="en-GB"/>
        </w:rPr>
        <w:tab/>
      </w:r>
      <w:r w:rsidR="00DF7642" w:rsidRPr="009E6114">
        <w:rPr>
          <w:i/>
          <w:iCs/>
          <w:lang w:val="en-GB"/>
        </w:rPr>
        <w:t>If no model is proposed, the Applicant shall:</w:t>
      </w:r>
    </w:p>
    <w:p w14:paraId="4BA3193B" w14:textId="77777777" w:rsidR="00DF7642" w:rsidRDefault="00DF7642" w:rsidP="00A66E84">
      <w:pPr>
        <w:pStyle w:val="Lijstalinea"/>
        <w:numPr>
          <w:ilvl w:val="0"/>
          <w:numId w:val="54"/>
        </w:numPr>
      </w:pPr>
      <w:r w:rsidRPr="00DF7642">
        <w:t>Provide a rationale for its exclusion, with a supporting cost-benefit justification,</w:t>
      </w:r>
    </w:p>
    <w:p w14:paraId="63E898A8" w14:textId="4F3B9BFB" w:rsidR="00DF7642" w:rsidRPr="00DF7642" w:rsidRDefault="00DF7642" w:rsidP="00A66E84">
      <w:pPr>
        <w:pStyle w:val="Lijstalinea"/>
        <w:numPr>
          <w:ilvl w:val="0"/>
          <w:numId w:val="54"/>
        </w:numPr>
      </w:pPr>
      <w:r>
        <w:t>D</w:t>
      </w:r>
      <w:r w:rsidRPr="00DF7642">
        <w:t>etail the alternative methods for achieving equivalent RCM outcomes (e.g., historical statistics, empirical MTBF planning, SCADA-based failure diagnostics),</w:t>
      </w:r>
    </w:p>
    <w:p w14:paraId="6D354F21" w14:textId="77777777" w:rsidR="00DF7642" w:rsidRPr="00DF7642" w:rsidRDefault="00DF7642" w:rsidP="00A66E84">
      <w:pPr>
        <w:pStyle w:val="Lijstalinea"/>
        <w:numPr>
          <w:ilvl w:val="0"/>
          <w:numId w:val="54"/>
        </w:numPr>
      </w:pPr>
      <w:r w:rsidRPr="00DF7642">
        <w:t>Describe the impact of the absence of a model on:</w:t>
      </w:r>
    </w:p>
    <w:p w14:paraId="3129869F" w14:textId="36AE2B14" w:rsidR="00DF7642" w:rsidRPr="00DF7642" w:rsidRDefault="00DF7642" w:rsidP="00A66E84">
      <w:pPr>
        <w:pStyle w:val="Lijstalinea"/>
        <w:numPr>
          <w:ilvl w:val="1"/>
          <w:numId w:val="54"/>
        </w:numPr>
      </w:pPr>
      <w:r w:rsidRPr="00DF7642">
        <w:t>Diagnostic scope and operator support,</w:t>
      </w:r>
      <w:r>
        <w:t xml:space="preserve"> and training</w:t>
      </w:r>
    </w:p>
    <w:p w14:paraId="08D6E79A" w14:textId="77777777" w:rsidR="00DF7642" w:rsidRDefault="00DF7642" w:rsidP="00A66E84">
      <w:pPr>
        <w:pStyle w:val="Lijstalinea"/>
        <w:numPr>
          <w:ilvl w:val="1"/>
          <w:numId w:val="54"/>
        </w:numPr>
      </w:pPr>
      <w:r w:rsidRPr="00DF7642">
        <w:t>Testing coverage and lifecycle cost,</w:t>
      </w:r>
    </w:p>
    <w:p w14:paraId="22D589D4" w14:textId="159ED17A" w:rsidR="00DF7642" w:rsidRPr="00DF7642" w:rsidRDefault="00DF7642" w:rsidP="00A66E84">
      <w:pPr>
        <w:pStyle w:val="Lijstalinea"/>
        <w:numPr>
          <w:ilvl w:val="1"/>
          <w:numId w:val="54"/>
        </w:numPr>
      </w:pPr>
      <w:r w:rsidRPr="00DF7642">
        <w:t>Required commissioning and redundancy in QPLANT:CS design.</w:t>
      </w:r>
      <w:commentRangeEnd w:id="3696"/>
      <w:r w:rsidR="00362CF1">
        <w:rPr>
          <w:rStyle w:val="Verwijzingopmerking"/>
        </w:rPr>
        <w:commentReference w:id="3696"/>
      </w:r>
    </w:p>
    <w:p w14:paraId="1FD6F806" w14:textId="7313D185" w:rsidR="00DF7642" w:rsidRPr="009E6114" w:rsidRDefault="00DF7642" w:rsidP="00DF7642">
      <w:pPr>
        <w:pStyle w:val="SysReq1"/>
        <w:numPr>
          <w:ilvl w:val="0"/>
          <w:numId w:val="0"/>
        </w:numPr>
        <w:rPr>
          <w:lang w:val="en-GB"/>
        </w:rPr>
      </w:pPr>
      <w:r w:rsidRPr="009E6114">
        <w:rPr>
          <w:lang w:val="en-GB"/>
        </w:rPr>
        <w:t>In the offer, the applicant shall provide</w:t>
      </w:r>
      <w:r>
        <w:rPr>
          <w:lang w:val="en-GB"/>
        </w:rPr>
        <w:t>:</w:t>
      </w:r>
      <w:r w:rsidRPr="009E6114">
        <w:rPr>
          <w:lang w:val="en-GB"/>
        </w:rPr>
        <w:t xml:space="preserve"> </w:t>
      </w:r>
    </w:p>
    <w:p w14:paraId="4E5FF45B" w14:textId="1541FEC1" w:rsidR="00DF7642" w:rsidRPr="00DF7642" w:rsidRDefault="00DF7642" w:rsidP="00A66E84">
      <w:pPr>
        <w:pStyle w:val="Lijstalinea"/>
        <w:numPr>
          <w:ilvl w:val="0"/>
          <w:numId w:val="55"/>
        </w:numPr>
      </w:pPr>
      <w:commentRangeStart w:id="3697"/>
      <w:r w:rsidRPr="00DF7642">
        <w:t>Fixed-price offer section including the costed RCM strategy</w:t>
      </w:r>
      <w:commentRangeEnd w:id="3697"/>
      <w:r w:rsidR="00362CF1">
        <w:rPr>
          <w:rStyle w:val="Verwijzingopmerking"/>
        </w:rPr>
        <w:commentReference w:id="3697"/>
      </w:r>
      <w:r w:rsidRPr="00DF7642">
        <w:t>,</w:t>
      </w:r>
    </w:p>
    <w:p w14:paraId="522E14E9" w14:textId="77777777" w:rsidR="00DF7642" w:rsidRPr="00DF7642" w:rsidRDefault="00DF7642" w:rsidP="00A66E84">
      <w:pPr>
        <w:pStyle w:val="Lijstalinea"/>
        <w:numPr>
          <w:ilvl w:val="0"/>
          <w:numId w:val="55"/>
        </w:numPr>
      </w:pPr>
      <w:r w:rsidRPr="00DF7642">
        <w:t>Model architecture or simulation integration summary (if applicable),</w:t>
      </w:r>
    </w:p>
    <w:p w14:paraId="4CE4FDEB" w14:textId="77777777" w:rsidR="00DF7642" w:rsidRPr="00DF7642" w:rsidRDefault="00DF7642" w:rsidP="00A66E84">
      <w:pPr>
        <w:pStyle w:val="Lijstalinea"/>
        <w:numPr>
          <w:ilvl w:val="0"/>
          <w:numId w:val="55"/>
        </w:numPr>
      </w:pPr>
      <w:r w:rsidRPr="00DF7642">
        <w:t>BoM elements attributable to the model (hardware/software),</w:t>
      </w:r>
    </w:p>
    <w:p w14:paraId="3D657509" w14:textId="3B947283" w:rsidR="00404E46" w:rsidRPr="00580D67" w:rsidRDefault="00DF7642" w:rsidP="00A66E84">
      <w:pPr>
        <w:pStyle w:val="Lijstalinea"/>
        <w:numPr>
          <w:ilvl w:val="0"/>
          <w:numId w:val="55"/>
        </w:numPr>
      </w:pPr>
      <w:r w:rsidRPr="00DF7642">
        <w:t>Maintenance and diagnostic strategy for 5-year lifecycle horizon,</w:t>
      </w:r>
    </w:p>
    <w:p w14:paraId="2B331D67" w14:textId="33F536A6" w:rsidR="00C843F3" w:rsidRDefault="00AA33D8" w:rsidP="00AA33D8">
      <w:pPr>
        <w:pStyle w:val="Heading1numbered"/>
        <w:rPr>
          <w:rStyle w:val="ADClauseChar"/>
          <w:rFonts w:ascii="Segoe UI Semibold" w:hAnsi="Segoe UI Semibold"/>
          <w:sz w:val="32"/>
        </w:rPr>
      </w:pPr>
      <w:bookmarkStart w:id="3698" w:name="_Toc197425997"/>
      <w:r w:rsidRPr="00AA33D8">
        <w:rPr>
          <w:rStyle w:val="ADClauseChar"/>
          <w:rFonts w:ascii="Segoe UI Semibold" w:hAnsi="Segoe UI Semibold"/>
          <w:sz w:val="32"/>
        </w:rPr>
        <w:t>Safety</w:t>
      </w:r>
      <w:r>
        <w:rPr>
          <w:rStyle w:val="ADClauseChar"/>
          <w:rFonts w:ascii="Segoe UI Semibold" w:hAnsi="Segoe UI Semibold"/>
          <w:sz w:val="32"/>
        </w:rPr>
        <w:t xml:space="preserve">, </w:t>
      </w:r>
      <w:r w:rsidR="00C843F3">
        <w:rPr>
          <w:rStyle w:val="ADClauseChar"/>
          <w:rFonts w:ascii="Segoe UI Semibold" w:hAnsi="Segoe UI Semibold"/>
          <w:sz w:val="32"/>
        </w:rPr>
        <w:t>Codes and Standards</w:t>
      </w:r>
      <w:bookmarkEnd w:id="3698"/>
    </w:p>
    <w:p w14:paraId="428171F1" w14:textId="0594D73D" w:rsidR="00AA33D8" w:rsidRDefault="00AA33D8" w:rsidP="00AA33D8">
      <w:pPr>
        <w:pStyle w:val="Heading2numbered"/>
      </w:pPr>
      <w:bookmarkStart w:id="3699" w:name="_Toc197425998"/>
      <w:r>
        <w:t>Safety</w:t>
      </w:r>
      <w:bookmarkEnd w:id="3699"/>
    </w:p>
    <w:p w14:paraId="493DF1A3" w14:textId="3D2858A7" w:rsidR="00AA33D8" w:rsidRDefault="00C96CF5" w:rsidP="00AA33D8">
      <w:pPr>
        <w:pStyle w:val="SysReq1"/>
        <w:numPr>
          <w:ilvl w:val="0"/>
          <w:numId w:val="0"/>
        </w:numPr>
        <w:tabs>
          <w:tab w:val="num" w:pos="2714"/>
        </w:tabs>
        <w:rPr>
          <w:ins w:id="3700" w:author="Bonthuys Gerkotze" w:date="2025-04-24T20:55:00Z"/>
        </w:rPr>
      </w:pPr>
      <w:r>
        <w:t xml:space="preserve">SCK CEN is responsible for the </w:t>
      </w:r>
      <w:commentRangeStart w:id="3701"/>
      <w:ins w:id="3702" w:author="Bonthuys Gerkotze" w:date="2025-04-24T20:54:00Z">
        <w:r w:rsidR="00AA33D8" w:rsidRPr="00EE5517">
          <w:t xml:space="preserve">Oxygen Displacement </w:t>
        </w:r>
      </w:ins>
      <w:commentRangeEnd w:id="3701"/>
      <w:r w:rsidR="005D5D4C">
        <w:rPr>
          <w:rStyle w:val="Verwijzingopmerking"/>
          <w:lang w:val="en-GB"/>
        </w:rPr>
        <w:commentReference w:id="3701"/>
      </w:r>
      <w:ins w:id="3703" w:author="Bonthuys Gerkotze" w:date="2025-04-24T20:54:00Z">
        <w:r w:rsidR="00AA33D8" w:rsidRPr="00EE5517">
          <w:t>Risk Management</w:t>
        </w:r>
      </w:ins>
      <w:r>
        <w:t xml:space="preserve">. SCK CEN install and commission the required </w:t>
      </w:r>
      <w:proofErr w:type="spellStart"/>
      <w:r>
        <w:t>sensoring</w:t>
      </w:r>
      <w:proofErr w:type="spellEnd"/>
      <w:r>
        <w:t xml:space="preserve">, alarming system, </w:t>
      </w:r>
      <w:ins w:id="3704" w:author="Bonthuys Gerkotze" w:date="2025-04-24T20:58:00Z">
        <w:r>
          <w:t>evacuation protocols</w:t>
        </w:r>
      </w:ins>
      <w:r>
        <w:t xml:space="preserve"> etc.</w:t>
      </w:r>
    </w:p>
    <w:p w14:paraId="39DF0C00" w14:textId="44A690F4" w:rsidR="00C96CF5" w:rsidRDefault="00AA33D8" w:rsidP="006F30F2">
      <w:pPr>
        <w:pStyle w:val="SysReq1"/>
        <w:rPr>
          <w:ins w:id="3705" w:author="Bonthuys Gerkotze" w:date="2025-04-24T20:58:00Z"/>
        </w:rPr>
      </w:pPr>
      <w:ins w:id="3706" w:author="Bonthuys Gerkotze" w:date="2025-04-24T20:54:00Z">
        <w:r w:rsidRPr="000243B8">
          <w:t>The Contractor shall</w:t>
        </w:r>
        <w:r>
          <w:t xml:space="preserve"> </w:t>
        </w:r>
      </w:ins>
      <w:r w:rsidR="006B49D8">
        <w:t xml:space="preserve">provide all the required input to allow </w:t>
      </w:r>
      <w:r w:rsidR="00415924">
        <w:t>SCK CEN</w:t>
      </w:r>
      <w:r w:rsidR="006B49D8">
        <w:t xml:space="preserve"> to correctly implement th</w:t>
      </w:r>
      <w:r w:rsidR="00415924">
        <w:t>e</w:t>
      </w:r>
      <w:r w:rsidR="006B49D8">
        <w:t xml:space="preserve"> OD</w:t>
      </w:r>
      <w:r w:rsidR="00415924">
        <w:t>H</w:t>
      </w:r>
      <w:r w:rsidR="006B49D8">
        <w:t>-system</w:t>
      </w:r>
      <w:r w:rsidR="00415924">
        <w:t xml:space="preserve"> e.g </w:t>
      </w:r>
      <w:ins w:id="3707" w:author="Bonthuys Gerkotze" w:date="2025-04-24T20:57:00Z">
        <w:r>
          <w:t>accurate helium inventory</w:t>
        </w:r>
      </w:ins>
      <w:ins w:id="3708" w:author="Bonthuys Gerkotze" w:date="2025-04-24T20:54:00Z">
        <w:r w:rsidRPr="000243B8">
          <w:t>.</w:t>
        </w:r>
      </w:ins>
    </w:p>
    <w:p w14:paraId="6C822DD8" w14:textId="287723CA" w:rsidR="00AA33D8" w:rsidRPr="000243B8" w:rsidRDefault="00AA33D8" w:rsidP="00EE5517">
      <w:pPr>
        <w:pStyle w:val="SysReq2"/>
        <w:numPr>
          <w:ilvl w:val="0"/>
          <w:numId w:val="0"/>
        </w:numPr>
        <w:rPr>
          <w:ins w:id="3709" w:author="Bonthuys Gerkotze" w:date="2025-04-24T20:54:00Z"/>
        </w:rPr>
      </w:pPr>
      <w:ins w:id="3710" w:author="Bonthuys Gerkotze" w:date="2025-04-24T20:59:00Z">
        <w:r>
          <w:t xml:space="preserve">In the offer, the Applicant shall indicate </w:t>
        </w:r>
      </w:ins>
      <w:r w:rsidR="004000AD">
        <w:t>if the status of the ODH-system is a required input to the QPLANT.</w:t>
      </w:r>
    </w:p>
    <w:p w14:paraId="01CCE696" w14:textId="542C07B5" w:rsidR="00AA33D8" w:rsidRPr="001857BA" w:rsidRDefault="00AA33D8" w:rsidP="00AA33D8">
      <w:pPr>
        <w:pStyle w:val="Heading2numbered"/>
      </w:pPr>
      <w:bookmarkStart w:id="3711" w:name="_Toc197425999"/>
      <w:r>
        <w:t>Codes and Standards</w:t>
      </w:r>
      <w:bookmarkEnd w:id="3711"/>
    </w:p>
    <w:p w14:paraId="2C9CF78D" w14:textId="3BFC26C9" w:rsidR="00DC04B2" w:rsidRDefault="00DC04B2" w:rsidP="00DC04B2">
      <w:pPr>
        <w:pStyle w:val="SysReq1"/>
        <w:rPr>
          <w:lang w:val="en-GB"/>
        </w:rPr>
      </w:pPr>
      <w:r w:rsidRPr="00725372">
        <w:rPr>
          <w:lang w:val="en-GB"/>
        </w:rPr>
        <w:t xml:space="preserve">The design of the </w:t>
      </w:r>
      <w:r w:rsidR="00A156C9">
        <w:rPr>
          <w:lang w:val="en-GB"/>
        </w:rPr>
        <w:t>QPLANT</w:t>
      </w:r>
      <w:r w:rsidRPr="00725372">
        <w:rPr>
          <w:lang w:val="en-GB"/>
        </w:rPr>
        <w:t xml:space="preserve"> shall follow the </w:t>
      </w:r>
      <w:r>
        <w:rPr>
          <w:lang w:val="en-GB"/>
        </w:rPr>
        <w:t>applicable</w:t>
      </w:r>
      <w:r w:rsidRPr="00725372">
        <w:rPr>
          <w:lang w:val="en-GB"/>
        </w:rPr>
        <w:t xml:space="preserve"> technical standards for such kind of components (typically EN 13458) in addition of the specific requirements applicable for </w:t>
      </w:r>
      <w:r w:rsidR="00E15693">
        <w:rPr>
          <w:lang w:val="en-GB"/>
        </w:rPr>
        <w:t xml:space="preserve">the </w:t>
      </w:r>
      <w:r w:rsidRPr="00725372">
        <w:rPr>
          <w:lang w:val="en-GB"/>
        </w:rPr>
        <w:t>project listed in the Applicable Documents</w:t>
      </w:r>
      <w:r w:rsidR="007F3581">
        <w:rPr>
          <w:lang w:val="en-GB"/>
        </w:rPr>
        <w:t>.</w:t>
      </w:r>
    </w:p>
    <w:p w14:paraId="28A00991" w14:textId="0786F96E" w:rsidR="00B8608F" w:rsidRDefault="00B8608F" w:rsidP="00B8608F">
      <w:pPr>
        <w:pStyle w:val="SysReq1"/>
        <w:rPr>
          <w:lang w:val="en-GB"/>
        </w:rPr>
      </w:pPr>
      <w:r w:rsidRPr="00725372">
        <w:rPr>
          <w:lang w:val="en-GB"/>
        </w:rPr>
        <w:t xml:space="preserve">The </w:t>
      </w:r>
      <w:r>
        <w:rPr>
          <w:lang w:val="en-GB"/>
        </w:rPr>
        <w:t>Contractor</w:t>
      </w:r>
      <w:r w:rsidRPr="00725372">
        <w:rPr>
          <w:lang w:val="en-GB"/>
        </w:rPr>
        <w:t xml:space="preserve"> shall provide to SCK CEN the applied codes, rules and standard for the design, manufacturing and testing of the </w:t>
      </w:r>
      <w:r w:rsidR="00A156C9">
        <w:rPr>
          <w:lang w:val="en-GB"/>
        </w:rPr>
        <w:t>QPLANT</w:t>
      </w:r>
      <w:r w:rsidRPr="00725372">
        <w:rPr>
          <w:lang w:val="en-GB"/>
        </w:rPr>
        <w:t xml:space="preserve">. </w:t>
      </w:r>
    </w:p>
    <w:p w14:paraId="1186C222" w14:textId="2812E3E9" w:rsidR="00B75500" w:rsidRDefault="00AD2BB4" w:rsidP="00D860D9">
      <w:pPr>
        <w:pStyle w:val="SysReq1"/>
        <w:ind w:left="1080" w:hanging="1080"/>
        <w:rPr>
          <w:lang w:val="en-GB"/>
        </w:rPr>
      </w:pPr>
      <w:r>
        <w:rPr>
          <w:lang w:val="en-GB"/>
        </w:rPr>
        <w:t>The</w:t>
      </w:r>
      <w:r w:rsidR="00B75500">
        <w:rPr>
          <w:lang w:val="en-GB"/>
        </w:rPr>
        <w:t xml:space="preserve"> Contractor shall provide a EU declaration of conformity for the </w:t>
      </w:r>
      <w:r w:rsidR="00A156C9">
        <w:rPr>
          <w:lang w:val="en-GB"/>
        </w:rPr>
        <w:t>QPLANT</w:t>
      </w:r>
      <w:r w:rsidR="00B75500">
        <w:rPr>
          <w:lang w:val="en-GB"/>
        </w:rPr>
        <w:t xml:space="preserve"> and CE mark all</w:t>
      </w:r>
      <w:r w:rsidR="00B75500" w:rsidRPr="00725372">
        <w:rPr>
          <w:lang w:val="en-GB"/>
        </w:rPr>
        <w:t xml:space="preserve"> </w:t>
      </w:r>
      <w:r w:rsidR="00A156C9">
        <w:rPr>
          <w:lang w:val="en-GB"/>
        </w:rPr>
        <w:t>QPLANT</w:t>
      </w:r>
      <w:r w:rsidR="00B75500" w:rsidRPr="00725372">
        <w:rPr>
          <w:lang w:val="en-GB"/>
        </w:rPr>
        <w:t xml:space="preserve"> components</w:t>
      </w:r>
      <w:del w:id="3712" w:author="Dekempeneer Erik" w:date="2025-04-25T16:04:00Z">
        <w:r w:rsidR="00B75500" w:rsidRPr="00725372" w:rsidDel="00362CF1">
          <w:rPr>
            <w:lang w:val="en-GB"/>
          </w:rPr>
          <w:delText xml:space="preserve">, </w:delText>
        </w:r>
      </w:del>
      <w:ins w:id="3713" w:author="Dekempeneer Erik" w:date="2025-04-25T16:04:00Z">
        <w:r w:rsidR="00362CF1">
          <w:rPr>
            <w:lang w:val="en-GB"/>
          </w:rPr>
          <w:t>.</w:t>
        </w:r>
        <w:r w:rsidR="00362CF1" w:rsidRPr="00725372">
          <w:rPr>
            <w:lang w:val="en-GB"/>
          </w:rPr>
          <w:t xml:space="preserve"> </w:t>
        </w:r>
      </w:ins>
      <w:del w:id="3714" w:author="Dekempeneer Erik" w:date="2025-04-25T16:04:00Z">
        <w:r w:rsidR="00B75500" w:rsidRPr="00725372" w:rsidDel="00362CF1">
          <w:rPr>
            <w:lang w:val="en-GB"/>
          </w:rPr>
          <w:delText xml:space="preserve">therefore </w:delText>
        </w:r>
      </w:del>
      <w:ins w:id="3715" w:author="Dekempeneer Erik" w:date="2025-04-25T16:04:00Z">
        <w:r w:rsidR="00362CF1">
          <w:rPr>
            <w:lang w:val="en-GB"/>
          </w:rPr>
          <w:t>T</w:t>
        </w:r>
        <w:r w:rsidR="00362CF1" w:rsidRPr="00725372">
          <w:rPr>
            <w:lang w:val="en-GB"/>
          </w:rPr>
          <w:t xml:space="preserve">herefore </w:t>
        </w:r>
      </w:ins>
      <w:r w:rsidR="00B75500" w:rsidRPr="00725372">
        <w:rPr>
          <w:lang w:val="en-GB"/>
        </w:rPr>
        <w:t xml:space="preserve">the </w:t>
      </w:r>
      <w:r w:rsidR="00B75500">
        <w:rPr>
          <w:lang w:val="en-GB"/>
        </w:rPr>
        <w:t>Contractor</w:t>
      </w:r>
      <w:r w:rsidR="00B75500" w:rsidRPr="00725372">
        <w:rPr>
          <w:lang w:val="en-GB"/>
        </w:rPr>
        <w:t xml:space="preserve"> shall at least: </w:t>
      </w:r>
    </w:p>
    <w:p w14:paraId="79D25B8E" w14:textId="0CFE3B99" w:rsidR="00B75500" w:rsidRDefault="00B75500" w:rsidP="00A66E84">
      <w:pPr>
        <w:pStyle w:val="ADClause"/>
        <w:numPr>
          <w:ilvl w:val="4"/>
          <w:numId w:val="42"/>
        </w:numPr>
        <w:spacing w:before="40" w:after="20"/>
        <w:ind w:left="1843"/>
      </w:pPr>
      <w:r>
        <w:t xml:space="preserve">Identify all EU directives applicable to </w:t>
      </w:r>
      <w:r w:rsidRPr="00EB3A82">
        <w:t xml:space="preserve">the </w:t>
      </w:r>
      <w:r w:rsidR="00A156C9">
        <w:t>QPLANT</w:t>
      </w:r>
      <w:r>
        <w:t xml:space="preserve"> and </w:t>
      </w:r>
      <w:del w:id="3716" w:author="Dekempeneer Erik" w:date="2025-04-25T16:04:00Z">
        <w:r w:rsidDel="00362CF1">
          <w:delText xml:space="preserve">to </w:delText>
        </w:r>
      </w:del>
      <w:r>
        <w:t xml:space="preserve">ensure compliance </w:t>
      </w:r>
      <w:r w:rsidRPr="00EB3A82">
        <w:t>with</w:t>
      </w:r>
      <w:r>
        <w:t xml:space="preserve"> said </w:t>
      </w:r>
      <w:r w:rsidRPr="005E4168">
        <w:t>EU directives.</w:t>
      </w:r>
      <w:r>
        <w:t xml:space="preserve"> The directive listed below is identified by SCK CEN as a minimum requirement, but doesn’t exclude other directives from being applicable. </w:t>
      </w:r>
    </w:p>
    <w:p w14:paraId="160F4230" w14:textId="77777777" w:rsidR="00B75500" w:rsidRDefault="00B75500" w:rsidP="00A66E84">
      <w:pPr>
        <w:pStyle w:val="SysReq2"/>
        <w:numPr>
          <w:ilvl w:val="4"/>
          <w:numId w:val="41"/>
        </w:numPr>
      </w:pPr>
      <w:r w:rsidRPr="00066309">
        <w:t>Low Voltage Directive 2014/35/EU</w:t>
      </w:r>
    </w:p>
    <w:p w14:paraId="626AD89E" w14:textId="77777777" w:rsidR="00B75500" w:rsidRDefault="00B75500" w:rsidP="00A66E84">
      <w:pPr>
        <w:pStyle w:val="SysReq2"/>
        <w:numPr>
          <w:ilvl w:val="4"/>
          <w:numId w:val="41"/>
        </w:numPr>
      </w:pPr>
      <w:r w:rsidRPr="00066309">
        <w:t>Machinery directive 2006/42/EC</w:t>
      </w:r>
    </w:p>
    <w:p w14:paraId="3805138B" w14:textId="77777777" w:rsidR="00B75500" w:rsidRDefault="00B75500" w:rsidP="00A66E84">
      <w:pPr>
        <w:pStyle w:val="SysReq2"/>
        <w:numPr>
          <w:ilvl w:val="4"/>
          <w:numId w:val="41"/>
        </w:numPr>
      </w:pPr>
      <w:r w:rsidRPr="00066309">
        <w:t>EMC Directive 2014/30/EU</w:t>
      </w:r>
    </w:p>
    <w:p w14:paraId="35CB95C9" w14:textId="77777777" w:rsidR="00B75500" w:rsidRDefault="00B75500" w:rsidP="00A66E84">
      <w:pPr>
        <w:pStyle w:val="SysReq2"/>
        <w:numPr>
          <w:ilvl w:val="4"/>
          <w:numId w:val="41"/>
        </w:numPr>
      </w:pPr>
      <w:r>
        <w:t>Pressure Equipment Directive (2014/68/EU)</w:t>
      </w:r>
    </w:p>
    <w:p w14:paraId="5E3E1523" w14:textId="77777777" w:rsidR="00B75500" w:rsidRDefault="00B75500" w:rsidP="00A66E84">
      <w:pPr>
        <w:pStyle w:val="ADClause"/>
        <w:numPr>
          <w:ilvl w:val="4"/>
          <w:numId w:val="42"/>
        </w:numPr>
        <w:spacing w:before="40" w:after="20"/>
        <w:ind w:left="1843"/>
      </w:pPr>
      <w:r w:rsidRPr="00EB3A82">
        <w:t>I</w:t>
      </w:r>
      <w:r w:rsidRPr="00066309">
        <w:t>dentify the applicable standards (</w:t>
      </w:r>
      <w:proofErr w:type="spellStart"/>
      <w:r w:rsidRPr="00066309">
        <w:t>harmonized</w:t>
      </w:r>
      <w:proofErr w:type="spellEnd"/>
      <w:r w:rsidRPr="00066309">
        <w:t xml:space="preserve"> or </w:t>
      </w:r>
      <w:proofErr w:type="spellStart"/>
      <w:r w:rsidRPr="00066309">
        <w:t>non</w:t>
      </w:r>
      <w:r w:rsidRPr="00066309">
        <w:noBreakHyphen/>
        <w:t>harmonized</w:t>
      </w:r>
      <w:proofErr w:type="spellEnd"/>
      <w:r w:rsidRPr="00066309">
        <w:t xml:space="preserve">), and technical specifications that support compliance with the essential requirements outlined in the </w:t>
      </w:r>
      <w:r w:rsidRPr="00EB3A82">
        <w:t xml:space="preserve">EU </w:t>
      </w:r>
      <w:r w:rsidRPr="00066309">
        <w:t>directive(s).</w:t>
      </w:r>
    </w:p>
    <w:p w14:paraId="0EBDC6BF" w14:textId="3E67ED73" w:rsidR="00B75500" w:rsidRDefault="00B75500" w:rsidP="00A66E84">
      <w:pPr>
        <w:pStyle w:val="ADClause"/>
        <w:numPr>
          <w:ilvl w:val="4"/>
          <w:numId w:val="42"/>
        </w:numPr>
        <w:spacing w:before="40" w:after="20"/>
        <w:ind w:left="1843"/>
      </w:pPr>
      <w:r>
        <w:t xml:space="preserve">Submit the technical file, at the latest before shipment to SCK CEN of </w:t>
      </w:r>
      <w:r w:rsidR="00A156C9">
        <w:t>QPLANT</w:t>
      </w:r>
      <w:r>
        <w:t xml:space="preserve"> parts, to demonstrate conformity with the directive(s)</w:t>
      </w:r>
      <w:commentRangeStart w:id="3717"/>
      <w:r>
        <w:t xml:space="preserve"> and shall be submitted by default in English, extra languages are indicated when needed</w:t>
      </w:r>
      <w:commentRangeEnd w:id="3717"/>
      <w:r w:rsidR="00E46686">
        <w:rPr>
          <w:rStyle w:val="Verwijzingopmerking"/>
        </w:rPr>
        <w:commentReference w:id="3717"/>
      </w:r>
      <w:r>
        <w:t>. The technical file shall include:</w:t>
      </w:r>
    </w:p>
    <w:p w14:paraId="217E3780" w14:textId="77777777" w:rsidR="00B75500" w:rsidRDefault="00B75500" w:rsidP="00A66E84">
      <w:pPr>
        <w:pStyle w:val="List-bulletsflat"/>
        <w:numPr>
          <w:ilvl w:val="0"/>
          <w:numId w:val="40"/>
        </w:numPr>
        <w:spacing w:before="0" w:after="0"/>
        <w:ind w:left="2410"/>
        <w:rPr>
          <w:lang w:val="en-AU"/>
        </w:rPr>
      </w:pPr>
      <w:r w:rsidRPr="00DC1691">
        <w:rPr>
          <w:lang w:val="en-AU"/>
        </w:rPr>
        <w:t>A general description of the product</w:t>
      </w:r>
      <w:r>
        <w:rPr>
          <w:lang w:val="en-AU"/>
        </w:rPr>
        <w:t>;</w:t>
      </w:r>
    </w:p>
    <w:p w14:paraId="0223E020" w14:textId="77777777" w:rsidR="00B75500" w:rsidRPr="00DC1691" w:rsidRDefault="00B75500" w:rsidP="00A66E84">
      <w:pPr>
        <w:pStyle w:val="List-bulletsflat"/>
        <w:numPr>
          <w:ilvl w:val="0"/>
          <w:numId w:val="40"/>
        </w:numPr>
        <w:spacing w:before="0" w:after="0"/>
        <w:ind w:left="2410"/>
        <w:rPr>
          <w:lang w:val="en-AU"/>
        </w:rPr>
      </w:pPr>
      <w:r w:rsidRPr="00DC1691">
        <w:rPr>
          <w:lang w:val="en-AU"/>
        </w:rPr>
        <w:t xml:space="preserve">An overall drawing of the product, as well as other drawings to cover specific aspects of the product, such as circuit diagrams. </w:t>
      </w:r>
      <w:r>
        <w:rPr>
          <w:lang w:val="en-AU"/>
        </w:rPr>
        <w:t>The d</w:t>
      </w:r>
      <w:r w:rsidRPr="00DC1691">
        <w:rPr>
          <w:lang w:val="en-AU"/>
        </w:rPr>
        <w:t>rawings shall, whe</w:t>
      </w:r>
      <w:r>
        <w:rPr>
          <w:lang w:val="en-AU"/>
        </w:rPr>
        <w:t xml:space="preserve">re appropriate, be accompanied </w:t>
      </w:r>
      <w:r w:rsidRPr="00DC1691">
        <w:rPr>
          <w:lang w:val="en-AU"/>
        </w:rPr>
        <w:t>with descriptions and explanations to understand the product</w:t>
      </w:r>
      <w:r>
        <w:rPr>
          <w:lang w:val="en-AU"/>
        </w:rPr>
        <w:t>;</w:t>
      </w:r>
    </w:p>
    <w:p w14:paraId="4A171C00" w14:textId="77777777" w:rsidR="00B75500" w:rsidRDefault="00B75500" w:rsidP="00A66E84">
      <w:pPr>
        <w:pStyle w:val="regular"/>
        <w:numPr>
          <w:ilvl w:val="0"/>
          <w:numId w:val="40"/>
        </w:numPr>
        <w:ind w:left="2410"/>
      </w:pPr>
      <w:r w:rsidRPr="00AA7C12">
        <w:t>The</w:t>
      </w:r>
      <w:r>
        <w:t xml:space="preserve"> HAZOP reports for</w:t>
      </w:r>
      <w:r w:rsidRPr="00AA7C12">
        <w:t>;</w:t>
      </w:r>
      <w:r>
        <w:t xml:space="preserve"> </w:t>
      </w:r>
    </w:p>
    <w:p w14:paraId="739A1A97" w14:textId="78971702" w:rsidR="00B75500" w:rsidRDefault="00B75500" w:rsidP="00A66E84">
      <w:pPr>
        <w:pStyle w:val="SysReq2"/>
        <w:numPr>
          <w:ilvl w:val="3"/>
          <w:numId w:val="40"/>
        </w:numPr>
        <w:rPr>
          <w:lang w:val="en-GB"/>
        </w:rPr>
      </w:pPr>
      <w:r>
        <w:rPr>
          <w:lang w:val="en-GB"/>
        </w:rPr>
        <w:t xml:space="preserve">The </w:t>
      </w:r>
      <w:r w:rsidR="00A156C9">
        <w:rPr>
          <w:lang w:val="en-GB"/>
        </w:rPr>
        <w:t>QPLANT</w:t>
      </w:r>
    </w:p>
    <w:p w14:paraId="79FB16F3" w14:textId="07FB6B82" w:rsidR="00B75500" w:rsidRPr="00725372" w:rsidRDefault="00B75500" w:rsidP="00A66E84">
      <w:pPr>
        <w:pStyle w:val="SysReq2"/>
        <w:numPr>
          <w:ilvl w:val="3"/>
          <w:numId w:val="40"/>
        </w:numPr>
        <w:rPr>
          <w:lang w:val="en-GB"/>
        </w:rPr>
      </w:pPr>
      <w:r>
        <w:rPr>
          <w:lang w:val="en-GB"/>
        </w:rPr>
        <w:t>The I</w:t>
      </w:r>
      <w:r w:rsidRPr="00725372">
        <w:rPr>
          <w:lang w:val="en-GB"/>
        </w:rPr>
        <w:t>nterfaces</w:t>
      </w:r>
      <w:r>
        <w:rPr>
          <w:lang w:val="en-GB"/>
        </w:rPr>
        <w:t xml:space="preserve"> with other </w:t>
      </w:r>
      <w:r w:rsidR="001A79E1">
        <w:rPr>
          <w:lang w:val="en-GB"/>
        </w:rPr>
        <w:t xml:space="preserve">SCK CEN </w:t>
      </w:r>
      <w:r>
        <w:rPr>
          <w:lang w:val="en-GB"/>
        </w:rPr>
        <w:t>systems</w:t>
      </w:r>
    </w:p>
    <w:p w14:paraId="30AC7179" w14:textId="499BE1CB" w:rsidR="00B75500" w:rsidRPr="00AA7C12" w:rsidRDefault="00B75500" w:rsidP="00A66E84">
      <w:pPr>
        <w:pStyle w:val="regular"/>
        <w:numPr>
          <w:ilvl w:val="0"/>
          <w:numId w:val="40"/>
        </w:numPr>
        <w:ind w:left="2410"/>
      </w:pPr>
      <w:r w:rsidRPr="00AA7C12">
        <w:t xml:space="preserve">The description of the protective measures implemented to eliminate identified hazards or to reduce risks and, when appropriate, the indication of the residual risks associated with the </w:t>
      </w:r>
      <w:r w:rsidR="00A156C9">
        <w:t>QPLANT</w:t>
      </w:r>
      <w:r w:rsidRPr="00AA7C12">
        <w:t>;</w:t>
      </w:r>
    </w:p>
    <w:p w14:paraId="6289F8E9" w14:textId="2F6722C4" w:rsidR="00B75500" w:rsidRPr="00AA7C12" w:rsidRDefault="00B75500" w:rsidP="00A66E84">
      <w:pPr>
        <w:pStyle w:val="regular"/>
        <w:numPr>
          <w:ilvl w:val="0"/>
          <w:numId w:val="40"/>
        </w:numPr>
        <w:ind w:left="2410"/>
      </w:pPr>
      <w:r w:rsidRPr="00AA7C12">
        <w:t xml:space="preserve">The </w:t>
      </w:r>
      <w:r w:rsidR="00BE5C9A">
        <w:t xml:space="preserve">list of </w:t>
      </w:r>
      <w:r w:rsidRPr="00AA7C12">
        <w:t>standards and other technical specifications used</w:t>
      </w:r>
      <w:r w:rsidR="00613965">
        <w:t xml:space="preserve"> </w:t>
      </w:r>
      <w:r w:rsidR="00BE5C9A">
        <w:t xml:space="preserve">to show </w:t>
      </w:r>
      <w:r w:rsidR="00BE5C9A" w:rsidRPr="00066309">
        <w:t>complian</w:t>
      </w:r>
      <w:r w:rsidR="00BE5C9A">
        <w:t>ce</w:t>
      </w:r>
      <w:r w:rsidR="00BE5C9A" w:rsidRPr="00066309">
        <w:t xml:space="preserve"> with the essential requirements outlined in the </w:t>
      </w:r>
      <w:r w:rsidR="00BE5C9A" w:rsidRPr="00EB3A82">
        <w:t xml:space="preserve">EU </w:t>
      </w:r>
      <w:r w:rsidR="00BE5C9A" w:rsidRPr="00066309">
        <w:t>directive(s)</w:t>
      </w:r>
      <w:r w:rsidRPr="00AA7C12">
        <w:t>;</w:t>
      </w:r>
    </w:p>
    <w:p w14:paraId="56986039" w14:textId="77777777" w:rsidR="00B75500" w:rsidRPr="00693CF6" w:rsidRDefault="00B75500" w:rsidP="00A66E84">
      <w:pPr>
        <w:pStyle w:val="List-bulletsflat"/>
        <w:numPr>
          <w:ilvl w:val="0"/>
          <w:numId w:val="40"/>
        </w:numPr>
        <w:spacing w:before="0" w:after="0"/>
        <w:ind w:left="2410"/>
        <w:rPr>
          <w:lang w:val="en-AU"/>
        </w:rPr>
      </w:pPr>
      <w:r w:rsidRPr="00DC1691">
        <w:rPr>
          <w:lang w:val="en-AU"/>
        </w:rPr>
        <w:t>Instructions and other information for the safe use of the product covering at least, but not limited to, handling, shipping, installation, integration, operation, maintenance, de-commissioning,</w:t>
      </w:r>
      <w:r>
        <w:rPr>
          <w:lang w:val="en-AU"/>
        </w:rPr>
        <w:t xml:space="preserve"> disposal,</w:t>
      </w:r>
      <w:r w:rsidRPr="00DC1691">
        <w:rPr>
          <w:lang w:val="en-AU"/>
        </w:rPr>
        <w:t xml:space="preserve"> </w:t>
      </w:r>
      <w:r>
        <w:rPr>
          <w:lang w:val="en-AU"/>
        </w:rPr>
        <w:t xml:space="preserve">etc. </w:t>
      </w:r>
      <w:r>
        <w:t>in English, and Dutch</w:t>
      </w:r>
    </w:p>
    <w:p w14:paraId="2EB05C99" w14:textId="77777777" w:rsidR="00B75500" w:rsidRDefault="00B75500" w:rsidP="00A66E84">
      <w:pPr>
        <w:pStyle w:val="regular"/>
        <w:numPr>
          <w:ilvl w:val="0"/>
          <w:numId w:val="40"/>
        </w:numPr>
        <w:ind w:left="2410"/>
      </w:pPr>
      <w:r w:rsidRPr="00AA7C12">
        <w:t>Where appropriate, copies of the E</w:t>
      </w:r>
      <w:r>
        <w:t>U</w:t>
      </w:r>
      <w:r w:rsidRPr="00AA7C12">
        <w:t xml:space="preserve"> declaration of conformity of </w:t>
      </w:r>
      <w:r>
        <w:t xml:space="preserve">components </w:t>
      </w:r>
      <w:r w:rsidRPr="00AA7C12">
        <w:t>incorporated into the</w:t>
      </w:r>
      <w:r>
        <w:t xml:space="preserve"> assembly</w:t>
      </w:r>
      <w:r w:rsidRPr="00AA7C12">
        <w:t>;</w:t>
      </w:r>
    </w:p>
    <w:p w14:paraId="3EDD3705" w14:textId="27BF0D77" w:rsidR="00B75500" w:rsidRDefault="00B75500" w:rsidP="00A66E84">
      <w:pPr>
        <w:pStyle w:val="regular"/>
        <w:numPr>
          <w:ilvl w:val="0"/>
          <w:numId w:val="40"/>
        </w:numPr>
        <w:ind w:left="2410"/>
      </w:pPr>
      <w:r w:rsidRPr="00AA7C12">
        <w:t>A copy of the</w:t>
      </w:r>
      <w:r>
        <w:t xml:space="preserve"> </w:t>
      </w:r>
      <w:r w:rsidR="00A156C9">
        <w:t>QPLANT</w:t>
      </w:r>
      <w:r>
        <w:t xml:space="preserve"> </w:t>
      </w:r>
      <w:r w:rsidRPr="00AA7C12">
        <w:t>E</w:t>
      </w:r>
      <w:r>
        <w:t>U</w:t>
      </w:r>
      <w:r w:rsidRPr="00AA7C12">
        <w:t xml:space="preserve"> declaration of conformity</w:t>
      </w:r>
      <w:r>
        <w:t xml:space="preserve"> in the original language, in English, and Dutch</w:t>
      </w:r>
      <w:r w:rsidR="00BE5C9A">
        <w:t>;</w:t>
      </w:r>
    </w:p>
    <w:p w14:paraId="479481B3" w14:textId="48DA93E4" w:rsidR="00B75500" w:rsidRDefault="00B75500" w:rsidP="00A66E84">
      <w:pPr>
        <w:pStyle w:val="regular"/>
        <w:numPr>
          <w:ilvl w:val="0"/>
          <w:numId w:val="40"/>
        </w:numPr>
        <w:ind w:left="2410"/>
      </w:pPr>
      <w:r w:rsidRPr="00AA7C12">
        <w:t xml:space="preserve">A copy of the </w:t>
      </w:r>
      <w:r>
        <w:t>nameplate(s) with CE mark</w:t>
      </w:r>
      <w:r w:rsidR="00BE5C9A">
        <w:t>;</w:t>
      </w:r>
    </w:p>
    <w:p w14:paraId="121172C9" w14:textId="5EBA9E2F" w:rsidR="00BE5C9A" w:rsidRDefault="00BE5C9A" w:rsidP="00A66E84">
      <w:pPr>
        <w:pStyle w:val="ADClause"/>
        <w:numPr>
          <w:ilvl w:val="4"/>
          <w:numId w:val="42"/>
        </w:numPr>
        <w:spacing w:before="40" w:after="20"/>
        <w:ind w:left="1843"/>
      </w:pPr>
      <w:r>
        <w:t>Submit specific detailed parts of the technical file, when requested by SCK CEN, to demonstrate conformity with the directive(s) in English. The detailed parts of the technical file are:</w:t>
      </w:r>
    </w:p>
    <w:p w14:paraId="11672349" w14:textId="21F0B200" w:rsidR="00BE5C9A" w:rsidRDefault="00BE5C9A" w:rsidP="00A66E84">
      <w:pPr>
        <w:pStyle w:val="List-bulletsflat"/>
        <w:numPr>
          <w:ilvl w:val="0"/>
          <w:numId w:val="40"/>
        </w:numPr>
        <w:spacing w:before="0" w:after="0"/>
        <w:ind w:left="2410"/>
      </w:pPr>
      <w:r w:rsidRPr="00AA7C12">
        <w:t>Full detailed drawings</w:t>
      </w:r>
      <w:r>
        <w:t>;</w:t>
      </w:r>
    </w:p>
    <w:p w14:paraId="2002AD9E" w14:textId="77777777" w:rsidR="00BE5C9A" w:rsidRDefault="00BE5C9A" w:rsidP="00A66E84">
      <w:pPr>
        <w:pStyle w:val="List-bulletsflat"/>
        <w:numPr>
          <w:ilvl w:val="0"/>
          <w:numId w:val="40"/>
        </w:numPr>
        <w:spacing w:before="0" w:after="0"/>
        <w:ind w:left="2410"/>
      </w:pPr>
      <w:r>
        <w:t>C</w:t>
      </w:r>
      <w:r w:rsidRPr="00AA7C12">
        <w:t>alculation notes,</w:t>
      </w:r>
    </w:p>
    <w:p w14:paraId="1A8AA708" w14:textId="0F93877A" w:rsidR="00BE5C9A" w:rsidRPr="002823C1" w:rsidRDefault="00BE5C9A" w:rsidP="00A66E84">
      <w:pPr>
        <w:pStyle w:val="List-bulletsflat"/>
        <w:numPr>
          <w:ilvl w:val="0"/>
          <w:numId w:val="40"/>
        </w:numPr>
        <w:spacing w:before="0" w:after="0"/>
        <w:ind w:left="2410"/>
      </w:pPr>
      <w:r>
        <w:t>T</w:t>
      </w:r>
      <w:r w:rsidRPr="00AA7C12">
        <w:t xml:space="preserve">est </w:t>
      </w:r>
      <w:r>
        <w:t>reports</w:t>
      </w:r>
      <w:r w:rsidRPr="00AA7C12">
        <w:t>, certificates, etc.</w:t>
      </w:r>
      <w:r>
        <w:t>;</w:t>
      </w:r>
    </w:p>
    <w:p w14:paraId="0DB5ED9E" w14:textId="77777777" w:rsidR="00B8608F" w:rsidRDefault="00B8608F"/>
    <w:p w14:paraId="6F73FB77" w14:textId="711ABD47" w:rsidR="00B8608F" w:rsidRPr="00725372" w:rsidRDefault="00B8608F" w:rsidP="00B8608F">
      <w:pPr>
        <w:pStyle w:val="SysReq1"/>
        <w:rPr>
          <w:lang w:val="en-GB"/>
        </w:rPr>
      </w:pPr>
      <w:commentRangeStart w:id="3718"/>
      <w:commentRangeStart w:id="3719"/>
      <w:commentRangeStart w:id="3720"/>
      <w:commentRangeStart w:id="3721"/>
      <w:commentRangeStart w:id="3722"/>
      <w:r w:rsidRPr="00725372">
        <w:rPr>
          <w:lang w:val="en-GB"/>
        </w:rPr>
        <w:t xml:space="preserve">In case of any utility losses (electricity, compressed air, water, vacuum, etc.), the </w:t>
      </w:r>
      <w:r w:rsidR="00A156C9">
        <w:rPr>
          <w:lang w:val="en-GB"/>
        </w:rPr>
        <w:t>QPLANT</w:t>
      </w:r>
      <w:r w:rsidRPr="00725372">
        <w:rPr>
          <w:lang w:val="en-GB"/>
        </w:rPr>
        <w:t xml:space="preserve"> shall ensure the safety of the </w:t>
      </w:r>
      <w:r w:rsidR="00A156C9">
        <w:rPr>
          <w:lang w:val="en-GB"/>
        </w:rPr>
        <w:t>QPLANT</w:t>
      </w:r>
      <w:r w:rsidRPr="00725372">
        <w:rPr>
          <w:lang w:val="en-GB"/>
        </w:rPr>
        <w:t xml:space="preserve"> and people, </w:t>
      </w:r>
      <w:proofErr w:type="spellStart"/>
      <w:r w:rsidRPr="00725372">
        <w:rPr>
          <w:lang w:val="en-GB"/>
        </w:rPr>
        <w:t>minimizing</w:t>
      </w:r>
      <w:proofErr w:type="spellEnd"/>
      <w:r w:rsidRPr="00725372">
        <w:rPr>
          <w:lang w:val="en-GB"/>
        </w:rPr>
        <w:t xml:space="preserve"> as much as possible the loss of helium</w:t>
      </w:r>
      <w:commentRangeEnd w:id="3718"/>
      <w:r w:rsidRPr="00725372">
        <w:rPr>
          <w:rStyle w:val="Verwijzingopmerking"/>
          <w:lang w:val="en-GB"/>
        </w:rPr>
        <w:commentReference w:id="3718"/>
      </w:r>
      <w:commentRangeEnd w:id="3719"/>
      <w:r>
        <w:rPr>
          <w:rStyle w:val="Verwijzingopmerking"/>
          <w:lang w:val="en-GB"/>
        </w:rPr>
        <w:commentReference w:id="3719"/>
      </w:r>
      <w:commentRangeEnd w:id="3720"/>
      <w:r w:rsidR="00E46686">
        <w:rPr>
          <w:rStyle w:val="Verwijzingopmerking"/>
          <w:lang w:val="en-GB"/>
        </w:rPr>
        <w:commentReference w:id="3720"/>
      </w:r>
      <w:r w:rsidRPr="00725372">
        <w:rPr>
          <w:lang w:val="en-GB"/>
        </w:rPr>
        <w:t>.</w:t>
      </w:r>
      <w:commentRangeEnd w:id="3721"/>
      <w:r w:rsidR="00E26755">
        <w:rPr>
          <w:rStyle w:val="Verwijzingopmerking"/>
          <w:lang w:val="en-GB"/>
        </w:rPr>
        <w:commentReference w:id="3721"/>
      </w:r>
      <w:commentRangeEnd w:id="3722"/>
      <w:r w:rsidR="003857F7">
        <w:rPr>
          <w:rStyle w:val="Verwijzingopmerking"/>
          <w:lang w:val="en-GB"/>
        </w:rPr>
        <w:commentReference w:id="3722"/>
      </w:r>
    </w:p>
    <w:p w14:paraId="4F82FE5D" w14:textId="77777777" w:rsidR="00B8608F" w:rsidRDefault="00B8608F" w:rsidP="00B8608F">
      <w:pPr>
        <w:pStyle w:val="SysReq1"/>
        <w:rPr>
          <w:lang w:val="en-GB"/>
        </w:rPr>
      </w:pPr>
      <w:r w:rsidRPr="00725372">
        <w:rPr>
          <w:lang w:val="en-GB"/>
        </w:rPr>
        <w:t xml:space="preserve">A </w:t>
      </w:r>
      <w:commentRangeStart w:id="3723"/>
      <w:commentRangeStart w:id="3724"/>
      <w:commentRangeStart w:id="3725"/>
      <w:r w:rsidRPr="00725372">
        <w:rPr>
          <w:lang w:val="en-GB"/>
        </w:rPr>
        <w:t>complete safety lifecycle including specific failure mode analysis (</w:t>
      </w:r>
      <w:r>
        <w:rPr>
          <w:lang w:val="en-GB"/>
        </w:rPr>
        <w:t>FMECA</w:t>
      </w:r>
      <w:r w:rsidRPr="00725372">
        <w:rPr>
          <w:lang w:val="en-GB"/>
        </w:rPr>
        <w:t xml:space="preserve">, HAZOP or equivalent) shall be performed by the </w:t>
      </w:r>
      <w:r>
        <w:rPr>
          <w:lang w:val="en-GB"/>
        </w:rPr>
        <w:t>Contractor</w:t>
      </w:r>
      <w:r w:rsidRPr="00725372">
        <w:rPr>
          <w:lang w:val="en-GB"/>
        </w:rPr>
        <w:t xml:space="preserve"> during the design phase with the participation of SCK CEN.</w:t>
      </w:r>
      <w:commentRangeEnd w:id="3723"/>
      <w:r>
        <w:rPr>
          <w:rStyle w:val="Verwijzingopmerking"/>
          <w:lang w:val="en-GB"/>
        </w:rPr>
        <w:commentReference w:id="3723"/>
      </w:r>
      <w:commentRangeEnd w:id="3724"/>
      <w:r w:rsidR="00197AEF">
        <w:rPr>
          <w:rStyle w:val="Verwijzingopmerking"/>
          <w:lang w:val="en-GB"/>
        </w:rPr>
        <w:commentReference w:id="3724"/>
      </w:r>
      <w:commentRangeEnd w:id="3725"/>
      <w:r w:rsidR="00E46686">
        <w:rPr>
          <w:rStyle w:val="Verwijzingopmerking"/>
          <w:lang w:val="en-GB"/>
        </w:rPr>
        <w:commentReference w:id="3725"/>
      </w:r>
    </w:p>
    <w:p w14:paraId="12DF31F2" w14:textId="77777777" w:rsidR="00B8608F" w:rsidRDefault="00B8608F"/>
    <w:p w14:paraId="4884ECCE" w14:textId="77777777" w:rsidR="00535285" w:rsidRDefault="00535285"/>
    <w:p w14:paraId="2904F6E6" w14:textId="77777777" w:rsidR="00535285" w:rsidRPr="00535285" w:rsidRDefault="00535285" w:rsidP="00535285">
      <w:pPr>
        <w:pStyle w:val="Heading3numbered"/>
      </w:pPr>
      <w:r w:rsidRPr="00535285">
        <w:t>Pressure Equipment &amp; Safety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2"/>
        <w:gridCol w:w="3425"/>
        <w:gridCol w:w="3143"/>
      </w:tblGrid>
      <w:tr w:rsidR="00535285" w:rsidRPr="00535285" w14:paraId="41BAFEBB" w14:textId="77777777" w:rsidTr="00535285">
        <w:trPr>
          <w:tblCellSpacing w:w="15" w:type="dxa"/>
        </w:trPr>
        <w:tc>
          <w:tcPr>
            <w:tcW w:w="0" w:type="auto"/>
            <w:vAlign w:val="center"/>
            <w:hideMark/>
          </w:tcPr>
          <w:p w14:paraId="3E80A8CD"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Ref</w:t>
            </w:r>
          </w:p>
        </w:tc>
        <w:tc>
          <w:tcPr>
            <w:tcW w:w="0" w:type="auto"/>
            <w:vAlign w:val="center"/>
            <w:hideMark/>
          </w:tcPr>
          <w:p w14:paraId="68D892BE"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Standard</w:t>
            </w:r>
          </w:p>
        </w:tc>
        <w:tc>
          <w:tcPr>
            <w:tcW w:w="0" w:type="auto"/>
            <w:vAlign w:val="center"/>
            <w:hideMark/>
          </w:tcPr>
          <w:p w14:paraId="57826DCC"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Scope</w:t>
            </w:r>
          </w:p>
        </w:tc>
      </w:tr>
      <w:tr w:rsidR="00535285" w:rsidRPr="00535285" w14:paraId="42BB4A75" w14:textId="77777777" w:rsidTr="00535285">
        <w:trPr>
          <w:tblCellSpacing w:w="15" w:type="dxa"/>
        </w:trPr>
        <w:tc>
          <w:tcPr>
            <w:tcW w:w="0" w:type="auto"/>
            <w:vAlign w:val="center"/>
            <w:hideMark/>
          </w:tcPr>
          <w:p w14:paraId="3DCB1AA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PED</w:t>
            </w:r>
          </w:p>
        </w:tc>
        <w:tc>
          <w:tcPr>
            <w:tcW w:w="0" w:type="auto"/>
            <w:vAlign w:val="center"/>
            <w:hideMark/>
          </w:tcPr>
          <w:p w14:paraId="33CB81B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2014/68/EU</w:t>
            </w:r>
          </w:p>
        </w:tc>
        <w:tc>
          <w:tcPr>
            <w:tcW w:w="0" w:type="auto"/>
            <w:vAlign w:val="center"/>
            <w:hideMark/>
          </w:tcPr>
          <w:p w14:paraId="213D2B85"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EU Pressure Equipment Directive</w:t>
            </w:r>
          </w:p>
        </w:tc>
      </w:tr>
      <w:tr w:rsidR="00535285" w:rsidRPr="00535285" w14:paraId="50326807" w14:textId="77777777" w:rsidTr="00535285">
        <w:trPr>
          <w:tblCellSpacing w:w="15" w:type="dxa"/>
        </w:trPr>
        <w:tc>
          <w:tcPr>
            <w:tcW w:w="0" w:type="auto"/>
            <w:vAlign w:val="center"/>
            <w:hideMark/>
          </w:tcPr>
          <w:p w14:paraId="26244CBD"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ASME VIII‐1</w:t>
            </w:r>
          </w:p>
        </w:tc>
        <w:tc>
          <w:tcPr>
            <w:tcW w:w="0" w:type="auto"/>
            <w:vAlign w:val="center"/>
            <w:hideMark/>
          </w:tcPr>
          <w:p w14:paraId="59A0A728"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Unfired pressure vessels</w:t>
            </w:r>
          </w:p>
        </w:tc>
        <w:tc>
          <w:tcPr>
            <w:tcW w:w="0" w:type="auto"/>
            <w:vAlign w:val="center"/>
            <w:hideMark/>
          </w:tcPr>
          <w:p w14:paraId="033981BA"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Design / certification</w:t>
            </w:r>
          </w:p>
        </w:tc>
      </w:tr>
      <w:tr w:rsidR="00535285" w:rsidRPr="00535285" w14:paraId="054D9473" w14:textId="77777777" w:rsidTr="00535285">
        <w:trPr>
          <w:tblCellSpacing w:w="15" w:type="dxa"/>
        </w:trPr>
        <w:tc>
          <w:tcPr>
            <w:tcW w:w="0" w:type="auto"/>
            <w:vAlign w:val="center"/>
            <w:hideMark/>
          </w:tcPr>
          <w:p w14:paraId="38CDBBD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EN 13445</w:t>
            </w:r>
          </w:p>
        </w:tc>
        <w:tc>
          <w:tcPr>
            <w:tcW w:w="0" w:type="auto"/>
            <w:vAlign w:val="center"/>
            <w:hideMark/>
          </w:tcPr>
          <w:p w14:paraId="47AD36F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Unfired pressure vessels</w:t>
            </w:r>
          </w:p>
        </w:tc>
        <w:tc>
          <w:tcPr>
            <w:tcW w:w="0" w:type="auto"/>
            <w:vAlign w:val="center"/>
            <w:hideMark/>
          </w:tcPr>
          <w:p w14:paraId="5B23BE6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EU compliance</w:t>
            </w:r>
          </w:p>
        </w:tc>
      </w:tr>
      <w:tr w:rsidR="00535285" w:rsidRPr="00535285" w14:paraId="3F87BF06" w14:textId="77777777" w:rsidTr="00535285">
        <w:trPr>
          <w:tblCellSpacing w:w="15" w:type="dxa"/>
        </w:trPr>
        <w:tc>
          <w:tcPr>
            <w:tcW w:w="0" w:type="auto"/>
            <w:vAlign w:val="center"/>
            <w:hideMark/>
          </w:tcPr>
          <w:p w14:paraId="0C44B761"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API 520/521</w:t>
            </w:r>
          </w:p>
        </w:tc>
        <w:tc>
          <w:tcPr>
            <w:tcW w:w="0" w:type="auto"/>
            <w:vAlign w:val="center"/>
            <w:hideMark/>
          </w:tcPr>
          <w:p w14:paraId="433BAF2C"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Pressure relief sizing &amp; selection</w:t>
            </w:r>
          </w:p>
        </w:tc>
        <w:tc>
          <w:tcPr>
            <w:tcW w:w="0" w:type="auto"/>
            <w:vAlign w:val="center"/>
            <w:hideMark/>
          </w:tcPr>
          <w:p w14:paraId="63BC07E5"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PSVs / BD</w:t>
            </w:r>
          </w:p>
        </w:tc>
      </w:tr>
      <w:tr w:rsidR="00535285" w:rsidRPr="00535285" w14:paraId="38C21782" w14:textId="77777777" w:rsidTr="00535285">
        <w:trPr>
          <w:tblCellSpacing w:w="15" w:type="dxa"/>
        </w:trPr>
        <w:tc>
          <w:tcPr>
            <w:tcW w:w="0" w:type="auto"/>
            <w:vAlign w:val="center"/>
            <w:hideMark/>
          </w:tcPr>
          <w:p w14:paraId="55B8130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EN ISO 4126</w:t>
            </w:r>
          </w:p>
        </w:tc>
        <w:tc>
          <w:tcPr>
            <w:tcW w:w="0" w:type="auto"/>
            <w:vAlign w:val="center"/>
            <w:hideMark/>
          </w:tcPr>
          <w:p w14:paraId="11C0040A"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Safety valves &amp; RD devices</w:t>
            </w:r>
          </w:p>
        </w:tc>
        <w:tc>
          <w:tcPr>
            <w:tcW w:w="0" w:type="auto"/>
            <w:vAlign w:val="center"/>
            <w:hideMark/>
          </w:tcPr>
          <w:p w14:paraId="0E67A217"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Proof</w:t>
            </w:r>
            <w:r w:rsidRPr="00535285">
              <w:rPr>
                <w:rFonts w:ascii="Consolas" w:eastAsia="Times New Roman" w:hAnsi="Consolas"/>
                <w:color w:val="000000" w:themeColor="text1"/>
                <w:sz w:val="18"/>
                <w:szCs w:val="18"/>
              </w:rPr>
              <w:noBreakHyphen/>
              <w:t>test ≤ 5 y</w:t>
            </w:r>
          </w:p>
        </w:tc>
      </w:tr>
      <w:tr w:rsidR="00535285" w:rsidRPr="00535285" w14:paraId="104EB733" w14:textId="77777777" w:rsidTr="00535285">
        <w:trPr>
          <w:tblCellSpacing w:w="15" w:type="dxa"/>
        </w:trPr>
        <w:tc>
          <w:tcPr>
            <w:tcW w:w="0" w:type="auto"/>
            <w:vAlign w:val="center"/>
            <w:hideMark/>
          </w:tcPr>
          <w:p w14:paraId="090CB73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ISO 21013</w:t>
            </w:r>
            <w:r w:rsidRPr="00535285">
              <w:rPr>
                <w:rFonts w:ascii="Consolas" w:eastAsia="Times New Roman" w:hAnsi="Consolas"/>
                <w:color w:val="000000" w:themeColor="text1"/>
                <w:sz w:val="18"/>
                <w:szCs w:val="18"/>
              </w:rPr>
              <w:noBreakHyphen/>
              <w:t>1/2</w:t>
            </w:r>
          </w:p>
        </w:tc>
        <w:tc>
          <w:tcPr>
            <w:tcW w:w="0" w:type="auto"/>
            <w:vAlign w:val="center"/>
            <w:hideMark/>
          </w:tcPr>
          <w:p w14:paraId="47DC619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Cryogenic safety devices</w:t>
            </w:r>
          </w:p>
        </w:tc>
        <w:tc>
          <w:tcPr>
            <w:tcW w:w="0" w:type="auto"/>
            <w:vAlign w:val="center"/>
            <w:hideMark/>
          </w:tcPr>
          <w:p w14:paraId="6C97A2D5"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LP &amp; HP vessels</w:t>
            </w:r>
          </w:p>
        </w:tc>
      </w:tr>
    </w:tbl>
    <w:p w14:paraId="36D6CFB5" w14:textId="2A14DCD2" w:rsidR="00535285" w:rsidRPr="00535285" w:rsidRDefault="00535285" w:rsidP="00535285">
      <w:pPr>
        <w:pStyle w:val="Heading3numbered"/>
      </w:pPr>
      <w:r w:rsidRPr="00535285">
        <w:t>Functional Safety &amp; Control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6"/>
        <w:gridCol w:w="3425"/>
        <w:gridCol w:w="2253"/>
      </w:tblGrid>
      <w:tr w:rsidR="00535285" w:rsidRPr="00535285" w14:paraId="2996F548" w14:textId="77777777" w:rsidTr="00535285">
        <w:trPr>
          <w:tblCellSpacing w:w="15" w:type="dxa"/>
        </w:trPr>
        <w:tc>
          <w:tcPr>
            <w:tcW w:w="0" w:type="auto"/>
            <w:vAlign w:val="center"/>
            <w:hideMark/>
          </w:tcPr>
          <w:p w14:paraId="69EB24B9"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Ref</w:t>
            </w:r>
          </w:p>
        </w:tc>
        <w:tc>
          <w:tcPr>
            <w:tcW w:w="0" w:type="auto"/>
            <w:vAlign w:val="center"/>
            <w:hideMark/>
          </w:tcPr>
          <w:p w14:paraId="7CECC277"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Standard</w:t>
            </w:r>
          </w:p>
        </w:tc>
        <w:tc>
          <w:tcPr>
            <w:tcW w:w="0" w:type="auto"/>
            <w:vAlign w:val="center"/>
            <w:hideMark/>
          </w:tcPr>
          <w:p w14:paraId="21ED59B3"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Scope</w:t>
            </w:r>
          </w:p>
        </w:tc>
      </w:tr>
      <w:tr w:rsidR="00535285" w:rsidRPr="00535285" w14:paraId="778FD0F2" w14:textId="77777777" w:rsidTr="00535285">
        <w:trPr>
          <w:tblCellSpacing w:w="15" w:type="dxa"/>
        </w:trPr>
        <w:tc>
          <w:tcPr>
            <w:tcW w:w="0" w:type="auto"/>
            <w:vAlign w:val="center"/>
            <w:hideMark/>
          </w:tcPr>
          <w:p w14:paraId="1F4C890D"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IEC 61508</w:t>
            </w:r>
          </w:p>
        </w:tc>
        <w:tc>
          <w:tcPr>
            <w:tcW w:w="0" w:type="auto"/>
            <w:vAlign w:val="center"/>
            <w:hideMark/>
          </w:tcPr>
          <w:p w14:paraId="56326C8C"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Functional safety (E/E/PE systems)</w:t>
            </w:r>
          </w:p>
        </w:tc>
        <w:tc>
          <w:tcPr>
            <w:tcW w:w="0" w:type="auto"/>
            <w:vAlign w:val="center"/>
            <w:hideMark/>
          </w:tcPr>
          <w:p w14:paraId="677B12DF"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SIL assignment</w:t>
            </w:r>
          </w:p>
        </w:tc>
      </w:tr>
      <w:tr w:rsidR="00535285" w:rsidRPr="00535285" w14:paraId="675A46C9" w14:textId="77777777" w:rsidTr="00535285">
        <w:trPr>
          <w:tblCellSpacing w:w="15" w:type="dxa"/>
        </w:trPr>
        <w:tc>
          <w:tcPr>
            <w:tcW w:w="0" w:type="auto"/>
            <w:vAlign w:val="center"/>
            <w:hideMark/>
          </w:tcPr>
          <w:p w14:paraId="634FCF3F"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IEC 61511</w:t>
            </w:r>
          </w:p>
        </w:tc>
        <w:tc>
          <w:tcPr>
            <w:tcW w:w="0" w:type="auto"/>
            <w:vAlign w:val="center"/>
            <w:hideMark/>
          </w:tcPr>
          <w:p w14:paraId="07CE7D21"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SIS for process industry</w:t>
            </w:r>
          </w:p>
        </w:tc>
        <w:tc>
          <w:tcPr>
            <w:tcW w:w="0" w:type="auto"/>
            <w:vAlign w:val="center"/>
            <w:hideMark/>
          </w:tcPr>
          <w:p w14:paraId="17A31B48"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SIS lifecycle</w:t>
            </w:r>
          </w:p>
        </w:tc>
      </w:tr>
      <w:tr w:rsidR="00535285" w:rsidRPr="00535285" w14:paraId="66206E2C" w14:textId="77777777" w:rsidTr="00535285">
        <w:trPr>
          <w:tblCellSpacing w:w="15" w:type="dxa"/>
        </w:trPr>
        <w:tc>
          <w:tcPr>
            <w:tcW w:w="0" w:type="auto"/>
            <w:vAlign w:val="center"/>
            <w:hideMark/>
          </w:tcPr>
          <w:p w14:paraId="0D5A7E9D"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IEC 60204</w:t>
            </w:r>
            <w:r w:rsidRPr="00535285">
              <w:rPr>
                <w:rFonts w:ascii="Consolas" w:eastAsia="Times New Roman" w:hAnsi="Consolas"/>
                <w:b/>
                <w:bCs/>
                <w:color w:val="000000" w:themeColor="text1"/>
                <w:sz w:val="18"/>
                <w:szCs w:val="18"/>
              </w:rPr>
              <w:noBreakHyphen/>
              <w:t>1 / 61439</w:t>
            </w:r>
          </w:p>
        </w:tc>
        <w:tc>
          <w:tcPr>
            <w:tcW w:w="0" w:type="auto"/>
            <w:vAlign w:val="center"/>
            <w:hideMark/>
          </w:tcPr>
          <w:p w14:paraId="63B80E98"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Electrical equipment &amp; switchgear</w:t>
            </w:r>
          </w:p>
        </w:tc>
        <w:tc>
          <w:tcPr>
            <w:tcW w:w="0" w:type="auto"/>
            <w:vAlign w:val="center"/>
            <w:hideMark/>
          </w:tcPr>
          <w:p w14:paraId="2714DAF3"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Control cabinet</w:t>
            </w:r>
          </w:p>
        </w:tc>
      </w:tr>
      <w:tr w:rsidR="00535285" w:rsidRPr="00535285" w14:paraId="7481A213" w14:textId="77777777" w:rsidTr="00535285">
        <w:trPr>
          <w:tblCellSpacing w:w="15" w:type="dxa"/>
        </w:trPr>
        <w:tc>
          <w:tcPr>
            <w:tcW w:w="0" w:type="auto"/>
            <w:vAlign w:val="center"/>
            <w:hideMark/>
          </w:tcPr>
          <w:p w14:paraId="052F7C48" w14:textId="77777777" w:rsidR="00535285" w:rsidRPr="00535285" w:rsidRDefault="00535285" w:rsidP="00535285">
            <w:pPr>
              <w:rPr>
                <w:rFonts w:ascii="Consolas" w:eastAsia="Times New Roman" w:hAnsi="Consolas"/>
                <w:b/>
                <w:bCs/>
                <w:color w:val="000000" w:themeColor="text1"/>
                <w:sz w:val="18"/>
                <w:szCs w:val="18"/>
              </w:rPr>
            </w:pPr>
            <w:r w:rsidRPr="00535285">
              <w:rPr>
                <w:rFonts w:ascii="Consolas" w:eastAsia="Times New Roman" w:hAnsi="Consolas"/>
                <w:b/>
                <w:bCs/>
                <w:color w:val="000000" w:themeColor="text1"/>
                <w:sz w:val="18"/>
                <w:szCs w:val="18"/>
              </w:rPr>
              <w:t>IEC 60300</w:t>
            </w:r>
            <w:r w:rsidRPr="00535285">
              <w:rPr>
                <w:rFonts w:ascii="Consolas" w:eastAsia="Times New Roman" w:hAnsi="Consolas"/>
                <w:b/>
                <w:bCs/>
                <w:color w:val="000000" w:themeColor="text1"/>
                <w:sz w:val="18"/>
                <w:szCs w:val="18"/>
              </w:rPr>
              <w:noBreakHyphen/>
              <w:t>3</w:t>
            </w:r>
            <w:r w:rsidRPr="00535285">
              <w:rPr>
                <w:rFonts w:ascii="Consolas" w:eastAsia="Times New Roman" w:hAnsi="Consolas"/>
                <w:b/>
                <w:bCs/>
                <w:color w:val="000000" w:themeColor="text1"/>
                <w:sz w:val="18"/>
                <w:szCs w:val="18"/>
              </w:rPr>
              <w:noBreakHyphen/>
              <w:t>3</w:t>
            </w:r>
          </w:p>
        </w:tc>
        <w:tc>
          <w:tcPr>
            <w:tcW w:w="0" w:type="auto"/>
            <w:vAlign w:val="center"/>
            <w:hideMark/>
          </w:tcPr>
          <w:p w14:paraId="09BF9806"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RCM assessment</w:t>
            </w:r>
          </w:p>
        </w:tc>
        <w:tc>
          <w:tcPr>
            <w:tcW w:w="0" w:type="auto"/>
            <w:vAlign w:val="center"/>
            <w:hideMark/>
          </w:tcPr>
          <w:p w14:paraId="1637C4B2"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Links to DMAIC Control</w:t>
            </w:r>
          </w:p>
        </w:tc>
      </w:tr>
    </w:tbl>
    <w:p w14:paraId="2C33A2B2" w14:textId="1C48774A" w:rsidR="00535285" w:rsidRPr="00535285" w:rsidRDefault="00535285" w:rsidP="00535285">
      <w:pPr>
        <w:pStyle w:val="Heading3numbered"/>
      </w:pPr>
      <w:r w:rsidRPr="00535285">
        <w:t>Asset &amp; Maintenance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3029"/>
        <w:gridCol w:w="2055"/>
      </w:tblGrid>
      <w:tr w:rsidR="00535285" w:rsidRPr="00535285" w14:paraId="50E126EE" w14:textId="77777777" w:rsidTr="00535285">
        <w:trPr>
          <w:tblCellSpacing w:w="15" w:type="dxa"/>
        </w:trPr>
        <w:tc>
          <w:tcPr>
            <w:tcW w:w="0" w:type="auto"/>
            <w:vAlign w:val="center"/>
            <w:hideMark/>
          </w:tcPr>
          <w:p w14:paraId="53F560CD"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Ref</w:t>
            </w:r>
          </w:p>
        </w:tc>
        <w:tc>
          <w:tcPr>
            <w:tcW w:w="0" w:type="auto"/>
            <w:vAlign w:val="center"/>
            <w:hideMark/>
          </w:tcPr>
          <w:p w14:paraId="078F8606"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Standard</w:t>
            </w:r>
          </w:p>
        </w:tc>
        <w:tc>
          <w:tcPr>
            <w:tcW w:w="0" w:type="auto"/>
            <w:vAlign w:val="center"/>
            <w:hideMark/>
          </w:tcPr>
          <w:p w14:paraId="281536B9"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Scope</w:t>
            </w:r>
          </w:p>
        </w:tc>
      </w:tr>
      <w:tr w:rsidR="00535285" w:rsidRPr="00535285" w14:paraId="0B979AAF" w14:textId="77777777" w:rsidTr="00535285">
        <w:trPr>
          <w:tblCellSpacing w:w="15" w:type="dxa"/>
        </w:trPr>
        <w:tc>
          <w:tcPr>
            <w:tcW w:w="0" w:type="auto"/>
            <w:vAlign w:val="center"/>
            <w:hideMark/>
          </w:tcPr>
          <w:p w14:paraId="689F5C7D"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ISO 55000</w:t>
            </w:r>
          </w:p>
        </w:tc>
        <w:tc>
          <w:tcPr>
            <w:tcW w:w="0" w:type="auto"/>
            <w:vAlign w:val="center"/>
            <w:hideMark/>
          </w:tcPr>
          <w:p w14:paraId="44AC140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Asset management lifecycle</w:t>
            </w:r>
          </w:p>
        </w:tc>
        <w:tc>
          <w:tcPr>
            <w:tcW w:w="0" w:type="auto"/>
            <w:vAlign w:val="center"/>
            <w:hideMark/>
          </w:tcPr>
          <w:p w14:paraId="188A4577"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40</w:t>
            </w:r>
            <w:r w:rsidRPr="00535285">
              <w:rPr>
                <w:rFonts w:ascii="Consolas" w:eastAsia="Times New Roman" w:hAnsi="Consolas"/>
                <w:color w:val="000000" w:themeColor="text1"/>
                <w:sz w:val="18"/>
                <w:szCs w:val="18"/>
              </w:rPr>
              <w:noBreakHyphen/>
              <w:t>y RCM plan</w:t>
            </w:r>
          </w:p>
        </w:tc>
      </w:tr>
      <w:tr w:rsidR="00535285" w:rsidRPr="00535285" w14:paraId="753B8E43" w14:textId="77777777" w:rsidTr="00535285">
        <w:trPr>
          <w:tblCellSpacing w:w="15" w:type="dxa"/>
        </w:trPr>
        <w:tc>
          <w:tcPr>
            <w:tcW w:w="0" w:type="auto"/>
            <w:vAlign w:val="center"/>
            <w:hideMark/>
          </w:tcPr>
          <w:p w14:paraId="5215E4B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ISO 14224</w:t>
            </w:r>
          </w:p>
        </w:tc>
        <w:tc>
          <w:tcPr>
            <w:tcW w:w="0" w:type="auto"/>
            <w:vAlign w:val="center"/>
            <w:hideMark/>
          </w:tcPr>
          <w:p w14:paraId="2CF53D91"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Reliability &amp; maintenance data</w:t>
            </w:r>
          </w:p>
        </w:tc>
        <w:tc>
          <w:tcPr>
            <w:tcW w:w="0" w:type="auto"/>
            <w:vAlign w:val="center"/>
            <w:hideMark/>
          </w:tcPr>
          <w:p w14:paraId="5747B6C5"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MTBF reporting</w:t>
            </w:r>
          </w:p>
        </w:tc>
      </w:tr>
      <w:tr w:rsidR="00535285" w:rsidRPr="00535285" w14:paraId="27FE3C85" w14:textId="77777777" w:rsidTr="00535285">
        <w:trPr>
          <w:tblCellSpacing w:w="15" w:type="dxa"/>
        </w:trPr>
        <w:tc>
          <w:tcPr>
            <w:tcW w:w="0" w:type="auto"/>
            <w:vAlign w:val="center"/>
            <w:hideMark/>
          </w:tcPr>
          <w:p w14:paraId="08CD935C"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IEC 60300</w:t>
            </w:r>
            <w:r w:rsidRPr="00535285">
              <w:rPr>
                <w:rFonts w:ascii="Consolas" w:eastAsia="Times New Roman" w:hAnsi="Consolas"/>
                <w:color w:val="000000" w:themeColor="text1"/>
                <w:sz w:val="18"/>
                <w:szCs w:val="18"/>
              </w:rPr>
              <w:noBreakHyphen/>
              <w:t>3</w:t>
            </w:r>
            <w:r w:rsidRPr="00535285">
              <w:rPr>
                <w:rFonts w:ascii="Consolas" w:eastAsia="Times New Roman" w:hAnsi="Consolas"/>
                <w:color w:val="000000" w:themeColor="text1"/>
                <w:sz w:val="18"/>
                <w:szCs w:val="18"/>
              </w:rPr>
              <w:noBreakHyphen/>
              <w:t>12</w:t>
            </w:r>
          </w:p>
        </w:tc>
        <w:tc>
          <w:tcPr>
            <w:tcW w:w="0" w:type="auto"/>
            <w:vAlign w:val="center"/>
            <w:hideMark/>
          </w:tcPr>
          <w:p w14:paraId="519ADD01"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Life</w:t>
            </w:r>
            <w:r w:rsidRPr="00535285">
              <w:rPr>
                <w:rFonts w:ascii="Consolas" w:eastAsia="Times New Roman" w:hAnsi="Consolas"/>
                <w:color w:val="000000" w:themeColor="text1"/>
                <w:sz w:val="18"/>
                <w:szCs w:val="18"/>
              </w:rPr>
              <w:noBreakHyphen/>
              <w:t>cycle costing</w:t>
            </w:r>
          </w:p>
        </w:tc>
        <w:tc>
          <w:tcPr>
            <w:tcW w:w="0" w:type="auto"/>
            <w:vAlign w:val="center"/>
            <w:hideMark/>
          </w:tcPr>
          <w:p w14:paraId="3D1D4C2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CAPEX/OPEX modelling</w:t>
            </w:r>
          </w:p>
        </w:tc>
      </w:tr>
    </w:tbl>
    <w:p w14:paraId="5F648C70" w14:textId="3E8BE207" w:rsidR="00535285" w:rsidRPr="00535285" w:rsidRDefault="00535285" w:rsidP="00535285">
      <w:pPr>
        <w:pStyle w:val="Heading3numbered"/>
      </w:pPr>
      <w:r w:rsidRPr="00535285">
        <w:t>Cleanliness &amp; Purity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7"/>
        <w:gridCol w:w="3425"/>
        <w:gridCol w:w="2253"/>
      </w:tblGrid>
      <w:tr w:rsidR="00535285" w:rsidRPr="00535285" w14:paraId="2756B46D" w14:textId="77777777" w:rsidTr="00535285">
        <w:trPr>
          <w:tblCellSpacing w:w="15" w:type="dxa"/>
        </w:trPr>
        <w:tc>
          <w:tcPr>
            <w:tcW w:w="0" w:type="auto"/>
            <w:vAlign w:val="center"/>
            <w:hideMark/>
          </w:tcPr>
          <w:p w14:paraId="2F6C8186"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Ref</w:t>
            </w:r>
          </w:p>
        </w:tc>
        <w:tc>
          <w:tcPr>
            <w:tcW w:w="0" w:type="auto"/>
            <w:vAlign w:val="center"/>
            <w:hideMark/>
          </w:tcPr>
          <w:p w14:paraId="70B1CD8A"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Standard</w:t>
            </w:r>
          </w:p>
        </w:tc>
        <w:tc>
          <w:tcPr>
            <w:tcW w:w="0" w:type="auto"/>
            <w:vAlign w:val="center"/>
            <w:hideMark/>
          </w:tcPr>
          <w:p w14:paraId="70271B7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Scope</w:t>
            </w:r>
          </w:p>
        </w:tc>
      </w:tr>
      <w:tr w:rsidR="00535285" w:rsidRPr="00535285" w14:paraId="5FC2640D" w14:textId="77777777" w:rsidTr="00535285">
        <w:trPr>
          <w:tblCellSpacing w:w="15" w:type="dxa"/>
        </w:trPr>
        <w:tc>
          <w:tcPr>
            <w:tcW w:w="0" w:type="auto"/>
            <w:vAlign w:val="center"/>
            <w:hideMark/>
          </w:tcPr>
          <w:p w14:paraId="4454729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ISO 8573</w:t>
            </w:r>
            <w:r w:rsidRPr="00535285">
              <w:rPr>
                <w:rFonts w:ascii="Consolas" w:eastAsia="Times New Roman" w:hAnsi="Consolas"/>
                <w:color w:val="000000" w:themeColor="text1"/>
                <w:sz w:val="18"/>
                <w:szCs w:val="18"/>
              </w:rPr>
              <w:noBreakHyphen/>
              <w:t>1 Class 0</w:t>
            </w:r>
          </w:p>
        </w:tc>
        <w:tc>
          <w:tcPr>
            <w:tcW w:w="0" w:type="auto"/>
            <w:vAlign w:val="center"/>
            <w:hideMark/>
          </w:tcPr>
          <w:p w14:paraId="76BDFA0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Oil</w:t>
            </w:r>
            <w:r w:rsidRPr="00535285">
              <w:rPr>
                <w:rFonts w:ascii="Consolas" w:eastAsia="Times New Roman" w:hAnsi="Consolas"/>
                <w:color w:val="000000" w:themeColor="text1"/>
                <w:sz w:val="18"/>
                <w:szCs w:val="18"/>
              </w:rPr>
              <w:noBreakHyphen/>
              <w:t>free compressor classification</w:t>
            </w:r>
          </w:p>
        </w:tc>
        <w:tc>
          <w:tcPr>
            <w:tcW w:w="0" w:type="auto"/>
            <w:vAlign w:val="center"/>
            <w:hideMark/>
          </w:tcPr>
          <w:p w14:paraId="712CD3B3"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Compressors</w:t>
            </w:r>
          </w:p>
        </w:tc>
      </w:tr>
      <w:tr w:rsidR="00535285" w:rsidRPr="00535285" w14:paraId="537B20EB" w14:textId="77777777" w:rsidTr="00535285">
        <w:trPr>
          <w:tblCellSpacing w:w="15" w:type="dxa"/>
        </w:trPr>
        <w:tc>
          <w:tcPr>
            <w:tcW w:w="0" w:type="auto"/>
            <w:vAlign w:val="center"/>
            <w:hideMark/>
          </w:tcPr>
          <w:p w14:paraId="3F852176"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ASTM D5464</w:t>
            </w:r>
          </w:p>
        </w:tc>
        <w:tc>
          <w:tcPr>
            <w:tcW w:w="0" w:type="auto"/>
            <w:vAlign w:val="center"/>
            <w:hideMark/>
          </w:tcPr>
          <w:p w14:paraId="7161846E"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Helium purity test</w:t>
            </w:r>
          </w:p>
        </w:tc>
        <w:tc>
          <w:tcPr>
            <w:tcW w:w="0" w:type="auto"/>
            <w:vAlign w:val="center"/>
            <w:hideMark/>
          </w:tcPr>
          <w:p w14:paraId="452264A0" w14:textId="77777777" w:rsidR="00535285" w:rsidRPr="00535285" w:rsidRDefault="00535285" w:rsidP="00535285">
            <w:pPr>
              <w:rPr>
                <w:rFonts w:ascii="Consolas" w:eastAsia="Times New Roman" w:hAnsi="Consolas"/>
                <w:color w:val="000000" w:themeColor="text1"/>
                <w:sz w:val="18"/>
                <w:szCs w:val="18"/>
              </w:rPr>
            </w:pPr>
            <w:r w:rsidRPr="00535285">
              <w:rPr>
                <w:rFonts w:ascii="Consolas" w:eastAsia="Times New Roman" w:hAnsi="Consolas"/>
                <w:color w:val="000000" w:themeColor="text1"/>
                <w:sz w:val="18"/>
                <w:szCs w:val="18"/>
              </w:rPr>
              <w:t>Getter skid validation</w:t>
            </w:r>
          </w:p>
        </w:tc>
      </w:tr>
    </w:tbl>
    <w:p w14:paraId="35AACC8F" w14:textId="1EA1E399" w:rsidR="00535285" w:rsidRPr="00535285" w:rsidRDefault="00535285" w:rsidP="00535285">
      <w:pPr>
        <w:pStyle w:val="Heading3numbered"/>
        <w:rPr>
          <w:color w:val="000000" w:themeColor="text1"/>
        </w:rPr>
      </w:pPr>
      <w:r w:rsidRPr="00535285">
        <w:rPr>
          <w:color w:val="000000" w:themeColor="text1"/>
        </w:rPr>
        <w:t>Proof</w:t>
      </w:r>
      <w:r w:rsidRPr="00535285">
        <w:rPr>
          <w:color w:val="000000" w:themeColor="text1"/>
        </w:rPr>
        <w:noBreakHyphen/>
        <w:t>Test &amp; Control</w:t>
      </w:r>
      <w:r w:rsidRPr="00535285">
        <w:rPr>
          <w:color w:val="000000" w:themeColor="text1"/>
        </w:rPr>
        <w:noBreakHyphen/>
        <w:t>Phase Requirements</w:t>
      </w:r>
    </w:p>
    <w:p w14:paraId="74766715" w14:textId="77777777" w:rsidR="00535285" w:rsidRPr="00535285" w:rsidRDefault="00535285" w:rsidP="00A66E84">
      <w:pPr>
        <w:numPr>
          <w:ilvl w:val="0"/>
          <w:numId w:val="64"/>
        </w:numPr>
        <w:rPr>
          <w:rFonts w:eastAsia="Times New Roman"/>
          <w:color w:val="000000" w:themeColor="text1"/>
          <w:sz w:val="22"/>
        </w:rPr>
      </w:pPr>
      <w:r w:rsidRPr="00535285">
        <w:rPr>
          <w:rFonts w:eastAsia="Times New Roman"/>
          <w:color w:val="000000" w:themeColor="text1"/>
          <w:sz w:val="22"/>
        </w:rPr>
        <w:t>Proof</w:t>
      </w:r>
      <w:r w:rsidRPr="00535285">
        <w:rPr>
          <w:rFonts w:eastAsia="Times New Roman"/>
          <w:color w:val="000000" w:themeColor="text1"/>
          <w:sz w:val="22"/>
        </w:rPr>
        <w:noBreakHyphen/>
        <w:t>test intervals: PSVs/BDs ≤ 5 years; SIL sensors ≤ 3 years; logic proof ≤ 4 years.</w:t>
      </w:r>
    </w:p>
    <w:p w14:paraId="7D5D885C" w14:textId="77777777" w:rsidR="00535285" w:rsidRPr="00535285" w:rsidRDefault="00535285" w:rsidP="00A66E84">
      <w:pPr>
        <w:numPr>
          <w:ilvl w:val="0"/>
          <w:numId w:val="64"/>
        </w:numPr>
        <w:rPr>
          <w:rFonts w:eastAsia="Times New Roman"/>
          <w:color w:val="000000" w:themeColor="text1"/>
          <w:sz w:val="22"/>
        </w:rPr>
      </w:pPr>
      <w:r w:rsidRPr="00535285">
        <w:rPr>
          <w:rFonts w:eastAsia="Times New Roman"/>
          <w:color w:val="000000" w:themeColor="text1"/>
          <w:sz w:val="22"/>
        </w:rPr>
        <w:t>RCM linkage: Tests scheduled in RCM manual (OTC</w:t>
      </w:r>
      <w:r w:rsidRPr="00535285">
        <w:rPr>
          <w:rFonts w:eastAsia="Times New Roman"/>
          <w:color w:val="000000" w:themeColor="text1"/>
          <w:sz w:val="22"/>
        </w:rPr>
        <w:noBreakHyphen/>
        <w:t>012) per ISO 55000 / ISO 14224.</w:t>
      </w:r>
    </w:p>
    <w:p w14:paraId="07B28E63" w14:textId="2FACB27C" w:rsidR="00535285" w:rsidRDefault="00535285">
      <w:pPr>
        <w:sectPr w:rsidR="00535285" w:rsidSect="00CF5D52">
          <w:pgSz w:w="11906" w:h="16838" w:code="9"/>
          <w:pgMar w:top="1418" w:right="1134" w:bottom="990" w:left="1418" w:header="624" w:footer="147" w:gutter="0"/>
          <w:cols w:space="708"/>
          <w:formProt w:val="0"/>
          <w:docGrid w:linePitch="360"/>
        </w:sectPr>
      </w:pPr>
    </w:p>
    <w:p w14:paraId="59C04673" w14:textId="21456061" w:rsidR="00CF5D52" w:rsidRDefault="00CF5D52">
      <w:pPr>
        <w:pStyle w:val="Heading1numbered"/>
        <w:pageBreakBefore w:val="0"/>
        <w:ind w:left="431" w:hanging="431"/>
        <w:rPr>
          <w:rStyle w:val="ADClauseChar"/>
          <w:rFonts w:ascii="Segoe UI Semibold" w:hAnsi="Segoe UI Semibold"/>
          <w:sz w:val="32"/>
        </w:rPr>
      </w:pPr>
      <w:bookmarkStart w:id="3726" w:name="_Toc192762751"/>
      <w:bookmarkStart w:id="3727" w:name="_Toc192765325"/>
      <w:bookmarkStart w:id="3728" w:name="_Toc192765936"/>
      <w:bookmarkStart w:id="3729" w:name="_Toc192782488"/>
      <w:bookmarkStart w:id="3730" w:name="_Toc192783096"/>
      <w:bookmarkStart w:id="3731" w:name="_Toc192851015"/>
      <w:bookmarkStart w:id="3732" w:name="_Toc192929502"/>
      <w:bookmarkStart w:id="3733" w:name="_Toc192935190"/>
      <w:bookmarkStart w:id="3734" w:name="_Toc193016538"/>
      <w:bookmarkStart w:id="3735" w:name="_Toc192762752"/>
      <w:bookmarkStart w:id="3736" w:name="_Toc192765326"/>
      <w:bookmarkStart w:id="3737" w:name="_Toc192765937"/>
      <w:bookmarkStart w:id="3738" w:name="_Toc192782489"/>
      <w:bookmarkStart w:id="3739" w:name="_Toc192783097"/>
      <w:bookmarkStart w:id="3740" w:name="_Toc192851016"/>
      <w:bookmarkStart w:id="3741" w:name="_Toc192929503"/>
      <w:bookmarkStart w:id="3742" w:name="_Toc192935191"/>
      <w:bookmarkStart w:id="3743" w:name="_Toc193016539"/>
      <w:bookmarkStart w:id="3744" w:name="_Toc192762822"/>
      <w:bookmarkStart w:id="3745" w:name="_Toc192765396"/>
      <w:bookmarkStart w:id="3746" w:name="_Toc192766007"/>
      <w:bookmarkStart w:id="3747" w:name="_Toc192782559"/>
      <w:bookmarkStart w:id="3748" w:name="_Toc192783167"/>
      <w:bookmarkStart w:id="3749" w:name="_Toc192851086"/>
      <w:bookmarkStart w:id="3750" w:name="_Toc192929573"/>
      <w:bookmarkStart w:id="3751" w:name="_Toc192935261"/>
      <w:bookmarkStart w:id="3752" w:name="_Toc193016609"/>
      <w:bookmarkStart w:id="3753" w:name="_Toc192762823"/>
      <w:bookmarkStart w:id="3754" w:name="_Toc192765397"/>
      <w:bookmarkStart w:id="3755" w:name="_Toc192766008"/>
      <w:bookmarkStart w:id="3756" w:name="_Toc192782560"/>
      <w:bookmarkStart w:id="3757" w:name="_Toc192783168"/>
      <w:bookmarkStart w:id="3758" w:name="_Toc192851087"/>
      <w:bookmarkStart w:id="3759" w:name="_Toc192929574"/>
      <w:bookmarkStart w:id="3760" w:name="_Toc192935262"/>
      <w:bookmarkStart w:id="3761" w:name="_Toc193016610"/>
      <w:bookmarkStart w:id="3762" w:name="_Toc192762824"/>
      <w:bookmarkStart w:id="3763" w:name="_Toc192765398"/>
      <w:bookmarkStart w:id="3764" w:name="_Toc192766009"/>
      <w:bookmarkStart w:id="3765" w:name="_Toc192782561"/>
      <w:bookmarkStart w:id="3766" w:name="_Toc192783169"/>
      <w:bookmarkStart w:id="3767" w:name="_Toc192851088"/>
      <w:bookmarkStart w:id="3768" w:name="_Toc192929575"/>
      <w:bookmarkStart w:id="3769" w:name="_Toc192935263"/>
      <w:bookmarkStart w:id="3770" w:name="_Toc193016611"/>
      <w:bookmarkStart w:id="3771" w:name="_Toc197426000"/>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r w:rsidRPr="00725372">
        <w:rPr>
          <w:rStyle w:val="ADClauseChar"/>
          <w:rFonts w:ascii="Segoe UI Semibold" w:hAnsi="Segoe UI Semibold"/>
          <w:sz w:val="32"/>
        </w:rPr>
        <w:t>Schedule</w:t>
      </w:r>
      <w:bookmarkEnd w:id="3771"/>
    </w:p>
    <w:p w14:paraId="0343DB28" w14:textId="60F0804A" w:rsidR="0059652D" w:rsidRPr="00EC42C3" w:rsidRDefault="0059652D" w:rsidP="001D7813">
      <w:r w:rsidRPr="00725372">
        <w:rPr>
          <w:rStyle w:val="ADClauseChar"/>
        </w:rPr>
        <w:t>Contractual performance shall proceed in phases</w:t>
      </w:r>
      <w:r>
        <w:rPr>
          <w:rStyle w:val="ADClauseChar"/>
        </w:rPr>
        <w:t xml:space="preserve"> (</w:t>
      </w:r>
      <w:r>
        <w:rPr>
          <w:rStyle w:val="ADClauseChar"/>
        </w:rPr>
        <w:fldChar w:fldCharType="begin"/>
      </w:r>
      <w:r>
        <w:rPr>
          <w:rStyle w:val="ADClauseChar"/>
        </w:rPr>
        <w:instrText xml:space="preserve"> REF _Ref192660712 \r \h </w:instrText>
      </w:r>
      <w:r>
        <w:rPr>
          <w:rStyle w:val="ADClauseChar"/>
        </w:rPr>
      </w:r>
      <w:r>
        <w:rPr>
          <w:rStyle w:val="ADClauseChar"/>
        </w:rPr>
        <w:fldChar w:fldCharType="separate"/>
      </w:r>
      <w:r w:rsidR="00E67BB8">
        <w:rPr>
          <w:rStyle w:val="ADClauseChar"/>
        </w:rPr>
        <w:t>6.1</w:t>
      </w:r>
      <w:r>
        <w:rPr>
          <w:rStyle w:val="ADClauseChar"/>
        </w:rPr>
        <w:fldChar w:fldCharType="end"/>
      </w:r>
      <w:r>
        <w:rPr>
          <w:rStyle w:val="ADClauseChar"/>
        </w:rPr>
        <w:t>)</w:t>
      </w:r>
      <w:r w:rsidRPr="00725372">
        <w:rPr>
          <w:rStyle w:val="ADClauseChar"/>
        </w:rPr>
        <w:t xml:space="preserve">. These phases represent the </w:t>
      </w:r>
      <w:r>
        <w:rPr>
          <w:rStyle w:val="ADClauseChar"/>
        </w:rPr>
        <w:t>highest level</w:t>
      </w:r>
      <w:r w:rsidRPr="00725372">
        <w:rPr>
          <w:rStyle w:val="ADClauseChar"/>
        </w:rPr>
        <w:t xml:space="preserve"> </w:t>
      </w:r>
      <w:r>
        <w:rPr>
          <w:rStyle w:val="ADClauseChar"/>
        </w:rPr>
        <w:t>breakdown</w:t>
      </w:r>
      <w:r w:rsidRPr="00725372">
        <w:rPr>
          <w:rStyle w:val="ADClauseChar"/>
        </w:rPr>
        <w:t xml:space="preserve"> of work packages expected for the project.</w:t>
      </w:r>
      <w:r>
        <w:rPr>
          <w:rStyle w:val="ADClauseChar"/>
        </w:rPr>
        <w:t xml:space="preserve"> A phase will be considered as completed when all associated deliverables (</w:t>
      </w:r>
      <w:r>
        <w:rPr>
          <w:rStyle w:val="ADClauseChar"/>
        </w:rPr>
        <w:fldChar w:fldCharType="begin"/>
      </w:r>
      <w:r>
        <w:rPr>
          <w:rStyle w:val="ADClauseChar"/>
        </w:rPr>
        <w:instrText xml:space="preserve"> REF _Ref192660562 \h  \* MERGEFORMAT </w:instrText>
      </w:r>
      <w:r>
        <w:rPr>
          <w:rStyle w:val="ADClauseChar"/>
        </w:rPr>
      </w:r>
      <w:r>
        <w:rPr>
          <w:rStyle w:val="ADClauseChar"/>
        </w:rPr>
        <w:fldChar w:fldCharType="separate"/>
      </w:r>
      <w:r w:rsidR="00E67BB8" w:rsidRPr="00725372">
        <w:rPr>
          <w:lang w:eastAsia="fr-FR"/>
        </w:rPr>
        <w:t xml:space="preserve">Table </w:t>
      </w:r>
      <w:r w:rsidR="00E67BB8">
        <w:rPr>
          <w:noProof/>
          <w:lang w:eastAsia="fr-FR"/>
        </w:rPr>
        <w:t>14</w:t>
      </w:r>
      <w:r>
        <w:rPr>
          <w:rStyle w:val="ADClauseChar"/>
        </w:rPr>
        <w:fldChar w:fldCharType="end"/>
      </w:r>
      <w:r>
        <w:rPr>
          <w:rStyle w:val="ADClauseChar"/>
        </w:rPr>
        <w:t>) are approved by SCK CEN.</w:t>
      </w:r>
      <w:r w:rsidRPr="00725372">
        <w:rPr>
          <w:rStyle w:val="ADClauseChar"/>
        </w:rPr>
        <w:t xml:space="preserve"> In their offer, the Applicant shall develop the phases according to its own expertise and experience</w:t>
      </w:r>
      <w:r>
        <w:rPr>
          <w:rStyle w:val="ADClauseChar"/>
        </w:rPr>
        <w:t xml:space="preserve"> and propose a detailed work schedule. In doing so, the Applicant shall take into</w:t>
      </w:r>
      <w:r w:rsidRPr="00725372">
        <w:rPr>
          <w:rStyle w:val="ADClauseChar"/>
        </w:rPr>
        <w:t xml:space="preserve"> consideration the </w:t>
      </w:r>
      <w:r w:rsidR="000A5505">
        <w:rPr>
          <w:rStyle w:val="ADClauseChar"/>
        </w:rPr>
        <w:t xml:space="preserve">preliminary schedule in </w:t>
      </w:r>
      <w:r w:rsidR="000A5505">
        <w:rPr>
          <w:rStyle w:val="ADClauseChar"/>
          <w:bCs/>
          <w:smallCaps/>
        </w:rPr>
        <w:fldChar w:fldCharType="begin"/>
      </w:r>
      <w:r w:rsidR="000A5505">
        <w:rPr>
          <w:rStyle w:val="ADClauseChar"/>
          <w:bCs/>
          <w:smallCaps/>
        </w:rPr>
        <w:instrText xml:space="preserve"> REF _Ref192661306 \r \h </w:instrText>
      </w:r>
      <w:r w:rsidR="000A5505">
        <w:rPr>
          <w:rStyle w:val="ADClauseChar"/>
          <w:bCs/>
          <w:smallCaps/>
        </w:rPr>
      </w:r>
      <w:r w:rsidR="000A5505">
        <w:rPr>
          <w:rStyle w:val="ADClauseChar"/>
          <w:bCs/>
          <w:smallCaps/>
        </w:rPr>
        <w:fldChar w:fldCharType="separate"/>
      </w:r>
      <w:r w:rsidR="00E67BB8">
        <w:rPr>
          <w:rStyle w:val="ADClauseChar"/>
          <w:bCs/>
          <w:smallCaps/>
        </w:rPr>
        <w:t>6.2</w:t>
      </w:r>
      <w:r w:rsidR="000A5505">
        <w:rPr>
          <w:rStyle w:val="ADClauseChar"/>
          <w:bCs/>
          <w:smallCaps/>
        </w:rPr>
        <w:fldChar w:fldCharType="end"/>
      </w:r>
      <w:r w:rsidR="000473AF">
        <w:t xml:space="preserve"> by</w:t>
      </w:r>
      <w:r w:rsidR="000A5505" w:rsidRPr="003E5C09">
        <w:t xml:space="preserve"> </w:t>
      </w:r>
      <w:r w:rsidR="000473AF">
        <w:t>including</w:t>
      </w:r>
      <w:r w:rsidR="000A5505">
        <w:t xml:space="preserve"> the milestone</w:t>
      </w:r>
      <w:r w:rsidR="00CD524B">
        <w:t xml:space="preserve">s and </w:t>
      </w:r>
      <w:r w:rsidR="000473AF">
        <w:t xml:space="preserve">respecting the </w:t>
      </w:r>
      <w:r w:rsidR="00CD524B">
        <w:t>milestone</w:t>
      </w:r>
      <w:r w:rsidR="000A5505">
        <w:t xml:space="preserve"> dates </w:t>
      </w:r>
      <w:r w:rsidR="00CD524B">
        <w:t xml:space="preserve">provided </w:t>
      </w:r>
      <w:r w:rsidR="000A5505" w:rsidRPr="00CD524B">
        <w:t>in</w:t>
      </w:r>
      <w:r w:rsidR="000A5505" w:rsidRPr="003E5C09">
        <w:t xml:space="preserve"> </w:t>
      </w:r>
      <w:r w:rsidR="00CD524B" w:rsidRPr="003E5C09">
        <w:fldChar w:fldCharType="begin"/>
      </w:r>
      <w:r w:rsidR="00CD524B" w:rsidRPr="003E5C09">
        <w:instrText xml:space="preserve"> REF _Ref192752742 \h </w:instrText>
      </w:r>
      <w:r w:rsidR="00CD524B">
        <w:instrText xml:space="preserve"> \* MERGEFORMAT </w:instrText>
      </w:r>
      <w:r w:rsidR="00CD524B" w:rsidRPr="003E5C09">
        <w:fldChar w:fldCharType="separate"/>
      </w:r>
      <w:r w:rsidR="00E67BB8" w:rsidRPr="00E67BB8">
        <w:t>Table 15</w:t>
      </w:r>
      <w:r w:rsidR="00CD524B" w:rsidRPr="003E5C09">
        <w:fldChar w:fldCharType="end"/>
      </w:r>
      <w:r w:rsidR="00CD524B">
        <w:t>.</w:t>
      </w:r>
      <w:r w:rsidR="000A5505" w:rsidRPr="003E5C09">
        <w:t xml:space="preserve"> </w:t>
      </w:r>
      <w:r w:rsidR="000A5505">
        <w:t>The Applicant may add (to a reasonable extent) additional milestones as they think appropriate.</w:t>
      </w:r>
    </w:p>
    <w:p w14:paraId="7CC454A9" w14:textId="0997C22A" w:rsidR="001524E5" w:rsidRPr="000A5505" w:rsidRDefault="00C21268" w:rsidP="00EC42C3">
      <w:pPr>
        <w:pStyle w:val="Heading2numbered"/>
        <w:rPr>
          <w:rStyle w:val="ADClauseChar"/>
          <w:smallCaps/>
        </w:rPr>
      </w:pPr>
      <w:bookmarkStart w:id="3772" w:name="_Toc191379864"/>
      <w:bookmarkStart w:id="3773" w:name="_Toc191479743"/>
      <w:bookmarkStart w:id="3774" w:name="_Toc191550707"/>
      <w:bookmarkStart w:id="3775" w:name="_Toc191554032"/>
      <w:bookmarkStart w:id="3776" w:name="_Toc191554485"/>
      <w:bookmarkStart w:id="3777" w:name="_Toc191556959"/>
      <w:bookmarkStart w:id="3778" w:name="_Toc192069541"/>
      <w:bookmarkStart w:id="3779" w:name="_Toc192069861"/>
      <w:bookmarkStart w:id="3780" w:name="_Toc192070051"/>
      <w:bookmarkStart w:id="3781" w:name="_Toc192152452"/>
      <w:bookmarkStart w:id="3782" w:name="_Toc192183315"/>
      <w:bookmarkStart w:id="3783" w:name="_Toc192183567"/>
      <w:bookmarkStart w:id="3784" w:name="_Toc192335709"/>
      <w:bookmarkStart w:id="3785" w:name="_Toc192406224"/>
      <w:bookmarkStart w:id="3786" w:name="_Toc192408629"/>
      <w:bookmarkStart w:id="3787" w:name="_Toc192409074"/>
      <w:bookmarkStart w:id="3788" w:name="_Toc192496535"/>
      <w:bookmarkStart w:id="3789" w:name="_Toc192502740"/>
      <w:bookmarkStart w:id="3790" w:name="_Toc192509629"/>
      <w:bookmarkStart w:id="3791" w:name="_Toc192510344"/>
      <w:bookmarkStart w:id="3792" w:name="_Toc192516234"/>
      <w:bookmarkStart w:id="3793" w:name="_Toc192579337"/>
      <w:bookmarkStart w:id="3794" w:name="_Toc192581279"/>
      <w:bookmarkStart w:id="3795" w:name="_Toc192581720"/>
      <w:bookmarkStart w:id="3796" w:name="_Toc192762826"/>
      <w:bookmarkStart w:id="3797" w:name="_Toc192765400"/>
      <w:bookmarkStart w:id="3798" w:name="_Toc191379865"/>
      <w:bookmarkStart w:id="3799" w:name="_Toc191479744"/>
      <w:bookmarkStart w:id="3800" w:name="_Toc191550708"/>
      <w:bookmarkStart w:id="3801" w:name="_Toc191554033"/>
      <w:bookmarkStart w:id="3802" w:name="_Toc191554486"/>
      <w:bookmarkStart w:id="3803" w:name="_Toc191556960"/>
      <w:bookmarkStart w:id="3804" w:name="_Toc192069542"/>
      <w:bookmarkStart w:id="3805" w:name="_Toc192069862"/>
      <w:bookmarkStart w:id="3806" w:name="_Toc192070052"/>
      <w:bookmarkStart w:id="3807" w:name="_Toc192152453"/>
      <w:bookmarkStart w:id="3808" w:name="_Toc192183316"/>
      <w:bookmarkStart w:id="3809" w:name="_Toc192183568"/>
      <w:bookmarkStart w:id="3810" w:name="_Toc192335710"/>
      <w:bookmarkStart w:id="3811" w:name="_Toc192406225"/>
      <w:bookmarkStart w:id="3812" w:name="_Toc192408630"/>
      <w:bookmarkStart w:id="3813" w:name="_Toc192409075"/>
      <w:bookmarkStart w:id="3814" w:name="_Toc192496536"/>
      <w:bookmarkStart w:id="3815" w:name="_Toc192502741"/>
      <w:bookmarkStart w:id="3816" w:name="_Toc192509630"/>
      <w:bookmarkStart w:id="3817" w:name="_Toc192510345"/>
      <w:bookmarkStart w:id="3818" w:name="_Toc192516235"/>
      <w:bookmarkStart w:id="3819" w:name="_Toc192579338"/>
      <w:bookmarkStart w:id="3820" w:name="_Toc192581280"/>
      <w:bookmarkStart w:id="3821" w:name="_Toc192581721"/>
      <w:bookmarkStart w:id="3822" w:name="_Toc192762827"/>
      <w:bookmarkStart w:id="3823" w:name="_Toc192765401"/>
      <w:bookmarkStart w:id="3824" w:name="_Toc191379866"/>
      <w:bookmarkStart w:id="3825" w:name="_Toc191479745"/>
      <w:bookmarkStart w:id="3826" w:name="_Toc191550709"/>
      <w:bookmarkStart w:id="3827" w:name="_Toc191554034"/>
      <w:bookmarkStart w:id="3828" w:name="_Toc191554487"/>
      <w:bookmarkStart w:id="3829" w:name="_Toc191556961"/>
      <w:bookmarkStart w:id="3830" w:name="_Toc192069543"/>
      <w:bookmarkStart w:id="3831" w:name="_Toc192069863"/>
      <w:bookmarkStart w:id="3832" w:name="_Toc192070053"/>
      <w:bookmarkStart w:id="3833" w:name="_Toc192152454"/>
      <w:bookmarkStart w:id="3834" w:name="_Toc192183317"/>
      <w:bookmarkStart w:id="3835" w:name="_Toc192183569"/>
      <w:bookmarkStart w:id="3836" w:name="_Toc192335711"/>
      <w:bookmarkStart w:id="3837" w:name="_Toc192406226"/>
      <w:bookmarkStart w:id="3838" w:name="_Toc192408631"/>
      <w:bookmarkStart w:id="3839" w:name="_Toc192409076"/>
      <w:bookmarkStart w:id="3840" w:name="_Toc192496537"/>
      <w:bookmarkStart w:id="3841" w:name="_Toc192502742"/>
      <w:bookmarkStart w:id="3842" w:name="_Toc192509631"/>
      <w:bookmarkStart w:id="3843" w:name="_Toc192510346"/>
      <w:bookmarkStart w:id="3844" w:name="_Toc192516236"/>
      <w:bookmarkStart w:id="3845" w:name="_Toc192579339"/>
      <w:bookmarkStart w:id="3846" w:name="_Toc192581281"/>
      <w:bookmarkStart w:id="3847" w:name="_Toc192581722"/>
      <w:bookmarkStart w:id="3848" w:name="_Toc192762828"/>
      <w:bookmarkStart w:id="3849" w:name="_Toc192765402"/>
      <w:bookmarkStart w:id="3850" w:name="_Toc191379867"/>
      <w:bookmarkStart w:id="3851" w:name="_Toc191479746"/>
      <w:bookmarkStart w:id="3852" w:name="_Toc191550710"/>
      <w:bookmarkStart w:id="3853" w:name="_Toc191554035"/>
      <w:bookmarkStart w:id="3854" w:name="_Toc191554488"/>
      <w:bookmarkStart w:id="3855" w:name="_Toc191556962"/>
      <w:bookmarkStart w:id="3856" w:name="_Toc192069544"/>
      <w:bookmarkStart w:id="3857" w:name="_Toc192069864"/>
      <w:bookmarkStart w:id="3858" w:name="_Toc192070054"/>
      <w:bookmarkStart w:id="3859" w:name="_Toc192152455"/>
      <w:bookmarkStart w:id="3860" w:name="_Toc192183318"/>
      <w:bookmarkStart w:id="3861" w:name="_Toc192183570"/>
      <w:bookmarkStart w:id="3862" w:name="_Toc192335712"/>
      <w:bookmarkStart w:id="3863" w:name="_Toc192406227"/>
      <w:bookmarkStart w:id="3864" w:name="_Toc192408632"/>
      <w:bookmarkStart w:id="3865" w:name="_Toc192409077"/>
      <w:bookmarkStart w:id="3866" w:name="_Toc192496538"/>
      <w:bookmarkStart w:id="3867" w:name="_Toc192502743"/>
      <w:bookmarkStart w:id="3868" w:name="_Toc192509632"/>
      <w:bookmarkStart w:id="3869" w:name="_Toc192510347"/>
      <w:bookmarkStart w:id="3870" w:name="_Toc192516237"/>
      <w:bookmarkStart w:id="3871" w:name="_Toc192579340"/>
      <w:bookmarkStart w:id="3872" w:name="_Toc192581282"/>
      <w:bookmarkStart w:id="3873" w:name="_Toc192581723"/>
      <w:bookmarkStart w:id="3874" w:name="_Toc192762829"/>
      <w:bookmarkStart w:id="3875" w:name="_Toc192765403"/>
      <w:bookmarkStart w:id="3876" w:name="_Toc191379868"/>
      <w:bookmarkStart w:id="3877" w:name="_Toc191479747"/>
      <w:bookmarkStart w:id="3878" w:name="_Toc191550711"/>
      <w:bookmarkStart w:id="3879" w:name="_Toc191554036"/>
      <w:bookmarkStart w:id="3880" w:name="_Toc191554489"/>
      <w:bookmarkStart w:id="3881" w:name="_Toc191556963"/>
      <w:bookmarkStart w:id="3882" w:name="_Toc192069545"/>
      <w:bookmarkStart w:id="3883" w:name="_Toc192069865"/>
      <w:bookmarkStart w:id="3884" w:name="_Toc192070055"/>
      <w:bookmarkStart w:id="3885" w:name="_Toc192152456"/>
      <w:bookmarkStart w:id="3886" w:name="_Toc192183319"/>
      <w:bookmarkStart w:id="3887" w:name="_Toc192183571"/>
      <w:bookmarkStart w:id="3888" w:name="_Toc192335713"/>
      <w:bookmarkStart w:id="3889" w:name="_Toc192406228"/>
      <w:bookmarkStart w:id="3890" w:name="_Toc192408633"/>
      <w:bookmarkStart w:id="3891" w:name="_Toc192409078"/>
      <w:bookmarkStart w:id="3892" w:name="_Toc192496539"/>
      <w:bookmarkStart w:id="3893" w:name="_Toc192502744"/>
      <w:bookmarkStart w:id="3894" w:name="_Toc192509633"/>
      <w:bookmarkStart w:id="3895" w:name="_Toc192510348"/>
      <w:bookmarkStart w:id="3896" w:name="_Toc192516238"/>
      <w:bookmarkStart w:id="3897" w:name="_Toc192579341"/>
      <w:bookmarkStart w:id="3898" w:name="_Toc192581283"/>
      <w:bookmarkStart w:id="3899" w:name="_Toc192581724"/>
      <w:bookmarkStart w:id="3900" w:name="_Toc192762830"/>
      <w:bookmarkStart w:id="3901" w:name="_Toc192765404"/>
      <w:bookmarkStart w:id="3902" w:name="_Toc191379869"/>
      <w:bookmarkStart w:id="3903" w:name="_Toc191479748"/>
      <w:bookmarkStart w:id="3904" w:name="_Toc191550712"/>
      <w:bookmarkStart w:id="3905" w:name="_Toc191554037"/>
      <w:bookmarkStart w:id="3906" w:name="_Toc191554490"/>
      <w:bookmarkStart w:id="3907" w:name="_Toc191556964"/>
      <w:bookmarkStart w:id="3908" w:name="_Toc192069546"/>
      <w:bookmarkStart w:id="3909" w:name="_Toc192069866"/>
      <w:bookmarkStart w:id="3910" w:name="_Toc192070056"/>
      <w:bookmarkStart w:id="3911" w:name="_Toc192152457"/>
      <w:bookmarkStart w:id="3912" w:name="_Toc192183320"/>
      <w:bookmarkStart w:id="3913" w:name="_Toc192183572"/>
      <w:bookmarkStart w:id="3914" w:name="_Toc192335714"/>
      <w:bookmarkStart w:id="3915" w:name="_Toc192406229"/>
      <w:bookmarkStart w:id="3916" w:name="_Toc192408634"/>
      <w:bookmarkStart w:id="3917" w:name="_Toc192409079"/>
      <w:bookmarkStart w:id="3918" w:name="_Toc192496540"/>
      <w:bookmarkStart w:id="3919" w:name="_Toc192502745"/>
      <w:bookmarkStart w:id="3920" w:name="_Toc192509634"/>
      <w:bookmarkStart w:id="3921" w:name="_Toc192510349"/>
      <w:bookmarkStart w:id="3922" w:name="_Toc192516239"/>
      <w:bookmarkStart w:id="3923" w:name="_Toc192579342"/>
      <w:bookmarkStart w:id="3924" w:name="_Toc192581284"/>
      <w:bookmarkStart w:id="3925" w:name="_Toc192581725"/>
      <w:bookmarkStart w:id="3926" w:name="_Toc192762831"/>
      <w:bookmarkStart w:id="3927" w:name="_Toc192765405"/>
      <w:bookmarkStart w:id="3928" w:name="_Ref192660712"/>
      <w:bookmarkStart w:id="3929" w:name="_Toc197426001"/>
      <w:bookmarkStart w:id="3930" w:name="_Ref190766485"/>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r w:rsidRPr="00725372">
        <w:t>Contractual Phases</w:t>
      </w:r>
      <w:bookmarkEnd w:id="3928"/>
      <w:bookmarkEnd w:id="3929"/>
    </w:p>
    <w:p w14:paraId="1EAF4465" w14:textId="15B6CEC6" w:rsidR="00C21268" w:rsidRPr="003E5C09" w:rsidRDefault="00C21268" w:rsidP="001D7813">
      <w:pPr>
        <w:rPr>
          <w:u w:val="single"/>
        </w:rPr>
      </w:pPr>
      <w:bookmarkStart w:id="3931" w:name="_Ref192251498"/>
      <w:r w:rsidRPr="003E5C09">
        <w:rPr>
          <w:u w:val="single"/>
        </w:rPr>
        <w:t xml:space="preserve">Phase </w:t>
      </w:r>
      <w:r w:rsidRPr="003E5C09">
        <w:rPr>
          <w:u w:val="single"/>
        </w:rPr>
        <w:fldChar w:fldCharType="begin"/>
      </w:r>
      <w:r w:rsidRPr="003E5C09">
        <w:rPr>
          <w:u w:val="single"/>
        </w:rPr>
        <w:instrText xml:space="preserve"> SEQ Phase \* ROMAN </w:instrText>
      </w:r>
      <w:r w:rsidRPr="003E5C09">
        <w:rPr>
          <w:u w:val="single"/>
        </w:rPr>
        <w:fldChar w:fldCharType="separate"/>
      </w:r>
      <w:r w:rsidR="00E67BB8">
        <w:rPr>
          <w:noProof/>
          <w:u w:val="single"/>
        </w:rPr>
        <w:t>I</w:t>
      </w:r>
      <w:r w:rsidRPr="003E5C09">
        <w:rPr>
          <w:u w:val="single"/>
        </w:rPr>
        <w:fldChar w:fldCharType="end"/>
      </w:r>
      <w:r w:rsidRPr="003E5C09">
        <w:rPr>
          <w:u w:val="single"/>
        </w:rPr>
        <w:t xml:space="preserve"> </w:t>
      </w:r>
      <w:r w:rsidR="000A5505">
        <w:rPr>
          <w:u w:val="single"/>
        </w:rPr>
        <w:t xml:space="preserve">- </w:t>
      </w:r>
      <w:r w:rsidRPr="003E5C09">
        <w:rPr>
          <w:u w:val="single"/>
        </w:rPr>
        <w:t>Design and Development</w:t>
      </w:r>
      <w:bookmarkEnd w:id="3931"/>
    </w:p>
    <w:p w14:paraId="44DF9E19" w14:textId="77777777" w:rsidR="00C21268" w:rsidRPr="00725372" w:rsidRDefault="00C21268" w:rsidP="00C21268">
      <w:r w:rsidRPr="00725372">
        <w:t xml:space="preserve">Activities expected to be performed in this phase shall, at least, include: </w:t>
      </w:r>
    </w:p>
    <w:p w14:paraId="5FCF9283" w14:textId="6DB54FF5" w:rsidR="00B24FF8" w:rsidRPr="00B21E86" w:rsidRDefault="000473AF" w:rsidP="00A66E84">
      <w:pPr>
        <w:pStyle w:val="Lijstalinea"/>
        <w:numPr>
          <w:ilvl w:val="0"/>
          <w:numId w:val="21"/>
        </w:numPr>
        <w:rPr>
          <w:szCs w:val="20"/>
        </w:rPr>
      </w:pPr>
      <w:r>
        <w:rPr>
          <w:szCs w:val="20"/>
        </w:rPr>
        <w:t>Establishing the project management baseline (</w:t>
      </w:r>
      <w:r w:rsidR="00B24FF8" w:rsidRPr="003E5C09">
        <w:rPr>
          <w:szCs w:val="20"/>
        </w:rPr>
        <w:t xml:space="preserve">Management Dashboard </w:t>
      </w:r>
      <w:r>
        <w:rPr>
          <w:szCs w:val="20"/>
        </w:rPr>
        <w:t>&amp;</w:t>
      </w:r>
      <w:r w:rsidR="00B24FF8" w:rsidRPr="003E5C09">
        <w:rPr>
          <w:szCs w:val="20"/>
        </w:rPr>
        <w:t xml:space="preserve"> </w:t>
      </w:r>
      <w:r w:rsidR="00B21E86">
        <w:rPr>
          <w:szCs w:val="20"/>
        </w:rPr>
        <w:t>underlying</w:t>
      </w:r>
      <w:r w:rsidR="00B24FF8" w:rsidRPr="003E5C09">
        <w:rPr>
          <w:szCs w:val="20"/>
        </w:rPr>
        <w:t xml:space="preserve"> </w:t>
      </w:r>
      <w:r w:rsidR="0092118A">
        <w:rPr>
          <w:szCs w:val="20"/>
        </w:rPr>
        <w:t>processes,</w:t>
      </w:r>
      <w:r w:rsidR="00B21E86">
        <w:rPr>
          <w:szCs w:val="20"/>
        </w:rPr>
        <w:t xml:space="preserve"> Quality Assurance Program </w:t>
      </w:r>
      <w:r w:rsidR="0092118A">
        <w:rPr>
          <w:szCs w:val="20"/>
        </w:rPr>
        <w:t>and Risk Management Plan</w:t>
      </w:r>
      <w:r>
        <w:rPr>
          <w:szCs w:val="20"/>
        </w:rPr>
        <w:t>)</w:t>
      </w:r>
      <w:r w:rsidR="0092118A">
        <w:rPr>
          <w:szCs w:val="20"/>
        </w:rPr>
        <w:t xml:space="preserve"> </w:t>
      </w:r>
      <w:r w:rsidR="00B21E86">
        <w:rPr>
          <w:szCs w:val="20"/>
        </w:rPr>
        <w:t>for review and approval by SCK CEN.</w:t>
      </w:r>
    </w:p>
    <w:p w14:paraId="3B6AE429" w14:textId="2DB79897" w:rsidR="000A5505" w:rsidRPr="00725372" w:rsidRDefault="000A5505" w:rsidP="00A66E84">
      <w:pPr>
        <w:pStyle w:val="Lijstalinea"/>
        <w:numPr>
          <w:ilvl w:val="0"/>
          <w:numId w:val="21"/>
        </w:numPr>
      </w:pPr>
      <w:r>
        <w:t>Develop</w:t>
      </w:r>
      <w:r w:rsidR="000473AF">
        <w:t>ing</w:t>
      </w:r>
      <w:r>
        <w:t xml:space="preserve"> the conceptual design, verify</w:t>
      </w:r>
      <w:r w:rsidR="000473AF">
        <w:t>ing</w:t>
      </w:r>
      <w:r w:rsidR="00BF4DE0">
        <w:t>/</w:t>
      </w:r>
      <w:r>
        <w:t xml:space="preserve"> validat</w:t>
      </w:r>
      <w:r w:rsidR="000473AF">
        <w:t>ing</w:t>
      </w:r>
      <w:r>
        <w:t xml:space="preserve"> conformance with technical specifications, defin</w:t>
      </w:r>
      <w:r w:rsidR="000473AF">
        <w:t>ing</w:t>
      </w:r>
      <w:r>
        <w:t xml:space="preserve"> specific requirements for buildings and utilities and </w:t>
      </w:r>
      <w:r w:rsidR="000473AF">
        <w:t xml:space="preserve">preparing/ </w:t>
      </w:r>
      <w:r>
        <w:t>submit</w:t>
      </w:r>
      <w:r w:rsidR="000473AF">
        <w:t>ting</w:t>
      </w:r>
      <w:r>
        <w:t xml:space="preserve"> </w:t>
      </w:r>
      <w:r w:rsidRPr="00725372">
        <w:t>the Conceptual Design File (</w:t>
      </w:r>
      <w:ins w:id="3932" w:author="do Rego Lima Pedro" w:date="2025-04-01T11:48:00Z">
        <w:r w:rsidR="0081103D">
          <w:rPr>
            <w:rStyle w:val="AAReferencedChar"/>
          </w:rPr>
          <w:fldChar w:fldCharType="begin"/>
        </w:r>
        <w:r w:rsidR="0081103D">
          <w:instrText xml:space="preserve"> REF _Ref194400516 \h </w:instrText>
        </w:r>
      </w:ins>
      <w:r w:rsidR="0081103D">
        <w:rPr>
          <w:rStyle w:val="AAReferencedChar"/>
        </w:rPr>
      </w:r>
      <w:r w:rsidR="0081103D">
        <w:rPr>
          <w:rStyle w:val="AAReferencedChar"/>
        </w:rPr>
        <w:fldChar w:fldCharType="separate"/>
      </w:r>
      <w:r w:rsidR="00E67BB8">
        <w:rPr>
          <w:rStyle w:val="AAReferencedChar"/>
          <w:b/>
          <w:bCs/>
          <w:lang w:val="en-US"/>
        </w:rPr>
        <w:t>Error! Reference source not found.</w:t>
      </w:r>
      <w:ins w:id="3933" w:author="do Rego Lima Pedro" w:date="2025-04-01T11:48:00Z">
        <w:r w:rsidR="0081103D">
          <w:rPr>
            <w:rStyle w:val="AAReferencedChar"/>
          </w:rPr>
          <w:fldChar w:fldCharType="end"/>
        </w:r>
      </w:ins>
      <w:del w:id="3934" w:author="do Rego Lima Pedro" w:date="2025-04-01T11:48:00Z">
        <w:r w:rsidRPr="00725372" w:rsidDel="0081103D">
          <w:rPr>
            <w:rStyle w:val="AAReferencedChar"/>
          </w:rPr>
          <w:fldChar w:fldCharType="begin"/>
        </w:r>
        <w:r w:rsidRPr="00725372" w:rsidDel="0081103D">
          <w:rPr>
            <w:rStyle w:val="AAReferencedChar"/>
          </w:rPr>
          <w:delInstrText xml:space="preserve"> REF _Ref191382257 \h  \* MERGEFORMAT </w:delInstrText>
        </w:r>
        <w:r w:rsidRPr="00725372" w:rsidDel="0081103D">
          <w:rPr>
            <w:rStyle w:val="AAReferencedChar"/>
          </w:rPr>
        </w:r>
        <w:r w:rsidRPr="00725372" w:rsidDel="0081103D">
          <w:rPr>
            <w:rStyle w:val="AAReferencedChar"/>
          </w:rPr>
          <w:fldChar w:fldCharType="separate"/>
        </w:r>
        <w:r w:rsidR="001B2DD3" w:rsidRPr="001B2DD3" w:rsidDel="0081103D">
          <w:rPr>
            <w:rStyle w:val="AAReferencedChar"/>
          </w:rPr>
          <w:delText>DD# 2</w:delText>
        </w:r>
        <w:r w:rsidRPr="00725372" w:rsidDel="0081103D">
          <w:rPr>
            <w:rStyle w:val="AAReferencedChar"/>
          </w:rPr>
          <w:fldChar w:fldCharType="end"/>
        </w:r>
      </w:del>
      <w:r w:rsidRPr="00725372">
        <w:t>)</w:t>
      </w:r>
      <w:r>
        <w:t xml:space="preserve"> for review and approval by SCK CEN. </w:t>
      </w:r>
    </w:p>
    <w:p w14:paraId="5847B7AB" w14:textId="2F568943" w:rsidR="00C21268" w:rsidRPr="00725372" w:rsidRDefault="000A5505" w:rsidP="00A66E84">
      <w:pPr>
        <w:pStyle w:val="Lijstalinea"/>
        <w:numPr>
          <w:ilvl w:val="0"/>
          <w:numId w:val="21"/>
        </w:numPr>
        <w:rPr>
          <w:rFonts w:ascii="Segoe UI Semibold" w:hAnsi="Segoe UI Semibold" w:cs="Segoe UI Semibold"/>
        </w:rPr>
      </w:pPr>
      <w:r>
        <w:t>Develop</w:t>
      </w:r>
      <w:r w:rsidR="000473AF">
        <w:t>ing</w:t>
      </w:r>
      <w:r>
        <w:t xml:space="preserve"> the detailed design, verify</w:t>
      </w:r>
      <w:r w:rsidR="000473AF">
        <w:t>ing</w:t>
      </w:r>
      <w:r w:rsidR="00BF4DE0">
        <w:t>/</w:t>
      </w:r>
      <w:r>
        <w:t xml:space="preserve"> validat</w:t>
      </w:r>
      <w:r w:rsidR="000473AF">
        <w:t>ing</w:t>
      </w:r>
      <w:r>
        <w:t xml:space="preserve"> conformance with technical specifications, defin</w:t>
      </w:r>
      <w:r w:rsidR="000473AF">
        <w:t>ing the</w:t>
      </w:r>
      <w:r>
        <w:t xml:space="preserve"> list of components (inc</w:t>
      </w:r>
      <w:r w:rsidR="000473AF">
        <w:t>l</w:t>
      </w:r>
      <w:r>
        <w:t>. procurement specifications</w:t>
      </w:r>
      <w:r w:rsidR="002D41B1">
        <w:t>, manufacturing drawings</w:t>
      </w:r>
      <w:r>
        <w:t xml:space="preserve">), </w:t>
      </w:r>
      <w:r w:rsidR="000473AF">
        <w:t>setting</w:t>
      </w:r>
      <w:r>
        <w:t xml:space="preserve"> final requirements for buildings and utilities, develop</w:t>
      </w:r>
      <w:r w:rsidR="000473AF">
        <w:t>ing</w:t>
      </w:r>
      <w:r>
        <w:t xml:space="preserve"> plans and procedures for the next phases (e.g. MIP, packaging and transportation plan, installation plan) and </w:t>
      </w:r>
      <w:r w:rsidR="000473AF">
        <w:t>preparing/ submitting</w:t>
      </w:r>
      <w:r>
        <w:t xml:space="preserve"> </w:t>
      </w:r>
      <w:r w:rsidRPr="00725372">
        <w:t xml:space="preserve">the </w:t>
      </w:r>
      <w:r>
        <w:t>Detailed</w:t>
      </w:r>
      <w:r w:rsidRPr="00725372">
        <w:t xml:space="preserve"> Design File</w:t>
      </w:r>
      <w:r>
        <w:t xml:space="preserve"> </w:t>
      </w:r>
      <w:r w:rsidRPr="00725372">
        <w:t>(</w:t>
      </w:r>
      <w:ins w:id="3935" w:author="do Rego Lima Pedro" w:date="2025-04-01T11:44:00Z">
        <w:r w:rsidR="0081103D">
          <w:fldChar w:fldCharType="begin"/>
        </w:r>
        <w:r w:rsidR="0081103D">
          <w:instrText xml:space="preserve"> REF _Ref194400300 \h </w:instrText>
        </w:r>
      </w:ins>
      <w:r w:rsidR="0081103D">
        <w:instrText xml:space="preserve"> \* MERGEFORMAT </w:instrText>
      </w:r>
      <w:r w:rsidR="0081103D">
        <w:fldChar w:fldCharType="separate"/>
      </w:r>
      <w:r w:rsidR="00E67BB8">
        <w:rPr>
          <w:b/>
          <w:bCs/>
          <w:lang w:val="en-US"/>
        </w:rPr>
        <w:t>Error! Reference source not found.</w:t>
      </w:r>
      <w:ins w:id="3936" w:author="do Rego Lima Pedro" w:date="2025-04-01T11:44:00Z">
        <w:r w:rsidR="0081103D">
          <w:fldChar w:fldCharType="end"/>
        </w:r>
      </w:ins>
      <w:del w:id="3937" w:author="do Rego Lima Pedro" w:date="2025-04-01T11:44:00Z">
        <w:r w:rsidRPr="00725372" w:rsidDel="0081103D">
          <w:rPr>
            <w:rStyle w:val="AAReferencedChar"/>
          </w:rPr>
          <w:fldChar w:fldCharType="begin"/>
        </w:r>
        <w:r w:rsidRPr="00725372" w:rsidDel="0081103D">
          <w:rPr>
            <w:rStyle w:val="AAReferencedChar"/>
          </w:rPr>
          <w:delInstrText xml:space="preserve"> REF _Ref191382283 \h  \* MERGEFORMAT </w:delInstrText>
        </w:r>
        <w:r w:rsidRPr="00725372" w:rsidDel="0081103D">
          <w:rPr>
            <w:rStyle w:val="AAReferencedChar"/>
          </w:rPr>
        </w:r>
        <w:r w:rsidRPr="00725372" w:rsidDel="0081103D">
          <w:rPr>
            <w:rStyle w:val="AAReferencedChar"/>
          </w:rPr>
          <w:fldChar w:fldCharType="separate"/>
        </w:r>
        <w:r w:rsidR="001B2DD3" w:rsidRPr="001B2DD3" w:rsidDel="0081103D">
          <w:rPr>
            <w:rStyle w:val="AAReferencedChar"/>
          </w:rPr>
          <w:delText>DD# 3</w:delText>
        </w:r>
        <w:r w:rsidRPr="00725372" w:rsidDel="0081103D">
          <w:rPr>
            <w:rStyle w:val="AAReferencedChar"/>
          </w:rPr>
          <w:fldChar w:fldCharType="end"/>
        </w:r>
      </w:del>
      <w:r w:rsidRPr="00725372">
        <w:t>)</w:t>
      </w:r>
      <w:r>
        <w:t xml:space="preserve"> for review and approval by SCK CEN</w:t>
      </w:r>
      <w:r w:rsidRPr="00725372">
        <w:t>.</w:t>
      </w:r>
    </w:p>
    <w:p w14:paraId="50E35D38" w14:textId="6FC29022" w:rsidR="00C21268" w:rsidRPr="003E5C09" w:rsidRDefault="00C21268" w:rsidP="000A5505">
      <w:pPr>
        <w:rPr>
          <w:rFonts w:cs="Segoe UI"/>
          <w:szCs w:val="20"/>
          <w:u w:val="single"/>
        </w:rPr>
      </w:pPr>
      <w:bookmarkStart w:id="3938" w:name="_Ref192251503"/>
      <w:r w:rsidRPr="003E5C09">
        <w:rPr>
          <w:rFonts w:cs="Segoe UI"/>
          <w:szCs w:val="20"/>
          <w:u w:val="single"/>
        </w:rPr>
        <w:t xml:space="preserve">Phase </w:t>
      </w:r>
      <w:r w:rsidRPr="003E5C09">
        <w:rPr>
          <w:rFonts w:cs="Segoe UI"/>
          <w:szCs w:val="20"/>
          <w:u w:val="single"/>
        </w:rPr>
        <w:fldChar w:fldCharType="begin"/>
      </w:r>
      <w:r w:rsidRPr="003E5C09">
        <w:rPr>
          <w:rFonts w:cs="Segoe UI"/>
          <w:szCs w:val="20"/>
          <w:u w:val="single"/>
        </w:rPr>
        <w:instrText xml:space="preserve"> SEQ Phase \* ROMAN </w:instrText>
      </w:r>
      <w:r w:rsidRPr="003E5C09">
        <w:rPr>
          <w:rFonts w:cs="Segoe UI"/>
          <w:szCs w:val="20"/>
          <w:u w:val="single"/>
        </w:rPr>
        <w:fldChar w:fldCharType="separate"/>
      </w:r>
      <w:r w:rsidR="00E67BB8">
        <w:rPr>
          <w:rFonts w:cs="Segoe UI"/>
          <w:noProof/>
          <w:szCs w:val="20"/>
          <w:u w:val="single"/>
        </w:rPr>
        <w:t>II</w:t>
      </w:r>
      <w:r w:rsidRPr="003E5C09">
        <w:rPr>
          <w:rFonts w:cs="Segoe UI"/>
          <w:szCs w:val="20"/>
          <w:u w:val="single"/>
        </w:rPr>
        <w:fldChar w:fldCharType="end"/>
      </w:r>
      <w:r w:rsidRPr="003E5C09">
        <w:rPr>
          <w:rFonts w:cs="Segoe UI"/>
          <w:szCs w:val="20"/>
          <w:u w:val="single"/>
        </w:rPr>
        <w:t xml:space="preserve"> </w:t>
      </w:r>
      <w:r w:rsidR="000A5505" w:rsidRPr="003E5C09">
        <w:rPr>
          <w:rFonts w:cs="Segoe UI"/>
          <w:szCs w:val="20"/>
          <w:u w:val="single"/>
        </w:rPr>
        <w:t xml:space="preserve">– </w:t>
      </w:r>
      <w:r w:rsidR="000A5505">
        <w:rPr>
          <w:rFonts w:cs="Segoe UI"/>
          <w:szCs w:val="20"/>
          <w:u w:val="single"/>
        </w:rPr>
        <w:t xml:space="preserve">Procurement and </w:t>
      </w:r>
      <w:r w:rsidRPr="003E5C09">
        <w:rPr>
          <w:rFonts w:cs="Segoe UI"/>
          <w:szCs w:val="20"/>
          <w:u w:val="single"/>
        </w:rPr>
        <w:t>Manufacturing</w:t>
      </w:r>
      <w:bookmarkEnd w:id="3938"/>
    </w:p>
    <w:p w14:paraId="3C0439D9" w14:textId="1283A517" w:rsidR="000A5505" w:rsidRPr="000A5505" w:rsidRDefault="000A5505" w:rsidP="003E5C09">
      <w:pPr>
        <w:rPr>
          <w:rFonts w:cs="Segoe UI"/>
          <w:szCs w:val="20"/>
        </w:rPr>
      </w:pPr>
      <w:r w:rsidRPr="00725372">
        <w:t>Activities expected to be performed in this phase shall, at least, include:</w:t>
      </w:r>
    </w:p>
    <w:p w14:paraId="664BBE79" w14:textId="2007DDE9" w:rsidR="00C21268" w:rsidRPr="003E5C09" w:rsidRDefault="000A5505" w:rsidP="00A66E84">
      <w:pPr>
        <w:pStyle w:val="Lijstalinea"/>
        <w:numPr>
          <w:ilvl w:val="0"/>
          <w:numId w:val="22"/>
        </w:numPr>
        <w:rPr>
          <w:rFonts w:cs="Segoe UI"/>
          <w:i/>
          <w:iCs/>
          <w:szCs w:val="20"/>
        </w:rPr>
      </w:pPr>
      <w:r>
        <w:rPr>
          <w:rFonts w:cs="Segoe UI"/>
          <w:szCs w:val="20"/>
          <w:lang w:eastAsia="fr-FR"/>
        </w:rPr>
        <w:t>Procurement</w:t>
      </w:r>
      <w:r w:rsidR="00FB5861">
        <w:rPr>
          <w:rFonts w:cs="Segoe UI"/>
          <w:szCs w:val="20"/>
          <w:lang w:eastAsia="fr-FR"/>
        </w:rPr>
        <w:t>/</w:t>
      </w:r>
      <w:r>
        <w:rPr>
          <w:rFonts w:cs="Segoe UI"/>
          <w:szCs w:val="20"/>
          <w:lang w:eastAsia="fr-FR"/>
        </w:rPr>
        <w:t xml:space="preserve"> manufacturing of components </w:t>
      </w:r>
      <w:r w:rsidR="00C21268" w:rsidRPr="000A5505">
        <w:rPr>
          <w:rFonts w:cs="Segoe UI"/>
          <w:szCs w:val="20"/>
        </w:rPr>
        <w:t xml:space="preserve">and services necessary for </w:t>
      </w:r>
      <w:r w:rsidR="00FB5861">
        <w:rPr>
          <w:rFonts w:cs="Segoe UI"/>
          <w:szCs w:val="20"/>
        </w:rPr>
        <w:t xml:space="preserve">performing the </w:t>
      </w:r>
      <w:r w:rsidR="00C21268" w:rsidRPr="000A5505">
        <w:rPr>
          <w:rFonts w:cs="Segoe UI"/>
          <w:szCs w:val="20"/>
        </w:rPr>
        <w:t>Cont</w:t>
      </w:r>
      <w:r>
        <w:rPr>
          <w:rFonts w:cs="Segoe UI"/>
          <w:szCs w:val="20"/>
        </w:rPr>
        <w:t>r</w:t>
      </w:r>
      <w:r w:rsidR="00C21268" w:rsidRPr="000A5505">
        <w:rPr>
          <w:rFonts w:cs="Segoe UI"/>
          <w:szCs w:val="20"/>
        </w:rPr>
        <w:t>act</w:t>
      </w:r>
      <w:r>
        <w:rPr>
          <w:rFonts w:cs="Segoe UI"/>
          <w:szCs w:val="20"/>
        </w:rPr>
        <w:t xml:space="preserve">, </w:t>
      </w:r>
      <w:r w:rsidR="00FB5861">
        <w:rPr>
          <w:rFonts w:cs="Segoe UI"/>
          <w:szCs w:val="20"/>
        </w:rPr>
        <w:t>execution/ reporting</w:t>
      </w:r>
      <w:r w:rsidR="00BF4DE0">
        <w:rPr>
          <w:rFonts w:cs="Segoe UI"/>
          <w:szCs w:val="20"/>
        </w:rPr>
        <w:t xml:space="preserve"> of</w:t>
      </w:r>
      <w:r w:rsidR="00FB5861">
        <w:rPr>
          <w:rFonts w:cs="Segoe UI"/>
          <w:szCs w:val="20"/>
        </w:rPr>
        <w:t xml:space="preserve"> tests and inspections</w:t>
      </w:r>
      <w:r>
        <w:rPr>
          <w:rFonts w:cs="Segoe UI"/>
          <w:szCs w:val="20"/>
        </w:rPr>
        <w:t xml:space="preserve"> </w:t>
      </w:r>
      <w:r w:rsidR="00FB5861">
        <w:rPr>
          <w:rFonts w:cs="Segoe UI"/>
          <w:szCs w:val="20"/>
        </w:rPr>
        <w:t>(incl.</w:t>
      </w:r>
      <w:r>
        <w:rPr>
          <w:rFonts w:cs="Segoe UI"/>
          <w:szCs w:val="20"/>
        </w:rPr>
        <w:t xml:space="preserve"> FAT</w:t>
      </w:r>
      <w:r w:rsidR="00FB5861">
        <w:rPr>
          <w:rFonts w:cs="Segoe UI"/>
          <w:szCs w:val="20"/>
        </w:rPr>
        <w:t>)</w:t>
      </w:r>
      <w:r>
        <w:rPr>
          <w:rFonts w:cs="Segoe UI"/>
          <w:szCs w:val="20"/>
        </w:rPr>
        <w:t xml:space="preserve">, </w:t>
      </w:r>
      <w:r w:rsidR="00FB5861">
        <w:rPr>
          <w:rFonts w:cs="Segoe UI"/>
          <w:szCs w:val="20"/>
        </w:rPr>
        <w:t>Non-Conformity handling</w:t>
      </w:r>
      <w:r>
        <w:rPr>
          <w:rFonts w:cs="Segoe UI"/>
          <w:szCs w:val="20"/>
        </w:rPr>
        <w:t>, prepar</w:t>
      </w:r>
      <w:r w:rsidR="00FB5861">
        <w:rPr>
          <w:rFonts w:cs="Segoe UI"/>
          <w:szCs w:val="20"/>
        </w:rPr>
        <w:t>ing</w:t>
      </w:r>
      <w:r>
        <w:rPr>
          <w:rFonts w:cs="Segoe UI"/>
          <w:szCs w:val="20"/>
        </w:rPr>
        <w:t xml:space="preserve"> final plans and procedures for Phase III and IV and </w:t>
      </w:r>
      <w:r w:rsidR="00FB5861">
        <w:rPr>
          <w:rFonts w:cs="Segoe UI"/>
          <w:szCs w:val="20"/>
        </w:rPr>
        <w:t xml:space="preserve">preparing/ </w:t>
      </w:r>
      <w:r>
        <w:rPr>
          <w:rFonts w:cs="Segoe UI"/>
          <w:szCs w:val="20"/>
        </w:rPr>
        <w:t>submit</w:t>
      </w:r>
      <w:r w:rsidR="00FB5861">
        <w:rPr>
          <w:rFonts w:cs="Segoe UI"/>
          <w:szCs w:val="20"/>
        </w:rPr>
        <w:t>ting</w:t>
      </w:r>
      <w:r>
        <w:rPr>
          <w:rFonts w:cs="Segoe UI"/>
          <w:szCs w:val="20"/>
        </w:rPr>
        <w:t xml:space="preserve"> the </w:t>
      </w:r>
      <w:r w:rsidRPr="001B7EF4">
        <w:rPr>
          <w:rStyle w:val="AASemiBoldChar"/>
          <w:rFonts w:ascii="Segoe UI" w:hAnsi="Segoe UI" w:cs="Segoe UI"/>
          <w:color w:val="000000" w:themeColor="text1"/>
          <w:szCs w:val="20"/>
        </w:rPr>
        <w:t xml:space="preserve">Procurement and Manufacturing File </w:t>
      </w:r>
      <w:r w:rsidRPr="000A5505">
        <w:rPr>
          <w:rFonts w:cs="Segoe UI"/>
          <w:szCs w:val="20"/>
        </w:rPr>
        <w:t>(</w:t>
      </w:r>
      <w:r w:rsidR="0081103D" w:rsidRPr="00E26755">
        <w:rPr>
          <w:rStyle w:val="AAReferencedChar"/>
        </w:rPr>
        <w:fldChar w:fldCharType="begin"/>
      </w:r>
      <w:r w:rsidR="0081103D" w:rsidRPr="00E26755">
        <w:rPr>
          <w:rStyle w:val="AAReferencedChar"/>
        </w:rPr>
        <w:instrText xml:space="preserve"> REF _Ref194400185 \h </w:instrText>
      </w:r>
      <w:r w:rsidR="0081103D">
        <w:rPr>
          <w:rStyle w:val="AAReferencedChar"/>
        </w:rPr>
        <w:instrText xml:space="preserve"> \* MERGEFORMAT </w:instrText>
      </w:r>
      <w:r w:rsidR="0081103D" w:rsidRPr="00E26755">
        <w:rPr>
          <w:rStyle w:val="AAReferencedChar"/>
        </w:rPr>
      </w:r>
      <w:r w:rsidR="0081103D" w:rsidRPr="00E26755">
        <w:rPr>
          <w:rStyle w:val="AAReferencedChar"/>
        </w:rPr>
        <w:fldChar w:fldCharType="separate"/>
      </w:r>
      <w:r w:rsidR="00E67BB8">
        <w:rPr>
          <w:rStyle w:val="AAReferencedChar"/>
          <w:b/>
          <w:bCs/>
          <w:lang w:val="en-US"/>
        </w:rPr>
        <w:t>Error! Reference source not found.</w:t>
      </w:r>
      <w:ins w:id="3939" w:author="do Rego Lima Pedro" w:date="2025-04-01T11:42:00Z">
        <w:r w:rsidR="0081103D" w:rsidRPr="00E26755">
          <w:rPr>
            <w:rStyle w:val="AAReferencedChar"/>
          </w:rPr>
          <w:fldChar w:fldCharType="end"/>
        </w:r>
      </w:ins>
      <w:r w:rsidRPr="000A5505">
        <w:rPr>
          <w:rFonts w:cs="Segoe UI"/>
          <w:szCs w:val="20"/>
        </w:rPr>
        <w:t>)</w:t>
      </w:r>
      <w:r>
        <w:rPr>
          <w:rFonts w:cs="Segoe UI"/>
          <w:szCs w:val="20"/>
        </w:rPr>
        <w:t xml:space="preserve"> for review and approval by SCK CEN</w:t>
      </w:r>
      <w:r w:rsidRPr="000A5505">
        <w:rPr>
          <w:rFonts w:cs="Segoe UI"/>
          <w:szCs w:val="20"/>
        </w:rPr>
        <w:t>.</w:t>
      </w:r>
      <w:r w:rsidR="00C21268" w:rsidRPr="000A5505">
        <w:rPr>
          <w:rFonts w:cs="Segoe UI"/>
          <w:szCs w:val="20"/>
        </w:rPr>
        <w:t xml:space="preserve"> </w:t>
      </w:r>
    </w:p>
    <w:p w14:paraId="0F3B8BF7" w14:textId="0C1D732C" w:rsidR="00C21268" w:rsidRPr="003E5C09" w:rsidRDefault="00C21268" w:rsidP="001D7813">
      <w:pPr>
        <w:rPr>
          <w:rFonts w:cs="Segoe UI"/>
          <w:szCs w:val="20"/>
          <w:u w:val="single"/>
        </w:rPr>
      </w:pPr>
      <w:bookmarkStart w:id="3940" w:name="_Ref192251517"/>
      <w:r w:rsidRPr="003E5C09">
        <w:rPr>
          <w:rFonts w:cs="Segoe UI"/>
          <w:szCs w:val="20"/>
          <w:u w:val="single"/>
        </w:rPr>
        <w:t xml:space="preserve">Phase </w:t>
      </w:r>
      <w:r w:rsidRPr="003E5C09">
        <w:rPr>
          <w:rFonts w:cs="Segoe UI"/>
          <w:szCs w:val="20"/>
          <w:u w:val="single"/>
        </w:rPr>
        <w:fldChar w:fldCharType="begin"/>
      </w:r>
      <w:r w:rsidRPr="003E5C09">
        <w:rPr>
          <w:rFonts w:cs="Segoe UI"/>
          <w:szCs w:val="20"/>
          <w:u w:val="single"/>
        </w:rPr>
        <w:instrText xml:space="preserve"> SEQ Phase \* ROMAN </w:instrText>
      </w:r>
      <w:r w:rsidRPr="003E5C09">
        <w:rPr>
          <w:rFonts w:cs="Segoe UI"/>
          <w:szCs w:val="20"/>
          <w:u w:val="single"/>
        </w:rPr>
        <w:fldChar w:fldCharType="separate"/>
      </w:r>
      <w:r w:rsidR="00E67BB8">
        <w:rPr>
          <w:rFonts w:cs="Segoe UI"/>
          <w:noProof/>
          <w:szCs w:val="20"/>
          <w:u w:val="single"/>
        </w:rPr>
        <w:t>III</w:t>
      </w:r>
      <w:r w:rsidRPr="003E5C09">
        <w:rPr>
          <w:rFonts w:cs="Segoe UI"/>
          <w:szCs w:val="20"/>
          <w:u w:val="single"/>
        </w:rPr>
        <w:fldChar w:fldCharType="end"/>
      </w:r>
      <w:r w:rsidR="000A5505">
        <w:rPr>
          <w:rFonts w:cs="Segoe UI"/>
          <w:szCs w:val="20"/>
          <w:u w:val="single"/>
        </w:rPr>
        <w:t xml:space="preserve"> </w:t>
      </w:r>
      <w:r w:rsidR="002D41B1">
        <w:rPr>
          <w:rFonts w:cs="Segoe UI"/>
          <w:szCs w:val="20"/>
          <w:u w:val="single"/>
        </w:rPr>
        <w:t>–</w:t>
      </w:r>
      <w:r w:rsidRPr="003E5C09">
        <w:rPr>
          <w:rFonts w:cs="Segoe UI"/>
          <w:szCs w:val="20"/>
          <w:u w:val="single"/>
        </w:rPr>
        <w:t xml:space="preserve"> Installation</w:t>
      </w:r>
      <w:bookmarkEnd w:id="3940"/>
    </w:p>
    <w:p w14:paraId="54ED47B8" w14:textId="49C4FF33" w:rsidR="000A5505" w:rsidRPr="000A5505" w:rsidRDefault="000A5505" w:rsidP="003E5C09">
      <w:pPr>
        <w:rPr>
          <w:rFonts w:cs="Segoe UI"/>
          <w:szCs w:val="20"/>
        </w:rPr>
      </w:pPr>
      <w:r w:rsidRPr="00725372">
        <w:t>Activities expected to be performed in this phase shall, at least, include:</w:t>
      </w:r>
    </w:p>
    <w:p w14:paraId="1725B7EF" w14:textId="362A8E6A" w:rsidR="00C21268" w:rsidRPr="000A5505" w:rsidRDefault="00B402A8" w:rsidP="00A66E84">
      <w:pPr>
        <w:pStyle w:val="Lijstalinea"/>
        <w:numPr>
          <w:ilvl w:val="0"/>
          <w:numId w:val="23"/>
        </w:numPr>
      </w:pPr>
      <w:r>
        <w:rPr>
          <w:rFonts w:cs="Segoe UI"/>
          <w:szCs w:val="20"/>
        </w:rPr>
        <w:t>T</w:t>
      </w:r>
      <w:r w:rsidRPr="000A5505">
        <w:rPr>
          <w:rFonts w:cs="Segoe UI"/>
          <w:szCs w:val="20"/>
        </w:rPr>
        <w:t xml:space="preserve">ransportation to </w:t>
      </w:r>
      <w:r w:rsidR="00BD2B03">
        <w:rPr>
          <w:rFonts w:cs="Segoe UI"/>
          <w:szCs w:val="20"/>
        </w:rPr>
        <w:t xml:space="preserve">SCK CEN </w:t>
      </w:r>
      <w:r>
        <w:rPr>
          <w:rFonts w:cs="Segoe UI"/>
          <w:szCs w:val="20"/>
        </w:rPr>
        <w:t>(only after</w:t>
      </w:r>
      <w:r w:rsidRPr="000A5505">
        <w:rPr>
          <w:rFonts w:cs="Segoe UI"/>
          <w:szCs w:val="20"/>
        </w:rPr>
        <w:t xml:space="preserve"> manufacturing QC and FAT shall be approved by SCK</w:t>
      </w:r>
      <w:r w:rsidR="00F13A1C">
        <w:rPr>
          <w:rFonts w:cs="Segoe UI"/>
          <w:szCs w:val="20"/>
        </w:rPr>
        <w:t> </w:t>
      </w:r>
      <w:r w:rsidRPr="000A5505">
        <w:rPr>
          <w:rFonts w:cs="Segoe UI"/>
          <w:szCs w:val="20"/>
        </w:rPr>
        <w:t xml:space="preserve"> CEN</w:t>
      </w:r>
      <w:r>
        <w:rPr>
          <w:rFonts w:cs="Segoe UI"/>
          <w:szCs w:val="20"/>
        </w:rPr>
        <w:t>), i</w:t>
      </w:r>
      <w:r w:rsidR="000A5505" w:rsidRPr="000A5505">
        <w:rPr>
          <w:rFonts w:cs="Segoe UI"/>
          <w:szCs w:val="20"/>
        </w:rPr>
        <w:t>ncoming inspections</w:t>
      </w:r>
      <w:r w:rsidR="000A5505">
        <w:rPr>
          <w:rFonts w:cs="Segoe UI"/>
          <w:szCs w:val="20"/>
        </w:rPr>
        <w:t xml:space="preserve"> </w:t>
      </w:r>
      <w:r w:rsidR="00BF4DE0">
        <w:rPr>
          <w:rFonts w:cs="Segoe UI"/>
          <w:szCs w:val="20"/>
        </w:rPr>
        <w:t>of supplies</w:t>
      </w:r>
      <w:r w:rsidR="000A5505">
        <w:rPr>
          <w:rFonts w:cs="Segoe UI"/>
          <w:szCs w:val="20"/>
        </w:rPr>
        <w:t xml:space="preserve">, </w:t>
      </w:r>
      <w:r w:rsidR="000A5505" w:rsidRPr="000A5505">
        <w:rPr>
          <w:rFonts w:cs="Segoe UI"/>
          <w:szCs w:val="20"/>
        </w:rPr>
        <w:t>i</w:t>
      </w:r>
      <w:r w:rsidR="000A5505" w:rsidRPr="000A5505">
        <w:t>nstallation</w:t>
      </w:r>
      <w:r w:rsidR="000A5505">
        <w:t xml:space="preserve"> of </w:t>
      </w:r>
      <w:r w:rsidR="00A156C9">
        <w:t>QPLANT</w:t>
      </w:r>
      <w:r w:rsidR="000A5505">
        <w:t xml:space="preserve">, </w:t>
      </w:r>
      <w:r w:rsidR="00FB5861">
        <w:t xml:space="preserve">execution/ </w:t>
      </w:r>
      <w:r w:rsidR="000A5505">
        <w:t>reporting</w:t>
      </w:r>
      <w:r w:rsidR="00F13A1C">
        <w:t xml:space="preserve"> of</w:t>
      </w:r>
      <w:r w:rsidR="000A5505">
        <w:t xml:space="preserve"> a</w:t>
      </w:r>
      <w:r w:rsidR="000A5505" w:rsidRPr="000A5505">
        <w:t>ssembly tests</w:t>
      </w:r>
      <w:r w:rsidR="000A5505">
        <w:t xml:space="preserve">, </w:t>
      </w:r>
      <w:r w:rsidR="00FB5861">
        <w:rPr>
          <w:rFonts w:cs="Segoe UI"/>
          <w:szCs w:val="20"/>
        </w:rPr>
        <w:t>Non-Conformity handling</w:t>
      </w:r>
      <w:r w:rsidR="000A5505">
        <w:t xml:space="preserve"> and </w:t>
      </w:r>
      <w:r w:rsidR="00FB5861">
        <w:t>preparing/</w:t>
      </w:r>
      <w:r w:rsidR="000A5505">
        <w:t>s</w:t>
      </w:r>
      <w:r w:rsidR="000A5505" w:rsidRPr="000A5505">
        <w:t>ubmi</w:t>
      </w:r>
      <w:r w:rsidR="00FB5861">
        <w:t>tt</w:t>
      </w:r>
      <w:r w:rsidR="000A5505" w:rsidRPr="000A5505">
        <w:t>i</w:t>
      </w:r>
      <w:r w:rsidR="00FB5861">
        <w:t>ng</w:t>
      </w:r>
      <w:r w:rsidR="000A5505" w:rsidRPr="000A5505">
        <w:t xml:space="preserve"> the </w:t>
      </w:r>
      <w:r w:rsidR="000A5505" w:rsidRPr="001B7EF4">
        <w:rPr>
          <w:rStyle w:val="AASemiBoldChar"/>
          <w:rFonts w:ascii="Segoe UI" w:hAnsi="Segoe UI" w:cs="Segoe UI"/>
          <w:color w:val="000000" w:themeColor="text1"/>
          <w:szCs w:val="20"/>
        </w:rPr>
        <w:t>Installation File</w:t>
      </w:r>
      <w:r w:rsidR="000A5505" w:rsidRPr="000A5505">
        <w:t xml:space="preserve"> (</w:t>
      </w:r>
      <w:r w:rsidR="0081103D" w:rsidRPr="0081103D">
        <w:rPr>
          <w:rStyle w:val="AAReferencedChar"/>
        </w:rPr>
        <w:fldChar w:fldCharType="begin"/>
      </w:r>
      <w:r w:rsidR="0081103D" w:rsidRPr="0081103D">
        <w:rPr>
          <w:rStyle w:val="AAReferencedChar"/>
        </w:rPr>
        <w:instrText xml:space="preserve"> REF _Ref194400009 \h  \* MERGEFORMAT </w:instrText>
      </w:r>
      <w:r w:rsidR="0081103D" w:rsidRPr="0081103D">
        <w:rPr>
          <w:rStyle w:val="AAReferencedChar"/>
        </w:rPr>
      </w:r>
      <w:r w:rsidR="0081103D" w:rsidRPr="0081103D">
        <w:rPr>
          <w:rStyle w:val="AAReferencedChar"/>
        </w:rPr>
        <w:fldChar w:fldCharType="separate"/>
      </w:r>
      <w:r w:rsidR="00E67BB8">
        <w:rPr>
          <w:rStyle w:val="AAReferencedChar"/>
          <w:b/>
          <w:bCs/>
          <w:lang w:val="en-US"/>
        </w:rPr>
        <w:t>Error! Reference source not found.</w:t>
      </w:r>
      <w:r w:rsidR="0081103D" w:rsidRPr="0081103D">
        <w:rPr>
          <w:rStyle w:val="AAReferencedChar"/>
        </w:rPr>
        <w:fldChar w:fldCharType="end"/>
      </w:r>
      <w:del w:id="3941" w:author="do Rego Lima Pedro" w:date="2025-04-01T11:40:00Z">
        <w:r w:rsidR="0081103D" w:rsidDel="0081103D">
          <w:rPr>
            <w:rStyle w:val="AAReferencedChar"/>
          </w:rPr>
          <w:delText xml:space="preserve"> DD#5</w:delText>
        </w:r>
      </w:del>
      <w:r w:rsidR="000A5505" w:rsidRPr="000A5505">
        <w:t>)</w:t>
      </w:r>
      <w:r w:rsidR="000A5505">
        <w:t xml:space="preserve"> for review and approval by SCK CEN.</w:t>
      </w:r>
    </w:p>
    <w:p w14:paraId="1D0E17BB" w14:textId="2628158D" w:rsidR="00C21268" w:rsidRPr="003E5C09" w:rsidRDefault="00C21268" w:rsidP="001D7813">
      <w:pPr>
        <w:rPr>
          <w:rFonts w:cs="Segoe UI"/>
          <w:szCs w:val="20"/>
          <w:u w:val="single"/>
        </w:rPr>
      </w:pPr>
      <w:bookmarkStart w:id="3942" w:name="_Ref192251531"/>
      <w:r w:rsidRPr="003E5C09">
        <w:rPr>
          <w:rFonts w:cs="Segoe UI"/>
          <w:szCs w:val="20"/>
          <w:u w:val="single"/>
        </w:rPr>
        <w:t xml:space="preserve">Phase </w:t>
      </w:r>
      <w:r w:rsidRPr="003E5C09">
        <w:rPr>
          <w:rFonts w:cs="Segoe UI"/>
          <w:szCs w:val="20"/>
          <w:u w:val="single"/>
        </w:rPr>
        <w:fldChar w:fldCharType="begin"/>
      </w:r>
      <w:r w:rsidRPr="003E5C09">
        <w:rPr>
          <w:rFonts w:cs="Segoe UI"/>
          <w:szCs w:val="20"/>
          <w:u w:val="single"/>
        </w:rPr>
        <w:instrText xml:space="preserve"> SEQ Phase \* ROMAN </w:instrText>
      </w:r>
      <w:r w:rsidRPr="003E5C09">
        <w:rPr>
          <w:rFonts w:cs="Segoe UI"/>
          <w:szCs w:val="20"/>
          <w:u w:val="single"/>
        </w:rPr>
        <w:fldChar w:fldCharType="separate"/>
      </w:r>
      <w:r w:rsidR="00E67BB8">
        <w:rPr>
          <w:rFonts w:cs="Segoe UI"/>
          <w:noProof/>
          <w:szCs w:val="20"/>
          <w:u w:val="single"/>
        </w:rPr>
        <w:t>IV</w:t>
      </w:r>
      <w:r w:rsidRPr="003E5C09">
        <w:rPr>
          <w:rFonts w:cs="Segoe UI"/>
          <w:szCs w:val="20"/>
          <w:u w:val="single"/>
        </w:rPr>
        <w:fldChar w:fldCharType="end"/>
      </w:r>
      <w:r w:rsidR="000A5505" w:rsidRPr="003E5C09">
        <w:rPr>
          <w:rFonts w:cs="Segoe UI"/>
          <w:szCs w:val="20"/>
          <w:u w:val="single"/>
        </w:rPr>
        <w:t xml:space="preserve"> </w:t>
      </w:r>
      <w:r w:rsidR="002D41B1">
        <w:rPr>
          <w:rFonts w:cs="Segoe UI"/>
          <w:szCs w:val="20"/>
          <w:u w:val="single"/>
        </w:rPr>
        <w:t>–</w:t>
      </w:r>
      <w:r w:rsidRPr="003E5C09">
        <w:rPr>
          <w:rFonts w:cs="Segoe UI"/>
          <w:szCs w:val="20"/>
          <w:u w:val="single"/>
        </w:rPr>
        <w:t xml:space="preserve"> Commissioning and Acceptance</w:t>
      </w:r>
      <w:bookmarkEnd w:id="3942"/>
      <w:r w:rsidRPr="003E5C09">
        <w:rPr>
          <w:rFonts w:cs="Segoe UI"/>
          <w:szCs w:val="20"/>
          <w:u w:val="single"/>
        </w:rPr>
        <w:t xml:space="preserve"> </w:t>
      </w:r>
    </w:p>
    <w:p w14:paraId="40B1147C" w14:textId="706C453C" w:rsidR="00C21268" w:rsidRPr="000A5505" w:rsidRDefault="000A5505" w:rsidP="003E5C09">
      <w:pPr>
        <w:rPr>
          <w:rFonts w:cs="Segoe UI"/>
          <w:szCs w:val="20"/>
        </w:rPr>
      </w:pPr>
      <w:r>
        <w:rPr>
          <w:rFonts w:cs="Segoe UI"/>
          <w:szCs w:val="20"/>
        </w:rPr>
        <w:t xml:space="preserve">Commissioning and </w:t>
      </w:r>
      <w:r w:rsidR="00C21268" w:rsidRPr="000A5505">
        <w:rPr>
          <w:rFonts w:cs="Segoe UI"/>
          <w:szCs w:val="20"/>
        </w:rPr>
        <w:t xml:space="preserve">Acceptance testing may </w:t>
      </w:r>
      <w:r>
        <w:rPr>
          <w:rFonts w:cs="Segoe UI"/>
          <w:szCs w:val="20"/>
        </w:rPr>
        <w:t xml:space="preserve">not </w:t>
      </w:r>
      <w:r w:rsidR="00C21268" w:rsidRPr="000A5505">
        <w:rPr>
          <w:rFonts w:cs="Segoe UI"/>
          <w:szCs w:val="20"/>
        </w:rPr>
        <w:t>necessari</w:t>
      </w:r>
      <w:r>
        <w:rPr>
          <w:rFonts w:cs="Segoe UI"/>
          <w:szCs w:val="20"/>
        </w:rPr>
        <w:t>l</w:t>
      </w:r>
      <w:r w:rsidR="00C21268" w:rsidRPr="000A5505">
        <w:rPr>
          <w:rFonts w:cs="Segoe UI"/>
          <w:szCs w:val="20"/>
        </w:rPr>
        <w:t xml:space="preserve">y follow a strict </w:t>
      </w:r>
      <w:r>
        <w:rPr>
          <w:rFonts w:cs="Segoe UI"/>
          <w:szCs w:val="20"/>
        </w:rPr>
        <w:t>sequential</w:t>
      </w:r>
      <w:r w:rsidR="00C21268" w:rsidRPr="000A5505">
        <w:rPr>
          <w:rFonts w:cs="Segoe UI"/>
          <w:szCs w:val="20"/>
        </w:rPr>
        <w:t xml:space="preserve"> order (as a part of the system may require successful acceptance to initiate commissioning and vice versa)</w:t>
      </w:r>
      <w:r>
        <w:rPr>
          <w:rFonts w:cs="Segoe UI"/>
          <w:szCs w:val="20"/>
        </w:rPr>
        <w:t>.</w:t>
      </w:r>
      <w:r w:rsidR="00C21268" w:rsidRPr="000A5505">
        <w:rPr>
          <w:rFonts w:cs="Segoe UI"/>
          <w:szCs w:val="20"/>
        </w:rPr>
        <w:t xml:space="preserve"> </w:t>
      </w:r>
      <w:r>
        <w:rPr>
          <w:rFonts w:cs="Segoe UI"/>
          <w:szCs w:val="20"/>
        </w:rPr>
        <w:t>T</w:t>
      </w:r>
      <w:r w:rsidR="00C21268" w:rsidRPr="000A5505">
        <w:rPr>
          <w:rFonts w:cs="Segoe UI"/>
          <w:szCs w:val="20"/>
        </w:rPr>
        <w:t xml:space="preserve">he </w:t>
      </w:r>
      <w:r w:rsidR="00CB1438" w:rsidRPr="000A5505">
        <w:rPr>
          <w:rFonts w:cs="Segoe UI"/>
          <w:szCs w:val="20"/>
        </w:rPr>
        <w:t>Contractor</w:t>
      </w:r>
      <w:r w:rsidR="00C21268" w:rsidRPr="000A5505">
        <w:rPr>
          <w:rFonts w:cs="Segoe UI"/>
          <w:szCs w:val="20"/>
        </w:rPr>
        <w:t xml:space="preserve"> shall develop the phase</w:t>
      </w:r>
      <w:r w:rsidR="00C21268" w:rsidRPr="003E5C09">
        <w:rPr>
          <w:rStyle w:val="AASemiBoldChar"/>
          <w:rFonts w:ascii="Segoe UI" w:hAnsi="Segoe UI" w:cs="Segoe UI"/>
          <w:color w:val="000000" w:themeColor="text1"/>
          <w:szCs w:val="20"/>
        </w:rPr>
        <w:t xml:space="preserve"> </w:t>
      </w:r>
      <w:r w:rsidR="00C21268" w:rsidRPr="000A5505">
        <w:rPr>
          <w:rFonts w:cs="Segoe UI"/>
          <w:szCs w:val="20"/>
        </w:rPr>
        <w:t>according to its own expertise and shall at least include the following activities:</w:t>
      </w:r>
    </w:p>
    <w:p w14:paraId="646BB1AF" w14:textId="250DC27F" w:rsidR="00C21268" w:rsidRPr="003E5C09" w:rsidRDefault="002D41B1" w:rsidP="00A66E84">
      <w:pPr>
        <w:pStyle w:val="Lijstalinea"/>
        <w:numPr>
          <w:ilvl w:val="0"/>
          <w:numId w:val="24"/>
        </w:numPr>
        <w:rPr>
          <w:rFonts w:cs="Segoe UI"/>
          <w:szCs w:val="20"/>
        </w:rPr>
      </w:pPr>
      <w:r>
        <w:rPr>
          <w:rFonts w:cs="Segoe UI"/>
          <w:szCs w:val="20"/>
        </w:rPr>
        <w:t>Stand-alone c</w:t>
      </w:r>
      <w:r w:rsidR="00C21268" w:rsidRPr="003E5C09">
        <w:rPr>
          <w:rFonts w:cs="Segoe UI"/>
          <w:szCs w:val="20"/>
        </w:rPr>
        <w:t>ommissioning</w:t>
      </w:r>
      <w:r>
        <w:rPr>
          <w:rFonts w:cs="Segoe UI"/>
          <w:szCs w:val="20"/>
        </w:rPr>
        <w:t xml:space="preserve"> of the </w:t>
      </w:r>
      <w:r w:rsidR="00A156C9">
        <w:rPr>
          <w:rFonts w:cs="Segoe UI"/>
          <w:szCs w:val="20"/>
        </w:rPr>
        <w:t>QPLANT</w:t>
      </w:r>
      <w:r>
        <w:rPr>
          <w:rFonts w:cs="Segoe UI"/>
          <w:szCs w:val="20"/>
        </w:rPr>
        <w:t xml:space="preserve">, integrated commissioning with controls, </w:t>
      </w:r>
      <w:r w:rsidR="00F13A1C">
        <w:rPr>
          <w:rFonts w:cs="Segoe UI"/>
          <w:szCs w:val="20"/>
        </w:rPr>
        <w:t>Non-Conformity handling</w:t>
      </w:r>
      <w:r>
        <w:rPr>
          <w:rFonts w:cs="Segoe UI"/>
          <w:szCs w:val="20"/>
        </w:rPr>
        <w:t xml:space="preserve"> and </w:t>
      </w:r>
      <w:r w:rsidR="00F13A1C">
        <w:rPr>
          <w:rFonts w:cs="Segoe UI"/>
          <w:szCs w:val="20"/>
        </w:rPr>
        <w:t xml:space="preserve">preparing/ </w:t>
      </w:r>
      <w:r>
        <w:rPr>
          <w:rFonts w:cs="Segoe UI"/>
          <w:szCs w:val="20"/>
        </w:rPr>
        <w:t>submi</w:t>
      </w:r>
      <w:r w:rsidR="00F13A1C">
        <w:rPr>
          <w:rFonts w:cs="Segoe UI"/>
          <w:szCs w:val="20"/>
        </w:rPr>
        <w:t>tting</w:t>
      </w:r>
      <w:r>
        <w:rPr>
          <w:rFonts w:cs="Segoe UI"/>
          <w:szCs w:val="20"/>
        </w:rPr>
        <w:t xml:space="preserve"> the Commission</w:t>
      </w:r>
      <w:r w:rsidR="00F13A1C">
        <w:rPr>
          <w:rFonts w:cs="Segoe UI"/>
          <w:szCs w:val="20"/>
        </w:rPr>
        <w:t>in</w:t>
      </w:r>
      <w:r>
        <w:rPr>
          <w:rFonts w:cs="Segoe UI"/>
          <w:szCs w:val="20"/>
        </w:rPr>
        <w:t xml:space="preserve">g File </w:t>
      </w:r>
      <w:r w:rsidR="009B1149" w:rsidRPr="00725372">
        <w:t>(</w:t>
      </w:r>
      <w:ins w:id="3943" w:author="do Rego Lima Pedro" w:date="2025-04-01T11:37:00Z">
        <w:r w:rsidR="0081103D">
          <w:rPr>
            <w:rStyle w:val="AAReferencedChar"/>
          </w:rPr>
          <w:fldChar w:fldCharType="begin"/>
        </w:r>
        <w:r w:rsidR="0081103D">
          <w:instrText xml:space="preserve"> REF _Ref194399846 \h </w:instrText>
        </w:r>
      </w:ins>
      <w:r w:rsidR="0081103D">
        <w:rPr>
          <w:rStyle w:val="AAReferencedChar"/>
        </w:rPr>
        <w:instrText xml:space="preserve"> \* MERGEFORMAT </w:instrText>
      </w:r>
      <w:r w:rsidR="0081103D">
        <w:rPr>
          <w:rStyle w:val="AAReferencedChar"/>
        </w:rPr>
      </w:r>
      <w:r w:rsidR="0081103D">
        <w:rPr>
          <w:rStyle w:val="AAReferencedChar"/>
        </w:rPr>
        <w:fldChar w:fldCharType="separate"/>
      </w:r>
      <w:r w:rsidR="00E67BB8">
        <w:rPr>
          <w:rStyle w:val="AAReferencedChar"/>
          <w:b/>
          <w:bCs/>
          <w:lang w:val="en-US"/>
        </w:rPr>
        <w:t>Error! Reference source not found.</w:t>
      </w:r>
      <w:ins w:id="3944" w:author="do Rego Lima Pedro" w:date="2025-04-01T11:37:00Z">
        <w:r w:rsidR="0081103D">
          <w:rPr>
            <w:rStyle w:val="AAReferencedChar"/>
          </w:rPr>
          <w:fldChar w:fldCharType="end"/>
        </w:r>
      </w:ins>
      <w:del w:id="3945" w:author="do Rego Lima Pedro" w:date="2025-04-01T11:37:00Z">
        <w:r w:rsidR="009B1149" w:rsidRPr="0081103D" w:rsidDel="0081103D">
          <w:rPr>
            <w:rStyle w:val="AAReferencedChar"/>
          </w:rPr>
          <w:fldChar w:fldCharType="begin"/>
        </w:r>
        <w:r w:rsidR="009B1149" w:rsidRPr="0081103D" w:rsidDel="0081103D">
          <w:rPr>
            <w:rStyle w:val="AAReferencedChar"/>
          </w:rPr>
          <w:delInstrText xml:space="preserve"> REF _Ref191395421 \h  \* MERGEFORMAT </w:delInstrText>
        </w:r>
        <w:r w:rsidR="009B1149" w:rsidRPr="0081103D" w:rsidDel="0081103D">
          <w:rPr>
            <w:rStyle w:val="AAReferencedChar"/>
          </w:rPr>
        </w:r>
        <w:r w:rsidR="009B1149" w:rsidRPr="0081103D" w:rsidDel="0081103D">
          <w:rPr>
            <w:rStyle w:val="AAReferencedChar"/>
          </w:rPr>
          <w:fldChar w:fldCharType="separate"/>
        </w:r>
        <w:r w:rsidR="001B2DD3" w:rsidRPr="0081103D" w:rsidDel="0081103D">
          <w:rPr>
            <w:rStyle w:val="AAReferencedChar"/>
          </w:rPr>
          <w:delText>DD# 6</w:delText>
        </w:r>
        <w:r w:rsidR="009B1149" w:rsidRPr="0081103D" w:rsidDel="0081103D">
          <w:rPr>
            <w:rStyle w:val="AAReferencedChar"/>
          </w:rPr>
          <w:fldChar w:fldCharType="end"/>
        </w:r>
      </w:del>
      <w:r w:rsidR="009B1149" w:rsidRPr="00725372">
        <w:t>)</w:t>
      </w:r>
      <w:r>
        <w:rPr>
          <w:rFonts w:cs="Segoe UI"/>
          <w:szCs w:val="20"/>
        </w:rPr>
        <w:t xml:space="preserve"> for review and approval by SCK CEN.</w:t>
      </w:r>
    </w:p>
    <w:p w14:paraId="5CD38087" w14:textId="451940B3" w:rsidR="009B1149" w:rsidRDefault="009B1149" w:rsidP="00A66E84">
      <w:pPr>
        <w:pStyle w:val="Lijstalinea"/>
        <w:numPr>
          <w:ilvl w:val="0"/>
          <w:numId w:val="25"/>
        </w:numPr>
        <w:rPr>
          <w:rFonts w:cs="Segoe UI"/>
          <w:szCs w:val="20"/>
        </w:rPr>
      </w:pPr>
      <w:r>
        <w:rPr>
          <w:rFonts w:cs="Segoe UI"/>
          <w:szCs w:val="20"/>
        </w:rPr>
        <w:t>Execution</w:t>
      </w:r>
      <w:r w:rsidR="00BF4DE0">
        <w:rPr>
          <w:rFonts w:cs="Segoe UI"/>
          <w:szCs w:val="20"/>
        </w:rPr>
        <w:t>/ reporting</w:t>
      </w:r>
      <w:r>
        <w:rPr>
          <w:rFonts w:cs="Segoe UI"/>
          <w:szCs w:val="20"/>
        </w:rPr>
        <w:t xml:space="preserve"> of SAT and </w:t>
      </w:r>
      <w:r w:rsidR="00F13A1C">
        <w:rPr>
          <w:rFonts w:cs="Segoe UI"/>
          <w:szCs w:val="20"/>
        </w:rPr>
        <w:t xml:space="preserve">preparing/ </w:t>
      </w:r>
      <w:r>
        <w:rPr>
          <w:rFonts w:cs="Segoe UI"/>
          <w:szCs w:val="20"/>
        </w:rPr>
        <w:t>submi</w:t>
      </w:r>
      <w:r w:rsidR="00F13A1C">
        <w:rPr>
          <w:rFonts w:cs="Segoe UI"/>
          <w:szCs w:val="20"/>
        </w:rPr>
        <w:t>tting</w:t>
      </w:r>
      <w:r>
        <w:rPr>
          <w:rFonts w:cs="Segoe UI"/>
          <w:szCs w:val="20"/>
        </w:rPr>
        <w:t xml:space="preserve"> the Acceptance Test File </w:t>
      </w:r>
      <w:r w:rsidRPr="000A5505">
        <w:rPr>
          <w:rFonts w:cs="Segoe UI"/>
          <w:szCs w:val="20"/>
        </w:rPr>
        <w:t>(</w:t>
      </w:r>
      <w:ins w:id="3946" w:author="do Rego Lima Pedro" w:date="2025-04-01T11:32:00Z">
        <w:r w:rsidR="0081103D" w:rsidRPr="0081103D">
          <w:rPr>
            <w:rStyle w:val="AAReferencedChar"/>
          </w:rPr>
          <w:fldChar w:fldCharType="begin"/>
        </w:r>
        <w:r w:rsidR="0081103D" w:rsidRPr="00EE5517">
          <w:rPr>
            <w:rStyle w:val="AAReferencedChar"/>
          </w:rPr>
          <w:instrText xml:space="preserve"> REF _Ref194399548 \h </w:instrText>
        </w:r>
      </w:ins>
      <w:r w:rsidR="0081103D">
        <w:rPr>
          <w:rStyle w:val="AAReferencedChar"/>
        </w:rPr>
        <w:instrText xml:space="preserve"> \* MERGEFORMAT </w:instrText>
      </w:r>
      <w:r w:rsidR="0081103D" w:rsidRPr="0081103D">
        <w:rPr>
          <w:rStyle w:val="AAReferencedChar"/>
        </w:rPr>
      </w:r>
      <w:r w:rsidR="0081103D" w:rsidRPr="0081103D">
        <w:rPr>
          <w:rStyle w:val="AAReferencedChar"/>
        </w:rPr>
        <w:fldChar w:fldCharType="separate"/>
      </w:r>
      <w:r w:rsidR="00E67BB8">
        <w:rPr>
          <w:rStyle w:val="AAReferencedChar"/>
          <w:b/>
          <w:bCs/>
          <w:lang w:val="en-US"/>
        </w:rPr>
        <w:t>Error! Reference source not found.</w:t>
      </w:r>
      <w:ins w:id="3947" w:author="do Rego Lima Pedro" w:date="2025-04-01T11:32:00Z">
        <w:r w:rsidR="0081103D" w:rsidRPr="0081103D">
          <w:rPr>
            <w:rStyle w:val="AAReferencedChar"/>
          </w:rPr>
          <w:fldChar w:fldCharType="end"/>
        </w:r>
      </w:ins>
      <w:del w:id="3948" w:author="do Rego Lima Pedro" w:date="2025-04-01T11:32:00Z">
        <w:r w:rsidR="0081103D" w:rsidRPr="0081103D" w:rsidDel="0081103D">
          <w:rPr>
            <w:rStyle w:val="AAReferencedChar"/>
          </w:rPr>
          <w:delText>DD#7</w:delText>
        </w:r>
      </w:del>
      <w:r w:rsidRPr="000A5505">
        <w:rPr>
          <w:rFonts w:cs="Segoe UI"/>
          <w:szCs w:val="20"/>
        </w:rPr>
        <w:t>)</w:t>
      </w:r>
      <w:r>
        <w:rPr>
          <w:rFonts w:cs="Segoe UI"/>
          <w:szCs w:val="20"/>
        </w:rPr>
        <w:t xml:space="preserve"> for review and approval by SCK CEN.</w:t>
      </w:r>
    </w:p>
    <w:p w14:paraId="7C781289" w14:textId="4E718391" w:rsidR="00BF3838" w:rsidRDefault="009B1149" w:rsidP="00A66E84">
      <w:pPr>
        <w:pStyle w:val="Lijstalinea"/>
        <w:numPr>
          <w:ilvl w:val="0"/>
          <w:numId w:val="25"/>
        </w:numPr>
        <w:rPr>
          <w:rFonts w:ascii="Segoe UI Semibold" w:eastAsia="Times New Roman" w:hAnsi="Segoe UI Semibold"/>
          <w:bCs/>
          <w:color w:val="562873"/>
          <w:sz w:val="24"/>
          <w:szCs w:val="26"/>
          <w:shd w:val="clear" w:color="auto" w:fill="FFFFFF"/>
        </w:rPr>
      </w:pPr>
      <w:r>
        <w:rPr>
          <w:rFonts w:cs="Segoe UI"/>
          <w:szCs w:val="20"/>
        </w:rPr>
        <w:t xml:space="preserve">Project closure and submission of the Final Report </w:t>
      </w:r>
      <w:r w:rsidRPr="000A5505">
        <w:rPr>
          <w:rFonts w:cs="Segoe UI"/>
          <w:szCs w:val="20"/>
        </w:rPr>
        <w:t>(</w:t>
      </w:r>
      <w:r w:rsidR="0081103D" w:rsidRPr="0081103D">
        <w:rPr>
          <w:rStyle w:val="AAReferencedChar"/>
        </w:rPr>
        <w:fldChar w:fldCharType="begin"/>
      </w:r>
      <w:r w:rsidR="0081103D" w:rsidRPr="0081103D">
        <w:rPr>
          <w:rStyle w:val="AAReferencedChar"/>
        </w:rPr>
        <w:instrText xml:space="preserve"> REF _Ref194399444 \h </w:instrText>
      </w:r>
      <w:r w:rsidR="0081103D">
        <w:rPr>
          <w:rStyle w:val="AAReferencedChar"/>
        </w:rPr>
        <w:instrText xml:space="preserve"> \* MERGEFORMAT </w:instrText>
      </w:r>
      <w:r w:rsidR="0081103D" w:rsidRPr="0081103D">
        <w:rPr>
          <w:rStyle w:val="AAReferencedChar"/>
        </w:rPr>
      </w:r>
      <w:r w:rsidR="0081103D" w:rsidRPr="0081103D">
        <w:rPr>
          <w:rStyle w:val="AAReferencedChar"/>
        </w:rPr>
        <w:fldChar w:fldCharType="separate"/>
      </w:r>
      <w:r w:rsidR="00E67BB8">
        <w:rPr>
          <w:rStyle w:val="AAReferencedChar"/>
          <w:b/>
          <w:bCs/>
          <w:lang w:val="en-US"/>
        </w:rPr>
        <w:t>Error! Reference source not found.</w:t>
      </w:r>
      <w:r w:rsidR="0081103D" w:rsidRPr="0081103D">
        <w:rPr>
          <w:rStyle w:val="AAReferencedChar"/>
        </w:rPr>
        <w:fldChar w:fldCharType="end"/>
      </w:r>
      <w:del w:id="3949" w:author="do Rego Lima Pedro" w:date="2025-04-01T11:31:00Z">
        <w:r w:rsidR="0081103D" w:rsidRPr="0081103D" w:rsidDel="0081103D">
          <w:rPr>
            <w:rStyle w:val="AAReferencedChar"/>
          </w:rPr>
          <w:delText>DD#8</w:delText>
        </w:r>
      </w:del>
      <w:r w:rsidRPr="000A5505">
        <w:rPr>
          <w:rFonts w:cs="Segoe UI"/>
          <w:szCs w:val="20"/>
        </w:rPr>
        <w:t>)</w:t>
      </w:r>
      <w:r>
        <w:rPr>
          <w:rFonts w:cs="Segoe UI"/>
          <w:szCs w:val="20"/>
        </w:rPr>
        <w:t xml:space="preserve"> for review and approval by SCK CEN.</w:t>
      </w:r>
      <w:r w:rsidR="00C21268" w:rsidRPr="003E5C09">
        <w:rPr>
          <w:rFonts w:cs="Segoe UI"/>
          <w:szCs w:val="20"/>
        </w:rPr>
        <w:t xml:space="preserve"> </w:t>
      </w:r>
    </w:p>
    <w:p w14:paraId="6052F765" w14:textId="78875FED" w:rsidR="00CF5D52" w:rsidRDefault="00CF5D52" w:rsidP="00BF3838">
      <w:pPr>
        <w:pStyle w:val="Heading2numbered"/>
        <w:spacing w:after="160" w:line="259" w:lineRule="auto"/>
        <w:jc w:val="left"/>
      </w:pPr>
      <w:bookmarkStart w:id="3950" w:name="_Ref192661306"/>
      <w:bookmarkStart w:id="3951" w:name="_Toc197426002"/>
      <w:r w:rsidRPr="00725372">
        <w:t>Preliminary Schedule</w:t>
      </w:r>
      <w:bookmarkEnd w:id="3930"/>
      <w:bookmarkEnd w:id="3950"/>
      <w:bookmarkEnd w:id="3951"/>
      <w:r w:rsidRPr="00725372">
        <w:t xml:space="preserve"> </w:t>
      </w:r>
    </w:p>
    <w:p w14:paraId="5C307563" w14:textId="21636D67" w:rsidR="00B24FF8" w:rsidRPr="00DB4AD4" w:rsidRDefault="00B24FF8" w:rsidP="001D7813">
      <w:pPr>
        <w:pStyle w:val="regular"/>
        <w:jc w:val="center"/>
        <w:rPr>
          <w:rFonts w:ascii="Segoe UI Semibold" w:hAnsi="Segoe UI Semibold" w:cs="Segoe UI Semibold"/>
          <w:color w:val="562873" w:themeColor="accent1"/>
        </w:rPr>
      </w:pPr>
      <w:bookmarkStart w:id="3952" w:name="_Ref192752742"/>
      <w:bookmarkStart w:id="3953" w:name="_Toc195865385"/>
      <w:r w:rsidRPr="00DB4AD4">
        <w:rPr>
          <w:rFonts w:ascii="Segoe UI Semibold" w:hAnsi="Segoe UI Semibold" w:cs="Segoe UI Semibold"/>
          <w:color w:val="562873" w:themeColor="accent1"/>
        </w:rPr>
        <w:t xml:space="preserve">Table </w:t>
      </w:r>
      <w:r w:rsidRPr="00DB4AD4">
        <w:rPr>
          <w:rFonts w:ascii="Segoe UI Semibold" w:hAnsi="Segoe UI Semibold" w:cs="Segoe UI Semibold"/>
          <w:color w:val="562873" w:themeColor="accent1"/>
        </w:rPr>
        <w:fldChar w:fldCharType="begin"/>
      </w:r>
      <w:r w:rsidRPr="00DB4AD4">
        <w:rPr>
          <w:rFonts w:ascii="Segoe UI Semibold" w:hAnsi="Segoe UI Semibold" w:cs="Segoe UI Semibold"/>
          <w:color w:val="562873" w:themeColor="accent1"/>
        </w:rPr>
        <w:instrText xml:space="preserve"> SEQ Table \* ARABIC </w:instrText>
      </w:r>
      <w:r w:rsidRPr="00DB4AD4">
        <w:rPr>
          <w:rFonts w:ascii="Segoe UI Semibold" w:hAnsi="Segoe UI Semibold" w:cs="Segoe UI Semibold"/>
          <w:color w:val="562873" w:themeColor="accent1"/>
        </w:rPr>
        <w:fldChar w:fldCharType="separate"/>
      </w:r>
      <w:r w:rsidR="00E67BB8">
        <w:rPr>
          <w:rFonts w:ascii="Segoe UI Semibold" w:hAnsi="Segoe UI Semibold" w:cs="Segoe UI Semibold"/>
          <w:noProof/>
          <w:color w:val="562873" w:themeColor="accent1"/>
        </w:rPr>
        <w:t>15</w:t>
      </w:r>
      <w:r w:rsidRPr="00DB4AD4">
        <w:rPr>
          <w:rFonts w:ascii="Segoe UI Semibold" w:hAnsi="Segoe UI Semibold" w:cs="Segoe UI Semibold"/>
          <w:color w:val="562873" w:themeColor="accent1"/>
        </w:rPr>
        <w:fldChar w:fldCharType="end"/>
      </w:r>
      <w:bookmarkEnd w:id="3952"/>
      <w:r w:rsidRPr="00DB4AD4">
        <w:rPr>
          <w:rFonts w:ascii="Segoe UI Semibold" w:hAnsi="Segoe UI Semibold" w:cs="Segoe UI Semibold"/>
          <w:color w:val="562873" w:themeColor="accent1"/>
        </w:rPr>
        <w:t xml:space="preserve"> Preliminary Schedule and Main Milestones</w:t>
      </w:r>
      <w:bookmarkEnd w:id="3953"/>
    </w:p>
    <w:p w14:paraId="261FBB2F" w14:textId="096A5398" w:rsidR="00B24FF8" w:rsidRDefault="00B24FF8" w:rsidP="003E5C09">
      <w:pPr>
        <w:pStyle w:val="TableCaption"/>
        <w:spacing w:before="0" w:after="0"/>
        <w:rPr>
          <w:i/>
          <w:sz w:val="14"/>
          <w:szCs w:val="12"/>
        </w:rPr>
      </w:pPr>
      <w:r>
        <w:rPr>
          <w:i/>
          <w:sz w:val="14"/>
          <w:szCs w:val="12"/>
        </w:rPr>
        <w:t>“ED” = Earliest possible Date, “LD” = Latest Possible Date, “M” = months, “wks” = weeks, “BD” = Business Days, “CD”</w:t>
      </w:r>
      <w:r w:rsidR="00270DA5">
        <w:rPr>
          <w:i/>
          <w:sz w:val="14"/>
          <w:szCs w:val="12"/>
        </w:rPr>
        <w:t xml:space="preserve"> = Calendar Days</w:t>
      </w:r>
      <w:r>
        <w:rPr>
          <w:i/>
          <w:sz w:val="14"/>
          <w:szCs w:val="12"/>
        </w:rPr>
        <w:t xml:space="preserve">.  </w:t>
      </w:r>
    </w:p>
    <w:tbl>
      <w:tblPr>
        <w:tblStyle w:val="Tabelraster"/>
        <w:tblW w:w="0" w:type="auto"/>
        <w:tblLayout w:type="fixed"/>
        <w:tblLook w:val="04A0" w:firstRow="1" w:lastRow="0" w:firstColumn="1" w:lastColumn="0" w:noHBand="0" w:noVBand="1"/>
      </w:tblPr>
      <w:tblGrid>
        <w:gridCol w:w="704"/>
        <w:gridCol w:w="5528"/>
        <w:gridCol w:w="1418"/>
        <w:gridCol w:w="1417"/>
      </w:tblGrid>
      <w:tr w:rsidR="00CD524B" w14:paraId="716FF4D1" w14:textId="77777777" w:rsidTr="003E5C09">
        <w:tc>
          <w:tcPr>
            <w:tcW w:w="704" w:type="dxa"/>
            <w:shd w:val="clear" w:color="auto" w:fill="EBD9ED" w:themeFill="accent2" w:themeFillTint="33"/>
          </w:tcPr>
          <w:p w14:paraId="2DB208B1" w14:textId="2C7A4CB2" w:rsidR="00B24FF8" w:rsidRPr="003E5C09" w:rsidRDefault="00B24FF8" w:rsidP="00B24FF8">
            <w:pPr>
              <w:pStyle w:val="regular"/>
              <w:jc w:val="center"/>
              <w:rPr>
                <w:b/>
                <w:bCs/>
                <w:iCs/>
              </w:rPr>
            </w:pPr>
            <w:r w:rsidRPr="003E5C09">
              <w:rPr>
                <w:b/>
                <w:bCs/>
                <w:iCs/>
              </w:rPr>
              <w:t>ID</w:t>
            </w:r>
          </w:p>
        </w:tc>
        <w:tc>
          <w:tcPr>
            <w:tcW w:w="5528" w:type="dxa"/>
            <w:shd w:val="clear" w:color="auto" w:fill="EBD9ED" w:themeFill="accent2" w:themeFillTint="33"/>
          </w:tcPr>
          <w:p w14:paraId="22042AC5" w14:textId="3093141B" w:rsidR="00B24FF8" w:rsidRPr="003E5C09" w:rsidRDefault="00B24FF8" w:rsidP="00B24FF8">
            <w:pPr>
              <w:pStyle w:val="regular"/>
              <w:jc w:val="center"/>
              <w:rPr>
                <w:b/>
                <w:bCs/>
                <w:iCs/>
              </w:rPr>
            </w:pPr>
            <w:r w:rsidRPr="003E5C09">
              <w:rPr>
                <w:b/>
                <w:bCs/>
                <w:iCs/>
              </w:rPr>
              <w:t>Description</w:t>
            </w:r>
          </w:p>
        </w:tc>
        <w:tc>
          <w:tcPr>
            <w:tcW w:w="1418" w:type="dxa"/>
            <w:shd w:val="clear" w:color="auto" w:fill="EBD9ED" w:themeFill="accent2" w:themeFillTint="33"/>
          </w:tcPr>
          <w:p w14:paraId="14E99173" w14:textId="247D4D33" w:rsidR="00B24FF8" w:rsidRPr="003E5C09" w:rsidRDefault="00B24FF8" w:rsidP="00B24FF8">
            <w:pPr>
              <w:pStyle w:val="regular"/>
              <w:jc w:val="center"/>
              <w:rPr>
                <w:b/>
                <w:bCs/>
                <w:iCs/>
              </w:rPr>
            </w:pPr>
            <w:r w:rsidRPr="003E5C09">
              <w:rPr>
                <w:b/>
                <w:bCs/>
                <w:iCs/>
              </w:rPr>
              <w:t>Responsible</w:t>
            </w:r>
          </w:p>
        </w:tc>
        <w:tc>
          <w:tcPr>
            <w:tcW w:w="1417" w:type="dxa"/>
            <w:shd w:val="clear" w:color="auto" w:fill="EBD9ED" w:themeFill="accent2" w:themeFillTint="33"/>
          </w:tcPr>
          <w:p w14:paraId="5F7D9FFF" w14:textId="39E20865" w:rsidR="00B24FF8" w:rsidRPr="003E5C09" w:rsidRDefault="00B24FF8" w:rsidP="00B24FF8">
            <w:pPr>
              <w:pStyle w:val="regular"/>
              <w:jc w:val="center"/>
              <w:rPr>
                <w:b/>
                <w:bCs/>
                <w:iCs/>
              </w:rPr>
            </w:pPr>
            <w:commentRangeStart w:id="3954"/>
            <w:r w:rsidRPr="003E5C09">
              <w:rPr>
                <w:b/>
                <w:bCs/>
                <w:iCs/>
              </w:rPr>
              <w:t>Dates</w:t>
            </w:r>
            <w:commentRangeEnd w:id="3954"/>
            <w:r w:rsidR="00CD524B">
              <w:rPr>
                <w:rStyle w:val="Verwijzingopmerking"/>
              </w:rPr>
              <w:commentReference w:id="3954"/>
            </w:r>
          </w:p>
        </w:tc>
      </w:tr>
      <w:tr w:rsidR="00B24FF8" w14:paraId="03715C6A" w14:textId="77777777" w:rsidTr="003E5C09">
        <w:tc>
          <w:tcPr>
            <w:tcW w:w="704" w:type="dxa"/>
          </w:tcPr>
          <w:p w14:paraId="6F0FE771" w14:textId="39E1DBB8" w:rsidR="00B24FF8" w:rsidRPr="003E5C09" w:rsidRDefault="00B24FF8" w:rsidP="00B24FF8">
            <w:pPr>
              <w:pStyle w:val="regular"/>
              <w:jc w:val="center"/>
              <w:rPr>
                <w:rFonts w:cs="Segoe UI"/>
                <w:iCs/>
                <w:sz w:val="18"/>
                <w:szCs w:val="18"/>
              </w:rPr>
            </w:pPr>
            <w:r w:rsidRPr="003E5C09">
              <w:rPr>
                <w:rFonts w:cs="Segoe UI"/>
                <w:iCs/>
                <w:sz w:val="18"/>
                <w:szCs w:val="18"/>
              </w:rPr>
              <w:t>T</w:t>
            </w:r>
            <w:r w:rsidRPr="003E5C09">
              <w:rPr>
                <w:rFonts w:cs="Segoe UI"/>
                <w:iCs/>
                <w:sz w:val="18"/>
                <w:szCs w:val="18"/>
                <w:vertAlign w:val="subscript"/>
              </w:rPr>
              <w:t>O</w:t>
            </w:r>
          </w:p>
        </w:tc>
        <w:tc>
          <w:tcPr>
            <w:tcW w:w="5528" w:type="dxa"/>
          </w:tcPr>
          <w:p w14:paraId="502EBB15" w14:textId="3FA95907" w:rsidR="00B24FF8" w:rsidRPr="003E5C09" w:rsidRDefault="00B24FF8" w:rsidP="003E5C09">
            <w:pPr>
              <w:pStyle w:val="regular"/>
              <w:jc w:val="left"/>
              <w:rPr>
                <w:rFonts w:cs="Segoe UI"/>
                <w:iCs/>
                <w:sz w:val="18"/>
                <w:szCs w:val="18"/>
              </w:rPr>
            </w:pPr>
            <w:r>
              <w:rPr>
                <w:rFonts w:cs="Segoe UI"/>
                <w:iCs/>
                <w:sz w:val="18"/>
                <w:szCs w:val="18"/>
              </w:rPr>
              <w:t>Contract Conclusion</w:t>
            </w:r>
          </w:p>
        </w:tc>
        <w:tc>
          <w:tcPr>
            <w:tcW w:w="1418" w:type="dxa"/>
          </w:tcPr>
          <w:p w14:paraId="2BCBF729" w14:textId="47181905" w:rsidR="00B24FF8" w:rsidRPr="003E5C09" w:rsidRDefault="00B24FF8" w:rsidP="00B24FF8">
            <w:pPr>
              <w:pStyle w:val="regular"/>
              <w:jc w:val="center"/>
              <w:rPr>
                <w:rFonts w:cs="Segoe UI"/>
                <w:iCs/>
                <w:sz w:val="18"/>
                <w:szCs w:val="18"/>
              </w:rPr>
            </w:pPr>
            <w:r>
              <w:rPr>
                <w:rFonts w:cs="Segoe UI"/>
                <w:iCs/>
                <w:sz w:val="18"/>
                <w:szCs w:val="18"/>
              </w:rPr>
              <w:t>SCK CEN</w:t>
            </w:r>
          </w:p>
        </w:tc>
        <w:tc>
          <w:tcPr>
            <w:tcW w:w="1417" w:type="dxa"/>
          </w:tcPr>
          <w:p w14:paraId="4AD5B443" w14:textId="1AB3BD6A" w:rsidR="00B24FF8" w:rsidRPr="003E5C09" w:rsidRDefault="00B24FF8" w:rsidP="003E5C09">
            <w:pPr>
              <w:rPr>
                <w:rFonts w:cs="Segoe UI"/>
                <w:color w:val="000000" w:themeColor="text1"/>
                <w:sz w:val="18"/>
                <w:szCs w:val="18"/>
              </w:rPr>
            </w:pPr>
            <w:r w:rsidRPr="003E5C09">
              <w:rPr>
                <w:rFonts w:cs="Segoe UI"/>
                <w:color w:val="000000" w:themeColor="text1"/>
                <w:sz w:val="18"/>
                <w:szCs w:val="18"/>
              </w:rPr>
              <w:t>ED: Q</w:t>
            </w:r>
            <w:r w:rsidR="00E26755">
              <w:rPr>
                <w:rFonts w:cs="Segoe UI"/>
                <w:color w:val="000000" w:themeColor="text1"/>
                <w:sz w:val="18"/>
                <w:szCs w:val="18"/>
              </w:rPr>
              <w:t>4</w:t>
            </w:r>
            <w:r w:rsidRPr="003E5C09">
              <w:rPr>
                <w:rFonts w:cs="Segoe UI"/>
                <w:color w:val="000000" w:themeColor="text1"/>
                <w:sz w:val="18"/>
                <w:szCs w:val="18"/>
              </w:rPr>
              <w:t xml:space="preserve"> 2025</w:t>
            </w:r>
          </w:p>
        </w:tc>
      </w:tr>
      <w:tr w:rsidR="00CD524B" w14:paraId="5EFAEDEE" w14:textId="77777777" w:rsidTr="00CD524B">
        <w:tc>
          <w:tcPr>
            <w:tcW w:w="6232" w:type="dxa"/>
            <w:gridSpan w:val="2"/>
            <w:shd w:val="clear" w:color="auto" w:fill="EBD9ED" w:themeFill="accent2" w:themeFillTint="33"/>
          </w:tcPr>
          <w:p w14:paraId="417F3B6E" w14:textId="68C05AA6" w:rsidR="00D30E7B" w:rsidRPr="003E5C09" w:rsidRDefault="00D30E7B" w:rsidP="00B24FF8">
            <w:pPr>
              <w:pStyle w:val="regular"/>
              <w:jc w:val="left"/>
              <w:rPr>
                <w:rFonts w:cs="Segoe UI"/>
                <w:b/>
                <w:bCs/>
                <w:sz w:val="18"/>
                <w:szCs w:val="18"/>
              </w:rPr>
            </w:pPr>
            <w:r w:rsidRPr="003E5C09">
              <w:rPr>
                <w:rFonts w:cs="Segoe UI"/>
                <w:b/>
                <w:bCs/>
                <w:sz w:val="18"/>
                <w:szCs w:val="18"/>
              </w:rPr>
              <w:t>Phase I</w:t>
            </w:r>
            <w:r w:rsidR="00AE6072">
              <w:rPr>
                <w:rFonts w:cs="Segoe UI"/>
                <w:b/>
                <w:bCs/>
                <w:sz w:val="18"/>
                <w:szCs w:val="18"/>
              </w:rPr>
              <w:t xml:space="preserve"> -Design and Development</w:t>
            </w:r>
          </w:p>
        </w:tc>
        <w:tc>
          <w:tcPr>
            <w:tcW w:w="1418" w:type="dxa"/>
            <w:shd w:val="clear" w:color="auto" w:fill="EBD9ED" w:themeFill="accent2" w:themeFillTint="33"/>
            <w:vAlign w:val="center"/>
          </w:tcPr>
          <w:p w14:paraId="4917CA6B" w14:textId="77777777" w:rsidR="00D30E7B" w:rsidRPr="003E5C09" w:rsidRDefault="00D30E7B" w:rsidP="00B24FF8">
            <w:pPr>
              <w:pStyle w:val="regular"/>
              <w:jc w:val="center"/>
              <w:rPr>
                <w:b/>
                <w:bCs/>
                <w:sz w:val="18"/>
                <w:szCs w:val="18"/>
              </w:rPr>
            </w:pPr>
          </w:p>
        </w:tc>
        <w:tc>
          <w:tcPr>
            <w:tcW w:w="1417" w:type="dxa"/>
            <w:shd w:val="clear" w:color="auto" w:fill="EBD9ED" w:themeFill="accent2" w:themeFillTint="33"/>
            <w:vAlign w:val="center"/>
          </w:tcPr>
          <w:p w14:paraId="30BD5472" w14:textId="77777777" w:rsidR="00D30E7B" w:rsidRPr="00AE6072" w:rsidRDefault="00D30E7B" w:rsidP="00B24FF8">
            <w:pPr>
              <w:rPr>
                <w:rFonts w:cs="Segoe UI"/>
                <w:color w:val="000000" w:themeColor="text1"/>
                <w:sz w:val="18"/>
                <w:szCs w:val="18"/>
              </w:rPr>
            </w:pPr>
          </w:p>
        </w:tc>
      </w:tr>
      <w:tr w:rsidR="00B24FF8" w14:paraId="575C2054" w14:textId="77777777" w:rsidTr="003E5C09">
        <w:tc>
          <w:tcPr>
            <w:tcW w:w="704" w:type="dxa"/>
          </w:tcPr>
          <w:p w14:paraId="2EF2FB77" w14:textId="54F8CFB6" w:rsidR="00B24FF8" w:rsidRPr="003E5C09" w:rsidRDefault="00B24FF8" w:rsidP="00B24FF8">
            <w:pPr>
              <w:pStyle w:val="regular"/>
              <w:jc w:val="center"/>
              <w:rPr>
                <w:rFonts w:cs="Segoe UI"/>
                <w:iCs/>
                <w:sz w:val="18"/>
                <w:szCs w:val="18"/>
              </w:rPr>
            </w:pPr>
            <w:r w:rsidRPr="003E5C09">
              <w:rPr>
                <w:rFonts w:cs="Segoe UI"/>
                <w:iCs/>
                <w:sz w:val="18"/>
                <w:szCs w:val="18"/>
              </w:rPr>
              <w:t>M</w:t>
            </w:r>
            <w:r w:rsidR="00AE6072">
              <w:rPr>
                <w:rFonts w:cs="Segoe UI"/>
                <w:iCs/>
                <w:sz w:val="18"/>
                <w:szCs w:val="18"/>
              </w:rPr>
              <w:t>1</w:t>
            </w:r>
            <w:r w:rsidRPr="003E5C09">
              <w:rPr>
                <w:rFonts w:cs="Segoe UI"/>
                <w:iCs/>
                <w:sz w:val="18"/>
                <w:szCs w:val="18"/>
              </w:rPr>
              <w:t>1</w:t>
            </w:r>
          </w:p>
        </w:tc>
        <w:tc>
          <w:tcPr>
            <w:tcW w:w="5528" w:type="dxa"/>
          </w:tcPr>
          <w:p w14:paraId="3AA5DD79" w14:textId="65547928" w:rsidR="00B24FF8" w:rsidRPr="003E5C09" w:rsidRDefault="00B24FF8" w:rsidP="003E5C09">
            <w:pPr>
              <w:pStyle w:val="regular"/>
              <w:jc w:val="left"/>
              <w:rPr>
                <w:rFonts w:cs="Segoe UI"/>
                <w:iCs/>
                <w:sz w:val="18"/>
                <w:szCs w:val="18"/>
              </w:rPr>
            </w:pPr>
            <w:r w:rsidRPr="00725372">
              <w:rPr>
                <w:rFonts w:cs="Segoe UI"/>
                <w:sz w:val="18"/>
                <w:szCs w:val="18"/>
              </w:rPr>
              <w:t>Kick-</w:t>
            </w:r>
            <w:r w:rsidR="00B46604">
              <w:rPr>
                <w:rFonts w:cs="Segoe UI"/>
                <w:sz w:val="18"/>
                <w:szCs w:val="18"/>
              </w:rPr>
              <w:t>O</w:t>
            </w:r>
            <w:r w:rsidRPr="00725372">
              <w:rPr>
                <w:rFonts w:cs="Segoe UI"/>
                <w:sz w:val="18"/>
                <w:szCs w:val="18"/>
              </w:rPr>
              <w:t>ff meeting</w:t>
            </w:r>
          </w:p>
        </w:tc>
        <w:tc>
          <w:tcPr>
            <w:tcW w:w="1418" w:type="dxa"/>
            <w:vAlign w:val="center"/>
          </w:tcPr>
          <w:p w14:paraId="082E2B40" w14:textId="3AB06C88" w:rsidR="00B24FF8" w:rsidRPr="003E5C09" w:rsidRDefault="00B24FF8" w:rsidP="00B24FF8">
            <w:pPr>
              <w:pStyle w:val="regular"/>
              <w:jc w:val="center"/>
              <w:rPr>
                <w:rFonts w:cs="Segoe UI"/>
                <w:iCs/>
                <w:sz w:val="18"/>
                <w:szCs w:val="18"/>
              </w:rPr>
            </w:pPr>
            <w:r w:rsidRPr="00725372">
              <w:rPr>
                <w:sz w:val="18"/>
                <w:szCs w:val="18"/>
              </w:rPr>
              <w:t>SCK CEN</w:t>
            </w:r>
          </w:p>
        </w:tc>
        <w:tc>
          <w:tcPr>
            <w:tcW w:w="1417" w:type="dxa"/>
            <w:vAlign w:val="center"/>
          </w:tcPr>
          <w:p w14:paraId="6E3DE3E1" w14:textId="22E86C53" w:rsidR="00B24FF8" w:rsidRPr="003E5C09" w:rsidRDefault="00B24FF8" w:rsidP="003E5C09">
            <w:pPr>
              <w:rPr>
                <w:rFonts w:cs="Segoe UI"/>
                <w:color w:val="000000" w:themeColor="text1"/>
                <w:sz w:val="18"/>
                <w:szCs w:val="18"/>
              </w:rPr>
            </w:pPr>
            <w:r w:rsidRPr="003E5C09">
              <w:rPr>
                <w:rFonts w:cs="Segoe UI"/>
                <w:color w:val="000000" w:themeColor="text1"/>
                <w:sz w:val="18"/>
                <w:szCs w:val="18"/>
              </w:rPr>
              <w:t>T</w:t>
            </w:r>
            <w:r w:rsidRPr="003E5C09">
              <w:rPr>
                <w:rFonts w:cs="Segoe UI"/>
                <w:color w:val="000000" w:themeColor="text1"/>
                <w:sz w:val="18"/>
                <w:szCs w:val="18"/>
                <w:vertAlign w:val="subscript"/>
              </w:rPr>
              <w:t>0</w:t>
            </w:r>
            <w:r w:rsidRPr="003E5C09">
              <w:rPr>
                <w:rFonts w:cs="Segoe UI"/>
                <w:b/>
                <w:bCs/>
                <w:color w:val="000000" w:themeColor="text1"/>
                <w:sz w:val="18"/>
                <w:szCs w:val="18"/>
                <w:vertAlign w:val="subscript"/>
              </w:rPr>
              <w:t xml:space="preserve"> </w:t>
            </w:r>
            <w:r w:rsidRPr="003E5C09">
              <w:rPr>
                <w:rStyle w:val="Specsvalues"/>
                <w:rFonts w:ascii="Segoe UI" w:hAnsi="Segoe UI" w:cs="Segoe UI"/>
                <w:color w:val="000000" w:themeColor="text1"/>
                <w:sz w:val="18"/>
                <w:szCs w:val="18"/>
              </w:rPr>
              <w:t>+15</w:t>
            </w:r>
            <w:r w:rsidR="00E26755">
              <w:rPr>
                <w:rStyle w:val="Specsvalues"/>
                <w:rFonts w:ascii="Segoe UI" w:hAnsi="Segoe UI" w:cs="Segoe UI"/>
                <w:color w:val="000000" w:themeColor="text1"/>
                <w:sz w:val="18"/>
                <w:szCs w:val="18"/>
              </w:rPr>
              <w:t xml:space="preserve"> BD</w:t>
            </w:r>
          </w:p>
        </w:tc>
      </w:tr>
      <w:tr w:rsidR="00B24FF8" w14:paraId="3CA15298" w14:textId="77777777" w:rsidTr="003E5C09">
        <w:tc>
          <w:tcPr>
            <w:tcW w:w="704" w:type="dxa"/>
          </w:tcPr>
          <w:p w14:paraId="7B7C806E" w14:textId="40FFD4F4" w:rsidR="00B24FF8" w:rsidRPr="00B24FF8" w:rsidRDefault="00AE6072" w:rsidP="00B24FF8">
            <w:pPr>
              <w:pStyle w:val="regular"/>
              <w:jc w:val="center"/>
              <w:rPr>
                <w:rFonts w:cs="Segoe UI"/>
                <w:iCs/>
                <w:sz w:val="18"/>
                <w:szCs w:val="18"/>
              </w:rPr>
            </w:pPr>
            <w:r>
              <w:rPr>
                <w:rFonts w:cs="Segoe UI"/>
                <w:iCs/>
                <w:sz w:val="18"/>
                <w:szCs w:val="18"/>
              </w:rPr>
              <w:t>M12</w:t>
            </w:r>
          </w:p>
        </w:tc>
        <w:tc>
          <w:tcPr>
            <w:tcW w:w="5528" w:type="dxa"/>
          </w:tcPr>
          <w:p w14:paraId="7257F425" w14:textId="6D5B1976" w:rsidR="00B24FF8" w:rsidRPr="00725372" w:rsidRDefault="008F7B64" w:rsidP="00B24FF8">
            <w:pPr>
              <w:pStyle w:val="regular"/>
              <w:jc w:val="left"/>
              <w:rPr>
                <w:rFonts w:cs="Segoe UI"/>
                <w:sz w:val="18"/>
                <w:szCs w:val="18"/>
              </w:rPr>
            </w:pPr>
            <w:r>
              <w:rPr>
                <w:rFonts w:cs="Segoe UI"/>
                <w:sz w:val="18"/>
                <w:szCs w:val="18"/>
              </w:rPr>
              <w:t>Management Dashboard &amp; QAP</w:t>
            </w:r>
            <w:r w:rsidR="00B21E86">
              <w:rPr>
                <w:rFonts w:cs="Segoe UI"/>
                <w:sz w:val="18"/>
                <w:szCs w:val="18"/>
              </w:rPr>
              <w:t xml:space="preserve"> </w:t>
            </w:r>
            <w:r>
              <w:rPr>
                <w:rFonts w:cs="Segoe UI"/>
                <w:sz w:val="18"/>
                <w:szCs w:val="18"/>
              </w:rPr>
              <w:t>submitted</w:t>
            </w:r>
            <w:r w:rsidR="00CD524B">
              <w:rPr>
                <w:rFonts w:cs="Segoe UI"/>
                <w:sz w:val="18"/>
                <w:szCs w:val="18"/>
              </w:rPr>
              <w:t xml:space="preserve"> for review/approval</w:t>
            </w:r>
          </w:p>
        </w:tc>
        <w:tc>
          <w:tcPr>
            <w:tcW w:w="1418" w:type="dxa"/>
            <w:vAlign w:val="center"/>
          </w:tcPr>
          <w:p w14:paraId="333E16C5" w14:textId="3FB9B610" w:rsidR="00B24FF8" w:rsidRPr="00725372" w:rsidRDefault="00AE6072" w:rsidP="00B24FF8">
            <w:pPr>
              <w:pStyle w:val="regular"/>
              <w:jc w:val="center"/>
              <w:rPr>
                <w:sz w:val="18"/>
                <w:szCs w:val="18"/>
              </w:rPr>
            </w:pPr>
            <w:r>
              <w:rPr>
                <w:sz w:val="18"/>
                <w:szCs w:val="18"/>
              </w:rPr>
              <w:t>Contractor</w:t>
            </w:r>
          </w:p>
        </w:tc>
        <w:tc>
          <w:tcPr>
            <w:tcW w:w="1417" w:type="dxa"/>
            <w:vAlign w:val="center"/>
          </w:tcPr>
          <w:p w14:paraId="6FFC499F" w14:textId="39A4EF59" w:rsidR="00B24FF8" w:rsidRPr="00B24FF8" w:rsidRDefault="00B24FF8" w:rsidP="00B24FF8">
            <w:pPr>
              <w:rPr>
                <w:rStyle w:val="Specsvalues"/>
                <w:rFonts w:ascii="Segoe UI" w:hAnsi="Segoe UI" w:cs="Segoe UI"/>
                <w:color w:val="000000" w:themeColor="text1"/>
                <w:sz w:val="18"/>
                <w:szCs w:val="18"/>
              </w:rPr>
            </w:pPr>
          </w:p>
        </w:tc>
      </w:tr>
      <w:tr w:rsidR="00E02080" w14:paraId="32729AAC" w14:textId="77777777" w:rsidTr="00CD524B">
        <w:tc>
          <w:tcPr>
            <w:tcW w:w="704" w:type="dxa"/>
          </w:tcPr>
          <w:p w14:paraId="09397267" w14:textId="7232F5C8" w:rsidR="00E02080" w:rsidRDefault="00E02080" w:rsidP="00B24FF8">
            <w:pPr>
              <w:pStyle w:val="regular"/>
              <w:jc w:val="center"/>
              <w:rPr>
                <w:rFonts w:cs="Segoe UI"/>
                <w:iCs/>
                <w:sz w:val="18"/>
                <w:szCs w:val="18"/>
              </w:rPr>
            </w:pPr>
            <w:r>
              <w:rPr>
                <w:rFonts w:cs="Segoe UI"/>
                <w:iCs/>
                <w:sz w:val="18"/>
                <w:szCs w:val="18"/>
              </w:rPr>
              <w:t>M13</w:t>
            </w:r>
          </w:p>
        </w:tc>
        <w:tc>
          <w:tcPr>
            <w:tcW w:w="5528" w:type="dxa"/>
          </w:tcPr>
          <w:p w14:paraId="7BE69B34" w14:textId="71B1715F" w:rsidR="00E02080" w:rsidRDefault="00E02080" w:rsidP="00B24FF8">
            <w:pPr>
              <w:pStyle w:val="regular"/>
              <w:jc w:val="left"/>
              <w:rPr>
                <w:rFonts w:cs="Segoe UI"/>
                <w:sz w:val="18"/>
                <w:szCs w:val="18"/>
              </w:rPr>
            </w:pPr>
            <w:r>
              <w:rPr>
                <w:rFonts w:cs="Segoe UI"/>
                <w:sz w:val="18"/>
                <w:szCs w:val="18"/>
              </w:rPr>
              <w:t>Risk Assessment/ Management Plan submitted for review/approval</w:t>
            </w:r>
          </w:p>
        </w:tc>
        <w:tc>
          <w:tcPr>
            <w:tcW w:w="1418" w:type="dxa"/>
            <w:vAlign w:val="center"/>
          </w:tcPr>
          <w:p w14:paraId="58DD0629" w14:textId="76FFD347" w:rsidR="00E02080" w:rsidRDefault="00E02080" w:rsidP="00B24FF8">
            <w:pPr>
              <w:pStyle w:val="regular"/>
              <w:jc w:val="center"/>
              <w:rPr>
                <w:sz w:val="18"/>
                <w:szCs w:val="18"/>
              </w:rPr>
            </w:pPr>
            <w:r>
              <w:rPr>
                <w:sz w:val="18"/>
                <w:szCs w:val="18"/>
              </w:rPr>
              <w:t>Contractor</w:t>
            </w:r>
          </w:p>
        </w:tc>
        <w:tc>
          <w:tcPr>
            <w:tcW w:w="1417" w:type="dxa"/>
            <w:vAlign w:val="center"/>
          </w:tcPr>
          <w:p w14:paraId="32423EDE" w14:textId="77777777" w:rsidR="00E02080" w:rsidRPr="00B24FF8" w:rsidRDefault="00E02080" w:rsidP="00B24FF8">
            <w:pPr>
              <w:rPr>
                <w:rStyle w:val="Specsvalues"/>
                <w:rFonts w:ascii="Segoe UI" w:hAnsi="Segoe UI" w:cs="Segoe UI"/>
                <w:color w:val="000000" w:themeColor="text1"/>
                <w:sz w:val="18"/>
                <w:szCs w:val="18"/>
              </w:rPr>
            </w:pPr>
          </w:p>
        </w:tc>
      </w:tr>
      <w:tr w:rsidR="00B24FF8" w14:paraId="63156F5C" w14:textId="77777777" w:rsidTr="003E5C09">
        <w:tc>
          <w:tcPr>
            <w:tcW w:w="704" w:type="dxa"/>
          </w:tcPr>
          <w:p w14:paraId="04511E72" w14:textId="677870EB" w:rsidR="00B24FF8" w:rsidRPr="003E5C09" w:rsidRDefault="00B24FF8" w:rsidP="00B24FF8">
            <w:pPr>
              <w:pStyle w:val="regular"/>
              <w:jc w:val="center"/>
              <w:rPr>
                <w:rFonts w:cs="Segoe UI"/>
                <w:iCs/>
                <w:sz w:val="18"/>
                <w:szCs w:val="18"/>
              </w:rPr>
            </w:pPr>
            <w:r w:rsidRPr="003E5C09">
              <w:rPr>
                <w:rFonts w:cs="Segoe UI"/>
                <w:iCs/>
                <w:sz w:val="18"/>
                <w:szCs w:val="18"/>
              </w:rPr>
              <w:t>M</w:t>
            </w:r>
            <w:r w:rsidR="00AE6072">
              <w:rPr>
                <w:rFonts w:cs="Segoe UI"/>
                <w:iCs/>
                <w:sz w:val="18"/>
                <w:szCs w:val="18"/>
              </w:rPr>
              <w:t>1</w:t>
            </w:r>
            <w:r w:rsidR="00E02080">
              <w:rPr>
                <w:rFonts w:cs="Segoe UI"/>
                <w:iCs/>
                <w:sz w:val="18"/>
                <w:szCs w:val="18"/>
              </w:rPr>
              <w:t>4</w:t>
            </w:r>
          </w:p>
        </w:tc>
        <w:tc>
          <w:tcPr>
            <w:tcW w:w="5528" w:type="dxa"/>
          </w:tcPr>
          <w:p w14:paraId="3709AC6B" w14:textId="09D9DF11" w:rsidR="00B24FF8" w:rsidRPr="003E5C09" w:rsidRDefault="00B24FF8" w:rsidP="003E5C09">
            <w:pPr>
              <w:pStyle w:val="regular"/>
              <w:jc w:val="left"/>
              <w:rPr>
                <w:rFonts w:cs="Segoe UI"/>
                <w:iCs/>
                <w:sz w:val="18"/>
                <w:szCs w:val="18"/>
              </w:rPr>
            </w:pPr>
            <w:commentRangeStart w:id="3955"/>
            <w:commentRangeStart w:id="3956"/>
            <w:r w:rsidRPr="00725372">
              <w:rPr>
                <w:rFonts w:cs="Segoe UI"/>
                <w:sz w:val="18"/>
                <w:szCs w:val="18"/>
              </w:rPr>
              <w:t>Preliminary Information on Site</w:t>
            </w:r>
            <w:r>
              <w:rPr>
                <w:rFonts w:cs="Segoe UI"/>
                <w:sz w:val="18"/>
                <w:szCs w:val="18"/>
              </w:rPr>
              <w:t xml:space="preserve"> </w:t>
            </w:r>
            <w:r w:rsidR="00E26755" w:rsidRPr="00725372">
              <w:rPr>
                <w:rFonts w:cs="Segoe UI"/>
                <w:sz w:val="18"/>
                <w:szCs w:val="18"/>
              </w:rPr>
              <w:t xml:space="preserve">Infrastructure </w:t>
            </w:r>
            <w:r>
              <w:rPr>
                <w:rFonts w:cs="Segoe UI"/>
                <w:sz w:val="18"/>
                <w:szCs w:val="18"/>
              </w:rPr>
              <w:t>delivered</w:t>
            </w:r>
            <w:commentRangeEnd w:id="3955"/>
            <w:r w:rsidR="005F478A">
              <w:rPr>
                <w:rStyle w:val="Verwijzingopmerking"/>
              </w:rPr>
              <w:commentReference w:id="3955"/>
            </w:r>
            <w:commentRangeEnd w:id="3956"/>
            <w:r w:rsidR="006814D5">
              <w:rPr>
                <w:rStyle w:val="Verwijzingopmerking"/>
              </w:rPr>
              <w:commentReference w:id="3956"/>
            </w:r>
          </w:p>
        </w:tc>
        <w:tc>
          <w:tcPr>
            <w:tcW w:w="1418" w:type="dxa"/>
            <w:vAlign w:val="center"/>
          </w:tcPr>
          <w:p w14:paraId="092856C5" w14:textId="4AD59875" w:rsidR="00B24FF8" w:rsidRPr="003E5C09" w:rsidRDefault="00B24FF8" w:rsidP="00B24FF8">
            <w:pPr>
              <w:pStyle w:val="regular"/>
              <w:jc w:val="center"/>
              <w:rPr>
                <w:rFonts w:cs="Segoe UI"/>
                <w:iCs/>
                <w:sz w:val="18"/>
                <w:szCs w:val="18"/>
              </w:rPr>
            </w:pPr>
            <w:r w:rsidRPr="00725372">
              <w:rPr>
                <w:sz w:val="18"/>
                <w:szCs w:val="18"/>
              </w:rPr>
              <w:t>SCK CEN</w:t>
            </w:r>
          </w:p>
        </w:tc>
        <w:tc>
          <w:tcPr>
            <w:tcW w:w="1417" w:type="dxa"/>
            <w:vAlign w:val="center"/>
          </w:tcPr>
          <w:p w14:paraId="6B958B7F" w14:textId="2E0B4DCC" w:rsidR="00B24FF8" w:rsidRPr="003E5C09" w:rsidRDefault="008F7B64" w:rsidP="003E5C09">
            <w:pPr>
              <w:rPr>
                <w:rFonts w:cs="Segoe UI"/>
                <w:color w:val="000000" w:themeColor="text1"/>
                <w:sz w:val="18"/>
                <w:szCs w:val="18"/>
              </w:rPr>
            </w:pPr>
            <w:r>
              <w:rPr>
                <w:rStyle w:val="Specsvalues"/>
                <w:rFonts w:ascii="Segoe UI" w:hAnsi="Segoe UI" w:cs="Segoe UI"/>
                <w:color w:val="000000" w:themeColor="text1"/>
                <w:sz w:val="18"/>
                <w:szCs w:val="18"/>
              </w:rPr>
              <w:t>M11</w:t>
            </w:r>
            <w:r w:rsidR="00B24FF8" w:rsidRPr="003E5C09">
              <w:rPr>
                <w:rStyle w:val="Specsvalues"/>
                <w:rFonts w:ascii="Segoe UI" w:hAnsi="Segoe UI" w:cs="Segoe UI"/>
                <w:color w:val="000000" w:themeColor="text1"/>
                <w:sz w:val="18"/>
                <w:szCs w:val="18"/>
              </w:rPr>
              <w:t xml:space="preserve"> + 1</w:t>
            </w:r>
            <w:r w:rsidR="009D156E">
              <w:rPr>
                <w:rStyle w:val="Specsvalues"/>
                <w:rFonts w:ascii="Segoe UI" w:hAnsi="Segoe UI" w:cs="Segoe UI"/>
                <w:color w:val="000000" w:themeColor="text1"/>
                <w:sz w:val="18"/>
                <w:szCs w:val="18"/>
              </w:rPr>
              <w:t>M</w:t>
            </w:r>
          </w:p>
        </w:tc>
      </w:tr>
      <w:tr w:rsidR="008F7B64" w14:paraId="47A45820" w14:textId="77777777" w:rsidTr="003E5C09">
        <w:tc>
          <w:tcPr>
            <w:tcW w:w="704" w:type="dxa"/>
          </w:tcPr>
          <w:p w14:paraId="00F6597E" w14:textId="60B5B6C7" w:rsidR="008F7B64" w:rsidRPr="008F7B64" w:rsidRDefault="008F7B64" w:rsidP="00B24FF8">
            <w:pPr>
              <w:pStyle w:val="regular"/>
              <w:jc w:val="center"/>
              <w:rPr>
                <w:rFonts w:cs="Segoe UI"/>
                <w:iCs/>
                <w:sz w:val="18"/>
                <w:szCs w:val="18"/>
              </w:rPr>
            </w:pPr>
            <w:r>
              <w:rPr>
                <w:rFonts w:cs="Segoe UI"/>
                <w:iCs/>
                <w:sz w:val="18"/>
                <w:szCs w:val="18"/>
              </w:rPr>
              <w:t>M1</w:t>
            </w:r>
            <w:r w:rsidR="00E02080">
              <w:rPr>
                <w:rFonts w:cs="Segoe UI"/>
                <w:iCs/>
                <w:sz w:val="18"/>
                <w:szCs w:val="18"/>
              </w:rPr>
              <w:t>5</w:t>
            </w:r>
          </w:p>
        </w:tc>
        <w:tc>
          <w:tcPr>
            <w:tcW w:w="5528" w:type="dxa"/>
          </w:tcPr>
          <w:p w14:paraId="05D3E874" w14:textId="337CFDCC" w:rsidR="008F7B64" w:rsidRDefault="00E02080">
            <w:pPr>
              <w:pStyle w:val="regular"/>
              <w:jc w:val="left"/>
              <w:rPr>
                <w:rFonts w:cs="Segoe UI"/>
                <w:sz w:val="18"/>
                <w:szCs w:val="18"/>
                <w:u w:color="7030A0"/>
              </w:rPr>
            </w:pPr>
            <w:r>
              <w:rPr>
                <w:rFonts w:cs="Segoe UI"/>
                <w:sz w:val="18"/>
                <w:szCs w:val="18"/>
                <w:u w:color="7030A0"/>
              </w:rPr>
              <w:t>Deliverable</w:t>
            </w:r>
            <w:r w:rsidR="00AA3A63">
              <w:rPr>
                <w:rFonts w:cs="Segoe UI"/>
                <w:sz w:val="18"/>
                <w:szCs w:val="18"/>
                <w:u w:color="7030A0"/>
              </w:rPr>
              <w:t>s</w:t>
            </w:r>
            <w:r>
              <w:rPr>
                <w:rFonts w:cs="Segoe UI"/>
                <w:sz w:val="18"/>
                <w:szCs w:val="18"/>
                <w:u w:color="7030A0"/>
              </w:rPr>
              <w:t xml:space="preserve"> associated with M12 and M13</w:t>
            </w:r>
            <w:r w:rsidR="008F7B64">
              <w:rPr>
                <w:rFonts w:cs="Segoe UI"/>
                <w:sz w:val="18"/>
                <w:szCs w:val="18"/>
                <w:u w:color="7030A0"/>
              </w:rPr>
              <w:t xml:space="preserve"> approved</w:t>
            </w:r>
          </w:p>
        </w:tc>
        <w:tc>
          <w:tcPr>
            <w:tcW w:w="1418" w:type="dxa"/>
            <w:vAlign w:val="center"/>
          </w:tcPr>
          <w:p w14:paraId="2D896E07" w14:textId="3FD61947" w:rsidR="008F7B64" w:rsidRDefault="00584F4F" w:rsidP="00B24FF8">
            <w:pPr>
              <w:pStyle w:val="regular"/>
              <w:jc w:val="center"/>
              <w:rPr>
                <w:sz w:val="18"/>
                <w:szCs w:val="18"/>
              </w:rPr>
            </w:pPr>
            <w:r>
              <w:rPr>
                <w:sz w:val="18"/>
                <w:szCs w:val="18"/>
              </w:rPr>
              <w:t>SCK CEN</w:t>
            </w:r>
          </w:p>
        </w:tc>
        <w:tc>
          <w:tcPr>
            <w:tcW w:w="1417" w:type="dxa"/>
            <w:vAlign w:val="center"/>
          </w:tcPr>
          <w:p w14:paraId="0C4ED740" w14:textId="0B0FAD32" w:rsidR="008F7B64" w:rsidRPr="003E5C09" w:rsidRDefault="008F7B64">
            <w:pPr>
              <w:rPr>
                <w:rFonts w:cs="Segoe UI"/>
                <w:color w:val="000000" w:themeColor="text1"/>
                <w:sz w:val="18"/>
                <w:szCs w:val="18"/>
                <w:vertAlign w:val="subscript"/>
              </w:rPr>
            </w:pPr>
          </w:p>
        </w:tc>
      </w:tr>
      <w:tr w:rsidR="00B24FF8" w14:paraId="029D59DC" w14:textId="77777777" w:rsidTr="003E5C09">
        <w:tc>
          <w:tcPr>
            <w:tcW w:w="704" w:type="dxa"/>
          </w:tcPr>
          <w:p w14:paraId="485E0FBD" w14:textId="2691BB1A" w:rsidR="00B24FF8" w:rsidRPr="003E5C09" w:rsidRDefault="00B24FF8" w:rsidP="00B24FF8">
            <w:pPr>
              <w:pStyle w:val="regular"/>
              <w:jc w:val="center"/>
              <w:rPr>
                <w:rFonts w:cs="Segoe UI"/>
                <w:iCs/>
                <w:sz w:val="18"/>
                <w:szCs w:val="18"/>
              </w:rPr>
            </w:pPr>
            <w:r w:rsidRPr="003E5C09">
              <w:rPr>
                <w:rFonts w:cs="Segoe UI"/>
                <w:iCs/>
                <w:sz w:val="18"/>
                <w:szCs w:val="18"/>
              </w:rPr>
              <w:t>M</w:t>
            </w:r>
            <w:r w:rsidR="00AE6072">
              <w:rPr>
                <w:rFonts w:cs="Segoe UI"/>
                <w:iCs/>
                <w:sz w:val="18"/>
                <w:szCs w:val="18"/>
              </w:rPr>
              <w:t>1</w:t>
            </w:r>
            <w:r w:rsidR="00E02080">
              <w:rPr>
                <w:rFonts w:cs="Segoe UI"/>
                <w:iCs/>
                <w:sz w:val="18"/>
                <w:szCs w:val="18"/>
              </w:rPr>
              <w:t>6</w:t>
            </w:r>
          </w:p>
        </w:tc>
        <w:tc>
          <w:tcPr>
            <w:tcW w:w="5528" w:type="dxa"/>
          </w:tcPr>
          <w:p w14:paraId="5B8E8E0A" w14:textId="1001198D" w:rsidR="00B24FF8" w:rsidRPr="003E5C09" w:rsidRDefault="00B24FF8" w:rsidP="003E5C09">
            <w:pPr>
              <w:pStyle w:val="regular"/>
              <w:jc w:val="left"/>
              <w:rPr>
                <w:rFonts w:cs="Segoe UI"/>
                <w:iCs/>
                <w:sz w:val="18"/>
                <w:szCs w:val="18"/>
              </w:rPr>
            </w:pPr>
            <w:r w:rsidRPr="00725372">
              <w:rPr>
                <w:rFonts w:cs="Segoe UI"/>
                <w:sz w:val="18"/>
                <w:szCs w:val="18"/>
                <w:u w:color="7030A0"/>
              </w:rPr>
              <w:t xml:space="preserve">Conceptual Design </w:t>
            </w:r>
            <w:r>
              <w:rPr>
                <w:rFonts w:cs="Segoe UI"/>
                <w:sz w:val="18"/>
                <w:szCs w:val="18"/>
                <w:u w:color="7030A0"/>
              </w:rPr>
              <w:t xml:space="preserve">File </w:t>
            </w:r>
            <w:r w:rsidR="008F7B64">
              <w:rPr>
                <w:rFonts w:cs="Segoe UI"/>
                <w:sz w:val="18"/>
                <w:szCs w:val="18"/>
                <w:u w:color="7030A0"/>
              </w:rPr>
              <w:t>submitted</w:t>
            </w:r>
            <w:r w:rsidR="00CD524B">
              <w:rPr>
                <w:rFonts w:cs="Segoe UI"/>
                <w:sz w:val="18"/>
                <w:szCs w:val="18"/>
                <w:u w:color="7030A0"/>
              </w:rPr>
              <w:t xml:space="preserve"> for review/approval </w:t>
            </w:r>
          </w:p>
        </w:tc>
        <w:tc>
          <w:tcPr>
            <w:tcW w:w="1418" w:type="dxa"/>
            <w:vAlign w:val="center"/>
          </w:tcPr>
          <w:p w14:paraId="06EC014F" w14:textId="54849DA7" w:rsidR="00B24FF8" w:rsidRPr="003E5C09" w:rsidRDefault="00B24FF8" w:rsidP="00B24FF8">
            <w:pPr>
              <w:pStyle w:val="regular"/>
              <w:jc w:val="center"/>
              <w:rPr>
                <w:rFonts w:cs="Segoe UI"/>
                <w:iCs/>
                <w:sz w:val="18"/>
                <w:szCs w:val="18"/>
              </w:rPr>
            </w:pPr>
            <w:r>
              <w:rPr>
                <w:sz w:val="18"/>
                <w:szCs w:val="18"/>
              </w:rPr>
              <w:t>Contractor</w:t>
            </w:r>
          </w:p>
        </w:tc>
        <w:tc>
          <w:tcPr>
            <w:tcW w:w="1417" w:type="dxa"/>
            <w:vAlign w:val="center"/>
          </w:tcPr>
          <w:p w14:paraId="26FAE7DA" w14:textId="617F303C" w:rsidR="00B24FF8" w:rsidRPr="003E5C09" w:rsidRDefault="00B24FF8" w:rsidP="003E5C09">
            <w:pPr>
              <w:rPr>
                <w:rFonts w:cs="Segoe UI"/>
                <w:color w:val="000000" w:themeColor="text1"/>
                <w:sz w:val="18"/>
                <w:szCs w:val="18"/>
              </w:rPr>
            </w:pPr>
          </w:p>
        </w:tc>
      </w:tr>
      <w:tr w:rsidR="00B24FF8" w14:paraId="5EB4E976" w14:textId="77777777" w:rsidTr="003E5C09">
        <w:tc>
          <w:tcPr>
            <w:tcW w:w="704" w:type="dxa"/>
          </w:tcPr>
          <w:p w14:paraId="698D0138" w14:textId="4A8E9FC9" w:rsidR="00B24FF8" w:rsidRPr="003E5C09" w:rsidRDefault="00B24FF8" w:rsidP="00B24FF8">
            <w:pPr>
              <w:pStyle w:val="regular"/>
              <w:jc w:val="center"/>
              <w:rPr>
                <w:rFonts w:cs="Segoe UI"/>
                <w:iCs/>
                <w:sz w:val="18"/>
                <w:szCs w:val="18"/>
              </w:rPr>
            </w:pPr>
            <w:r w:rsidRPr="003E5C09">
              <w:rPr>
                <w:rFonts w:cs="Segoe UI"/>
                <w:iCs/>
                <w:sz w:val="18"/>
                <w:szCs w:val="18"/>
              </w:rPr>
              <w:t>M</w:t>
            </w:r>
            <w:r w:rsidR="00AE6072">
              <w:rPr>
                <w:rFonts w:cs="Segoe UI"/>
                <w:iCs/>
                <w:sz w:val="18"/>
                <w:szCs w:val="18"/>
              </w:rPr>
              <w:t>1</w:t>
            </w:r>
            <w:r w:rsidR="00E02080">
              <w:rPr>
                <w:rFonts w:cs="Segoe UI"/>
                <w:iCs/>
                <w:sz w:val="18"/>
                <w:szCs w:val="18"/>
              </w:rPr>
              <w:t>7</w:t>
            </w:r>
          </w:p>
        </w:tc>
        <w:tc>
          <w:tcPr>
            <w:tcW w:w="5528" w:type="dxa"/>
          </w:tcPr>
          <w:p w14:paraId="6174B94E" w14:textId="2CFAC1F8" w:rsidR="00B24FF8" w:rsidRPr="003E5C09" w:rsidRDefault="00B24FF8" w:rsidP="003E5C09">
            <w:pPr>
              <w:pStyle w:val="regular"/>
              <w:jc w:val="left"/>
              <w:rPr>
                <w:rFonts w:cs="Segoe UI"/>
                <w:iCs/>
                <w:sz w:val="18"/>
                <w:szCs w:val="18"/>
              </w:rPr>
            </w:pPr>
            <w:r w:rsidRPr="00725372">
              <w:rPr>
                <w:rFonts w:cs="Segoe UI"/>
                <w:sz w:val="18"/>
                <w:szCs w:val="18"/>
              </w:rPr>
              <w:t xml:space="preserve">Detailed Design </w:t>
            </w:r>
            <w:r>
              <w:rPr>
                <w:rFonts w:cs="Segoe UI"/>
                <w:sz w:val="18"/>
                <w:szCs w:val="18"/>
              </w:rPr>
              <w:t xml:space="preserve">File </w:t>
            </w:r>
            <w:r w:rsidR="008F7B64">
              <w:rPr>
                <w:rFonts w:cs="Segoe UI"/>
                <w:sz w:val="18"/>
                <w:szCs w:val="18"/>
              </w:rPr>
              <w:t>submitted</w:t>
            </w:r>
            <w:r w:rsidR="00CD524B">
              <w:rPr>
                <w:rFonts w:cs="Segoe UI"/>
                <w:sz w:val="18"/>
                <w:szCs w:val="18"/>
              </w:rPr>
              <w:t xml:space="preserve"> for review/approval</w:t>
            </w:r>
          </w:p>
        </w:tc>
        <w:tc>
          <w:tcPr>
            <w:tcW w:w="1418" w:type="dxa"/>
            <w:vAlign w:val="center"/>
          </w:tcPr>
          <w:p w14:paraId="55F5CEC2" w14:textId="025841CB" w:rsidR="00B24FF8" w:rsidRPr="003E5C09" w:rsidRDefault="00B24FF8" w:rsidP="00B24FF8">
            <w:pPr>
              <w:pStyle w:val="regular"/>
              <w:jc w:val="center"/>
              <w:rPr>
                <w:rFonts w:cs="Segoe UI"/>
                <w:iCs/>
                <w:sz w:val="18"/>
                <w:szCs w:val="18"/>
              </w:rPr>
            </w:pPr>
            <w:r>
              <w:rPr>
                <w:sz w:val="18"/>
                <w:szCs w:val="18"/>
              </w:rPr>
              <w:t>Contractor</w:t>
            </w:r>
          </w:p>
        </w:tc>
        <w:tc>
          <w:tcPr>
            <w:tcW w:w="1417" w:type="dxa"/>
            <w:vAlign w:val="center"/>
          </w:tcPr>
          <w:p w14:paraId="5209D81E" w14:textId="7C01A176" w:rsidR="00B24FF8" w:rsidRPr="003E5C09" w:rsidRDefault="00B24FF8" w:rsidP="003E5C09">
            <w:pPr>
              <w:rPr>
                <w:rFonts w:cs="Segoe UI"/>
                <w:color w:val="000000" w:themeColor="text1"/>
                <w:sz w:val="18"/>
                <w:szCs w:val="18"/>
              </w:rPr>
            </w:pPr>
          </w:p>
        </w:tc>
      </w:tr>
      <w:tr w:rsidR="00D30E7B" w14:paraId="25D53279" w14:textId="77777777" w:rsidTr="003E5C09">
        <w:tc>
          <w:tcPr>
            <w:tcW w:w="704" w:type="dxa"/>
          </w:tcPr>
          <w:p w14:paraId="62898908" w14:textId="7DA5E9D3" w:rsidR="00D30E7B" w:rsidRPr="00D30E7B" w:rsidRDefault="00AE6072" w:rsidP="00B24FF8">
            <w:pPr>
              <w:pStyle w:val="regular"/>
              <w:jc w:val="center"/>
              <w:rPr>
                <w:rFonts w:cs="Segoe UI"/>
                <w:iCs/>
                <w:sz w:val="18"/>
                <w:szCs w:val="18"/>
              </w:rPr>
            </w:pPr>
            <w:r>
              <w:rPr>
                <w:rFonts w:cs="Segoe UI"/>
                <w:iCs/>
                <w:sz w:val="18"/>
                <w:szCs w:val="18"/>
              </w:rPr>
              <w:t>M1</w:t>
            </w:r>
            <w:r w:rsidR="00E02080">
              <w:rPr>
                <w:rFonts w:cs="Segoe UI"/>
                <w:iCs/>
                <w:sz w:val="18"/>
                <w:szCs w:val="18"/>
              </w:rPr>
              <w:t>8</w:t>
            </w:r>
          </w:p>
        </w:tc>
        <w:tc>
          <w:tcPr>
            <w:tcW w:w="5528" w:type="dxa"/>
          </w:tcPr>
          <w:p w14:paraId="515AE5C0" w14:textId="6DBA19C3" w:rsidR="00D30E7B" w:rsidRPr="00725372" w:rsidRDefault="008F7B64" w:rsidP="00B24FF8">
            <w:pPr>
              <w:pStyle w:val="regular"/>
              <w:jc w:val="left"/>
              <w:rPr>
                <w:sz w:val="18"/>
                <w:szCs w:val="18"/>
              </w:rPr>
            </w:pPr>
            <w:r>
              <w:rPr>
                <w:sz w:val="18"/>
                <w:szCs w:val="18"/>
              </w:rPr>
              <w:t xml:space="preserve">Detailed </w:t>
            </w:r>
            <w:r w:rsidR="00511278">
              <w:rPr>
                <w:sz w:val="18"/>
                <w:szCs w:val="18"/>
              </w:rPr>
              <w:t>D</w:t>
            </w:r>
            <w:r>
              <w:rPr>
                <w:sz w:val="18"/>
                <w:szCs w:val="18"/>
              </w:rPr>
              <w:t>esign File approved</w:t>
            </w:r>
          </w:p>
        </w:tc>
        <w:tc>
          <w:tcPr>
            <w:tcW w:w="1418" w:type="dxa"/>
          </w:tcPr>
          <w:p w14:paraId="272CDB88" w14:textId="7FFEB8D1" w:rsidR="00D30E7B" w:rsidRDefault="00584F4F" w:rsidP="00B24FF8">
            <w:pPr>
              <w:pStyle w:val="regular"/>
              <w:jc w:val="center"/>
              <w:rPr>
                <w:sz w:val="18"/>
                <w:szCs w:val="18"/>
              </w:rPr>
            </w:pPr>
            <w:r>
              <w:rPr>
                <w:sz w:val="18"/>
                <w:szCs w:val="18"/>
              </w:rPr>
              <w:t>Contractor</w:t>
            </w:r>
          </w:p>
        </w:tc>
        <w:tc>
          <w:tcPr>
            <w:tcW w:w="1417" w:type="dxa"/>
          </w:tcPr>
          <w:p w14:paraId="7EEEAFA4" w14:textId="3CC5AE4B" w:rsidR="00D30E7B" w:rsidRPr="003E5C09" w:rsidRDefault="00D30E7B" w:rsidP="00B24FF8">
            <w:pPr>
              <w:rPr>
                <w:rStyle w:val="Specsvalues"/>
                <w:rFonts w:ascii="Segoe UI" w:hAnsi="Segoe UI" w:cs="Segoe UI"/>
                <w:color w:val="000000" w:themeColor="text1"/>
                <w:sz w:val="18"/>
                <w:szCs w:val="18"/>
                <w:vertAlign w:val="subscript"/>
              </w:rPr>
            </w:pPr>
          </w:p>
        </w:tc>
      </w:tr>
      <w:tr w:rsidR="00CD524B" w14:paraId="65E17680" w14:textId="77777777" w:rsidTr="00CD524B">
        <w:tc>
          <w:tcPr>
            <w:tcW w:w="6232" w:type="dxa"/>
            <w:gridSpan w:val="2"/>
            <w:shd w:val="clear" w:color="auto" w:fill="EBD9ED" w:themeFill="accent2" w:themeFillTint="33"/>
          </w:tcPr>
          <w:p w14:paraId="1D70463F" w14:textId="7ECCC758" w:rsidR="00AE6072" w:rsidRPr="003E5C09" w:rsidRDefault="00AE6072" w:rsidP="00D30E7B">
            <w:pPr>
              <w:pStyle w:val="regular"/>
              <w:jc w:val="left"/>
              <w:rPr>
                <w:b/>
                <w:bCs/>
                <w:sz w:val="18"/>
                <w:szCs w:val="18"/>
              </w:rPr>
            </w:pPr>
            <w:r w:rsidRPr="003E5C09">
              <w:rPr>
                <w:b/>
                <w:bCs/>
                <w:sz w:val="18"/>
                <w:szCs w:val="18"/>
              </w:rPr>
              <w:t>Phase II – Procurement and Manufacturing</w:t>
            </w:r>
          </w:p>
        </w:tc>
        <w:tc>
          <w:tcPr>
            <w:tcW w:w="1418" w:type="dxa"/>
            <w:shd w:val="clear" w:color="auto" w:fill="EBD9ED" w:themeFill="accent2" w:themeFillTint="33"/>
          </w:tcPr>
          <w:p w14:paraId="77439F52" w14:textId="77777777" w:rsidR="00AE6072" w:rsidRPr="003E5C09" w:rsidRDefault="00AE6072" w:rsidP="00D30E7B">
            <w:pPr>
              <w:pStyle w:val="regular"/>
              <w:jc w:val="center"/>
              <w:rPr>
                <w:b/>
                <w:bCs/>
                <w:sz w:val="18"/>
                <w:szCs w:val="18"/>
              </w:rPr>
            </w:pPr>
          </w:p>
        </w:tc>
        <w:tc>
          <w:tcPr>
            <w:tcW w:w="1417" w:type="dxa"/>
            <w:shd w:val="clear" w:color="auto" w:fill="EBD9ED" w:themeFill="accent2" w:themeFillTint="33"/>
          </w:tcPr>
          <w:p w14:paraId="78441515" w14:textId="77777777" w:rsidR="00AE6072" w:rsidRPr="003E5C09" w:rsidRDefault="00AE6072" w:rsidP="003E5C09">
            <w:pPr>
              <w:jc w:val="center"/>
              <w:rPr>
                <w:rStyle w:val="Specsvalues"/>
                <w:rFonts w:ascii="Segoe UI" w:hAnsi="Segoe UI" w:cs="Segoe UI"/>
                <w:b/>
                <w:bCs/>
                <w:color w:val="000000" w:themeColor="text1"/>
                <w:sz w:val="18"/>
                <w:szCs w:val="18"/>
              </w:rPr>
            </w:pPr>
          </w:p>
        </w:tc>
      </w:tr>
      <w:tr w:rsidR="00511278" w14:paraId="12B3A080" w14:textId="77777777" w:rsidTr="003E5C09">
        <w:tc>
          <w:tcPr>
            <w:tcW w:w="704" w:type="dxa"/>
          </w:tcPr>
          <w:p w14:paraId="13DD3E8A" w14:textId="11A939D2" w:rsidR="00511278" w:rsidRDefault="00511278" w:rsidP="00AE6072">
            <w:pPr>
              <w:pStyle w:val="regular"/>
              <w:jc w:val="center"/>
              <w:rPr>
                <w:rFonts w:cs="Segoe UI"/>
                <w:iCs/>
                <w:sz w:val="18"/>
                <w:szCs w:val="18"/>
              </w:rPr>
            </w:pPr>
            <w:r>
              <w:rPr>
                <w:rFonts w:cs="Segoe UI"/>
                <w:iCs/>
                <w:sz w:val="18"/>
                <w:szCs w:val="18"/>
              </w:rPr>
              <w:t>M21</w:t>
            </w:r>
          </w:p>
        </w:tc>
        <w:tc>
          <w:tcPr>
            <w:tcW w:w="5528" w:type="dxa"/>
          </w:tcPr>
          <w:p w14:paraId="29B4E298" w14:textId="48FB0EAF" w:rsidR="00511278" w:rsidRDefault="00511278" w:rsidP="00AE6072">
            <w:pPr>
              <w:pStyle w:val="regular"/>
              <w:jc w:val="left"/>
              <w:rPr>
                <w:sz w:val="18"/>
                <w:szCs w:val="18"/>
              </w:rPr>
            </w:pPr>
            <w:r>
              <w:rPr>
                <w:sz w:val="18"/>
                <w:szCs w:val="18"/>
              </w:rPr>
              <w:t>Manufacturing started</w:t>
            </w:r>
          </w:p>
        </w:tc>
        <w:tc>
          <w:tcPr>
            <w:tcW w:w="1418" w:type="dxa"/>
          </w:tcPr>
          <w:p w14:paraId="1B659D04" w14:textId="567B8A71" w:rsidR="00511278" w:rsidRDefault="00511278" w:rsidP="00AE6072">
            <w:pPr>
              <w:pStyle w:val="regular"/>
              <w:jc w:val="center"/>
              <w:rPr>
                <w:sz w:val="18"/>
                <w:szCs w:val="18"/>
              </w:rPr>
            </w:pPr>
            <w:r>
              <w:rPr>
                <w:sz w:val="18"/>
                <w:szCs w:val="18"/>
              </w:rPr>
              <w:t>Contractor</w:t>
            </w:r>
          </w:p>
        </w:tc>
        <w:tc>
          <w:tcPr>
            <w:tcW w:w="1417" w:type="dxa"/>
          </w:tcPr>
          <w:p w14:paraId="244553FC" w14:textId="77777777" w:rsidR="00511278" w:rsidRDefault="00511278" w:rsidP="00AE6072">
            <w:pPr>
              <w:rPr>
                <w:rFonts w:cs="Segoe UI"/>
                <w:color w:val="000000" w:themeColor="text1"/>
                <w:sz w:val="18"/>
                <w:szCs w:val="18"/>
              </w:rPr>
            </w:pPr>
          </w:p>
        </w:tc>
      </w:tr>
      <w:tr w:rsidR="008F7B64" w14:paraId="67E92B7D" w14:textId="77777777" w:rsidTr="003E5C09">
        <w:tc>
          <w:tcPr>
            <w:tcW w:w="704" w:type="dxa"/>
          </w:tcPr>
          <w:p w14:paraId="64E1FBE8" w14:textId="275EAC18" w:rsidR="008F7B64" w:rsidRDefault="008F7B64" w:rsidP="00AE6072">
            <w:pPr>
              <w:pStyle w:val="regular"/>
              <w:jc w:val="center"/>
              <w:rPr>
                <w:rFonts w:cs="Segoe UI"/>
                <w:iCs/>
                <w:sz w:val="18"/>
                <w:szCs w:val="18"/>
              </w:rPr>
            </w:pPr>
            <w:r>
              <w:rPr>
                <w:rFonts w:cs="Segoe UI"/>
                <w:iCs/>
                <w:sz w:val="18"/>
                <w:szCs w:val="18"/>
              </w:rPr>
              <w:t>M2</w:t>
            </w:r>
            <w:r w:rsidR="00511278">
              <w:rPr>
                <w:rFonts w:cs="Segoe UI"/>
                <w:iCs/>
                <w:sz w:val="18"/>
                <w:szCs w:val="18"/>
              </w:rPr>
              <w:t>2</w:t>
            </w:r>
          </w:p>
        </w:tc>
        <w:tc>
          <w:tcPr>
            <w:tcW w:w="5528" w:type="dxa"/>
          </w:tcPr>
          <w:p w14:paraId="4C89CF71" w14:textId="1C6193A7" w:rsidR="008F7B64" w:rsidRDefault="008F7B64" w:rsidP="00AE6072">
            <w:pPr>
              <w:pStyle w:val="regular"/>
              <w:jc w:val="left"/>
              <w:rPr>
                <w:sz w:val="18"/>
                <w:szCs w:val="18"/>
              </w:rPr>
            </w:pPr>
            <w:r>
              <w:rPr>
                <w:sz w:val="18"/>
                <w:szCs w:val="18"/>
              </w:rPr>
              <w:t>Installation Plan submitted</w:t>
            </w:r>
            <w:r w:rsidR="00CD524B">
              <w:rPr>
                <w:sz w:val="18"/>
                <w:szCs w:val="18"/>
              </w:rPr>
              <w:t xml:space="preserve"> for review/approval</w:t>
            </w:r>
          </w:p>
        </w:tc>
        <w:tc>
          <w:tcPr>
            <w:tcW w:w="1418" w:type="dxa"/>
          </w:tcPr>
          <w:p w14:paraId="5DE80BEC" w14:textId="11865005" w:rsidR="008F7B64" w:rsidRDefault="008F7B64" w:rsidP="00AE6072">
            <w:pPr>
              <w:pStyle w:val="regular"/>
              <w:jc w:val="center"/>
              <w:rPr>
                <w:sz w:val="18"/>
                <w:szCs w:val="18"/>
              </w:rPr>
            </w:pPr>
            <w:r>
              <w:rPr>
                <w:sz w:val="18"/>
                <w:szCs w:val="18"/>
              </w:rPr>
              <w:t>Contractor</w:t>
            </w:r>
          </w:p>
        </w:tc>
        <w:tc>
          <w:tcPr>
            <w:tcW w:w="1417" w:type="dxa"/>
          </w:tcPr>
          <w:p w14:paraId="2A1E4FD3" w14:textId="7B76D33F" w:rsidR="008F7B64" w:rsidRDefault="008F7B64" w:rsidP="00AE6072">
            <w:pPr>
              <w:rPr>
                <w:rFonts w:cs="Segoe UI"/>
                <w:color w:val="000000" w:themeColor="text1"/>
                <w:sz w:val="18"/>
                <w:szCs w:val="18"/>
              </w:rPr>
            </w:pPr>
          </w:p>
        </w:tc>
      </w:tr>
      <w:tr w:rsidR="00AE6072" w14:paraId="05543F1B" w14:textId="77777777" w:rsidTr="003E5C09">
        <w:tc>
          <w:tcPr>
            <w:tcW w:w="704" w:type="dxa"/>
          </w:tcPr>
          <w:p w14:paraId="5D6D49A7" w14:textId="3FDBEB63" w:rsidR="00AE6072" w:rsidRPr="003E5C09" w:rsidRDefault="00AE6072" w:rsidP="00AE6072">
            <w:pPr>
              <w:pStyle w:val="regular"/>
              <w:jc w:val="center"/>
              <w:rPr>
                <w:rFonts w:cs="Segoe UI"/>
                <w:iCs/>
                <w:sz w:val="18"/>
                <w:szCs w:val="18"/>
              </w:rPr>
            </w:pPr>
            <w:r w:rsidRPr="003E5C09">
              <w:rPr>
                <w:rFonts w:cs="Segoe UI"/>
                <w:iCs/>
                <w:sz w:val="18"/>
                <w:szCs w:val="18"/>
              </w:rPr>
              <w:t>M</w:t>
            </w:r>
            <w:r>
              <w:rPr>
                <w:rFonts w:cs="Segoe UI"/>
                <w:iCs/>
                <w:sz w:val="18"/>
                <w:szCs w:val="18"/>
              </w:rPr>
              <w:t>2</w:t>
            </w:r>
            <w:r w:rsidR="00B46604">
              <w:rPr>
                <w:rFonts w:cs="Segoe UI"/>
                <w:iCs/>
                <w:sz w:val="18"/>
                <w:szCs w:val="18"/>
              </w:rPr>
              <w:t>3</w:t>
            </w:r>
          </w:p>
        </w:tc>
        <w:tc>
          <w:tcPr>
            <w:tcW w:w="5528" w:type="dxa"/>
          </w:tcPr>
          <w:p w14:paraId="44AF7A30" w14:textId="7E3B3312" w:rsidR="00AE6072" w:rsidRPr="003E5C09" w:rsidRDefault="00AA3A63" w:rsidP="003E5C09">
            <w:pPr>
              <w:pStyle w:val="regular"/>
              <w:jc w:val="left"/>
              <w:rPr>
                <w:rFonts w:cs="Segoe UI"/>
                <w:iCs/>
                <w:sz w:val="18"/>
                <w:szCs w:val="18"/>
              </w:rPr>
            </w:pPr>
            <w:r>
              <w:rPr>
                <w:sz w:val="18"/>
                <w:szCs w:val="18"/>
              </w:rPr>
              <w:t>Manufacturing completed</w:t>
            </w:r>
          </w:p>
        </w:tc>
        <w:tc>
          <w:tcPr>
            <w:tcW w:w="1418" w:type="dxa"/>
          </w:tcPr>
          <w:p w14:paraId="1AEF5A35" w14:textId="4CA3DC4B" w:rsidR="00AE6072" w:rsidRPr="003E5C09" w:rsidRDefault="00AA3A63" w:rsidP="00AE6072">
            <w:pPr>
              <w:pStyle w:val="regular"/>
              <w:jc w:val="center"/>
              <w:rPr>
                <w:rFonts w:cs="Segoe UI"/>
                <w:iCs/>
                <w:sz w:val="18"/>
                <w:szCs w:val="18"/>
              </w:rPr>
            </w:pPr>
            <w:r>
              <w:rPr>
                <w:sz w:val="18"/>
                <w:szCs w:val="18"/>
              </w:rPr>
              <w:t>Contractor</w:t>
            </w:r>
          </w:p>
        </w:tc>
        <w:tc>
          <w:tcPr>
            <w:tcW w:w="1417" w:type="dxa"/>
          </w:tcPr>
          <w:p w14:paraId="6B6463C4" w14:textId="06C950D6" w:rsidR="00AE6072" w:rsidRPr="003E5C09" w:rsidRDefault="00AE6072" w:rsidP="003E5C09">
            <w:pPr>
              <w:rPr>
                <w:rFonts w:cs="Segoe UI"/>
                <w:color w:val="000000" w:themeColor="text1"/>
                <w:sz w:val="18"/>
                <w:szCs w:val="18"/>
              </w:rPr>
            </w:pPr>
          </w:p>
        </w:tc>
      </w:tr>
      <w:tr w:rsidR="00AA3A63" w14:paraId="5253103E" w14:textId="77777777" w:rsidTr="00CD524B">
        <w:tc>
          <w:tcPr>
            <w:tcW w:w="704" w:type="dxa"/>
          </w:tcPr>
          <w:p w14:paraId="059F2398" w14:textId="3F77EEEB" w:rsidR="00AA3A63" w:rsidRPr="00AA3A63" w:rsidRDefault="00AA3A63" w:rsidP="00AA3A63">
            <w:pPr>
              <w:pStyle w:val="regular"/>
              <w:jc w:val="center"/>
              <w:rPr>
                <w:rFonts w:cs="Segoe UI"/>
                <w:iCs/>
                <w:sz w:val="18"/>
                <w:szCs w:val="18"/>
              </w:rPr>
            </w:pPr>
            <w:r>
              <w:rPr>
                <w:rFonts w:cs="Segoe UI"/>
                <w:iCs/>
                <w:sz w:val="18"/>
                <w:szCs w:val="18"/>
              </w:rPr>
              <w:t>M2</w:t>
            </w:r>
            <w:r w:rsidR="00B46604">
              <w:rPr>
                <w:rFonts w:cs="Segoe UI"/>
                <w:iCs/>
                <w:sz w:val="18"/>
                <w:szCs w:val="18"/>
              </w:rPr>
              <w:t>4</w:t>
            </w:r>
          </w:p>
        </w:tc>
        <w:tc>
          <w:tcPr>
            <w:tcW w:w="5528" w:type="dxa"/>
          </w:tcPr>
          <w:p w14:paraId="45253631" w14:textId="5688C4F5" w:rsidR="00AA3A63" w:rsidRDefault="00AA3A63" w:rsidP="00AA3A63">
            <w:pPr>
              <w:pStyle w:val="regular"/>
              <w:jc w:val="left"/>
              <w:rPr>
                <w:sz w:val="18"/>
                <w:szCs w:val="18"/>
              </w:rPr>
            </w:pPr>
            <w:r>
              <w:rPr>
                <w:sz w:val="18"/>
                <w:szCs w:val="18"/>
              </w:rPr>
              <w:t>FAT approved</w:t>
            </w:r>
          </w:p>
        </w:tc>
        <w:tc>
          <w:tcPr>
            <w:tcW w:w="1418" w:type="dxa"/>
          </w:tcPr>
          <w:p w14:paraId="3F9CC394" w14:textId="4C35357A" w:rsidR="00AA3A63" w:rsidRDefault="00AA3A63" w:rsidP="00AA3A63">
            <w:pPr>
              <w:pStyle w:val="regular"/>
              <w:jc w:val="center"/>
              <w:rPr>
                <w:sz w:val="18"/>
                <w:szCs w:val="18"/>
              </w:rPr>
            </w:pPr>
            <w:r>
              <w:rPr>
                <w:sz w:val="18"/>
                <w:szCs w:val="18"/>
              </w:rPr>
              <w:t>SCK CEN</w:t>
            </w:r>
          </w:p>
        </w:tc>
        <w:tc>
          <w:tcPr>
            <w:tcW w:w="1417" w:type="dxa"/>
          </w:tcPr>
          <w:p w14:paraId="7C07CD11" w14:textId="7B0C9CBC" w:rsidR="00AA3A63" w:rsidRDefault="00AA3A63" w:rsidP="00AA3A63">
            <w:pPr>
              <w:rPr>
                <w:rStyle w:val="Specsvalues"/>
                <w:rFonts w:ascii="Segoe UI" w:hAnsi="Segoe UI" w:cs="Segoe UI"/>
                <w:color w:val="000000" w:themeColor="text1"/>
                <w:sz w:val="18"/>
                <w:szCs w:val="18"/>
              </w:rPr>
            </w:pPr>
          </w:p>
        </w:tc>
      </w:tr>
      <w:tr w:rsidR="00AA3A63" w14:paraId="466755C0" w14:textId="77777777" w:rsidTr="00CD524B">
        <w:tc>
          <w:tcPr>
            <w:tcW w:w="6232" w:type="dxa"/>
            <w:gridSpan w:val="2"/>
            <w:shd w:val="clear" w:color="auto" w:fill="EBD9ED" w:themeFill="accent2" w:themeFillTint="33"/>
          </w:tcPr>
          <w:p w14:paraId="6737FD7B" w14:textId="7BE086EC" w:rsidR="00AA3A63" w:rsidRPr="003E5C09" w:rsidRDefault="00AA3A63" w:rsidP="00AA3A63">
            <w:pPr>
              <w:pStyle w:val="regular"/>
              <w:jc w:val="left"/>
              <w:rPr>
                <w:rFonts w:cs="Segoe UI"/>
                <w:b/>
                <w:bCs/>
                <w:sz w:val="18"/>
                <w:szCs w:val="18"/>
              </w:rPr>
            </w:pPr>
            <w:r w:rsidRPr="003E5C09">
              <w:rPr>
                <w:rFonts w:cs="Segoe UI"/>
                <w:b/>
                <w:bCs/>
                <w:sz w:val="18"/>
                <w:szCs w:val="18"/>
              </w:rPr>
              <w:t>Phase III – Installation</w:t>
            </w:r>
          </w:p>
        </w:tc>
        <w:tc>
          <w:tcPr>
            <w:tcW w:w="1418" w:type="dxa"/>
            <w:shd w:val="clear" w:color="auto" w:fill="EBD9ED" w:themeFill="accent2" w:themeFillTint="33"/>
            <w:vAlign w:val="center"/>
          </w:tcPr>
          <w:p w14:paraId="6A0456FC" w14:textId="77777777" w:rsidR="00AA3A63" w:rsidRPr="003E5C09" w:rsidRDefault="00AA3A63" w:rsidP="00AA3A63">
            <w:pPr>
              <w:pStyle w:val="regular"/>
              <w:jc w:val="center"/>
              <w:rPr>
                <w:b/>
                <w:bCs/>
                <w:sz w:val="18"/>
                <w:szCs w:val="18"/>
              </w:rPr>
            </w:pPr>
          </w:p>
        </w:tc>
        <w:tc>
          <w:tcPr>
            <w:tcW w:w="1417" w:type="dxa"/>
            <w:shd w:val="clear" w:color="auto" w:fill="EBD9ED" w:themeFill="accent2" w:themeFillTint="33"/>
            <w:vAlign w:val="center"/>
          </w:tcPr>
          <w:p w14:paraId="4389F2B0" w14:textId="77777777" w:rsidR="00AA3A63" w:rsidRPr="003E5C09" w:rsidRDefault="00AA3A63" w:rsidP="00AA3A63">
            <w:pPr>
              <w:rPr>
                <w:rStyle w:val="Specsvalues"/>
                <w:rFonts w:ascii="Segoe UI" w:hAnsi="Segoe UI" w:cs="Segoe UI"/>
                <w:b/>
                <w:bCs/>
                <w:color w:val="000000" w:themeColor="text1"/>
                <w:sz w:val="18"/>
                <w:szCs w:val="18"/>
              </w:rPr>
            </w:pPr>
          </w:p>
        </w:tc>
      </w:tr>
      <w:tr w:rsidR="00584F4F" w14:paraId="6B15EC05" w14:textId="77777777" w:rsidTr="00CD524B">
        <w:tc>
          <w:tcPr>
            <w:tcW w:w="6232" w:type="dxa"/>
            <w:gridSpan w:val="2"/>
            <w:shd w:val="clear" w:color="auto" w:fill="EBD9ED" w:themeFill="accent2" w:themeFillTint="33"/>
          </w:tcPr>
          <w:p w14:paraId="46377CE9" w14:textId="3AACB710" w:rsidR="00584F4F" w:rsidRPr="003E5C09" w:rsidRDefault="00584F4F" w:rsidP="00AA3A63">
            <w:pPr>
              <w:pStyle w:val="regular"/>
              <w:jc w:val="left"/>
              <w:rPr>
                <w:rFonts w:cs="Segoe UI"/>
                <w:b/>
                <w:bCs/>
                <w:sz w:val="18"/>
                <w:szCs w:val="18"/>
              </w:rPr>
            </w:pPr>
            <w:r>
              <w:rPr>
                <w:rFonts w:cs="Segoe UI"/>
                <w:b/>
                <w:bCs/>
                <w:sz w:val="18"/>
                <w:szCs w:val="18"/>
              </w:rPr>
              <w:t>MXX Building ready for installation</w:t>
            </w:r>
          </w:p>
        </w:tc>
        <w:tc>
          <w:tcPr>
            <w:tcW w:w="1418" w:type="dxa"/>
            <w:shd w:val="clear" w:color="auto" w:fill="EBD9ED" w:themeFill="accent2" w:themeFillTint="33"/>
            <w:vAlign w:val="center"/>
          </w:tcPr>
          <w:p w14:paraId="59BFC2EC" w14:textId="6BAE6FE2" w:rsidR="00584F4F" w:rsidRPr="003E5C09" w:rsidRDefault="00584F4F" w:rsidP="00AA3A63">
            <w:pPr>
              <w:pStyle w:val="regular"/>
              <w:jc w:val="center"/>
              <w:rPr>
                <w:b/>
                <w:bCs/>
                <w:sz w:val="18"/>
                <w:szCs w:val="18"/>
              </w:rPr>
            </w:pPr>
            <w:r>
              <w:rPr>
                <w:b/>
                <w:bCs/>
                <w:sz w:val="18"/>
                <w:szCs w:val="18"/>
              </w:rPr>
              <w:t>SCK CEN</w:t>
            </w:r>
          </w:p>
        </w:tc>
        <w:tc>
          <w:tcPr>
            <w:tcW w:w="1417" w:type="dxa"/>
            <w:shd w:val="clear" w:color="auto" w:fill="EBD9ED" w:themeFill="accent2" w:themeFillTint="33"/>
            <w:vAlign w:val="center"/>
          </w:tcPr>
          <w:p w14:paraId="2CA5AE21" w14:textId="4A6C31AE" w:rsidR="00584F4F" w:rsidRPr="003E5C09" w:rsidRDefault="00584F4F" w:rsidP="00AA3A63">
            <w:pPr>
              <w:rPr>
                <w:rStyle w:val="Specsvalues"/>
                <w:rFonts w:ascii="Segoe UI" w:hAnsi="Segoe UI" w:cs="Segoe UI"/>
                <w:b/>
                <w:bCs/>
                <w:color w:val="000000" w:themeColor="text1"/>
                <w:sz w:val="18"/>
                <w:szCs w:val="18"/>
              </w:rPr>
            </w:pPr>
            <w:r>
              <w:rPr>
                <w:rStyle w:val="Specsvalues"/>
                <w:rFonts w:ascii="Segoe UI" w:hAnsi="Segoe UI" w:cs="Segoe UI"/>
                <w:b/>
                <w:bCs/>
                <w:color w:val="000000" w:themeColor="text1"/>
                <w:sz w:val="18"/>
                <w:szCs w:val="18"/>
              </w:rPr>
              <w:t>XXXX</w:t>
            </w:r>
          </w:p>
        </w:tc>
      </w:tr>
      <w:tr w:rsidR="00584F4F" w14:paraId="489EFE2D" w14:textId="77777777" w:rsidTr="00CD524B">
        <w:tc>
          <w:tcPr>
            <w:tcW w:w="6232" w:type="dxa"/>
            <w:gridSpan w:val="2"/>
            <w:shd w:val="clear" w:color="auto" w:fill="EBD9ED" w:themeFill="accent2" w:themeFillTint="33"/>
          </w:tcPr>
          <w:p w14:paraId="0F80DFA7" w14:textId="7D25CB2C" w:rsidR="00584F4F" w:rsidRDefault="006D0267" w:rsidP="00AA3A63">
            <w:pPr>
              <w:pStyle w:val="regular"/>
              <w:jc w:val="left"/>
              <w:rPr>
                <w:rFonts w:cs="Segoe UI"/>
                <w:b/>
                <w:bCs/>
                <w:sz w:val="18"/>
                <w:szCs w:val="18"/>
              </w:rPr>
            </w:pPr>
            <w:r>
              <w:rPr>
                <w:rFonts w:cs="Segoe UI"/>
                <w:b/>
                <w:bCs/>
                <w:sz w:val="18"/>
                <w:szCs w:val="18"/>
              </w:rPr>
              <w:t>Infrastructure</w:t>
            </w:r>
            <w:r w:rsidR="00584F4F">
              <w:rPr>
                <w:rFonts w:cs="Segoe UI"/>
                <w:b/>
                <w:bCs/>
                <w:sz w:val="18"/>
                <w:szCs w:val="18"/>
              </w:rPr>
              <w:t xml:space="preserve"> </w:t>
            </w:r>
            <w:r>
              <w:rPr>
                <w:rFonts w:cs="Segoe UI"/>
                <w:b/>
                <w:bCs/>
                <w:sz w:val="18"/>
                <w:szCs w:val="18"/>
              </w:rPr>
              <w:t xml:space="preserve">provided by SCK CEN </w:t>
            </w:r>
            <w:r w:rsidR="00584F4F">
              <w:rPr>
                <w:rFonts w:cs="Segoe UI"/>
                <w:b/>
                <w:bCs/>
                <w:sz w:val="18"/>
                <w:szCs w:val="18"/>
              </w:rPr>
              <w:t>ready</w:t>
            </w:r>
          </w:p>
        </w:tc>
        <w:tc>
          <w:tcPr>
            <w:tcW w:w="1418" w:type="dxa"/>
            <w:shd w:val="clear" w:color="auto" w:fill="EBD9ED" w:themeFill="accent2" w:themeFillTint="33"/>
            <w:vAlign w:val="center"/>
          </w:tcPr>
          <w:p w14:paraId="5E10BE57" w14:textId="7BA5FD5A" w:rsidR="00584F4F" w:rsidRDefault="00584F4F" w:rsidP="00AA3A63">
            <w:pPr>
              <w:pStyle w:val="regular"/>
              <w:jc w:val="center"/>
              <w:rPr>
                <w:b/>
                <w:bCs/>
                <w:sz w:val="18"/>
                <w:szCs w:val="18"/>
              </w:rPr>
            </w:pPr>
            <w:r>
              <w:rPr>
                <w:b/>
                <w:bCs/>
                <w:sz w:val="18"/>
                <w:szCs w:val="18"/>
              </w:rPr>
              <w:t>SCK CEN</w:t>
            </w:r>
          </w:p>
        </w:tc>
        <w:tc>
          <w:tcPr>
            <w:tcW w:w="1417" w:type="dxa"/>
            <w:shd w:val="clear" w:color="auto" w:fill="EBD9ED" w:themeFill="accent2" w:themeFillTint="33"/>
            <w:vAlign w:val="center"/>
          </w:tcPr>
          <w:p w14:paraId="4363040B" w14:textId="5A6C00E7" w:rsidR="00584F4F" w:rsidRDefault="00584F4F" w:rsidP="00AA3A63">
            <w:pPr>
              <w:rPr>
                <w:rStyle w:val="Specsvalues"/>
                <w:rFonts w:ascii="Segoe UI" w:hAnsi="Segoe UI" w:cs="Segoe UI"/>
                <w:b/>
                <w:bCs/>
                <w:color w:val="000000" w:themeColor="text1"/>
                <w:sz w:val="18"/>
                <w:szCs w:val="18"/>
              </w:rPr>
            </w:pPr>
            <w:r>
              <w:rPr>
                <w:rStyle w:val="Specsvalues"/>
                <w:rFonts w:ascii="Segoe UI" w:hAnsi="Segoe UI" w:cs="Segoe UI"/>
                <w:b/>
                <w:bCs/>
                <w:color w:val="000000" w:themeColor="text1"/>
                <w:sz w:val="18"/>
                <w:szCs w:val="18"/>
              </w:rPr>
              <w:t>XXXX</w:t>
            </w:r>
          </w:p>
        </w:tc>
      </w:tr>
      <w:tr w:rsidR="00AA3A63" w14:paraId="6D1B72C6" w14:textId="77777777" w:rsidTr="003E5C09">
        <w:tc>
          <w:tcPr>
            <w:tcW w:w="704" w:type="dxa"/>
          </w:tcPr>
          <w:p w14:paraId="5EC451C5" w14:textId="043D3490" w:rsidR="00AA3A63" w:rsidRDefault="00AA3A63" w:rsidP="00AA3A63">
            <w:pPr>
              <w:pStyle w:val="regular"/>
              <w:jc w:val="center"/>
              <w:rPr>
                <w:rFonts w:cs="Segoe UI"/>
                <w:iCs/>
                <w:sz w:val="18"/>
                <w:szCs w:val="18"/>
              </w:rPr>
            </w:pPr>
            <w:r>
              <w:rPr>
                <w:rFonts w:cs="Segoe UI"/>
                <w:iCs/>
                <w:sz w:val="18"/>
                <w:szCs w:val="18"/>
              </w:rPr>
              <w:t>M31</w:t>
            </w:r>
          </w:p>
        </w:tc>
        <w:tc>
          <w:tcPr>
            <w:tcW w:w="5528" w:type="dxa"/>
            <w:vAlign w:val="center"/>
          </w:tcPr>
          <w:p w14:paraId="2C81E403" w14:textId="5E7FD63F" w:rsidR="00AA3A63" w:rsidRDefault="00AA3A63" w:rsidP="00AA3A63">
            <w:pPr>
              <w:pStyle w:val="regular"/>
              <w:jc w:val="left"/>
              <w:rPr>
                <w:rFonts w:cs="Segoe UI"/>
                <w:sz w:val="18"/>
                <w:szCs w:val="18"/>
              </w:rPr>
            </w:pPr>
            <w:r>
              <w:rPr>
                <w:rFonts w:cs="Segoe UI"/>
                <w:sz w:val="18"/>
                <w:szCs w:val="18"/>
              </w:rPr>
              <w:t xml:space="preserve">Incoming Inspection Report </w:t>
            </w:r>
            <w:r>
              <w:rPr>
                <w:sz w:val="18"/>
                <w:szCs w:val="18"/>
              </w:rPr>
              <w:t>submitted for review/approval</w:t>
            </w:r>
          </w:p>
        </w:tc>
        <w:tc>
          <w:tcPr>
            <w:tcW w:w="1418" w:type="dxa"/>
            <w:vAlign w:val="center"/>
          </w:tcPr>
          <w:p w14:paraId="0E15062F" w14:textId="765B93A3" w:rsidR="00AA3A63" w:rsidRDefault="00AA3A63" w:rsidP="00AA3A63">
            <w:pPr>
              <w:pStyle w:val="regular"/>
              <w:jc w:val="center"/>
              <w:rPr>
                <w:sz w:val="18"/>
                <w:szCs w:val="18"/>
              </w:rPr>
            </w:pPr>
            <w:r>
              <w:rPr>
                <w:sz w:val="18"/>
                <w:szCs w:val="18"/>
              </w:rPr>
              <w:t>Contractor</w:t>
            </w:r>
          </w:p>
        </w:tc>
        <w:tc>
          <w:tcPr>
            <w:tcW w:w="1417" w:type="dxa"/>
            <w:vAlign w:val="center"/>
          </w:tcPr>
          <w:p w14:paraId="579AEA4D" w14:textId="63482819" w:rsidR="00AA3A63" w:rsidRPr="003E5C09" w:rsidRDefault="00AA3A63" w:rsidP="00AA3A63">
            <w:pPr>
              <w:rPr>
                <w:rStyle w:val="Specsvalues"/>
                <w:rFonts w:ascii="Segoe UI" w:hAnsi="Segoe UI" w:cs="Segoe UI"/>
                <w:color w:val="000000" w:themeColor="text1"/>
                <w:sz w:val="18"/>
                <w:szCs w:val="18"/>
                <w:vertAlign w:val="subscript"/>
              </w:rPr>
            </w:pPr>
          </w:p>
        </w:tc>
      </w:tr>
      <w:tr w:rsidR="00AA3A63" w14:paraId="44EA0EB7" w14:textId="77777777" w:rsidTr="003E5C09">
        <w:tc>
          <w:tcPr>
            <w:tcW w:w="704" w:type="dxa"/>
          </w:tcPr>
          <w:p w14:paraId="40E207CA" w14:textId="16B7806E" w:rsidR="00AA3A63" w:rsidRPr="00AE6072" w:rsidRDefault="00AA3A63" w:rsidP="00AA3A63">
            <w:pPr>
              <w:pStyle w:val="regular"/>
              <w:jc w:val="center"/>
              <w:rPr>
                <w:rFonts w:cs="Segoe UI"/>
                <w:iCs/>
                <w:sz w:val="18"/>
                <w:szCs w:val="18"/>
              </w:rPr>
            </w:pPr>
            <w:r>
              <w:rPr>
                <w:rFonts w:cs="Segoe UI"/>
                <w:iCs/>
                <w:sz w:val="18"/>
                <w:szCs w:val="18"/>
              </w:rPr>
              <w:t>M32</w:t>
            </w:r>
          </w:p>
        </w:tc>
        <w:tc>
          <w:tcPr>
            <w:tcW w:w="5528" w:type="dxa"/>
            <w:vAlign w:val="center"/>
          </w:tcPr>
          <w:p w14:paraId="3A51B310" w14:textId="46111A12" w:rsidR="00AA3A63" w:rsidRDefault="00AA3A63" w:rsidP="00AA3A63">
            <w:pPr>
              <w:pStyle w:val="regular"/>
              <w:jc w:val="left"/>
              <w:rPr>
                <w:rFonts w:cs="Segoe UI"/>
                <w:sz w:val="18"/>
                <w:szCs w:val="18"/>
              </w:rPr>
            </w:pPr>
            <w:r>
              <w:rPr>
                <w:rFonts w:cs="Segoe UI"/>
                <w:sz w:val="18"/>
                <w:szCs w:val="18"/>
              </w:rPr>
              <w:t>Installation started</w:t>
            </w:r>
          </w:p>
        </w:tc>
        <w:tc>
          <w:tcPr>
            <w:tcW w:w="1418" w:type="dxa"/>
            <w:vAlign w:val="center"/>
          </w:tcPr>
          <w:p w14:paraId="6B4F4F1E" w14:textId="213F35C3" w:rsidR="00AA3A63" w:rsidRDefault="00AA3A63" w:rsidP="00AA3A63">
            <w:pPr>
              <w:pStyle w:val="regular"/>
              <w:jc w:val="center"/>
              <w:rPr>
                <w:sz w:val="18"/>
                <w:szCs w:val="18"/>
              </w:rPr>
            </w:pPr>
            <w:r>
              <w:rPr>
                <w:sz w:val="18"/>
                <w:szCs w:val="18"/>
              </w:rPr>
              <w:t>Contractor</w:t>
            </w:r>
          </w:p>
        </w:tc>
        <w:tc>
          <w:tcPr>
            <w:tcW w:w="1417" w:type="dxa"/>
            <w:vAlign w:val="center"/>
          </w:tcPr>
          <w:p w14:paraId="5C9B17B9" w14:textId="7B0A6BF8" w:rsidR="00AA3A63" w:rsidRPr="00AE6072" w:rsidRDefault="00AA3A63" w:rsidP="00AA3A63">
            <w:pPr>
              <w:rPr>
                <w:rStyle w:val="Specsvalues"/>
                <w:rFonts w:ascii="Segoe UI" w:hAnsi="Segoe UI" w:cs="Segoe UI"/>
                <w:color w:val="000000" w:themeColor="text1"/>
                <w:sz w:val="18"/>
                <w:szCs w:val="18"/>
              </w:rPr>
            </w:pPr>
          </w:p>
        </w:tc>
      </w:tr>
      <w:tr w:rsidR="00AA3A63" w14:paraId="6A6D7746" w14:textId="77777777" w:rsidTr="003E5C09">
        <w:tc>
          <w:tcPr>
            <w:tcW w:w="704" w:type="dxa"/>
          </w:tcPr>
          <w:p w14:paraId="7F7EB83F" w14:textId="55686619" w:rsidR="00AA3A63" w:rsidRPr="003E5C09" w:rsidRDefault="00AA3A63" w:rsidP="00AA3A63">
            <w:pPr>
              <w:pStyle w:val="regular"/>
              <w:jc w:val="center"/>
              <w:rPr>
                <w:rFonts w:cs="Segoe UI"/>
                <w:iCs/>
                <w:sz w:val="18"/>
                <w:szCs w:val="18"/>
              </w:rPr>
            </w:pPr>
            <w:r w:rsidRPr="003E5C09">
              <w:rPr>
                <w:rFonts w:cs="Segoe UI"/>
                <w:iCs/>
                <w:sz w:val="18"/>
                <w:szCs w:val="18"/>
              </w:rPr>
              <w:t>M</w:t>
            </w:r>
            <w:r>
              <w:rPr>
                <w:rFonts w:cs="Segoe UI"/>
                <w:iCs/>
                <w:sz w:val="18"/>
                <w:szCs w:val="18"/>
              </w:rPr>
              <w:t>33</w:t>
            </w:r>
          </w:p>
        </w:tc>
        <w:tc>
          <w:tcPr>
            <w:tcW w:w="5528" w:type="dxa"/>
            <w:vAlign w:val="center"/>
          </w:tcPr>
          <w:p w14:paraId="3B6F4153" w14:textId="7CE8E83C" w:rsidR="00AA3A63" w:rsidRPr="003E5C09" w:rsidRDefault="00AA3A63" w:rsidP="003E5C09">
            <w:pPr>
              <w:pStyle w:val="regular"/>
              <w:jc w:val="left"/>
              <w:rPr>
                <w:rFonts w:cs="Segoe UI"/>
                <w:iCs/>
                <w:sz w:val="18"/>
                <w:szCs w:val="18"/>
              </w:rPr>
            </w:pPr>
            <w:r>
              <w:rPr>
                <w:rFonts w:cs="Segoe UI"/>
                <w:sz w:val="18"/>
                <w:szCs w:val="18"/>
              </w:rPr>
              <w:t>Installation completed</w:t>
            </w:r>
          </w:p>
        </w:tc>
        <w:tc>
          <w:tcPr>
            <w:tcW w:w="1418" w:type="dxa"/>
            <w:vAlign w:val="center"/>
          </w:tcPr>
          <w:p w14:paraId="3629EA70" w14:textId="4888766A" w:rsidR="00AA3A63" w:rsidRPr="003E5C09" w:rsidRDefault="00AA3A63" w:rsidP="00AA3A63">
            <w:pPr>
              <w:pStyle w:val="regular"/>
              <w:jc w:val="center"/>
              <w:rPr>
                <w:rFonts w:cs="Segoe UI"/>
                <w:iCs/>
                <w:sz w:val="18"/>
                <w:szCs w:val="18"/>
              </w:rPr>
            </w:pPr>
            <w:r>
              <w:rPr>
                <w:sz w:val="18"/>
                <w:szCs w:val="18"/>
              </w:rPr>
              <w:t>Contractor</w:t>
            </w:r>
          </w:p>
        </w:tc>
        <w:tc>
          <w:tcPr>
            <w:tcW w:w="1417" w:type="dxa"/>
            <w:vAlign w:val="center"/>
          </w:tcPr>
          <w:p w14:paraId="0113AA00" w14:textId="185DD06F" w:rsidR="00AA3A63" w:rsidRPr="003E5C09" w:rsidRDefault="00AA3A63" w:rsidP="003E5C09">
            <w:pPr>
              <w:rPr>
                <w:rFonts w:cs="Segoe UI"/>
                <w:color w:val="000000" w:themeColor="text1"/>
                <w:sz w:val="18"/>
                <w:szCs w:val="18"/>
              </w:rPr>
            </w:pPr>
          </w:p>
        </w:tc>
      </w:tr>
      <w:tr w:rsidR="00AA3A63" w14:paraId="1793FB20" w14:textId="77777777" w:rsidTr="003E5C09">
        <w:tc>
          <w:tcPr>
            <w:tcW w:w="704" w:type="dxa"/>
          </w:tcPr>
          <w:p w14:paraId="1B0F0B91" w14:textId="251A0C55" w:rsidR="00AA3A63" w:rsidRPr="00A106C9" w:rsidRDefault="00AA3A63" w:rsidP="00AA3A63">
            <w:pPr>
              <w:pStyle w:val="regular"/>
              <w:jc w:val="center"/>
              <w:rPr>
                <w:rFonts w:cs="Segoe UI"/>
                <w:iCs/>
                <w:sz w:val="18"/>
                <w:szCs w:val="18"/>
              </w:rPr>
            </w:pPr>
            <w:r>
              <w:rPr>
                <w:rFonts w:cs="Segoe UI"/>
                <w:iCs/>
                <w:sz w:val="18"/>
                <w:szCs w:val="18"/>
              </w:rPr>
              <w:t>M34</w:t>
            </w:r>
          </w:p>
        </w:tc>
        <w:tc>
          <w:tcPr>
            <w:tcW w:w="5528" w:type="dxa"/>
            <w:vAlign w:val="center"/>
          </w:tcPr>
          <w:p w14:paraId="2B3B89E3" w14:textId="71D0C3EB" w:rsidR="00AA3A63" w:rsidRDefault="00AA3A63" w:rsidP="00AA3A63">
            <w:pPr>
              <w:pStyle w:val="regular"/>
              <w:jc w:val="left"/>
              <w:rPr>
                <w:rFonts w:cs="Segoe UI"/>
                <w:sz w:val="18"/>
                <w:szCs w:val="18"/>
              </w:rPr>
            </w:pPr>
            <w:r>
              <w:rPr>
                <w:rFonts w:cs="Segoe UI"/>
                <w:sz w:val="18"/>
                <w:szCs w:val="18"/>
              </w:rPr>
              <w:t>Installation &amp; Assembly Test Report submitted for review/approval</w:t>
            </w:r>
          </w:p>
        </w:tc>
        <w:tc>
          <w:tcPr>
            <w:tcW w:w="1418" w:type="dxa"/>
            <w:vAlign w:val="center"/>
          </w:tcPr>
          <w:p w14:paraId="2625A13F" w14:textId="070AC424" w:rsidR="00AA3A63" w:rsidRDefault="00AA3A63" w:rsidP="00AA3A63">
            <w:pPr>
              <w:pStyle w:val="regular"/>
              <w:jc w:val="center"/>
              <w:rPr>
                <w:sz w:val="18"/>
                <w:szCs w:val="18"/>
              </w:rPr>
            </w:pPr>
            <w:r>
              <w:rPr>
                <w:sz w:val="18"/>
                <w:szCs w:val="18"/>
              </w:rPr>
              <w:t>Contractor</w:t>
            </w:r>
          </w:p>
        </w:tc>
        <w:tc>
          <w:tcPr>
            <w:tcW w:w="1417" w:type="dxa"/>
            <w:vAlign w:val="center"/>
          </w:tcPr>
          <w:p w14:paraId="0CA7AC91" w14:textId="668B010E" w:rsidR="00AA3A63" w:rsidRPr="003E5C09" w:rsidRDefault="00AA3A63" w:rsidP="00AA3A63">
            <w:pPr>
              <w:rPr>
                <w:rStyle w:val="Specsvalues"/>
                <w:rFonts w:ascii="Segoe UI" w:hAnsi="Segoe UI" w:cs="Segoe UI"/>
                <w:color w:val="000000" w:themeColor="text1"/>
                <w:sz w:val="18"/>
                <w:szCs w:val="18"/>
                <w:vertAlign w:val="subscript"/>
              </w:rPr>
            </w:pPr>
          </w:p>
        </w:tc>
      </w:tr>
      <w:tr w:rsidR="00AA3A63" w14:paraId="6753E0B7" w14:textId="77777777" w:rsidTr="00CD524B">
        <w:tc>
          <w:tcPr>
            <w:tcW w:w="6232" w:type="dxa"/>
            <w:gridSpan w:val="2"/>
            <w:shd w:val="clear" w:color="auto" w:fill="EBD9ED" w:themeFill="accent2" w:themeFillTint="33"/>
          </w:tcPr>
          <w:p w14:paraId="1B757573" w14:textId="1906649B" w:rsidR="00AA3A63" w:rsidRPr="003E5C09" w:rsidRDefault="00AA3A63" w:rsidP="00AA3A63">
            <w:pPr>
              <w:pStyle w:val="regular"/>
              <w:jc w:val="left"/>
              <w:rPr>
                <w:rFonts w:cs="Segoe UI"/>
                <w:b/>
                <w:bCs/>
                <w:sz w:val="18"/>
                <w:szCs w:val="18"/>
              </w:rPr>
            </w:pPr>
            <w:r w:rsidRPr="003E5C09">
              <w:rPr>
                <w:rFonts w:cs="Segoe UI"/>
                <w:b/>
                <w:bCs/>
                <w:sz w:val="18"/>
                <w:szCs w:val="18"/>
              </w:rPr>
              <w:t xml:space="preserve">Phase IV – Commissioning and Acceptance </w:t>
            </w:r>
          </w:p>
        </w:tc>
        <w:tc>
          <w:tcPr>
            <w:tcW w:w="1418" w:type="dxa"/>
            <w:shd w:val="clear" w:color="auto" w:fill="EBD9ED" w:themeFill="accent2" w:themeFillTint="33"/>
            <w:vAlign w:val="center"/>
          </w:tcPr>
          <w:p w14:paraId="04277953" w14:textId="77777777" w:rsidR="00AA3A63" w:rsidRPr="003E5C09" w:rsidRDefault="00AA3A63" w:rsidP="00AA3A63">
            <w:pPr>
              <w:pStyle w:val="regular"/>
              <w:jc w:val="center"/>
              <w:rPr>
                <w:b/>
                <w:bCs/>
                <w:sz w:val="18"/>
                <w:szCs w:val="18"/>
              </w:rPr>
            </w:pPr>
          </w:p>
        </w:tc>
        <w:tc>
          <w:tcPr>
            <w:tcW w:w="1417" w:type="dxa"/>
            <w:shd w:val="clear" w:color="auto" w:fill="EBD9ED" w:themeFill="accent2" w:themeFillTint="33"/>
            <w:vAlign w:val="center"/>
          </w:tcPr>
          <w:p w14:paraId="79660FA2" w14:textId="77777777" w:rsidR="00AA3A63" w:rsidRPr="003E5C09" w:rsidRDefault="00AA3A63" w:rsidP="00AA3A63">
            <w:pPr>
              <w:rPr>
                <w:rStyle w:val="Specsvalues"/>
                <w:rFonts w:ascii="Segoe UI" w:hAnsi="Segoe UI" w:cs="Segoe UI"/>
                <w:b/>
                <w:bCs/>
                <w:color w:val="000000" w:themeColor="text1"/>
                <w:sz w:val="18"/>
                <w:szCs w:val="18"/>
              </w:rPr>
            </w:pPr>
          </w:p>
        </w:tc>
      </w:tr>
      <w:tr w:rsidR="00AA3A63" w14:paraId="7A2211B3" w14:textId="77777777" w:rsidTr="003E5C09">
        <w:tc>
          <w:tcPr>
            <w:tcW w:w="704" w:type="dxa"/>
          </w:tcPr>
          <w:p w14:paraId="30E1115E" w14:textId="294A4307" w:rsidR="00AA3A63" w:rsidRPr="003E5C09" w:rsidRDefault="00AA3A63" w:rsidP="00AA3A63">
            <w:pPr>
              <w:pStyle w:val="regular"/>
              <w:jc w:val="center"/>
              <w:rPr>
                <w:rFonts w:cs="Segoe UI"/>
                <w:iCs/>
                <w:sz w:val="18"/>
                <w:szCs w:val="18"/>
              </w:rPr>
            </w:pPr>
            <w:r w:rsidRPr="003E5C09">
              <w:rPr>
                <w:rFonts w:cs="Segoe UI"/>
                <w:iCs/>
                <w:sz w:val="18"/>
                <w:szCs w:val="18"/>
              </w:rPr>
              <w:t>M</w:t>
            </w:r>
            <w:r>
              <w:rPr>
                <w:rFonts w:cs="Segoe UI"/>
                <w:iCs/>
                <w:sz w:val="18"/>
                <w:szCs w:val="18"/>
              </w:rPr>
              <w:t>4</w:t>
            </w:r>
            <w:r w:rsidRPr="003E5C09">
              <w:rPr>
                <w:rFonts w:cs="Segoe UI"/>
                <w:iCs/>
                <w:sz w:val="18"/>
                <w:szCs w:val="18"/>
              </w:rPr>
              <w:t>1</w:t>
            </w:r>
          </w:p>
        </w:tc>
        <w:tc>
          <w:tcPr>
            <w:tcW w:w="5528" w:type="dxa"/>
            <w:vAlign w:val="center"/>
          </w:tcPr>
          <w:p w14:paraId="45641BF0" w14:textId="72859D18" w:rsidR="00AA3A63" w:rsidRPr="003E5C09" w:rsidRDefault="00AA3A63" w:rsidP="003E5C09">
            <w:pPr>
              <w:pStyle w:val="regular"/>
              <w:jc w:val="left"/>
              <w:rPr>
                <w:rFonts w:cs="Segoe UI"/>
                <w:iCs/>
                <w:sz w:val="18"/>
                <w:szCs w:val="18"/>
              </w:rPr>
            </w:pPr>
            <w:r w:rsidRPr="00725372">
              <w:rPr>
                <w:rFonts w:cs="Segoe UI"/>
                <w:sz w:val="18"/>
                <w:szCs w:val="18"/>
              </w:rPr>
              <w:t xml:space="preserve">Commissioning </w:t>
            </w:r>
            <w:r>
              <w:rPr>
                <w:rFonts w:cs="Segoe UI"/>
                <w:sz w:val="18"/>
                <w:szCs w:val="18"/>
              </w:rPr>
              <w:t>Test Report submitted for review/approval</w:t>
            </w:r>
          </w:p>
        </w:tc>
        <w:tc>
          <w:tcPr>
            <w:tcW w:w="1418" w:type="dxa"/>
            <w:vAlign w:val="center"/>
          </w:tcPr>
          <w:p w14:paraId="2C90A965" w14:textId="30FADD17" w:rsidR="00AA3A63" w:rsidRPr="003E5C09" w:rsidRDefault="00AA3A63" w:rsidP="00AA3A63">
            <w:pPr>
              <w:pStyle w:val="regular"/>
              <w:jc w:val="center"/>
              <w:rPr>
                <w:rFonts w:cs="Segoe UI"/>
                <w:iCs/>
                <w:sz w:val="18"/>
                <w:szCs w:val="18"/>
              </w:rPr>
            </w:pPr>
            <w:r>
              <w:rPr>
                <w:sz w:val="18"/>
                <w:szCs w:val="18"/>
              </w:rPr>
              <w:t>Contractor</w:t>
            </w:r>
          </w:p>
        </w:tc>
        <w:tc>
          <w:tcPr>
            <w:tcW w:w="1417" w:type="dxa"/>
            <w:vAlign w:val="center"/>
          </w:tcPr>
          <w:p w14:paraId="44BF4E0D" w14:textId="0C6559D0" w:rsidR="00AA3A63" w:rsidRPr="003E5C09" w:rsidRDefault="00AA3A63" w:rsidP="003E5C09">
            <w:pPr>
              <w:rPr>
                <w:rFonts w:cs="Segoe UI"/>
                <w:color w:val="000000" w:themeColor="text1"/>
                <w:sz w:val="18"/>
                <w:szCs w:val="18"/>
              </w:rPr>
            </w:pPr>
          </w:p>
        </w:tc>
      </w:tr>
      <w:tr w:rsidR="00AA3A63" w14:paraId="67B15F40" w14:textId="77777777" w:rsidTr="003E5C09">
        <w:tc>
          <w:tcPr>
            <w:tcW w:w="704" w:type="dxa"/>
          </w:tcPr>
          <w:p w14:paraId="0D6E4DF8" w14:textId="59C147BD" w:rsidR="00AA3A63" w:rsidRPr="00A106C9" w:rsidRDefault="00AA3A63" w:rsidP="00AA3A63">
            <w:pPr>
              <w:pStyle w:val="regular"/>
              <w:jc w:val="center"/>
              <w:rPr>
                <w:rFonts w:cs="Segoe UI"/>
                <w:iCs/>
                <w:sz w:val="18"/>
                <w:szCs w:val="18"/>
              </w:rPr>
            </w:pPr>
            <w:r>
              <w:rPr>
                <w:rFonts w:cs="Segoe UI"/>
                <w:iCs/>
                <w:sz w:val="18"/>
                <w:szCs w:val="18"/>
              </w:rPr>
              <w:t>M42</w:t>
            </w:r>
          </w:p>
        </w:tc>
        <w:tc>
          <w:tcPr>
            <w:tcW w:w="5528" w:type="dxa"/>
            <w:vAlign w:val="center"/>
          </w:tcPr>
          <w:p w14:paraId="5BB1CBC7" w14:textId="4FEEF703" w:rsidR="00AA3A63" w:rsidRPr="00725372" w:rsidRDefault="00AA3A63" w:rsidP="00AA3A63">
            <w:pPr>
              <w:pStyle w:val="regular"/>
              <w:jc w:val="left"/>
              <w:rPr>
                <w:rFonts w:cs="Segoe UI"/>
                <w:sz w:val="18"/>
                <w:szCs w:val="18"/>
              </w:rPr>
            </w:pPr>
            <w:r>
              <w:rPr>
                <w:rFonts w:cs="Segoe UI"/>
                <w:sz w:val="18"/>
                <w:szCs w:val="18"/>
              </w:rPr>
              <w:t>Acceptance Capacity testing started</w:t>
            </w:r>
          </w:p>
        </w:tc>
        <w:tc>
          <w:tcPr>
            <w:tcW w:w="1418" w:type="dxa"/>
            <w:vAlign w:val="center"/>
          </w:tcPr>
          <w:p w14:paraId="4EE38355" w14:textId="5CE10E8F" w:rsidR="00AA3A63" w:rsidRDefault="00AA3A63" w:rsidP="00AA3A63">
            <w:pPr>
              <w:pStyle w:val="regular"/>
              <w:jc w:val="center"/>
              <w:rPr>
                <w:sz w:val="18"/>
                <w:szCs w:val="18"/>
              </w:rPr>
            </w:pPr>
            <w:r>
              <w:rPr>
                <w:sz w:val="18"/>
                <w:szCs w:val="18"/>
              </w:rPr>
              <w:t>Contractor</w:t>
            </w:r>
          </w:p>
        </w:tc>
        <w:tc>
          <w:tcPr>
            <w:tcW w:w="1417" w:type="dxa"/>
            <w:vAlign w:val="center"/>
          </w:tcPr>
          <w:p w14:paraId="09323F41" w14:textId="27332A39" w:rsidR="00AA3A63" w:rsidRPr="003E5C09" w:rsidRDefault="00AA3A63" w:rsidP="00AA3A63">
            <w:pPr>
              <w:rPr>
                <w:rStyle w:val="Specsvalues"/>
                <w:rFonts w:ascii="Segoe UI" w:hAnsi="Segoe UI" w:cs="Segoe UI"/>
                <w:color w:val="000000" w:themeColor="text1"/>
                <w:sz w:val="18"/>
                <w:szCs w:val="18"/>
                <w:vertAlign w:val="subscript"/>
              </w:rPr>
            </w:pPr>
          </w:p>
        </w:tc>
      </w:tr>
      <w:tr w:rsidR="00AA3A63" w14:paraId="051B0C33" w14:textId="77777777" w:rsidTr="003E5C09">
        <w:tc>
          <w:tcPr>
            <w:tcW w:w="704" w:type="dxa"/>
          </w:tcPr>
          <w:p w14:paraId="0F551690" w14:textId="052200CD" w:rsidR="00AA3A63" w:rsidRPr="003E5C09" w:rsidRDefault="00AA3A63" w:rsidP="00AA3A63">
            <w:pPr>
              <w:pStyle w:val="regular"/>
              <w:jc w:val="center"/>
              <w:rPr>
                <w:rFonts w:cs="Segoe UI"/>
                <w:iCs/>
                <w:sz w:val="18"/>
                <w:szCs w:val="18"/>
              </w:rPr>
            </w:pPr>
            <w:r w:rsidRPr="003E5C09">
              <w:rPr>
                <w:rFonts w:cs="Segoe UI"/>
                <w:iCs/>
                <w:sz w:val="18"/>
                <w:szCs w:val="18"/>
              </w:rPr>
              <w:t>M</w:t>
            </w:r>
            <w:r>
              <w:rPr>
                <w:rFonts w:cs="Segoe UI"/>
                <w:iCs/>
                <w:sz w:val="18"/>
                <w:szCs w:val="18"/>
              </w:rPr>
              <w:t>4</w:t>
            </w:r>
            <w:r w:rsidR="00B46604">
              <w:rPr>
                <w:rFonts w:cs="Segoe UI"/>
                <w:iCs/>
                <w:sz w:val="18"/>
                <w:szCs w:val="18"/>
              </w:rPr>
              <w:t>3</w:t>
            </w:r>
          </w:p>
        </w:tc>
        <w:tc>
          <w:tcPr>
            <w:tcW w:w="5528" w:type="dxa"/>
            <w:vAlign w:val="center"/>
          </w:tcPr>
          <w:p w14:paraId="4E4F4723" w14:textId="6D843566" w:rsidR="00AA3A63" w:rsidRPr="003E5C09" w:rsidRDefault="00AA3A63" w:rsidP="003E5C09">
            <w:pPr>
              <w:pStyle w:val="regular"/>
              <w:jc w:val="left"/>
              <w:rPr>
                <w:rFonts w:cs="Segoe UI"/>
                <w:iCs/>
                <w:sz w:val="18"/>
                <w:szCs w:val="18"/>
              </w:rPr>
            </w:pPr>
            <w:r w:rsidRPr="00725372">
              <w:rPr>
                <w:rFonts w:cs="Segoe UI"/>
                <w:sz w:val="18"/>
                <w:szCs w:val="18"/>
              </w:rPr>
              <w:t>SAT Report</w:t>
            </w:r>
            <w:r>
              <w:rPr>
                <w:rFonts w:cs="Segoe UI"/>
                <w:sz w:val="18"/>
                <w:szCs w:val="18"/>
              </w:rPr>
              <w:t xml:space="preserve"> submitted for review/approval</w:t>
            </w:r>
          </w:p>
        </w:tc>
        <w:tc>
          <w:tcPr>
            <w:tcW w:w="1418" w:type="dxa"/>
            <w:vAlign w:val="center"/>
          </w:tcPr>
          <w:p w14:paraId="5268E5BA" w14:textId="72111E9D" w:rsidR="00AA3A63" w:rsidRPr="003E5C09" w:rsidRDefault="00AA3A63" w:rsidP="00AA3A63">
            <w:pPr>
              <w:pStyle w:val="regular"/>
              <w:jc w:val="center"/>
              <w:rPr>
                <w:rFonts w:cs="Segoe UI"/>
                <w:iCs/>
                <w:sz w:val="18"/>
                <w:szCs w:val="18"/>
              </w:rPr>
            </w:pPr>
            <w:r>
              <w:rPr>
                <w:sz w:val="18"/>
                <w:szCs w:val="18"/>
              </w:rPr>
              <w:t>Contractor</w:t>
            </w:r>
          </w:p>
        </w:tc>
        <w:tc>
          <w:tcPr>
            <w:tcW w:w="1417" w:type="dxa"/>
            <w:vAlign w:val="center"/>
          </w:tcPr>
          <w:p w14:paraId="1D41EC83" w14:textId="47060562" w:rsidR="00AA3A63" w:rsidRPr="003E5C09" w:rsidRDefault="00AA3A63" w:rsidP="003E5C09">
            <w:pPr>
              <w:rPr>
                <w:rFonts w:cs="Segoe UI"/>
                <w:color w:val="000000" w:themeColor="text1"/>
                <w:sz w:val="18"/>
                <w:szCs w:val="18"/>
              </w:rPr>
            </w:pPr>
          </w:p>
        </w:tc>
      </w:tr>
      <w:tr w:rsidR="00AA3A63" w14:paraId="37C44239" w14:textId="77777777" w:rsidTr="003E5C09">
        <w:tc>
          <w:tcPr>
            <w:tcW w:w="704" w:type="dxa"/>
          </w:tcPr>
          <w:p w14:paraId="4398CC6A" w14:textId="30286788" w:rsidR="00AA3A63" w:rsidRPr="003E5C09" w:rsidRDefault="00AA3A63" w:rsidP="00AA3A63">
            <w:pPr>
              <w:pStyle w:val="regular"/>
              <w:jc w:val="center"/>
              <w:rPr>
                <w:rFonts w:cs="Segoe UI"/>
                <w:iCs/>
                <w:sz w:val="18"/>
                <w:szCs w:val="18"/>
              </w:rPr>
            </w:pPr>
            <w:r w:rsidRPr="003E5C09">
              <w:rPr>
                <w:rFonts w:cs="Segoe UI"/>
                <w:iCs/>
                <w:sz w:val="18"/>
                <w:szCs w:val="18"/>
              </w:rPr>
              <w:t>M</w:t>
            </w:r>
            <w:r>
              <w:rPr>
                <w:rFonts w:cs="Segoe UI"/>
                <w:iCs/>
                <w:sz w:val="18"/>
                <w:szCs w:val="18"/>
              </w:rPr>
              <w:t>4</w:t>
            </w:r>
            <w:r w:rsidR="00B46604">
              <w:rPr>
                <w:rFonts w:cs="Segoe UI"/>
                <w:iCs/>
                <w:sz w:val="18"/>
                <w:szCs w:val="18"/>
              </w:rPr>
              <w:t>4</w:t>
            </w:r>
          </w:p>
        </w:tc>
        <w:tc>
          <w:tcPr>
            <w:tcW w:w="5528" w:type="dxa"/>
            <w:vAlign w:val="center"/>
          </w:tcPr>
          <w:p w14:paraId="57E6E010" w14:textId="44382169" w:rsidR="00AA3A63" w:rsidRPr="003E5C09" w:rsidRDefault="00AA3A63" w:rsidP="003E5C09">
            <w:pPr>
              <w:pStyle w:val="regular"/>
              <w:jc w:val="left"/>
              <w:rPr>
                <w:rFonts w:cs="Segoe UI"/>
                <w:iCs/>
                <w:sz w:val="18"/>
                <w:szCs w:val="18"/>
              </w:rPr>
            </w:pPr>
            <w:r w:rsidRPr="00725372">
              <w:rPr>
                <w:rFonts w:cs="Segoe UI"/>
                <w:sz w:val="18"/>
                <w:szCs w:val="18"/>
              </w:rPr>
              <w:t xml:space="preserve">Provisional </w:t>
            </w:r>
            <w:r w:rsidRPr="00725372">
              <w:rPr>
                <w:sz w:val="18"/>
                <w:szCs w:val="18"/>
              </w:rPr>
              <w:t>Acceptance</w:t>
            </w:r>
            <w:r>
              <w:rPr>
                <w:sz w:val="18"/>
                <w:szCs w:val="18"/>
              </w:rPr>
              <w:t xml:space="preserve"> and handover</w:t>
            </w:r>
          </w:p>
        </w:tc>
        <w:tc>
          <w:tcPr>
            <w:tcW w:w="1418" w:type="dxa"/>
            <w:vAlign w:val="center"/>
          </w:tcPr>
          <w:p w14:paraId="4F2EB2AF" w14:textId="4DA5AF03" w:rsidR="00AA3A63" w:rsidRPr="003E5C09" w:rsidRDefault="00AA3A63" w:rsidP="00AA3A63">
            <w:pPr>
              <w:pStyle w:val="regular"/>
              <w:jc w:val="center"/>
              <w:rPr>
                <w:rFonts w:cs="Segoe UI"/>
                <w:iCs/>
                <w:sz w:val="18"/>
                <w:szCs w:val="18"/>
              </w:rPr>
            </w:pPr>
            <w:r w:rsidRPr="00725372">
              <w:rPr>
                <w:sz w:val="18"/>
                <w:szCs w:val="18"/>
              </w:rPr>
              <w:t>SCK CEN</w:t>
            </w:r>
          </w:p>
        </w:tc>
        <w:tc>
          <w:tcPr>
            <w:tcW w:w="1417" w:type="dxa"/>
            <w:vAlign w:val="center"/>
          </w:tcPr>
          <w:p w14:paraId="4D89BA7E" w14:textId="4438DEB4" w:rsidR="00AA3A63" w:rsidRPr="003E5C09" w:rsidRDefault="00AA3A63" w:rsidP="003E5C09">
            <w:pPr>
              <w:rPr>
                <w:rFonts w:cs="Segoe UI"/>
                <w:color w:val="000000" w:themeColor="text1"/>
                <w:sz w:val="18"/>
                <w:szCs w:val="18"/>
                <w:vertAlign w:val="subscript"/>
              </w:rPr>
            </w:pPr>
            <w:r>
              <w:rPr>
                <w:rStyle w:val="Specsvalues"/>
                <w:rFonts w:ascii="Segoe UI" w:hAnsi="Segoe UI" w:cs="Segoe UI"/>
                <w:color w:val="000000" w:themeColor="text1"/>
                <w:sz w:val="18"/>
                <w:szCs w:val="18"/>
              </w:rPr>
              <w:t>T</w:t>
            </w:r>
            <w:r>
              <w:rPr>
                <w:rStyle w:val="Specsvalues"/>
                <w:rFonts w:ascii="Segoe UI" w:hAnsi="Segoe UI" w:cs="Segoe UI"/>
                <w:color w:val="000000" w:themeColor="text1"/>
                <w:sz w:val="18"/>
                <w:szCs w:val="18"/>
                <w:vertAlign w:val="subscript"/>
              </w:rPr>
              <w:t>0</w:t>
            </w:r>
            <w:r>
              <w:rPr>
                <w:rStyle w:val="Specsvalues"/>
                <w:rFonts w:ascii="Segoe UI" w:hAnsi="Segoe UI" w:cs="Segoe UI"/>
                <w:color w:val="000000" w:themeColor="text1"/>
                <w:sz w:val="18"/>
                <w:szCs w:val="18"/>
              </w:rPr>
              <w:t xml:space="preserve"> + 34</w:t>
            </w:r>
            <w:r w:rsidR="00AE008B">
              <w:rPr>
                <w:rStyle w:val="Specsvalues"/>
                <w:rFonts w:ascii="Segoe UI" w:hAnsi="Segoe UI" w:cs="Segoe UI"/>
                <w:color w:val="000000" w:themeColor="text1"/>
                <w:sz w:val="18"/>
                <w:szCs w:val="18"/>
              </w:rPr>
              <w:t xml:space="preserve"> M</w:t>
            </w:r>
          </w:p>
        </w:tc>
      </w:tr>
    </w:tbl>
    <w:p w14:paraId="1B8C0740" w14:textId="013B3CC0" w:rsidR="00F712DA" w:rsidRPr="00725372" w:rsidRDefault="00386172" w:rsidP="00386172">
      <w:pPr>
        <w:pStyle w:val="Heading2numbered"/>
        <w:rPr>
          <w:rFonts w:eastAsia="MS Mincho" w:cs="Segoe UI Semibold"/>
          <w:smallCaps/>
          <w:sz w:val="26"/>
          <w:szCs w:val="28"/>
          <w:lang w:eastAsia="fr-FR"/>
        </w:rPr>
      </w:pPr>
      <w:bookmarkStart w:id="3957" w:name="_Toc192762835"/>
      <w:bookmarkStart w:id="3958" w:name="_Toc192765409"/>
      <w:bookmarkStart w:id="3959" w:name="_Toc192766013"/>
      <w:bookmarkStart w:id="3960" w:name="_Toc192782565"/>
      <w:bookmarkStart w:id="3961" w:name="_Toc192783173"/>
      <w:bookmarkStart w:id="3962" w:name="_Toc192851092"/>
      <w:bookmarkStart w:id="3963" w:name="_Toc192929579"/>
      <w:bookmarkStart w:id="3964" w:name="_Toc192935267"/>
      <w:bookmarkStart w:id="3965" w:name="_Toc193016615"/>
      <w:bookmarkStart w:id="3966" w:name="_Toc192762921"/>
      <w:bookmarkStart w:id="3967" w:name="_Toc192765495"/>
      <w:bookmarkStart w:id="3968" w:name="_Toc192766099"/>
      <w:bookmarkStart w:id="3969" w:name="_Toc192782651"/>
      <w:bookmarkStart w:id="3970" w:name="_Toc192783259"/>
      <w:bookmarkStart w:id="3971" w:name="_Toc192851178"/>
      <w:bookmarkStart w:id="3972" w:name="_Toc192929665"/>
      <w:bookmarkStart w:id="3973" w:name="_Toc192935353"/>
      <w:bookmarkStart w:id="3974" w:name="_Toc193016701"/>
      <w:bookmarkStart w:id="3975" w:name="_Ref190799140"/>
      <w:bookmarkStart w:id="3976" w:name="_Toc197426003"/>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r w:rsidRPr="00725372">
        <w:t>H</w:t>
      </w:r>
      <w:r w:rsidR="00F712DA" w:rsidRPr="00725372">
        <w:t>old and Witness Points</w:t>
      </w:r>
      <w:bookmarkEnd w:id="3975"/>
      <w:bookmarkEnd w:id="3976"/>
    </w:p>
    <w:p w14:paraId="039E25B8" w14:textId="77777777" w:rsidR="00F712DA" w:rsidRPr="00725372" w:rsidRDefault="00F712DA" w:rsidP="003E5C09">
      <w:pPr>
        <w:pStyle w:val="ADClause"/>
        <w:numPr>
          <w:ilvl w:val="0"/>
          <w:numId w:val="0"/>
        </w:numPr>
        <w:rPr>
          <w:lang w:eastAsia="fr-FR"/>
        </w:rPr>
      </w:pPr>
      <w:r w:rsidRPr="00725372">
        <w:rPr>
          <w:lang w:eastAsia="fr-FR"/>
        </w:rPr>
        <w:t>Throughout the performance of the Contract, at least the following review/inspection (by SCK CEN) steps shall be implemented:</w:t>
      </w:r>
    </w:p>
    <w:p w14:paraId="7634680F" w14:textId="23577EEE" w:rsidR="00F712DA" w:rsidRPr="00A106C9" w:rsidRDefault="00A106C9" w:rsidP="00A66E84">
      <w:pPr>
        <w:pStyle w:val="ADClause"/>
        <w:numPr>
          <w:ilvl w:val="4"/>
          <w:numId w:val="15"/>
        </w:numPr>
        <w:rPr>
          <w:lang w:eastAsia="fr-FR"/>
        </w:rPr>
      </w:pPr>
      <w:r>
        <w:t>Hol</w:t>
      </w:r>
      <w:r w:rsidRPr="00A106C9">
        <w:t>d Points</w:t>
      </w:r>
    </w:p>
    <w:p w14:paraId="1E4B3888" w14:textId="2C28FE21" w:rsidR="00A106C9" w:rsidRPr="003E5C09" w:rsidRDefault="00A106C9" w:rsidP="00A66E84">
      <w:pPr>
        <w:pStyle w:val="ADClause"/>
        <w:numPr>
          <w:ilvl w:val="5"/>
          <w:numId w:val="15"/>
        </w:numPr>
        <w:ind w:left="1083" w:hanging="289"/>
      </w:pPr>
      <w:r>
        <w:t>FAT approval in view of shipments</w:t>
      </w:r>
    </w:p>
    <w:p w14:paraId="043E9AA2" w14:textId="508A0448" w:rsidR="00F712DA" w:rsidRPr="00A106C9" w:rsidRDefault="00A106C9" w:rsidP="00A66E84">
      <w:pPr>
        <w:pStyle w:val="ADClause"/>
        <w:numPr>
          <w:ilvl w:val="5"/>
          <w:numId w:val="15"/>
        </w:numPr>
        <w:rPr>
          <w:lang w:eastAsia="fr-FR"/>
        </w:rPr>
      </w:pPr>
      <w:r>
        <w:t xml:space="preserve">Approval Incoming Inspection Report in view of start installation </w:t>
      </w:r>
    </w:p>
    <w:p w14:paraId="08E30B6E" w14:textId="57E28796" w:rsidR="00F712DA" w:rsidRPr="00A106C9" w:rsidRDefault="00A106C9" w:rsidP="00A66E84">
      <w:pPr>
        <w:pStyle w:val="ADClause"/>
        <w:numPr>
          <w:ilvl w:val="5"/>
          <w:numId w:val="15"/>
        </w:numPr>
        <w:rPr>
          <w:lang w:eastAsia="fr-FR"/>
        </w:rPr>
      </w:pPr>
      <w:r>
        <w:t xml:space="preserve">Approval </w:t>
      </w:r>
      <w:r w:rsidR="00DA5E5A">
        <w:t xml:space="preserve">Installation and </w:t>
      </w:r>
      <w:r>
        <w:t>Assembly Test Report in view of start commissioning</w:t>
      </w:r>
    </w:p>
    <w:p w14:paraId="284D3C8D" w14:textId="42C86BD9" w:rsidR="00F712DA" w:rsidRPr="00A106C9" w:rsidRDefault="00A106C9" w:rsidP="00A66E84">
      <w:pPr>
        <w:pStyle w:val="ADClause"/>
        <w:numPr>
          <w:ilvl w:val="5"/>
          <w:numId w:val="15"/>
        </w:numPr>
        <w:rPr>
          <w:lang w:eastAsia="fr-FR"/>
        </w:rPr>
      </w:pPr>
      <w:r>
        <w:t>Approval Commissioning</w:t>
      </w:r>
      <w:r w:rsidR="00DA5E5A">
        <w:t xml:space="preserve"> Test</w:t>
      </w:r>
      <w:r>
        <w:t xml:space="preserve"> Report in view of start acceptance capacity testing</w:t>
      </w:r>
    </w:p>
    <w:p w14:paraId="42BD0EC2" w14:textId="1DDE3941" w:rsidR="00F712DA" w:rsidRPr="00A106C9" w:rsidRDefault="00A106C9" w:rsidP="00A66E84">
      <w:pPr>
        <w:pStyle w:val="ADClause"/>
        <w:numPr>
          <w:ilvl w:val="4"/>
          <w:numId w:val="15"/>
        </w:numPr>
      </w:pPr>
      <w:r w:rsidRPr="003E5C09">
        <w:t>Witness points</w:t>
      </w:r>
    </w:p>
    <w:p w14:paraId="3446DD3E" w14:textId="714728C9" w:rsidR="00F712DA" w:rsidRPr="00A106C9" w:rsidRDefault="008D5BC5" w:rsidP="00A66E84">
      <w:pPr>
        <w:pStyle w:val="ADClause"/>
        <w:numPr>
          <w:ilvl w:val="5"/>
          <w:numId w:val="15"/>
        </w:numPr>
        <w:ind w:left="1083" w:hanging="289"/>
      </w:pPr>
      <w:r>
        <w:t>Approval</w:t>
      </w:r>
      <w:r w:rsidR="00A106C9">
        <w:t xml:space="preserve"> of the Conceptual Design File</w:t>
      </w:r>
    </w:p>
    <w:p w14:paraId="6D89ED14" w14:textId="000B5B71" w:rsidR="00A106C9" w:rsidRDefault="008D5BC5" w:rsidP="00A66E84">
      <w:pPr>
        <w:pStyle w:val="ADClause"/>
        <w:numPr>
          <w:ilvl w:val="5"/>
          <w:numId w:val="15"/>
        </w:numPr>
        <w:ind w:left="1083" w:hanging="289"/>
      </w:pPr>
      <w:r>
        <w:t xml:space="preserve">Approval </w:t>
      </w:r>
      <w:r w:rsidR="00A106C9">
        <w:t>of the Detailed design File</w:t>
      </w:r>
    </w:p>
    <w:p w14:paraId="03695305" w14:textId="281141F2" w:rsidR="00A106C9" w:rsidRDefault="008D5BC5" w:rsidP="00A66E84">
      <w:pPr>
        <w:pStyle w:val="ADClause"/>
        <w:numPr>
          <w:ilvl w:val="0"/>
          <w:numId w:val="26"/>
        </w:numPr>
        <w:ind w:left="1083" w:hanging="289"/>
      </w:pPr>
      <w:r>
        <w:t>Approval</w:t>
      </w:r>
      <w:r w:rsidR="00A106C9">
        <w:t xml:space="preserve"> of the Procurement and Manufacturing File</w:t>
      </w:r>
    </w:p>
    <w:p w14:paraId="611FD9ED" w14:textId="3A6A0D0E" w:rsidR="00A106C9" w:rsidRDefault="008D5BC5" w:rsidP="00A66E84">
      <w:pPr>
        <w:pStyle w:val="Lijstalinea"/>
        <w:numPr>
          <w:ilvl w:val="0"/>
          <w:numId w:val="27"/>
        </w:numPr>
        <w:spacing w:before="120"/>
        <w:ind w:left="1083" w:hanging="289"/>
        <w:contextualSpacing w:val="0"/>
      </w:pPr>
      <w:r>
        <w:t>Approval</w:t>
      </w:r>
      <w:r w:rsidR="00A106C9">
        <w:t xml:space="preserve"> of the Installation File</w:t>
      </w:r>
    </w:p>
    <w:p w14:paraId="76394BAE" w14:textId="6D0F4841" w:rsidR="00A106C9" w:rsidRDefault="008D5BC5" w:rsidP="00A66E84">
      <w:pPr>
        <w:pStyle w:val="Lijstalinea"/>
        <w:numPr>
          <w:ilvl w:val="0"/>
          <w:numId w:val="27"/>
        </w:numPr>
        <w:spacing w:before="120"/>
        <w:ind w:left="1083" w:hanging="289"/>
        <w:contextualSpacing w:val="0"/>
      </w:pPr>
      <w:r>
        <w:t>Approval</w:t>
      </w:r>
      <w:r w:rsidR="00A106C9">
        <w:t xml:space="preserve"> of the Commissioning File</w:t>
      </w:r>
    </w:p>
    <w:p w14:paraId="266C36F8" w14:textId="6B045C19" w:rsidR="00A106C9" w:rsidRDefault="008D5BC5" w:rsidP="00A66E84">
      <w:pPr>
        <w:pStyle w:val="Lijstalinea"/>
        <w:numPr>
          <w:ilvl w:val="0"/>
          <w:numId w:val="27"/>
        </w:numPr>
        <w:spacing w:before="120"/>
        <w:ind w:left="1083" w:hanging="289"/>
        <w:contextualSpacing w:val="0"/>
      </w:pPr>
      <w:r>
        <w:t>Approval</w:t>
      </w:r>
      <w:r w:rsidR="00A106C9">
        <w:t xml:space="preserve"> of the Acceptance Test File</w:t>
      </w:r>
    </w:p>
    <w:p w14:paraId="760A441D" w14:textId="70AA4F61" w:rsidR="00A106C9" w:rsidRPr="00A106C9" w:rsidRDefault="008D5BC5" w:rsidP="00A66E84">
      <w:pPr>
        <w:pStyle w:val="Lijstalinea"/>
        <w:numPr>
          <w:ilvl w:val="0"/>
          <w:numId w:val="27"/>
        </w:numPr>
        <w:spacing w:before="120"/>
        <w:ind w:left="1083" w:hanging="289"/>
        <w:contextualSpacing w:val="0"/>
      </w:pPr>
      <w:r>
        <w:t>Approval</w:t>
      </w:r>
      <w:r w:rsidR="00A106C9">
        <w:t xml:space="preserve"> of the Final Report</w:t>
      </w:r>
    </w:p>
    <w:p w14:paraId="17661154" w14:textId="4EBFA816" w:rsidR="00F712DA" w:rsidRPr="00A106C9" w:rsidRDefault="00F712DA" w:rsidP="003E5C09">
      <w:pPr>
        <w:pStyle w:val="ADClause"/>
        <w:numPr>
          <w:ilvl w:val="0"/>
          <w:numId w:val="0"/>
        </w:numPr>
        <w:spacing w:line="240" w:lineRule="auto"/>
      </w:pPr>
      <w:r w:rsidRPr="00A106C9">
        <w:t xml:space="preserve">Upon receiving the </w:t>
      </w:r>
      <w:r w:rsidR="00CB1438" w:rsidRPr="00A106C9">
        <w:t>Contractor</w:t>
      </w:r>
      <w:r w:rsidRPr="00A106C9">
        <w:t xml:space="preserve">’s </w:t>
      </w:r>
      <w:proofErr w:type="spellStart"/>
      <w:r w:rsidRPr="00A106C9">
        <w:t>finalized</w:t>
      </w:r>
      <w:proofErr w:type="spellEnd"/>
      <w:r w:rsidRPr="00A106C9">
        <w:t xml:space="preserve"> </w:t>
      </w:r>
      <w:r w:rsidR="001D0A4A">
        <w:t>project schedule and Manufacturing and Inspection Plan</w:t>
      </w:r>
      <w:r w:rsidRPr="00A106C9">
        <w:t xml:space="preserve">, SCK CEN reserves the right to add or remove HP(s)/WP(s) from those currently foreseen and will duly notify the </w:t>
      </w:r>
      <w:r w:rsidR="00CB1438" w:rsidRPr="00A106C9">
        <w:t>Contractor</w:t>
      </w:r>
      <w:r w:rsidRPr="00A106C9">
        <w:t xml:space="preserve"> of such decisions.</w:t>
      </w:r>
    </w:p>
    <w:p w14:paraId="5D0B9EDB" w14:textId="29A02A03" w:rsidR="00F712DA" w:rsidRPr="00725372" w:rsidRDefault="00EF3C1D" w:rsidP="003E5C09">
      <w:pPr>
        <w:pStyle w:val="ADClause"/>
        <w:numPr>
          <w:ilvl w:val="0"/>
          <w:numId w:val="0"/>
        </w:numPr>
      </w:pPr>
      <w:r w:rsidRPr="00A106C9">
        <w:t>S</w:t>
      </w:r>
      <w:r w:rsidR="00F712DA" w:rsidRPr="00A106C9">
        <w:t>CK CEN ha</w:t>
      </w:r>
      <w:r w:rsidR="00F712DA" w:rsidRPr="00725372">
        <w:t xml:space="preserve">s at its disposal a maximum of 30 Calendar Days (60 Calendar Days when involving (an) external partner(s)) to complete all formalities) concerning approval of a certain HP. Nonetheless, SCK CEN shall always aim to give feedback to the </w:t>
      </w:r>
      <w:r w:rsidR="00CB1438">
        <w:t>Contractor</w:t>
      </w:r>
      <w:r w:rsidR="00F712DA" w:rsidRPr="00725372">
        <w:t xml:space="preserve"> concerning the HPs without undue delay. The envisaged lead time is 10 Business Days (to be determined taking into account SCK CEN’s and/or its collaboration partner’s days of closure)</w:t>
      </w:r>
    </w:p>
    <w:p w14:paraId="58E29E56" w14:textId="77777777" w:rsidR="00F712DA" w:rsidRPr="00725372" w:rsidRDefault="00F712DA">
      <w:pPr>
        <w:spacing w:after="160" w:line="259" w:lineRule="auto"/>
        <w:jc w:val="left"/>
      </w:pPr>
      <w:r w:rsidRPr="00725372">
        <w:br w:type="page"/>
      </w:r>
    </w:p>
    <w:p w14:paraId="0B43387E" w14:textId="3698AC64" w:rsidR="00F712DA" w:rsidRPr="00725372" w:rsidRDefault="00F712DA" w:rsidP="00F712DA">
      <w:pPr>
        <w:pStyle w:val="Heading1numbered"/>
      </w:pPr>
      <w:bookmarkStart w:id="3977" w:name="_Toc197426004"/>
      <w:r w:rsidRPr="00725372">
        <w:t>Contract Performance</w:t>
      </w:r>
      <w:bookmarkEnd w:id="3977"/>
    </w:p>
    <w:p w14:paraId="2CDAED67" w14:textId="5666A207" w:rsidR="00F712DA" w:rsidRPr="00725372" w:rsidRDefault="00F712DA" w:rsidP="00F712DA">
      <w:pPr>
        <w:pStyle w:val="Heading2numbered"/>
      </w:pPr>
      <w:bookmarkStart w:id="3978" w:name="_Toc191379878"/>
      <w:bookmarkStart w:id="3979" w:name="_Toc191479757"/>
      <w:bookmarkStart w:id="3980" w:name="_Toc191550721"/>
      <w:bookmarkStart w:id="3981" w:name="_Toc191554046"/>
      <w:bookmarkStart w:id="3982" w:name="_Toc191554499"/>
      <w:bookmarkStart w:id="3983" w:name="_Toc191556973"/>
      <w:bookmarkStart w:id="3984" w:name="_Toc192069555"/>
      <w:bookmarkStart w:id="3985" w:name="_Toc192069875"/>
      <w:bookmarkStart w:id="3986" w:name="_Toc192070065"/>
      <w:bookmarkStart w:id="3987" w:name="_Toc192152467"/>
      <w:bookmarkStart w:id="3988" w:name="_Toc192183330"/>
      <w:bookmarkStart w:id="3989" w:name="_Toc192183582"/>
      <w:bookmarkStart w:id="3990" w:name="_Toc192335723"/>
      <w:bookmarkStart w:id="3991" w:name="_Toc192406238"/>
      <w:bookmarkStart w:id="3992" w:name="_Toc192408643"/>
      <w:bookmarkStart w:id="3993" w:name="_Toc192409088"/>
      <w:bookmarkStart w:id="3994" w:name="_Toc192496549"/>
      <w:bookmarkStart w:id="3995" w:name="_Toc192502754"/>
      <w:bookmarkStart w:id="3996" w:name="_Toc192509643"/>
      <w:bookmarkStart w:id="3997" w:name="_Toc192510358"/>
      <w:bookmarkStart w:id="3998" w:name="_Toc192516248"/>
      <w:bookmarkStart w:id="3999" w:name="_Toc192579351"/>
      <w:bookmarkStart w:id="4000" w:name="_Toc192581293"/>
      <w:bookmarkStart w:id="4001" w:name="_Toc192581734"/>
      <w:bookmarkStart w:id="4002" w:name="_Toc192762924"/>
      <w:bookmarkStart w:id="4003" w:name="_Toc192765498"/>
      <w:bookmarkStart w:id="4004" w:name="_Toc192766102"/>
      <w:bookmarkStart w:id="4005" w:name="_Toc192782654"/>
      <w:bookmarkStart w:id="4006" w:name="_Toc192783262"/>
      <w:bookmarkStart w:id="4007" w:name="_Toc192851181"/>
      <w:bookmarkStart w:id="4008" w:name="_Toc192929668"/>
      <w:bookmarkStart w:id="4009" w:name="_Toc192935356"/>
      <w:bookmarkStart w:id="4010" w:name="_Toc193016704"/>
      <w:bookmarkStart w:id="4011" w:name="_Toc191379879"/>
      <w:bookmarkStart w:id="4012" w:name="_Toc191479758"/>
      <w:bookmarkStart w:id="4013" w:name="_Toc191550722"/>
      <w:bookmarkStart w:id="4014" w:name="_Toc191554047"/>
      <w:bookmarkStart w:id="4015" w:name="_Toc191554500"/>
      <w:bookmarkStart w:id="4016" w:name="_Toc191556974"/>
      <w:bookmarkStart w:id="4017" w:name="_Toc192069556"/>
      <w:bookmarkStart w:id="4018" w:name="_Toc192069876"/>
      <w:bookmarkStart w:id="4019" w:name="_Toc192070066"/>
      <w:bookmarkStart w:id="4020" w:name="_Toc192152468"/>
      <w:bookmarkStart w:id="4021" w:name="_Toc192183331"/>
      <w:bookmarkStart w:id="4022" w:name="_Toc192183583"/>
      <w:bookmarkStart w:id="4023" w:name="_Toc192335724"/>
      <w:bookmarkStart w:id="4024" w:name="_Toc192406239"/>
      <w:bookmarkStart w:id="4025" w:name="_Toc192408644"/>
      <w:bookmarkStart w:id="4026" w:name="_Toc192409089"/>
      <w:bookmarkStart w:id="4027" w:name="_Toc192496550"/>
      <w:bookmarkStart w:id="4028" w:name="_Toc192502755"/>
      <w:bookmarkStart w:id="4029" w:name="_Toc192509644"/>
      <w:bookmarkStart w:id="4030" w:name="_Toc192510359"/>
      <w:bookmarkStart w:id="4031" w:name="_Toc192516249"/>
      <w:bookmarkStart w:id="4032" w:name="_Toc192579352"/>
      <w:bookmarkStart w:id="4033" w:name="_Toc192581294"/>
      <w:bookmarkStart w:id="4034" w:name="_Toc192581735"/>
      <w:bookmarkStart w:id="4035" w:name="_Toc192762925"/>
      <w:bookmarkStart w:id="4036" w:name="_Toc192765499"/>
      <w:bookmarkStart w:id="4037" w:name="_Toc192766103"/>
      <w:bookmarkStart w:id="4038" w:name="_Toc192782655"/>
      <w:bookmarkStart w:id="4039" w:name="_Toc192783263"/>
      <w:bookmarkStart w:id="4040" w:name="_Toc192851182"/>
      <w:bookmarkStart w:id="4041" w:name="_Toc192929669"/>
      <w:bookmarkStart w:id="4042" w:name="_Toc192935357"/>
      <w:bookmarkStart w:id="4043" w:name="_Toc193016705"/>
      <w:bookmarkStart w:id="4044" w:name="_Toc191379880"/>
      <w:bookmarkStart w:id="4045" w:name="_Toc191479759"/>
      <w:bookmarkStart w:id="4046" w:name="_Toc191550723"/>
      <w:bookmarkStart w:id="4047" w:name="_Toc191554048"/>
      <w:bookmarkStart w:id="4048" w:name="_Toc191554501"/>
      <w:bookmarkStart w:id="4049" w:name="_Toc191556975"/>
      <w:bookmarkStart w:id="4050" w:name="_Toc192069557"/>
      <w:bookmarkStart w:id="4051" w:name="_Toc192069877"/>
      <w:bookmarkStart w:id="4052" w:name="_Toc192070067"/>
      <w:bookmarkStart w:id="4053" w:name="_Toc192152469"/>
      <w:bookmarkStart w:id="4054" w:name="_Toc192183332"/>
      <w:bookmarkStart w:id="4055" w:name="_Toc192183584"/>
      <w:bookmarkStart w:id="4056" w:name="_Toc192335725"/>
      <w:bookmarkStart w:id="4057" w:name="_Toc192406240"/>
      <w:bookmarkStart w:id="4058" w:name="_Toc192408645"/>
      <w:bookmarkStart w:id="4059" w:name="_Toc192409090"/>
      <w:bookmarkStart w:id="4060" w:name="_Toc192496551"/>
      <w:bookmarkStart w:id="4061" w:name="_Toc192502756"/>
      <w:bookmarkStart w:id="4062" w:name="_Toc192509645"/>
      <w:bookmarkStart w:id="4063" w:name="_Toc192510360"/>
      <w:bookmarkStart w:id="4064" w:name="_Toc192516250"/>
      <w:bookmarkStart w:id="4065" w:name="_Toc192579353"/>
      <w:bookmarkStart w:id="4066" w:name="_Toc192581295"/>
      <w:bookmarkStart w:id="4067" w:name="_Toc192581736"/>
      <w:bookmarkStart w:id="4068" w:name="_Toc192762926"/>
      <w:bookmarkStart w:id="4069" w:name="_Toc192765500"/>
      <w:bookmarkStart w:id="4070" w:name="_Toc192766104"/>
      <w:bookmarkStart w:id="4071" w:name="_Toc192782656"/>
      <w:bookmarkStart w:id="4072" w:name="_Toc192783264"/>
      <w:bookmarkStart w:id="4073" w:name="_Toc192851183"/>
      <w:bookmarkStart w:id="4074" w:name="_Toc192929670"/>
      <w:bookmarkStart w:id="4075" w:name="_Toc192935358"/>
      <w:bookmarkStart w:id="4076" w:name="_Toc193016706"/>
      <w:bookmarkStart w:id="4077" w:name="_Toc191379881"/>
      <w:bookmarkStart w:id="4078" w:name="_Toc191479760"/>
      <w:bookmarkStart w:id="4079" w:name="_Toc191550724"/>
      <w:bookmarkStart w:id="4080" w:name="_Toc191554049"/>
      <w:bookmarkStart w:id="4081" w:name="_Toc191554502"/>
      <w:bookmarkStart w:id="4082" w:name="_Toc191556976"/>
      <w:bookmarkStart w:id="4083" w:name="_Toc192069558"/>
      <w:bookmarkStart w:id="4084" w:name="_Toc192069878"/>
      <w:bookmarkStart w:id="4085" w:name="_Toc192070068"/>
      <w:bookmarkStart w:id="4086" w:name="_Toc192152470"/>
      <w:bookmarkStart w:id="4087" w:name="_Toc192183333"/>
      <w:bookmarkStart w:id="4088" w:name="_Toc192183585"/>
      <w:bookmarkStart w:id="4089" w:name="_Toc192335726"/>
      <w:bookmarkStart w:id="4090" w:name="_Toc192406241"/>
      <w:bookmarkStart w:id="4091" w:name="_Toc192408646"/>
      <w:bookmarkStart w:id="4092" w:name="_Toc192409091"/>
      <w:bookmarkStart w:id="4093" w:name="_Toc192496552"/>
      <w:bookmarkStart w:id="4094" w:name="_Toc192502757"/>
      <w:bookmarkStart w:id="4095" w:name="_Toc192509646"/>
      <w:bookmarkStart w:id="4096" w:name="_Toc192510361"/>
      <w:bookmarkStart w:id="4097" w:name="_Toc192516251"/>
      <w:bookmarkStart w:id="4098" w:name="_Toc192579354"/>
      <w:bookmarkStart w:id="4099" w:name="_Toc192581296"/>
      <w:bookmarkStart w:id="4100" w:name="_Toc192581737"/>
      <w:bookmarkStart w:id="4101" w:name="_Toc192762927"/>
      <w:bookmarkStart w:id="4102" w:name="_Toc192765501"/>
      <w:bookmarkStart w:id="4103" w:name="_Toc192766105"/>
      <w:bookmarkStart w:id="4104" w:name="_Toc192782657"/>
      <w:bookmarkStart w:id="4105" w:name="_Toc192783265"/>
      <w:bookmarkStart w:id="4106" w:name="_Toc192851184"/>
      <w:bookmarkStart w:id="4107" w:name="_Toc192929671"/>
      <w:bookmarkStart w:id="4108" w:name="_Toc192935359"/>
      <w:bookmarkStart w:id="4109" w:name="_Toc193016707"/>
      <w:bookmarkStart w:id="4110" w:name="_Toc191379882"/>
      <w:bookmarkStart w:id="4111" w:name="_Toc191479761"/>
      <w:bookmarkStart w:id="4112" w:name="_Toc191550725"/>
      <w:bookmarkStart w:id="4113" w:name="_Toc191554050"/>
      <w:bookmarkStart w:id="4114" w:name="_Toc191554503"/>
      <w:bookmarkStart w:id="4115" w:name="_Toc191556977"/>
      <w:bookmarkStart w:id="4116" w:name="_Toc192069559"/>
      <w:bookmarkStart w:id="4117" w:name="_Toc192069879"/>
      <w:bookmarkStart w:id="4118" w:name="_Toc192070069"/>
      <w:bookmarkStart w:id="4119" w:name="_Toc192152471"/>
      <w:bookmarkStart w:id="4120" w:name="_Toc192183334"/>
      <w:bookmarkStart w:id="4121" w:name="_Toc192183586"/>
      <w:bookmarkStart w:id="4122" w:name="_Toc192335727"/>
      <w:bookmarkStart w:id="4123" w:name="_Toc192406242"/>
      <w:bookmarkStart w:id="4124" w:name="_Toc192408647"/>
      <w:bookmarkStart w:id="4125" w:name="_Toc192409092"/>
      <w:bookmarkStart w:id="4126" w:name="_Toc192496553"/>
      <w:bookmarkStart w:id="4127" w:name="_Toc192502758"/>
      <w:bookmarkStart w:id="4128" w:name="_Toc192509647"/>
      <w:bookmarkStart w:id="4129" w:name="_Toc192510362"/>
      <w:bookmarkStart w:id="4130" w:name="_Toc192516252"/>
      <w:bookmarkStart w:id="4131" w:name="_Toc192579355"/>
      <w:bookmarkStart w:id="4132" w:name="_Toc192581297"/>
      <w:bookmarkStart w:id="4133" w:name="_Toc192581738"/>
      <w:bookmarkStart w:id="4134" w:name="_Toc192762928"/>
      <w:bookmarkStart w:id="4135" w:name="_Toc192765502"/>
      <w:bookmarkStart w:id="4136" w:name="_Toc192766106"/>
      <w:bookmarkStart w:id="4137" w:name="_Toc192782658"/>
      <w:bookmarkStart w:id="4138" w:name="_Toc192783266"/>
      <w:bookmarkStart w:id="4139" w:name="_Toc192851185"/>
      <w:bookmarkStart w:id="4140" w:name="_Toc192929672"/>
      <w:bookmarkStart w:id="4141" w:name="_Toc192935360"/>
      <w:bookmarkStart w:id="4142" w:name="_Toc193016708"/>
      <w:bookmarkStart w:id="4143" w:name="_Toc191379883"/>
      <w:bookmarkStart w:id="4144" w:name="_Toc191479762"/>
      <w:bookmarkStart w:id="4145" w:name="_Toc191550726"/>
      <w:bookmarkStart w:id="4146" w:name="_Toc191554051"/>
      <w:bookmarkStart w:id="4147" w:name="_Toc191554504"/>
      <w:bookmarkStart w:id="4148" w:name="_Toc191556978"/>
      <w:bookmarkStart w:id="4149" w:name="_Toc192069560"/>
      <w:bookmarkStart w:id="4150" w:name="_Toc192069880"/>
      <w:bookmarkStart w:id="4151" w:name="_Toc192070070"/>
      <w:bookmarkStart w:id="4152" w:name="_Toc192152472"/>
      <w:bookmarkStart w:id="4153" w:name="_Toc192183335"/>
      <w:bookmarkStart w:id="4154" w:name="_Toc192183587"/>
      <w:bookmarkStart w:id="4155" w:name="_Toc192335728"/>
      <w:bookmarkStart w:id="4156" w:name="_Toc192406243"/>
      <w:bookmarkStart w:id="4157" w:name="_Toc192408648"/>
      <w:bookmarkStart w:id="4158" w:name="_Toc192409093"/>
      <w:bookmarkStart w:id="4159" w:name="_Toc192496554"/>
      <w:bookmarkStart w:id="4160" w:name="_Toc192502759"/>
      <w:bookmarkStart w:id="4161" w:name="_Toc192509648"/>
      <w:bookmarkStart w:id="4162" w:name="_Toc192510363"/>
      <w:bookmarkStart w:id="4163" w:name="_Toc192516253"/>
      <w:bookmarkStart w:id="4164" w:name="_Toc192579356"/>
      <w:bookmarkStart w:id="4165" w:name="_Toc192581298"/>
      <w:bookmarkStart w:id="4166" w:name="_Toc192581739"/>
      <w:bookmarkStart w:id="4167" w:name="_Toc192762929"/>
      <w:bookmarkStart w:id="4168" w:name="_Toc192765503"/>
      <w:bookmarkStart w:id="4169" w:name="_Toc192766107"/>
      <w:bookmarkStart w:id="4170" w:name="_Toc192782659"/>
      <w:bookmarkStart w:id="4171" w:name="_Toc192783267"/>
      <w:bookmarkStart w:id="4172" w:name="_Toc192851186"/>
      <w:bookmarkStart w:id="4173" w:name="_Toc192929673"/>
      <w:bookmarkStart w:id="4174" w:name="_Toc192935361"/>
      <w:bookmarkStart w:id="4175" w:name="_Toc193016709"/>
      <w:bookmarkStart w:id="4176" w:name="_Toc191379884"/>
      <w:bookmarkStart w:id="4177" w:name="_Toc191479763"/>
      <w:bookmarkStart w:id="4178" w:name="_Toc191550727"/>
      <w:bookmarkStart w:id="4179" w:name="_Toc191554052"/>
      <w:bookmarkStart w:id="4180" w:name="_Toc191554505"/>
      <w:bookmarkStart w:id="4181" w:name="_Toc191556979"/>
      <w:bookmarkStart w:id="4182" w:name="_Toc192069561"/>
      <w:bookmarkStart w:id="4183" w:name="_Toc192069881"/>
      <w:bookmarkStart w:id="4184" w:name="_Toc192070071"/>
      <w:bookmarkStart w:id="4185" w:name="_Toc192152473"/>
      <w:bookmarkStart w:id="4186" w:name="_Toc192183336"/>
      <w:bookmarkStart w:id="4187" w:name="_Toc192183588"/>
      <w:bookmarkStart w:id="4188" w:name="_Toc192335729"/>
      <w:bookmarkStart w:id="4189" w:name="_Toc192406244"/>
      <w:bookmarkStart w:id="4190" w:name="_Toc192408649"/>
      <w:bookmarkStart w:id="4191" w:name="_Toc192409094"/>
      <w:bookmarkStart w:id="4192" w:name="_Toc192496555"/>
      <w:bookmarkStart w:id="4193" w:name="_Toc192502760"/>
      <w:bookmarkStart w:id="4194" w:name="_Toc192509649"/>
      <w:bookmarkStart w:id="4195" w:name="_Toc192510364"/>
      <w:bookmarkStart w:id="4196" w:name="_Toc192516254"/>
      <w:bookmarkStart w:id="4197" w:name="_Toc192579357"/>
      <w:bookmarkStart w:id="4198" w:name="_Toc192581299"/>
      <w:bookmarkStart w:id="4199" w:name="_Toc192581740"/>
      <w:bookmarkStart w:id="4200" w:name="_Toc192762930"/>
      <w:bookmarkStart w:id="4201" w:name="_Toc192765504"/>
      <w:bookmarkStart w:id="4202" w:name="_Toc192766108"/>
      <w:bookmarkStart w:id="4203" w:name="_Toc192782660"/>
      <w:bookmarkStart w:id="4204" w:name="_Toc192783268"/>
      <w:bookmarkStart w:id="4205" w:name="_Toc192851187"/>
      <w:bookmarkStart w:id="4206" w:name="_Toc192929674"/>
      <w:bookmarkStart w:id="4207" w:name="_Toc192935362"/>
      <w:bookmarkStart w:id="4208" w:name="_Toc193016710"/>
      <w:bookmarkStart w:id="4209" w:name="_Toc191379885"/>
      <w:bookmarkStart w:id="4210" w:name="_Toc191479764"/>
      <w:bookmarkStart w:id="4211" w:name="_Toc191550728"/>
      <w:bookmarkStart w:id="4212" w:name="_Toc191554053"/>
      <w:bookmarkStart w:id="4213" w:name="_Toc191554506"/>
      <w:bookmarkStart w:id="4214" w:name="_Toc191556980"/>
      <w:bookmarkStart w:id="4215" w:name="_Toc192069562"/>
      <w:bookmarkStart w:id="4216" w:name="_Toc192069882"/>
      <w:bookmarkStart w:id="4217" w:name="_Toc192070072"/>
      <w:bookmarkStart w:id="4218" w:name="_Toc192152474"/>
      <w:bookmarkStart w:id="4219" w:name="_Toc192183337"/>
      <w:bookmarkStart w:id="4220" w:name="_Toc192183589"/>
      <w:bookmarkStart w:id="4221" w:name="_Toc192335730"/>
      <w:bookmarkStart w:id="4222" w:name="_Toc192406245"/>
      <w:bookmarkStart w:id="4223" w:name="_Toc192408650"/>
      <w:bookmarkStart w:id="4224" w:name="_Toc192409095"/>
      <w:bookmarkStart w:id="4225" w:name="_Toc192496556"/>
      <w:bookmarkStart w:id="4226" w:name="_Toc192502761"/>
      <w:bookmarkStart w:id="4227" w:name="_Toc192509650"/>
      <w:bookmarkStart w:id="4228" w:name="_Toc192510365"/>
      <w:bookmarkStart w:id="4229" w:name="_Toc192516255"/>
      <w:bookmarkStart w:id="4230" w:name="_Toc192579358"/>
      <w:bookmarkStart w:id="4231" w:name="_Toc192581300"/>
      <w:bookmarkStart w:id="4232" w:name="_Toc192581741"/>
      <w:bookmarkStart w:id="4233" w:name="_Toc192762931"/>
      <w:bookmarkStart w:id="4234" w:name="_Toc192765505"/>
      <w:bookmarkStart w:id="4235" w:name="_Toc192766109"/>
      <w:bookmarkStart w:id="4236" w:name="_Toc192782661"/>
      <w:bookmarkStart w:id="4237" w:name="_Toc192783269"/>
      <w:bookmarkStart w:id="4238" w:name="_Toc192851188"/>
      <w:bookmarkStart w:id="4239" w:name="_Toc192929675"/>
      <w:bookmarkStart w:id="4240" w:name="_Toc192935363"/>
      <w:bookmarkStart w:id="4241" w:name="_Toc193016711"/>
      <w:bookmarkStart w:id="4242" w:name="_Toc191379886"/>
      <w:bookmarkStart w:id="4243" w:name="_Toc191479765"/>
      <w:bookmarkStart w:id="4244" w:name="_Toc191550729"/>
      <w:bookmarkStart w:id="4245" w:name="_Toc191554054"/>
      <w:bookmarkStart w:id="4246" w:name="_Toc191554507"/>
      <w:bookmarkStart w:id="4247" w:name="_Toc191556981"/>
      <w:bookmarkStart w:id="4248" w:name="_Toc192069563"/>
      <w:bookmarkStart w:id="4249" w:name="_Toc192069883"/>
      <w:bookmarkStart w:id="4250" w:name="_Toc192070073"/>
      <w:bookmarkStart w:id="4251" w:name="_Toc192152475"/>
      <w:bookmarkStart w:id="4252" w:name="_Toc192183338"/>
      <w:bookmarkStart w:id="4253" w:name="_Toc192183590"/>
      <w:bookmarkStart w:id="4254" w:name="_Toc192335731"/>
      <w:bookmarkStart w:id="4255" w:name="_Toc192406246"/>
      <w:bookmarkStart w:id="4256" w:name="_Toc192408651"/>
      <w:bookmarkStart w:id="4257" w:name="_Toc192409096"/>
      <w:bookmarkStart w:id="4258" w:name="_Toc192496557"/>
      <w:bookmarkStart w:id="4259" w:name="_Toc192502762"/>
      <w:bookmarkStart w:id="4260" w:name="_Toc192509651"/>
      <w:bookmarkStart w:id="4261" w:name="_Toc192510366"/>
      <w:bookmarkStart w:id="4262" w:name="_Toc192516256"/>
      <w:bookmarkStart w:id="4263" w:name="_Toc192579359"/>
      <w:bookmarkStart w:id="4264" w:name="_Toc192581301"/>
      <w:bookmarkStart w:id="4265" w:name="_Toc192581742"/>
      <w:bookmarkStart w:id="4266" w:name="_Toc192762932"/>
      <w:bookmarkStart w:id="4267" w:name="_Toc192765506"/>
      <w:bookmarkStart w:id="4268" w:name="_Toc192766110"/>
      <w:bookmarkStart w:id="4269" w:name="_Toc192782662"/>
      <w:bookmarkStart w:id="4270" w:name="_Toc192783270"/>
      <w:bookmarkStart w:id="4271" w:name="_Toc192851189"/>
      <w:bookmarkStart w:id="4272" w:name="_Toc192929676"/>
      <w:bookmarkStart w:id="4273" w:name="_Toc192935364"/>
      <w:bookmarkStart w:id="4274" w:name="_Toc193016712"/>
      <w:bookmarkStart w:id="4275" w:name="_Toc191379887"/>
      <w:bookmarkStart w:id="4276" w:name="_Toc191479766"/>
      <w:bookmarkStart w:id="4277" w:name="_Toc191550730"/>
      <w:bookmarkStart w:id="4278" w:name="_Toc191554055"/>
      <w:bookmarkStart w:id="4279" w:name="_Toc191554508"/>
      <w:bookmarkStart w:id="4280" w:name="_Toc191556982"/>
      <w:bookmarkStart w:id="4281" w:name="_Toc192069564"/>
      <w:bookmarkStart w:id="4282" w:name="_Toc192069884"/>
      <w:bookmarkStart w:id="4283" w:name="_Toc192070074"/>
      <w:bookmarkStart w:id="4284" w:name="_Toc192152476"/>
      <w:bookmarkStart w:id="4285" w:name="_Toc192183339"/>
      <w:bookmarkStart w:id="4286" w:name="_Toc192183591"/>
      <w:bookmarkStart w:id="4287" w:name="_Toc192335732"/>
      <w:bookmarkStart w:id="4288" w:name="_Toc192406247"/>
      <w:bookmarkStart w:id="4289" w:name="_Toc192408652"/>
      <w:bookmarkStart w:id="4290" w:name="_Toc192409097"/>
      <w:bookmarkStart w:id="4291" w:name="_Toc192496558"/>
      <w:bookmarkStart w:id="4292" w:name="_Toc192502763"/>
      <w:bookmarkStart w:id="4293" w:name="_Toc192509652"/>
      <w:bookmarkStart w:id="4294" w:name="_Toc192510367"/>
      <w:bookmarkStart w:id="4295" w:name="_Toc192516257"/>
      <w:bookmarkStart w:id="4296" w:name="_Toc192579360"/>
      <w:bookmarkStart w:id="4297" w:name="_Toc192581302"/>
      <w:bookmarkStart w:id="4298" w:name="_Toc192581743"/>
      <w:bookmarkStart w:id="4299" w:name="_Toc192762933"/>
      <w:bookmarkStart w:id="4300" w:name="_Toc192765507"/>
      <w:bookmarkStart w:id="4301" w:name="_Toc192766111"/>
      <w:bookmarkStart w:id="4302" w:name="_Toc192782663"/>
      <w:bookmarkStart w:id="4303" w:name="_Toc192783271"/>
      <w:bookmarkStart w:id="4304" w:name="_Toc192851190"/>
      <w:bookmarkStart w:id="4305" w:name="_Toc192929677"/>
      <w:bookmarkStart w:id="4306" w:name="_Toc192935365"/>
      <w:bookmarkStart w:id="4307" w:name="_Toc193016713"/>
      <w:bookmarkStart w:id="4308" w:name="_Toc191379888"/>
      <w:bookmarkStart w:id="4309" w:name="_Toc191479767"/>
      <w:bookmarkStart w:id="4310" w:name="_Toc191550731"/>
      <w:bookmarkStart w:id="4311" w:name="_Toc191554056"/>
      <w:bookmarkStart w:id="4312" w:name="_Toc191554509"/>
      <w:bookmarkStart w:id="4313" w:name="_Toc191556983"/>
      <w:bookmarkStart w:id="4314" w:name="_Toc192069565"/>
      <w:bookmarkStart w:id="4315" w:name="_Toc192069885"/>
      <w:bookmarkStart w:id="4316" w:name="_Toc192070075"/>
      <w:bookmarkStart w:id="4317" w:name="_Toc192152477"/>
      <w:bookmarkStart w:id="4318" w:name="_Toc192183340"/>
      <w:bookmarkStart w:id="4319" w:name="_Toc192183592"/>
      <w:bookmarkStart w:id="4320" w:name="_Toc192335733"/>
      <w:bookmarkStart w:id="4321" w:name="_Toc192406248"/>
      <w:bookmarkStart w:id="4322" w:name="_Toc192408653"/>
      <w:bookmarkStart w:id="4323" w:name="_Toc192409098"/>
      <w:bookmarkStart w:id="4324" w:name="_Toc192496559"/>
      <w:bookmarkStart w:id="4325" w:name="_Toc192502764"/>
      <w:bookmarkStart w:id="4326" w:name="_Toc192509653"/>
      <w:bookmarkStart w:id="4327" w:name="_Toc192510368"/>
      <w:bookmarkStart w:id="4328" w:name="_Toc192516258"/>
      <w:bookmarkStart w:id="4329" w:name="_Toc192579361"/>
      <w:bookmarkStart w:id="4330" w:name="_Toc192581303"/>
      <w:bookmarkStart w:id="4331" w:name="_Toc192581744"/>
      <w:bookmarkStart w:id="4332" w:name="_Toc192762934"/>
      <w:bookmarkStart w:id="4333" w:name="_Toc192765508"/>
      <w:bookmarkStart w:id="4334" w:name="_Toc192766112"/>
      <w:bookmarkStart w:id="4335" w:name="_Toc192782664"/>
      <w:bookmarkStart w:id="4336" w:name="_Toc192783272"/>
      <w:bookmarkStart w:id="4337" w:name="_Toc192851191"/>
      <w:bookmarkStart w:id="4338" w:name="_Toc192929678"/>
      <w:bookmarkStart w:id="4339" w:name="_Toc192935366"/>
      <w:bookmarkStart w:id="4340" w:name="_Toc193016714"/>
      <w:bookmarkStart w:id="4341" w:name="_Toc191379889"/>
      <w:bookmarkStart w:id="4342" w:name="_Toc191479768"/>
      <w:bookmarkStart w:id="4343" w:name="_Toc191550732"/>
      <w:bookmarkStart w:id="4344" w:name="_Toc191554057"/>
      <w:bookmarkStart w:id="4345" w:name="_Toc191554510"/>
      <w:bookmarkStart w:id="4346" w:name="_Toc191556984"/>
      <w:bookmarkStart w:id="4347" w:name="_Toc192069566"/>
      <w:bookmarkStart w:id="4348" w:name="_Toc192069886"/>
      <w:bookmarkStart w:id="4349" w:name="_Toc192070076"/>
      <w:bookmarkStart w:id="4350" w:name="_Toc192152478"/>
      <w:bookmarkStart w:id="4351" w:name="_Toc192183341"/>
      <w:bookmarkStart w:id="4352" w:name="_Toc192183593"/>
      <w:bookmarkStart w:id="4353" w:name="_Toc192335734"/>
      <w:bookmarkStart w:id="4354" w:name="_Toc192406249"/>
      <w:bookmarkStart w:id="4355" w:name="_Toc192408654"/>
      <w:bookmarkStart w:id="4356" w:name="_Toc192409099"/>
      <w:bookmarkStart w:id="4357" w:name="_Toc192496560"/>
      <w:bookmarkStart w:id="4358" w:name="_Toc192502765"/>
      <w:bookmarkStart w:id="4359" w:name="_Toc192509654"/>
      <w:bookmarkStart w:id="4360" w:name="_Toc192510369"/>
      <w:bookmarkStart w:id="4361" w:name="_Toc192516259"/>
      <w:bookmarkStart w:id="4362" w:name="_Toc192579362"/>
      <w:bookmarkStart w:id="4363" w:name="_Toc192581304"/>
      <w:bookmarkStart w:id="4364" w:name="_Toc192581745"/>
      <w:bookmarkStart w:id="4365" w:name="_Toc192762935"/>
      <w:bookmarkStart w:id="4366" w:name="_Toc192765509"/>
      <w:bookmarkStart w:id="4367" w:name="_Toc192766113"/>
      <w:bookmarkStart w:id="4368" w:name="_Toc192782665"/>
      <w:bookmarkStart w:id="4369" w:name="_Toc192783273"/>
      <w:bookmarkStart w:id="4370" w:name="_Toc192851192"/>
      <w:bookmarkStart w:id="4371" w:name="_Toc192929679"/>
      <w:bookmarkStart w:id="4372" w:name="_Toc192935367"/>
      <w:bookmarkStart w:id="4373" w:name="_Toc193016715"/>
      <w:bookmarkStart w:id="4374" w:name="_Toc191379890"/>
      <w:bookmarkStart w:id="4375" w:name="_Toc191479769"/>
      <w:bookmarkStart w:id="4376" w:name="_Toc191550733"/>
      <w:bookmarkStart w:id="4377" w:name="_Toc191554058"/>
      <w:bookmarkStart w:id="4378" w:name="_Toc191554511"/>
      <w:bookmarkStart w:id="4379" w:name="_Toc191556985"/>
      <w:bookmarkStart w:id="4380" w:name="_Toc192069567"/>
      <w:bookmarkStart w:id="4381" w:name="_Toc192069887"/>
      <w:bookmarkStart w:id="4382" w:name="_Toc192070077"/>
      <w:bookmarkStart w:id="4383" w:name="_Toc192152479"/>
      <w:bookmarkStart w:id="4384" w:name="_Toc192183342"/>
      <w:bookmarkStart w:id="4385" w:name="_Toc192183594"/>
      <w:bookmarkStart w:id="4386" w:name="_Toc192335735"/>
      <w:bookmarkStart w:id="4387" w:name="_Toc192406250"/>
      <w:bookmarkStart w:id="4388" w:name="_Toc192408655"/>
      <w:bookmarkStart w:id="4389" w:name="_Toc192409100"/>
      <w:bookmarkStart w:id="4390" w:name="_Toc192496561"/>
      <w:bookmarkStart w:id="4391" w:name="_Toc192502766"/>
      <w:bookmarkStart w:id="4392" w:name="_Toc192509655"/>
      <w:bookmarkStart w:id="4393" w:name="_Toc192510370"/>
      <w:bookmarkStart w:id="4394" w:name="_Toc192516260"/>
      <w:bookmarkStart w:id="4395" w:name="_Toc192579363"/>
      <w:bookmarkStart w:id="4396" w:name="_Toc192581305"/>
      <w:bookmarkStart w:id="4397" w:name="_Toc192581746"/>
      <w:bookmarkStart w:id="4398" w:name="_Toc192762936"/>
      <w:bookmarkStart w:id="4399" w:name="_Toc192765510"/>
      <w:bookmarkStart w:id="4400" w:name="_Toc192766114"/>
      <w:bookmarkStart w:id="4401" w:name="_Toc192782666"/>
      <w:bookmarkStart w:id="4402" w:name="_Toc192783274"/>
      <w:bookmarkStart w:id="4403" w:name="_Toc192851193"/>
      <w:bookmarkStart w:id="4404" w:name="_Toc192929680"/>
      <w:bookmarkStart w:id="4405" w:name="_Toc192935368"/>
      <w:bookmarkStart w:id="4406" w:name="_Toc193016716"/>
      <w:bookmarkStart w:id="4407" w:name="_Toc115680200"/>
      <w:bookmarkStart w:id="4408" w:name="_Toc191379891"/>
      <w:bookmarkStart w:id="4409" w:name="_Toc191479770"/>
      <w:bookmarkStart w:id="4410" w:name="_Toc191550734"/>
      <w:bookmarkStart w:id="4411" w:name="_Toc191554059"/>
      <w:bookmarkStart w:id="4412" w:name="_Toc191554512"/>
      <w:bookmarkStart w:id="4413" w:name="_Toc191556986"/>
      <w:bookmarkStart w:id="4414" w:name="_Toc192069568"/>
      <w:bookmarkStart w:id="4415" w:name="_Toc192069888"/>
      <w:bookmarkStart w:id="4416" w:name="_Toc192070078"/>
      <w:bookmarkStart w:id="4417" w:name="_Toc192152480"/>
      <w:bookmarkStart w:id="4418" w:name="_Toc192183343"/>
      <w:bookmarkStart w:id="4419" w:name="_Toc192183595"/>
      <w:bookmarkStart w:id="4420" w:name="_Toc192335736"/>
      <w:bookmarkStart w:id="4421" w:name="_Toc192406251"/>
      <w:bookmarkStart w:id="4422" w:name="_Toc192408656"/>
      <w:bookmarkStart w:id="4423" w:name="_Toc192409101"/>
      <w:bookmarkStart w:id="4424" w:name="_Toc192496562"/>
      <w:bookmarkStart w:id="4425" w:name="_Toc192502767"/>
      <w:bookmarkStart w:id="4426" w:name="_Toc192509656"/>
      <w:bookmarkStart w:id="4427" w:name="_Toc192510371"/>
      <w:bookmarkStart w:id="4428" w:name="_Toc192516261"/>
      <w:bookmarkStart w:id="4429" w:name="_Toc192579364"/>
      <w:bookmarkStart w:id="4430" w:name="_Toc192581306"/>
      <w:bookmarkStart w:id="4431" w:name="_Toc192581747"/>
      <w:bookmarkStart w:id="4432" w:name="_Toc192762937"/>
      <w:bookmarkStart w:id="4433" w:name="_Toc192765511"/>
      <w:bookmarkStart w:id="4434" w:name="_Toc192766115"/>
      <w:bookmarkStart w:id="4435" w:name="_Toc192782667"/>
      <w:bookmarkStart w:id="4436" w:name="_Toc192783275"/>
      <w:bookmarkStart w:id="4437" w:name="_Toc192851194"/>
      <w:bookmarkStart w:id="4438" w:name="_Toc192929681"/>
      <w:bookmarkStart w:id="4439" w:name="_Toc192935369"/>
      <w:bookmarkStart w:id="4440" w:name="_Toc193016717"/>
      <w:bookmarkStart w:id="4441" w:name="_Toc191379892"/>
      <w:bookmarkStart w:id="4442" w:name="_Toc191479771"/>
      <w:bookmarkStart w:id="4443" w:name="_Toc191550735"/>
      <w:bookmarkStart w:id="4444" w:name="_Toc191554060"/>
      <w:bookmarkStart w:id="4445" w:name="_Toc191554513"/>
      <w:bookmarkStart w:id="4446" w:name="_Toc191556987"/>
      <w:bookmarkStart w:id="4447" w:name="_Toc192069569"/>
      <w:bookmarkStart w:id="4448" w:name="_Toc192069889"/>
      <w:bookmarkStart w:id="4449" w:name="_Toc192070079"/>
      <w:bookmarkStart w:id="4450" w:name="_Toc192152481"/>
      <w:bookmarkStart w:id="4451" w:name="_Toc192183344"/>
      <w:bookmarkStart w:id="4452" w:name="_Toc192183596"/>
      <w:bookmarkStart w:id="4453" w:name="_Toc192335737"/>
      <w:bookmarkStart w:id="4454" w:name="_Toc192406252"/>
      <w:bookmarkStart w:id="4455" w:name="_Toc192408657"/>
      <w:bookmarkStart w:id="4456" w:name="_Toc192409102"/>
      <w:bookmarkStart w:id="4457" w:name="_Toc192496563"/>
      <w:bookmarkStart w:id="4458" w:name="_Toc192502768"/>
      <w:bookmarkStart w:id="4459" w:name="_Toc192509657"/>
      <w:bookmarkStart w:id="4460" w:name="_Toc192510372"/>
      <w:bookmarkStart w:id="4461" w:name="_Toc192516262"/>
      <w:bookmarkStart w:id="4462" w:name="_Toc192579365"/>
      <w:bookmarkStart w:id="4463" w:name="_Toc192581307"/>
      <w:bookmarkStart w:id="4464" w:name="_Toc192581748"/>
      <w:bookmarkStart w:id="4465" w:name="_Toc192762938"/>
      <w:bookmarkStart w:id="4466" w:name="_Toc192765512"/>
      <w:bookmarkStart w:id="4467" w:name="_Toc192766116"/>
      <w:bookmarkStart w:id="4468" w:name="_Toc192782668"/>
      <w:bookmarkStart w:id="4469" w:name="_Toc192783276"/>
      <w:bookmarkStart w:id="4470" w:name="_Toc192851195"/>
      <w:bookmarkStart w:id="4471" w:name="_Toc192929682"/>
      <w:bookmarkStart w:id="4472" w:name="_Toc192935370"/>
      <w:bookmarkStart w:id="4473" w:name="_Toc193016718"/>
      <w:bookmarkStart w:id="4474" w:name="_Toc190771521"/>
      <w:bookmarkStart w:id="4475" w:name="_Toc190932555"/>
      <w:bookmarkStart w:id="4476" w:name="_Toc191379893"/>
      <w:bookmarkStart w:id="4477" w:name="_Toc191479772"/>
      <w:bookmarkStart w:id="4478" w:name="_Toc191550736"/>
      <w:bookmarkStart w:id="4479" w:name="_Toc191554061"/>
      <w:bookmarkStart w:id="4480" w:name="_Toc191554514"/>
      <w:bookmarkStart w:id="4481" w:name="_Toc191556988"/>
      <w:bookmarkStart w:id="4482" w:name="_Toc192069570"/>
      <w:bookmarkStart w:id="4483" w:name="_Toc192069890"/>
      <w:bookmarkStart w:id="4484" w:name="_Toc192070080"/>
      <w:bookmarkStart w:id="4485" w:name="_Toc192152482"/>
      <w:bookmarkStart w:id="4486" w:name="_Toc192183345"/>
      <w:bookmarkStart w:id="4487" w:name="_Toc192183597"/>
      <w:bookmarkStart w:id="4488" w:name="_Toc192335738"/>
      <w:bookmarkStart w:id="4489" w:name="_Toc192406253"/>
      <w:bookmarkStart w:id="4490" w:name="_Toc192408658"/>
      <w:bookmarkStart w:id="4491" w:name="_Toc192409103"/>
      <w:bookmarkStart w:id="4492" w:name="_Toc192496564"/>
      <w:bookmarkStart w:id="4493" w:name="_Toc192502769"/>
      <w:bookmarkStart w:id="4494" w:name="_Toc192509658"/>
      <w:bookmarkStart w:id="4495" w:name="_Toc192510373"/>
      <w:bookmarkStart w:id="4496" w:name="_Toc192516263"/>
      <w:bookmarkStart w:id="4497" w:name="_Toc192579366"/>
      <w:bookmarkStart w:id="4498" w:name="_Toc192581308"/>
      <w:bookmarkStart w:id="4499" w:name="_Toc192581749"/>
      <w:bookmarkStart w:id="4500" w:name="_Toc192762939"/>
      <w:bookmarkStart w:id="4501" w:name="_Toc192765513"/>
      <w:bookmarkStart w:id="4502" w:name="_Toc192766117"/>
      <w:bookmarkStart w:id="4503" w:name="_Toc192782669"/>
      <w:bookmarkStart w:id="4504" w:name="_Toc192783277"/>
      <w:bookmarkStart w:id="4505" w:name="_Toc192851196"/>
      <w:bookmarkStart w:id="4506" w:name="_Toc192929683"/>
      <w:bookmarkStart w:id="4507" w:name="_Toc192935371"/>
      <w:bookmarkStart w:id="4508" w:name="_Toc193016719"/>
      <w:bookmarkStart w:id="4509" w:name="_Toc190771522"/>
      <w:bookmarkStart w:id="4510" w:name="_Toc190932556"/>
      <w:bookmarkStart w:id="4511" w:name="_Toc191379894"/>
      <w:bookmarkStart w:id="4512" w:name="_Toc191479773"/>
      <w:bookmarkStart w:id="4513" w:name="_Toc191550737"/>
      <w:bookmarkStart w:id="4514" w:name="_Toc191554062"/>
      <w:bookmarkStart w:id="4515" w:name="_Toc191554515"/>
      <w:bookmarkStart w:id="4516" w:name="_Toc191556989"/>
      <w:bookmarkStart w:id="4517" w:name="_Toc192069571"/>
      <w:bookmarkStart w:id="4518" w:name="_Toc192069891"/>
      <w:bookmarkStart w:id="4519" w:name="_Toc192070081"/>
      <w:bookmarkStart w:id="4520" w:name="_Toc192152483"/>
      <w:bookmarkStart w:id="4521" w:name="_Toc192183346"/>
      <w:bookmarkStart w:id="4522" w:name="_Toc192183598"/>
      <w:bookmarkStart w:id="4523" w:name="_Toc192335739"/>
      <w:bookmarkStart w:id="4524" w:name="_Toc192406254"/>
      <w:bookmarkStart w:id="4525" w:name="_Toc192408659"/>
      <w:bookmarkStart w:id="4526" w:name="_Toc192409104"/>
      <w:bookmarkStart w:id="4527" w:name="_Toc192496565"/>
      <w:bookmarkStart w:id="4528" w:name="_Toc192502770"/>
      <w:bookmarkStart w:id="4529" w:name="_Toc192509659"/>
      <w:bookmarkStart w:id="4530" w:name="_Toc192510374"/>
      <w:bookmarkStart w:id="4531" w:name="_Toc192516264"/>
      <w:bookmarkStart w:id="4532" w:name="_Toc192579367"/>
      <w:bookmarkStart w:id="4533" w:name="_Toc192581309"/>
      <w:bookmarkStart w:id="4534" w:name="_Toc192581750"/>
      <w:bookmarkStart w:id="4535" w:name="_Toc192762940"/>
      <w:bookmarkStart w:id="4536" w:name="_Toc192765514"/>
      <w:bookmarkStart w:id="4537" w:name="_Toc192766118"/>
      <w:bookmarkStart w:id="4538" w:name="_Toc192782670"/>
      <w:bookmarkStart w:id="4539" w:name="_Toc192783278"/>
      <w:bookmarkStart w:id="4540" w:name="_Toc192851197"/>
      <w:bookmarkStart w:id="4541" w:name="_Toc192929684"/>
      <w:bookmarkStart w:id="4542" w:name="_Toc192935372"/>
      <w:bookmarkStart w:id="4543" w:name="_Toc193016720"/>
      <w:bookmarkStart w:id="4544" w:name="_Toc190771523"/>
      <w:bookmarkStart w:id="4545" w:name="_Toc190932557"/>
      <w:bookmarkStart w:id="4546" w:name="_Toc191379895"/>
      <w:bookmarkStart w:id="4547" w:name="_Toc191479774"/>
      <w:bookmarkStart w:id="4548" w:name="_Toc191550738"/>
      <w:bookmarkStart w:id="4549" w:name="_Toc191554063"/>
      <w:bookmarkStart w:id="4550" w:name="_Toc191554516"/>
      <w:bookmarkStart w:id="4551" w:name="_Toc191556990"/>
      <w:bookmarkStart w:id="4552" w:name="_Toc192069572"/>
      <w:bookmarkStart w:id="4553" w:name="_Toc192069892"/>
      <w:bookmarkStart w:id="4554" w:name="_Toc192070082"/>
      <w:bookmarkStart w:id="4555" w:name="_Toc192152484"/>
      <w:bookmarkStart w:id="4556" w:name="_Toc192183347"/>
      <w:bookmarkStart w:id="4557" w:name="_Toc192183599"/>
      <w:bookmarkStart w:id="4558" w:name="_Toc192335740"/>
      <w:bookmarkStart w:id="4559" w:name="_Toc192406255"/>
      <w:bookmarkStart w:id="4560" w:name="_Toc192408660"/>
      <w:bookmarkStart w:id="4561" w:name="_Toc192409105"/>
      <w:bookmarkStart w:id="4562" w:name="_Toc192496566"/>
      <w:bookmarkStart w:id="4563" w:name="_Toc192502771"/>
      <w:bookmarkStart w:id="4564" w:name="_Toc192509660"/>
      <w:bookmarkStart w:id="4565" w:name="_Toc192510375"/>
      <w:bookmarkStart w:id="4566" w:name="_Toc192516265"/>
      <w:bookmarkStart w:id="4567" w:name="_Toc192579368"/>
      <w:bookmarkStart w:id="4568" w:name="_Toc192581310"/>
      <w:bookmarkStart w:id="4569" w:name="_Toc192581751"/>
      <w:bookmarkStart w:id="4570" w:name="_Toc192762941"/>
      <w:bookmarkStart w:id="4571" w:name="_Toc192765515"/>
      <w:bookmarkStart w:id="4572" w:name="_Toc192766119"/>
      <w:bookmarkStart w:id="4573" w:name="_Toc192782671"/>
      <w:bookmarkStart w:id="4574" w:name="_Toc192783279"/>
      <w:bookmarkStart w:id="4575" w:name="_Toc192851198"/>
      <w:bookmarkStart w:id="4576" w:name="_Toc192929685"/>
      <w:bookmarkStart w:id="4577" w:name="_Toc192935373"/>
      <w:bookmarkStart w:id="4578" w:name="_Toc193016721"/>
      <w:bookmarkStart w:id="4579" w:name="_Toc190771524"/>
      <w:bookmarkStart w:id="4580" w:name="_Toc190932558"/>
      <w:bookmarkStart w:id="4581" w:name="_Toc191379896"/>
      <w:bookmarkStart w:id="4582" w:name="_Toc191479775"/>
      <w:bookmarkStart w:id="4583" w:name="_Toc191550739"/>
      <w:bookmarkStart w:id="4584" w:name="_Toc191554064"/>
      <w:bookmarkStart w:id="4585" w:name="_Toc191554517"/>
      <w:bookmarkStart w:id="4586" w:name="_Toc191556991"/>
      <w:bookmarkStart w:id="4587" w:name="_Toc192069573"/>
      <w:bookmarkStart w:id="4588" w:name="_Toc192069893"/>
      <w:bookmarkStart w:id="4589" w:name="_Toc192070083"/>
      <w:bookmarkStart w:id="4590" w:name="_Toc192152485"/>
      <w:bookmarkStart w:id="4591" w:name="_Toc192183348"/>
      <w:bookmarkStart w:id="4592" w:name="_Toc192183600"/>
      <w:bookmarkStart w:id="4593" w:name="_Toc192335741"/>
      <w:bookmarkStart w:id="4594" w:name="_Toc192406256"/>
      <w:bookmarkStart w:id="4595" w:name="_Toc192408661"/>
      <w:bookmarkStart w:id="4596" w:name="_Toc192409106"/>
      <w:bookmarkStart w:id="4597" w:name="_Toc192496567"/>
      <w:bookmarkStart w:id="4598" w:name="_Toc192502772"/>
      <w:bookmarkStart w:id="4599" w:name="_Toc192509661"/>
      <w:bookmarkStart w:id="4600" w:name="_Toc192510376"/>
      <w:bookmarkStart w:id="4601" w:name="_Toc192516266"/>
      <w:bookmarkStart w:id="4602" w:name="_Toc192579369"/>
      <w:bookmarkStart w:id="4603" w:name="_Toc192581311"/>
      <w:bookmarkStart w:id="4604" w:name="_Toc192581752"/>
      <w:bookmarkStart w:id="4605" w:name="_Toc192762942"/>
      <w:bookmarkStart w:id="4606" w:name="_Toc192765516"/>
      <w:bookmarkStart w:id="4607" w:name="_Toc192766120"/>
      <w:bookmarkStart w:id="4608" w:name="_Toc192782672"/>
      <w:bookmarkStart w:id="4609" w:name="_Toc192783280"/>
      <w:bookmarkStart w:id="4610" w:name="_Toc192851199"/>
      <w:bookmarkStart w:id="4611" w:name="_Toc192929686"/>
      <w:bookmarkStart w:id="4612" w:name="_Toc192935374"/>
      <w:bookmarkStart w:id="4613" w:name="_Toc193016722"/>
      <w:bookmarkStart w:id="4614" w:name="_Toc190771525"/>
      <w:bookmarkStart w:id="4615" w:name="_Toc190932559"/>
      <w:bookmarkStart w:id="4616" w:name="_Toc191379897"/>
      <w:bookmarkStart w:id="4617" w:name="_Toc191479776"/>
      <w:bookmarkStart w:id="4618" w:name="_Toc191550740"/>
      <w:bookmarkStart w:id="4619" w:name="_Toc191554065"/>
      <w:bookmarkStart w:id="4620" w:name="_Toc191554518"/>
      <w:bookmarkStart w:id="4621" w:name="_Toc191556992"/>
      <w:bookmarkStart w:id="4622" w:name="_Toc192069574"/>
      <w:bookmarkStart w:id="4623" w:name="_Toc192069894"/>
      <w:bookmarkStart w:id="4624" w:name="_Toc192070084"/>
      <w:bookmarkStart w:id="4625" w:name="_Toc192152486"/>
      <w:bookmarkStart w:id="4626" w:name="_Toc192183349"/>
      <w:bookmarkStart w:id="4627" w:name="_Toc192183601"/>
      <w:bookmarkStart w:id="4628" w:name="_Toc192335742"/>
      <w:bookmarkStart w:id="4629" w:name="_Toc192406257"/>
      <w:bookmarkStart w:id="4630" w:name="_Toc192408662"/>
      <w:bookmarkStart w:id="4631" w:name="_Toc192409107"/>
      <w:bookmarkStart w:id="4632" w:name="_Toc192496568"/>
      <w:bookmarkStart w:id="4633" w:name="_Toc192502773"/>
      <w:bookmarkStart w:id="4634" w:name="_Toc192509662"/>
      <w:bookmarkStart w:id="4635" w:name="_Toc192510377"/>
      <w:bookmarkStart w:id="4636" w:name="_Toc192516267"/>
      <w:bookmarkStart w:id="4637" w:name="_Toc192579370"/>
      <w:bookmarkStart w:id="4638" w:name="_Toc192581312"/>
      <w:bookmarkStart w:id="4639" w:name="_Toc192581753"/>
      <w:bookmarkStart w:id="4640" w:name="_Toc192762943"/>
      <w:bookmarkStart w:id="4641" w:name="_Toc192765517"/>
      <w:bookmarkStart w:id="4642" w:name="_Toc192766121"/>
      <w:bookmarkStart w:id="4643" w:name="_Toc192782673"/>
      <w:bookmarkStart w:id="4644" w:name="_Toc192783281"/>
      <w:bookmarkStart w:id="4645" w:name="_Toc192851200"/>
      <w:bookmarkStart w:id="4646" w:name="_Toc192929687"/>
      <w:bookmarkStart w:id="4647" w:name="_Toc192935375"/>
      <w:bookmarkStart w:id="4648" w:name="_Toc193016723"/>
      <w:bookmarkStart w:id="4649" w:name="_Toc190771526"/>
      <w:bookmarkStart w:id="4650" w:name="_Toc190932560"/>
      <w:bookmarkStart w:id="4651" w:name="_Toc191379898"/>
      <w:bookmarkStart w:id="4652" w:name="_Toc191479777"/>
      <w:bookmarkStart w:id="4653" w:name="_Toc191550741"/>
      <w:bookmarkStart w:id="4654" w:name="_Toc191554066"/>
      <w:bookmarkStart w:id="4655" w:name="_Toc191554519"/>
      <w:bookmarkStart w:id="4656" w:name="_Toc191556993"/>
      <w:bookmarkStart w:id="4657" w:name="_Toc192069575"/>
      <w:bookmarkStart w:id="4658" w:name="_Toc192069895"/>
      <w:bookmarkStart w:id="4659" w:name="_Toc192070085"/>
      <w:bookmarkStart w:id="4660" w:name="_Toc192152487"/>
      <w:bookmarkStart w:id="4661" w:name="_Toc192183350"/>
      <w:bookmarkStart w:id="4662" w:name="_Toc192183602"/>
      <w:bookmarkStart w:id="4663" w:name="_Toc192335743"/>
      <w:bookmarkStart w:id="4664" w:name="_Toc192406258"/>
      <w:bookmarkStart w:id="4665" w:name="_Toc192408663"/>
      <w:bookmarkStart w:id="4666" w:name="_Toc192409108"/>
      <w:bookmarkStart w:id="4667" w:name="_Toc192496569"/>
      <w:bookmarkStart w:id="4668" w:name="_Toc192502774"/>
      <w:bookmarkStart w:id="4669" w:name="_Toc192509663"/>
      <w:bookmarkStart w:id="4670" w:name="_Toc192510378"/>
      <w:bookmarkStart w:id="4671" w:name="_Toc192516268"/>
      <w:bookmarkStart w:id="4672" w:name="_Toc192579371"/>
      <w:bookmarkStart w:id="4673" w:name="_Toc192581313"/>
      <w:bookmarkStart w:id="4674" w:name="_Toc192581754"/>
      <w:bookmarkStart w:id="4675" w:name="_Toc192762944"/>
      <w:bookmarkStart w:id="4676" w:name="_Toc192765518"/>
      <w:bookmarkStart w:id="4677" w:name="_Toc192766122"/>
      <w:bookmarkStart w:id="4678" w:name="_Toc192782674"/>
      <w:bookmarkStart w:id="4679" w:name="_Toc192783282"/>
      <w:bookmarkStart w:id="4680" w:name="_Toc192851201"/>
      <w:bookmarkStart w:id="4681" w:name="_Toc192929688"/>
      <w:bookmarkStart w:id="4682" w:name="_Toc192935376"/>
      <w:bookmarkStart w:id="4683" w:name="_Toc193016724"/>
      <w:bookmarkStart w:id="4684" w:name="_Toc190771527"/>
      <w:bookmarkStart w:id="4685" w:name="_Toc190932561"/>
      <w:bookmarkStart w:id="4686" w:name="_Toc191379899"/>
      <w:bookmarkStart w:id="4687" w:name="_Toc191479778"/>
      <w:bookmarkStart w:id="4688" w:name="_Toc191550742"/>
      <w:bookmarkStart w:id="4689" w:name="_Toc191554067"/>
      <w:bookmarkStart w:id="4690" w:name="_Toc191554520"/>
      <w:bookmarkStart w:id="4691" w:name="_Toc191556994"/>
      <w:bookmarkStart w:id="4692" w:name="_Toc192069576"/>
      <w:bookmarkStart w:id="4693" w:name="_Toc192069896"/>
      <w:bookmarkStart w:id="4694" w:name="_Toc192070086"/>
      <w:bookmarkStart w:id="4695" w:name="_Toc192152488"/>
      <w:bookmarkStart w:id="4696" w:name="_Toc192183351"/>
      <w:bookmarkStart w:id="4697" w:name="_Toc192183603"/>
      <w:bookmarkStart w:id="4698" w:name="_Toc192335744"/>
      <w:bookmarkStart w:id="4699" w:name="_Toc192406259"/>
      <w:bookmarkStart w:id="4700" w:name="_Toc192408664"/>
      <w:bookmarkStart w:id="4701" w:name="_Toc192409109"/>
      <w:bookmarkStart w:id="4702" w:name="_Toc192496570"/>
      <w:bookmarkStart w:id="4703" w:name="_Toc192502775"/>
      <w:bookmarkStart w:id="4704" w:name="_Toc192509664"/>
      <w:bookmarkStart w:id="4705" w:name="_Toc192510379"/>
      <w:bookmarkStart w:id="4706" w:name="_Toc192516269"/>
      <w:bookmarkStart w:id="4707" w:name="_Toc192579372"/>
      <w:bookmarkStart w:id="4708" w:name="_Toc192581314"/>
      <w:bookmarkStart w:id="4709" w:name="_Toc192581755"/>
      <w:bookmarkStart w:id="4710" w:name="_Toc192762945"/>
      <w:bookmarkStart w:id="4711" w:name="_Toc192765519"/>
      <w:bookmarkStart w:id="4712" w:name="_Toc192766123"/>
      <w:bookmarkStart w:id="4713" w:name="_Toc192782675"/>
      <w:bookmarkStart w:id="4714" w:name="_Toc192783283"/>
      <w:bookmarkStart w:id="4715" w:name="_Toc192851202"/>
      <w:bookmarkStart w:id="4716" w:name="_Toc192929689"/>
      <w:bookmarkStart w:id="4717" w:name="_Toc192935377"/>
      <w:bookmarkStart w:id="4718" w:name="_Toc193016725"/>
      <w:bookmarkStart w:id="4719" w:name="_Toc190771528"/>
      <w:bookmarkStart w:id="4720" w:name="_Toc190932562"/>
      <w:bookmarkStart w:id="4721" w:name="_Toc191379900"/>
      <w:bookmarkStart w:id="4722" w:name="_Toc191479779"/>
      <w:bookmarkStart w:id="4723" w:name="_Toc191550743"/>
      <w:bookmarkStart w:id="4724" w:name="_Toc191554068"/>
      <w:bookmarkStart w:id="4725" w:name="_Toc191554521"/>
      <w:bookmarkStart w:id="4726" w:name="_Toc191556995"/>
      <w:bookmarkStart w:id="4727" w:name="_Toc192069577"/>
      <w:bookmarkStart w:id="4728" w:name="_Toc192069897"/>
      <w:bookmarkStart w:id="4729" w:name="_Toc192070087"/>
      <w:bookmarkStart w:id="4730" w:name="_Toc192152489"/>
      <w:bookmarkStart w:id="4731" w:name="_Toc192183352"/>
      <w:bookmarkStart w:id="4732" w:name="_Toc192183604"/>
      <w:bookmarkStart w:id="4733" w:name="_Toc192335745"/>
      <w:bookmarkStart w:id="4734" w:name="_Toc192406260"/>
      <w:bookmarkStart w:id="4735" w:name="_Toc192408665"/>
      <w:bookmarkStart w:id="4736" w:name="_Toc192409110"/>
      <w:bookmarkStart w:id="4737" w:name="_Toc192496571"/>
      <w:bookmarkStart w:id="4738" w:name="_Toc192502776"/>
      <w:bookmarkStart w:id="4739" w:name="_Toc192509665"/>
      <w:bookmarkStart w:id="4740" w:name="_Toc192510380"/>
      <w:bookmarkStart w:id="4741" w:name="_Toc192516270"/>
      <w:bookmarkStart w:id="4742" w:name="_Toc192579373"/>
      <w:bookmarkStart w:id="4743" w:name="_Toc192581315"/>
      <w:bookmarkStart w:id="4744" w:name="_Toc192581756"/>
      <w:bookmarkStart w:id="4745" w:name="_Toc192762946"/>
      <w:bookmarkStart w:id="4746" w:name="_Toc192765520"/>
      <w:bookmarkStart w:id="4747" w:name="_Toc192766124"/>
      <w:bookmarkStart w:id="4748" w:name="_Toc192782676"/>
      <w:bookmarkStart w:id="4749" w:name="_Toc192783284"/>
      <w:bookmarkStart w:id="4750" w:name="_Toc192851203"/>
      <w:bookmarkStart w:id="4751" w:name="_Toc192929690"/>
      <w:bookmarkStart w:id="4752" w:name="_Toc192935378"/>
      <w:bookmarkStart w:id="4753" w:name="_Toc193016726"/>
      <w:bookmarkStart w:id="4754" w:name="_Toc191379901"/>
      <w:bookmarkStart w:id="4755" w:name="_Toc191479780"/>
      <w:bookmarkStart w:id="4756" w:name="_Toc191550744"/>
      <w:bookmarkStart w:id="4757" w:name="_Toc191554069"/>
      <w:bookmarkStart w:id="4758" w:name="_Toc191554522"/>
      <w:bookmarkStart w:id="4759" w:name="_Toc191556996"/>
      <w:bookmarkStart w:id="4760" w:name="_Toc192069578"/>
      <w:bookmarkStart w:id="4761" w:name="_Toc192069898"/>
      <w:bookmarkStart w:id="4762" w:name="_Toc192070088"/>
      <w:bookmarkStart w:id="4763" w:name="_Toc192152490"/>
      <w:bookmarkStart w:id="4764" w:name="_Toc192183353"/>
      <w:bookmarkStart w:id="4765" w:name="_Toc192183605"/>
      <w:bookmarkStart w:id="4766" w:name="_Toc192335746"/>
      <w:bookmarkStart w:id="4767" w:name="_Toc192406261"/>
      <w:bookmarkStart w:id="4768" w:name="_Toc192408666"/>
      <w:bookmarkStart w:id="4769" w:name="_Toc192409111"/>
      <w:bookmarkStart w:id="4770" w:name="_Toc192496572"/>
      <w:bookmarkStart w:id="4771" w:name="_Toc192502777"/>
      <w:bookmarkStart w:id="4772" w:name="_Toc192509666"/>
      <w:bookmarkStart w:id="4773" w:name="_Toc192510381"/>
      <w:bookmarkStart w:id="4774" w:name="_Toc192516271"/>
      <w:bookmarkStart w:id="4775" w:name="_Toc192579374"/>
      <w:bookmarkStart w:id="4776" w:name="_Toc192581316"/>
      <w:bookmarkStart w:id="4777" w:name="_Toc192581757"/>
      <w:bookmarkStart w:id="4778" w:name="_Toc192762947"/>
      <w:bookmarkStart w:id="4779" w:name="_Toc192765521"/>
      <w:bookmarkStart w:id="4780" w:name="_Toc192766125"/>
      <w:bookmarkStart w:id="4781" w:name="_Toc192782677"/>
      <w:bookmarkStart w:id="4782" w:name="_Toc192783285"/>
      <w:bookmarkStart w:id="4783" w:name="_Toc192851204"/>
      <w:bookmarkStart w:id="4784" w:name="_Toc192929691"/>
      <w:bookmarkStart w:id="4785" w:name="_Toc192935379"/>
      <w:bookmarkStart w:id="4786" w:name="_Toc193016727"/>
      <w:bookmarkStart w:id="4787" w:name="_Toc191379902"/>
      <w:bookmarkStart w:id="4788" w:name="_Toc191479781"/>
      <w:bookmarkStart w:id="4789" w:name="_Toc191550745"/>
      <w:bookmarkStart w:id="4790" w:name="_Toc191554070"/>
      <w:bookmarkStart w:id="4791" w:name="_Toc191554523"/>
      <w:bookmarkStart w:id="4792" w:name="_Toc191556997"/>
      <w:bookmarkStart w:id="4793" w:name="_Toc192069579"/>
      <w:bookmarkStart w:id="4794" w:name="_Toc192069899"/>
      <w:bookmarkStart w:id="4795" w:name="_Toc192070089"/>
      <w:bookmarkStart w:id="4796" w:name="_Toc192152491"/>
      <w:bookmarkStart w:id="4797" w:name="_Toc192183354"/>
      <w:bookmarkStart w:id="4798" w:name="_Toc192183606"/>
      <w:bookmarkStart w:id="4799" w:name="_Toc192335747"/>
      <w:bookmarkStart w:id="4800" w:name="_Toc192406262"/>
      <w:bookmarkStart w:id="4801" w:name="_Toc192408667"/>
      <w:bookmarkStart w:id="4802" w:name="_Toc192409112"/>
      <w:bookmarkStart w:id="4803" w:name="_Toc192496573"/>
      <w:bookmarkStart w:id="4804" w:name="_Toc192502778"/>
      <w:bookmarkStart w:id="4805" w:name="_Toc192509667"/>
      <w:bookmarkStart w:id="4806" w:name="_Toc192510382"/>
      <w:bookmarkStart w:id="4807" w:name="_Toc192516272"/>
      <w:bookmarkStart w:id="4808" w:name="_Toc192579375"/>
      <w:bookmarkStart w:id="4809" w:name="_Toc192581317"/>
      <w:bookmarkStart w:id="4810" w:name="_Toc192581758"/>
      <w:bookmarkStart w:id="4811" w:name="_Toc192762948"/>
      <w:bookmarkStart w:id="4812" w:name="_Toc192765522"/>
      <w:bookmarkStart w:id="4813" w:name="_Toc192766126"/>
      <w:bookmarkStart w:id="4814" w:name="_Toc192782678"/>
      <w:bookmarkStart w:id="4815" w:name="_Toc192783286"/>
      <w:bookmarkStart w:id="4816" w:name="_Toc192851205"/>
      <w:bookmarkStart w:id="4817" w:name="_Toc192929692"/>
      <w:bookmarkStart w:id="4818" w:name="_Toc192935380"/>
      <w:bookmarkStart w:id="4819" w:name="_Toc193016728"/>
      <w:bookmarkStart w:id="4820" w:name="_Toc191379903"/>
      <w:bookmarkStart w:id="4821" w:name="_Toc191479782"/>
      <w:bookmarkStart w:id="4822" w:name="_Toc191550746"/>
      <w:bookmarkStart w:id="4823" w:name="_Toc191554071"/>
      <w:bookmarkStart w:id="4824" w:name="_Toc191554524"/>
      <w:bookmarkStart w:id="4825" w:name="_Toc191556998"/>
      <w:bookmarkStart w:id="4826" w:name="_Toc192069580"/>
      <w:bookmarkStart w:id="4827" w:name="_Toc192069900"/>
      <w:bookmarkStart w:id="4828" w:name="_Toc192070090"/>
      <w:bookmarkStart w:id="4829" w:name="_Toc192152492"/>
      <w:bookmarkStart w:id="4830" w:name="_Toc192183355"/>
      <w:bookmarkStart w:id="4831" w:name="_Toc192183607"/>
      <w:bookmarkStart w:id="4832" w:name="_Toc192335748"/>
      <w:bookmarkStart w:id="4833" w:name="_Toc192406263"/>
      <w:bookmarkStart w:id="4834" w:name="_Toc192408668"/>
      <w:bookmarkStart w:id="4835" w:name="_Toc192409113"/>
      <w:bookmarkStart w:id="4836" w:name="_Toc192496574"/>
      <w:bookmarkStart w:id="4837" w:name="_Toc192502779"/>
      <w:bookmarkStart w:id="4838" w:name="_Toc192509668"/>
      <w:bookmarkStart w:id="4839" w:name="_Toc192510383"/>
      <w:bookmarkStart w:id="4840" w:name="_Toc192516273"/>
      <w:bookmarkStart w:id="4841" w:name="_Toc192579376"/>
      <w:bookmarkStart w:id="4842" w:name="_Toc192581318"/>
      <w:bookmarkStart w:id="4843" w:name="_Toc192581759"/>
      <w:bookmarkStart w:id="4844" w:name="_Toc192762949"/>
      <w:bookmarkStart w:id="4845" w:name="_Toc192765523"/>
      <w:bookmarkStart w:id="4846" w:name="_Toc192766127"/>
      <w:bookmarkStart w:id="4847" w:name="_Toc192782679"/>
      <w:bookmarkStart w:id="4848" w:name="_Toc192783287"/>
      <w:bookmarkStart w:id="4849" w:name="_Toc192851206"/>
      <w:bookmarkStart w:id="4850" w:name="_Toc192929693"/>
      <w:bookmarkStart w:id="4851" w:name="_Toc192935381"/>
      <w:bookmarkStart w:id="4852" w:name="_Toc193016729"/>
      <w:bookmarkStart w:id="4853" w:name="_Toc191379904"/>
      <w:bookmarkStart w:id="4854" w:name="_Toc191479783"/>
      <w:bookmarkStart w:id="4855" w:name="_Toc191550747"/>
      <w:bookmarkStart w:id="4856" w:name="_Toc191554072"/>
      <w:bookmarkStart w:id="4857" w:name="_Toc191554525"/>
      <w:bookmarkStart w:id="4858" w:name="_Toc191556999"/>
      <w:bookmarkStart w:id="4859" w:name="_Toc192069581"/>
      <w:bookmarkStart w:id="4860" w:name="_Toc192069901"/>
      <w:bookmarkStart w:id="4861" w:name="_Toc192070091"/>
      <w:bookmarkStart w:id="4862" w:name="_Toc192152493"/>
      <w:bookmarkStart w:id="4863" w:name="_Toc192183356"/>
      <w:bookmarkStart w:id="4864" w:name="_Toc192183608"/>
      <w:bookmarkStart w:id="4865" w:name="_Toc192335749"/>
      <w:bookmarkStart w:id="4866" w:name="_Toc192406264"/>
      <w:bookmarkStart w:id="4867" w:name="_Toc192408669"/>
      <w:bookmarkStart w:id="4868" w:name="_Toc192409114"/>
      <w:bookmarkStart w:id="4869" w:name="_Toc192496575"/>
      <w:bookmarkStart w:id="4870" w:name="_Toc192502780"/>
      <w:bookmarkStart w:id="4871" w:name="_Toc192509669"/>
      <w:bookmarkStart w:id="4872" w:name="_Toc192510384"/>
      <w:bookmarkStart w:id="4873" w:name="_Toc192516274"/>
      <w:bookmarkStart w:id="4874" w:name="_Toc192579377"/>
      <w:bookmarkStart w:id="4875" w:name="_Toc192581319"/>
      <w:bookmarkStart w:id="4876" w:name="_Toc192581760"/>
      <w:bookmarkStart w:id="4877" w:name="_Toc192762950"/>
      <w:bookmarkStart w:id="4878" w:name="_Toc192765524"/>
      <w:bookmarkStart w:id="4879" w:name="_Toc192766128"/>
      <w:bookmarkStart w:id="4880" w:name="_Toc192782680"/>
      <w:bookmarkStart w:id="4881" w:name="_Toc192783288"/>
      <w:bookmarkStart w:id="4882" w:name="_Toc192851207"/>
      <w:bookmarkStart w:id="4883" w:name="_Toc192929694"/>
      <w:bookmarkStart w:id="4884" w:name="_Toc192935382"/>
      <w:bookmarkStart w:id="4885" w:name="_Toc193016730"/>
      <w:bookmarkStart w:id="4886" w:name="_Toc191379905"/>
      <w:bookmarkStart w:id="4887" w:name="_Toc191479784"/>
      <w:bookmarkStart w:id="4888" w:name="_Toc191550748"/>
      <w:bookmarkStart w:id="4889" w:name="_Toc191554073"/>
      <w:bookmarkStart w:id="4890" w:name="_Toc191554526"/>
      <w:bookmarkStart w:id="4891" w:name="_Toc191557000"/>
      <w:bookmarkStart w:id="4892" w:name="_Toc192069582"/>
      <w:bookmarkStart w:id="4893" w:name="_Toc192069902"/>
      <w:bookmarkStart w:id="4894" w:name="_Toc192070092"/>
      <w:bookmarkStart w:id="4895" w:name="_Toc192152494"/>
      <w:bookmarkStart w:id="4896" w:name="_Toc192183357"/>
      <w:bookmarkStart w:id="4897" w:name="_Toc192183609"/>
      <w:bookmarkStart w:id="4898" w:name="_Toc192335750"/>
      <w:bookmarkStart w:id="4899" w:name="_Toc192406265"/>
      <w:bookmarkStart w:id="4900" w:name="_Toc192408670"/>
      <w:bookmarkStart w:id="4901" w:name="_Toc192409115"/>
      <w:bookmarkStart w:id="4902" w:name="_Toc192496576"/>
      <w:bookmarkStart w:id="4903" w:name="_Toc192502781"/>
      <w:bookmarkStart w:id="4904" w:name="_Toc192509670"/>
      <w:bookmarkStart w:id="4905" w:name="_Toc192510385"/>
      <w:bookmarkStart w:id="4906" w:name="_Toc192516275"/>
      <w:bookmarkStart w:id="4907" w:name="_Toc192579378"/>
      <w:bookmarkStart w:id="4908" w:name="_Toc192581320"/>
      <w:bookmarkStart w:id="4909" w:name="_Toc192581761"/>
      <w:bookmarkStart w:id="4910" w:name="_Toc192762951"/>
      <w:bookmarkStart w:id="4911" w:name="_Toc192765525"/>
      <w:bookmarkStart w:id="4912" w:name="_Toc192766129"/>
      <w:bookmarkStart w:id="4913" w:name="_Toc192782681"/>
      <w:bookmarkStart w:id="4914" w:name="_Toc192783289"/>
      <w:bookmarkStart w:id="4915" w:name="_Toc192851208"/>
      <w:bookmarkStart w:id="4916" w:name="_Toc192929695"/>
      <w:bookmarkStart w:id="4917" w:name="_Toc192935383"/>
      <w:bookmarkStart w:id="4918" w:name="_Toc193016731"/>
      <w:bookmarkStart w:id="4919" w:name="_Toc191379906"/>
      <w:bookmarkStart w:id="4920" w:name="_Toc191479785"/>
      <w:bookmarkStart w:id="4921" w:name="_Toc191550749"/>
      <w:bookmarkStart w:id="4922" w:name="_Toc191554074"/>
      <w:bookmarkStart w:id="4923" w:name="_Toc191554527"/>
      <w:bookmarkStart w:id="4924" w:name="_Toc191557001"/>
      <w:bookmarkStart w:id="4925" w:name="_Toc192069583"/>
      <w:bookmarkStart w:id="4926" w:name="_Toc192069903"/>
      <w:bookmarkStart w:id="4927" w:name="_Toc192070093"/>
      <w:bookmarkStart w:id="4928" w:name="_Toc192152495"/>
      <w:bookmarkStart w:id="4929" w:name="_Toc192183358"/>
      <w:bookmarkStart w:id="4930" w:name="_Toc192183610"/>
      <w:bookmarkStart w:id="4931" w:name="_Toc192335751"/>
      <w:bookmarkStart w:id="4932" w:name="_Toc192406266"/>
      <w:bookmarkStart w:id="4933" w:name="_Toc192408671"/>
      <w:bookmarkStart w:id="4934" w:name="_Toc192409116"/>
      <w:bookmarkStart w:id="4935" w:name="_Toc192496577"/>
      <w:bookmarkStart w:id="4936" w:name="_Toc192502782"/>
      <w:bookmarkStart w:id="4937" w:name="_Toc192509671"/>
      <w:bookmarkStart w:id="4938" w:name="_Toc192510386"/>
      <w:bookmarkStart w:id="4939" w:name="_Toc192516276"/>
      <w:bookmarkStart w:id="4940" w:name="_Toc192579379"/>
      <w:bookmarkStart w:id="4941" w:name="_Toc192581321"/>
      <w:bookmarkStart w:id="4942" w:name="_Toc192581762"/>
      <w:bookmarkStart w:id="4943" w:name="_Toc192762952"/>
      <w:bookmarkStart w:id="4944" w:name="_Toc192765526"/>
      <w:bookmarkStart w:id="4945" w:name="_Toc192766130"/>
      <w:bookmarkStart w:id="4946" w:name="_Toc192782682"/>
      <w:bookmarkStart w:id="4947" w:name="_Toc192783290"/>
      <w:bookmarkStart w:id="4948" w:name="_Toc192851209"/>
      <w:bookmarkStart w:id="4949" w:name="_Toc192929696"/>
      <w:bookmarkStart w:id="4950" w:name="_Toc192935384"/>
      <w:bookmarkStart w:id="4951" w:name="_Toc193016732"/>
      <w:bookmarkStart w:id="4952" w:name="_Toc191379907"/>
      <w:bookmarkStart w:id="4953" w:name="_Toc191479786"/>
      <w:bookmarkStart w:id="4954" w:name="_Toc191550750"/>
      <w:bookmarkStart w:id="4955" w:name="_Toc191554075"/>
      <w:bookmarkStart w:id="4956" w:name="_Toc191554528"/>
      <w:bookmarkStart w:id="4957" w:name="_Toc191557002"/>
      <w:bookmarkStart w:id="4958" w:name="_Toc192069584"/>
      <w:bookmarkStart w:id="4959" w:name="_Toc192069904"/>
      <w:bookmarkStart w:id="4960" w:name="_Toc192070094"/>
      <w:bookmarkStart w:id="4961" w:name="_Toc192152496"/>
      <w:bookmarkStart w:id="4962" w:name="_Toc192183359"/>
      <w:bookmarkStart w:id="4963" w:name="_Toc192183611"/>
      <w:bookmarkStart w:id="4964" w:name="_Toc192335752"/>
      <w:bookmarkStart w:id="4965" w:name="_Toc192406267"/>
      <w:bookmarkStart w:id="4966" w:name="_Toc192408672"/>
      <w:bookmarkStart w:id="4967" w:name="_Toc192409117"/>
      <w:bookmarkStart w:id="4968" w:name="_Toc192496578"/>
      <w:bookmarkStart w:id="4969" w:name="_Toc192502783"/>
      <w:bookmarkStart w:id="4970" w:name="_Toc192509672"/>
      <w:bookmarkStart w:id="4971" w:name="_Toc192510387"/>
      <w:bookmarkStart w:id="4972" w:name="_Toc192516277"/>
      <w:bookmarkStart w:id="4973" w:name="_Toc192579380"/>
      <w:bookmarkStart w:id="4974" w:name="_Toc192581322"/>
      <w:bookmarkStart w:id="4975" w:name="_Toc192581763"/>
      <w:bookmarkStart w:id="4976" w:name="_Toc192762953"/>
      <w:bookmarkStart w:id="4977" w:name="_Toc192765527"/>
      <w:bookmarkStart w:id="4978" w:name="_Toc192766131"/>
      <w:bookmarkStart w:id="4979" w:name="_Toc192782683"/>
      <w:bookmarkStart w:id="4980" w:name="_Toc192783291"/>
      <w:bookmarkStart w:id="4981" w:name="_Toc192851210"/>
      <w:bookmarkStart w:id="4982" w:name="_Toc192929697"/>
      <w:bookmarkStart w:id="4983" w:name="_Toc192935385"/>
      <w:bookmarkStart w:id="4984" w:name="_Toc193016733"/>
      <w:bookmarkStart w:id="4985" w:name="_Toc191379908"/>
      <w:bookmarkStart w:id="4986" w:name="_Toc191479787"/>
      <w:bookmarkStart w:id="4987" w:name="_Toc191550751"/>
      <w:bookmarkStart w:id="4988" w:name="_Toc191554076"/>
      <w:bookmarkStart w:id="4989" w:name="_Toc191554529"/>
      <w:bookmarkStart w:id="4990" w:name="_Toc191557003"/>
      <w:bookmarkStart w:id="4991" w:name="_Toc192069585"/>
      <w:bookmarkStart w:id="4992" w:name="_Toc192069905"/>
      <w:bookmarkStart w:id="4993" w:name="_Toc192070095"/>
      <w:bookmarkStart w:id="4994" w:name="_Toc192152497"/>
      <w:bookmarkStart w:id="4995" w:name="_Toc192183360"/>
      <w:bookmarkStart w:id="4996" w:name="_Toc192183612"/>
      <w:bookmarkStart w:id="4997" w:name="_Toc192335753"/>
      <w:bookmarkStart w:id="4998" w:name="_Toc192406268"/>
      <w:bookmarkStart w:id="4999" w:name="_Toc192408673"/>
      <w:bookmarkStart w:id="5000" w:name="_Toc192409118"/>
      <w:bookmarkStart w:id="5001" w:name="_Toc192496579"/>
      <w:bookmarkStart w:id="5002" w:name="_Toc192502784"/>
      <w:bookmarkStart w:id="5003" w:name="_Toc192509673"/>
      <w:bookmarkStart w:id="5004" w:name="_Toc192510388"/>
      <w:bookmarkStart w:id="5005" w:name="_Toc192516278"/>
      <w:bookmarkStart w:id="5006" w:name="_Toc192579381"/>
      <w:bookmarkStart w:id="5007" w:name="_Toc192581323"/>
      <w:bookmarkStart w:id="5008" w:name="_Toc192581764"/>
      <w:bookmarkStart w:id="5009" w:name="_Toc192762954"/>
      <w:bookmarkStart w:id="5010" w:name="_Toc192765528"/>
      <w:bookmarkStart w:id="5011" w:name="_Toc192766132"/>
      <w:bookmarkStart w:id="5012" w:name="_Toc192782684"/>
      <w:bookmarkStart w:id="5013" w:name="_Toc192783292"/>
      <w:bookmarkStart w:id="5014" w:name="_Toc192851211"/>
      <w:bookmarkStart w:id="5015" w:name="_Toc192929698"/>
      <w:bookmarkStart w:id="5016" w:name="_Toc192935386"/>
      <w:bookmarkStart w:id="5017" w:name="_Toc193016734"/>
      <w:bookmarkStart w:id="5018" w:name="_Toc191379909"/>
      <w:bookmarkStart w:id="5019" w:name="_Toc191479788"/>
      <w:bookmarkStart w:id="5020" w:name="_Toc191550752"/>
      <w:bookmarkStart w:id="5021" w:name="_Toc191554077"/>
      <w:bookmarkStart w:id="5022" w:name="_Toc191554530"/>
      <w:bookmarkStart w:id="5023" w:name="_Toc191557004"/>
      <w:bookmarkStart w:id="5024" w:name="_Toc192069586"/>
      <w:bookmarkStart w:id="5025" w:name="_Toc192069906"/>
      <w:bookmarkStart w:id="5026" w:name="_Toc192070096"/>
      <w:bookmarkStart w:id="5027" w:name="_Toc192152498"/>
      <w:bookmarkStart w:id="5028" w:name="_Toc192183361"/>
      <w:bookmarkStart w:id="5029" w:name="_Toc192183613"/>
      <w:bookmarkStart w:id="5030" w:name="_Toc192335754"/>
      <w:bookmarkStart w:id="5031" w:name="_Toc192406269"/>
      <w:bookmarkStart w:id="5032" w:name="_Toc192408674"/>
      <w:bookmarkStart w:id="5033" w:name="_Toc192409119"/>
      <w:bookmarkStart w:id="5034" w:name="_Toc192496580"/>
      <w:bookmarkStart w:id="5035" w:name="_Toc192502785"/>
      <w:bookmarkStart w:id="5036" w:name="_Toc192509674"/>
      <w:bookmarkStart w:id="5037" w:name="_Toc192510389"/>
      <w:bookmarkStart w:id="5038" w:name="_Toc192516279"/>
      <w:bookmarkStart w:id="5039" w:name="_Toc192579382"/>
      <w:bookmarkStart w:id="5040" w:name="_Toc192581324"/>
      <w:bookmarkStart w:id="5041" w:name="_Toc192581765"/>
      <w:bookmarkStart w:id="5042" w:name="_Toc192762955"/>
      <w:bookmarkStart w:id="5043" w:name="_Toc192765529"/>
      <w:bookmarkStart w:id="5044" w:name="_Toc192766133"/>
      <w:bookmarkStart w:id="5045" w:name="_Toc192782685"/>
      <w:bookmarkStart w:id="5046" w:name="_Toc192783293"/>
      <w:bookmarkStart w:id="5047" w:name="_Toc192851212"/>
      <w:bookmarkStart w:id="5048" w:name="_Toc192929699"/>
      <w:bookmarkStart w:id="5049" w:name="_Toc192935387"/>
      <w:bookmarkStart w:id="5050" w:name="_Toc193016735"/>
      <w:bookmarkStart w:id="5051" w:name="_Toc191379910"/>
      <w:bookmarkStart w:id="5052" w:name="_Toc191479789"/>
      <w:bookmarkStart w:id="5053" w:name="_Toc191550753"/>
      <w:bookmarkStart w:id="5054" w:name="_Toc191554078"/>
      <w:bookmarkStart w:id="5055" w:name="_Toc191554531"/>
      <w:bookmarkStart w:id="5056" w:name="_Toc191557005"/>
      <w:bookmarkStart w:id="5057" w:name="_Toc192069587"/>
      <w:bookmarkStart w:id="5058" w:name="_Toc192069907"/>
      <w:bookmarkStart w:id="5059" w:name="_Toc192070097"/>
      <w:bookmarkStart w:id="5060" w:name="_Toc192152499"/>
      <w:bookmarkStart w:id="5061" w:name="_Toc192183362"/>
      <w:bookmarkStart w:id="5062" w:name="_Toc192183614"/>
      <w:bookmarkStart w:id="5063" w:name="_Toc192335755"/>
      <w:bookmarkStart w:id="5064" w:name="_Toc192406270"/>
      <w:bookmarkStart w:id="5065" w:name="_Toc192408675"/>
      <w:bookmarkStart w:id="5066" w:name="_Toc192409120"/>
      <w:bookmarkStart w:id="5067" w:name="_Toc192496581"/>
      <w:bookmarkStart w:id="5068" w:name="_Toc192502786"/>
      <w:bookmarkStart w:id="5069" w:name="_Toc192509675"/>
      <w:bookmarkStart w:id="5070" w:name="_Toc192510390"/>
      <w:bookmarkStart w:id="5071" w:name="_Toc192516280"/>
      <w:bookmarkStart w:id="5072" w:name="_Toc192579383"/>
      <w:bookmarkStart w:id="5073" w:name="_Toc192581325"/>
      <w:bookmarkStart w:id="5074" w:name="_Toc192581766"/>
      <w:bookmarkStart w:id="5075" w:name="_Toc192762956"/>
      <w:bookmarkStart w:id="5076" w:name="_Toc192765530"/>
      <w:bookmarkStart w:id="5077" w:name="_Toc192766134"/>
      <w:bookmarkStart w:id="5078" w:name="_Toc192782686"/>
      <w:bookmarkStart w:id="5079" w:name="_Toc192783294"/>
      <w:bookmarkStart w:id="5080" w:name="_Toc192851213"/>
      <w:bookmarkStart w:id="5081" w:name="_Toc192929700"/>
      <w:bookmarkStart w:id="5082" w:name="_Toc192935388"/>
      <w:bookmarkStart w:id="5083" w:name="_Toc193016736"/>
      <w:bookmarkStart w:id="5084" w:name="_Toc191379911"/>
      <w:bookmarkStart w:id="5085" w:name="_Toc191479790"/>
      <w:bookmarkStart w:id="5086" w:name="_Toc191550754"/>
      <w:bookmarkStart w:id="5087" w:name="_Toc191554079"/>
      <w:bookmarkStart w:id="5088" w:name="_Toc191554532"/>
      <w:bookmarkStart w:id="5089" w:name="_Toc191557006"/>
      <w:bookmarkStart w:id="5090" w:name="_Toc192069588"/>
      <w:bookmarkStart w:id="5091" w:name="_Toc192069908"/>
      <w:bookmarkStart w:id="5092" w:name="_Toc192070098"/>
      <w:bookmarkStart w:id="5093" w:name="_Toc192152500"/>
      <w:bookmarkStart w:id="5094" w:name="_Toc192183363"/>
      <w:bookmarkStart w:id="5095" w:name="_Toc192183615"/>
      <w:bookmarkStart w:id="5096" w:name="_Toc192335756"/>
      <w:bookmarkStart w:id="5097" w:name="_Toc192406271"/>
      <w:bookmarkStart w:id="5098" w:name="_Toc192408676"/>
      <w:bookmarkStart w:id="5099" w:name="_Toc192409121"/>
      <w:bookmarkStart w:id="5100" w:name="_Toc192496582"/>
      <w:bookmarkStart w:id="5101" w:name="_Toc192502787"/>
      <w:bookmarkStart w:id="5102" w:name="_Toc192509676"/>
      <w:bookmarkStart w:id="5103" w:name="_Toc192510391"/>
      <w:bookmarkStart w:id="5104" w:name="_Toc192516281"/>
      <w:bookmarkStart w:id="5105" w:name="_Toc192579384"/>
      <w:bookmarkStart w:id="5106" w:name="_Toc192581326"/>
      <w:bookmarkStart w:id="5107" w:name="_Toc192581767"/>
      <w:bookmarkStart w:id="5108" w:name="_Toc192762957"/>
      <w:bookmarkStart w:id="5109" w:name="_Toc192765531"/>
      <w:bookmarkStart w:id="5110" w:name="_Toc192766135"/>
      <w:bookmarkStart w:id="5111" w:name="_Toc192782687"/>
      <w:bookmarkStart w:id="5112" w:name="_Toc192783295"/>
      <w:bookmarkStart w:id="5113" w:name="_Toc192851214"/>
      <w:bookmarkStart w:id="5114" w:name="_Toc192929701"/>
      <w:bookmarkStart w:id="5115" w:name="_Toc192935389"/>
      <w:bookmarkStart w:id="5116" w:name="_Toc193016737"/>
      <w:bookmarkStart w:id="5117" w:name="_Toc191379912"/>
      <w:bookmarkStart w:id="5118" w:name="_Toc191479791"/>
      <w:bookmarkStart w:id="5119" w:name="_Toc191550755"/>
      <w:bookmarkStart w:id="5120" w:name="_Toc191554080"/>
      <w:bookmarkStart w:id="5121" w:name="_Toc191554533"/>
      <w:bookmarkStart w:id="5122" w:name="_Toc191557007"/>
      <w:bookmarkStart w:id="5123" w:name="_Toc192069589"/>
      <w:bookmarkStart w:id="5124" w:name="_Toc192069909"/>
      <w:bookmarkStart w:id="5125" w:name="_Toc192070099"/>
      <w:bookmarkStart w:id="5126" w:name="_Toc192152501"/>
      <w:bookmarkStart w:id="5127" w:name="_Toc192183364"/>
      <w:bookmarkStart w:id="5128" w:name="_Toc192183616"/>
      <w:bookmarkStart w:id="5129" w:name="_Toc192335757"/>
      <w:bookmarkStart w:id="5130" w:name="_Toc192406272"/>
      <w:bookmarkStart w:id="5131" w:name="_Toc192408677"/>
      <w:bookmarkStart w:id="5132" w:name="_Toc192409122"/>
      <w:bookmarkStart w:id="5133" w:name="_Toc192496583"/>
      <w:bookmarkStart w:id="5134" w:name="_Toc192502788"/>
      <w:bookmarkStart w:id="5135" w:name="_Toc192509677"/>
      <w:bookmarkStart w:id="5136" w:name="_Toc192510392"/>
      <w:bookmarkStart w:id="5137" w:name="_Toc192516282"/>
      <w:bookmarkStart w:id="5138" w:name="_Toc192579385"/>
      <w:bookmarkStart w:id="5139" w:name="_Toc192581327"/>
      <w:bookmarkStart w:id="5140" w:name="_Toc192581768"/>
      <w:bookmarkStart w:id="5141" w:name="_Toc192762958"/>
      <w:bookmarkStart w:id="5142" w:name="_Toc192765532"/>
      <w:bookmarkStart w:id="5143" w:name="_Toc192766136"/>
      <w:bookmarkStart w:id="5144" w:name="_Toc192782688"/>
      <w:bookmarkStart w:id="5145" w:name="_Toc192783296"/>
      <w:bookmarkStart w:id="5146" w:name="_Toc192851215"/>
      <w:bookmarkStart w:id="5147" w:name="_Toc192929702"/>
      <w:bookmarkStart w:id="5148" w:name="_Toc192935390"/>
      <w:bookmarkStart w:id="5149" w:name="_Toc193016738"/>
      <w:bookmarkStart w:id="5150" w:name="_Toc191379913"/>
      <w:bookmarkStart w:id="5151" w:name="_Toc191479792"/>
      <w:bookmarkStart w:id="5152" w:name="_Toc191550756"/>
      <w:bookmarkStart w:id="5153" w:name="_Toc191554081"/>
      <w:bookmarkStart w:id="5154" w:name="_Toc191554534"/>
      <w:bookmarkStart w:id="5155" w:name="_Toc191557008"/>
      <w:bookmarkStart w:id="5156" w:name="_Toc192069590"/>
      <w:bookmarkStart w:id="5157" w:name="_Toc192069910"/>
      <w:bookmarkStart w:id="5158" w:name="_Toc192070100"/>
      <w:bookmarkStart w:id="5159" w:name="_Toc192152502"/>
      <w:bookmarkStart w:id="5160" w:name="_Toc192183365"/>
      <w:bookmarkStart w:id="5161" w:name="_Toc192183617"/>
      <w:bookmarkStart w:id="5162" w:name="_Toc192335758"/>
      <w:bookmarkStart w:id="5163" w:name="_Toc192406273"/>
      <w:bookmarkStart w:id="5164" w:name="_Toc192408678"/>
      <w:bookmarkStart w:id="5165" w:name="_Toc192409123"/>
      <w:bookmarkStart w:id="5166" w:name="_Toc192496584"/>
      <w:bookmarkStart w:id="5167" w:name="_Toc192502789"/>
      <w:bookmarkStart w:id="5168" w:name="_Toc192509678"/>
      <w:bookmarkStart w:id="5169" w:name="_Toc192510393"/>
      <w:bookmarkStart w:id="5170" w:name="_Toc192516283"/>
      <w:bookmarkStart w:id="5171" w:name="_Toc192579386"/>
      <w:bookmarkStart w:id="5172" w:name="_Toc192581328"/>
      <w:bookmarkStart w:id="5173" w:name="_Toc192581769"/>
      <w:bookmarkStart w:id="5174" w:name="_Toc192762959"/>
      <w:bookmarkStart w:id="5175" w:name="_Toc192765533"/>
      <w:bookmarkStart w:id="5176" w:name="_Toc192766137"/>
      <w:bookmarkStart w:id="5177" w:name="_Toc192782689"/>
      <w:bookmarkStart w:id="5178" w:name="_Toc192783297"/>
      <w:bookmarkStart w:id="5179" w:name="_Toc192851216"/>
      <w:bookmarkStart w:id="5180" w:name="_Toc192929703"/>
      <w:bookmarkStart w:id="5181" w:name="_Toc192935391"/>
      <w:bookmarkStart w:id="5182" w:name="_Toc193016739"/>
      <w:bookmarkStart w:id="5183" w:name="_Toc191379914"/>
      <w:bookmarkStart w:id="5184" w:name="_Toc191479793"/>
      <w:bookmarkStart w:id="5185" w:name="_Toc191550757"/>
      <w:bookmarkStart w:id="5186" w:name="_Toc191554082"/>
      <w:bookmarkStart w:id="5187" w:name="_Toc191554535"/>
      <w:bookmarkStart w:id="5188" w:name="_Toc191557009"/>
      <w:bookmarkStart w:id="5189" w:name="_Toc192069591"/>
      <w:bookmarkStart w:id="5190" w:name="_Toc192069911"/>
      <w:bookmarkStart w:id="5191" w:name="_Toc192070101"/>
      <w:bookmarkStart w:id="5192" w:name="_Toc192152503"/>
      <w:bookmarkStart w:id="5193" w:name="_Toc192183366"/>
      <w:bookmarkStart w:id="5194" w:name="_Toc192183618"/>
      <w:bookmarkStart w:id="5195" w:name="_Toc192335759"/>
      <w:bookmarkStart w:id="5196" w:name="_Toc192406274"/>
      <w:bookmarkStart w:id="5197" w:name="_Toc192408679"/>
      <w:bookmarkStart w:id="5198" w:name="_Toc192409124"/>
      <w:bookmarkStart w:id="5199" w:name="_Toc192496585"/>
      <w:bookmarkStart w:id="5200" w:name="_Toc192502790"/>
      <w:bookmarkStart w:id="5201" w:name="_Toc192509679"/>
      <w:bookmarkStart w:id="5202" w:name="_Toc192510394"/>
      <w:bookmarkStart w:id="5203" w:name="_Toc192516284"/>
      <w:bookmarkStart w:id="5204" w:name="_Toc192579387"/>
      <w:bookmarkStart w:id="5205" w:name="_Toc192581329"/>
      <w:bookmarkStart w:id="5206" w:name="_Toc192581770"/>
      <w:bookmarkStart w:id="5207" w:name="_Toc192762960"/>
      <w:bookmarkStart w:id="5208" w:name="_Toc192765534"/>
      <w:bookmarkStart w:id="5209" w:name="_Toc192766138"/>
      <w:bookmarkStart w:id="5210" w:name="_Toc192782690"/>
      <w:bookmarkStart w:id="5211" w:name="_Toc192783298"/>
      <w:bookmarkStart w:id="5212" w:name="_Toc192851217"/>
      <w:bookmarkStart w:id="5213" w:name="_Toc192929704"/>
      <w:bookmarkStart w:id="5214" w:name="_Toc192935392"/>
      <w:bookmarkStart w:id="5215" w:name="_Toc193016740"/>
      <w:bookmarkStart w:id="5216" w:name="_Toc191379915"/>
      <w:bookmarkStart w:id="5217" w:name="_Toc191479794"/>
      <w:bookmarkStart w:id="5218" w:name="_Toc191550758"/>
      <w:bookmarkStart w:id="5219" w:name="_Toc191554083"/>
      <w:bookmarkStart w:id="5220" w:name="_Toc191554536"/>
      <w:bookmarkStart w:id="5221" w:name="_Toc191557010"/>
      <w:bookmarkStart w:id="5222" w:name="_Toc192069592"/>
      <w:bookmarkStart w:id="5223" w:name="_Toc192069912"/>
      <w:bookmarkStart w:id="5224" w:name="_Toc192070102"/>
      <w:bookmarkStart w:id="5225" w:name="_Toc192152504"/>
      <w:bookmarkStart w:id="5226" w:name="_Toc192183367"/>
      <w:bookmarkStart w:id="5227" w:name="_Toc192183619"/>
      <w:bookmarkStart w:id="5228" w:name="_Toc192335760"/>
      <w:bookmarkStart w:id="5229" w:name="_Toc192406275"/>
      <w:bookmarkStart w:id="5230" w:name="_Toc192408680"/>
      <w:bookmarkStart w:id="5231" w:name="_Toc192409125"/>
      <w:bookmarkStart w:id="5232" w:name="_Toc192496586"/>
      <w:bookmarkStart w:id="5233" w:name="_Toc192502791"/>
      <w:bookmarkStart w:id="5234" w:name="_Toc192509680"/>
      <w:bookmarkStart w:id="5235" w:name="_Toc192510395"/>
      <w:bookmarkStart w:id="5236" w:name="_Toc192516285"/>
      <w:bookmarkStart w:id="5237" w:name="_Toc192579388"/>
      <w:bookmarkStart w:id="5238" w:name="_Toc192581330"/>
      <w:bookmarkStart w:id="5239" w:name="_Toc192581771"/>
      <w:bookmarkStart w:id="5240" w:name="_Toc192762961"/>
      <w:bookmarkStart w:id="5241" w:name="_Toc192765535"/>
      <w:bookmarkStart w:id="5242" w:name="_Toc192766139"/>
      <w:bookmarkStart w:id="5243" w:name="_Toc192782691"/>
      <w:bookmarkStart w:id="5244" w:name="_Toc192783299"/>
      <w:bookmarkStart w:id="5245" w:name="_Toc192851218"/>
      <w:bookmarkStart w:id="5246" w:name="_Toc192929705"/>
      <w:bookmarkStart w:id="5247" w:name="_Toc192935393"/>
      <w:bookmarkStart w:id="5248" w:name="_Toc193016741"/>
      <w:bookmarkStart w:id="5249" w:name="_Toc191379916"/>
      <w:bookmarkStart w:id="5250" w:name="_Toc191479795"/>
      <w:bookmarkStart w:id="5251" w:name="_Toc191550759"/>
      <w:bookmarkStart w:id="5252" w:name="_Toc191554084"/>
      <w:bookmarkStart w:id="5253" w:name="_Toc191554537"/>
      <w:bookmarkStart w:id="5254" w:name="_Toc191557011"/>
      <w:bookmarkStart w:id="5255" w:name="_Toc192069593"/>
      <w:bookmarkStart w:id="5256" w:name="_Toc192069913"/>
      <w:bookmarkStart w:id="5257" w:name="_Toc192070103"/>
      <w:bookmarkStart w:id="5258" w:name="_Toc192152505"/>
      <w:bookmarkStart w:id="5259" w:name="_Toc192183368"/>
      <w:bookmarkStart w:id="5260" w:name="_Toc192183620"/>
      <w:bookmarkStart w:id="5261" w:name="_Toc192335761"/>
      <w:bookmarkStart w:id="5262" w:name="_Toc192406276"/>
      <w:bookmarkStart w:id="5263" w:name="_Toc192408681"/>
      <w:bookmarkStart w:id="5264" w:name="_Toc192409126"/>
      <w:bookmarkStart w:id="5265" w:name="_Toc192496587"/>
      <w:bookmarkStart w:id="5266" w:name="_Toc192502792"/>
      <w:bookmarkStart w:id="5267" w:name="_Toc192509681"/>
      <w:bookmarkStart w:id="5268" w:name="_Toc192510396"/>
      <w:bookmarkStart w:id="5269" w:name="_Toc192516286"/>
      <w:bookmarkStart w:id="5270" w:name="_Toc192579389"/>
      <w:bookmarkStart w:id="5271" w:name="_Toc192581331"/>
      <w:bookmarkStart w:id="5272" w:name="_Toc192581772"/>
      <w:bookmarkStart w:id="5273" w:name="_Toc192762962"/>
      <w:bookmarkStart w:id="5274" w:name="_Toc192765536"/>
      <w:bookmarkStart w:id="5275" w:name="_Toc192766140"/>
      <w:bookmarkStart w:id="5276" w:name="_Toc192782692"/>
      <w:bookmarkStart w:id="5277" w:name="_Toc192783300"/>
      <w:bookmarkStart w:id="5278" w:name="_Toc192851219"/>
      <w:bookmarkStart w:id="5279" w:name="_Toc192929706"/>
      <w:bookmarkStart w:id="5280" w:name="_Toc192935394"/>
      <w:bookmarkStart w:id="5281" w:name="_Toc193016742"/>
      <w:bookmarkStart w:id="5282" w:name="_Toc191379917"/>
      <w:bookmarkStart w:id="5283" w:name="_Toc191479796"/>
      <w:bookmarkStart w:id="5284" w:name="_Toc191550760"/>
      <w:bookmarkStart w:id="5285" w:name="_Toc191554085"/>
      <w:bookmarkStart w:id="5286" w:name="_Toc191554538"/>
      <w:bookmarkStart w:id="5287" w:name="_Toc191557012"/>
      <w:bookmarkStart w:id="5288" w:name="_Toc192069594"/>
      <w:bookmarkStart w:id="5289" w:name="_Toc192069914"/>
      <w:bookmarkStart w:id="5290" w:name="_Toc192070104"/>
      <w:bookmarkStart w:id="5291" w:name="_Toc192152506"/>
      <w:bookmarkStart w:id="5292" w:name="_Toc192183369"/>
      <w:bookmarkStart w:id="5293" w:name="_Toc192183621"/>
      <w:bookmarkStart w:id="5294" w:name="_Toc192335762"/>
      <w:bookmarkStart w:id="5295" w:name="_Toc192406277"/>
      <w:bookmarkStart w:id="5296" w:name="_Toc192408682"/>
      <w:bookmarkStart w:id="5297" w:name="_Toc192409127"/>
      <w:bookmarkStart w:id="5298" w:name="_Toc192496588"/>
      <w:bookmarkStart w:id="5299" w:name="_Toc192502793"/>
      <w:bookmarkStart w:id="5300" w:name="_Toc192509682"/>
      <w:bookmarkStart w:id="5301" w:name="_Toc192510397"/>
      <w:bookmarkStart w:id="5302" w:name="_Toc192516287"/>
      <w:bookmarkStart w:id="5303" w:name="_Toc192579390"/>
      <w:bookmarkStart w:id="5304" w:name="_Toc192581332"/>
      <w:bookmarkStart w:id="5305" w:name="_Toc192581773"/>
      <w:bookmarkStart w:id="5306" w:name="_Toc192762963"/>
      <w:bookmarkStart w:id="5307" w:name="_Toc192765537"/>
      <w:bookmarkStart w:id="5308" w:name="_Toc192766141"/>
      <w:bookmarkStart w:id="5309" w:name="_Toc192782693"/>
      <w:bookmarkStart w:id="5310" w:name="_Toc192783301"/>
      <w:bookmarkStart w:id="5311" w:name="_Toc192851220"/>
      <w:bookmarkStart w:id="5312" w:name="_Toc192929707"/>
      <w:bookmarkStart w:id="5313" w:name="_Toc192935395"/>
      <w:bookmarkStart w:id="5314" w:name="_Toc193016743"/>
      <w:bookmarkStart w:id="5315" w:name="_Toc191379918"/>
      <w:bookmarkStart w:id="5316" w:name="_Toc191479797"/>
      <w:bookmarkStart w:id="5317" w:name="_Toc191550761"/>
      <w:bookmarkStart w:id="5318" w:name="_Toc191554086"/>
      <w:bookmarkStart w:id="5319" w:name="_Toc191554539"/>
      <w:bookmarkStart w:id="5320" w:name="_Toc191557013"/>
      <w:bookmarkStart w:id="5321" w:name="_Toc192069595"/>
      <w:bookmarkStart w:id="5322" w:name="_Toc192069915"/>
      <w:bookmarkStart w:id="5323" w:name="_Toc192070105"/>
      <w:bookmarkStart w:id="5324" w:name="_Toc192152507"/>
      <w:bookmarkStart w:id="5325" w:name="_Toc192183370"/>
      <w:bookmarkStart w:id="5326" w:name="_Toc192183622"/>
      <w:bookmarkStart w:id="5327" w:name="_Toc192335763"/>
      <w:bookmarkStart w:id="5328" w:name="_Toc192406278"/>
      <w:bookmarkStart w:id="5329" w:name="_Toc192408683"/>
      <w:bookmarkStart w:id="5330" w:name="_Toc192409128"/>
      <w:bookmarkStart w:id="5331" w:name="_Toc192496589"/>
      <w:bookmarkStart w:id="5332" w:name="_Toc192502794"/>
      <w:bookmarkStart w:id="5333" w:name="_Toc192509683"/>
      <w:bookmarkStart w:id="5334" w:name="_Toc192510398"/>
      <w:bookmarkStart w:id="5335" w:name="_Toc192516288"/>
      <w:bookmarkStart w:id="5336" w:name="_Toc192579391"/>
      <w:bookmarkStart w:id="5337" w:name="_Toc192581333"/>
      <w:bookmarkStart w:id="5338" w:name="_Toc192581774"/>
      <w:bookmarkStart w:id="5339" w:name="_Toc192762964"/>
      <w:bookmarkStart w:id="5340" w:name="_Toc192765538"/>
      <w:bookmarkStart w:id="5341" w:name="_Toc192766142"/>
      <w:bookmarkStart w:id="5342" w:name="_Toc192782694"/>
      <w:bookmarkStart w:id="5343" w:name="_Toc192783302"/>
      <w:bookmarkStart w:id="5344" w:name="_Toc192851221"/>
      <w:bookmarkStart w:id="5345" w:name="_Toc192929708"/>
      <w:bookmarkStart w:id="5346" w:name="_Toc192935396"/>
      <w:bookmarkStart w:id="5347" w:name="_Toc193016744"/>
      <w:bookmarkStart w:id="5348" w:name="_Toc197426005"/>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r w:rsidRPr="00725372">
        <w:t xml:space="preserve">General </w:t>
      </w:r>
      <w:proofErr w:type="spellStart"/>
      <w:r w:rsidRPr="00725372">
        <w:t>Organization</w:t>
      </w:r>
      <w:bookmarkEnd w:id="5348"/>
      <w:proofErr w:type="spellEnd"/>
    </w:p>
    <w:p w14:paraId="1123593A" w14:textId="32659993" w:rsidR="00C97B4F" w:rsidRDefault="00F712DA">
      <w:pPr>
        <w:pStyle w:val="ADClause"/>
      </w:pPr>
      <w:r w:rsidRPr="00725372">
        <w:t xml:space="preserve">In accordance with </w:t>
      </w:r>
      <w:commentRangeStart w:id="5349"/>
      <w:commentRangeStart w:id="5350"/>
      <w:r w:rsidRPr="000779C1">
        <w:t xml:space="preserve">article </w:t>
      </w:r>
      <w:r w:rsidR="00404E46" w:rsidRPr="000779C1">
        <w:t>20</w:t>
      </w:r>
      <w:r w:rsidRPr="000779C1">
        <w:t>.1 of</w:t>
      </w:r>
      <w:r w:rsidRPr="00725372">
        <w:t xml:space="preserve"> Addendum I, the </w:t>
      </w:r>
      <w:r w:rsidR="00CB1438">
        <w:t>Contractor</w:t>
      </w:r>
      <w:r w:rsidRPr="00725372">
        <w:t xml:space="preserve"> shall assign</w:t>
      </w:r>
      <w:commentRangeEnd w:id="5349"/>
      <w:r w:rsidR="00EC3FE8">
        <w:rPr>
          <w:rStyle w:val="Verwijzingopmerking"/>
        </w:rPr>
        <w:commentReference w:id="5349"/>
      </w:r>
      <w:commentRangeEnd w:id="5350"/>
      <w:r w:rsidR="00852D3F">
        <w:rPr>
          <w:rStyle w:val="Verwijzingopmerking"/>
        </w:rPr>
        <w:commentReference w:id="5350"/>
      </w:r>
      <w:r w:rsidRPr="00725372">
        <w:t xml:space="preserve"> a member of its staff to be responsible for the follow-up of the Contract</w:t>
      </w:r>
      <w:r w:rsidR="00C97B4F">
        <w:t xml:space="preserve"> (further referred to as “Project Manager”). </w:t>
      </w:r>
      <w:r w:rsidR="00C97B4F" w:rsidRPr="00FB2EEA">
        <w:t xml:space="preserve">The Project Manager shall be responsible for planning, </w:t>
      </w:r>
      <w:proofErr w:type="spellStart"/>
      <w:r w:rsidR="00C97B4F" w:rsidRPr="00FB2EEA">
        <w:t>organizing</w:t>
      </w:r>
      <w:proofErr w:type="spellEnd"/>
      <w:r w:rsidR="00C97B4F" w:rsidRPr="00FB2EEA">
        <w:t>, monitoring and controlling, and directing the performance of the Contract, to ensure that the Contract is accomplished on time, within budget, and compliant to the requirements laid down in the Contract.</w:t>
      </w:r>
      <w:r w:rsidRPr="00725372">
        <w:t xml:space="preserve"> </w:t>
      </w:r>
    </w:p>
    <w:p w14:paraId="59E4C87C" w14:textId="0D6E2D4F" w:rsidR="00CF5D52" w:rsidRPr="00725372" w:rsidRDefault="00C97B4F" w:rsidP="003E5C09">
      <w:pPr>
        <w:pStyle w:val="ADClause"/>
      </w:pPr>
      <w:r>
        <w:t>The Contractor shall notify SCK CEN in writing in case a different Project Manager is appointed. R</w:t>
      </w:r>
      <w:r w:rsidRPr="00E26F27">
        <w:t xml:space="preserve">eplacement </w:t>
      </w:r>
      <w:r>
        <w:t xml:space="preserve">of the Project Manager </w:t>
      </w:r>
      <w:r w:rsidRPr="00E26F27">
        <w:t>is subject to prior written approval by SCK CEN.</w:t>
      </w:r>
      <w:r>
        <w:t xml:space="preserve"> </w:t>
      </w:r>
      <w:r w:rsidRPr="00B92159">
        <w:t>In case of replacement, the substitute shall always have a level of education, skills and experience equivalent to or better than the original resource proposed for this role</w:t>
      </w:r>
      <w:r>
        <w:t>.</w:t>
      </w:r>
    </w:p>
    <w:p w14:paraId="03E68317" w14:textId="44EE98AE" w:rsidR="00F712DA" w:rsidRPr="00725372" w:rsidRDefault="00F712DA" w:rsidP="003E5C09">
      <w:pPr>
        <w:pStyle w:val="ADClause"/>
      </w:pPr>
      <w:r w:rsidRPr="00725372">
        <w:t xml:space="preserve">At the conclusion of the Contract, SCK CEN shall designate the Leading Officer for the Contract and inform the </w:t>
      </w:r>
      <w:r w:rsidR="00CB1438">
        <w:t>Contractor</w:t>
      </w:r>
      <w:r w:rsidRPr="00725372">
        <w:t xml:space="preserve">. The </w:t>
      </w:r>
      <w:r w:rsidR="00CB1438">
        <w:t>Contractor</w:t>
      </w:r>
      <w:r w:rsidRPr="00725372">
        <w:t xml:space="preserve"> shall be notified of any change in writing.</w:t>
      </w:r>
    </w:p>
    <w:p w14:paraId="3D3FAAC6" w14:textId="77777777" w:rsidR="00F712DA" w:rsidRPr="00725372" w:rsidRDefault="00F712DA" w:rsidP="003E5C09">
      <w:pPr>
        <w:pStyle w:val="ADClause"/>
      </w:pPr>
      <w:r w:rsidRPr="00725372">
        <w:t xml:space="preserve">With regard to the practical follow-up of the Contract, SCK CEN reserves the right to have itself represented by a third party of its choice, acting on its behalf (further referred to as “Representative(s)”). </w:t>
      </w:r>
    </w:p>
    <w:p w14:paraId="4E874838" w14:textId="4BAC29C2" w:rsidR="00F712DA" w:rsidRPr="00725372" w:rsidRDefault="00F712DA" w:rsidP="003E5C09">
      <w:pPr>
        <w:pStyle w:val="ADClause"/>
      </w:pPr>
      <w:r w:rsidRPr="00725372">
        <w:t xml:space="preserve">In this respect, SCK CEN grants to the Representative(s) the same rights as SCK CEN has accrued under the present Contract and the </w:t>
      </w:r>
      <w:r w:rsidR="00CB1438">
        <w:t>Contractor</w:t>
      </w:r>
      <w:r w:rsidRPr="00725372">
        <w:t xml:space="preserve"> shall give effect thereto. The </w:t>
      </w:r>
      <w:r w:rsidR="00CB1438">
        <w:t>Contractor</w:t>
      </w:r>
      <w:r w:rsidRPr="00725372">
        <w:t xml:space="preserve"> shall grant the Representatives the same access rights (physical access, document access, etc.) as have been contractually instated for SCK CEN. </w:t>
      </w:r>
    </w:p>
    <w:p w14:paraId="36EA6177" w14:textId="77777777" w:rsidR="00F712DA" w:rsidRPr="00725372" w:rsidRDefault="00F712DA" w:rsidP="003E5C09">
      <w:pPr>
        <w:pStyle w:val="ADClause"/>
      </w:pPr>
      <w:r w:rsidRPr="00725372">
        <w:t xml:space="preserve">Notwithstanding the foregoing, SCK CEN will remain the sole principal to the Contract and therefore: </w:t>
      </w:r>
    </w:p>
    <w:p w14:paraId="0F21A4BB" w14:textId="77777777" w:rsidR="00F712DA" w:rsidRPr="00725372" w:rsidRDefault="00F712DA" w:rsidP="00A66E84">
      <w:pPr>
        <w:pStyle w:val="ADClause"/>
        <w:numPr>
          <w:ilvl w:val="3"/>
          <w:numId w:val="16"/>
        </w:numPr>
      </w:pPr>
      <w:r w:rsidRPr="00725372">
        <w:t xml:space="preserve">any approval/acceptance/equivalent step which has been contractually set, shall only be approved, respectively accepted, if and to the extent that SCK CEN has confirmed its approval, respectively acceptance, of such step in writing. </w:t>
      </w:r>
    </w:p>
    <w:p w14:paraId="3983F3C6" w14:textId="2F3B4061" w:rsidR="00CF5D52" w:rsidRPr="00725372" w:rsidRDefault="00F712DA" w:rsidP="00A66E84">
      <w:pPr>
        <w:pStyle w:val="ADClause"/>
        <w:numPr>
          <w:ilvl w:val="3"/>
          <w:numId w:val="16"/>
        </w:numPr>
      </w:pPr>
      <w:r w:rsidRPr="00725372">
        <w:t>any decision to deviate from the terms and conditions as have been contractually agreed upon, may only be implemented after having obtained approval thereto from SCK CEN in writing.</w:t>
      </w:r>
    </w:p>
    <w:p w14:paraId="329EEC84" w14:textId="4573C324" w:rsidR="00F712DA" w:rsidRPr="00725372" w:rsidRDefault="00F712DA" w:rsidP="00F712DA">
      <w:pPr>
        <w:pStyle w:val="Heading2numbered"/>
      </w:pPr>
      <w:bookmarkStart w:id="5351" w:name="_Toc197426006"/>
      <w:r w:rsidRPr="00725372">
        <w:t>Communication</w:t>
      </w:r>
      <w:bookmarkEnd w:id="5351"/>
    </w:p>
    <w:p w14:paraId="2CA65307" w14:textId="77777777" w:rsidR="00F712DA" w:rsidRPr="003E5C09" w:rsidRDefault="00F712DA" w:rsidP="003E5C09">
      <w:pPr>
        <w:pStyle w:val="ADClause"/>
        <w:numPr>
          <w:ilvl w:val="0"/>
          <w:numId w:val="0"/>
        </w:numPr>
        <w:rPr>
          <w:rFonts w:cs="Segoe UI"/>
          <w:color w:val="000000" w:themeColor="text1"/>
        </w:rPr>
      </w:pPr>
      <w:r w:rsidRPr="00725372">
        <w:rPr>
          <w:rStyle w:val="AClauseChar"/>
          <w:lang w:val="en-GB"/>
        </w:rPr>
        <w:t>All communication, including - but not limited to - tender documents, offers, technical documentation, any</w:t>
      </w:r>
      <w:r w:rsidRPr="00725372">
        <w:t xml:space="preserve"> correspondence and all meetings, related to the Contract, shall be </w:t>
      </w:r>
      <w:r w:rsidRPr="003E5C09">
        <w:rPr>
          <w:rFonts w:cs="Segoe UI"/>
          <w:color w:val="000000" w:themeColor="text1"/>
        </w:rPr>
        <w:t xml:space="preserve">in </w:t>
      </w:r>
      <w:r w:rsidRPr="003E5C09">
        <w:rPr>
          <w:rStyle w:val="AASemiBoldChar"/>
          <w:rFonts w:ascii="Segoe UI" w:hAnsi="Segoe UI" w:cs="Segoe UI"/>
          <w:color w:val="000000" w:themeColor="text1"/>
        </w:rPr>
        <w:t>English</w:t>
      </w:r>
      <w:r w:rsidRPr="003E5C09">
        <w:rPr>
          <w:rFonts w:cs="Segoe UI"/>
          <w:color w:val="000000" w:themeColor="text1"/>
        </w:rPr>
        <w:t>.</w:t>
      </w:r>
    </w:p>
    <w:p w14:paraId="03CBF45C" w14:textId="77777777" w:rsidR="00F712DA" w:rsidRPr="003E5C09" w:rsidRDefault="00F712DA" w:rsidP="003E5C09">
      <w:pPr>
        <w:pStyle w:val="ADClause"/>
        <w:numPr>
          <w:ilvl w:val="0"/>
          <w:numId w:val="0"/>
        </w:numPr>
        <w:rPr>
          <w:rFonts w:cs="Segoe UI"/>
          <w:color w:val="000000" w:themeColor="text1"/>
        </w:rPr>
      </w:pPr>
      <w:r w:rsidRPr="003E5C09">
        <w:rPr>
          <w:rFonts w:cs="Segoe UI"/>
          <w:color w:val="000000" w:themeColor="text1"/>
        </w:rPr>
        <w:t xml:space="preserve">Any information that a Party considers significant enough to bring to the attention of the other Party, shall be deemed correctly communicated if exchanged in writing (e-mail suffices) between the two persons in charge of the general </w:t>
      </w:r>
      <w:proofErr w:type="spellStart"/>
      <w:r w:rsidRPr="003E5C09">
        <w:rPr>
          <w:rFonts w:cs="Segoe UI"/>
          <w:color w:val="000000" w:themeColor="text1"/>
        </w:rPr>
        <w:t>organization</w:t>
      </w:r>
      <w:proofErr w:type="spellEnd"/>
      <w:r w:rsidRPr="003E5C09">
        <w:rPr>
          <w:rFonts w:cs="Segoe UI"/>
          <w:color w:val="000000" w:themeColor="text1"/>
        </w:rPr>
        <w:t xml:space="preserve"> of the Contract.</w:t>
      </w:r>
    </w:p>
    <w:p w14:paraId="66F7658A" w14:textId="51A801D9" w:rsidR="00F712DA" w:rsidRPr="00725372" w:rsidRDefault="00F712DA" w:rsidP="003E5C09">
      <w:pPr>
        <w:pStyle w:val="ADClause"/>
        <w:numPr>
          <w:ilvl w:val="0"/>
          <w:numId w:val="0"/>
        </w:numPr>
      </w:pPr>
      <w:r w:rsidRPr="003E5C09">
        <w:rPr>
          <w:rFonts w:cs="Segoe UI"/>
          <w:color w:val="000000" w:themeColor="text1"/>
        </w:rPr>
        <w:t xml:space="preserve">Any contract-related request – of technical or any other nature – directed by SCK CEN to the </w:t>
      </w:r>
      <w:r w:rsidR="00CB1438" w:rsidRPr="003E5C09">
        <w:rPr>
          <w:rFonts w:cs="Segoe UI"/>
          <w:color w:val="000000" w:themeColor="text1"/>
        </w:rPr>
        <w:t>Contractor</w:t>
      </w:r>
      <w:r w:rsidRPr="003E5C09">
        <w:rPr>
          <w:rFonts w:cs="Segoe UI"/>
          <w:color w:val="000000" w:themeColor="text1"/>
        </w:rPr>
        <w:t xml:space="preserve"> shall be adequately responded to within </w:t>
      </w:r>
      <w:r w:rsidRPr="003E5C09">
        <w:rPr>
          <w:rStyle w:val="AASemiBoldChar"/>
          <w:rFonts w:ascii="Segoe UI" w:hAnsi="Segoe UI" w:cs="Segoe UI"/>
          <w:color w:val="000000" w:themeColor="text1"/>
        </w:rPr>
        <w:t>five Business Days</w:t>
      </w:r>
      <w:r w:rsidRPr="003E5C09">
        <w:rPr>
          <w:rFonts w:cs="Segoe UI"/>
          <w:color w:val="000000" w:themeColor="text1"/>
        </w:rPr>
        <w:t>. If</w:t>
      </w:r>
      <w:r w:rsidRPr="003E5C09">
        <w:rPr>
          <w:color w:val="000000" w:themeColor="text1"/>
        </w:rPr>
        <w:t xml:space="preserve"> </w:t>
      </w:r>
      <w:r w:rsidRPr="00725372">
        <w:t xml:space="preserve">such request cannot be answered within this lead time, e.g. due to a technical question requiring additional time to be answered, the </w:t>
      </w:r>
      <w:r w:rsidR="00CB1438">
        <w:t>Contractor</w:t>
      </w:r>
      <w:r w:rsidRPr="00725372">
        <w:t xml:space="preserve"> shall at least communicate (within this lead time) when SCK CEN will receive the answer.</w:t>
      </w:r>
    </w:p>
    <w:p w14:paraId="4E92F917" w14:textId="1EF5DC39" w:rsidR="00F712DA" w:rsidRPr="00725372" w:rsidRDefault="00F712DA" w:rsidP="003E5C09">
      <w:pPr>
        <w:pStyle w:val="ADClause"/>
        <w:numPr>
          <w:ilvl w:val="0"/>
          <w:numId w:val="0"/>
        </w:numPr>
        <w:rPr>
          <w:rStyle w:val="normaltextrun"/>
        </w:rPr>
      </w:pPr>
      <w:r w:rsidRPr="00725372">
        <w:rPr>
          <w:rStyle w:val="normaltextrun"/>
        </w:rPr>
        <w:t xml:space="preserve">If the </w:t>
      </w:r>
      <w:r w:rsidR="00CB1438">
        <w:rPr>
          <w:rStyle w:val="normaltextrun"/>
        </w:rPr>
        <w:t>Contractor</w:t>
      </w:r>
      <w:r w:rsidRPr="00725372">
        <w:rPr>
          <w:rStyle w:val="normaltextrun"/>
        </w:rPr>
        <w:t xml:space="preserve"> anticipates any delays or difficulties in meeting the schedule, planned deliveries or any other milestone within its offer, they must promptly notify SCK CEN.</w:t>
      </w:r>
    </w:p>
    <w:p w14:paraId="709F92B2" w14:textId="77777777" w:rsidR="00F712DA" w:rsidRPr="00725372" w:rsidRDefault="00F712DA">
      <w:pPr>
        <w:spacing w:after="160" w:line="259" w:lineRule="auto"/>
        <w:jc w:val="left"/>
        <w:rPr>
          <w:rFonts w:ascii="Segoe UI Semibold" w:eastAsia="Times New Roman" w:hAnsi="Segoe UI Semibold"/>
          <w:bCs/>
          <w:color w:val="562873"/>
          <w:sz w:val="24"/>
          <w:szCs w:val="26"/>
          <w:shd w:val="clear" w:color="auto" w:fill="FFFFFF"/>
        </w:rPr>
      </w:pPr>
      <w:r w:rsidRPr="00725372">
        <w:br w:type="page"/>
      </w:r>
    </w:p>
    <w:p w14:paraId="719FEBD1" w14:textId="0301A18F" w:rsidR="00F712DA" w:rsidRPr="00725372" w:rsidRDefault="00F712DA" w:rsidP="00F712DA">
      <w:pPr>
        <w:pStyle w:val="Heading2numbered"/>
      </w:pPr>
      <w:bookmarkStart w:id="5352" w:name="_Toc197426007"/>
      <w:r w:rsidRPr="00725372">
        <w:t>Contract Management</w:t>
      </w:r>
      <w:bookmarkEnd w:id="5352"/>
      <w:r w:rsidRPr="00725372">
        <w:t xml:space="preserve"> </w:t>
      </w:r>
    </w:p>
    <w:p w14:paraId="18E29134" w14:textId="7B078FA3" w:rsidR="00F712DA" w:rsidRPr="00725372" w:rsidRDefault="00776B89" w:rsidP="00F712DA">
      <w:pPr>
        <w:pStyle w:val="Heading3numbered"/>
      </w:pPr>
      <w:bookmarkStart w:id="5353" w:name="_Toc197426008"/>
      <w:r>
        <w:t xml:space="preserve">Progress </w:t>
      </w:r>
      <w:commentRangeStart w:id="5354"/>
      <w:r w:rsidR="00F712DA" w:rsidRPr="00725372">
        <w:t>Dashboard</w:t>
      </w:r>
      <w:commentRangeEnd w:id="5354"/>
      <w:r w:rsidR="003B44E0">
        <w:rPr>
          <w:rStyle w:val="Verwijzingopmerking"/>
          <w:rFonts w:eastAsia="Calibri"/>
          <w:color w:val="auto"/>
        </w:rPr>
        <w:commentReference w:id="5354"/>
      </w:r>
      <w:bookmarkEnd w:id="5353"/>
    </w:p>
    <w:p w14:paraId="729E1BDB" w14:textId="147880CC" w:rsidR="00F712DA" w:rsidRPr="00725372" w:rsidRDefault="00093121" w:rsidP="003E5C09">
      <w:pPr>
        <w:pStyle w:val="ADClause"/>
      </w:pPr>
      <w:r>
        <w:t>The Contractor shall implement a</w:t>
      </w:r>
      <w:r w:rsidR="00F712DA" w:rsidRPr="00725372">
        <w:t xml:space="preserve"> digital dashboard giving SCK CEN at a glance up-to-date information on the current status and progress of the Contract. The information </w:t>
      </w:r>
      <w:r w:rsidR="00681E4E">
        <w:t>shall</w:t>
      </w:r>
      <w:r w:rsidR="00F712DA" w:rsidRPr="00725372">
        <w:t xml:space="preserve"> be continuously (at least monthly) updated with the latest information. </w:t>
      </w:r>
      <w:r w:rsidR="00F5682F" w:rsidRPr="00725372">
        <w:t xml:space="preserve">The </w:t>
      </w:r>
      <w:r w:rsidR="00F5682F">
        <w:t>Contractor</w:t>
      </w:r>
      <w:r w:rsidR="00F5682F" w:rsidRPr="00725372">
        <w:t xml:space="preserve"> shall produce and submit monthly progress reports to SCK CEN at least three Business Days prior to the monthly progress meeting</w:t>
      </w:r>
      <w:r w:rsidR="00F5682F">
        <w:t xml:space="preserve"> (</w:t>
      </w:r>
      <w:r w:rsidR="00F5682F">
        <w:fldChar w:fldCharType="begin"/>
      </w:r>
      <w:r w:rsidR="00F5682F">
        <w:instrText xml:space="preserve"> REF _Ref192687556 \r \h </w:instrText>
      </w:r>
      <w:r w:rsidR="00F5682F">
        <w:fldChar w:fldCharType="separate"/>
      </w:r>
      <w:r w:rsidR="00E67BB8">
        <w:t>7.3.2.1</w:t>
      </w:r>
      <w:r w:rsidR="00F5682F">
        <w:fldChar w:fldCharType="end"/>
      </w:r>
      <w:r w:rsidR="00F5682F">
        <w:t>)</w:t>
      </w:r>
      <w:r w:rsidR="00F5682F" w:rsidRPr="00725372">
        <w:t xml:space="preserve">. If comments or revisions arise during the progress meeting, the </w:t>
      </w:r>
      <w:r w:rsidR="00F5682F">
        <w:t>Contractor</w:t>
      </w:r>
      <w:r w:rsidR="00F5682F" w:rsidRPr="00725372">
        <w:t xml:space="preserve"> shall issue an updated version five business days after the meeting.</w:t>
      </w:r>
      <w:r w:rsidR="00F5682F">
        <w:t xml:space="preserve"> </w:t>
      </w:r>
      <w:r w:rsidR="00F712DA" w:rsidRPr="00725372">
        <w:t xml:space="preserve">To this end, SCK CEN shall provide access for the </w:t>
      </w:r>
      <w:r w:rsidR="00CB1438">
        <w:t>Contractor</w:t>
      </w:r>
      <w:r w:rsidR="00F712DA" w:rsidRPr="00725372">
        <w:t xml:space="preserve"> to SCK CEN’s designated document management system.</w:t>
      </w:r>
    </w:p>
    <w:p w14:paraId="606297D0" w14:textId="0BE18EAB" w:rsidR="00F64917" w:rsidRPr="00725372" w:rsidRDefault="00F712DA" w:rsidP="003B44E0">
      <w:pPr>
        <w:pStyle w:val="ADClause"/>
      </w:pPr>
      <w:r w:rsidRPr="00725372">
        <w:t xml:space="preserve">After consultation with the </w:t>
      </w:r>
      <w:r w:rsidR="00CB1438">
        <w:t>Contractor</w:t>
      </w:r>
      <w:r w:rsidRPr="00725372">
        <w:t xml:space="preserve">, the key indicators to be included, the format, and the update frequency of the dashboard shall be communicated by SCK CEN to the </w:t>
      </w:r>
      <w:r w:rsidR="00CB1438">
        <w:t>Contractor</w:t>
      </w:r>
      <w:r w:rsidRPr="00725372">
        <w:t>. Said indicators shall</w:t>
      </w:r>
      <w:r w:rsidR="00C97B4F">
        <w:t>, as a minimum,</w:t>
      </w:r>
      <w:r w:rsidRPr="00725372">
        <w:t xml:space="preserve"> include the following:</w:t>
      </w:r>
      <w:r w:rsidR="003B44E0" w:rsidRPr="00725372">
        <w:t xml:space="preserve"> </w:t>
      </w:r>
    </w:p>
    <w:p w14:paraId="0033D214" w14:textId="6661B83B" w:rsidR="00436CDF" w:rsidRDefault="00436CDF" w:rsidP="003B44E0">
      <w:pPr>
        <w:pStyle w:val="Lijstalinea"/>
        <w:numPr>
          <w:ilvl w:val="3"/>
          <w:numId w:val="6"/>
        </w:numPr>
      </w:pPr>
      <w:r>
        <w:t xml:space="preserve">A </w:t>
      </w:r>
      <w:r w:rsidR="002E54C8">
        <w:t>concise</w:t>
      </w:r>
      <w:r>
        <w:t xml:space="preserve"> summary of the Contract </w:t>
      </w:r>
      <w:r w:rsidR="00650FD2">
        <w:t>progress</w:t>
      </w:r>
    </w:p>
    <w:p w14:paraId="38FCA890" w14:textId="271402C0" w:rsidR="00134A2C" w:rsidRDefault="00134A2C" w:rsidP="00134A2C">
      <w:pPr>
        <w:pStyle w:val="Lijstalinea"/>
        <w:numPr>
          <w:ilvl w:val="3"/>
          <w:numId w:val="6"/>
        </w:numPr>
      </w:pPr>
      <w:r>
        <w:t>Updated open-action-</w:t>
      </w:r>
      <w:r w:rsidR="00E03C48">
        <w:t>register</w:t>
      </w:r>
      <w:r w:rsidRPr="00134A2C">
        <w:t>.</w:t>
      </w:r>
    </w:p>
    <w:p w14:paraId="3C93C993" w14:textId="36B5A394" w:rsidR="003B44E0" w:rsidRPr="003B44E0" w:rsidRDefault="003B44E0" w:rsidP="00C92FD7">
      <w:pPr>
        <w:pStyle w:val="Lijstalinea"/>
        <w:numPr>
          <w:ilvl w:val="3"/>
          <w:numId w:val="6"/>
        </w:numPr>
      </w:pPr>
      <w:r w:rsidRPr="003B44E0">
        <w:t>Work completed for the last period</w:t>
      </w:r>
      <w:r w:rsidR="00C92FD7">
        <w:t xml:space="preserve"> including </w:t>
      </w:r>
      <w:r w:rsidR="00C92FD7" w:rsidRPr="00C92FD7">
        <w:t>encountered</w:t>
      </w:r>
      <w:r w:rsidR="00C92FD7">
        <w:t xml:space="preserve"> d</w:t>
      </w:r>
      <w:r w:rsidR="00C92FD7" w:rsidRPr="00C92FD7">
        <w:t xml:space="preserve">ifficulties </w:t>
      </w:r>
      <w:r w:rsidR="00C92FD7">
        <w:t>and</w:t>
      </w:r>
      <w:r w:rsidR="00C92FD7" w:rsidRPr="00C92FD7">
        <w:t xml:space="preserve"> improvement proposal.</w:t>
      </w:r>
    </w:p>
    <w:p w14:paraId="14175954" w14:textId="72EC4DFC" w:rsidR="00F64917" w:rsidRDefault="003B44E0">
      <w:pPr>
        <w:pStyle w:val="ADClause"/>
        <w:numPr>
          <w:ilvl w:val="3"/>
          <w:numId w:val="6"/>
        </w:numPr>
      </w:pPr>
      <w:r w:rsidRPr="00725372">
        <w:t>Work scheduled for the next period</w:t>
      </w:r>
    </w:p>
    <w:p w14:paraId="7562596E" w14:textId="211DECEF" w:rsidR="00F712DA" w:rsidRPr="00725372" w:rsidRDefault="00C97B4F">
      <w:pPr>
        <w:pStyle w:val="ADClause"/>
        <w:numPr>
          <w:ilvl w:val="3"/>
          <w:numId w:val="6"/>
        </w:numPr>
      </w:pPr>
      <w:r>
        <w:t>Monitoring of the schedule</w:t>
      </w:r>
      <w:r w:rsidR="00F712DA" w:rsidRPr="00725372">
        <w:t xml:space="preserve"> </w:t>
      </w:r>
      <w:r>
        <w:t>(delays, impact on milestones, etc.)</w:t>
      </w:r>
      <w:r w:rsidR="00E02080">
        <w:t>, containing:</w:t>
      </w:r>
      <w:r w:rsidR="00F712DA" w:rsidRPr="00725372">
        <w:t xml:space="preserve"> </w:t>
      </w:r>
    </w:p>
    <w:p w14:paraId="3F7C1A3D" w14:textId="36B57DCD" w:rsidR="00E02080" w:rsidRPr="00E02080" w:rsidRDefault="00E02080" w:rsidP="00A66E84">
      <w:pPr>
        <w:pStyle w:val="Lijstalinea"/>
        <w:numPr>
          <w:ilvl w:val="0"/>
          <w:numId w:val="31"/>
        </w:numPr>
        <w:ind w:left="1083" w:hanging="289"/>
      </w:pPr>
      <w:r w:rsidRPr="00725372">
        <w:t>An updated schedule of the project.</w:t>
      </w:r>
    </w:p>
    <w:p w14:paraId="0DDC2A10" w14:textId="10E8FB2F" w:rsidR="00F712DA" w:rsidRPr="00725372" w:rsidRDefault="00F712DA">
      <w:pPr>
        <w:pStyle w:val="ADClause"/>
        <w:numPr>
          <w:ilvl w:val="5"/>
          <w:numId w:val="6"/>
        </w:numPr>
        <w:ind w:left="1083" w:hanging="289"/>
      </w:pPr>
      <w:r w:rsidRPr="00725372">
        <w:t>A physical progress curve based on significant milestones to show the global physical progression on the project.</w:t>
      </w:r>
    </w:p>
    <w:p w14:paraId="5EDB29EE" w14:textId="7021D7E9" w:rsidR="00F712DA" w:rsidRPr="00725372" w:rsidRDefault="001028E0" w:rsidP="001028E0">
      <w:pPr>
        <w:pStyle w:val="ADClause"/>
        <w:numPr>
          <w:ilvl w:val="3"/>
          <w:numId w:val="6"/>
        </w:numPr>
      </w:pPr>
      <w:r>
        <w:t>Updated</w:t>
      </w:r>
      <w:r w:rsidR="008D5BC5">
        <w:t xml:space="preserve"> issue register</w:t>
      </w:r>
      <w:r w:rsidR="00C97B4F" w:rsidRPr="00725372">
        <w:t>, and any other points-of-attention identified during the performance of the Contract</w:t>
      </w:r>
      <w:r w:rsidR="00C97B4F" w:rsidRPr="00725372" w:rsidDel="00C97B4F">
        <w:t xml:space="preserve"> </w:t>
      </w:r>
    </w:p>
    <w:p w14:paraId="18E46BB3" w14:textId="3E50D856" w:rsidR="00F712DA" w:rsidRPr="00725372" w:rsidRDefault="00834F14">
      <w:pPr>
        <w:pStyle w:val="ADClause"/>
        <w:numPr>
          <w:ilvl w:val="3"/>
          <w:numId w:val="6"/>
        </w:numPr>
      </w:pPr>
      <w:r>
        <w:t>Updated</w:t>
      </w:r>
      <w:r w:rsidR="008D5BC5">
        <w:t xml:space="preserve"> </w:t>
      </w:r>
      <w:r w:rsidR="0025525C">
        <w:t>C</w:t>
      </w:r>
      <w:r w:rsidR="008D5BC5">
        <w:t>hange</w:t>
      </w:r>
      <w:r w:rsidR="00C97B4F">
        <w:t xml:space="preserve"> register</w:t>
      </w:r>
    </w:p>
    <w:p w14:paraId="0E047C82" w14:textId="4ABA7737" w:rsidR="00F712DA" w:rsidRPr="00725372" w:rsidRDefault="007624D9">
      <w:pPr>
        <w:pStyle w:val="ADClause"/>
        <w:numPr>
          <w:ilvl w:val="3"/>
          <w:numId w:val="6"/>
        </w:numPr>
      </w:pPr>
      <w:r>
        <w:t>Updated</w:t>
      </w:r>
      <w:r w:rsidR="00C97B4F">
        <w:t xml:space="preserve"> </w:t>
      </w:r>
      <w:r w:rsidR="0025525C">
        <w:t>N</w:t>
      </w:r>
      <w:r w:rsidR="00C97B4F" w:rsidRPr="00725372">
        <w:t>on</w:t>
      </w:r>
      <w:r w:rsidR="00F712DA" w:rsidRPr="00725372">
        <w:t>-</w:t>
      </w:r>
      <w:r w:rsidR="0025525C">
        <w:t>C</w:t>
      </w:r>
      <w:r w:rsidR="00C97B4F" w:rsidRPr="00725372">
        <w:t>onform</w:t>
      </w:r>
      <w:r w:rsidR="00FE5881">
        <w:t>ity</w:t>
      </w:r>
      <w:r w:rsidR="00C97B4F" w:rsidRPr="00725372">
        <w:t xml:space="preserve"> </w:t>
      </w:r>
      <w:r w:rsidR="00C97B4F">
        <w:t>r</w:t>
      </w:r>
      <w:r w:rsidR="00C97B4F" w:rsidRPr="00725372">
        <w:t>egister</w:t>
      </w:r>
    </w:p>
    <w:p w14:paraId="14E87898" w14:textId="7BE2B8A2" w:rsidR="00F712DA" w:rsidRDefault="007624D9">
      <w:pPr>
        <w:pStyle w:val="ADClause"/>
        <w:numPr>
          <w:ilvl w:val="3"/>
          <w:numId w:val="6"/>
        </w:numPr>
      </w:pPr>
      <w:r>
        <w:t>Updated</w:t>
      </w:r>
      <w:r w:rsidR="00C97B4F">
        <w:t xml:space="preserve"> </w:t>
      </w:r>
      <w:r w:rsidR="00E02080">
        <w:t>R</w:t>
      </w:r>
      <w:r w:rsidR="00C97B4F" w:rsidRPr="00725372">
        <w:t xml:space="preserve">isk </w:t>
      </w:r>
      <w:r w:rsidR="00C97B4F">
        <w:t>r</w:t>
      </w:r>
      <w:r w:rsidR="00C97B4F" w:rsidRPr="00725372">
        <w:t>egister</w:t>
      </w:r>
    </w:p>
    <w:p w14:paraId="0A6E354D" w14:textId="77777777" w:rsidR="006C3023" w:rsidRDefault="006C3023" w:rsidP="006C3023"/>
    <w:p w14:paraId="16067685" w14:textId="4E18863D" w:rsidR="00C97B4F" w:rsidRDefault="00C97B4F" w:rsidP="003E5C09">
      <w:pPr>
        <w:pStyle w:val="ADClause"/>
      </w:pPr>
      <w:r>
        <w:t xml:space="preserve">In the offer, the Applicant </w:t>
      </w:r>
      <w:r w:rsidR="004E306E">
        <w:t>shall</w:t>
      </w:r>
      <w:r>
        <w:t xml:space="preserve"> include a concise description of the dashboard </w:t>
      </w:r>
      <w:r w:rsidR="004E306E">
        <w:t>as well as the underlying management processes</w:t>
      </w:r>
      <w:r>
        <w:t>. This description must include sufficient detail to demonstrate compliance with the aforementioned requirements.</w:t>
      </w:r>
    </w:p>
    <w:p w14:paraId="01F9DF3C" w14:textId="02ED1CBC" w:rsidR="008D5BC5" w:rsidRDefault="008D5BC5" w:rsidP="00F712DA">
      <w:pPr>
        <w:pStyle w:val="Heading3numbered"/>
      </w:pPr>
      <w:bookmarkStart w:id="5355" w:name="_Toc197426009"/>
      <w:r>
        <w:t>Meetings</w:t>
      </w:r>
      <w:bookmarkEnd w:id="5355"/>
    </w:p>
    <w:p w14:paraId="5351D724" w14:textId="7A307012" w:rsidR="008D5BC5" w:rsidRPr="00725372" w:rsidRDefault="008D5BC5" w:rsidP="003E5C09">
      <w:r>
        <w:t>M</w:t>
      </w:r>
      <w:r w:rsidRPr="00725372">
        <w:t xml:space="preserve">eetings will take place at either of below locations: </w:t>
      </w:r>
    </w:p>
    <w:p w14:paraId="05B769CE" w14:textId="77777777" w:rsidR="008D5BC5" w:rsidRPr="00725372" w:rsidRDefault="008D5BC5" w:rsidP="00A66E84">
      <w:pPr>
        <w:pStyle w:val="Lijstalinea"/>
        <w:numPr>
          <w:ilvl w:val="0"/>
          <w:numId w:val="28"/>
        </w:numPr>
      </w:pPr>
      <w:r w:rsidRPr="00725372">
        <w:t xml:space="preserve">The </w:t>
      </w:r>
      <w:r>
        <w:t>Contractor</w:t>
      </w:r>
      <w:r w:rsidRPr="00725372">
        <w:t>’s premises;</w:t>
      </w:r>
    </w:p>
    <w:p w14:paraId="6862C2A0" w14:textId="77777777" w:rsidR="008D5BC5" w:rsidRPr="00725372" w:rsidRDefault="008D5BC5" w:rsidP="00A66E84">
      <w:pPr>
        <w:pStyle w:val="Lijstalinea"/>
        <w:numPr>
          <w:ilvl w:val="0"/>
          <w:numId w:val="28"/>
        </w:numPr>
      </w:pPr>
      <w:r w:rsidRPr="00725372">
        <w:t xml:space="preserve">SCK CEN: </w:t>
      </w:r>
      <w:proofErr w:type="spellStart"/>
      <w:r w:rsidRPr="00725372">
        <w:t>Boeretang</w:t>
      </w:r>
      <w:proofErr w:type="spellEnd"/>
      <w:r w:rsidRPr="00725372">
        <w:t xml:space="preserve"> 200, 2400 Mol, Belgium or Avenue </w:t>
      </w:r>
      <w:proofErr w:type="spellStart"/>
      <w:r w:rsidRPr="00725372">
        <w:t>Hermann-Debroux</w:t>
      </w:r>
      <w:proofErr w:type="spellEnd"/>
      <w:r w:rsidRPr="00725372">
        <w:t xml:space="preserve"> 40, 1160 Brussels, Belgium;</w:t>
      </w:r>
    </w:p>
    <w:p w14:paraId="2FD15635" w14:textId="77777777" w:rsidR="008D5BC5" w:rsidRPr="00725372" w:rsidRDefault="008D5BC5" w:rsidP="00A66E84">
      <w:pPr>
        <w:pStyle w:val="Lijstalinea"/>
        <w:numPr>
          <w:ilvl w:val="0"/>
          <w:numId w:val="28"/>
        </w:numPr>
      </w:pPr>
      <w:r w:rsidRPr="00725372">
        <w:t xml:space="preserve">Any other location mutually agreed upon by the </w:t>
      </w:r>
      <w:r>
        <w:t>Contractor</w:t>
      </w:r>
      <w:r w:rsidRPr="00725372">
        <w:t xml:space="preserve"> and SCK CEN, such as the premises of the deliverables component suppliers;</w:t>
      </w:r>
    </w:p>
    <w:p w14:paraId="369AF43D" w14:textId="60FF581D" w:rsidR="008D5BC5" w:rsidRDefault="008D5BC5" w:rsidP="00A66E84">
      <w:pPr>
        <w:pStyle w:val="Lijstalinea"/>
        <w:numPr>
          <w:ilvl w:val="0"/>
          <w:numId w:val="28"/>
        </w:numPr>
      </w:pPr>
      <w:r w:rsidRPr="00725372">
        <w:t>In audio or video conferencing.</w:t>
      </w:r>
    </w:p>
    <w:p w14:paraId="12B28F75" w14:textId="2CD84FB0" w:rsidR="008D5BC5" w:rsidRDefault="008D5BC5" w:rsidP="003E5C09">
      <w:pPr>
        <w:pStyle w:val="ADClause"/>
        <w:numPr>
          <w:ilvl w:val="0"/>
          <w:numId w:val="0"/>
        </w:numPr>
      </w:pPr>
      <w:r>
        <w:t>T</w:t>
      </w:r>
      <w:r w:rsidRPr="00725372">
        <w:t xml:space="preserve">he </w:t>
      </w:r>
      <w:r>
        <w:t>Contractor</w:t>
      </w:r>
      <w:r w:rsidRPr="00725372">
        <w:t xml:space="preserve"> shall ensure that all relevant information for the</w:t>
      </w:r>
      <w:r>
        <w:t>se</w:t>
      </w:r>
      <w:r w:rsidRPr="00725372">
        <w:t xml:space="preserve"> meeting is made available to SCK CEN at least three Business Days in advance including</w:t>
      </w:r>
      <w:r w:rsidR="00B46604">
        <w:t>,</w:t>
      </w:r>
      <w:r w:rsidRPr="00725372">
        <w:t xml:space="preserve"> but not limited to</w:t>
      </w:r>
      <w:r w:rsidR="00B46604">
        <w:t>,</w:t>
      </w:r>
      <w:r>
        <w:t xml:space="preserve"> meeting agenda, reports and presentations.</w:t>
      </w:r>
      <w:r w:rsidRPr="00725372" w:rsidDel="008D5BC5">
        <w:t xml:space="preserve"> </w:t>
      </w:r>
      <w:r>
        <w:t>The Contractor shall draft the minutes of these meetings and submit them to SCK CEN for review and approval within 5 Business Days following the meeting.</w:t>
      </w:r>
    </w:p>
    <w:p w14:paraId="69AB5741" w14:textId="67363C64" w:rsidR="008D5BC5" w:rsidRDefault="008D5BC5" w:rsidP="003E5C09">
      <w:r w:rsidRPr="00725372">
        <w:t>Travel expenses are paid by the party who travels.</w:t>
      </w:r>
    </w:p>
    <w:p w14:paraId="4E584AB9" w14:textId="5EF14259" w:rsidR="00F712DA" w:rsidRPr="00725372" w:rsidRDefault="00C97B4F" w:rsidP="003E5C09">
      <w:pPr>
        <w:pStyle w:val="Heading4"/>
      </w:pPr>
      <w:bookmarkStart w:id="5356" w:name="_Ref192687556"/>
      <w:proofErr w:type="spellStart"/>
      <w:r>
        <w:t>Progress</w:t>
      </w:r>
      <w:proofErr w:type="spellEnd"/>
      <w:r w:rsidR="00F712DA" w:rsidRPr="00725372">
        <w:t xml:space="preserve"> Meetings</w:t>
      </w:r>
      <w:bookmarkEnd w:id="5356"/>
    </w:p>
    <w:p w14:paraId="42E3F173" w14:textId="24DB26CE" w:rsidR="00F712DA" w:rsidRPr="00725372" w:rsidRDefault="00BB5898" w:rsidP="003E5C09">
      <w:pPr>
        <w:pStyle w:val="ADClause"/>
        <w:rPr>
          <w:rFonts w:eastAsia="Times New Roman" w:cs="Segoe UI"/>
          <w:color w:val="562873" w:themeColor="accent1"/>
          <w:szCs w:val="20"/>
          <w:shd w:val="clear" w:color="auto" w:fill="FFFFFF"/>
        </w:rPr>
      </w:pPr>
      <w:r>
        <w:t xml:space="preserve">The Contractor shall </w:t>
      </w:r>
      <w:proofErr w:type="spellStart"/>
      <w:r>
        <w:t>organize</w:t>
      </w:r>
      <w:proofErr w:type="spellEnd"/>
      <w:r>
        <w:t xml:space="preserve"> </w:t>
      </w:r>
      <w:r w:rsidR="00C97B4F" w:rsidRPr="00725372">
        <w:t xml:space="preserve">Progress meetings between the </w:t>
      </w:r>
      <w:r w:rsidR="00C97B4F">
        <w:t>Contractor</w:t>
      </w:r>
      <w:r w:rsidR="00C97B4F" w:rsidRPr="00725372">
        <w:t xml:space="preserve"> and SCK CEN at least on a monthly basis.</w:t>
      </w:r>
    </w:p>
    <w:p w14:paraId="7EA50308" w14:textId="26DE8D6A" w:rsidR="00F712DA" w:rsidRPr="00725372" w:rsidRDefault="00F712DA" w:rsidP="00F712DA">
      <w:pPr>
        <w:pStyle w:val="Heading4"/>
        <w:rPr>
          <w:lang w:val="en-GB"/>
        </w:rPr>
      </w:pPr>
      <w:r w:rsidRPr="00725372">
        <w:rPr>
          <w:lang w:val="en-GB"/>
        </w:rPr>
        <w:t>Milestone Meetings</w:t>
      </w:r>
    </w:p>
    <w:p w14:paraId="64717044" w14:textId="6E26E754" w:rsidR="00F712DA" w:rsidRPr="00725372" w:rsidRDefault="00F712DA" w:rsidP="003E5C09">
      <w:pPr>
        <w:pStyle w:val="ADClause"/>
      </w:pPr>
      <w:r w:rsidRPr="00725372">
        <w:t xml:space="preserve">Milestone Meetings shall be held </w:t>
      </w:r>
      <w:r w:rsidR="008D5BC5">
        <w:t xml:space="preserve">at least for the following milestones, </w:t>
      </w:r>
      <w:proofErr w:type="spellStart"/>
      <w:r w:rsidR="008D5BC5">
        <w:t>organized</w:t>
      </w:r>
      <w:proofErr w:type="spellEnd"/>
      <w:r w:rsidR="008D5BC5">
        <w:t xml:space="preserve"> at the initiative of </w:t>
      </w:r>
      <w:r w:rsidR="000E623E">
        <w:t>the Contractor</w:t>
      </w:r>
      <w:r w:rsidRPr="00725372">
        <w:t xml:space="preserve">: </w:t>
      </w:r>
    </w:p>
    <w:p w14:paraId="6EECC242" w14:textId="17FD56DC" w:rsidR="00F712DA" w:rsidRPr="00725372" w:rsidRDefault="00F712DA" w:rsidP="00A66E84">
      <w:pPr>
        <w:pStyle w:val="ADClause"/>
        <w:numPr>
          <w:ilvl w:val="3"/>
          <w:numId w:val="17"/>
        </w:numPr>
      </w:pPr>
      <w:r w:rsidRPr="00725372">
        <w:t>Kick-</w:t>
      </w:r>
      <w:r w:rsidR="00B46604">
        <w:t>O</w:t>
      </w:r>
      <w:r w:rsidR="00B46604" w:rsidRPr="00725372">
        <w:t xml:space="preserve">ff </w:t>
      </w:r>
      <w:r w:rsidRPr="00725372">
        <w:t>meeting</w:t>
      </w:r>
      <w:r w:rsidR="008D5BC5">
        <w:t xml:space="preserve"> (M11)</w:t>
      </w:r>
    </w:p>
    <w:p w14:paraId="0BE54ADA" w14:textId="0C03EC8D" w:rsidR="00F712DA" w:rsidRPr="00725372" w:rsidRDefault="00F712DA" w:rsidP="00A66E84">
      <w:pPr>
        <w:pStyle w:val="ADClause"/>
        <w:numPr>
          <w:ilvl w:val="6"/>
          <w:numId w:val="17"/>
        </w:numPr>
        <w:spacing w:before="40" w:after="20" w:line="240" w:lineRule="auto"/>
      </w:pPr>
      <w:r w:rsidRPr="00725372">
        <w:t xml:space="preserve">This meeting is a “face-to-face” meeting to be held </w:t>
      </w:r>
      <w:r w:rsidR="00E04563">
        <w:t>SCK CEN.</w:t>
      </w:r>
      <w:r w:rsidRPr="00725372">
        <w:rPr>
          <w:rStyle w:val="ReqOKChar"/>
        </w:rPr>
        <w:t xml:space="preserve"> </w:t>
      </w:r>
    </w:p>
    <w:p w14:paraId="0AD19D13" w14:textId="2AEA823F" w:rsidR="00F712DA" w:rsidRPr="00725372" w:rsidRDefault="008D5BC5" w:rsidP="00A66E84">
      <w:pPr>
        <w:pStyle w:val="ADClause"/>
        <w:numPr>
          <w:ilvl w:val="3"/>
          <w:numId w:val="17"/>
        </w:numPr>
      </w:pPr>
      <w:r>
        <w:t>Conceptual Design</w:t>
      </w:r>
      <w:r w:rsidR="00F712DA" w:rsidRPr="00725372">
        <w:t xml:space="preserve"> </w:t>
      </w:r>
      <w:r>
        <w:t>R</w:t>
      </w:r>
      <w:r w:rsidRPr="00725372">
        <w:t xml:space="preserve">eview </w:t>
      </w:r>
      <w:r w:rsidR="00F712DA" w:rsidRPr="00725372">
        <w:t>meeting</w:t>
      </w:r>
    </w:p>
    <w:p w14:paraId="26839814" w14:textId="6369FE2D" w:rsidR="00F712DA" w:rsidRPr="00725372" w:rsidRDefault="008D5BC5" w:rsidP="00A66E84">
      <w:pPr>
        <w:pStyle w:val="ADClause"/>
        <w:numPr>
          <w:ilvl w:val="3"/>
          <w:numId w:val="17"/>
        </w:numPr>
        <w:rPr>
          <w:rStyle w:val="AASemiBoldChar"/>
          <w:color w:val="auto"/>
        </w:rPr>
      </w:pPr>
      <w:r>
        <w:t>Detailed</w:t>
      </w:r>
      <w:r w:rsidRPr="00725372">
        <w:t xml:space="preserve"> </w:t>
      </w:r>
      <w:r w:rsidR="00F712DA" w:rsidRPr="00725372">
        <w:t xml:space="preserve">Design </w:t>
      </w:r>
      <w:r>
        <w:t>R</w:t>
      </w:r>
      <w:r w:rsidRPr="00725372">
        <w:t xml:space="preserve">eview </w:t>
      </w:r>
      <w:r w:rsidR="00F712DA" w:rsidRPr="00725372">
        <w:t>meeting</w:t>
      </w:r>
    </w:p>
    <w:p w14:paraId="216DF742" w14:textId="2A78E8B1" w:rsidR="00F712DA" w:rsidRPr="00725372" w:rsidRDefault="00F712DA" w:rsidP="00A66E84">
      <w:pPr>
        <w:pStyle w:val="ADClause"/>
        <w:numPr>
          <w:ilvl w:val="3"/>
          <w:numId w:val="17"/>
        </w:numPr>
      </w:pPr>
      <w:r w:rsidRPr="00725372">
        <w:rPr>
          <w:u w:color="7030A0"/>
        </w:rPr>
        <w:t xml:space="preserve">Installation review </w:t>
      </w:r>
      <w:r w:rsidR="00CD524B">
        <w:rPr>
          <w:u w:color="7030A0"/>
        </w:rPr>
        <w:t>meeting in preparation for commissioning</w:t>
      </w:r>
    </w:p>
    <w:p w14:paraId="7E2FE46F" w14:textId="4B028D5A" w:rsidR="00F712DA" w:rsidRPr="00725372" w:rsidRDefault="00F712DA" w:rsidP="00A66E84">
      <w:pPr>
        <w:pStyle w:val="ADClause"/>
        <w:numPr>
          <w:ilvl w:val="3"/>
          <w:numId w:val="17"/>
        </w:numPr>
      </w:pPr>
      <w:r w:rsidRPr="00725372">
        <w:rPr>
          <w:u w:color="7030A0"/>
        </w:rPr>
        <w:t xml:space="preserve">Provisional Acceptance Meeting/Contract Performance Closure </w:t>
      </w:r>
      <w:r w:rsidRPr="00725372">
        <w:t>meeting</w:t>
      </w:r>
    </w:p>
    <w:p w14:paraId="334FBBC1" w14:textId="1140ABC4" w:rsidR="00EF3C1D" w:rsidRPr="00725372" w:rsidRDefault="007B7D33">
      <w:pPr>
        <w:pStyle w:val="ADClause"/>
        <w:numPr>
          <w:ilvl w:val="6"/>
          <w:numId w:val="6"/>
        </w:numPr>
        <w:spacing w:before="40" w:after="20" w:line="240" w:lineRule="auto"/>
      </w:pPr>
      <w:r w:rsidRPr="00725372">
        <w:t xml:space="preserve">This meeting is a “face-to-face” meeting to be held </w:t>
      </w:r>
      <w:r w:rsidR="00F712DA" w:rsidRPr="00725372">
        <w:t xml:space="preserve">at </w:t>
      </w:r>
      <w:r w:rsidR="00BD2B03">
        <w:t>SCK CEN</w:t>
      </w:r>
      <w:r w:rsidR="00F712DA" w:rsidRPr="00725372">
        <w:t>.</w:t>
      </w:r>
    </w:p>
    <w:p w14:paraId="3EA437CD" w14:textId="7598C31E" w:rsidR="00F712DA" w:rsidRPr="00725372" w:rsidRDefault="00F712DA" w:rsidP="00F712DA">
      <w:pPr>
        <w:pStyle w:val="Heading4"/>
        <w:rPr>
          <w:lang w:val="en-GB"/>
        </w:rPr>
      </w:pPr>
      <w:commentRangeStart w:id="5357"/>
      <w:commentRangeStart w:id="5358"/>
      <w:r w:rsidRPr="00725372">
        <w:rPr>
          <w:lang w:val="en-GB"/>
        </w:rPr>
        <w:t>Technical Review Meetings</w:t>
      </w:r>
      <w:commentRangeEnd w:id="5357"/>
      <w:r w:rsidR="00EE0CB7">
        <w:rPr>
          <w:rStyle w:val="Verwijzingopmerking"/>
          <w:rFonts w:eastAsia="Calibri" w:cs="Times New Roman"/>
          <w:color w:val="auto"/>
          <w:shd w:val="clear" w:color="auto" w:fill="auto"/>
          <w:lang w:val="en-GB"/>
        </w:rPr>
        <w:commentReference w:id="5357"/>
      </w:r>
      <w:commentRangeEnd w:id="5358"/>
      <w:r w:rsidR="006814D5">
        <w:rPr>
          <w:rStyle w:val="Verwijzingopmerking"/>
          <w:rFonts w:eastAsia="Calibri" w:cs="Times New Roman"/>
          <w:color w:val="auto"/>
          <w:shd w:val="clear" w:color="auto" w:fill="auto"/>
          <w:lang w:val="en-GB"/>
        </w:rPr>
        <w:commentReference w:id="5358"/>
      </w:r>
    </w:p>
    <w:p w14:paraId="1ED8BE8D" w14:textId="6250CD70" w:rsidR="00F712DA" w:rsidRPr="00725372" w:rsidRDefault="00F712DA" w:rsidP="003E5C09">
      <w:pPr>
        <w:pStyle w:val="ADClause"/>
      </w:pPr>
      <w:r w:rsidRPr="00725372">
        <w:t xml:space="preserve">Additionally, TRMs with the necessary stakeholders shall be held to define the technical baseline and identify any evolutions between </w:t>
      </w:r>
      <w:commentRangeStart w:id="5359"/>
      <w:r w:rsidRPr="00725372">
        <w:t>reviews</w:t>
      </w:r>
      <w:commentRangeEnd w:id="5359"/>
      <w:r w:rsidR="001D5752">
        <w:rPr>
          <w:rStyle w:val="Verwijzingopmerking"/>
        </w:rPr>
        <w:commentReference w:id="5359"/>
      </w:r>
      <w:r w:rsidRPr="00725372">
        <w:t xml:space="preserve">. </w:t>
      </w:r>
    </w:p>
    <w:p w14:paraId="7904781A" w14:textId="4FC75ACE" w:rsidR="00E02080" w:rsidRDefault="00E02080" w:rsidP="00E02080">
      <w:pPr>
        <w:pStyle w:val="Heading2numbered"/>
      </w:pPr>
      <w:bookmarkStart w:id="5360" w:name="_Toc197426010"/>
      <w:r>
        <w:t>Risk Assessment and Risk Management Plan</w:t>
      </w:r>
      <w:bookmarkEnd w:id="5360"/>
    </w:p>
    <w:p w14:paraId="7DEE4371" w14:textId="77777777" w:rsidR="00E02080" w:rsidRPr="00E02080" w:rsidRDefault="00E02080" w:rsidP="003E5C09">
      <w:pPr>
        <w:rPr>
          <w:rFonts w:cs="Segoe UI"/>
        </w:rPr>
      </w:pPr>
      <w:r w:rsidRPr="00E02080">
        <w:rPr>
          <w:rFonts w:cs="Segoe UI"/>
        </w:rPr>
        <w:t xml:space="preserve">The Applicant shall submit a preliminary Risk Assessment as part of their offer. It shall contain all risks with a severity that are bound to </w:t>
      </w:r>
      <w:r w:rsidRPr="00E02080">
        <w:rPr>
          <w:rStyle w:val="03SemiBoldChar"/>
          <w:rFonts w:ascii="Segoe UI" w:hAnsi="Segoe UI" w:cs="Segoe UI"/>
          <w:color w:val="auto"/>
        </w:rPr>
        <w:t>compromise the successful completion of the Contract either in terms of schedule, budget or technical requirements</w:t>
      </w:r>
      <w:r w:rsidRPr="00E02080">
        <w:rPr>
          <w:rFonts w:cs="Segoe UI"/>
        </w:rPr>
        <w:t xml:space="preserve">, irrespective of probability. </w:t>
      </w:r>
    </w:p>
    <w:p w14:paraId="389E43B5" w14:textId="77777777" w:rsidR="00E02080" w:rsidRPr="00E02080" w:rsidRDefault="00E02080" w:rsidP="003E5C09">
      <w:pPr>
        <w:rPr>
          <w:rFonts w:cs="Segoe UI"/>
        </w:rPr>
      </w:pPr>
      <w:r w:rsidRPr="00E02080">
        <w:rPr>
          <w:rFonts w:cs="Segoe UI"/>
        </w:rPr>
        <w:t>Based on the preliminary Risk Assessment, the Applicant shall submit a preliminary Risk Management Plan as part of their offer. It shall present a top</w:t>
      </w:r>
      <w:r w:rsidRPr="00E02080">
        <w:rPr>
          <w:rFonts w:cs="Segoe UI"/>
        </w:rPr>
        <w:noBreakHyphen/>
        <w:t>level view of the mitigation strategy that the Applicant shall implement during contract execution, for all the risks that have been identified as unacceptable.</w:t>
      </w:r>
    </w:p>
    <w:p w14:paraId="4B43DB3F" w14:textId="2A9841C2" w:rsidR="00E02080" w:rsidRPr="00E02080" w:rsidRDefault="00E02080" w:rsidP="003E5C09">
      <w:pPr>
        <w:rPr>
          <w:rFonts w:cs="Segoe UI"/>
        </w:rPr>
      </w:pPr>
      <w:r w:rsidRPr="00E02080">
        <w:rPr>
          <w:rFonts w:cs="Segoe UI"/>
        </w:rPr>
        <w:t>During contract execution, the Contractor shall detail, complete and continuously maintain the Risk Assessment and update the Risk Management Plan accordingly.  The Contractor shall continuously monitor, identify and document any new risks that might threaten the successful completion of the Contract in any way. The Contractor shall duly implement the mitigation strategy in accordance with the Risk Management Plan.</w:t>
      </w:r>
    </w:p>
    <w:p w14:paraId="13F24C8A" w14:textId="6DE967E7" w:rsidR="00F712DA" w:rsidRPr="00725372" w:rsidRDefault="00F712DA" w:rsidP="00F712DA">
      <w:pPr>
        <w:pStyle w:val="Heading2numbered"/>
      </w:pPr>
      <w:bookmarkStart w:id="5361" w:name="_Toc197426011"/>
      <w:r w:rsidRPr="00725372">
        <w:t>Factory Access</w:t>
      </w:r>
      <w:bookmarkEnd w:id="5361"/>
    </w:p>
    <w:p w14:paraId="73E30506" w14:textId="3295E23D" w:rsidR="00F712DA" w:rsidRPr="00EA56FE" w:rsidRDefault="00F712DA" w:rsidP="003E5C09">
      <w:pPr>
        <w:pStyle w:val="ADClause"/>
      </w:pPr>
      <w:r w:rsidRPr="00725372">
        <w:t>During the performance of the Contract, SCK CEN shall have access</w:t>
      </w:r>
      <w:r w:rsidR="00B46604">
        <w:t xml:space="preserve"> </w:t>
      </w:r>
      <w:r w:rsidR="00B46604" w:rsidRPr="00EA56FE">
        <w:t>during normal working hours</w:t>
      </w:r>
      <w:r w:rsidRPr="00725372">
        <w:t xml:space="preserve"> to </w:t>
      </w:r>
      <w:r w:rsidR="00B46604">
        <w:t>(</w:t>
      </w:r>
      <w:r w:rsidRPr="00725372">
        <w:t>all</w:t>
      </w:r>
      <w:r w:rsidR="00B46604">
        <w:t>)</w:t>
      </w:r>
      <w:r w:rsidRPr="00725372">
        <w:t xml:space="preserve"> </w:t>
      </w:r>
      <w:r w:rsidR="00B46604">
        <w:t xml:space="preserve">the </w:t>
      </w:r>
      <w:r w:rsidRPr="00725372">
        <w:t>location</w:t>
      </w:r>
      <w:r w:rsidR="00B46604">
        <w:t>(</w:t>
      </w:r>
      <w:r w:rsidRPr="00725372">
        <w:t>s</w:t>
      </w:r>
      <w:r w:rsidR="00B46604">
        <w:t>)</w:t>
      </w:r>
      <w:r w:rsidRPr="00725372">
        <w:t xml:space="preserve"> where </w:t>
      </w:r>
      <w:r w:rsidR="00B46604">
        <w:t xml:space="preserve">(part of) </w:t>
      </w:r>
      <w:r w:rsidRPr="00725372">
        <w:t xml:space="preserve">the </w:t>
      </w:r>
      <w:r w:rsidR="00B46604">
        <w:t>Contract is being performed</w:t>
      </w:r>
      <w:r w:rsidRPr="00725372">
        <w:t xml:space="preserve"> </w:t>
      </w:r>
      <w:r w:rsidR="00B46604">
        <w:t>(</w:t>
      </w:r>
      <w:r w:rsidRPr="00725372">
        <w:t xml:space="preserve">including </w:t>
      </w:r>
      <w:r w:rsidR="00B46604">
        <w:t xml:space="preserve">Contractor’s and </w:t>
      </w:r>
      <w:r w:rsidR="00C04E8C" w:rsidRPr="003E5C09">
        <w:t>Subcontractor</w:t>
      </w:r>
      <w:r w:rsidRPr="00EA56FE">
        <w:t xml:space="preserve">s' </w:t>
      </w:r>
      <w:r w:rsidR="00B46604">
        <w:t>premises)</w:t>
      </w:r>
      <w:r w:rsidRPr="00EA56FE">
        <w:t xml:space="preserve">. The </w:t>
      </w:r>
      <w:r w:rsidR="00CB1438" w:rsidRPr="00EA56FE">
        <w:t>Contractor</w:t>
      </w:r>
      <w:r w:rsidRPr="00EA56FE">
        <w:t xml:space="preserve"> shall be notified of any site visit at least five Business Days in advance. Any changes to the specified location(s) shall require prior written approval from SCK CEN.</w:t>
      </w:r>
      <w:r w:rsidRPr="00EA56FE">
        <w:rPr>
          <w:rStyle w:val="ReqOKChar"/>
        </w:rPr>
        <w:t xml:space="preserve"> </w:t>
      </w:r>
    </w:p>
    <w:p w14:paraId="6744BF06" w14:textId="4676642D" w:rsidR="00F712DA" w:rsidRPr="00725372" w:rsidRDefault="00F712DA" w:rsidP="003E5C09">
      <w:pPr>
        <w:pStyle w:val="ADClause"/>
      </w:pPr>
    </w:p>
    <w:p w14:paraId="06B65DCE" w14:textId="53B6EC67" w:rsidR="00F712DA" w:rsidRPr="00725372" w:rsidRDefault="006B0945" w:rsidP="006B0945">
      <w:pPr>
        <w:pStyle w:val="Heading1numbered"/>
      </w:pPr>
      <w:bookmarkStart w:id="5362" w:name="_Ref190802856"/>
      <w:bookmarkStart w:id="5363" w:name="_Toc197426012"/>
      <w:r w:rsidRPr="00725372">
        <w:t>Quality Assurance and Control</w:t>
      </w:r>
      <w:bookmarkEnd w:id="5362"/>
      <w:bookmarkEnd w:id="5363"/>
    </w:p>
    <w:p w14:paraId="3003968B" w14:textId="39945D18" w:rsidR="006B0945" w:rsidRPr="00725372" w:rsidRDefault="006B0945" w:rsidP="006B0945">
      <w:pPr>
        <w:pStyle w:val="Heading2numbered"/>
      </w:pPr>
      <w:bookmarkStart w:id="5364" w:name="_Toc197426013"/>
      <w:r w:rsidRPr="00725372">
        <w:t>Quality Assurance</w:t>
      </w:r>
      <w:bookmarkEnd w:id="5364"/>
    </w:p>
    <w:p w14:paraId="12ACD83F" w14:textId="1AC406C5" w:rsidR="006B0945" w:rsidRPr="00725372" w:rsidRDefault="006B0945" w:rsidP="006B0945">
      <w:pPr>
        <w:pStyle w:val="Heading3numbered"/>
      </w:pPr>
      <w:bookmarkStart w:id="5365" w:name="_Toc197426014"/>
      <w:r w:rsidRPr="00725372">
        <w:t>General requirements</w:t>
      </w:r>
      <w:bookmarkEnd w:id="5365"/>
    </w:p>
    <w:p w14:paraId="7F1707D7" w14:textId="0487FD3B" w:rsidR="006B0945" w:rsidRPr="00725372" w:rsidRDefault="006B0945" w:rsidP="003E5C09">
      <w:pPr>
        <w:pStyle w:val="ADClause"/>
        <w:numPr>
          <w:ilvl w:val="0"/>
          <w:numId w:val="0"/>
        </w:numPr>
      </w:pPr>
      <w:r w:rsidRPr="00725372">
        <w:t xml:space="preserve">The </w:t>
      </w:r>
      <w:r w:rsidR="00CB1438">
        <w:t>Contractor</w:t>
      </w:r>
      <w:r w:rsidRPr="00725372">
        <w:t xml:space="preserve"> shall ensure status identification of each deliverable and all of its components throughout all stages of manufacturing, assembly, packaging and transportation, installation, and commissioning to ensure that only items that have passed all required quality inspections and tests are used and/or supplied. The </w:t>
      </w:r>
      <w:r w:rsidR="00CB1438">
        <w:t>Contractor</w:t>
      </w:r>
      <w:r w:rsidRPr="00725372">
        <w:t xml:space="preserve"> shall ensure traceability to the required level in accordance with Good Industry Practices. </w:t>
      </w:r>
    </w:p>
    <w:p w14:paraId="28F35898" w14:textId="5A7B156C" w:rsidR="006B0945" w:rsidRPr="00725372" w:rsidRDefault="006B0945" w:rsidP="003E5C09">
      <w:pPr>
        <w:pStyle w:val="ADClause"/>
        <w:numPr>
          <w:ilvl w:val="0"/>
          <w:numId w:val="0"/>
        </w:numPr>
      </w:pPr>
      <w:r w:rsidRPr="00725372">
        <w:t>A</w:t>
      </w:r>
      <w:r w:rsidR="004A4BC2" w:rsidRPr="00725372">
        <w:t xml:space="preserve"> </w:t>
      </w:r>
      <w:r w:rsidRPr="00725372">
        <w:t xml:space="preserve">review and/or approval by SCK CEN shall never entail (provisional) acceptance or a release of responsibility vis-à-vis the </w:t>
      </w:r>
      <w:r w:rsidR="00CB1438">
        <w:t>Contractor</w:t>
      </w:r>
      <w:r w:rsidRPr="00725372">
        <w:t xml:space="preserve"> in any way.</w:t>
      </w:r>
    </w:p>
    <w:p w14:paraId="1A9A815D" w14:textId="61E8FD3A" w:rsidR="006B0945" w:rsidRPr="00725372" w:rsidRDefault="006B0945" w:rsidP="006B0945">
      <w:pPr>
        <w:pStyle w:val="Heading3numbered"/>
      </w:pPr>
      <w:bookmarkStart w:id="5366" w:name="_Toc197426015"/>
      <w:r w:rsidRPr="00725372">
        <w:t>Quality Management System</w:t>
      </w:r>
      <w:bookmarkEnd w:id="5366"/>
    </w:p>
    <w:p w14:paraId="2A6A86E5" w14:textId="2F150FEC" w:rsidR="006B0945" w:rsidRPr="00725372" w:rsidRDefault="00CB1438" w:rsidP="005C1AC7">
      <w:pPr>
        <w:pStyle w:val="ADClause"/>
        <w:numPr>
          <w:ilvl w:val="0"/>
          <w:numId w:val="0"/>
        </w:numPr>
      </w:pPr>
      <w:r>
        <w:t>Contractor</w:t>
      </w:r>
      <w:r w:rsidR="006B0945" w:rsidRPr="00725372">
        <w:t xml:space="preserve">s who subcontract work to a </w:t>
      </w:r>
      <w:r w:rsidR="00C04E8C" w:rsidRPr="003E5C09">
        <w:t>Subcontractor</w:t>
      </w:r>
      <w:r w:rsidR="006B0945" w:rsidRPr="00EA56FE">
        <w:t xml:space="preserve"> </w:t>
      </w:r>
      <w:r w:rsidR="006B0945" w:rsidRPr="00725372">
        <w:t xml:space="preserve">shall ensure that the </w:t>
      </w:r>
      <w:r w:rsidR="00C04E8C" w:rsidRPr="003E5C09">
        <w:t>Subcontractor</w:t>
      </w:r>
      <w:r w:rsidR="006B0945" w:rsidRPr="00EA56FE">
        <w:t>’s</w:t>
      </w:r>
      <w:r w:rsidR="006B0945" w:rsidRPr="00725372">
        <w:t xml:space="preserve"> quality management system is in accordance with ISO 9001, certified by a nationally accredited body and applicable to the scope of work defined in the </w:t>
      </w:r>
      <w:r w:rsidR="006F4F6D">
        <w:t>Contract</w:t>
      </w:r>
      <w:r w:rsidR="006B0945" w:rsidRPr="00725372">
        <w:t xml:space="preserve">. </w:t>
      </w:r>
    </w:p>
    <w:p w14:paraId="2D194C62" w14:textId="6E21E994" w:rsidR="006B0945" w:rsidRPr="00725372" w:rsidRDefault="006B0945" w:rsidP="005C1AC7">
      <w:pPr>
        <w:pStyle w:val="ADClause"/>
        <w:numPr>
          <w:ilvl w:val="0"/>
          <w:numId w:val="0"/>
        </w:numPr>
      </w:pPr>
      <w:r w:rsidRPr="00725372">
        <w:t xml:space="preserve">In absence of an ISO 9001 certified QMS, an equivalent system may be accepted after written approval from SCK CEN. If deemed necessary, SCK CEN may request an audit as foreseen in section </w:t>
      </w:r>
      <w:r w:rsidRPr="00725372">
        <w:rPr>
          <w:rStyle w:val="AAReferencedChar"/>
        </w:rPr>
        <w:t>§</w:t>
      </w:r>
      <w:r w:rsidR="005C1AC7" w:rsidRPr="00725372">
        <w:rPr>
          <w:rStyle w:val="AAReferencedChar"/>
        </w:rPr>
        <w:fldChar w:fldCharType="begin"/>
      </w:r>
      <w:r w:rsidR="005C1AC7" w:rsidRPr="00725372">
        <w:rPr>
          <w:rStyle w:val="AAReferencedChar"/>
        </w:rPr>
        <w:instrText xml:space="preserve"> REF _Ref191396737 \r \h </w:instrText>
      </w:r>
      <w:r w:rsidR="005C1AC7" w:rsidRPr="00725372">
        <w:rPr>
          <w:rStyle w:val="AAReferencedChar"/>
        </w:rPr>
      </w:r>
      <w:r w:rsidR="005C1AC7" w:rsidRPr="00725372">
        <w:rPr>
          <w:rStyle w:val="AAReferencedChar"/>
        </w:rPr>
        <w:fldChar w:fldCharType="separate"/>
      </w:r>
      <w:r w:rsidR="00E67BB8">
        <w:rPr>
          <w:rStyle w:val="AAReferencedChar"/>
        </w:rPr>
        <w:t>8.1.8</w:t>
      </w:r>
      <w:r w:rsidR="005C1AC7" w:rsidRPr="00725372">
        <w:rPr>
          <w:rStyle w:val="AAReferencedChar"/>
        </w:rPr>
        <w:fldChar w:fldCharType="end"/>
      </w:r>
      <w:r w:rsidRPr="00725372">
        <w:t>.</w:t>
      </w:r>
    </w:p>
    <w:p w14:paraId="4E21528D" w14:textId="56F764B2" w:rsidR="006B0945" w:rsidRPr="00725372" w:rsidRDefault="00273115" w:rsidP="005C1AC7">
      <w:pPr>
        <w:pStyle w:val="ADClause"/>
        <w:numPr>
          <w:ilvl w:val="0"/>
          <w:numId w:val="0"/>
        </w:numPr>
      </w:pPr>
      <w:r>
        <w:t xml:space="preserve">The Contractor </w:t>
      </w:r>
      <w:r w:rsidR="006B0945" w:rsidRPr="00725372">
        <w:t>shall inform SCK CEN of any change in certification during performance of the Contact.</w:t>
      </w:r>
    </w:p>
    <w:p w14:paraId="6F68BA92" w14:textId="4EE3F06B" w:rsidR="006B0945" w:rsidRPr="00725372" w:rsidRDefault="006B0945" w:rsidP="006B0945">
      <w:pPr>
        <w:pStyle w:val="Heading3numbered"/>
      </w:pPr>
      <w:bookmarkStart w:id="5367" w:name="_Toc197426016"/>
      <w:r w:rsidRPr="00725372">
        <w:t>Quality Assurance Program</w:t>
      </w:r>
      <w:bookmarkEnd w:id="5367"/>
      <w:r w:rsidRPr="00725372">
        <w:t xml:space="preserve"> </w:t>
      </w:r>
    </w:p>
    <w:p w14:paraId="075371A5" w14:textId="35C4E39B" w:rsidR="006B0945" w:rsidRPr="00725372" w:rsidRDefault="006B0945" w:rsidP="003E5C09">
      <w:pPr>
        <w:pStyle w:val="ADClause"/>
        <w:numPr>
          <w:ilvl w:val="0"/>
          <w:numId w:val="0"/>
        </w:numPr>
      </w:pPr>
      <w:r w:rsidRPr="00725372">
        <w:t xml:space="preserve">Prior to beginning its work, the </w:t>
      </w:r>
      <w:r w:rsidR="00CB1438">
        <w:t>Contractor</w:t>
      </w:r>
      <w:r w:rsidRPr="00725372">
        <w:t xml:space="preserve"> shall submit a detailed Quality Assurance Program, QAP, for review and approval by SCK CEN demonstrating compliance with the requirements set out in </w:t>
      </w:r>
      <w:r w:rsidR="001054BF" w:rsidRPr="00725372">
        <w:t>th</w:t>
      </w:r>
      <w:r w:rsidR="001054BF">
        <w:t>e</w:t>
      </w:r>
      <w:r w:rsidR="001054BF" w:rsidRPr="00725372">
        <w:t xml:space="preserve"> </w:t>
      </w:r>
      <w:r w:rsidR="001054BF">
        <w:t>Contract</w:t>
      </w:r>
      <w:r w:rsidRPr="00725372">
        <w:t xml:space="preserve">. </w:t>
      </w:r>
      <w:r w:rsidR="001054BF">
        <w:t>In the offer, the Applicant shall include a preliminary version of this QAP.</w:t>
      </w:r>
      <w:r w:rsidR="00584A1B">
        <w:t xml:space="preserve"> </w:t>
      </w:r>
    </w:p>
    <w:p w14:paraId="3E45A4B5" w14:textId="26450342" w:rsidR="006B0945" w:rsidRPr="00725372" w:rsidRDefault="006B0945" w:rsidP="003E5C09">
      <w:pPr>
        <w:pStyle w:val="ADClause"/>
        <w:numPr>
          <w:ilvl w:val="0"/>
          <w:numId w:val="0"/>
        </w:numPr>
      </w:pPr>
      <w:r w:rsidRPr="00725372">
        <w:t xml:space="preserve">The </w:t>
      </w:r>
      <w:r w:rsidR="00CB1438">
        <w:t>Contractor</w:t>
      </w:r>
      <w:r w:rsidRPr="00725372">
        <w:t xml:space="preserve"> shall adhere to the QAP and shall apply the mandatory QA/QC measures to each deliverable. In case a deviation is required from one or another condition set out in this </w:t>
      </w:r>
      <w:r w:rsidR="00594F4D">
        <w:t>Contract</w:t>
      </w:r>
      <w:r w:rsidRPr="00725372">
        <w:t xml:space="preserve">, such request shall be clearly stated in the QAP. </w:t>
      </w:r>
    </w:p>
    <w:p w14:paraId="791A7D24" w14:textId="4161A458" w:rsidR="006B0945" w:rsidRPr="00725372" w:rsidRDefault="00CB1438" w:rsidP="003E5C09">
      <w:pPr>
        <w:pStyle w:val="ADClause"/>
        <w:numPr>
          <w:ilvl w:val="0"/>
          <w:numId w:val="0"/>
        </w:numPr>
        <w:rPr>
          <w:rFonts w:eastAsia="Times New Roman"/>
          <w:color w:val="984A9C"/>
          <w:sz w:val="22"/>
        </w:rPr>
      </w:pPr>
      <w:r>
        <w:t>Contractor</w:t>
      </w:r>
      <w:r w:rsidR="006B0945" w:rsidRPr="00725372">
        <w:t xml:space="preserve">s who subcontract work to a </w:t>
      </w:r>
      <w:r w:rsidR="00C04E8C" w:rsidRPr="003E5C09">
        <w:t>Subcontractor</w:t>
      </w:r>
      <w:r w:rsidR="006B0945" w:rsidRPr="00725372">
        <w:t xml:space="preserve"> must take appropriate measures to ensure that the </w:t>
      </w:r>
      <w:r w:rsidR="00C04E8C" w:rsidRPr="003E5C09">
        <w:t>Subcontractor</w:t>
      </w:r>
      <w:r w:rsidR="006B0945" w:rsidRPr="00EA56FE">
        <w:t xml:space="preserve"> complies</w:t>
      </w:r>
      <w:r w:rsidR="006B0945" w:rsidRPr="00725372">
        <w:t xml:space="preserve"> with the QAP. </w:t>
      </w:r>
    </w:p>
    <w:p w14:paraId="619E2E52" w14:textId="52B80812" w:rsidR="006B0945" w:rsidRPr="00725372" w:rsidRDefault="006B0945" w:rsidP="006B0945">
      <w:pPr>
        <w:pStyle w:val="Heading3numbered"/>
      </w:pPr>
      <w:bookmarkStart w:id="5368" w:name="_Toc197426017"/>
      <w:r w:rsidRPr="00725372">
        <w:t>Qualification of personnel</w:t>
      </w:r>
      <w:bookmarkEnd w:id="5368"/>
    </w:p>
    <w:p w14:paraId="7F6E0419" w14:textId="344D76B8" w:rsidR="006B0945" w:rsidRPr="00725372" w:rsidRDefault="006B0945" w:rsidP="003E5C09">
      <w:pPr>
        <w:pStyle w:val="ADClause"/>
        <w:numPr>
          <w:ilvl w:val="0"/>
          <w:numId w:val="0"/>
        </w:numPr>
      </w:pPr>
      <w:r w:rsidRPr="00725372">
        <w:t xml:space="preserve">The </w:t>
      </w:r>
      <w:r w:rsidR="00CB1438">
        <w:t>Contractor</w:t>
      </w:r>
      <w:r w:rsidRPr="00725372">
        <w:t xml:space="preserve"> shall ensure that all personnel involved in the performance of the Contract is qualified and well trained to deliver results complying with SCK CEN requirements and specifications. Special training and qualifications are specifically required for personnel responsible for: </w:t>
      </w:r>
    </w:p>
    <w:p w14:paraId="6237545B" w14:textId="77777777" w:rsidR="006B0945" w:rsidRPr="00725372" w:rsidRDefault="006B0945">
      <w:pPr>
        <w:pStyle w:val="ADClause"/>
        <w:numPr>
          <w:ilvl w:val="4"/>
          <w:numId w:val="6"/>
        </w:numPr>
        <w:spacing w:before="60" w:after="40" w:line="240" w:lineRule="auto"/>
        <w:ind w:left="1440"/>
      </w:pPr>
      <w:r w:rsidRPr="00725372">
        <w:t>Welding</w:t>
      </w:r>
    </w:p>
    <w:p w14:paraId="2302293F" w14:textId="77777777" w:rsidR="006B0945" w:rsidRPr="00725372" w:rsidRDefault="006B0945">
      <w:pPr>
        <w:pStyle w:val="ADClause"/>
        <w:numPr>
          <w:ilvl w:val="4"/>
          <w:numId w:val="6"/>
        </w:numPr>
        <w:spacing w:before="60" w:after="40" w:line="240" w:lineRule="auto"/>
        <w:ind w:left="1440"/>
      </w:pPr>
      <w:r w:rsidRPr="00725372">
        <w:t>Pressure tests</w:t>
      </w:r>
    </w:p>
    <w:p w14:paraId="029BB6EE" w14:textId="77777777" w:rsidR="006B0945" w:rsidRPr="00725372" w:rsidRDefault="006B0945">
      <w:pPr>
        <w:pStyle w:val="ADClause"/>
        <w:numPr>
          <w:ilvl w:val="4"/>
          <w:numId w:val="6"/>
        </w:numPr>
        <w:spacing w:before="60" w:after="40" w:line="240" w:lineRule="auto"/>
        <w:ind w:left="1440"/>
      </w:pPr>
      <w:r w:rsidRPr="00725372">
        <w:t>Leak tests</w:t>
      </w:r>
    </w:p>
    <w:p w14:paraId="6FEB3C68" w14:textId="6FAAB2D6" w:rsidR="006B0945" w:rsidRPr="00725372" w:rsidRDefault="006B0945">
      <w:pPr>
        <w:pStyle w:val="ADClause"/>
        <w:numPr>
          <w:ilvl w:val="4"/>
          <w:numId w:val="6"/>
        </w:numPr>
        <w:spacing w:before="60" w:after="40" w:line="240" w:lineRule="auto"/>
        <w:ind w:left="1440"/>
      </w:pPr>
      <w:r w:rsidRPr="00725372">
        <w:t>Electrical tests</w:t>
      </w:r>
    </w:p>
    <w:p w14:paraId="6172DD53" w14:textId="437D70DE" w:rsidR="006B0945" w:rsidRPr="00725372" w:rsidRDefault="006B0945" w:rsidP="003E5C09">
      <w:pPr>
        <w:pStyle w:val="ADClause"/>
        <w:numPr>
          <w:ilvl w:val="0"/>
          <w:numId w:val="0"/>
        </w:numPr>
      </w:pPr>
      <w:r w:rsidRPr="00725372">
        <w:t xml:space="preserve">The </w:t>
      </w:r>
      <w:r w:rsidR="00CB1438">
        <w:t>Contractor</w:t>
      </w:r>
      <w:r w:rsidRPr="00725372">
        <w:t xml:space="preserve"> shall maintain records of personnel qualification and make them available to SCK CEN free of charge upon simple request. </w:t>
      </w:r>
    </w:p>
    <w:p w14:paraId="20D4B95C" w14:textId="7C7BA356" w:rsidR="006B0945" w:rsidRPr="00725372" w:rsidRDefault="006B0945" w:rsidP="003E5C09">
      <w:pPr>
        <w:pStyle w:val="ADClause"/>
        <w:numPr>
          <w:ilvl w:val="0"/>
          <w:numId w:val="0"/>
        </w:numPr>
      </w:pPr>
      <w:r w:rsidRPr="00725372">
        <w:t xml:space="preserve">The </w:t>
      </w:r>
      <w:r w:rsidR="00CB1438">
        <w:t>Contractor</w:t>
      </w:r>
      <w:r w:rsidRPr="00725372">
        <w:t xml:space="preserve"> shall ensure that all personnel who have direct contact with SCK CEN can understand as well as express themselves fluently in English, both orally and in writing.</w:t>
      </w:r>
    </w:p>
    <w:p w14:paraId="740FF991" w14:textId="73F49CCD" w:rsidR="006B0945" w:rsidRPr="00725372" w:rsidRDefault="006B0945" w:rsidP="006B0945">
      <w:pPr>
        <w:pStyle w:val="Heading3numbered"/>
      </w:pPr>
      <w:bookmarkStart w:id="5369" w:name="_Toc197426018"/>
      <w:r w:rsidRPr="00725372">
        <w:t>Document management</w:t>
      </w:r>
      <w:bookmarkEnd w:id="5369"/>
    </w:p>
    <w:p w14:paraId="0C14F1AF" w14:textId="39A81433" w:rsidR="006B0945" w:rsidRPr="00725372" w:rsidRDefault="006B0945" w:rsidP="00A66E84">
      <w:pPr>
        <w:pStyle w:val="ADClause"/>
        <w:numPr>
          <w:ilvl w:val="0"/>
          <w:numId w:val="18"/>
        </w:numPr>
      </w:pPr>
      <w:r w:rsidRPr="00725372">
        <w:t xml:space="preserve">A minimum retention period of ten years (or the period required by the applicable law, whichever is longer) for all documents created under the Contract shall be observed. </w:t>
      </w:r>
    </w:p>
    <w:p w14:paraId="4AB65170" w14:textId="6DCC4BB5" w:rsidR="006B0945" w:rsidRPr="00725372" w:rsidRDefault="006B0945" w:rsidP="006B0945">
      <w:pPr>
        <w:pStyle w:val="B4HeadingN4numbered"/>
        <w:rPr>
          <w:noProof w:val="0"/>
          <w:u w:val="single"/>
          <w:lang w:val="en-GB"/>
        </w:rPr>
      </w:pPr>
      <w:r w:rsidRPr="00725372">
        <w:rPr>
          <w:noProof w:val="0"/>
          <w:u w:val="single"/>
          <w:lang w:val="en-GB"/>
        </w:rPr>
        <w:t xml:space="preserve">Documents provided by the </w:t>
      </w:r>
      <w:r w:rsidR="00CB1438">
        <w:rPr>
          <w:noProof w:val="0"/>
          <w:u w:val="single"/>
          <w:lang w:val="en-GB"/>
        </w:rPr>
        <w:t>Contractor</w:t>
      </w:r>
      <w:r w:rsidRPr="00725372">
        <w:rPr>
          <w:noProof w:val="0"/>
          <w:u w:val="single"/>
          <w:lang w:val="en-GB"/>
        </w:rPr>
        <w:t xml:space="preserve"> to SCK CEN: </w:t>
      </w:r>
    </w:p>
    <w:p w14:paraId="7B909890" w14:textId="3A26B29B" w:rsidR="006B0945" w:rsidRPr="00725372" w:rsidRDefault="006B0945">
      <w:pPr>
        <w:pStyle w:val="ADClause"/>
        <w:numPr>
          <w:ilvl w:val="3"/>
          <w:numId w:val="6"/>
        </w:numPr>
        <w:rPr>
          <w:color w:val="562873" w:themeColor="accent1"/>
        </w:rPr>
      </w:pPr>
      <w:r w:rsidRPr="00725372">
        <w:t>Shall be uploaded to SCK CEN’s designated document management system.</w:t>
      </w:r>
    </w:p>
    <w:p w14:paraId="681CF9F8" w14:textId="77777777" w:rsidR="00517663" w:rsidRPr="00725372" w:rsidRDefault="006B0945">
      <w:pPr>
        <w:pStyle w:val="ADClause"/>
        <w:numPr>
          <w:ilvl w:val="3"/>
          <w:numId w:val="6"/>
        </w:numPr>
      </w:pPr>
      <w:r w:rsidRPr="00725372">
        <w:t xml:space="preserve">When applicable shall include the unique identifier of the parts. </w:t>
      </w:r>
    </w:p>
    <w:p w14:paraId="11D296BC" w14:textId="4E53807E" w:rsidR="006B0945" w:rsidRPr="00725372" w:rsidRDefault="00517663">
      <w:pPr>
        <w:pStyle w:val="ADClause"/>
        <w:numPr>
          <w:ilvl w:val="3"/>
          <w:numId w:val="6"/>
        </w:numPr>
      </w:pPr>
      <w:r w:rsidRPr="00725372">
        <w:t xml:space="preserve">Shall </w:t>
      </w:r>
      <w:r w:rsidR="006B0945" w:rsidRPr="00725372">
        <w:t xml:space="preserve">be written in English. </w:t>
      </w:r>
    </w:p>
    <w:p w14:paraId="199B6532" w14:textId="77777777" w:rsidR="006B0945" w:rsidRPr="00725372" w:rsidRDefault="006B0945">
      <w:pPr>
        <w:pStyle w:val="ADClause"/>
        <w:numPr>
          <w:ilvl w:val="3"/>
          <w:numId w:val="6"/>
        </w:numPr>
      </w:pPr>
      <w:r w:rsidRPr="00725372">
        <w:t xml:space="preserve">Shall be reviewed and approved by competent and </w:t>
      </w:r>
      <w:proofErr w:type="spellStart"/>
      <w:r w:rsidRPr="00725372">
        <w:t>authorized</w:t>
      </w:r>
      <w:proofErr w:type="spellEnd"/>
      <w:r w:rsidRPr="00725372">
        <w:t xml:space="preserve"> individuals, prior to submission to SCK CEN.</w:t>
      </w:r>
    </w:p>
    <w:p w14:paraId="680F635A" w14:textId="77777777" w:rsidR="006B0945" w:rsidRPr="00725372" w:rsidRDefault="006B0945">
      <w:pPr>
        <w:pStyle w:val="ADClause"/>
        <w:numPr>
          <w:ilvl w:val="3"/>
          <w:numId w:val="6"/>
        </w:numPr>
      </w:pPr>
      <w:r w:rsidRPr="00725372">
        <w:t>Shall include author, reviewer, approver names and functions, their signatures and date of signature.</w:t>
      </w:r>
    </w:p>
    <w:p w14:paraId="6E23AB5C" w14:textId="253959AE" w:rsidR="006B0945" w:rsidRPr="00725372" w:rsidRDefault="009E2F62">
      <w:pPr>
        <w:pStyle w:val="ADClause"/>
        <w:numPr>
          <w:ilvl w:val="3"/>
          <w:numId w:val="6"/>
        </w:numPr>
      </w:pPr>
      <w:r>
        <w:t xml:space="preserve">Shall </w:t>
      </w:r>
      <w:r w:rsidR="006B0945" w:rsidRPr="00725372">
        <w:t>be identified through a unique document code, version and document title.</w:t>
      </w:r>
    </w:p>
    <w:p w14:paraId="32BE296C" w14:textId="77777777" w:rsidR="006B0945" w:rsidRPr="00725372" w:rsidRDefault="006B0945">
      <w:pPr>
        <w:pStyle w:val="ADClause"/>
        <w:numPr>
          <w:ilvl w:val="3"/>
          <w:numId w:val="6"/>
        </w:numPr>
      </w:pPr>
      <w:r w:rsidRPr="00725372">
        <w:t>Shall include reference to the Contract (not applicable for documents that were created outside the context of the Contract).</w:t>
      </w:r>
    </w:p>
    <w:p w14:paraId="14132113" w14:textId="77777777" w:rsidR="006B0945" w:rsidRPr="00725372" w:rsidRDefault="006B0945">
      <w:pPr>
        <w:pStyle w:val="ADClause"/>
        <w:numPr>
          <w:ilvl w:val="3"/>
          <w:numId w:val="6"/>
        </w:numPr>
      </w:pPr>
      <w:r w:rsidRPr="00725372">
        <w:t xml:space="preserve">Shall be version controlled and include a change log. For each new revision, the change log shall be updated with relevant listing of the applied changes. Each new revision shall be reviewed and approved by competent and </w:t>
      </w:r>
      <w:proofErr w:type="spellStart"/>
      <w:r w:rsidRPr="00725372">
        <w:t>authorized</w:t>
      </w:r>
      <w:proofErr w:type="spellEnd"/>
      <w:r w:rsidRPr="00725372">
        <w:t xml:space="preserve"> individuals, prior to submission to SCK CEN. </w:t>
      </w:r>
    </w:p>
    <w:p w14:paraId="066DBE61" w14:textId="3A89C348" w:rsidR="006B0945" w:rsidRPr="00725372" w:rsidRDefault="006B0945" w:rsidP="00B34580">
      <w:pPr>
        <w:pStyle w:val="ADClause"/>
        <w:numPr>
          <w:ilvl w:val="3"/>
          <w:numId w:val="6"/>
        </w:numPr>
      </w:pPr>
      <w:r w:rsidRPr="00725372">
        <w:t xml:space="preserve">Shall be provided in digital format, suitable for reading and editing using commonly available application software for Microsoft Windows OS and transmittable via internet. If such forms of exchange are considered inconvenient or impossible, the </w:t>
      </w:r>
      <w:r w:rsidR="00CB1438">
        <w:t>Contractor</w:t>
      </w:r>
      <w:r w:rsidRPr="00725372">
        <w:t xml:space="preserve"> shall propose alternative methods to SCK CEN for review and approval. </w:t>
      </w:r>
    </w:p>
    <w:p w14:paraId="1612C35B" w14:textId="65B614A0" w:rsidR="006B0945" w:rsidRPr="00725372" w:rsidRDefault="006B0945">
      <w:pPr>
        <w:pStyle w:val="ADClause"/>
        <w:numPr>
          <w:ilvl w:val="3"/>
          <w:numId w:val="6"/>
        </w:numPr>
      </w:pPr>
      <w:commentRangeStart w:id="5370"/>
      <w:r w:rsidRPr="00725372">
        <w:t xml:space="preserve">COTS: any documentation that the </w:t>
      </w:r>
      <w:r w:rsidR="00CB1438">
        <w:t>Contractor</w:t>
      </w:r>
      <w:r w:rsidRPr="00725372">
        <w:t xml:space="preserve"> receives from the original manufacturer shall be stored and shared with SCK CEN (as is, and including translation to English if original is in different language).</w:t>
      </w:r>
      <w:commentRangeEnd w:id="5370"/>
      <w:r w:rsidR="005C4E99">
        <w:rPr>
          <w:rStyle w:val="Verwijzingopmerking"/>
        </w:rPr>
        <w:commentReference w:id="5370"/>
      </w:r>
    </w:p>
    <w:p w14:paraId="52D4DBD0" w14:textId="1533A842" w:rsidR="006B0945" w:rsidRPr="00725372" w:rsidRDefault="006B0945" w:rsidP="006B0945">
      <w:pPr>
        <w:pStyle w:val="B4HeadingN4numbered"/>
        <w:rPr>
          <w:noProof w:val="0"/>
          <w:u w:val="single"/>
          <w:lang w:val="en-GB"/>
        </w:rPr>
      </w:pPr>
      <w:r w:rsidRPr="00725372">
        <w:rPr>
          <w:noProof w:val="0"/>
          <w:u w:val="single"/>
          <w:lang w:val="en-GB"/>
        </w:rPr>
        <w:t xml:space="preserve">Documents provided by SCK CEN to the </w:t>
      </w:r>
      <w:r w:rsidR="00CB1438">
        <w:rPr>
          <w:noProof w:val="0"/>
          <w:u w:val="single"/>
          <w:lang w:val="en-GB"/>
        </w:rPr>
        <w:t>Contractor</w:t>
      </w:r>
      <w:r w:rsidRPr="00725372">
        <w:rPr>
          <w:noProof w:val="0"/>
          <w:u w:val="single"/>
          <w:lang w:val="en-GB"/>
        </w:rPr>
        <w:t>:</w:t>
      </w:r>
    </w:p>
    <w:p w14:paraId="6BAD4FFE" w14:textId="6DDDF09A" w:rsidR="006B0945" w:rsidRPr="00725372" w:rsidRDefault="006B0945">
      <w:pPr>
        <w:pStyle w:val="ADClause"/>
        <w:numPr>
          <w:ilvl w:val="3"/>
          <w:numId w:val="6"/>
        </w:numPr>
      </w:pPr>
      <w:r w:rsidRPr="00725372">
        <w:t xml:space="preserve">The </w:t>
      </w:r>
      <w:r w:rsidR="00CB1438">
        <w:t>Contractor</w:t>
      </w:r>
      <w:r w:rsidRPr="00725372">
        <w:t xml:space="preserve"> shall version-control the documents received from SCK CEN. When a new version of a document is received, the old version shall be removed from circulation as soon as reasonably possible.</w:t>
      </w:r>
    </w:p>
    <w:p w14:paraId="0E9F72F4" w14:textId="5651EFE5" w:rsidR="006B0945" w:rsidRPr="00725372" w:rsidRDefault="006B0945">
      <w:pPr>
        <w:pStyle w:val="ADClause"/>
        <w:numPr>
          <w:ilvl w:val="3"/>
          <w:numId w:val="6"/>
        </w:numPr>
      </w:pPr>
      <w:r w:rsidRPr="00725372">
        <w:t xml:space="preserve">These documents shall be made accessible to the </w:t>
      </w:r>
      <w:r w:rsidR="00CB1438">
        <w:t>Contractor</w:t>
      </w:r>
      <w:r w:rsidRPr="00725372">
        <w:t xml:space="preserve">’s employees / </w:t>
      </w:r>
      <w:r w:rsidR="00C04E8C" w:rsidRPr="003E5C09">
        <w:t>Subcontractor</w:t>
      </w:r>
      <w:r w:rsidRPr="00EA56FE">
        <w:t>s</w:t>
      </w:r>
      <w:r w:rsidRPr="00725372">
        <w:t xml:space="preserve"> only on a need-to-know basis, for the purpose of the Contract, for a limited time, for as long as the documents are needed.</w:t>
      </w:r>
    </w:p>
    <w:p w14:paraId="7172736A" w14:textId="4DBBE49F" w:rsidR="006B0945" w:rsidRPr="00725372" w:rsidRDefault="006B0945" w:rsidP="006B0945">
      <w:pPr>
        <w:pStyle w:val="Heading3numbered"/>
      </w:pPr>
      <w:bookmarkStart w:id="5371" w:name="_Toc197426019"/>
      <w:r w:rsidRPr="00725372">
        <w:t>Change Management</w:t>
      </w:r>
      <w:bookmarkEnd w:id="5371"/>
    </w:p>
    <w:p w14:paraId="17CCBB8A" w14:textId="176A4EBF" w:rsidR="006B0945" w:rsidRPr="00725372" w:rsidRDefault="006B0945" w:rsidP="003E5C09">
      <w:pPr>
        <w:pStyle w:val="ADClause"/>
        <w:numPr>
          <w:ilvl w:val="0"/>
          <w:numId w:val="0"/>
        </w:numPr>
      </w:pPr>
      <w:r w:rsidRPr="00725372">
        <w:t xml:space="preserve">Proposals for change to the project, its scope of work and/or previously approved deliverables, either initiated by the </w:t>
      </w:r>
      <w:r w:rsidR="00CB1438">
        <w:t>Contractor</w:t>
      </w:r>
      <w:r w:rsidRPr="00725372">
        <w:t xml:space="preserve"> or by SCK CEN, shall be </w:t>
      </w:r>
      <w:r w:rsidR="00E951CE" w:rsidRPr="00725372">
        <w:t>analysed</w:t>
      </w:r>
      <w:r w:rsidRPr="00725372">
        <w:t xml:space="preserve"> and documented (in a “</w:t>
      </w:r>
      <w:r w:rsidR="006F4F6D">
        <w:t>C</w:t>
      </w:r>
      <w:r w:rsidR="006F4F6D" w:rsidRPr="00725372">
        <w:t xml:space="preserve">hange </w:t>
      </w:r>
      <w:r w:rsidR="006F4F6D">
        <w:t>R</w:t>
      </w:r>
      <w:r w:rsidR="006F4F6D" w:rsidRPr="00725372">
        <w:t>equest</w:t>
      </w:r>
      <w:r w:rsidRPr="00725372">
        <w:t xml:space="preserve">”) by the </w:t>
      </w:r>
      <w:r w:rsidR="00CB1438">
        <w:t>Contractor</w:t>
      </w:r>
      <w:r w:rsidRPr="00725372">
        <w:t xml:space="preserve"> and submitted for approval to SCK CEN.</w:t>
      </w:r>
    </w:p>
    <w:p w14:paraId="4DF1FD04" w14:textId="3A2D4FC6" w:rsidR="004C79D2" w:rsidRDefault="006B0945" w:rsidP="006F4F6D">
      <w:r w:rsidRPr="00725372">
        <w:t xml:space="preserve">A </w:t>
      </w:r>
      <w:r w:rsidR="006F4F6D">
        <w:t>C</w:t>
      </w:r>
      <w:r w:rsidR="006F4F6D" w:rsidRPr="00725372">
        <w:t xml:space="preserve">hange </w:t>
      </w:r>
      <w:r w:rsidR="006F4F6D">
        <w:t>R</w:t>
      </w:r>
      <w:r w:rsidR="006F4F6D" w:rsidRPr="00725372">
        <w:t xml:space="preserve">equest </w:t>
      </w:r>
      <w:r w:rsidRPr="00725372">
        <w:t xml:space="preserve">shall at least contain following information: the initiator of the change, the justification for the change, the impact of the change (on product and/or (related) service(s), safety, risks, contract price and schedule), the description of the change and </w:t>
      </w:r>
      <w:r w:rsidR="006F4F6D">
        <w:t>the plan of</w:t>
      </w:r>
      <w:r w:rsidR="006F4F6D" w:rsidRPr="00725372">
        <w:t xml:space="preserve"> </w:t>
      </w:r>
      <w:r w:rsidRPr="00725372">
        <w:t>implementation.</w:t>
      </w:r>
    </w:p>
    <w:p w14:paraId="4540C266" w14:textId="36A79447" w:rsidR="006F4F6D" w:rsidRPr="004C79D2" w:rsidRDefault="004C79D2" w:rsidP="003E5C09">
      <w:r w:rsidRPr="00725372">
        <w:t xml:space="preserve">The </w:t>
      </w:r>
      <w:r>
        <w:t>Contractor</w:t>
      </w:r>
      <w:r w:rsidRPr="00725372">
        <w:t xml:space="preserve"> shall include the </w:t>
      </w:r>
      <w:r>
        <w:t>Change Request</w:t>
      </w:r>
      <w:r w:rsidRPr="00725372">
        <w:t xml:space="preserve"> template in annex to the QAP.</w:t>
      </w:r>
    </w:p>
    <w:p w14:paraId="5C697A74" w14:textId="39ADC545" w:rsidR="006F4F6D" w:rsidRDefault="006F4F6D">
      <w:pPr>
        <w:pStyle w:val="ADClause"/>
        <w:numPr>
          <w:ilvl w:val="0"/>
          <w:numId w:val="0"/>
        </w:numPr>
      </w:pPr>
      <w:r w:rsidRPr="00725372">
        <w:t xml:space="preserve">Only </w:t>
      </w:r>
      <w:r>
        <w:t>C</w:t>
      </w:r>
      <w:r w:rsidRPr="00725372">
        <w:t xml:space="preserve">hange </w:t>
      </w:r>
      <w:r>
        <w:t>R</w:t>
      </w:r>
      <w:r w:rsidRPr="00725372">
        <w:t xml:space="preserve">equests </w:t>
      </w:r>
      <w:r>
        <w:t xml:space="preserve">approved by SCK CEN </w:t>
      </w:r>
      <w:r w:rsidRPr="00725372">
        <w:t>may and shall be implemented.</w:t>
      </w:r>
    </w:p>
    <w:p w14:paraId="44924CB1" w14:textId="2A6966B3" w:rsidR="006B0945" w:rsidRPr="00725372" w:rsidRDefault="006B0945" w:rsidP="003E5C09">
      <w:pPr>
        <w:pStyle w:val="ADClause"/>
        <w:numPr>
          <w:ilvl w:val="0"/>
          <w:numId w:val="0"/>
        </w:numPr>
      </w:pPr>
      <w:commentRangeStart w:id="5372"/>
      <w:r w:rsidRPr="00725372">
        <w:t xml:space="preserve">A </w:t>
      </w:r>
      <w:r w:rsidR="006F4F6D">
        <w:t>C</w:t>
      </w:r>
      <w:r w:rsidR="006F4F6D" w:rsidRPr="00725372">
        <w:t xml:space="preserve">hange </w:t>
      </w:r>
      <w:r w:rsidR="006F4F6D">
        <w:t>R</w:t>
      </w:r>
      <w:r w:rsidR="006F4F6D" w:rsidRPr="00725372">
        <w:t xml:space="preserve">equest </w:t>
      </w:r>
      <w:r w:rsidRPr="00725372">
        <w:t xml:space="preserve">having a financial impact </w:t>
      </w:r>
      <w:r w:rsidR="006F4F6D">
        <w:t>on</w:t>
      </w:r>
      <w:r w:rsidRPr="00725372">
        <w:t xml:space="preserve"> the </w:t>
      </w:r>
      <w:r w:rsidR="00CB1438">
        <w:t>Contractor</w:t>
      </w:r>
      <w:r w:rsidRPr="00725372">
        <w:t xml:space="preserve"> shall form the basis for a </w:t>
      </w:r>
      <w:r w:rsidR="006F4F6D">
        <w:t>V</w:t>
      </w:r>
      <w:r w:rsidR="006F4F6D" w:rsidRPr="00725372">
        <w:t xml:space="preserve">ariation </w:t>
      </w:r>
      <w:r w:rsidR="006F4F6D">
        <w:t>O</w:t>
      </w:r>
      <w:r w:rsidR="006F4F6D" w:rsidRPr="00725372">
        <w:t>rder</w:t>
      </w:r>
      <w:r w:rsidRPr="00725372">
        <w:t xml:space="preserve">. In such event, the </w:t>
      </w:r>
      <w:r w:rsidR="006F4F6D">
        <w:t>C</w:t>
      </w:r>
      <w:r w:rsidR="006F4F6D" w:rsidRPr="00725372">
        <w:t xml:space="preserve">hange </w:t>
      </w:r>
      <w:r w:rsidR="006F4F6D">
        <w:t>R</w:t>
      </w:r>
      <w:r w:rsidR="006F4F6D" w:rsidRPr="00725372">
        <w:t xml:space="preserve">equest </w:t>
      </w:r>
      <w:r w:rsidRPr="00725372">
        <w:t xml:space="preserve">shall be considered as approved when the </w:t>
      </w:r>
      <w:r w:rsidR="006F4F6D">
        <w:t>V</w:t>
      </w:r>
      <w:r w:rsidR="006F4F6D" w:rsidRPr="00725372">
        <w:t xml:space="preserve">ariation </w:t>
      </w:r>
      <w:r w:rsidR="006F4F6D">
        <w:t>O</w:t>
      </w:r>
      <w:r w:rsidR="006F4F6D" w:rsidRPr="00725372">
        <w:t xml:space="preserve">rder </w:t>
      </w:r>
      <w:r w:rsidRPr="00725372">
        <w:t xml:space="preserve">is </w:t>
      </w:r>
      <w:r w:rsidR="006F4F6D">
        <w:t>issued</w:t>
      </w:r>
      <w:r w:rsidR="006F4F6D" w:rsidRPr="00725372">
        <w:t xml:space="preserve"> </w:t>
      </w:r>
      <w:r w:rsidRPr="00725372">
        <w:t>by SCK</w:t>
      </w:r>
      <w:r w:rsidR="006F4F6D">
        <w:t> </w:t>
      </w:r>
      <w:r w:rsidRPr="00725372">
        <w:t>CEN.</w:t>
      </w:r>
      <w:commentRangeEnd w:id="5372"/>
      <w:r w:rsidR="00FC4D80">
        <w:rPr>
          <w:rStyle w:val="Verwijzingopmerking"/>
        </w:rPr>
        <w:commentReference w:id="5372"/>
      </w:r>
    </w:p>
    <w:p w14:paraId="5B329E6D" w14:textId="3DD71E25" w:rsidR="006B0945" w:rsidRPr="00725372" w:rsidRDefault="006B0945" w:rsidP="003E5C09">
      <w:pPr>
        <w:pStyle w:val="ADClause"/>
        <w:numPr>
          <w:ilvl w:val="0"/>
          <w:numId w:val="0"/>
        </w:numPr>
        <w:rPr>
          <w:rStyle w:val="ReqOKChar"/>
        </w:rPr>
      </w:pPr>
      <w:r w:rsidRPr="00725372">
        <w:t xml:space="preserve">The </w:t>
      </w:r>
      <w:r w:rsidR="00CB1438">
        <w:t>Contractor</w:t>
      </w:r>
      <w:r w:rsidRPr="00725372">
        <w:t xml:space="preserve"> shall create and maintain a Change Register</w:t>
      </w:r>
      <w:r w:rsidR="006F4F6D">
        <w:t>, accessible to SCK CEN,</w:t>
      </w:r>
      <w:r w:rsidRPr="00725372">
        <w:t xml:space="preserve"> in which all </w:t>
      </w:r>
      <w:r w:rsidR="006F4F6D">
        <w:t>C</w:t>
      </w:r>
      <w:r w:rsidR="006F4F6D" w:rsidRPr="00725372">
        <w:t xml:space="preserve">hange </w:t>
      </w:r>
      <w:r w:rsidR="006F4F6D">
        <w:t>R</w:t>
      </w:r>
      <w:r w:rsidR="006F4F6D" w:rsidRPr="00725372">
        <w:t xml:space="preserve">equests </w:t>
      </w:r>
      <w:r w:rsidRPr="00725372">
        <w:t xml:space="preserve">shall be logged, including at least </w:t>
      </w:r>
      <w:r w:rsidR="006F4F6D">
        <w:t xml:space="preserve"> (</w:t>
      </w:r>
      <w:r w:rsidR="006F4F6D" w:rsidRPr="00162A4B">
        <w:rPr>
          <w:i/>
          <w:iCs/>
        </w:rPr>
        <w:t>i</w:t>
      </w:r>
      <w:r w:rsidR="006F4F6D">
        <w:t>)</w:t>
      </w:r>
      <w:r w:rsidR="006F4F6D" w:rsidRPr="003610F1">
        <w:t xml:space="preserve"> a </w:t>
      </w:r>
      <w:r w:rsidR="006F4F6D" w:rsidRPr="00162A4B">
        <w:t>unique</w:t>
      </w:r>
      <w:r w:rsidR="006F4F6D" w:rsidRPr="003610F1">
        <w:t xml:space="preserve"> identifier,</w:t>
      </w:r>
      <w:r w:rsidR="006F4F6D">
        <w:t xml:space="preserve"> (</w:t>
      </w:r>
      <w:r w:rsidR="006F4F6D">
        <w:rPr>
          <w:i/>
          <w:iCs/>
        </w:rPr>
        <w:t>ii</w:t>
      </w:r>
      <w:r w:rsidR="006F4F6D">
        <w:t>)</w:t>
      </w:r>
      <w:r w:rsidR="006F4F6D" w:rsidRPr="003610F1">
        <w:t xml:space="preserve"> title</w:t>
      </w:r>
      <w:r w:rsidR="006F4F6D">
        <w:t>, (</w:t>
      </w:r>
      <w:r w:rsidR="006F4F6D">
        <w:rPr>
          <w:i/>
          <w:iCs/>
        </w:rPr>
        <w:t>iii</w:t>
      </w:r>
      <w:r w:rsidR="006F4F6D">
        <w:t>) date of issuance, (</w:t>
      </w:r>
      <w:r w:rsidR="006F4F6D">
        <w:rPr>
          <w:i/>
          <w:iCs/>
        </w:rPr>
        <w:t>iv</w:t>
      </w:r>
      <w:r w:rsidR="006F4F6D">
        <w:t>) financial impact, (</w:t>
      </w:r>
      <w:r w:rsidR="006F4F6D">
        <w:rPr>
          <w:i/>
          <w:iCs/>
        </w:rPr>
        <w:t>v</w:t>
      </w:r>
      <w:r w:rsidR="006F4F6D">
        <w:t>) impact on the Contract schedule,</w:t>
      </w:r>
      <w:r w:rsidR="006F4F6D" w:rsidRPr="003610F1">
        <w:t xml:space="preserve"> and information about the status of</w:t>
      </w:r>
      <w:r w:rsidR="006F4F6D">
        <w:t xml:space="preserve"> (</w:t>
      </w:r>
      <w:r w:rsidR="006F4F6D">
        <w:rPr>
          <w:i/>
          <w:iCs/>
        </w:rPr>
        <w:t>vi</w:t>
      </w:r>
      <w:r w:rsidR="006F4F6D">
        <w:t>)</w:t>
      </w:r>
      <w:r w:rsidR="006F4F6D" w:rsidRPr="003610F1">
        <w:t xml:space="preserve"> the decision</w:t>
      </w:r>
      <w:r w:rsidR="006F4F6D">
        <w:t xml:space="preserve"> (</w:t>
      </w:r>
      <w:r w:rsidR="006F4F6D" w:rsidRPr="00162A4B">
        <w:t>potential, pending, approved, withdrawn or disputed</w:t>
      </w:r>
      <w:r w:rsidR="006F4F6D">
        <w:t>)</w:t>
      </w:r>
      <w:r w:rsidR="006F4F6D" w:rsidRPr="003610F1">
        <w:t xml:space="preserve"> and </w:t>
      </w:r>
      <w:r w:rsidR="006F4F6D">
        <w:t>(</w:t>
      </w:r>
      <w:r w:rsidR="006F4F6D">
        <w:rPr>
          <w:i/>
          <w:iCs/>
        </w:rPr>
        <w:t>vii</w:t>
      </w:r>
      <w:r w:rsidR="006F4F6D">
        <w:t xml:space="preserve">) </w:t>
      </w:r>
      <w:r w:rsidR="006F4F6D" w:rsidRPr="003610F1">
        <w:t>the implementation</w:t>
      </w:r>
      <w:r w:rsidR="006F4F6D" w:rsidRPr="00725372" w:rsidDel="006F4F6D">
        <w:t xml:space="preserve"> </w:t>
      </w:r>
      <w:r w:rsidRPr="00725372">
        <w:rPr>
          <w:sz w:val="18"/>
          <w:szCs w:val="20"/>
        </w:rPr>
        <w:t xml:space="preserve">. </w:t>
      </w:r>
    </w:p>
    <w:p w14:paraId="3FF4948A" w14:textId="77777777" w:rsidR="006B0945" w:rsidRPr="00725372" w:rsidRDefault="006B0945" w:rsidP="003E5C09">
      <w:pPr>
        <w:pStyle w:val="ADClause"/>
        <w:numPr>
          <w:ilvl w:val="0"/>
          <w:numId w:val="0"/>
        </w:numPr>
      </w:pPr>
      <w:r w:rsidRPr="00725372">
        <w:t xml:space="preserve">Deviations from the specifications defined in the Contract, that were not explicitly </w:t>
      </w:r>
      <w:proofErr w:type="spellStart"/>
      <w:r w:rsidRPr="00725372">
        <w:t>authorized</w:t>
      </w:r>
      <w:proofErr w:type="spellEnd"/>
      <w:r w:rsidRPr="00725372">
        <w:t xml:space="preserve"> by SCK CEN in advance in writing, shall be treated as Non-Conformities.</w:t>
      </w:r>
    </w:p>
    <w:p w14:paraId="570FB051" w14:textId="7F8B32A7" w:rsidR="006B0945" w:rsidRPr="00725372" w:rsidRDefault="006B0945" w:rsidP="006B0945">
      <w:pPr>
        <w:pStyle w:val="Heading3numbered"/>
      </w:pPr>
      <w:bookmarkStart w:id="5373" w:name="_Ref190802525"/>
      <w:bookmarkStart w:id="5374" w:name="_Toc197426020"/>
      <w:r w:rsidRPr="00725372">
        <w:t>Non-Conformity Management</w:t>
      </w:r>
      <w:bookmarkEnd w:id="5373"/>
      <w:bookmarkEnd w:id="5374"/>
    </w:p>
    <w:p w14:paraId="4EF7E245" w14:textId="624401DA" w:rsidR="00273115" w:rsidRDefault="00273115">
      <w:pPr>
        <w:pStyle w:val="ADClause"/>
        <w:numPr>
          <w:ilvl w:val="0"/>
          <w:numId w:val="0"/>
        </w:numPr>
        <w:rPr>
          <w:rStyle w:val="AclauseChar0"/>
          <w:lang w:val="en-GB"/>
        </w:rPr>
      </w:pPr>
      <w:r>
        <w:t xml:space="preserve">A Non-Conformity is defined as any non-compliance with, </w:t>
      </w:r>
      <w:r w:rsidRPr="004943CD">
        <w:t>or deviation from</w:t>
      </w:r>
      <w:r>
        <w:t>,</w:t>
      </w:r>
      <w:r w:rsidRPr="004943CD">
        <w:t xml:space="preserve"> </w:t>
      </w:r>
      <w:r>
        <w:t xml:space="preserve">any of the </w:t>
      </w:r>
      <w:r w:rsidRPr="004943CD">
        <w:t>requirements and/or conformity criteria</w:t>
      </w:r>
      <w:r>
        <w:t xml:space="preserve"> set forth in the Contract</w:t>
      </w:r>
      <w:r w:rsidR="003F5D14">
        <w:t xml:space="preserve"> or approved Change Requests</w:t>
      </w:r>
      <w:r w:rsidRPr="004943CD">
        <w:t>.</w:t>
      </w:r>
    </w:p>
    <w:p w14:paraId="2A47328F" w14:textId="6AA613C9" w:rsidR="006B0945" w:rsidRDefault="006B0945">
      <w:pPr>
        <w:pStyle w:val="ADClause"/>
        <w:numPr>
          <w:ilvl w:val="0"/>
          <w:numId w:val="0"/>
        </w:numPr>
      </w:pPr>
      <w:r w:rsidRPr="00725372">
        <w:rPr>
          <w:rStyle w:val="AclauseChar0"/>
          <w:lang w:val="en-GB"/>
        </w:rPr>
        <w:t xml:space="preserve">The </w:t>
      </w:r>
      <w:r w:rsidR="00CB1438">
        <w:rPr>
          <w:rStyle w:val="AclauseChar0"/>
          <w:lang w:val="en-GB"/>
        </w:rPr>
        <w:t>Contractor</w:t>
      </w:r>
      <w:r w:rsidRPr="00725372">
        <w:rPr>
          <w:rStyle w:val="AclauseChar0"/>
          <w:lang w:val="en-GB"/>
        </w:rPr>
        <w:t xml:space="preserve"> shall have a process in place for managing Non-Conformities that arise during the</w:t>
      </w:r>
      <w:r w:rsidRPr="00725372">
        <w:t xml:space="preserve"> performance of the Contract, including receiving and processing notifications of Non-Conformities from</w:t>
      </w:r>
      <w:r w:rsidR="00273115">
        <w:t xml:space="preserve"> SCK CEN and/or</w:t>
      </w:r>
      <w:r w:rsidRPr="00725372">
        <w:t xml:space="preserve"> third parties (such as its </w:t>
      </w:r>
      <w:r w:rsidRPr="00EA56FE">
        <w:t>suppliers</w:t>
      </w:r>
      <w:r w:rsidR="006F4F6D">
        <w:t xml:space="preserve"> or</w:t>
      </w:r>
      <w:r w:rsidR="006F4F6D" w:rsidRPr="00EA56FE">
        <w:t xml:space="preserve"> </w:t>
      </w:r>
      <w:r w:rsidR="00C04E8C" w:rsidRPr="003E5C09">
        <w:t>Subcontractor</w:t>
      </w:r>
      <w:r w:rsidRPr="00EA56FE">
        <w:t>s</w:t>
      </w:r>
      <w:r w:rsidRPr="00725372">
        <w:t>).</w:t>
      </w:r>
    </w:p>
    <w:p w14:paraId="306C8374" w14:textId="51202B55" w:rsidR="006F4F6D" w:rsidRPr="004C79D2" w:rsidRDefault="006F4F6D" w:rsidP="003E5C09">
      <w:r>
        <w:t>In case of a Non-Conformity, t</w:t>
      </w:r>
      <w:r w:rsidRPr="0044114A">
        <w:t>he Contractor may not ship, or shall recall</w:t>
      </w:r>
      <w:r>
        <w:t xml:space="preserve"> at its own risk and expense</w:t>
      </w:r>
      <w:r w:rsidRPr="0044114A">
        <w:t>, the impacted supply.</w:t>
      </w:r>
      <w:r>
        <w:t xml:space="preserve"> Any steps of the Contract execution, which are (potentially) affected by the Non</w:t>
      </w:r>
      <w:r>
        <w:noBreakHyphen/>
        <w:t>Conformity, shall be put on hold.</w:t>
      </w:r>
    </w:p>
    <w:p w14:paraId="086B5F96" w14:textId="3C4B6FC6" w:rsidR="006B0945" w:rsidRDefault="006B0945">
      <w:pPr>
        <w:pStyle w:val="ADClause"/>
        <w:numPr>
          <w:ilvl w:val="0"/>
          <w:numId w:val="0"/>
        </w:numPr>
      </w:pPr>
      <w:r w:rsidRPr="00725372">
        <w:t xml:space="preserve">The </w:t>
      </w:r>
      <w:r w:rsidR="00CB1438">
        <w:t>Contractor</w:t>
      </w:r>
      <w:r w:rsidRPr="00725372">
        <w:t xml:space="preserve"> shall notify SCK CEN in writing of any such Non-Conformities by means of a Non-Conformity Report (NCR). A NCR </w:t>
      </w:r>
      <w:r w:rsidR="004C79D2">
        <w:t>s</w:t>
      </w:r>
      <w:r w:rsidRPr="00725372">
        <w:t>hall be submitted to SCK CEN as soon as reasonably possible after a Non-Conformity is identified.</w:t>
      </w:r>
    </w:p>
    <w:p w14:paraId="0C416F28" w14:textId="77777777" w:rsidR="004C79D2" w:rsidRDefault="004C79D2" w:rsidP="004C79D2">
      <w:pPr>
        <w:keepNext/>
      </w:pPr>
      <w:r>
        <w:t xml:space="preserve">The NCR shall cover at least the following aspects:  </w:t>
      </w:r>
    </w:p>
    <w:p w14:paraId="45520D06" w14:textId="77777777" w:rsidR="004C79D2" w:rsidRDefault="004C79D2" w:rsidP="00A66E84">
      <w:pPr>
        <w:pStyle w:val="0AClause"/>
        <w:keepNext/>
        <w:numPr>
          <w:ilvl w:val="1"/>
          <w:numId w:val="37"/>
        </w:numPr>
        <w:tabs>
          <w:tab w:val="left" w:pos="360"/>
        </w:tabs>
      </w:pPr>
      <w:r>
        <w:t>Detailed description of the Non-Conformity;</w:t>
      </w:r>
    </w:p>
    <w:p w14:paraId="77CA818F" w14:textId="270CD8F4" w:rsidR="004C79D2" w:rsidRDefault="004C79D2" w:rsidP="00A66E84">
      <w:pPr>
        <w:pStyle w:val="0AClause"/>
        <w:numPr>
          <w:ilvl w:val="1"/>
          <w:numId w:val="37"/>
        </w:numPr>
        <w:tabs>
          <w:tab w:val="left" w:pos="360"/>
        </w:tabs>
      </w:pPr>
      <w:r>
        <w:t>Identification of all potentially affected deliverables;</w:t>
      </w:r>
    </w:p>
    <w:p w14:paraId="2ED937BF" w14:textId="77777777" w:rsidR="004C79D2" w:rsidRDefault="004C79D2" w:rsidP="00A66E84">
      <w:pPr>
        <w:pStyle w:val="0AClause"/>
        <w:numPr>
          <w:ilvl w:val="1"/>
          <w:numId w:val="37"/>
        </w:numPr>
        <w:tabs>
          <w:tab w:val="left" w:pos="360"/>
        </w:tabs>
      </w:pPr>
      <w:r>
        <w:t>Identified (root) cause(s) including verification thereof;</w:t>
      </w:r>
    </w:p>
    <w:p w14:paraId="64FA316D" w14:textId="77777777" w:rsidR="004C79D2" w:rsidRDefault="004C79D2" w:rsidP="00A66E84">
      <w:pPr>
        <w:pStyle w:val="0AClause"/>
        <w:numPr>
          <w:ilvl w:val="1"/>
          <w:numId w:val="37"/>
        </w:numPr>
        <w:tabs>
          <w:tab w:val="left" w:pos="360"/>
        </w:tabs>
      </w:pPr>
      <w:r>
        <w:t>Proposed corrective actions including their anticipated effectiveness;</w:t>
      </w:r>
    </w:p>
    <w:p w14:paraId="249CF3F6" w14:textId="79B9B8F9" w:rsidR="004C79D2" w:rsidRPr="004C79D2" w:rsidRDefault="004C79D2" w:rsidP="00A66E84">
      <w:pPr>
        <w:pStyle w:val="0AClause"/>
        <w:numPr>
          <w:ilvl w:val="1"/>
          <w:numId w:val="37"/>
        </w:numPr>
        <w:tabs>
          <w:tab w:val="left" w:pos="360"/>
        </w:tabs>
      </w:pPr>
      <w:r>
        <w:t>Proposed reoccurrence prevention plan (if applicable).</w:t>
      </w:r>
    </w:p>
    <w:p w14:paraId="1A3EA37C" w14:textId="407204F5" w:rsidR="006B0945" w:rsidRPr="00725372" w:rsidRDefault="006B0945" w:rsidP="003E5C09">
      <w:pPr>
        <w:pStyle w:val="ADClause"/>
        <w:numPr>
          <w:ilvl w:val="0"/>
          <w:numId w:val="0"/>
        </w:numPr>
      </w:pPr>
      <w:r w:rsidRPr="00725372">
        <w:t xml:space="preserve">The </w:t>
      </w:r>
      <w:r w:rsidR="00CB1438">
        <w:t>Contractor</w:t>
      </w:r>
      <w:r w:rsidRPr="00725372">
        <w:t xml:space="preserve"> shall include the NCR template in annex to the QAP.</w:t>
      </w:r>
    </w:p>
    <w:p w14:paraId="113A2347" w14:textId="7C04F53D" w:rsidR="006B0945" w:rsidRDefault="004C79D2">
      <w:pPr>
        <w:pStyle w:val="ADClause"/>
        <w:numPr>
          <w:ilvl w:val="0"/>
          <w:numId w:val="0"/>
        </w:numPr>
      </w:pPr>
      <w:r w:rsidRPr="00DB2335">
        <w:t xml:space="preserve">The NCR shall be submitted to SCK CEN for approval. </w:t>
      </w:r>
      <w:r w:rsidRPr="00383763">
        <w:t>SCK CEN shall be entitled to reject the solution</w:t>
      </w:r>
      <w:r>
        <w:t>(</w:t>
      </w:r>
      <w:r w:rsidRPr="00383763">
        <w:t>s</w:t>
      </w:r>
      <w:r>
        <w:t>)</w:t>
      </w:r>
      <w:r w:rsidRPr="00383763">
        <w:t xml:space="preserve"> proposed by the Contractor in case SCK CEN deems the solution not useable given the circumstances</w:t>
      </w:r>
      <w:r w:rsidR="006B0945" w:rsidRPr="00725372">
        <w:t>.</w:t>
      </w:r>
    </w:p>
    <w:p w14:paraId="7C7343D3" w14:textId="73409D89" w:rsidR="004C79D2" w:rsidRDefault="004C79D2" w:rsidP="004C79D2">
      <w:r>
        <w:t xml:space="preserve">The Contractor shall perform the necessary actions to correct the Non-Conformity (in accordance with the SCK CEN approved NCR) at its own risk and expense. Said necessary actions shall not only concern redoing (parts of) the manufacturing and/or its related processes (assembly, packaging, delivery, …), but shall also entail redoing all QA/QC activities associated therewith. </w:t>
      </w:r>
      <w:commentRangeStart w:id="5375"/>
      <w:r>
        <w:t xml:space="preserve">Next to that, if so requested by SCK CEN, the Contractor shall moreover reimburse SCK CEN for the costs incurred by SCK CEN to have the FAT/SAT of the impacted items redone.  </w:t>
      </w:r>
      <w:commentRangeEnd w:id="5375"/>
      <w:r w:rsidR="00FF54D0">
        <w:rPr>
          <w:rStyle w:val="Verwijzingopmerking"/>
        </w:rPr>
        <w:commentReference w:id="5375"/>
      </w:r>
    </w:p>
    <w:p w14:paraId="1F6F0E27" w14:textId="6CFDFA59" w:rsidR="004C79D2" w:rsidRPr="004C79D2" w:rsidRDefault="004C79D2" w:rsidP="003E5C09">
      <w:r w:rsidRPr="00932912">
        <w:t xml:space="preserve">The Contractor shall keep </w:t>
      </w:r>
      <w:r>
        <w:t>SCK CEN</w:t>
      </w:r>
      <w:r w:rsidRPr="00932912">
        <w:t xml:space="preserve"> </w:t>
      </w:r>
      <w:r>
        <w:t>du</w:t>
      </w:r>
      <w:r w:rsidRPr="00932912">
        <w:t xml:space="preserve">ly informed about the </w:t>
      </w:r>
      <w:r>
        <w:t xml:space="preserve">progress of the implementation of the </w:t>
      </w:r>
      <w:r w:rsidRPr="00932912">
        <w:t xml:space="preserve">actions </w:t>
      </w:r>
      <w:r>
        <w:t xml:space="preserve">identified in the NCR </w:t>
      </w:r>
      <w:r w:rsidRPr="00932912">
        <w:t xml:space="preserve">and, if </w:t>
      </w:r>
      <w:r>
        <w:t>applicable</w:t>
      </w:r>
      <w:r w:rsidRPr="00932912">
        <w:t xml:space="preserve">, </w:t>
      </w:r>
      <w:r>
        <w:t xml:space="preserve">shall </w:t>
      </w:r>
      <w:r w:rsidRPr="00932912">
        <w:t xml:space="preserve">provide a revised </w:t>
      </w:r>
      <w:r>
        <w:t>s</w:t>
      </w:r>
      <w:r w:rsidRPr="00932912">
        <w:t xml:space="preserve">chedule identifying the time impact of </w:t>
      </w:r>
      <w:r>
        <w:t xml:space="preserve">the implementation of said actions; the Contractor shall </w:t>
      </w:r>
      <w:proofErr w:type="spellStart"/>
      <w:r w:rsidRPr="00D52139">
        <w:t>minimize</w:t>
      </w:r>
      <w:proofErr w:type="spellEnd"/>
      <w:r w:rsidRPr="00D52139">
        <w:t xml:space="preserve"> the consequences </w:t>
      </w:r>
      <w:r>
        <w:t>on the schedule in any case</w:t>
      </w:r>
      <w:r w:rsidRPr="00932912">
        <w:t>.</w:t>
      </w:r>
    </w:p>
    <w:p w14:paraId="7E680C04" w14:textId="7D065EC3" w:rsidR="006B0945" w:rsidRPr="00725372" w:rsidRDefault="006B0945" w:rsidP="003E5C09">
      <w:pPr>
        <w:pStyle w:val="ADClause"/>
        <w:numPr>
          <w:ilvl w:val="0"/>
          <w:numId w:val="0"/>
        </w:numPr>
      </w:pPr>
      <w:r w:rsidRPr="00725372">
        <w:t xml:space="preserve">At the specific request of SCK CEN, in order to avoid repetition of possible recurring Non-Conformities during the execution of the Contract, or when imposed by the </w:t>
      </w:r>
      <w:r w:rsidR="00CB1438">
        <w:t>Contractor</w:t>
      </w:r>
      <w:r w:rsidRPr="00725372">
        <w:t xml:space="preserve">'s quality management system or the QAP, the </w:t>
      </w:r>
      <w:r w:rsidR="00CB1438">
        <w:t>Contractor</w:t>
      </w:r>
      <w:r w:rsidRPr="00725372">
        <w:t xml:space="preserve"> shall carry out a root cause analysis of the Non-Conformity. Such an analysis shall:</w:t>
      </w:r>
    </w:p>
    <w:p w14:paraId="78A2029D" w14:textId="77777777" w:rsidR="006B0945" w:rsidRPr="00725372" w:rsidRDefault="006B0945">
      <w:pPr>
        <w:pStyle w:val="ADClause"/>
        <w:numPr>
          <w:ilvl w:val="5"/>
          <w:numId w:val="6"/>
        </w:numPr>
      </w:pPr>
      <w:r w:rsidRPr="00725372">
        <w:t xml:space="preserve">be documented and submitted for approval to SCK CEN. </w:t>
      </w:r>
    </w:p>
    <w:p w14:paraId="7A4B4954" w14:textId="77777777" w:rsidR="006B0945" w:rsidRPr="00725372" w:rsidRDefault="006B0945">
      <w:pPr>
        <w:pStyle w:val="ADClause"/>
        <w:numPr>
          <w:ilvl w:val="5"/>
          <w:numId w:val="6"/>
        </w:numPr>
      </w:pPr>
      <w:r w:rsidRPr="00725372">
        <w:t>include the identified Non-Conformity cause(s).</w:t>
      </w:r>
    </w:p>
    <w:p w14:paraId="354904F1" w14:textId="77777777" w:rsidR="006B0945" w:rsidRPr="00725372" w:rsidRDefault="006B0945">
      <w:pPr>
        <w:pStyle w:val="ADClause"/>
        <w:numPr>
          <w:ilvl w:val="5"/>
          <w:numId w:val="6"/>
        </w:numPr>
      </w:pPr>
      <w:r w:rsidRPr="00725372">
        <w:t xml:space="preserve">propose an action plan to </w:t>
      </w:r>
      <w:proofErr w:type="spellStart"/>
      <w:r w:rsidRPr="00725372">
        <w:t>minimize</w:t>
      </w:r>
      <w:proofErr w:type="spellEnd"/>
      <w:r w:rsidRPr="00725372">
        <w:t xml:space="preserve"> the probability of a recurrence.</w:t>
      </w:r>
    </w:p>
    <w:p w14:paraId="4D4F5AE8" w14:textId="39E2A18B" w:rsidR="006B0945" w:rsidRPr="00725372" w:rsidRDefault="006B0945" w:rsidP="003E5C09">
      <w:pPr>
        <w:pStyle w:val="ADClause"/>
        <w:numPr>
          <w:ilvl w:val="0"/>
          <w:numId w:val="0"/>
        </w:numPr>
      </w:pPr>
      <w:bookmarkStart w:id="5376" w:name="_Hlk159856120"/>
      <w:r w:rsidRPr="00725372">
        <w:t xml:space="preserve">For actions taking more than 1 month, the </w:t>
      </w:r>
      <w:r w:rsidR="00CB1438">
        <w:t>Contractor</w:t>
      </w:r>
      <w:r w:rsidRPr="00725372">
        <w:t xml:space="preserve"> shall provide a regular status report describing the result of implementation according to the due dates in the action plan. </w:t>
      </w:r>
    </w:p>
    <w:p w14:paraId="785F4973" w14:textId="5581FBBF" w:rsidR="006B0945" w:rsidRPr="00725372" w:rsidRDefault="006B0945" w:rsidP="003E5C09">
      <w:pPr>
        <w:pStyle w:val="ADClause"/>
        <w:numPr>
          <w:ilvl w:val="0"/>
          <w:numId w:val="0"/>
        </w:numPr>
      </w:pPr>
      <w:r w:rsidRPr="00725372">
        <w:t xml:space="preserve">Performing the root cause analysis and implementing any preventive/corrective actions arising therefrom, shall not give rise to any additional compensation for the </w:t>
      </w:r>
      <w:r w:rsidR="00CB1438">
        <w:t>Contractor</w:t>
      </w:r>
      <w:r w:rsidRPr="00725372">
        <w:t>.</w:t>
      </w:r>
      <w:bookmarkEnd w:id="5376"/>
    </w:p>
    <w:p w14:paraId="283EFE9B" w14:textId="77777777" w:rsidR="004C79D2" w:rsidRDefault="004C79D2" w:rsidP="004C79D2">
      <w:r w:rsidRPr="003610F1">
        <w:t xml:space="preserve">Any </w:t>
      </w:r>
      <w:r>
        <w:t xml:space="preserve">Non-Conformities identified and reported by SCK CEN to the Contractor, as well as any other </w:t>
      </w:r>
      <w:r w:rsidRPr="003610F1">
        <w:t>complaints received</w:t>
      </w:r>
      <w:r>
        <w:t xml:space="preserve"> by the Contractor</w:t>
      </w:r>
      <w:r w:rsidRPr="003610F1">
        <w:t xml:space="preserve"> from SCK CEN</w:t>
      </w:r>
      <w:r>
        <w:t>,</w:t>
      </w:r>
      <w:r w:rsidRPr="003610F1">
        <w:t xml:space="preserve"> shall be treated as </w:t>
      </w:r>
      <w:r>
        <w:t>Non-Conformities</w:t>
      </w:r>
      <w:r w:rsidRPr="003610F1">
        <w:t xml:space="preserve"> and duly documented, investigated and resolved according to the stipulations under</w:t>
      </w:r>
      <w:r>
        <w:t xml:space="preserve"> this clause</w:t>
      </w:r>
      <w:r>
        <w:rPr>
          <w:i/>
          <w:iCs/>
        </w:rPr>
        <w:t>.</w:t>
      </w:r>
    </w:p>
    <w:p w14:paraId="7A91B271" w14:textId="0EFB613B" w:rsidR="006B0945" w:rsidRPr="00725372" w:rsidRDefault="004C79D2" w:rsidP="003E5C09">
      <w:pPr>
        <w:pStyle w:val="ADClause"/>
        <w:numPr>
          <w:ilvl w:val="0"/>
          <w:numId w:val="0"/>
        </w:numPr>
      </w:pPr>
      <w:r>
        <w:t>Neither the implementation of the aforementioned procedure on</w:t>
      </w:r>
      <w:r w:rsidRPr="00372D0D">
        <w:t xml:space="preserve"> Non-Conformity management</w:t>
      </w:r>
      <w:r>
        <w:t>, nor the</w:t>
      </w:r>
      <w:r w:rsidRPr="009D3343">
        <w:t xml:space="preserve"> approval by SCK</w:t>
      </w:r>
      <w:r>
        <w:t> </w:t>
      </w:r>
      <w:r w:rsidRPr="009D3343">
        <w:t>CEN of a Non-Conformity Report</w:t>
      </w:r>
      <w:r>
        <w:t>,</w:t>
      </w:r>
      <w:r w:rsidRPr="009D3343">
        <w:t xml:space="preserve"> shall waive or reduce the Contractor’s responsibility</w:t>
      </w:r>
      <w:r>
        <w:t>, according to the relevant stipulations of the Contract,</w:t>
      </w:r>
      <w:r w:rsidRPr="009D3343">
        <w:t xml:space="preserve"> to indemnify and hold SCK CEN harmless against all losses, damages, and costs</w:t>
      </w:r>
      <w:r>
        <w:t xml:space="preserve"> (e.g. due to delay on the schedule)</w:t>
      </w:r>
      <w:r w:rsidRPr="009D3343">
        <w:t xml:space="preserve"> arising from such Non-Conformity.</w:t>
      </w:r>
      <w:bookmarkStart w:id="5377" w:name="_Toc160432906"/>
      <w:bookmarkStart w:id="5378" w:name="_Toc160538027"/>
      <w:bookmarkStart w:id="5379" w:name="_Toc160538123"/>
      <w:bookmarkStart w:id="5380" w:name="_Toc160538219"/>
      <w:bookmarkEnd w:id="5377"/>
      <w:bookmarkEnd w:id="5378"/>
      <w:bookmarkEnd w:id="5379"/>
      <w:bookmarkEnd w:id="5380"/>
    </w:p>
    <w:p w14:paraId="054A7819" w14:textId="342D0E5E" w:rsidR="006B0945" w:rsidRPr="00725372" w:rsidRDefault="006B0945" w:rsidP="006B0945">
      <w:pPr>
        <w:pStyle w:val="Heading3numbered"/>
      </w:pPr>
      <w:bookmarkStart w:id="5381" w:name="_Ref191396737"/>
      <w:bookmarkStart w:id="5382" w:name="_Toc197426021"/>
      <w:r w:rsidRPr="00725372">
        <w:t>Audits</w:t>
      </w:r>
      <w:bookmarkEnd w:id="5381"/>
      <w:bookmarkEnd w:id="5382"/>
    </w:p>
    <w:p w14:paraId="3A9057E2" w14:textId="5CCDE0B6" w:rsidR="006B0945" w:rsidRPr="00725372" w:rsidRDefault="006B0945" w:rsidP="003E5C09">
      <w:pPr>
        <w:pStyle w:val="ADClause"/>
        <w:numPr>
          <w:ilvl w:val="0"/>
          <w:numId w:val="0"/>
        </w:numPr>
      </w:pPr>
      <w:bookmarkStart w:id="5383" w:name="_Ref163466176"/>
      <w:r w:rsidRPr="00725372">
        <w:t>SCK CEN shall be entitled to carry out</w:t>
      </w:r>
      <w:r w:rsidRPr="00EA56FE">
        <w:t xml:space="preserve">, or to have carried out by a third party on its behalf (procured at </w:t>
      </w:r>
      <w:r w:rsidR="00C44363" w:rsidRPr="00EA56FE">
        <w:t>SCK</w:t>
      </w:r>
      <w:r w:rsidR="00C44363">
        <w:t> </w:t>
      </w:r>
      <w:r w:rsidRPr="00EA56FE">
        <w:t xml:space="preserve">CEN’s own cost), an audit of </w:t>
      </w:r>
      <w:r w:rsidR="00CB1438" w:rsidRPr="00EA56FE">
        <w:t>Contractor</w:t>
      </w:r>
      <w:r w:rsidRPr="00EA56FE">
        <w:t xml:space="preserve">/its </w:t>
      </w:r>
      <w:r w:rsidR="00C04E8C" w:rsidRPr="003E5C09">
        <w:t>Subcontractor</w:t>
      </w:r>
      <w:r w:rsidRPr="00EA56FE">
        <w:t>’s</w:t>
      </w:r>
      <w:r w:rsidRPr="00725372">
        <w:t xml:space="preserve"> premises, equipment, procedures to assess the ability of </w:t>
      </w:r>
      <w:r w:rsidR="00CB1438">
        <w:t>Contractor</w:t>
      </w:r>
      <w:r w:rsidRPr="00725372">
        <w:t>/</w:t>
      </w:r>
      <w:r w:rsidR="00C04E8C" w:rsidRPr="003E5C09">
        <w:t>Subcontractor</w:t>
      </w:r>
      <w:r w:rsidRPr="00EA56FE">
        <w:t xml:space="preserve"> to comply</w:t>
      </w:r>
      <w:r w:rsidRPr="00725372">
        <w:t xml:space="preserve"> with the requirements of this document and the Contract</w:t>
      </w:r>
      <w:bookmarkEnd w:id="5383"/>
      <w:r w:rsidRPr="00725372">
        <w:t>.</w:t>
      </w:r>
    </w:p>
    <w:p w14:paraId="4E8854E3" w14:textId="77777777" w:rsidR="006B0945" w:rsidRPr="00725372" w:rsidRDefault="006B0945" w:rsidP="003E5C09">
      <w:pPr>
        <w:pStyle w:val="ADClause"/>
      </w:pPr>
      <w:r w:rsidRPr="00725372">
        <w:t>SCK CEN may request such audit when at least one of the following conditions is met:</w:t>
      </w:r>
    </w:p>
    <w:p w14:paraId="5F2D75DC" w14:textId="2FBC3F11" w:rsidR="006B0945" w:rsidRPr="00725372" w:rsidRDefault="006B0945">
      <w:pPr>
        <w:pStyle w:val="ADClause"/>
        <w:numPr>
          <w:ilvl w:val="3"/>
          <w:numId w:val="6"/>
        </w:numPr>
        <w:spacing w:line="240" w:lineRule="auto"/>
      </w:pPr>
      <w:r w:rsidRPr="00725372">
        <w:t xml:space="preserve">to qualify a </w:t>
      </w:r>
      <w:r w:rsidR="00CB1438" w:rsidRPr="00EA56FE">
        <w:t>Contractor</w:t>
      </w:r>
      <w:r w:rsidRPr="00EA56FE">
        <w:t>/</w:t>
      </w:r>
      <w:r w:rsidR="00C04E8C" w:rsidRPr="003E5C09">
        <w:t>Subcontractor</w:t>
      </w:r>
      <w:r w:rsidRPr="00725372">
        <w:t xml:space="preserve"> which is not ISO 9001 certified.</w:t>
      </w:r>
    </w:p>
    <w:p w14:paraId="6E0F5A40" w14:textId="77777777" w:rsidR="006B0945" w:rsidRPr="00725372" w:rsidRDefault="006B0945">
      <w:pPr>
        <w:pStyle w:val="ADClause"/>
        <w:numPr>
          <w:ilvl w:val="3"/>
          <w:numId w:val="6"/>
        </w:numPr>
        <w:spacing w:line="240" w:lineRule="auto"/>
      </w:pPr>
      <w:r w:rsidRPr="00725372">
        <w:t>to address performance issues.</w:t>
      </w:r>
    </w:p>
    <w:p w14:paraId="5FDC29E3" w14:textId="7CF1B637" w:rsidR="006B0945" w:rsidRPr="00FF54D0" w:rsidRDefault="006B0945" w:rsidP="00FF54D0">
      <w:pPr>
        <w:pStyle w:val="ADClause"/>
        <w:numPr>
          <w:ilvl w:val="0"/>
          <w:numId w:val="0"/>
        </w:numPr>
      </w:pPr>
      <w:r w:rsidRPr="00725372">
        <w:t xml:space="preserve">SCK CEN shall inform the </w:t>
      </w:r>
      <w:r w:rsidR="00CB1438">
        <w:t>Contractor</w:t>
      </w:r>
      <w:r w:rsidRPr="00725372">
        <w:t xml:space="preserve"> in advance of the audit and shall take all necessary steps not to unduly interfere with the performance of </w:t>
      </w:r>
      <w:r w:rsidR="00CB1438">
        <w:t>Contractor</w:t>
      </w:r>
      <w:r w:rsidRPr="00725372">
        <w:t xml:space="preserve">’s business operations. SCK CEN shall provide an audit report within two weeks of completing the audit. The </w:t>
      </w:r>
      <w:r w:rsidR="00CB1438">
        <w:t>Contractor</w:t>
      </w:r>
      <w:r w:rsidRPr="00725372">
        <w:t xml:space="preserve"> shall respond within two weeks with an action plan to address the identified Non-Conformities. </w:t>
      </w:r>
    </w:p>
    <w:p w14:paraId="168B11E5" w14:textId="30F5C6E6" w:rsidR="006B0945" w:rsidRPr="00725372" w:rsidRDefault="006B0945" w:rsidP="006B0945">
      <w:pPr>
        <w:pStyle w:val="Heading2numbered"/>
      </w:pPr>
      <w:bookmarkStart w:id="5384" w:name="_Toc197426022"/>
      <w:r w:rsidRPr="00725372">
        <w:t>Quality Control</w:t>
      </w:r>
      <w:bookmarkEnd w:id="5384"/>
    </w:p>
    <w:p w14:paraId="6126F570" w14:textId="26C03E09" w:rsidR="006B0945" w:rsidRPr="00725372" w:rsidRDefault="006B0945" w:rsidP="006B0945">
      <w:pPr>
        <w:pStyle w:val="Heading3numbered"/>
      </w:pPr>
      <w:bookmarkStart w:id="5385" w:name="_Toc197426023"/>
      <w:r w:rsidRPr="00725372">
        <w:t>General requirements</w:t>
      </w:r>
      <w:bookmarkEnd w:id="5385"/>
    </w:p>
    <w:p w14:paraId="52FCC5CA" w14:textId="0E4A4BF6" w:rsidR="006B0945" w:rsidRPr="00725372" w:rsidRDefault="006B0945" w:rsidP="003E5C09">
      <w:pPr>
        <w:pStyle w:val="ADClause"/>
        <w:numPr>
          <w:ilvl w:val="0"/>
          <w:numId w:val="0"/>
        </w:numPr>
      </w:pPr>
      <w:r w:rsidRPr="00725372">
        <w:t xml:space="preserve">The </w:t>
      </w:r>
      <w:r w:rsidR="00CB1438">
        <w:t>Contractor</w:t>
      </w:r>
      <w:r w:rsidRPr="00725372">
        <w:t xml:space="preserve"> shall be fully responsible for the quality of the deliverables, including the quality of all components, materials, and services procured by the </w:t>
      </w:r>
      <w:r w:rsidR="00CB1438">
        <w:t>Contractor</w:t>
      </w:r>
      <w:r w:rsidRPr="00725372">
        <w:t>.</w:t>
      </w:r>
    </w:p>
    <w:p w14:paraId="1356ED4B" w14:textId="5F70358F" w:rsidR="006B0945" w:rsidRPr="00725372" w:rsidRDefault="006B0945" w:rsidP="003E5C09">
      <w:pPr>
        <w:pStyle w:val="ADClause"/>
        <w:numPr>
          <w:ilvl w:val="0"/>
          <w:numId w:val="0"/>
        </w:numPr>
      </w:pPr>
      <w:r w:rsidRPr="00725372">
        <w:t xml:space="preserve">The </w:t>
      </w:r>
      <w:r w:rsidR="00CB1438">
        <w:t>Contractor</w:t>
      </w:r>
      <w:r w:rsidRPr="00725372">
        <w:t xml:space="preserve"> shall ensure that the Contract is performed in accordance with all applicable regional, national and international laws, regulations and industrial codes and standards and Good Industry Practices. </w:t>
      </w:r>
    </w:p>
    <w:p w14:paraId="1323D0C5" w14:textId="68DF719F" w:rsidR="006B0945" w:rsidRPr="00725372" w:rsidRDefault="006B0945" w:rsidP="003E5C09">
      <w:pPr>
        <w:pStyle w:val="ADClause"/>
        <w:numPr>
          <w:ilvl w:val="0"/>
          <w:numId w:val="0"/>
        </w:numPr>
      </w:pPr>
      <w:r w:rsidRPr="00725372">
        <w:t>Additionally, to ensure compliance with the requirements outlined in this document, the QAP shall include at least the qualification and validation requirements specified in</w:t>
      </w:r>
      <w:r w:rsidR="005C1AC7" w:rsidRPr="00725372">
        <w:t xml:space="preserve"> this document</w:t>
      </w:r>
      <w:r w:rsidRPr="00725372">
        <w:t>.</w:t>
      </w:r>
    </w:p>
    <w:p w14:paraId="67F9AC3D" w14:textId="706F1F40" w:rsidR="006B0945" w:rsidRPr="00725372" w:rsidRDefault="006B0945" w:rsidP="003E5C09">
      <w:pPr>
        <w:pStyle w:val="ADClause"/>
        <w:numPr>
          <w:ilvl w:val="0"/>
          <w:numId w:val="0"/>
        </w:numPr>
      </w:pPr>
      <w:r w:rsidRPr="00725372">
        <w:t xml:space="preserve">The </w:t>
      </w:r>
      <w:r w:rsidR="00CB1438">
        <w:t>Contractor</w:t>
      </w:r>
      <w:r w:rsidRPr="00725372">
        <w:t xml:space="preserve"> shall ensure that all components, materials, equipment and/or tools used at the performance of the Contract are appropriately designed, constructed, installed, calibrated, and operated. The </w:t>
      </w:r>
      <w:r w:rsidR="00CB1438">
        <w:t>Contractor</w:t>
      </w:r>
      <w:r w:rsidRPr="00725372">
        <w:t xml:space="preserve"> shall develop, maintain, and comply with appropriate schedules for adjustment, cleaning, calibration, or any other required maintenance. The </w:t>
      </w:r>
      <w:r w:rsidR="00CB1438">
        <w:t>Contractor</w:t>
      </w:r>
      <w:r w:rsidRPr="00725372">
        <w:t xml:space="preserve"> shall maintain records of these activities and make them available to SCK CEN upon simple request and without any right for further compensation or payment. </w:t>
      </w:r>
    </w:p>
    <w:p w14:paraId="49E528C5" w14:textId="77777777" w:rsidR="006B0945" w:rsidRPr="00725372" w:rsidRDefault="006B0945" w:rsidP="003E5C09">
      <w:pPr>
        <w:pStyle w:val="ADClause"/>
        <w:numPr>
          <w:ilvl w:val="0"/>
          <w:numId w:val="0"/>
        </w:numPr>
      </w:pPr>
      <w:r w:rsidRPr="00725372">
        <w:t xml:space="preserve">All measurement and testing instrumentation used at the performance of the Contract shall have the appropriate qualifications and shall be regularly calibrated to ensure appropriate accuracy and precision for the measurement at hand. SCK CEN reserves the right to request a measurement </w:t>
      </w:r>
      <w:r w:rsidRPr="003E5C09">
        <w:rPr>
          <w:color w:val="000000" w:themeColor="text1"/>
        </w:rPr>
        <w:t xml:space="preserve">system </w:t>
      </w:r>
      <w:r w:rsidRPr="00725372">
        <w:t xml:space="preserve">analysis and/or proof of calibration in case of any doubt of appropriateness. </w:t>
      </w:r>
    </w:p>
    <w:p w14:paraId="11788D23" w14:textId="679A96F8" w:rsidR="006B0945" w:rsidRPr="00725372" w:rsidRDefault="006B0945" w:rsidP="003E5C09">
      <w:pPr>
        <w:pStyle w:val="ADClause"/>
        <w:numPr>
          <w:ilvl w:val="0"/>
          <w:numId w:val="0"/>
        </w:numPr>
      </w:pPr>
      <w:r w:rsidRPr="00725372">
        <w:t xml:space="preserve">The </w:t>
      </w:r>
      <w:r w:rsidR="00CB1438">
        <w:t>Contractor</w:t>
      </w:r>
      <w:r w:rsidRPr="00725372">
        <w:t xml:space="preserve"> shall provide all equipment necessary to perform and to evaluate the tests on site. Additional test cryostats, valves and instrumentation for acceptance tests shall be delivered by the </w:t>
      </w:r>
      <w:r w:rsidR="00CB1438">
        <w:t>Contractor</w:t>
      </w:r>
      <w:r w:rsidRPr="00725372">
        <w:t xml:space="preserve">. </w:t>
      </w:r>
    </w:p>
    <w:p w14:paraId="078DE4E9" w14:textId="5F16DE44" w:rsidR="006B0945" w:rsidRPr="00725372" w:rsidRDefault="006B0945" w:rsidP="003E5C09">
      <w:pPr>
        <w:pStyle w:val="ADClause"/>
        <w:numPr>
          <w:ilvl w:val="0"/>
          <w:numId w:val="0"/>
        </w:numPr>
      </w:pPr>
      <w:r w:rsidRPr="00725372">
        <w:t xml:space="preserve">Additionally, the </w:t>
      </w:r>
      <w:r w:rsidR="00CB1438">
        <w:t>Contractor</w:t>
      </w:r>
      <w:r w:rsidRPr="00725372">
        <w:t xml:space="preserve"> shall describe special test facilities that will be used in the course of the contract.</w:t>
      </w:r>
    </w:p>
    <w:p w14:paraId="373A550F" w14:textId="0C43A5BF" w:rsidR="006B0945" w:rsidRDefault="006B0945">
      <w:pPr>
        <w:pStyle w:val="ADClause"/>
        <w:numPr>
          <w:ilvl w:val="0"/>
          <w:numId w:val="0"/>
        </w:numPr>
      </w:pPr>
      <w:r w:rsidRPr="00725372">
        <w:t xml:space="preserve">The inspections, measurements, and testing activities described in </w:t>
      </w:r>
      <w:r w:rsidR="001054BF" w:rsidRPr="00725372">
        <w:t>th</w:t>
      </w:r>
      <w:r w:rsidR="001054BF">
        <w:t>e</w:t>
      </w:r>
      <w:r w:rsidR="001054BF" w:rsidRPr="00725372">
        <w:t xml:space="preserve"> </w:t>
      </w:r>
      <w:r w:rsidR="001054BF">
        <w:t>Contract</w:t>
      </w:r>
      <w:r w:rsidRPr="00725372">
        <w:t xml:space="preserve"> are mandatory but comprise only the minimum required. These activities are not intended to supplant any control, measurement, examination, inspection or test usually performed by the </w:t>
      </w:r>
      <w:r w:rsidR="00CB1438">
        <w:t>Contractor</w:t>
      </w:r>
      <w:r w:rsidRPr="00725372">
        <w:t xml:space="preserve"> to ensure the quality of the product. The </w:t>
      </w:r>
      <w:r w:rsidR="00CB1438">
        <w:t>Contractor</w:t>
      </w:r>
      <w:r w:rsidRPr="00725372">
        <w:t xml:space="preserve"> shall perform the quality control according to best practices, as generally </w:t>
      </w:r>
      <w:proofErr w:type="spellStart"/>
      <w:r w:rsidRPr="00725372">
        <w:t>recognized</w:t>
      </w:r>
      <w:proofErr w:type="spellEnd"/>
      <w:r w:rsidRPr="00725372">
        <w:t>, as well as, as assessed based on his internal know-how and prior experience.</w:t>
      </w:r>
    </w:p>
    <w:p w14:paraId="701B950C" w14:textId="77777777" w:rsidR="006041CD" w:rsidRPr="005A3685" w:rsidRDefault="006041CD" w:rsidP="006041CD">
      <w:r>
        <w:t>In the offer, the Applicant shall outline the quality control process that shall be implemented during Contract execution.</w:t>
      </w:r>
    </w:p>
    <w:p w14:paraId="5B8C5C56" w14:textId="3236143B" w:rsidR="006041CD" w:rsidRDefault="006041CD" w:rsidP="003E5C09">
      <w:pPr>
        <w:pStyle w:val="Heading3numbered"/>
      </w:pPr>
      <w:bookmarkStart w:id="5386" w:name="_Toc197426024"/>
      <w:commentRangeStart w:id="5387"/>
      <w:r>
        <w:t>Manufacturing and Inspection Plan</w:t>
      </w:r>
      <w:commentRangeEnd w:id="5387"/>
      <w:r>
        <w:rPr>
          <w:rStyle w:val="Verwijzingopmerking"/>
          <w:rFonts w:eastAsia="Calibri"/>
          <w:color w:val="auto"/>
        </w:rPr>
        <w:commentReference w:id="5387"/>
      </w:r>
      <w:bookmarkEnd w:id="5386"/>
      <w:r>
        <w:t xml:space="preserve"> </w:t>
      </w:r>
    </w:p>
    <w:p w14:paraId="0BDEFC71" w14:textId="07134C3F" w:rsidR="001054BF" w:rsidRDefault="001054BF">
      <w:r>
        <w:t xml:space="preserve">The Contractor shall prepare a Manufacturing and Inspection Plan (MIP) covering </w:t>
      </w:r>
      <w:r w:rsidR="007F5052">
        <w:t>all tests and inspections from start of manufacturing to provisional acceptance. It shall, as a minimum, include test</w:t>
      </w:r>
      <w:r w:rsidR="00B521E2">
        <w:t xml:space="preserve"> and inspection</w:t>
      </w:r>
      <w:r w:rsidR="007F5052">
        <w:t xml:space="preserve"> plans</w:t>
      </w:r>
      <w:r w:rsidR="00B521E2">
        <w:t xml:space="preserve"> &amp;</w:t>
      </w:r>
      <w:r w:rsidR="007F5052">
        <w:t xml:space="preserve"> procedures and</w:t>
      </w:r>
      <w:r>
        <w:t xml:space="preserve"> </w:t>
      </w:r>
      <w:r w:rsidR="00B521E2">
        <w:t xml:space="preserve">(if on-site at SCK CEN) </w:t>
      </w:r>
      <w:r>
        <w:t xml:space="preserve">utilities </w:t>
      </w:r>
      <w:r w:rsidR="007F5052">
        <w:t>necessary for executing the tests</w:t>
      </w:r>
      <w:r>
        <w:t xml:space="preserve">. It shall </w:t>
      </w:r>
      <w:r w:rsidR="007F5052">
        <w:t>indicate</w:t>
      </w:r>
      <w:r>
        <w:t xml:space="preserve"> the Hold Points and Witness Points defined in the Contract as well as any other HP/WP defined by SCK CEN during </w:t>
      </w:r>
      <w:r w:rsidR="007F5052">
        <w:t>execution of the C</w:t>
      </w:r>
      <w:r>
        <w:t>ontract.</w:t>
      </w:r>
    </w:p>
    <w:p w14:paraId="3B861600" w14:textId="05D1A79C" w:rsidR="005F5F61" w:rsidRDefault="005F5F61">
      <w:r>
        <w:t xml:space="preserve">The MIP shall serve </w:t>
      </w:r>
      <w:r w:rsidR="00B521E2">
        <w:t>to verify</w:t>
      </w:r>
      <w:r>
        <w:t xml:space="preserve"> </w:t>
      </w:r>
      <w:r w:rsidR="00B521E2">
        <w:t>that</w:t>
      </w:r>
      <w:r>
        <w:t xml:space="preserve"> all tests and inspections </w:t>
      </w:r>
      <w:r w:rsidR="003751AC">
        <w:t>a</w:t>
      </w:r>
      <w:r>
        <w:t xml:space="preserve">re executed </w:t>
      </w:r>
      <w:r w:rsidR="00B521E2">
        <w:t>as planned and in compliance with</w:t>
      </w:r>
      <w:r>
        <w:t xml:space="preserve"> the agreed HP/WP.</w:t>
      </w:r>
    </w:p>
    <w:p w14:paraId="6E7B489E" w14:textId="1D392B27" w:rsidR="006041CD" w:rsidRDefault="006041CD">
      <w:pPr>
        <w:rPr>
          <w:rStyle w:val="AAReferencedChar"/>
        </w:rPr>
      </w:pPr>
      <w:r>
        <w:t xml:space="preserve">A preliminary version of the MIP shall be provided as part of deliverable </w:t>
      </w:r>
      <w:r w:rsidR="0081103D">
        <w:fldChar w:fldCharType="begin"/>
      </w:r>
      <w:r w:rsidR="0081103D">
        <w:instrText xml:space="preserve"> REF _Ref194400300 \h  \* MERGEFORMAT </w:instrText>
      </w:r>
      <w:r w:rsidR="0081103D">
        <w:fldChar w:fldCharType="separate"/>
      </w:r>
      <w:r w:rsidR="00E67BB8">
        <w:rPr>
          <w:b/>
          <w:bCs/>
          <w:lang w:val="en-US"/>
        </w:rPr>
        <w:t>Error! Reference source not found.</w:t>
      </w:r>
      <w:r w:rsidR="0081103D">
        <w:fldChar w:fldCharType="end"/>
      </w:r>
      <w:r>
        <w:rPr>
          <w:rStyle w:val="AAReferencedChar"/>
        </w:rPr>
        <w:t>.</w:t>
      </w:r>
      <w:r w:rsidRPr="003E5C09">
        <w:t xml:space="preserve"> The final version</w:t>
      </w:r>
      <w:r>
        <w:t xml:space="preserve"> shall be provided as part of deliverable </w:t>
      </w:r>
      <w:r w:rsidRPr="00725372">
        <w:rPr>
          <w:rStyle w:val="AAReferencedChar"/>
        </w:rPr>
        <w:fldChar w:fldCharType="begin"/>
      </w:r>
      <w:r w:rsidRPr="00725372">
        <w:rPr>
          <w:rStyle w:val="AAReferencedChar"/>
        </w:rPr>
        <w:instrText xml:space="preserve"> REF _Ref191381281 \h  \* MERGEFORMAT </w:instrText>
      </w:r>
      <w:r w:rsidRPr="00725372">
        <w:rPr>
          <w:rStyle w:val="AAReferencedChar"/>
        </w:rPr>
      </w:r>
      <w:r w:rsidRPr="00725372">
        <w:rPr>
          <w:rStyle w:val="AAReferencedChar"/>
        </w:rPr>
        <w:fldChar w:fldCharType="separate"/>
      </w:r>
      <w:r w:rsidR="00E67BB8">
        <w:rPr>
          <w:rStyle w:val="AAReferencedChar"/>
          <w:b/>
          <w:bCs/>
          <w:lang w:val="en-US"/>
        </w:rPr>
        <w:t>Error! Reference source not found.</w:t>
      </w:r>
      <w:r w:rsidRPr="00725372">
        <w:rPr>
          <w:rStyle w:val="AAReferencedChar"/>
        </w:rPr>
        <w:fldChar w:fldCharType="end"/>
      </w:r>
      <w:r>
        <w:rPr>
          <w:rStyle w:val="AAReferencedChar"/>
        </w:rPr>
        <w:t>.</w:t>
      </w:r>
    </w:p>
    <w:p w14:paraId="7039E9B2" w14:textId="18E467BE" w:rsidR="005F5F61" w:rsidRPr="003E5C09" w:rsidRDefault="005F5F61" w:rsidP="003E5C09">
      <w:pPr>
        <w:rPr>
          <w:color w:val="000000" w:themeColor="text1"/>
        </w:rPr>
      </w:pPr>
      <w:r w:rsidRPr="003E5C09">
        <w:rPr>
          <w:rStyle w:val="AAReferencedChar"/>
          <w:i w:val="0"/>
          <w:iCs w:val="0"/>
          <w:color w:val="000000" w:themeColor="text1"/>
        </w:rPr>
        <w:t>In the offer, the Applicant shall</w:t>
      </w:r>
      <w:r>
        <w:rPr>
          <w:rStyle w:val="AAReferencedChar"/>
          <w:i w:val="0"/>
          <w:iCs w:val="0"/>
          <w:color w:val="000000" w:themeColor="text1"/>
        </w:rPr>
        <w:t xml:space="preserve"> explain </w:t>
      </w:r>
      <w:r w:rsidR="00B521E2">
        <w:rPr>
          <w:rStyle w:val="AAReferencedChar"/>
          <w:i w:val="0"/>
          <w:iCs w:val="0"/>
          <w:color w:val="000000" w:themeColor="text1"/>
        </w:rPr>
        <w:t>the approach to implementing the above</w:t>
      </w:r>
      <w:r>
        <w:rPr>
          <w:rStyle w:val="AAReferencedChar"/>
          <w:i w:val="0"/>
          <w:iCs w:val="0"/>
          <w:color w:val="000000" w:themeColor="text1"/>
        </w:rPr>
        <w:t xml:space="preserve"> </w:t>
      </w:r>
      <w:r w:rsidR="00B521E2">
        <w:rPr>
          <w:rStyle w:val="AAReferencedChar"/>
          <w:i w:val="0"/>
          <w:iCs w:val="0"/>
          <w:color w:val="000000" w:themeColor="text1"/>
        </w:rPr>
        <w:t xml:space="preserve">MIP </w:t>
      </w:r>
      <w:r>
        <w:rPr>
          <w:rStyle w:val="AAReferencedChar"/>
          <w:i w:val="0"/>
          <w:iCs w:val="0"/>
          <w:color w:val="000000" w:themeColor="text1"/>
        </w:rPr>
        <w:t>requirements.</w:t>
      </w:r>
    </w:p>
    <w:p w14:paraId="16403C07" w14:textId="78F8B16F" w:rsidR="006B0945" w:rsidRPr="00725372" w:rsidRDefault="006B0945" w:rsidP="006B0945">
      <w:pPr>
        <w:pStyle w:val="Heading3numbered"/>
      </w:pPr>
      <w:bookmarkStart w:id="5388" w:name="_Toc192782715"/>
      <w:bookmarkStart w:id="5389" w:name="_Toc192783323"/>
      <w:bookmarkStart w:id="5390" w:name="_Toc192851243"/>
      <w:bookmarkStart w:id="5391" w:name="_Toc192929730"/>
      <w:bookmarkStart w:id="5392" w:name="_Toc192935418"/>
      <w:bookmarkStart w:id="5393" w:name="_Toc193016766"/>
      <w:bookmarkStart w:id="5394" w:name="_Toc192782716"/>
      <w:bookmarkStart w:id="5395" w:name="_Toc192783324"/>
      <w:bookmarkStart w:id="5396" w:name="_Toc192851244"/>
      <w:bookmarkStart w:id="5397" w:name="_Toc192929731"/>
      <w:bookmarkStart w:id="5398" w:name="_Toc192935419"/>
      <w:bookmarkStart w:id="5399" w:name="_Toc193016767"/>
      <w:bookmarkStart w:id="5400" w:name="_Toc169612653"/>
      <w:bookmarkStart w:id="5401" w:name="_Toc169612750"/>
      <w:bookmarkStart w:id="5402" w:name="_Toc169612848"/>
      <w:bookmarkStart w:id="5403" w:name="_Toc169614232"/>
      <w:bookmarkStart w:id="5404" w:name="_Toc177587802"/>
      <w:bookmarkStart w:id="5405" w:name="_Toc177644574"/>
      <w:bookmarkStart w:id="5406" w:name="_Toc177657981"/>
      <w:bookmarkStart w:id="5407" w:name="_Toc178013395"/>
      <w:bookmarkStart w:id="5408" w:name="_Toc178107876"/>
      <w:bookmarkStart w:id="5409" w:name="_Toc178251697"/>
      <w:bookmarkStart w:id="5410" w:name="_Toc178251871"/>
      <w:bookmarkStart w:id="5411" w:name="_Toc178252029"/>
      <w:bookmarkStart w:id="5412" w:name="_Toc178252186"/>
      <w:bookmarkStart w:id="5413" w:name="_Toc178252343"/>
      <w:bookmarkStart w:id="5414" w:name="_Toc178252500"/>
      <w:bookmarkStart w:id="5415" w:name="_Toc178252657"/>
      <w:bookmarkStart w:id="5416" w:name="_Toc178252819"/>
      <w:bookmarkStart w:id="5417" w:name="_Toc178326008"/>
      <w:bookmarkStart w:id="5418" w:name="_Toc178326452"/>
      <w:bookmarkStart w:id="5419" w:name="_Toc178579145"/>
      <w:bookmarkStart w:id="5420" w:name="_Toc178595199"/>
      <w:bookmarkStart w:id="5421" w:name="_Toc178600008"/>
      <w:bookmarkStart w:id="5422" w:name="_Toc178611909"/>
      <w:bookmarkStart w:id="5423" w:name="_Toc178853300"/>
      <w:bookmarkStart w:id="5424" w:name="_Toc177587804"/>
      <w:bookmarkStart w:id="5425" w:name="_Toc177644576"/>
      <w:bookmarkStart w:id="5426" w:name="_Toc177657983"/>
      <w:bookmarkStart w:id="5427" w:name="_Toc178013397"/>
      <w:bookmarkStart w:id="5428" w:name="_Toc178107878"/>
      <w:bookmarkStart w:id="5429" w:name="_Toc178251699"/>
      <w:bookmarkStart w:id="5430" w:name="_Toc178251873"/>
      <w:bookmarkStart w:id="5431" w:name="_Toc178252031"/>
      <w:bookmarkStart w:id="5432" w:name="_Toc178252188"/>
      <w:bookmarkStart w:id="5433" w:name="_Toc178252345"/>
      <w:bookmarkStart w:id="5434" w:name="_Toc178252502"/>
      <w:bookmarkStart w:id="5435" w:name="_Toc178252659"/>
      <w:bookmarkStart w:id="5436" w:name="_Toc178252821"/>
      <w:bookmarkStart w:id="5437" w:name="_Toc178326010"/>
      <w:bookmarkStart w:id="5438" w:name="_Toc178326454"/>
      <w:bookmarkStart w:id="5439" w:name="_Toc178579147"/>
      <w:bookmarkStart w:id="5440" w:name="_Toc178595201"/>
      <w:bookmarkStart w:id="5441" w:name="_Toc178600010"/>
      <w:bookmarkStart w:id="5442" w:name="_Toc178611911"/>
      <w:bookmarkStart w:id="5443" w:name="_Toc177587805"/>
      <w:bookmarkStart w:id="5444" w:name="_Toc177644577"/>
      <w:bookmarkStart w:id="5445" w:name="_Toc177657984"/>
      <w:bookmarkStart w:id="5446" w:name="_Toc178013398"/>
      <w:bookmarkStart w:id="5447" w:name="_Toc178107879"/>
      <w:bookmarkStart w:id="5448" w:name="_Toc178251700"/>
      <w:bookmarkStart w:id="5449" w:name="_Toc178251874"/>
      <w:bookmarkStart w:id="5450" w:name="_Toc178252032"/>
      <w:bookmarkStart w:id="5451" w:name="_Toc178252189"/>
      <w:bookmarkStart w:id="5452" w:name="_Toc178252346"/>
      <w:bookmarkStart w:id="5453" w:name="_Toc178252503"/>
      <w:bookmarkStart w:id="5454" w:name="_Toc178252660"/>
      <w:bookmarkStart w:id="5455" w:name="_Toc178252822"/>
      <w:bookmarkStart w:id="5456" w:name="_Toc178326011"/>
      <w:bookmarkStart w:id="5457" w:name="_Toc178326455"/>
      <w:bookmarkStart w:id="5458" w:name="_Toc178579148"/>
      <w:bookmarkStart w:id="5459" w:name="_Toc178595202"/>
      <w:bookmarkStart w:id="5460" w:name="_Toc178600011"/>
      <w:bookmarkStart w:id="5461" w:name="_Toc178611912"/>
      <w:bookmarkStart w:id="5462" w:name="_Toc177587806"/>
      <w:bookmarkStart w:id="5463" w:name="_Toc177644578"/>
      <w:bookmarkStart w:id="5464" w:name="_Toc177657985"/>
      <w:bookmarkStart w:id="5465" w:name="_Toc178013399"/>
      <w:bookmarkStart w:id="5466" w:name="_Toc178107880"/>
      <w:bookmarkStart w:id="5467" w:name="_Toc178251701"/>
      <w:bookmarkStart w:id="5468" w:name="_Toc178251875"/>
      <w:bookmarkStart w:id="5469" w:name="_Toc178252033"/>
      <w:bookmarkStart w:id="5470" w:name="_Toc178252190"/>
      <w:bookmarkStart w:id="5471" w:name="_Toc178252347"/>
      <w:bookmarkStart w:id="5472" w:name="_Toc178252504"/>
      <w:bookmarkStart w:id="5473" w:name="_Toc178252661"/>
      <w:bookmarkStart w:id="5474" w:name="_Toc178252823"/>
      <w:bookmarkStart w:id="5475" w:name="_Toc178326012"/>
      <w:bookmarkStart w:id="5476" w:name="_Toc178326456"/>
      <w:bookmarkStart w:id="5477" w:name="_Toc178579149"/>
      <w:bookmarkStart w:id="5478" w:name="_Toc178595203"/>
      <w:bookmarkStart w:id="5479" w:name="_Toc178600012"/>
      <w:bookmarkStart w:id="5480" w:name="_Toc178611913"/>
      <w:bookmarkStart w:id="5481" w:name="_Toc177587807"/>
      <w:bookmarkStart w:id="5482" w:name="_Toc177644579"/>
      <w:bookmarkStart w:id="5483" w:name="_Toc177657986"/>
      <w:bookmarkStart w:id="5484" w:name="_Toc178013400"/>
      <w:bookmarkStart w:id="5485" w:name="_Toc178107881"/>
      <w:bookmarkStart w:id="5486" w:name="_Toc178251702"/>
      <w:bookmarkStart w:id="5487" w:name="_Toc178251876"/>
      <w:bookmarkStart w:id="5488" w:name="_Toc178252034"/>
      <w:bookmarkStart w:id="5489" w:name="_Toc178252191"/>
      <w:bookmarkStart w:id="5490" w:name="_Toc178252348"/>
      <w:bookmarkStart w:id="5491" w:name="_Toc178252505"/>
      <w:bookmarkStart w:id="5492" w:name="_Toc178252662"/>
      <w:bookmarkStart w:id="5493" w:name="_Toc178252824"/>
      <w:bookmarkStart w:id="5494" w:name="_Toc178326013"/>
      <w:bookmarkStart w:id="5495" w:name="_Toc178326457"/>
      <w:bookmarkStart w:id="5496" w:name="_Toc178579150"/>
      <w:bookmarkStart w:id="5497" w:name="_Toc178595204"/>
      <w:bookmarkStart w:id="5498" w:name="_Toc178600013"/>
      <w:bookmarkStart w:id="5499" w:name="_Toc178611914"/>
      <w:bookmarkStart w:id="5500" w:name="_Toc177587808"/>
      <w:bookmarkStart w:id="5501" w:name="_Toc177644580"/>
      <w:bookmarkStart w:id="5502" w:name="_Toc177657987"/>
      <w:bookmarkStart w:id="5503" w:name="_Toc178013401"/>
      <w:bookmarkStart w:id="5504" w:name="_Toc178107882"/>
      <w:bookmarkStart w:id="5505" w:name="_Toc178251703"/>
      <w:bookmarkStart w:id="5506" w:name="_Toc178251877"/>
      <w:bookmarkStart w:id="5507" w:name="_Toc178252035"/>
      <w:bookmarkStart w:id="5508" w:name="_Toc178252192"/>
      <w:bookmarkStart w:id="5509" w:name="_Toc178252349"/>
      <w:bookmarkStart w:id="5510" w:name="_Toc178252506"/>
      <w:bookmarkStart w:id="5511" w:name="_Toc178252663"/>
      <w:bookmarkStart w:id="5512" w:name="_Toc178252825"/>
      <w:bookmarkStart w:id="5513" w:name="_Toc178326014"/>
      <w:bookmarkStart w:id="5514" w:name="_Toc178326458"/>
      <w:bookmarkStart w:id="5515" w:name="_Toc178579151"/>
      <w:bookmarkStart w:id="5516" w:name="_Toc178595205"/>
      <w:bookmarkStart w:id="5517" w:name="_Toc178600014"/>
      <w:bookmarkStart w:id="5518" w:name="_Toc178611915"/>
      <w:bookmarkStart w:id="5519" w:name="_Toc162509122"/>
      <w:bookmarkStart w:id="5520" w:name="_Toc162509123"/>
      <w:bookmarkStart w:id="5521" w:name="_Toc162509124"/>
      <w:bookmarkStart w:id="5522" w:name="_Toc162509125"/>
      <w:bookmarkStart w:id="5523" w:name="_Toc162509126"/>
      <w:bookmarkStart w:id="5524" w:name="_Toc162509127"/>
      <w:bookmarkStart w:id="5525" w:name="_Toc162509128"/>
      <w:bookmarkStart w:id="5526" w:name="_Toc162509129"/>
      <w:bookmarkStart w:id="5527" w:name="_Toc162509130"/>
      <w:bookmarkStart w:id="5528" w:name="_Toc162509131"/>
      <w:bookmarkStart w:id="5529" w:name="_Toc162509132"/>
      <w:bookmarkStart w:id="5530" w:name="_Toc162509133"/>
      <w:bookmarkStart w:id="5531" w:name="_Toc162509134"/>
      <w:bookmarkStart w:id="5532" w:name="_Toc162509135"/>
      <w:bookmarkStart w:id="5533" w:name="_Toc162509136"/>
      <w:bookmarkStart w:id="5534" w:name="_Toc162509137"/>
      <w:bookmarkStart w:id="5535" w:name="_Toc162509138"/>
      <w:bookmarkStart w:id="5536" w:name="_Toc162509139"/>
      <w:bookmarkStart w:id="5537" w:name="_Toc162509140"/>
      <w:bookmarkStart w:id="5538" w:name="_Toc162509141"/>
      <w:bookmarkStart w:id="5539" w:name="_Toc162509142"/>
      <w:bookmarkStart w:id="5540" w:name="_Toc162509143"/>
      <w:bookmarkStart w:id="5541" w:name="_Toc162509144"/>
      <w:bookmarkStart w:id="5542" w:name="_Toc162509145"/>
      <w:bookmarkStart w:id="5543" w:name="_Toc162509146"/>
      <w:bookmarkStart w:id="5544" w:name="_Toc162509147"/>
      <w:bookmarkStart w:id="5545" w:name="_Toc162509148"/>
      <w:bookmarkStart w:id="5546" w:name="_Toc162509149"/>
      <w:bookmarkStart w:id="5547" w:name="_Toc162509150"/>
      <w:bookmarkStart w:id="5548" w:name="_Toc162509151"/>
      <w:bookmarkStart w:id="5549" w:name="_Toc162509152"/>
      <w:bookmarkStart w:id="5550" w:name="_Toc162509153"/>
      <w:bookmarkStart w:id="5551" w:name="_Toc162509154"/>
      <w:bookmarkStart w:id="5552" w:name="_Toc162509169"/>
      <w:bookmarkStart w:id="5553" w:name="_Toc162509170"/>
      <w:bookmarkStart w:id="5554" w:name="_Toc162509171"/>
      <w:bookmarkStart w:id="5555" w:name="_Toc162509172"/>
      <w:bookmarkStart w:id="5556" w:name="_Toc162509173"/>
      <w:bookmarkStart w:id="5557" w:name="_Toc162509174"/>
      <w:bookmarkStart w:id="5558" w:name="_Toc162509175"/>
      <w:bookmarkStart w:id="5559" w:name="_Toc192782717"/>
      <w:bookmarkStart w:id="5560" w:name="_Toc192783325"/>
      <w:bookmarkStart w:id="5561" w:name="_Toc192851245"/>
      <w:bookmarkStart w:id="5562" w:name="_Toc192929732"/>
      <w:bookmarkStart w:id="5563" w:name="_Toc192935420"/>
      <w:bookmarkStart w:id="5564" w:name="_Toc193016768"/>
      <w:bookmarkStart w:id="5565" w:name="_Toc192782718"/>
      <w:bookmarkStart w:id="5566" w:name="_Toc192783326"/>
      <w:bookmarkStart w:id="5567" w:name="_Toc192851246"/>
      <w:bookmarkStart w:id="5568" w:name="_Toc192929733"/>
      <w:bookmarkStart w:id="5569" w:name="_Toc192935421"/>
      <w:bookmarkStart w:id="5570" w:name="_Toc193016769"/>
      <w:bookmarkStart w:id="5571" w:name="_Toc197426025"/>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r w:rsidRPr="00725372">
        <w:t>Declaration of conformity</w:t>
      </w:r>
      <w:r w:rsidR="004563D4">
        <w:t xml:space="preserve"> with all requirements</w:t>
      </w:r>
      <w:bookmarkEnd w:id="5571"/>
    </w:p>
    <w:p w14:paraId="0CBBFC35" w14:textId="1D59CB99" w:rsidR="006B0945" w:rsidRPr="00725372" w:rsidRDefault="006B0945" w:rsidP="003E5C09">
      <w:pPr>
        <w:pStyle w:val="ADClause"/>
      </w:pPr>
      <w:r w:rsidRPr="00725372">
        <w:rPr>
          <w:rFonts w:eastAsiaTheme="minorHAnsi" w:cs="Segoe UI"/>
          <w:szCs w:val="20"/>
        </w:rPr>
        <w:t>Together</w:t>
      </w:r>
      <w:r w:rsidRPr="00725372">
        <w:t xml:space="preserve"> with the delivery, the </w:t>
      </w:r>
      <w:r w:rsidR="00CB1438">
        <w:t>Contractor</w:t>
      </w:r>
      <w:r w:rsidRPr="00725372">
        <w:t xml:space="preserve"> shall submit to SCK CEN a Declaration of Conformity certifying that all the requirements have been met. Such declaration shall include at least the following information:</w:t>
      </w:r>
    </w:p>
    <w:p w14:paraId="22C7390C" w14:textId="77777777" w:rsidR="006B0945" w:rsidRPr="00725372" w:rsidRDefault="006B0945">
      <w:pPr>
        <w:pStyle w:val="ADClause"/>
        <w:numPr>
          <w:ilvl w:val="3"/>
          <w:numId w:val="6"/>
        </w:numPr>
      </w:pPr>
      <w:r w:rsidRPr="00725372">
        <w:t>Identification of the deliverable, including the purchase order reference no. and Contract reference.</w:t>
      </w:r>
    </w:p>
    <w:p w14:paraId="4FE45940" w14:textId="77777777" w:rsidR="006B0945" w:rsidRPr="00725372" w:rsidRDefault="006B0945">
      <w:pPr>
        <w:pStyle w:val="ADClause"/>
        <w:numPr>
          <w:ilvl w:val="3"/>
          <w:numId w:val="6"/>
        </w:numPr>
      </w:pPr>
      <w:r w:rsidRPr="00725372">
        <w:t>A list of approved changes, waivers, or deviations from the aforementioned specifications.</w:t>
      </w:r>
    </w:p>
    <w:p w14:paraId="5569350C" w14:textId="45E11C61" w:rsidR="006B0945" w:rsidRPr="00725372" w:rsidRDefault="006B0945" w:rsidP="003E5C09">
      <w:pPr>
        <w:pStyle w:val="ADClause"/>
        <w:numPr>
          <w:ilvl w:val="0"/>
          <w:numId w:val="0"/>
        </w:numPr>
      </w:pPr>
      <w:r w:rsidRPr="00725372">
        <w:t xml:space="preserve">Such declaration shall be dated and signed by a duly </w:t>
      </w:r>
      <w:proofErr w:type="spellStart"/>
      <w:r w:rsidRPr="00725372">
        <w:t>authorized</w:t>
      </w:r>
      <w:proofErr w:type="spellEnd"/>
      <w:r w:rsidRPr="00725372">
        <w:t xml:space="preserve"> representative of the </w:t>
      </w:r>
      <w:r w:rsidR="00CB1438">
        <w:t>Contractor</w:t>
      </w:r>
      <w:r w:rsidRPr="00725372">
        <w:t xml:space="preserve"> responsible for quality assurance as indicated in the approved QAP.</w:t>
      </w:r>
    </w:p>
    <w:p w14:paraId="1E25A541" w14:textId="22706AB9" w:rsidR="006B0945" w:rsidRPr="00725372" w:rsidRDefault="006B0945" w:rsidP="006B0945">
      <w:pPr>
        <w:pStyle w:val="Heading2numbered"/>
      </w:pPr>
      <w:bookmarkStart w:id="5572" w:name="_Toc197426026"/>
      <w:r w:rsidRPr="00725372">
        <w:t>Acceptance Tests</w:t>
      </w:r>
      <w:bookmarkEnd w:id="5572"/>
    </w:p>
    <w:p w14:paraId="6A11FA7C" w14:textId="0D921C9F" w:rsidR="006B0945" w:rsidRPr="00725372" w:rsidRDefault="006B0945" w:rsidP="006B0945">
      <w:pPr>
        <w:pStyle w:val="Heading3numbered"/>
      </w:pPr>
      <w:bookmarkStart w:id="5573" w:name="_Toc192762987"/>
      <w:bookmarkStart w:id="5574" w:name="_Toc192765561"/>
      <w:bookmarkStart w:id="5575" w:name="_Toc192766165"/>
      <w:bookmarkStart w:id="5576" w:name="_Toc192782721"/>
      <w:bookmarkStart w:id="5577" w:name="_Toc192783329"/>
      <w:bookmarkStart w:id="5578" w:name="_Toc192851249"/>
      <w:bookmarkStart w:id="5579" w:name="_Toc192929736"/>
      <w:bookmarkStart w:id="5580" w:name="_Toc192935424"/>
      <w:bookmarkStart w:id="5581" w:name="_Toc193016772"/>
      <w:bookmarkStart w:id="5582" w:name="_Toc197426027"/>
      <w:bookmarkEnd w:id="5573"/>
      <w:bookmarkEnd w:id="5574"/>
      <w:bookmarkEnd w:id="5575"/>
      <w:bookmarkEnd w:id="5576"/>
      <w:bookmarkEnd w:id="5577"/>
      <w:bookmarkEnd w:id="5578"/>
      <w:bookmarkEnd w:id="5579"/>
      <w:bookmarkEnd w:id="5580"/>
      <w:bookmarkEnd w:id="5581"/>
      <w:r w:rsidRPr="00725372">
        <w:t>General Requirements</w:t>
      </w:r>
      <w:bookmarkEnd w:id="5582"/>
    </w:p>
    <w:p w14:paraId="16F59EE9" w14:textId="16049ABE" w:rsidR="006B0945" w:rsidRPr="00725372" w:rsidRDefault="006B0945" w:rsidP="003E5C09">
      <w:pPr>
        <w:pStyle w:val="ADClause"/>
        <w:numPr>
          <w:ilvl w:val="0"/>
          <w:numId w:val="0"/>
        </w:numPr>
      </w:pPr>
      <w:r w:rsidRPr="00725372">
        <w:t xml:space="preserve">The acceptance tests shall be performed according to a duly reviewed and SCK CEN approved Acceptance Test Program (FAT/SAT). The test program shall be prepared and submitted by the </w:t>
      </w:r>
      <w:r w:rsidR="00CB1438">
        <w:t>Contractor</w:t>
      </w:r>
      <w:r w:rsidRPr="00725372">
        <w:t xml:space="preserve"> to SCK CEN for review and approval at least 3 months prior to the date scheduled for the tests, unless otherwise specified.</w:t>
      </w:r>
    </w:p>
    <w:p w14:paraId="7DF0F2C4" w14:textId="77777777" w:rsidR="006B0945" w:rsidRPr="00725372" w:rsidRDefault="006B0945" w:rsidP="003E5C09">
      <w:pPr>
        <w:pStyle w:val="ADClause"/>
        <w:numPr>
          <w:ilvl w:val="0"/>
          <w:numId w:val="0"/>
        </w:numPr>
      </w:pPr>
      <w:r w:rsidRPr="00725372">
        <w:t>The Acceptance Test(s) Program(s) shall describe:</w:t>
      </w:r>
    </w:p>
    <w:p w14:paraId="21CB4B36" w14:textId="77777777" w:rsidR="006B0945" w:rsidRPr="00725372" w:rsidRDefault="006B0945">
      <w:pPr>
        <w:pStyle w:val="ADClause"/>
        <w:numPr>
          <w:ilvl w:val="4"/>
          <w:numId w:val="6"/>
        </w:numPr>
      </w:pPr>
      <w:r w:rsidRPr="00725372">
        <w:rPr>
          <w:rStyle w:val="AASemiBoldChar"/>
        </w:rPr>
        <w:t>General overview</w:t>
      </w:r>
      <w:r w:rsidRPr="00725372">
        <w:t xml:space="preserve">: the purpose of the tests, a comprehensive list of the tests to be performed, the participants to be present on site during the test, and a description of the communication strategy and logistical </w:t>
      </w:r>
      <w:proofErr w:type="spellStart"/>
      <w:r w:rsidRPr="00725372">
        <w:t>organization</w:t>
      </w:r>
      <w:proofErr w:type="spellEnd"/>
      <w:r w:rsidRPr="00725372">
        <w:t xml:space="preserve"> for conducting the tests.</w:t>
      </w:r>
    </w:p>
    <w:p w14:paraId="5ADD6F67" w14:textId="77777777" w:rsidR="006B0945" w:rsidRPr="00725372" w:rsidRDefault="006B0945">
      <w:pPr>
        <w:pStyle w:val="ADClause"/>
        <w:numPr>
          <w:ilvl w:val="4"/>
          <w:numId w:val="6"/>
        </w:numPr>
      </w:pPr>
      <w:r w:rsidRPr="00725372">
        <w:rPr>
          <w:rStyle w:val="AASemiBoldChar"/>
        </w:rPr>
        <w:t>General requirements</w:t>
      </w:r>
      <w:r w:rsidRPr="00725372">
        <w:t>: tools, instrumentation, and computing devices to be used; environmental conditions that must be in place; required consumables and utilities (e.g.: process gas, electricity, cooling water); qualifications of the personnel to conduct the testing.</w:t>
      </w:r>
    </w:p>
    <w:p w14:paraId="2D28A9FD" w14:textId="77777777" w:rsidR="006B0945" w:rsidRPr="00725372" w:rsidRDefault="006B0945">
      <w:pPr>
        <w:pStyle w:val="ADClause"/>
        <w:numPr>
          <w:ilvl w:val="4"/>
          <w:numId w:val="6"/>
        </w:numPr>
      </w:pPr>
      <w:r w:rsidRPr="00725372">
        <w:rPr>
          <w:rStyle w:val="AASemiBoldChar"/>
        </w:rPr>
        <w:t>Safety requirements</w:t>
      </w:r>
      <w:r w:rsidRPr="00725372">
        <w:t xml:space="preserve"> which have to be respected during the testing.</w:t>
      </w:r>
    </w:p>
    <w:p w14:paraId="2F2F9736" w14:textId="437A4D47" w:rsidR="006B0945" w:rsidRPr="00725372" w:rsidRDefault="009F2847">
      <w:pPr>
        <w:pStyle w:val="ADClause"/>
        <w:numPr>
          <w:ilvl w:val="4"/>
          <w:numId w:val="6"/>
        </w:numPr>
      </w:pPr>
      <w:r w:rsidRPr="00725372">
        <w:rPr>
          <w:rStyle w:val="AASemiBoldChar"/>
        </w:rPr>
        <w:t xml:space="preserve">Parameters </w:t>
      </w:r>
      <w:r w:rsidR="006B0945" w:rsidRPr="00725372">
        <w:t>to be measured and their measurement accuracy, noting the target values, range of acceptability, on which test stage which parameters are measured, the measurement instruments used to perform the measurements, the measurement methodology, the calculation formulas (if no direct measurement is possible), etc.</w:t>
      </w:r>
    </w:p>
    <w:p w14:paraId="6ABF088E" w14:textId="77777777" w:rsidR="006B0945" w:rsidRPr="00725372" w:rsidRDefault="006B0945">
      <w:pPr>
        <w:pStyle w:val="ADClause"/>
        <w:numPr>
          <w:ilvl w:val="4"/>
          <w:numId w:val="6"/>
        </w:numPr>
      </w:pPr>
      <w:r w:rsidRPr="003E5C09">
        <w:rPr>
          <w:rStyle w:val="AASemiBoldChar"/>
        </w:rPr>
        <w:t>Test setups and methods</w:t>
      </w:r>
      <w:r w:rsidRPr="00725372">
        <w:t>, including a description of each test setup and the method used to establish an accurate measurement.</w:t>
      </w:r>
    </w:p>
    <w:p w14:paraId="3AC1445F" w14:textId="52AFC8E3" w:rsidR="006B0945" w:rsidRPr="00725372" w:rsidRDefault="006B0945">
      <w:pPr>
        <w:pStyle w:val="ADClause"/>
        <w:numPr>
          <w:ilvl w:val="4"/>
          <w:numId w:val="6"/>
        </w:numPr>
      </w:pPr>
      <w:r w:rsidRPr="003E5C09">
        <w:rPr>
          <w:rStyle w:val="AASemiBoldChar"/>
        </w:rPr>
        <w:t>Reporting</w:t>
      </w:r>
      <w:r w:rsidRPr="00725372">
        <w:t xml:space="preserve">, including a description of how the acceptance </w:t>
      </w:r>
      <w:r w:rsidR="004B4CD4" w:rsidRPr="00725372">
        <w:t>test</w:t>
      </w:r>
      <w:r w:rsidR="004B4CD4">
        <w:t>s</w:t>
      </w:r>
      <w:r w:rsidR="004B4CD4" w:rsidRPr="00725372">
        <w:t xml:space="preserve"> </w:t>
      </w:r>
      <w:r w:rsidRPr="00725372">
        <w:t xml:space="preserve">shall be documented, what the documents shall contain and to what </w:t>
      </w:r>
      <w:proofErr w:type="spellStart"/>
      <w:r w:rsidRPr="00725372">
        <w:t>organizations</w:t>
      </w:r>
      <w:proofErr w:type="spellEnd"/>
      <w:r w:rsidRPr="00725372">
        <w:t xml:space="preserve"> these documents shall be transmitted. </w:t>
      </w:r>
    </w:p>
    <w:p w14:paraId="5E9BDBB2" w14:textId="4C11C50B" w:rsidR="006B0945" w:rsidRDefault="006B0945">
      <w:pPr>
        <w:pStyle w:val="ADClause"/>
        <w:numPr>
          <w:ilvl w:val="0"/>
          <w:numId w:val="0"/>
        </w:numPr>
      </w:pPr>
      <w:r w:rsidRPr="00725372">
        <w:t xml:space="preserve">The </w:t>
      </w:r>
      <w:r w:rsidR="004B4CD4">
        <w:t>A</w:t>
      </w:r>
      <w:r w:rsidR="004B4CD4" w:rsidRPr="00725372">
        <w:t xml:space="preserve">cceptance </w:t>
      </w:r>
      <w:r w:rsidR="004B4CD4">
        <w:t>T</w:t>
      </w:r>
      <w:r w:rsidR="004B4CD4" w:rsidRPr="00725372">
        <w:t>est</w:t>
      </w:r>
      <w:r w:rsidR="004B4CD4">
        <w:t>(s)</w:t>
      </w:r>
      <w:r w:rsidR="004B4CD4" w:rsidRPr="00725372">
        <w:t xml:space="preserve"> </w:t>
      </w:r>
      <w:r w:rsidRPr="00725372">
        <w:t xml:space="preserve">shall be documented in </w:t>
      </w:r>
      <w:r w:rsidR="0034220E">
        <w:t>FAT/SAT</w:t>
      </w:r>
      <w:r w:rsidRPr="00725372">
        <w:t xml:space="preserve"> report</w:t>
      </w:r>
      <w:r w:rsidR="004B4CD4">
        <w:t>s</w:t>
      </w:r>
      <w:r w:rsidRPr="00725372">
        <w:t>, clearly documenting the results of each individual test and whether the deliverable has passed or failed the acceptance test</w:t>
      </w:r>
      <w:r w:rsidR="004B4CD4">
        <w:t xml:space="preserve"> (incl. applicable </w:t>
      </w:r>
      <w:r w:rsidR="0034220E">
        <w:t>N</w:t>
      </w:r>
      <w:r w:rsidR="004B4CD4">
        <w:t>on-</w:t>
      </w:r>
      <w:r w:rsidR="0034220E">
        <w:t>C</w:t>
      </w:r>
      <w:r w:rsidR="004B4CD4">
        <w:t>onformity reports)</w:t>
      </w:r>
      <w:r w:rsidRPr="00725372">
        <w:t>.</w:t>
      </w:r>
      <w:r w:rsidR="004B4CD4">
        <w:t xml:space="preserve"> </w:t>
      </w:r>
    </w:p>
    <w:p w14:paraId="5751D79E" w14:textId="5A62E461" w:rsidR="00F25249" w:rsidRDefault="00F25249" w:rsidP="00F25249">
      <w:pPr>
        <w:pStyle w:val="Heading3numbered"/>
      </w:pPr>
      <w:bookmarkStart w:id="5583" w:name="_Ref195080116"/>
      <w:bookmarkStart w:id="5584" w:name="_Toc197426028"/>
      <w:r>
        <w:t>Factory Acceptance Test</w:t>
      </w:r>
      <w:bookmarkEnd w:id="5583"/>
      <w:r w:rsidR="006E498C">
        <w:t xml:space="preserve"> (FAT)</w:t>
      </w:r>
      <w:bookmarkEnd w:id="5584"/>
    </w:p>
    <w:p w14:paraId="4581B685" w14:textId="6F537485" w:rsidR="00D81867" w:rsidRPr="003E5C09" w:rsidRDefault="00D81867" w:rsidP="001D7813">
      <w:r>
        <w:t xml:space="preserve">The FAT program shall take into account, as a minimum, the requirements outlined in </w:t>
      </w:r>
      <w:r>
        <w:fldChar w:fldCharType="begin"/>
      </w:r>
      <w:r>
        <w:instrText xml:space="preserve"> REF _Ref192757333 \r \h </w:instrText>
      </w:r>
      <w:r>
        <w:fldChar w:fldCharType="separate"/>
      </w:r>
      <w:r w:rsidR="00E67BB8">
        <w:t>3.7.1</w:t>
      </w:r>
      <w:r>
        <w:fldChar w:fldCharType="end"/>
      </w:r>
      <w:r>
        <w:t xml:space="preserve">. </w:t>
      </w:r>
      <w:bookmarkStart w:id="5585" w:name="_Toc158823473"/>
    </w:p>
    <w:p w14:paraId="543A1746" w14:textId="08960A74" w:rsidR="00D81867" w:rsidRPr="005D69CF" w:rsidRDefault="00D81867" w:rsidP="00D81867">
      <w:pPr>
        <w:rPr>
          <w:lang w:val="en-US"/>
        </w:rPr>
      </w:pPr>
      <w:r w:rsidRPr="005D69CF">
        <w:rPr>
          <w:lang w:val="en-US"/>
        </w:rPr>
        <w:t xml:space="preserve">SCK CEN </w:t>
      </w:r>
      <w:r w:rsidR="001D7813">
        <w:rPr>
          <w:lang w:val="en-US"/>
        </w:rPr>
        <w:t xml:space="preserve">and its representatives </w:t>
      </w:r>
      <w:r w:rsidR="00841EB6">
        <w:rPr>
          <w:lang w:val="en-US"/>
        </w:rPr>
        <w:t>may</w:t>
      </w:r>
      <w:r w:rsidR="001D7813">
        <w:rPr>
          <w:lang w:val="en-US"/>
        </w:rPr>
        <w:t xml:space="preserve"> </w:t>
      </w:r>
      <w:r w:rsidR="006E498C">
        <w:rPr>
          <w:lang w:val="en-US"/>
        </w:rPr>
        <w:t>witness</w:t>
      </w:r>
      <w:r w:rsidR="001D7813">
        <w:rPr>
          <w:lang w:val="en-US"/>
        </w:rPr>
        <w:t xml:space="preserve"> the</w:t>
      </w:r>
      <w:r w:rsidR="00463606">
        <w:rPr>
          <w:lang w:val="en-US"/>
        </w:rPr>
        <w:t>se</w:t>
      </w:r>
      <w:r w:rsidR="001D7813">
        <w:rPr>
          <w:lang w:val="en-US"/>
        </w:rPr>
        <w:t xml:space="preserve"> tests at</w:t>
      </w:r>
      <w:r w:rsidRPr="005D69CF">
        <w:rPr>
          <w:lang w:val="en-US"/>
        </w:rPr>
        <w:t xml:space="preserve"> the Contractor and his Subcontractor's </w:t>
      </w:r>
      <w:r w:rsidR="006E498C">
        <w:rPr>
          <w:lang w:val="en-US"/>
        </w:rPr>
        <w:t>sites</w:t>
      </w:r>
      <w:r w:rsidRPr="005D69CF">
        <w:rPr>
          <w:lang w:val="en-US"/>
        </w:rPr>
        <w:t>.</w:t>
      </w:r>
      <w:bookmarkEnd w:id="5585"/>
    </w:p>
    <w:p w14:paraId="28F45E97" w14:textId="740DD962" w:rsidR="00FC186B" w:rsidRDefault="00D81867">
      <w:pPr>
        <w:rPr>
          <w:lang w:val="en-US"/>
        </w:rPr>
      </w:pPr>
      <w:bookmarkStart w:id="5586" w:name="_Toc158823475"/>
      <w:r w:rsidRPr="005D69CF">
        <w:rPr>
          <w:lang w:val="en-US"/>
        </w:rPr>
        <w:t>Before transportation to SCK CEN, results of the tests at the manufacturer workshops shall be approved by SCK CEN</w:t>
      </w:r>
      <w:r w:rsidR="00FC186B">
        <w:rPr>
          <w:lang w:val="en-US"/>
        </w:rPr>
        <w:t>.</w:t>
      </w:r>
    </w:p>
    <w:p w14:paraId="2B8FB744" w14:textId="2BE6F9AB" w:rsidR="006B0945" w:rsidRPr="00725372" w:rsidRDefault="006B0945" w:rsidP="006B0945">
      <w:pPr>
        <w:pStyle w:val="Heading3numbered"/>
      </w:pPr>
      <w:bookmarkStart w:id="5587" w:name="_Toc197426029"/>
      <w:bookmarkEnd w:id="5586"/>
      <w:r w:rsidRPr="00725372">
        <w:t>Site Acceptance Tests</w:t>
      </w:r>
      <w:bookmarkEnd w:id="5587"/>
    </w:p>
    <w:p w14:paraId="3707B6E7" w14:textId="6B6FC03B" w:rsidR="005D27C3" w:rsidRDefault="005D27C3" w:rsidP="009F2847">
      <w:pPr>
        <w:pStyle w:val="ADClause"/>
        <w:numPr>
          <w:ilvl w:val="0"/>
          <w:numId w:val="0"/>
        </w:numPr>
      </w:pPr>
      <w:r>
        <w:t xml:space="preserve">The SAT program shall take into account, as a minimum, the requirements outlined in </w:t>
      </w:r>
      <w:r>
        <w:fldChar w:fldCharType="begin"/>
      </w:r>
      <w:r>
        <w:instrText xml:space="preserve"> REF _Ref192761723 \r \h </w:instrText>
      </w:r>
      <w:r>
        <w:fldChar w:fldCharType="separate"/>
      </w:r>
      <w:r w:rsidR="00E67BB8">
        <w:t>3.9.1</w:t>
      </w:r>
      <w:r>
        <w:fldChar w:fldCharType="end"/>
      </w:r>
      <w:r>
        <w:t>.</w:t>
      </w:r>
    </w:p>
    <w:p w14:paraId="56137F2C" w14:textId="65CC6660" w:rsidR="001D7813" w:rsidRDefault="001D7813">
      <w:pPr>
        <w:rPr>
          <w:lang w:val="en-US"/>
        </w:rPr>
      </w:pPr>
      <w:r w:rsidRPr="005D69CF">
        <w:rPr>
          <w:lang w:val="en-US"/>
        </w:rPr>
        <w:t>SCK CEN and its representatives shall have access to participate to the tests on site.</w:t>
      </w:r>
    </w:p>
    <w:p w14:paraId="28678766" w14:textId="755E347C" w:rsidR="0034220E" w:rsidRDefault="0034220E" w:rsidP="003E5C09">
      <w:pPr>
        <w:rPr>
          <w:rStyle w:val="AAReferencedChar"/>
        </w:rPr>
      </w:pPr>
      <w:r>
        <w:rPr>
          <w:lang w:val="en-US"/>
        </w:rPr>
        <w:t xml:space="preserve">The SAT report shall be included in </w:t>
      </w:r>
      <w:r w:rsidR="0081103D" w:rsidRPr="0081103D">
        <w:rPr>
          <w:rStyle w:val="AAReferencedChar"/>
        </w:rPr>
        <w:fldChar w:fldCharType="begin"/>
      </w:r>
      <w:r w:rsidR="0081103D" w:rsidRPr="00A151DD">
        <w:rPr>
          <w:rStyle w:val="AAReferencedChar"/>
        </w:rPr>
        <w:instrText xml:space="preserve"> REF _Ref194399548 \h </w:instrText>
      </w:r>
      <w:r w:rsidR="0081103D">
        <w:rPr>
          <w:rStyle w:val="AAReferencedChar"/>
        </w:rPr>
        <w:instrText xml:space="preserve"> \* MERGEFORMAT </w:instrText>
      </w:r>
      <w:r w:rsidR="0081103D" w:rsidRPr="0081103D">
        <w:rPr>
          <w:rStyle w:val="AAReferencedChar"/>
        </w:rPr>
      </w:r>
      <w:r w:rsidR="0081103D" w:rsidRPr="0081103D">
        <w:rPr>
          <w:rStyle w:val="AAReferencedChar"/>
        </w:rPr>
        <w:fldChar w:fldCharType="separate"/>
      </w:r>
      <w:r w:rsidR="00E67BB8">
        <w:rPr>
          <w:rStyle w:val="AAReferencedChar"/>
          <w:b/>
          <w:bCs/>
          <w:lang w:val="en-US"/>
        </w:rPr>
        <w:t>Error! Reference source not found.</w:t>
      </w:r>
      <w:r w:rsidR="0081103D" w:rsidRPr="0081103D">
        <w:rPr>
          <w:rStyle w:val="AAReferencedChar"/>
        </w:rPr>
        <w:fldChar w:fldCharType="end"/>
      </w:r>
      <w:r>
        <w:rPr>
          <w:rStyle w:val="AAReferencedChar"/>
        </w:rPr>
        <w:t>.</w:t>
      </w:r>
    </w:p>
    <w:p w14:paraId="76ADBA57" w14:textId="77777777" w:rsidR="00C1127C" w:rsidRPr="001D7813" w:rsidRDefault="00C1127C" w:rsidP="003E5C09"/>
    <w:p w14:paraId="1BE36F16" w14:textId="7094330C" w:rsidR="00065B89" w:rsidRPr="00725372" w:rsidRDefault="00065B89" w:rsidP="00065B89">
      <w:pPr>
        <w:pStyle w:val="Heading1numbered"/>
      </w:pPr>
      <w:bookmarkStart w:id="5588" w:name="_Toc192765565"/>
      <w:bookmarkStart w:id="5589" w:name="_Toc192766169"/>
      <w:bookmarkStart w:id="5590" w:name="_Toc192782725"/>
      <w:bookmarkStart w:id="5591" w:name="_Toc192783333"/>
      <w:bookmarkStart w:id="5592" w:name="_Toc192851253"/>
      <w:bookmarkStart w:id="5593" w:name="_Toc192929740"/>
      <w:bookmarkStart w:id="5594" w:name="_Toc192935428"/>
      <w:bookmarkStart w:id="5595" w:name="_Toc193016776"/>
      <w:bookmarkStart w:id="5596" w:name="_Toc192765566"/>
      <w:bookmarkStart w:id="5597" w:name="_Toc192766170"/>
      <w:bookmarkStart w:id="5598" w:name="_Toc192782726"/>
      <w:bookmarkStart w:id="5599" w:name="_Toc192783334"/>
      <w:bookmarkStart w:id="5600" w:name="_Toc192851254"/>
      <w:bookmarkStart w:id="5601" w:name="_Toc192929741"/>
      <w:bookmarkStart w:id="5602" w:name="_Toc192935429"/>
      <w:bookmarkStart w:id="5603" w:name="_Toc193016777"/>
      <w:bookmarkStart w:id="5604" w:name="_Toc192765567"/>
      <w:bookmarkStart w:id="5605" w:name="_Toc192766171"/>
      <w:bookmarkStart w:id="5606" w:name="_Toc192782727"/>
      <w:bookmarkStart w:id="5607" w:name="_Toc192783335"/>
      <w:bookmarkStart w:id="5608" w:name="_Toc192851255"/>
      <w:bookmarkStart w:id="5609" w:name="_Toc192929742"/>
      <w:bookmarkStart w:id="5610" w:name="_Toc192935430"/>
      <w:bookmarkStart w:id="5611" w:name="_Toc193016778"/>
      <w:bookmarkStart w:id="5612" w:name="_Toc192765568"/>
      <w:bookmarkStart w:id="5613" w:name="_Toc192766172"/>
      <w:bookmarkStart w:id="5614" w:name="_Toc192782728"/>
      <w:bookmarkStart w:id="5615" w:name="_Toc192783336"/>
      <w:bookmarkStart w:id="5616" w:name="_Toc192851256"/>
      <w:bookmarkStart w:id="5617" w:name="_Toc192929743"/>
      <w:bookmarkStart w:id="5618" w:name="_Toc192935431"/>
      <w:bookmarkStart w:id="5619" w:name="_Toc193016779"/>
      <w:bookmarkStart w:id="5620" w:name="_Toc192765569"/>
      <w:bookmarkStart w:id="5621" w:name="_Toc192766173"/>
      <w:bookmarkStart w:id="5622" w:name="_Toc192782729"/>
      <w:bookmarkStart w:id="5623" w:name="_Toc192783337"/>
      <w:bookmarkStart w:id="5624" w:name="_Toc192851257"/>
      <w:bookmarkStart w:id="5625" w:name="_Toc192929744"/>
      <w:bookmarkStart w:id="5626" w:name="_Toc192935432"/>
      <w:bookmarkStart w:id="5627" w:name="_Toc193016780"/>
      <w:bookmarkStart w:id="5628" w:name="_Toc192765570"/>
      <w:bookmarkStart w:id="5629" w:name="_Toc192766174"/>
      <w:bookmarkStart w:id="5630" w:name="_Toc192782730"/>
      <w:bookmarkStart w:id="5631" w:name="_Toc192783338"/>
      <w:bookmarkStart w:id="5632" w:name="_Toc192851258"/>
      <w:bookmarkStart w:id="5633" w:name="_Toc192929745"/>
      <w:bookmarkStart w:id="5634" w:name="_Toc192935433"/>
      <w:bookmarkStart w:id="5635" w:name="_Toc193016781"/>
      <w:bookmarkStart w:id="5636" w:name="_Toc192765571"/>
      <w:bookmarkStart w:id="5637" w:name="_Toc192766175"/>
      <w:bookmarkStart w:id="5638" w:name="_Toc192782731"/>
      <w:bookmarkStart w:id="5639" w:name="_Toc192783339"/>
      <w:bookmarkStart w:id="5640" w:name="_Toc192851259"/>
      <w:bookmarkStart w:id="5641" w:name="_Toc192929746"/>
      <w:bookmarkStart w:id="5642" w:name="_Toc192935434"/>
      <w:bookmarkStart w:id="5643" w:name="_Toc193016782"/>
      <w:bookmarkStart w:id="5644" w:name="_Toc192765572"/>
      <w:bookmarkStart w:id="5645" w:name="_Toc192766176"/>
      <w:bookmarkStart w:id="5646" w:name="_Toc192782732"/>
      <w:bookmarkStart w:id="5647" w:name="_Toc192783340"/>
      <w:bookmarkStart w:id="5648" w:name="_Toc192851260"/>
      <w:bookmarkStart w:id="5649" w:name="_Toc192929747"/>
      <w:bookmarkStart w:id="5650" w:name="_Toc192935435"/>
      <w:bookmarkStart w:id="5651" w:name="_Toc193016783"/>
      <w:bookmarkStart w:id="5652" w:name="_Toc192765573"/>
      <w:bookmarkStart w:id="5653" w:name="_Toc192766177"/>
      <w:bookmarkStart w:id="5654" w:name="_Toc192782733"/>
      <w:bookmarkStart w:id="5655" w:name="_Toc192783341"/>
      <w:bookmarkStart w:id="5656" w:name="_Toc192851261"/>
      <w:bookmarkStart w:id="5657" w:name="_Toc192929748"/>
      <w:bookmarkStart w:id="5658" w:name="_Toc192935436"/>
      <w:bookmarkStart w:id="5659" w:name="_Toc193016784"/>
      <w:bookmarkStart w:id="5660" w:name="_Toc192765574"/>
      <w:bookmarkStart w:id="5661" w:name="_Toc192766178"/>
      <w:bookmarkStart w:id="5662" w:name="_Toc192782734"/>
      <w:bookmarkStart w:id="5663" w:name="_Toc192783342"/>
      <w:bookmarkStart w:id="5664" w:name="_Toc192851262"/>
      <w:bookmarkStart w:id="5665" w:name="_Toc192929749"/>
      <w:bookmarkStart w:id="5666" w:name="_Toc192935437"/>
      <w:bookmarkStart w:id="5667" w:name="_Toc193016785"/>
      <w:bookmarkStart w:id="5668" w:name="_Toc192765575"/>
      <w:bookmarkStart w:id="5669" w:name="_Toc192766179"/>
      <w:bookmarkStart w:id="5670" w:name="_Toc192782735"/>
      <w:bookmarkStart w:id="5671" w:name="_Toc192783343"/>
      <w:bookmarkStart w:id="5672" w:name="_Toc192851263"/>
      <w:bookmarkStart w:id="5673" w:name="_Toc192929750"/>
      <w:bookmarkStart w:id="5674" w:name="_Toc192935438"/>
      <w:bookmarkStart w:id="5675" w:name="_Toc193016786"/>
      <w:bookmarkStart w:id="5676" w:name="_Toc197426030"/>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r w:rsidRPr="00725372">
        <w:t>Acceptance and Warranty</w:t>
      </w:r>
      <w:bookmarkEnd w:id="5676"/>
    </w:p>
    <w:p w14:paraId="02123C6B" w14:textId="5B9216F6" w:rsidR="00065B89" w:rsidRPr="00725372" w:rsidRDefault="00065B89" w:rsidP="00065B89">
      <w:pPr>
        <w:pStyle w:val="Heading2numbered"/>
      </w:pPr>
      <w:bookmarkStart w:id="5677" w:name="_Toc197426031"/>
      <w:r w:rsidRPr="00725372">
        <w:t>Provisional Acceptance</w:t>
      </w:r>
      <w:bookmarkEnd w:id="5677"/>
    </w:p>
    <w:p w14:paraId="268523C0" w14:textId="35AF640F" w:rsidR="00065B89" w:rsidRPr="00725372" w:rsidRDefault="00065B89" w:rsidP="003E5C09">
      <w:pPr>
        <w:pStyle w:val="ADClause"/>
        <w:numPr>
          <w:ilvl w:val="0"/>
          <w:numId w:val="0"/>
        </w:numPr>
      </w:pPr>
      <w:r w:rsidRPr="00725372">
        <w:t xml:space="preserve">A </w:t>
      </w:r>
      <w:r w:rsidR="00953599">
        <w:t>P</w:t>
      </w:r>
      <w:r w:rsidRPr="00725372">
        <w:t xml:space="preserve">rovisional </w:t>
      </w:r>
      <w:r w:rsidR="00953599">
        <w:t>A</w:t>
      </w:r>
      <w:r w:rsidR="00953599" w:rsidRPr="00725372">
        <w:t>cceptance</w:t>
      </w:r>
      <w:r w:rsidR="00953599">
        <w:t xml:space="preserve"> Certificate</w:t>
      </w:r>
      <w:r w:rsidR="00953599" w:rsidRPr="00725372">
        <w:t xml:space="preserve"> </w:t>
      </w:r>
      <w:r w:rsidR="00953599">
        <w:t>shall</w:t>
      </w:r>
      <w:r w:rsidR="00953599" w:rsidRPr="00725372">
        <w:t xml:space="preserve"> </w:t>
      </w:r>
      <w:r w:rsidRPr="00725372">
        <w:t>be issued by SCK CEN for each deliverable (together with the required documentation), provided that no shortcomings are identified</w:t>
      </w:r>
      <w:r w:rsidR="00953599">
        <w:t xml:space="preserve"> during the provisional acceptance</w:t>
      </w:r>
      <w:r w:rsidRPr="00725372">
        <w:t xml:space="preserve">. </w:t>
      </w:r>
    </w:p>
    <w:p w14:paraId="5CB93309" w14:textId="40843409" w:rsidR="00065B89" w:rsidRPr="00725372" w:rsidRDefault="00F373CC" w:rsidP="003E5C09">
      <w:pPr>
        <w:pStyle w:val="ADClause"/>
        <w:numPr>
          <w:ilvl w:val="0"/>
          <w:numId w:val="0"/>
        </w:numPr>
      </w:pPr>
      <w:r>
        <w:t>The provisional acceptance shall be subject to (</w:t>
      </w:r>
      <w:r>
        <w:rPr>
          <w:i/>
          <w:iCs/>
        </w:rPr>
        <w:t>i</w:t>
      </w:r>
      <w:r>
        <w:t xml:space="preserve">) the successful completion of the SAT </w:t>
      </w:r>
      <w:r>
        <w:rPr>
          <w:b/>
          <w:bCs/>
          <w:u w:val="single"/>
        </w:rPr>
        <w:t>and</w:t>
      </w:r>
      <w:r>
        <w:t xml:space="preserve"> (</w:t>
      </w:r>
      <w:r>
        <w:rPr>
          <w:i/>
          <w:iCs/>
        </w:rPr>
        <w:t>ii</w:t>
      </w:r>
      <w:r>
        <w:t>) all identified Non-Conformities (e.g. documentation lacking) having been duly corrected by the Contractor</w:t>
      </w:r>
      <w:r w:rsidRPr="00330F03">
        <w:t>.</w:t>
      </w:r>
    </w:p>
    <w:p w14:paraId="6B230FA7" w14:textId="1BA8E8E7" w:rsidR="006B0945" w:rsidRPr="00725372" w:rsidRDefault="00065B89" w:rsidP="00065B89">
      <w:pPr>
        <w:pStyle w:val="Heading2numbered"/>
      </w:pPr>
      <w:bookmarkStart w:id="5678" w:name="_Toc197426032"/>
      <w:r w:rsidRPr="00725372">
        <w:t>Warranty Period</w:t>
      </w:r>
      <w:bookmarkEnd w:id="5678"/>
    </w:p>
    <w:p w14:paraId="295B3D18" w14:textId="77777777" w:rsidR="00065B89" w:rsidRPr="00725372" w:rsidRDefault="00065B89" w:rsidP="003E5C09">
      <w:pPr>
        <w:pStyle w:val="ADClause"/>
        <w:numPr>
          <w:ilvl w:val="0"/>
          <w:numId w:val="0"/>
        </w:numPr>
      </w:pPr>
      <w:r w:rsidRPr="00725372">
        <w:t xml:space="preserve">SCK CEN imposes a warranty period of at least </w:t>
      </w:r>
      <w:r w:rsidRPr="003E5C09">
        <w:rPr>
          <w:rStyle w:val="AASemiBoldChar"/>
        </w:rPr>
        <w:t>2 years</w:t>
      </w:r>
      <w:r w:rsidRPr="00725372">
        <w:t xml:space="preserve"> following the provisional acceptance.</w:t>
      </w:r>
    </w:p>
    <w:p w14:paraId="793488B8" w14:textId="59BDE5F9" w:rsidR="00065B89" w:rsidRPr="00725372" w:rsidRDefault="00065B89" w:rsidP="003E5C09">
      <w:pPr>
        <w:pStyle w:val="ADClause"/>
        <w:numPr>
          <w:ilvl w:val="0"/>
          <w:numId w:val="0"/>
        </w:numPr>
      </w:pPr>
      <w:r w:rsidRPr="00725372">
        <w:t xml:space="preserve">The actual warranty period shall start on the day of the issuance by SCK CEN of the </w:t>
      </w:r>
      <w:r w:rsidR="00F373CC">
        <w:t>P</w:t>
      </w:r>
      <w:r w:rsidR="00F373CC" w:rsidRPr="00725372">
        <w:t xml:space="preserve">rovisional </w:t>
      </w:r>
      <w:r w:rsidR="00F373CC">
        <w:t>A</w:t>
      </w:r>
      <w:r w:rsidR="00F373CC" w:rsidRPr="00725372">
        <w:t xml:space="preserve">cceptance </w:t>
      </w:r>
      <w:r w:rsidR="00F373CC">
        <w:t>C</w:t>
      </w:r>
      <w:r w:rsidR="00F373CC" w:rsidRPr="00725372">
        <w:t xml:space="preserve">ertificate </w:t>
      </w:r>
      <w:commentRangeStart w:id="5679"/>
      <w:commentRangeStart w:id="5680"/>
      <w:r w:rsidRPr="00725372">
        <w:t>for the duration indicated in the applicant's offer</w:t>
      </w:r>
      <w:commentRangeEnd w:id="5679"/>
      <w:r w:rsidR="00F373CC">
        <w:rPr>
          <w:rStyle w:val="Verwijzingopmerking"/>
        </w:rPr>
        <w:commentReference w:id="5679"/>
      </w:r>
      <w:commentRangeEnd w:id="5680"/>
      <w:r w:rsidR="00852D3F">
        <w:rPr>
          <w:rStyle w:val="Verwijzingopmerking"/>
        </w:rPr>
        <w:commentReference w:id="5680"/>
      </w:r>
      <w:r w:rsidRPr="00725372">
        <w:t>.</w:t>
      </w:r>
    </w:p>
    <w:p w14:paraId="7B778D85" w14:textId="52406D95" w:rsidR="00065B89" w:rsidRPr="00725372" w:rsidRDefault="00065B89" w:rsidP="00065B89">
      <w:pPr>
        <w:pStyle w:val="Heading2numbered"/>
      </w:pPr>
      <w:bookmarkStart w:id="5681" w:name="_Toc197426033"/>
      <w:r w:rsidRPr="00725372">
        <w:t>Warranty Conditions</w:t>
      </w:r>
      <w:bookmarkEnd w:id="5681"/>
    </w:p>
    <w:p w14:paraId="05A352AE" w14:textId="62B10882" w:rsidR="00065B89" w:rsidRPr="00725372" w:rsidRDefault="00065B89" w:rsidP="003E5C09">
      <w:pPr>
        <w:pStyle w:val="ADClause"/>
      </w:pPr>
      <w:r w:rsidRPr="00725372">
        <w:t xml:space="preserve">During the warranty period, the </w:t>
      </w:r>
      <w:r w:rsidR="00CB1438">
        <w:t>Contractor</w:t>
      </w:r>
      <w:r w:rsidRPr="00725372">
        <w:t xml:space="preserve"> shall at its own risk and expense remedy any outstanding issues, as well as any shortcomings and defects that were not visible during the acceptance tests. </w:t>
      </w:r>
    </w:p>
    <w:p w14:paraId="65A7A092" w14:textId="652C58E5" w:rsidR="00065B89" w:rsidRPr="00725372" w:rsidRDefault="00065B89" w:rsidP="003E5C09">
      <w:pPr>
        <w:pStyle w:val="ADClause"/>
      </w:pPr>
      <w:r w:rsidRPr="00725372">
        <w:t xml:space="preserve">The </w:t>
      </w:r>
      <w:r w:rsidR="00CB1438">
        <w:t>Contractor</w:t>
      </w:r>
      <w:r w:rsidRPr="00725372">
        <w:t xml:space="preserve">’s methods of solving a warranty issue shall always need to be approved in advance by </w:t>
      </w:r>
      <w:r w:rsidR="00FC186B" w:rsidRPr="00725372">
        <w:t>SCK</w:t>
      </w:r>
      <w:r w:rsidR="00FC186B">
        <w:t> </w:t>
      </w:r>
      <w:r w:rsidRPr="00725372">
        <w:t xml:space="preserve">CEN. SCK CEN reserves the right, at its sole discretion, to not allow for repair and to demand replacement of a defective item. </w:t>
      </w:r>
    </w:p>
    <w:p w14:paraId="6AC7E631" w14:textId="1AF9BD99" w:rsidR="00065B89" w:rsidRPr="00725372" w:rsidRDefault="00065B89" w:rsidP="003E5C09">
      <w:pPr>
        <w:pStyle w:val="ADClause"/>
      </w:pPr>
      <w:r w:rsidRPr="00725372">
        <w:t xml:space="preserve">In case the warranty work needs to be performed at </w:t>
      </w:r>
      <w:r w:rsidR="0067151D">
        <w:t>SCK CEN</w:t>
      </w:r>
      <w:r w:rsidRPr="00725372">
        <w:t xml:space="preserve">, the </w:t>
      </w:r>
      <w:r w:rsidR="00CB1438">
        <w:t>Contractor</w:t>
      </w:r>
      <w:r w:rsidRPr="00725372">
        <w:t xml:space="preserve"> shall take into account and comply with SCK CEN’s instructions relating to working hours, access, etc., without being entitled to any additional compensation. </w:t>
      </w:r>
    </w:p>
    <w:p w14:paraId="11D6C7E3" w14:textId="4A57DCCE" w:rsidR="00065B89" w:rsidRPr="00725372" w:rsidRDefault="00065B89" w:rsidP="003E5C09">
      <w:pPr>
        <w:pStyle w:val="ADClause"/>
      </w:pPr>
      <w:r w:rsidRPr="00725372">
        <w:t xml:space="preserve">The </w:t>
      </w:r>
      <w:r w:rsidR="00CB1438">
        <w:t>Contractor</w:t>
      </w:r>
      <w:r w:rsidRPr="00725372">
        <w:t xml:space="preserve">’s warranty obligation shall not apply: </w:t>
      </w:r>
    </w:p>
    <w:p w14:paraId="77BEFA19" w14:textId="104827F4" w:rsidR="00065B89" w:rsidRPr="00725372" w:rsidRDefault="00065B89">
      <w:pPr>
        <w:pStyle w:val="ADClause"/>
        <w:numPr>
          <w:ilvl w:val="3"/>
          <w:numId w:val="6"/>
        </w:numPr>
      </w:pPr>
      <w:r w:rsidRPr="00725372">
        <w:t xml:space="preserve">to normal wear and tear of the </w:t>
      </w:r>
      <w:r w:rsidR="00A156C9">
        <w:t>QPLANT</w:t>
      </w:r>
      <w:r w:rsidRPr="00725372">
        <w:t xml:space="preserve">, as well as any associated consumables. </w:t>
      </w:r>
    </w:p>
    <w:p w14:paraId="748D787B" w14:textId="576CF645" w:rsidR="00065B89" w:rsidRPr="00725372" w:rsidRDefault="00065B89">
      <w:pPr>
        <w:pStyle w:val="ADClause"/>
        <w:numPr>
          <w:ilvl w:val="3"/>
          <w:numId w:val="6"/>
        </w:numPr>
      </w:pPr>
      <w:r w:rsidRPr="00725372">
        <w:t xml:space="preserve">to defects of which the </w:t>
      </w:r>
      <w:r w:rsidR="00CB1438">
        <w:t>Contractor</w:t>
      </w:r>
      <w:r w:rsidRPr="00725372">
        <w:t xml:space="preserve"> is notified after the Warranty period, unless SCK CEN can demonstrate that such defect has arisen before the end of the Warranty period in which case such defect shall fall under the warranty obligation. </w:t>
      </w:r>
    </w:p>
    <w:p w14:paraId="7253F9FF" w14:textId="606262F9" w:rsidR="00065B89" w:rsidRPr="00725372" w:rsidRDefault="00065B89">
      <w:pPr>
        <w:pStyle w:val="ADClause"/>
        <w:numPr>
          <w:ilvl w:val="3"/>
          <w:numId w:val="6"/>
        </w:numPr>
      </w:pPr>
      <w:r w:rsidRPr="00725372">
        <w:t xml:space="preserve">to failures or defects which the </w:t>
      </w:r>
      <w:r w:rsidR="00CB1438">
        <w:t>Contractor</w:t>
      </w:r>
      <w:r w:rsidRPr="00725372">
        <w:t xml:space="preserve"> can substantiate are due to alteration, misapplication, inappropriate use in view of the conditions of use as outlined by the </w:t>
      </w:r>
      <w:r w:rsidR="00CB1438">
        <w:t>Contractor</w:t>
      </w:r>
      <w:r w:rsidRPr="00725372">
        <w:t xml:space="preserve"> (if any are provided), and/or maintenance not carried out according to the </w:t>
      </w:r>
      <w:r w:rsidR="00CB1438">
        <w:t>Contractor</w:t>
      </w:r>
      <w:r w:rsidRPr="00725372">
        <w:t xml:space="preserve">’s nominal conditions as set forth by the </w:t>
      </w:r>
      <w:r w:rsidR="00CB1438">
        <w:t>Contractor</w:t>
      </w:r>
      <w:r w:rsidRPr="00725372">
        <w:t xml:space="preserve">, lack of trained maintenance personnel (other than the </w:t>
      </w:r>
      <w:r w:rsidR="00CB1438">
        <w:t>Contractor</w:t>
      </w:r>
      <w:r w:rsidRPr="00725372">
        <w:t xml:space="preserve">’s personnel), operation above rated capacities either intentional or otherwise, or physical damage caused by persons other than the </w:t>
      </w:r>
      <w:r w:rsidR="00CB1438">
        <w:t>Contractor</w:t>
      </w:r>
      <w:r w:rsidRPr="00725372">
        <w:t xml:space="preserve">’s personnel. </w:t>
      </w:r>
    </w:p>
    <w:p w14:paraId="1AAA9A75" w14:textId="6734EF76" w:rsidR="00065B89" w:rsidRPr="00725372" w:rsidRDefault="00065B89" w:rsidP="003E5C09">
      <w:pPr>
        <w:pStyle w:val="ADClause"/>
      </w:pPr>
      <w:r w:rsidRPr="00725372">
        <w:rPr>
          <w:rStyle w:val="AClauseChar"/>
          <w:lang w:val="en-GB"/>
        </w:rPr>
        <w:t xml:space="preserve">During the warranty period, the </w:t>
      </w:r>
      <w:r w:rsidR="00CB1438">
        <w:rPr>
          <w:rStyle w:val="AClauseChar"/>
          <w:lang w:val="en-GB"/>
        </w:rPr>
        <w:t>Contractor</w:t>
      </w:r>
      <w:r w:rsidRPr="00725372">
        <w:rPr>
          <w:rStyle w:val="AClauseChar"/>
          <w:lang w:val="en-GB"/>
        </w:rPr>
        <w:t xml:space="preserve"> shall execute repairs and/or replacements without undue delay at the </w:t>
      </w:r>
      <w:r w:rsidR="00CB1438">
        <w:rPr>
          <w:rStyle w:val="AClauseChar"/>
          <w:lang w:val="en-GB"/>
        </w:rPr>
        <w:t>Contractor</w:t>
      </w:r>
      <w:r w:rsidRPr="00725372">
        <w:rPr>
          <w:rStyle w:val="AClauseChar"/>
          <w:lang w:val="en-GB"/>
        </w:rPr>
        <w:t>’s risk and expense. SCK CEN may request warranty service during non-normal working hours or for services excluded from the warranty coverage as defined herein, provided that</w:t>
      </w:r>
      <w:r w:rsidRPr="00725372">
        <w:t xml:space="preserve"> SCK CEN shall pay the reasonable overtime premium portion of the non-normal hours worked or the normal service charge respectively. </w:t>
      </w:r>
    </w:p>
    <w:p w14:paraId="1DF446DC" w14:textId="3C331412" w:rsidR="00065B89" w:rsidRPr="00725372" w:rsidRDefault="00065B89" w:rsidP="003E5C09">
      <w:pPr>
        <w:pStyle w:val="ADClause"/>
      </w:pPr>
      <w:r w:rsidRPr="00725372">
        <w:t xml:space="preserve">In-warranty repairs and/or replacement parts shall be warranted for at least one year after execution, or for the unexpired portion of the original warranty period of the deliverable, whichever is longest. Notwithstanding the foregoing, the warranty period is suspended for the duration between formal notice by SCK CEN to the </w:t>
      </w:r>
      <w:r w:rsidR="00CB1438">
        <w:t>Contractor</w:t>
      </w:r>
      <w:r w:rsidRPr="00725372">
        <w:t xml:space="preserve"> on the defect and resolving of said defect by the </w:t>
      </w:r>
      <w:r w:rsidR="00CB1438">
        <w:t>Contractor</w:t>
      </w:r>
      <w:r w:rsidRPr="00725372">
        <w:t xml:space="preserve">. </w:t>
      </w:r>
    </w:p>
    <w:p w14:paraId="3F4F1CEB" w14:textId="3703E8FB" w:rsidR="00065B89" w:rsidRPr="00725372" w:rsidRDefault="00065B89" w:rsidP="003E5C09">
      <w:pPr>
        <w:pStyle w:val="ADClause"/>
      </w:pPr>
      <w:r w:rsidRPr="00725372">
        <w:t xml:space="preserve">If the </w:t>
      </w:r>
      <w:r w:rsidR="00CB1438">
        <w:t>Contractor</w:t>
      </w:r>
      <w:r w:rsidRPr="00725372">
        <w:t xml:space="preserve"> fails to fulfil its obligations under the warranty, so that final acceptance cannot take place at the scheduled time, the warranty period shall be automatically extended, without any right to compensation and/or remuneration for the </w:t>
      </w:r>
      <w:r w:rsidR="00CB1438">
        <w:t>Contractor</w:t>
      </w:r>
      <w:r w:rsidRPr="00725372">
        <w:t xml:space="preserve">, until final acceptance takes place. </w:t>
      </w:r>
    </w:p>
    <w:p w14:paraId="591549A6" w14:textId="1A2A733D" w:rsidR="00065B89" w:rsidRPr="00725372" w:rsidRDefault="00065B89" w:rsidP="003E5C09">
      <w:pPr>
        <w:pStyle w:val="ADClause"/>
        <w:rPr>
          <w:color w:val="000000"/>
        </w:rPr>
      </w:pPr>
      <w:r w:rsidRPr="00725372">
        <w:t xml:space="preserve">The </w:t>
      </w:r>
      <w:r w:rsidR="00CB1438">
        <w:t>Contractor</w:t>
      </w:r>
      <w:r w:rsidRPr="00725372">
        <w:t xml:space="preserve"> shall keep a register of all interventions that the </w:t>
      </w:r>
      <w:r w:rsidR="00CB1438">
        <w:t>Contractor</w:t>
      </w:r>
      <w:r w:rsidRPr="00725372">
        <w:t xml:space="preserve"> performs during the warranty period which can be consulted by SCK CEN at all times. In the event that SCK CEN can demonstrate a trend of failure occurring during the warranty period, which is not attributable to any inappropriate use of the equipment, this will be considered as a deficiency and the </w:t>
      </w:r>
      <w:r w:rsidR="00CB1438">
        <w:t>Contractor</w:t>
      </w:r>
      <w:r w:rsidRPr="00725372">
        <w:t xml:space="preserve"> shall be liable to replace at his own risk and expense the affected item. I.c. “trend” is defined as a similar occurrence, which is found at least 3 times. </w:t>
      </w:r>
    </w:p>
    <w:p w14:paraId="20B73CD3" w14:textId="617B6AE4" w:rsidR="00065B89" w:rsidRPr="00725372" w:rsidRDefault="00065B89" w:rsidP="003E5C09">
      <w:pPr>
        <w:pStyle w:val="ADClause"/>
      </w:pPr>
      <w:r w:rsidRPr="00725372">
        <w:t xml:space="preserve">In addition to the above rights, SCK CEN shall be entitled to full compensation for all damages incurred in view of these outstanding issues, shortcomings and/or defects during the warranty period for which the </w:t>
      </w:r>
      <w:r w:rsidR="00CB1438">
        <w:t>Contractor</w:t>
      </w:r>
      <w:r w:rsidRPr="00725372">
        <w:t xml:space="preserve"> is responsible. </w:t>
      </w:r>
    </w:p>
    <w:p w14:paraId="2CD773D9" w14:textId="1FBE8141" w:rsidR="00065B89" w:rsidRPr="00725372" w:rsidRDefault="002C2DBA" w:rsidP="00065B89">
      <w:pPr>
        <w:pStyle w:val="regular"/>
      </w:pPr>
      <w:r w:rsidRPr="002C2DBA">
        <w:t>The warranty as described in this section shall in no way constitute a restriction on the applicable Belgian statutory regulations on hidden defects.</w:t>
      </w:r>
    </w:p>
    <w:p w14:paraId="5B228C63" w14:textId="48298246" w:rsidR="00065B89" w:rsidRPr="00725372" w:rsidRDefault="00065B89" w:rsidP="00065B89">
      <w:pPr>
        <w:pStyle w:val="Heading2numbered"/>
      </w:pPr>
      <w:bookmarkStart w:id="5682" w:name="_Toc197426034"/>
      <w:r w:rsidRPr="00725372">
        <w:t>Final Acceptance</w:t>
      </w:r>
      <w:bookmarkEnd w:id="5682"/>
    </w:p>
    <w:p w14:paraId="503869AE" w14:textId="7515C5D3" w:rsidR="00065B89" w:rsidRPr="00725372" w:rsidRDefault="00065B89" w:rsidP="00D80B1F">
      <w:pPr>
        <w:pStyle w:val="ADClause"/>
      </w:pPr>
      <w:r w:rsidRPr="00725372">
        <w:t xml:space="preserve">At the end of the warranty period, if the </w:t>
      </w:r>
      <w:r w:rsidR="00A156C9">
        <w:t>QPLANT</w:t>
      </w:r>
      <w:r w:rsidRPr="00725372">
        <w:t xml:space="preserve"> has not given rise to complaints during that period, </w:t>
      </w:r>
      <w:r w:rsidR="00FC186B" w:rsidRPr="00725372">
        <w:t>SCK</w:t>
      </w:r>
      <w:r w:rsidR="00FC186B">
        <w:t> </w:t>
      </w:r>
      <w:r w:rsidRPr="00725372">
        <w:t xml:space="preserve">CEN will formally notify the </w:t>
      </w:r>
      <w:r w:rsidR="00CB1438">
        <w:t>Contractor</w:t>
      </w:r>
      <w:r w:rsidRPr="00725372">
        <w:t xml:space="preserve"> of SCK CEN’s final acceptance by issuing </w:t>
      </w:r>
      <w:r w:rsidR="00FC186B">
        <w:t>a</w:t>
      </w:r>
      <w:r w:rsidR="00FC186B" w:rsidRPr="00725372">
        <w:t xml:space="preserve">n </w:t>
      </w:r>
      <w:r w:rsidRPr="00725372">
        <w:t xml:space="preserve">official certificate of final acceptance within fifteen days </w:t>
      </w:r>
      <w:commentRangeStart w:id="5683"/>
      <w:commentRangeStart w:id="5684"/>
      <w:r w:rsidRPr="00725372">
        <w:t>before</w:t>
      </w:r>
      <w:commentRangeEnd w:id="5683"/>
      <w:r w:rsidR="00FC186B">
        <w:rPr>
          <w:rStyle w:val="Verwijzingopmerking"/>
        </w:rPr>
        <w:commentReference w:id="5683"/>
      </w:r>
      <w:commentRangeEnd w:id="5684"/>
      <w:r w:rsidR="00852D3F">
        <w:rPr>
          <w:rStyle w:val="Verwijzingopmerking"/>
        </w:rPr>
        <w:commentReference w:id="5684"/>
      </w:r>
      <w:r w:rsidRPr="00725372">
        <w:t xml:space="preserve"> the end of the warranty period.</w:t>
      </w:r>
      <w:r w:rsidRPr="00725372">
        <w:tab/>
      </w:r>
    </w:p>
    <w:p w14:paraId="7BCB1C17" w14:textId="5D812BF3" w:rsidR="001E12D3" w:rsidRDefault="001E12D3" w:rsidP="00342AD4">
      <w:pPr>
        <w:pStyle w:val="Heading1numbered"/>
      </w:pPr>
      <w:bookmarkStart w:id="5685" w:name="_Toc197426035"/>
      <w:r>
        <w:t>Appendix</w:t>
      </w:r>
      <w:bookmarkEnd w:id="5685"/>
    </w:p>
    <w:p w14:paraId="74637F3B" w14:textId="78B455B0" w:rsidR="001E12D3" w:rsidRPr="00725372" w:rsidRDefault="001E12D3" w:rsidP="001E12D3">
      <w:pPr>
        <w:pStyle w:val="Heading2numbered"/>
      </w:pPr>
      <w:bookmarkStart w:id="5686" w:name="_Ref190769672"/>
      <w:bookmarkStart w:id="5687" w:name="_Toc197426036"/>
      <w:r w:rsidRPr="00725372">
        <w:t>Cooling Power for Cool-down</w:t>
      </w:r>
      <w:bookmarkEnd w:id="5686"/>
      <w:bookmarkEnd w:id="5687"/>
      <w:r w:rsidRPr="00725372">
        <w:t xml:space="preserve"> </w:t>
      </w:r>
    </w:p>
    <w:p w14:paraId="7E3844BE" w14:textId="7B555A2D" w:rsidR="001E12D3" w:rsidRPr="00725372" w:rsidRDefault="001E12D3" w:rsidP="001E12D3">
      <w:pPr>
        <w:pStyle w:val="Lijstalinea"/>
        <w:spacing w:before="120"/>
        <w:ind w:left="1260" w:hanging="540"/>
        <w:contextualSpacing w:val="0"/>
        <w:rPr>
          <w:rFonts w:cs="Segoe UI"/>
        </w:rPr>
      </w:pPr>
      <w:bookmarkStart w:id="5688" w:name="_Hlk190768108"/>
      <w:r w:rsidRPr="00725372">
        <w:rPr>
          <w:rStyle w:val="AASemiBoldChar"/>
        </w:rPr>
        <w:t>Heat loads</w:t>
      </w:r>
      <w:r w:rsidRPr="00725372">
        <w:rPr>
          <w:rFonts w:cs="Segoe UI"/>
        </w:rPr>
        <w:t xml:space="preserve"> (W) </w:t>
      </w:r>
      <w:r w:rsidR="001B74F4">
        <w:rPr>
          <w:rFonts w:cs="Segoe UI"/>
        </w:rPr>
        <w:t>refers to</w:t>
      </w:r>
      <w:r w:rsidRPr="00725372">
        <w:rPr>
          <w:rFonts w:cs="Segoe UI"/>
        </w:rPr>
        <w:t xml:space="preserve"> the heat </w:t>
      </w:r>
      <w:r w:rsidR="001B74F4">
        <w:rPr>
          <w:rFonts w:cs="Segoe UI"/>
        </w:rPr>
        <w:t>power to be removed from the user systems</w:t>
      </w:r>
      <w:r w:rsidRPr="00725372">
        <w:rPr>
          <w:rFonts w:cs="Segoe UI"/>
        </w:rPr>
        <w:t>.</w:t>
      </w:r>
    </w:p>
    <w:p w14:paraId="4FB2286E" w14:textId="77777777" w:rsidR="001E12D3" w:rsidRPr="00725372" w:rsidRDefault="001E12D3" w:rsidP="001E12D3">
      <w:pPr>
        <w:pStyle w:val="Lijstalinea"/>
        <w:spacing w:before="120"/>
        <w:ind w:left="1710" w:hanging="990"/>
        <w:contextualSpacing w:val="0"/>
        <w:rPr>
          <w:rFonts w:cs="Segoe UI"/>
        </w:rPr>
      </w:pPr>
      <w:r w:rsidRPr="00725372">
        <w:rPr>
          <w:rStyle w:val="AASemiBoldChar"/>
        </w:rPr>
        <w:t>Heat capacity</w:t>
      </w:r>
      <w:r w:rsidRPr="00725372">
        <w:rPr>
          <w:rFonts w:cs="Segoe UI"/>
          <w:b/>
        </w:rPr>
        <w:t xml:space="preserve"> </w:t>
      </w:r>
      <w:r w:rsidRPr="00725372">
        <w:rPr>
          <w:rFonts w:cs="Segoe UI"/>
        </w:rPr>
        <w:t>(W) corresponds to the power to be extracted from materials of mass M to allow its cool-down at the defined cool-down speed.</w:t>
      </w:r>
      <w:r w:rsidRPr="00725372">
        <w:rPr>
          <w:rFonts w:cs="Segoe UI"/>
          <w:b/>
        </w:rPr>
        <w:t xml:space="preserve"> P ≈ MCdT/</w:t>
      </w:r>
      <w:proofErr w:type="spellStart"/>
      <w:r w:rsidRPr="00725372">
        <w:rPr>
          <w:rFonts w:cs="Segoe UI"/>
          <w:b/>
        </w:rPr>
        <w:t>dt</w:t>
      </w:r>
      <w:proofErr w:type="spellEnd"/>
      <w:r w:rsidRPr="00725372">
        <w:rPr>
          <w:rFonts w:cs="Segoe UI"/>
          <w:b/>
        </w:rPr>
        <w:t xml:space="preserve"> </w:t>
      </w:r>
      <w:r w:rsidRPr="00725372">
        <w:rPr>
          <w:rFonts w:cs="Segoe UI"/>
        </w:rPr>
        <w:t>(dT/</w:t>
      </w:r>
      <w:proofErr w:type="spellStart"/>
      <w:r w:rsidRPr="00725372">
        <w:rPr>
          <w:rFonts w:cs="Segoe UI"/>
        </w:rPr>
        <w:t>dt</w:t>
      </w:r>
      <w:proofErr w:type="spellEnd"/>
      <w:r w:rsidRPr="00725372">
        <w:rPr>
          <w:rFonts w:cs="Segoe UI"/>
        </w:rPr>
        <w:t xml:space="preserve"> being the cool-down speed and C the specific heat capacity).</w:t>
      </w:r>
    </w:p>
    <w:p w14:paraId="00C5E419" w14:textId="77777777" w:rsidR="001E12D3" w:rsidRDefault="001E12D3" w:rsidP="001E12D3">
      <w:pPr>
        <w:pStyle w:val="Lijstalinea"/>
        <w:spacing w:before="120"/>
        <w:ind w:left="1710" w:hanging="990"/>
        <w:contextualSpacing w:val="0"/>
        <w:rPr>
          <w:rFonts w:cs="Segoe UI"/>
        </w:rPr>
      </w:pPr>
      <w:r w:rsidRPr="00725372">
        <w:rPr>
          <w:rStyle w:val="AASemiBoldChar"/>
        </w:rPr>
        <w:t>Cool-down power</w:t>
      </w:r>
      <w:r w:rsidRPr="00725372">
        <w:rPr>
          <w:rFonts w:cs="Segoe UI"/>
        </w:rPr>
        <w:t xml:space="preserve"> (W) is the required cooling power for cool-down = sum of the two heat contributions.</w:t>
      </w:r>
    </w:p>
    <w:p w14:paraId="4A884D4F" w14:textId="37972977" w:rsidR="00D62921" w:rsidRPr="00725372" w:rsidRDefault="00D62921" w:rsidP="00D62921">
      <w:pPr>
        <w:pStyle w:val="C5Headings"/>
        <w:spacing w:after="0"/>
        <w:ind w:left="369" w:firstLine="709"/>
        <w:rPr>
          <w:rStyle w:val="AASemiBoldChar"/>
          <w:rFonts w:ascii="Segoe UI" w:hAnsi="Segoe UI" w:cs="Segoe UI"/>
          <w:i w:val="0"/>
          <w:color w:val="034694" w:themeColor="accent4"/>
        </w:rPr>
      </w:pPr>
      <w:r w:rsidRPr="00725372">
        <w:rPr>
          <w:rStyle w:val="AASemiBoldChar"/>
          <w:rFonts w:ascii="Segoe UI" w:hAnsi="Segoe UI" w:cs="Segoe UI"/>
          <w:color w:val="034694" w:themeColor="accent4"/>
        </w:rPr>
        <w:t xml:space="preserve">Cooldown to </w:t>
      </w:r>
      <w:r>
        <w:rPr>
          <w:rStyle w:val="AASemiBoldChar"/>
          <w:rFonts w:ascii="Segoe UI" w:hAnsi="Segoe UI" w:cs="Segoe UI"/>
          <w:color w:val="034694" w:themeColor="accent4"/>
        </w:rPr>
        <w:t>50</w:t>
      </w:r>
      <w:r w:rsidRPr="00725372">
        <w:rPr>
          <w:rStyle w:val="AASemiBoldChar"/>
          <w:rFonts w:ascii="Segoe UI" w:hAnsi="Segoe UI" w:cs="Segoe UI"/>
          <w:color w:val="034694" w:themeColor="accent4"/>
        </w:rPr>
        <w:t xml:space="preserve"> K</w:t>
      </w:r>
    </w:p>
    <w:p w14:paraId="77A9B3AB" w14:textId="77777777" w:rsidR="001E12D3" w:rsidRPr="00725372" w:rsidRDefault="001E12D3" w:rsidP="00B5632C">
      <w:pPr>
        <w:spacing w:before="120"/>
        <w:rPr>
          <w:rStyle w:val="AASemiBoldChar"/>
        </w:rPr>
      </w:pPr>
    </w:p>
    <w:p w14:paraId="06C950D6" w14:textId="77777777" w:rsidR="001E12D3" w:rsidRPr="00725372" w:rsidRDefault="001E12D3" w:rsidP="001E12D3">
      <w:pPr>
        <w:pStyle w:val="Bijschrift"/>
      </w:pPr>
      <w:r w:rsidRPr="00725372">
        <w:rPr>
          <w:noProof/>
          <w:lang w:val="en-US"/>
        </w:rPr>
        <w:drawing>
          <wp:inline distT="0" distB="0" distL="0" distR="0" wp14:anchorId="44389DE7" wp14:editId="5B421413">
            <wp:extent cx="4838330" cy="2957414"/>
            <wp:effectExtent l="0" t="0" r="635" b="0"/>
            <wp:docPr id="117700867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438"/>
                    <a:stretch/>
                  </pic:blipFill>
                  <pic:spPr bwMode="auto">
                    <a:xfrm>
                      <a:off x="0" y="0"/>
                      <a:ext cx="4861803" cy="2971762"/>
                    </a:xfrm>
                    <a:prstGeom prst="rect">
                      <a:avLst/>
                    </a:prstGeom>
                    <a:noFill/>
                    <a:ln>
                      <a:noFill/>
                    </a:ln>
                    <a:extLst>
                      <a:ext uri="{53640926-AAD7-44D8-BBD7-CCE9431645EC}">
                        <a14:shadowObscured xmlns:a14="http://schemas.microsoft.com/office/drawing/2010/main"/>
                      </a:ext>
                    </a:extLst>
                  </pic:spPr>
                </pic:pic>
              </a:graphicData>
            </a:graphic>
          </wp:inline>
        </w:drawing>
      </w:r>
    </w:p>
    <w:p w14:paraId="742ECA80" w14:textId="7F615E9F" w:rsidR="001E12D3" w:rsidRPr="00725372" w:rsidRDefault="001E12D3" w:rsidP="001E12D3">
      <w:pPr>
        <w:pStyle w:val="Bijschrift"/>
        <w:rPr>
          <w:rStyle w:val="AASemiBoldChar"/>
        </w:rPr>
      </w:pPr>
      <w:bookmarkStart w:id="5689" w:name="_Toc190680905"/>
      <w:bookmarkStart w:id="5690" w:name="_Toc195865368"/>
      <w:r w:rsidRPr="00725372">
        <w:t xml:space="preserve">Figure </w:t>
      </w:r>
      <w:r w:rsidR="00B619DE">
        <w:fldChar w:fldCharType="begin"/>
      </w:r>
      <w:r w:rsidR="00B619DE">
        <w:instrText xml:space="preserve"> SEQ Figure \* ARABIC </w:instrText>
      </w:r>
      <w:r w:rsidR="00B619DE">
        <w:fldChar w:fldCharType="separate"/>
      </w:r>
      <w:r w:rsidR="00E67BB8">
        <w:rPr>
          <w:noProof/>
        </w:rPr>
        <w:t>12</w:t>
      </w:r>
      <w:r w:rsidR="00B619DE">
        <w:fldChar w:fldCharType="end"/>
      </w:r>
      <w:r w:rsidRPr="00725372">
        <w:t xml:space="preserve"> Cool-down power for Thermal Shields (based on cool-down speed of 4 K/h ~ 72 hours)</w:t>
      </w:r>
      <w:bookmarkEnd w:id="5689"/>
      <w:bookmarkEnd w:id="5690"/>
    </w:p>
    <w:p w14:paraId="421B8982" w14:textId="77777777" w:rsidR="001E12D3" w:rsidRPr="00725372" w:rsidRDefault="001E12D3" w:rsidP="001E12D3">
      <w:pPr>
        <w:pStyle w:val="Lijstalinea"/>
        <w:spacing w:before="120"/>
        <w:ind w:left="1260" w:hanging="540"/>
        <w:contextualSpacing w:val="0"/>
        <w:rPr>
          <w:rStyle w:val="AASemiBoldChar"/>
        </w:rPr>
      </w:pPr>
    </w:p>
    <w:p w14:paraId="07896A6F" w14:textId="77777777" w:rsidR="001E12D3" w:rsidRPr="00725372" w:rsidRDefault="001E12D3" w:rsidP="001E12D3"/>
    <w:bookmarkEnd w:id="5688"/>
    <w:p w14:paraId="1E126762" w14:textId="77777777" w:rsidR="001E12D3" w:rsidRDefault="001E12D3" w:rsidP="001E12D3">
      <w:pPr>
        <w:pStyle w:val="SysReq1"/>
        <w:numPr>
          <w:ilvl w:val="0"/>
          <w:numId w:val="0"/>
        </w:numPr>
        <w:spacing w:before="0"/>
        <w:ind w:left="1077"/>
        <w:rPr>
          <w:i/>
          <w:iCs/>
          <w:color w:val="562873" w:themeColor="accent1"/>
          <w:lang w:val="en-GB"/>
        </w:rPr>
      </w:pPr>
    </w:p>
    <w:p w14:paraId="4314DEDD" w14:textId="77777777" w:rsidR="001E12D3" w:rsidRPr="00725372" w:rsidRDefault="001E12D3" w:rsidP="001E12D3">
      <w:pPr>
        <w:keepNext/>
        <w:jc w:val="center"/>
      </w:pPr>
      <w:r w:rsidRPr="00725372">
        <w:rPr>
          <w:noProof/>
          <w:lang w:val="en-US"/>
        </w:rPr>
        <w:drawing>
          <wp:inline distT="0" distB="0" distL="0" distR="0" wp14:anchorId="2807757C" wp14:editId="5BBF76EC">
            <wp:extent cx="4776186" cy="2774449"/>
            <wp:effectExtent l="0" t="0" r="5715" b="6985"/>
            <wp:docPr id="181180605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007"/>
                    <a:stretch/>
                  </pic:blipFill>
                  <pic:spPr bwMode="auto">
                    <a:xfrm>
                      <a:off x="0" y="0"/>
                      <a:ext cx="4791987" cy="2783628"/>
                    </a:xfrm>
                    <a:prstGeom prst="rect">
                      <a:avLst/>
                    </a:prstGeom>
                    <a:noFill/>
                    <a:ln>
                      <a:noFill/>
                    </a:ln>
                    <a:extLst>
                      <a:ext uri="{53640926-AAD7-44D8-BBD7-CCE9431645EC}">
                        <a14:shadowObscured xmlns:a14="http://schemas.microsoft.com/office/drawing/2010/main"/>
                      </a:ext>
                    </a:extLst>
                  </pic:spPr>
                </pic:pic>
              </a:graphicData>
            </a:graphic>
          </wp:inline>
        </w:drawing>
      </w:r>
    </w:p>
    <w:p w14:paraId="12B689F9" w14:textId="3C8FFF47" w:rsidR="001E12D3" w:rsidRDefault="001E12D3" w:rsidP="001E12D3">
      <w:pPr>
        <w:pStyle w:val="SysReq1"/>
        <w:numPr>
          <w:ilvl w:val="0"/>
          <w:numId w:val="0"/>
        </w:numPr>
        <w:spacing w:before="0"/>
        <w:ind w:left="1077"/>
        <w:rPr>
          <w:i/>
          <w:iCs/>
          <w:color w:val="562873" w:themeColor="accent1"/>
          <w:lang w:val="en-GB"/>
        </w:rPr>
      </w:pPr>
      <w:bookmarkStart w:id="5691" w:name="_Toc195865369"/>
      <w:r w:rsidRPr="00725372">
        <w:t xml:space="preserve">Figure </w:t>
      </w:r>
      <w:r w:rsidR="00B619DE">
        <w:fldChar w:fldCharType="begin"/>
      </w:r>
      <w:r w:rsidR="00B619DE">
        <w:instrText xml:space="preserve"> SEQ Figure \* ARABIC </w:instrText>
      </w:r>
      <w:r w:rsidR="00B619DE">
        <w:fldChar w:fldCharType="separate"/>
      </w:r>
      <w:r w:rsidR="00E67BB8">
        <w:rPr>
          <w:noProof/>
        </w:rPr>
        <w:t>13</w:t>
      </w:r>
      <w:r w:rsidR="00B619DE">
        <w:fldChar w:fldCharType="end"/>
      </w:r>
      <w:r w:rsidRPr="00725372">
        <w:t xml:space="preserve"> Cool-down power for cold masses &lt; 5 K (based on </w:t>
      </w:r>
      <w:r>
        <w:t xml:space="preserve">constant </w:t>
      </w:r>
      <w:r w:rsidRPr="00725372">
        <w:t>cool-down speed of 4 K/h ~ 72 hours).</w:t>
      </w:r>
      <w:bookmarkEnd w:id="5691"/>
    </w:p>
    <w:p w14:paraId="7FD7C615" w14:textId="77777777" w:rsidR="001E12D3" w:rsidRPr="00DE34FF" w:rsidRDefault="001E12D3" w:rsidP="001E12D3">
      <w:pPr>
        <w:pStyle w:val="SysReq1"/>
        <w:numPr>
          <w:ilvl w:val="0"/>
          <w:numId w:val="0"/>
        </w:numPr>
        <w:spacing w:before="0"/>
        <w:ind w:left="1077"/>
        <w:rPr>
          <w:i/>
          <w:iCs/>
          <w:color w:val="562873" w:themeColor="accent1"/>
          <w:lang w:val="en-GB"/>
        </w:rPr>
      </w:pPr>
    </w:p>
    <w:p w14:paraId="13D70F6A" w14:textId="14D5CDD8" w:rsidR="001E12D3" w:rsidRPr="00725372" w:rsidRDefault="001E12D3" w:rsidP="001E12D3">
      <w:pPr>
        <w:pStyle w:val="Bijschrift"/>
        <w:ind w:left="990"/>
        <w:rPr>
          <w:lang w:eastAsia="fr-FR"/>
        </w:rPr>
      </w:pPr>
      <w:bookmarkStart w:id="5692" w:name="_Ref191379244"/>
      <w:bookmarkStart w:id="5693" w:name="_Ref192161629"/>
      <w:bookmarkStart w:id="5694" w:name="_Toc195865386"/>
      <w:bookmarkStart w:id="5695" w:name="_Hlk190767872"/>
      <w:r w:rsidRPr="00725372">
        <w:rPr>
          <w:lang w:eastAsia="fr-FR"/>
        </w:rPr>
        <w:t xml:space="preserve">Table </w:t>
      </w:r>
      <w:r w:rsidRPr="00725372">
        <w:rPr>
          <w:lang w:eastAsia="fr-FR"/>
        </w:rPr>
        <w:fldChar w:fldCharType="begin"/>
      </w:r>
      <w:r w:rsidRPr="00725372">
        <w:rPr>
          <w:lang w:eastAsia="fr-FR"/>
        </w:rPr>
        <w:instrText xml:space="preserve"> SEQ Table \* ARABIC </w:instrText>
      </w:r>
      <w:r w:rsidRPr="00725372">
        <w:rPr>
          <w:lang w:eastAsia="fr-FR"/>
        </w:rPr>
        <w:fldChar w:fldCharType="separate"/>
      </w:r>
      <w:r w:rsidR="00E67BB8">
        <w:rPr>
          <w:noProof/>
          <w:lang w:eastAsia="fr-FR"/>
        </w:rPr>
        <w:t>16</w:t>
      </w:r>
      <w:r w:rsidRPr="00725372">
        <w:rPr>
          <w:lang w:eastAsia="fr-FR"/>
        </w:rPr>
        <w:fldChar w:fldCharType="end"/>
      </w:r>
      <w:bookmarkEnd w:id="5692"/>
      <w:bookmarkEnd w:id="5693"/>
      <w:r w:rsidRPr="00725372">
        <w:rPr>
          <w:lang w:eastAsia="fr-FR"/>
        </w:rPr>
        <w:t xml:space="preserve"> Cool-down power down to 50 K (4 K/h)</w:t>
      </w:r>
      <w:bookmarkEnd w:id="5694"/>
    </w:p>
    <w:tbl>
      <w:tblPr>
        <w:tblStyle w:val="TableGrid2"/>
        <w:tblW w:w="0" w:type="auto"/>
        <w:jc w:val="right"/>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ayout w:type="fixed"/>
        <w:tblCellMar>
          <w:top w:w="57" w:type="dxa"/>
          <w:bottom w:w="57" w:type="dxa"/>
        </w:tblCellMar>
        <w:tblLook w:val="04A0" w:firstRow="1" w:lastRow="0" w:firstColumn="1" w:lastColumn="0" w:noHBand="0" w:noVBand="1"/>
      </w:tblPr>
      <w:tblGrid>
        <w:gridCol w:w="2071"/>
        <w:gridCol w:w="2071"/>
        <w:gridCol w:w="2071"/>
        <w:gridCol w:w="2072"/>
      </w:tblGrid>
      <w:tr w:rsidR="001E12D3" w:rsidRPr="00725372" w14:paraId="75285BA1" w14:textId="77777777" w:rsidTr="007E3FF3">
        <w:trPr>
          <w:trHeight w:val="671"/>
          <w:jc w:val="right"/>
        </w:trPr>
        <w:tc>
          <w:tcPr>
            <w:tcW w:w="2071" w:type="dxa"/>
            <w:shd w:val="clear" w:color="auto" w:fill="EBD9ED" w:themeFill="accent2" w:themeFillTint="33"/>
            <w:vAlign w:val="center"/>
            <w:hideMark/>
          </w:tcPr>
          <w:p w14:paraId="3C770BAE" w14:textId="77777777" w:rsidR="001E12D3" w:rsidRPr="00725372" w:rsidRDefault="001E12D3" w:rsidP="007E3FF3">
            <w:pPr>
              <w:pStyle w:val="AASemiBold"/>
              <w:spacing w:before="40" w:after="20" w:line="240" w:lineRule="auto"/>
              <w:contextualSpacing/>
              <w:jc w:val="center"/>
              <w:rPr>
                <w:sz w:val="18"/>
                <w:szCs w:val="18"/>
              </w:rPr>
            </w:pPr>
            <w:r>
              <w:rPr>
                <w:sz w:val="18"/>
                <w:szCs w:val="18"/>
              </w:rPr>
              <w:t>T</w:t>
            </w:r>
            <w:r w:rsidRPr="00725372">
              <w:rPr>
                <w:sz w:val="18"/>
                <w:szCs w:val="18"/>
              </w:rPr>
              <w:t xml:space="preserve">emperature </w:t>
            </w:r>
            <w:r>
              <w:rPr>
                <w:sz w:val="18"/>
                <w:szCs w:val="18"/>
              </w:rPr>
              <w:t>of</w:t>
            </w:r>
            <w:r w:rsidRPr="00725372">
              <w:rPr>
                <w:sz w:val="18"/>
                <w:szCs w:val="18"/>
              </w:rPr>
              <w:t xml:space="preserve"> Thermal Shields</w:t>
            </w:r>
          </w:p>
          <w:p w14:paraId="3E07F890"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(K)</w:t>
            </w:r>
          </w:p>
        </w:tc>
        <w:tc>
          <w:tcPr>
            <w:tcW w:w="2071" w:type="dxa"/>
            <w:shd w:val="clear" w:color="auto" w:fill="EBD9ED" w:themeFill="accent2" w:themeFillTint="33"/>
            <w:vAlign w:val="center"/>
            <w:hideMark/>
          </w:tcPr>
          <w:p w14:paraId="52D78ACC" w14:textId="77777777" w:rsidR="001E12D3" w:rsidRPr="00725372" w:rsidRDefault="001E12D3" w:rsidP="007E3FF3">
            <w:pPr>
              <w:pStyle w:val="AASemiBold"/>
              <w:spacing w:before="40" w:after="20" w:line="240" w:lineRule="auto"/>
              <w:ind w:left="1"/>
              <w:contextualSpacing/>
              <w:jc w:val="center"/>
              <w:rPr>
                <w:sz w:val="18"/>
                <w:szCs w:val="18"/>
              </w:rPr>
            </w:pPr>
            <w:r>
              <w:rPr>
                <w:sz w:val="18"/>
                <w:szCs w:val="18"/>
              </w:rPr>
              <w:t xml:space="preserve">Required </w:t>
            </w:r>
            <w:r w:rsidRPr="00725372">
              <w:rPr>
                <w:sz w:val="18"/>
                <w:szCs w:val="18"/>
              </w:rPr>
              <w:t xml:space="preserve">Cool-down power for Thermal Shields </w:t>
            </w:r>
          </w:p>
          <w:p w14:paraId="31F48FD3" w14:textId="77777777" w:rsidR="001E12D3" w:rsidRPr="00725372" w:rsidRDefault="001E12D3" w:rsidP="007E3FF3">
            <w:pPr>
              <w:pStyle w:val="AASemiBold"/>
              <w:spacing w:before="40" w:after="20" w:line="240" w:lineRule="auto"/>
              <w:ind w:left="1"/>
              <w:contextualSpacing/>
              <w:jc w:val="center"/>
              <w:rPr>
                <w:sz w:val="18"/>
                <w:szCs w:val="18"/>
              </w:rPr>
            </w:pPr>
            <w:r w:rsidRPr="00725372">
              <w:rPr>
                <w:sz w:val="18"/>
                <w:szCs w:val="18"/>
              </w:rPr>
              <w:t>(W)</w:t>
            </w:r>
          </w:p>
        </w:tc>
        <w:tc>
          <w:tcPr>
            <w:tcW w:w="2071" w:type="dxa"/>
            <w:shd w:val="clear" w:color="auto" w:fill="EBD9ED" w:themeFill="accent2" w:themeFillTint="33"/>
            <w:vAlign w:val="center"/>
            <w:hideMark/>
          </w:tcPr>
          <w:p w14:paraId="0E3E51B8"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Average temperature for "masses &lt; 5 K"</w:t>
            </w:r>
          </w:p>
          <w:p w14:paraId="07D1BEF0"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(K)</w:t>
            </w:r>
          </w:p>
        </w:tc>
        <w:tc>
          <w:tcPr>
            <w:tcW w:w="2072" w:type="dxa"/>
            <w:shd w:val="clear" w:color="auto" w:fill="EBD9ED" w:themeFill="accent2" w:themeFillTint="33"/>
            <w:vAlign w:val="center"/>
            <w:hideMark/>
          </w:tcPr>
          <w:p w14:paraId="1496AE6B"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Cool-down power for "masses &lt; 5 K"</w:t>
            </w:r>
          </w:p>
          <w:p w14:paraId="73ADFF4E"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(W)</w:t>
            </w:r>
          </w:p>
        </w:tc>
      </w:tr>
      <w:tr w:rsidR="001E12D3" w:rsidRPr="00725372" w14:paraId="57E8053B" w14:textId="77777777" w:rsidTr="007E3FF3">
        <w:trPr>
          <w:trHeight w:val="77"/>
          <w:jc w:val="right"/>
        </w:trPr>
        <w:tc>
          <w:tcPr>
            <w:tcW w:w="2071" w:type="dxa"/>
            <w:noWrap/>
            <w:hideMark/>
          </w:tcPr>
          <w:p w14:paraId="285018EA"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290</w:t>
            </w:r>
          </w:p>
        </w:tc>
        <w:tc>
          <w:tcPr>
            <w:tcW w:w="2071" w:type="dxa"/>
            <w:noWrap/>
            <w:hideMark/>
          </w:tcPr>
          <w:p w14:paraId="23D8925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6 950</w:t>
            </w:r>
          </w:p>
        </w:tc>
        <w:tc>
          <w:tcPr>
            <w:tcW w:w="2071" w:type="dxa"/>
            <w:noWrap/>
            <w:hideMark/>
          </w:tcPr>
          <w:p w14:paraId="4673CCF5"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290</w:t>
            </w:r>
          </w:p>
        </w:tc>
        <w:tc>
          <w:tcPr>
            <w:tcW w:w="2072" w:type="dxa"/>
            <w:noWrap/>
            <w:hideMark/>
          </w:tcPr>
          <w:p w14:paraId="638A9E4E"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5 450</w:t>
            </w:r>
          </w:p>
        </w:tc>
      </w:tr>
      <w:tr w:rsidR="001E12D3" w:rsidRPr="00725372" w14:paraId="13D89F4F" w14:textId="77777777" w:rsidTr="007E3FF3">
        <w:trPr>
          <w:trHeight w:val="122"/>
          <w:jc w:val="right"/>
        </w:trPr>
        <w:tc>
          <w:tcPr>
            <w:tcW w:w="2071" w:type="dxa"/>
            <w:noWrap/>
            <w:hideMark/>
          </w:tcPr>
          <w:p w14:paraId="7B1D7BA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250</w:t>
            </w:r>
          </w:p>
        </w:tc>
        <w:tc>
          <w:tcPr>
            <w:tcW w:w="2071" w:type="dxa"/>
            <w:noWrap/>
            <w:hideMark/>
          </w:tcPr>
          <w:p w14:paraId="351E947C"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10 100</w:t>
            </w:r>
          </w:p>
        </w:tc>
        <w:tc>
          <w:tcPr>
            <w:tcW w:w="2071" w:type="dxa"/>
            <w:noWrap/>
            <w:hideMark/>
          </w:tcPr>
          <w:p w14:paraId="71331D9B"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250</w:t>
            </w:r>
          </w:p>
        </w:tc>
        <w:tc>
          <w:tcPr>
            <w:tcW w:w="2072" w:type="dxa"/>
            <w:noWrap/>
            <w:hideMark/>
          </w:tcPr>
          <w:p w14:paraId="5103A4D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5 250</w:t>
            </w:r>
          </w:p>
        </w:tc>
      </w:tr>
      <w:tr w:rsidR="001E12D3" w:rsidRPr="00725372" w14:paraId="76068091" w14:textId="77777777" w:rsidTr="007E3FF3">
        <w:trPr>
          <w:trHeight w:val="95"/>
          <w:jc w:val="right"/>
        </w:trPr>
        <w:tc>
          <w:tcPr>
            <w:tcW w:w="2071" w:type="dxa"/>
            <w:noWrap/>
            <w:hideMark/>
          </w:tcPr>
          <w:p w14:paraId="78645830"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200</w:t>
            </w:r>
          </w:p>
        </w:tc>
        <w:tc>
          <w:tcPr>
            <w:tcW w:w="2071" w:type="dxa"/>
            <w:noWrap/>
            <w:hideMark/>
          </w:tcPr>
          <w:p w14:paraId="3C981602"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12 300</w:t>
            </w:r>
          </w:p>
        </w:tc>
        <w:tc>
          <w:tcPr>
            <w:tcW w:w="2071" w:type="dxa"/>
            <w:noWrap/>
            <w:hideMark/>
          </w:tcPr>
          <w:p w14:paraId="31912C36"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200</w:t>
            </w:r>
          </w:p>
        </w:tc>
        <w:tc>
          <w:tcPr>
            <w:tcW w:w="2072" w:type="dxa"/>
            <w:noWrap/>
            <w:hideMark/>
          </w:tcPr>
          <w:p w14:paraId="2959D328"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4 900</w:t>
            </w:r>
          </w:p>
        </w:tc>
      </w:tr>
      <w:tr w:rsidR="001E12D3" w:rsidRPr="00725372" w14:paraId="13BEDCC2" w14:textId="77777777" w:rsidTr="007E3FF3">
        <w:trPr>
          <w:trHeight w:val="18"/>
          <w:jc w:val="right"/>
        </w:trPr>
        <w:tc>
          <w:tcPr>
            <w:tcW w:w="2071" w:type="dxa"/>
            <w:noWrap/>
            <w:hideMark/>
          </w:tcPr>
          <w:p w14:paraId="727F2F1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150</w:t>
            </w:r>
          </w:p>
        </w:tc>
        <w:tc>
          <w:tcPr>
            <w:tcW w:w="2071" w:type="dxa"/>
            <w:noWrap/>
            <w:hideMark/>
          </w:tcPr>
          <w:p w14:paraId="143F4FDE"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12 800</w:t>
            </w:r>
          </w:p>
        </w:tc>
        <w:tc>
          <w:tcPr>
            <w:tcW w:w="2071" w:type="dxa"/>
            <w:noWrap/>
            <w:hideMark/>
          </w:tcPr>
          <w:p w14:paraId="5BE7B384"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150</w:t>
            </w:r>
          </w:p>
        </w:tc>
        <w:tc>
          <w:tcPr>
            <w:tcW w:w="2072" w:type="dxa"/>
            <w:noWrap/>
            <w:hideMark/>
          </w:tcPr>
          <w:p w14:paraId="62DEADCF"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4 200</w:t>
            </w:r>
          </w:p>
        </w:tc>
      </w:tr>
      <w:tr w:rsidR="001E12D3" w:rsidRPr="00725372" w14:paraId="689BBE6B" w14:textId="77777777" w:rsidTr="007E3FF3">
        <w:trPr>
          <w:trHeight w:val="18"/>
          <w:jc w:val="right"/>
        </w:trPr>
        <w:tc>
          <w:tcPr>
            <w:tcW w:w="2071" w:type="dxa"/>
            <w:noWrap/>
            <w:hideMark/>
          </w:tcPr>
          <w:p w14:paraId="1C27A9F0"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100</w:t>
            </w:r>
          </w:p>
        </w:tc>
        <w:tc>
          <w:tcPr>
            <w:tcW w:w="2071" w:type="dxa"/>
            <w:noWrap/>
            <w:hideMark/>
          </w:tcPr>
          <w:p w14:paraId="38AF1D27"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11 900</w:t>
            </w:r>
          </w:p>
        </w:tc>
        <w:tc>
          <w:tcPr>
            <w:tcW w:w="2071" w:type="dxa"/>
            <w:noWrap/>
            <w:hideMark/>
          </w:tcPr>
          <w:p w14:paraId="30FE2727"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100</w:t>
            </w:r>
          </w:p>
        </w:tc>
        <w:tc>
          <w:tcPr>
            <w:tcW w:w="2072" w:type="dxa"/>
            <w:noWrap/>
            <w:hideMark/>
          </w:tcPr>
          <w:p w14:paraId="2130CFAC"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3 050</w:t>
            </w:r>
          </w:p>
        </w:tc>
      </w:tr>
      <w:tr w:rsidR="001E12D3" w:rsidRPr="00725372" w14:paraId="72C6A1F2" w14:textId="77777777" w:rsidTr="007E3FF3">
        <w:trPr>
          <w:trHeight w:val="18"/>
          <w:jc w:val="right"/>
        </w:trPr>
        <w:tc>
          <w:tcPr>
            <w:tcW w:w="2071" w:type="dxa"/>
            <w:noWrap/>
            <w:hideMark/>
          </w:tcPr>
          <w:p w14:paraId="39E4ECE8"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50</w:t>
            </w:r>
          </w:p>
        </w:tc>
        <w:tc>
          <w:tcPr>
            <w:tcW w:w="2071" w:type="dxa"/>
            <w:noWrap/>
            <w:hideMark/>
          </w:tcPr>
          <w:p w14:paraId="1E61588D"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8 600</w:t>
            </w:r>
          </w:p>
        </w:tc>
        <w:tc>
          <w:tcPr>
            <w:tcW w:w="2071" w:type="dxa"/>
            <w:noWrap/>
            <w:hideMark/>
          </w:tcPr>
          <w:p w14:paraId="178ECBA7"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50</w:t>
            </w:r>
          </w:p>
        </w:tc>
        <w:tc>
          <w:tcPr>
            <w:tcW w:w="2072" w:type="dxa"/>
            <w:noWrap/>
            <w:hideMark/>
          </w:tcPr>
          <w:p w14:paraId="5C278282" w14:textId="77777777" w:rsidR="001E12D3" w:rsidRPr="00725372" w:rsidRDefault="001E12D3" w:rsidP="007E3FF3">
            <w:pPr>
              <w:spacing w:after="0" w:line="240" w:lineRule="auto"/>
              <w:contextualSpacing/>
              <w:jc w:val="center"/>
              <w:rPr>
                <w:rFonts w:ascii="Arial" w:eastAsia="Times New Roman" w:hAnsi="Arial" w:cs="Segoe UI"/>
                <w:sz w:val="18"/>
                <w:szCs w:val="18"/>
              </w:rPr>
            </w:pPr>
            <w:r w:rsidRPr="00725372">
              <w:rPr>
                <w:rFonts w:ascii="Arial" w:eastAsia="Times New Roman" w:hAnsi="Arial"/>
                <w:sz w:val="18"/>
                <w:szCs w:val="18"/>
              </w:rPr>
              <w:t>1 200</w:t>
            </w:r>
          </w:p>
        </w:tc>
      </w:tr>
    </w:tbl>
    <w:bookmarkEnd w:id="5695"/>
    <w:p w14:paraId="493FB042" w14:textId="77777777" w:rsidR="001E12D3" w:rsidRPr="00725372" w:rsidRDefault="001E12D3" w:rsidP="001E12D3">
      <w:pPr>
        <w:pStyle w:val="C5Headings"/>
        <w:spacing w:after="0"/>
        <w:ind w:left="369" w:firstLine="709"/>
        <w:rPr>
          <w:rStyle w:val="AASemiBoldChar"/>
          <w:rFonts w:ascii="Segoe UI" w:hAnsi="Segoe UI" w:cs="Segoe UI"/>
          <w:i w:val="0"/>
          <w:color w:val="034694" w:themeColor="accent4"/>
        </w:rPr>
      </w:pPr>
      <w:r w:rsidRPr="00725372">
        <w:rPr>
          <w:rStyle w:val="AASemiBoldChar"/>
          <w:rFonts w:ascii="Segoe UI" w:hAnsi="Segoe UI" w:cs="Segoe UI"/>
          <w:color w:val="034694" w:themeColor="accent4"/>
        </w:rPr>
        <w:t>Cool-down to 4.5 K</w:t>
      </w:r>
    </w:p>
    <w:p w14:paraId="2B59AAD2" w14:textId="42951F53" w:rsidR="001E12D3" w:rsidRPr="00725372" w:rsidRDefault="001E12D3" w:rsidP="001E12D3">
      <w:pPr>
        <w:pStyle w:val="SysReq1"/>
        <w:numPr>
          <w:ilvl w:val="0"/>
          <w:numId w:val="0"/>
        </w:numPr>
        <w:spacing w:before="0"/>
        <w:ind w:left="1077"/>
        <w:rPr>
          <w:lang w:val="en-GB"/>
        </w:rPr>
      </w:pPr>
      <w:r w:rsidRPr="00725372">
        <w:rPr>
          <w:lang w:val="en-GB"/>
        </w:rPr>
        <w:t>When the magnetic shields temperatures are below 70 K, cool down of the cavities and couplers from the Thermal Shield temperature to 4.5 K</w:t>
      </w:r>
      <w:r>
        <w:rPr>
          <w:lang w:val="en-GB"/>
        </w:rPr>
        <w:t xml:space="preserve"> can start</w:t>
      </w:r>
      <w:r w:rsidRPr="00725372">
        <w:rPr>
          <w:lang w:val="en-GB"/>
        </w:rPr>
        <w:t xml:space="preserve">. The </w:t>
      </w:r>
      <w:r w:rsidR="00A156C9">
        <w:rPr>
          <w:lang w:val="en-GB"/>
        </w:rPr>
        <w:t>QPLANT</w:t>
      </w:r>
      <w:r w:rsidRPr="00725372">
        <w:rPr>
          <w:lang w:val="en-GB"/>
        </w:rPr>
        <w:t xml:space="preserve"> shall be able to remove at least the cool-down power</w:t>
      </w:r>
      <w:r>
        <w:rPr>
          <w:lang w:val="en-GB"/>
        </w:rPr>
        <w:t xml:space="preserve"> d</w:t>
      </w:r>
      <w:r w:rsidRPr="00725372">
        <w:rPr>
          <w:lang w:val="en-GB"/>
        </w:rPr>
        <w:t xml:space="preserve">uring this cool-down phase </w:t>
      </w:r>
      <w:r>
        <w:rPr>
          <w:lang w:val="en-GB"/>
        </w:rPr>
        <w:t>is given in</w:t>
      </w:r>
      <w:r w:rsidRPr="00725372">
        <w:rPr>
          <w:lang w:val="en-GB"/>
        </w:rPr>
        <w:t xml:space="preserve"> </w:t>
      </w:r>
      <w:r>
        <w:rPr>
          <w:rStyle w:val="AAReferencedChar"/>
        </w:rPr>
        <w:fldChar w:fldCharType="begin"/>
      </w:r>
      <w:r>
        <w:rPr>
          <w:rStyle w:val="AAReferencedChar"/>
        </w:rPr>
        <w:instrText xml:space="preserve"> REF _Ref192162024 \h </w:instrText>
      </w:r>
      <w:r>
        <w:rPr>
          <w:rStyle w:val="AAReferencedChar"/>
        </w:rPr>
      </w:r>
      <w:r>
        <w:rPr>
          <w:rStyle w:val="AAReferencedChar"/>
        </w:rPr>
        <w:fldChar w:fldCharType="separate"/>
      </w:r>
      <w:r w:rsidR="00E67BB8">
        <w:t xml:space="preserve">Table </w:t>
      </w:r>
      <w:r w:rsidR="00E67BB8">
        <w:rPr>
          <w:noProof/>
        </w:rPr>
        <w:t>17</w:t>
      </w:r>
      <w:r>
        <w:rPr>
          <w:rStyle w:val="AAReferencedChar"/>
        </w:rPr>
        <w:fldChar w:fldCharType="end"/>
      </w:r>
      <w:r w:rsidRPr="00725372">
        <w:rPr>
          <w:lang w:val="en-GB"/>
        </w:rPr>
        <w:t xml:space="preserve"> and</w:t>
      </w:r>
      <w:r>
        <w:rPr>
          <w:lang w:val="en-GB"/>
        </w:rPr>
        <w:t xml:space="preserve"> section</w:t>
      </w:r>
      <w:r w:rsidRPr="00725372">
        <w:rPr>
          <w:lang w:val="en-GB"/>
        </w:rPr>
        <w:t xml:space="preserve"> </w:t>
      </w:r>
      <w:r w:rsidRPr="00725372">
        <w:rPr>
          <w:rStyle w:val="AAReferencedChar"/>
        </w:rPr>
        <w:fldChar w:fldCharType="begin"/>
      </w:r>
      <w:r w:rsidRPr="00725372">
        <w:rPr>
          <w:rStyle w:val="AAReferencedChar"/>
        </w:rPr>
        <w:instrText xml:space="preserve"> REF _Ref190769672 \r \h </w:instrText>
      </w:r>
      <w:r w:rsidRPr="00725372">
        <w:rPr>
          <w:rStyle w:val="AAReferencedChar"/>
        </w:rPr>
      </w:r>
      <w:r w:rsidRPr="00725372">
        <w:rPr>
          <w:rStyle w:val="AAReferencedChar"/>
        </w:rPr>
        <w:fldChar w:fldCharType="separate"/>
      </w:r>
      <w:r w:rsidR="00E67BB8">
        <w:rPr>
          <w:rStyle w:val="AAReferencedChar"/>
        </w:rPr>
        <w:t>10.1</w:t>
      </w:r>
      <w:r w:rsidRPr="00725372">
        <w:rPr>
          <w:rStyle w:val="AAReferencedChar"/>
        </w:rPr>
        <w:fldChar w:fldCharType="end"/>
      </w:r>
      <w:r w:rsidRPr="00725372">
        <w:rPr>
          <w:lang w:val="en-GB"/>
        </w:rPr>
        <w:t>.</w:t>
      </w:r>
    </w:p>
    <w:p w14:paraId="29FB01C6" w14:textId="5973ADEC" w:rsidR="001E12D3" w:rsidRPr="00725372" w:rsidRDefault="001E12D3" w:rsidP="001E12D3">
      <w:pPr>
        <w:pStyle w:val="Bijschrift"/>
        <w:rPr>
          <w:lang w:eastAsia="fr-FR"/>
        </w:rPr>
      </w:pPr>
      <w:bookmarkStart w:id="5696" w:name="_Ref192162024"/>
      <w:bookmarkStart w:id="5697" w:name="_Toc195865387"/>
      <w:bookmarkStart w:id="5698" w:name="_Hlk190767882"/>
      <w:r>
        <w:t xml:space="preserve">Table </w:t>
      </w:r>
      <w:r>
        <w:fldChar w:fldCharType="begin"/>
      </w:r>
      <w:r>
        <w:instrText xml:space="preserve"> SEQ Table \* ARABIC </w:instrText>
      </w:r>
      <w:r>
        <w:fldChar w:fldCharType="separate"/>
      </w:r>
      <w:r w:rsidR="00E67BB8">
        <w:rPr>
          <w:noProof/>
        </w:rPr>
        <w:t>17</w:t>
      </w:r>
      <w:r>
        <w:fldChar w:fldCharType="end"/>
      </w:r>
      <w:bookmarkEnd w:id="5696"/>
      <w:r>
        <w:t xml:space="preserve"> </w:t>
      </w:r>
      <w:r w:rsidRPr="00725372">
        <w:rPr>
          <w:lang w:eastAsia="fr-FR"/>
        </w:rPr>
        <w:t>Cool-down power below 50 K (4 K/h)</w:t>
      </w:r>
      <w:bookmarkEnd w:id="5697"/>
    </w:p>
    <w:tbl>
      <w:tblPr>
        <w:tblStyle w:val="TableGrid2"/>
        <w:tblW w:w="0" w:type="auto"/>
        <w:jc w:val="right"/>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CellMar>
          <w:top w:w="57" w:type="dxa"/>
          <w:bottom w:w="57" w:type="dxa"/>
        </w:tblCellMar>
        <w:tblLook w:val="04A0" w:firstRow="1" w:lastRow="0" w:firstColumn="1" w:lastColumn="0" w:noHBand="0" w:noVBand="1"/>
      </w:tblPr>
      <w:tblGrid>
        <w:gridCol w:w="2250"/>
        <w:gridCol w:w="1890"/>
        <w:gridCol w:w="1980"/>
        <w:gridCol w:w="1789"/>
      </w:tblGrid>
      <w:tr w:rsidR="001E12D3" w:rsidRPr="00725372" w14:paraId="5B7F58B5" w14:textId="77777777" w:rsidTr="007E3FF3">
        <w:trPr>
          <w:trHeight w:val="732"/>
          <w:jc w:val="right"/>
        </w:trPr>
        <w:tc>
          <w:tcPr>
            <w:tcW w:w="2250" w:type="dxa"/>
            <w:shd w:val="clear" w:color="auto" w:fill="EBD9ED" w:themeFill="accent2" w:themeFillTint="33"/>
            <w:hideMark/>
          </w:tcPr>
          <w:p w14:paraId="1D7FC759"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 xml:space="preserve">Average temperature for Thermal Shields </w:t>
            </w:r>
          </w:p>
          <w:p w14:paraId="4A0F6092"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(K)</w:t>
            </w:r>
          </w:p>
        </w:tc>
        <w:tc>
          <w:tcPr>
            <w:tcW w:w="1890" w:type="dxa"/>
            <w:shd w:val="clear" w:color="auto" w:fill="EBD9ED" w:themeFill="accent2" w:themeFillTint="33"/>
            <w:hideMark/>
          </w:tcPr>
          <w:p w14:paraId="4AF8A691"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Cool-down power for Thermal Shields (W)</w:t>
            </w:r>
          </w:p>
        </w:tc>
        <w:tc>
          <w:tcPr>
            <w:tcW w:w="1980" w:type="dxa"/>
            <w:shd w:val="clear" w:color="auto" w:fill="EBD9ED" w:themeFill="accent2" w:themeFillTint="33"/>
            <w:hideMark/>
          </w:tcPr>
          <w:p w14:paraId="401AE73C"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 xml:space="preserve">Average temperature for "masses &lt; 5 K" </w:t>
            </w:r>
          </w:p>
          <w:p w14:paraId="6325CB7A"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(K)</w:t>
            </w:r>
          </w:p>
        </w:tc>
        <w:tc>
          <w:tcPr>
            <w:tcW w:w="1789" w:type="dxa"/>
            <w:shd w:val="clear" w:color="auto" w:fill="EBD9ED" w:themeFill="accent2" w:themeFillTint="33"/>
            <w:hideMark/>
          </w:tcPr>
          <w:p w14:paraId="3BFBE9A0"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 xml:space="preserve">Cool-down power for "masses &lt; 5 K" </w:t>
            </w:r>
          </w:p>
          <w:p w14:paraId="4A3E84F4" w14:textId="77777777" w:rsidR="001E12D3" w:rsidRPr="00725372" w:rsidRDefault="001E12D3" w:rsidP="007E3FF3">
            <w:pPr>
              <w:pStyle w:val="AASemiBold"/>
              <w:spacing w:before="40" w:after="20" w:line="240" w:lineRule="auto"/>
              <w:contextualSpacing/>
              <w:jc w:val="center"/>
              <w:rPr>
                <w:sz w:val="18"/>
                <w:szCs w:val="18"/>
              </w:rPr>
            </w:pPr>
            <w:r w:rsidRPr="00725372">
              <w:rPr>
                <w:sz w:val="18"/>
                <w:szCs w:val="18"/>
              </w:rPr>
              <w:t>(W)</w:t>
            </w:r>
          </w:p>
        </w:tc>
      </w:tr>
      <w:tr w:rsidR="001E12D3" w:rsidRPr="00725372" w14:paraId="478380F3" w14:textId="77777777" w:rsidTr="007E3FF3">
        <w:trPr>
          <w:trHeight w:val="203"/>
          <w:jc w:val="right"/>
        </w:trPr>
        <w:tc>
          <w:tcPr>
            <w:tcW w:w="2250" w:type="dxa"/>
            <w:noWrap/>
            <w:hideMark/>
          </w:tcPr>
          <w:p w14:paraId="3F7B1050"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50</w:t>
            </w:r>
          </w:p>
        </w:tc>
        <w:tc>
          <w:tcPr>
            <w:tcW w:w="1890" w:type="dxa"/>
            <w:noWrap/>
            <w:hideMark/>
          </w:tcPr>
          <w:p w14:paraId="6F2DB0DD"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8 600</w:t>
            </w:r>
          </w:p>
        </w:tc>
        <w:tc>
          <w:tcPr>
            <w:tcW w:w="1980" w:type="dxa"/>
            <w:noWrap/>
            <w:hideMark/>
          </w:tcPr>
          <w:p w14:paraId="46E70C64"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50</w:t>
            </w:r>
          </w:p>
        </w:tc>
        <w:tc>
          <w:tcPr>
            <w:tcW w:w="1789" w:type="dxa"/>
            <w:noWrap/>
            <w:hideMark/>
          </w:tcPr>
          <w:p w14:paraId="28D326C8"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1 200</w:t>
            </w:r>
          </w:p>
        </w:tc>
      </w:tr>
      <w:tr w:rsidR="001E12D3" w:rsidRPr="00725372" w14:paraId="013AC6F9" w14:textId="77777777" w:rsidTr="007E3FF3">
        <w:trPr>
          <w:trHeight w:val="234"/>
          <w:jc w:val="right"/>
        </w:trPr>
        <w:tc>
          <w:tcPr>
            <w:tcW w:w="2250" w:type="dxa"/>
            <w:noWrap/>
            <w:hideMark/>
          </w:tcPr>
          <w:p w14:paraId="1AF6D042"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50</w:t>
            </w:r>
          </w:p>
        </w:tc>
        <w:tc>
          <w:tcPr>
            <w:tcW w:w="1890" w:type="dxa"/>
            <w:noWrap/>
            <w:hideMark/>
          </w:tcPr>
          <w:p w14:paraId="09A02FA0"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8 600</w:t>
            </w:r>
          </w:p>
        </w:tc>
        <w:tc>
          <w:tcPr>
            <w:tcW w:w="1980" w:type="dxa"/>
            <w:noWrap/>
            <w:hideMark/>
          </w:tcPr>
          <w:p w14:paraId="614FB0B7"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5</w:t>
            </w:r>
          </w:p>
        </w:tc>
        <w:tc>
          <w:tcPr>
            <w:tcW w:w="1789" w:type="dxa"/>
            <w:noWrap/>
            <w:hideMark/>
          </w:tcPr>
          <w:p w14:paraId="493B4109" w14:textId="77777777" w:rsidR="001E12D3" w:rsidRPr="00725372" w:rsidRDefault="001E12D3" w:rsidP="007E3FF3">
            <w:pPr>
              <w:spacing w:before="40" w:after="20" w:line="240" w:lineRule="auto"/>
              <w:contextualSpacing/>
              <w:jc w:val="center"/>
              <w:rPr>
                <w:rFonts w:ascii="Arial" w:eastAsia="Times New Roman" w:hAnsi="Arial"/>
                <w:sz w:val="18"/>
                <w:szCs w:val="18"/>
              </w:rPr>
            </w:pPr>
            <w:r w:rsidRPr="00725372">
              <w:rPr>
                <w:rFonts w:ascii="Arial" w:eastAsia="Times New Roman" w:hAnsi="Arial"/>
                <w:sz w:val="18"/>
                <w:szCs w:val="18"/>
              </w:rPr>
              <w:t>650</w:t>
            </w:r>
          </w:p>
        </w:tc>
      </w:tr>
    </w:tbl>
    <w:bookmarkEnd w:id="5698"/>
    <w:p w14:paraId="46EFE39F" w14:textId="77777777" w:rsidR="001E12D3" w:rsidRPr="00725372" w:rsidRDefault="001E12D3" w:rsidP="001E12D3">
      <w:pPr>
        <w:pStyle w:val="C5Headings"/>
        <w:spacing w:after="0"/>
        <w:ind w:left="369" w:firstLine="709"/>
        <w:rPr>
          <w:rStyle w:val="AASemiBoldChar"/>
          <w:rFonts w:ascii="Segoe UI" w:hAnsi="Segoe UI" w:cs="Segoe UI"/>
          <w:i w:val="0"/>
          <w:color w:val="034694" w:themeColor="accent4"/>
        </w:rPr>
      </w:pPr>
      <w:proofErr w:type="spellStart"/>
      <w:r w:rsidRPr="00725372">
        <w:rPr>
          <w:rStyle w:val="AASemiBoldChar"/>
          <w:rFonts w:ascii="Segoe UI" w:hAnsi="Segoe UI" w:cs="Segoe UI"/>
          <w:color w:val="034694" w:themeColor="accent4"/>
        </w:rPr>
        <w:t>LHe</w:t>
      </w:r>
      <w:proofErr w:type="spellEnd"/>
      <w:r w:rsidRPr="00725372">
        <w:rPr>
          <w:rStyle w:val="AASemiBoldChar"/>
          <w:rFonts w:ascii="Segoe UI" w:hAnsi="Segoe UI" w:cs="Segoe UI"/>
          <w:color w:val="034694" w:themeColor="accent4"/>
        </w:rPr>
        <w:t xml:space="preserve"> filling </w:t>
      </w:r>
    </w:p>
    <w:p w14:paraId="7BFC2832" w14:textId="606D5B6F" w:rsidR="001E12D3" w:rsidRPr="00725372" w:rsidRDefault="001E12D3" w:rsidP="001E12D3">
      <w:pPr>
        <w:pStyle w:val="SysReq1"/>
        <w:numPr>
          <w:ilvl w:val="0"/>
          <w:numId w:val="0"/>
        </w:numPr>
        <w:spacing w:before="0"/>
        <w:ind w:left="1077"/>
        <w:rPr>
          <w:lang w:val="en-GB"/>
        </w:rPr>
      </w:pPr>
      <w:r w:rsidRPr="00725372">
        <w:rPr>
          <w:lang w:val="en-GB"/>
        </w:rPr>
        <w:t xml:space="preserve">When the cavities reach the liquid helium temperature, the liquid filling of the helium baths </w:t>
      </w:r>
      <w:r>
        <w:rPr>
          <w:lang w:val="en-GB"/>
        </w:rPr>
        <w:t>can</w:t>
      </w:r>
      <w:r w:rsidRPr="00725372">
        <w:rPr>
          <w:lang w:val="en-GB"/>
        </w:rPr>
        <w:t xml:space="preserve"> start. </w:t>
      </w:r>
    </w:p>
    <w:p w14:paraId="139EFEE0" w14:textId="77777777" w:rsidR="001E12D3" w:rsidRPr="00725372" w:rsidRDefault="001E12D3" w:rsidP="001E12D3">
      <w:pPr>
        <w:pStyle w:val="C5Headings"/>
        <w:spacing w:after="0"/>
        <w:ind w:left="369" w:firstLine="709"/>
        <w:rPr>
          <w:rStyle w:val="AASemiBoldChar"/>
          <w:rFonts w:ascii="Segoe UI" w:hAnsi="Segoe UI" w:cs="Segoe UI"/>
          <w:i w:val="0"/>
          <w:color w:val="034694" w:themeColor="accent4"/>
        </w:rPr>
      </w:pPr>
      <w:r w:rsidRPr="00725372">
        <w:rPr>
          <w:rStyle w:val="AASemiBoldChar"/>
          <w:rFonts w:ascii="Segoe UI" w:hAnsi="Segoe UI" w:cs="Segoe UI"/>
          <w:color w:val="034694" w:themeColor="accent4"/>
        </w:rPr>
        <w:t>Cooldown to 2 K</w:t>
      </w:r>
    </w:p>
    <w:p w14:paraId="55A4A2D4" w14:textId="77777777" w:rsidR="001E12D3" w:rsidRPr="00725372" w:rsidRDefault="001E12D3" w:rsidP="001E12D3">
      <w:pPr>
        <w:pStyle w:val="SysReq1"/>
        <w:numPr>
          <w:ilvl w:val="0"/>
          <w:numId w:val="0"/>
        </w:numPr>
        <w:spacing w:before="0"/>
        <w:ind w:left="1077"/>
        <w:rPr>
          <w:lang w:val="en-GB"/>
        </w:rPr>
      </w:pPr>
      <w:r w:rsidRPr="00725372">
        <w:rPr>
          <w:lang w:val="en-GB"/>
        </w:rPr>
        <w:t xml:space="preserve">Cool-down of cavity circuits to 2 K. This 2 K cool-down includes also a complementary liquid helium filling. The pumping duration to reach 31 mbar in every </w:t>
      </w:r>
      <w:r>
        <w:rPr>
          <w:lang w:val="en-GB"/>
        </w:rPr>
        <w:t>QM</w:t>
      </w:r>
      <w:r w:rsidRPr="00725372">
        <w:rPr>
          <w:lang w:val="en-GB"/>
        </w:rPr>
        <w:t xml:space="preserve"> bath (+QVE) from about 1.3 bar shall be achieved in less than 24 hours. </w:t>
      </w:r>
    </w:p>
    <w:p w14:paraId="3DC4DBFF" w14:textId="77777777" w:rsidR="001E12D3" w:rsidRPr="00725372" w:rsidRDefault="001E12D3" w:rsidP="001E12D3">
      <w:pPr>
        <w:pStyle w:val="regular"/>
      </w:pPr>
    </w:p>
    <w:p w14:paraId="59197018" w14:textId="0E700DB9" w:rsidR="00A82573" w:rsidRPr="00725372" w:rsidRDefault="00A82573" w:rsidP="00342AD4">
      <w:pPr>
        <w:pStyle w:val="Heading1numbered"/>
      </w:pPr>
      <w:bookmarkStart w:id="5699" w:name="_Toc197426037"/>
      <w:r w:rsidRPr="00725372">
        <w:t>References</w:t>
      </w:r>
      <w:bookmarkEnd w:id="3346"/>
      <w:bookmarkEnd w:id="5699"/>
    </w:p>
    <w:p w14:paraId="3FEE2734" w14:textId="77777777" w:rsidR="00A82573" w:rsidRPr="00725372" w:rsidRDefault="00A82573" w:rsidP="00A82573">
      <w:pPr>
        <w:pStyle w:val="ReferenceList"/>
      </w:pPr>
    </w:p>
    <w:p w14:paraId="2E62D19B" w14:textId="77777777" w:rsidR="00A82573" w:rsidRPr="00725372" w:rsidRDefault="00A82573" w:rsidP="00A82573">
      <w:pPr>
        <w:pStyle w:val="ReferenceList"/>
      </w:pPr>
    </w:p>
    <w:p w14:paraId="45B6D67E" w14:textId="77777777" w:rsidR="00766AC3" w:rsidRPr="00725372" w:rsidRDefault="00766AC3" w:rsidP="00766AC3">
      <w:pPr>
        <w:pStyle w:val="B2HeadingN2numbered"/>
        <w:numPr>
          <w:ilvl w:val="1"/>
          <w:numId w:val="1"/>
        </w:numPr>
        <w:ind w:left="0" w:firstLine="0"/>
        <w:rPr>
          <w:noProof w:val="0"/>
        </w:rPr>
      </w:pPr>
      <w:bookmarkStart w:id="5700" w:name="_Toc197426038"/>
      <w:commentRangeStart w:id="5701"/>
      <w:r w:rsidRPr="00725372">
        <w:rPr>
          <w:noProof w:val="0"/>
        </w:rPr>
        <w:t>Applicable Document</w:t>
      </w:r>
      <w:commentRangeEnd w:id="5701"/>
      <w:r w:rsidR="00FC186B">
        <w:rPr>
          <w:rStyle w:val="Verwijzingopmerking"/>
          <w:rFonts w:ascii="Segoe UI" w:eastAsia="Calibri" w:hAnsi="Segoe UI" w:cs="Times New Roman"/>
          <w:bCs w:val="0"/>
          <w:smallCaps w:val="0"/>
          <w:noProof w:val="0"/>
          <w:color w:val="auto"/>
          <w:shd w:val="clear" w:color="auto" w:fill="auto"/>
          <w:lang w:eastAsia="en-US"/>
        </w:rPr>
        <w:commentReference w:id="5701"/>
      </w:r>
      <w:r w:rsidRPr="00725372">
        <w:rPr>
          <w:noProof w:val="0"/>
        </w:rPr>
        <w:t>s</w:t>
      </w:r>
      <w:bookmarkEnd w:id="5700"/>
    </w:p>
    <w:p w14:paraId="124F67DC" w14:textId="77777777" w:rsidR="00766AC3" w:rsidRPr="00725372" w:rsidRDefault="00766AC3">
      <w:pPr>
        <w:pStyle w:val="AAClause1"/>
        <w:numPr>
          <w:ilvl w:val="0"/>
          <w:numId w:val="6"/>
        </w:numPr>
        <w:rPr>
          <w:lang w:val="en-GB"/>
        </w:rPr>
      </w:pPr>
      <w:r w:rsidRPr="00725372">
        <w:rPr>
          <w:lang w:val="en-GB"/>
        </w:rPr>
        <w:t>SCK CEN will provide the required information necessary for the performance of the Contract as outlined bellow. The level of maturity provided at the current stage is the necessary for the Applicant to put forward an offer. Within Contract performance SCK CEN shall, in due time, provide the final documentation.</w:t>
      </w:r>
    </w:p>
    <w:p w14:paraId="61490037" w14:textId="77777777" w:rsidR="00766AC3" w:rsidRPr="00725372" w:rsidRDefault="00766AC3">
      <w:pPr>
        <w:pStyle w:val="AAClause1"/>
        <w:numPr>
          <w:ilvl w:val="0"/>
          <w:numId w:val="6"/>
        </w:numPr>
        <w:rPr>
          <w:lang w:val="en-GB"/>
        </w:rPr>
      </w:pPr>
    </w:p>
    <w:p w14:paraId="4C774851" w14:textId="70130D70" w:rsidR="00766AC3" w:rsidRPr="00725372" w:rsidRDefault="00766AC3" w:rsidP="00766AC3">
      <w:pPr>
        <w:pStyle w:val="Bijschrift"/>
      </w:pPr>
      <w:bookmarkStart w:id="5702" w:name="_Toc195865388"/>
      <w:r w:rsidRPr="00725372">
        <w:rPr>
          <w:lang w:eastAsia="fr-FR"/>
        </w:rPr>
        <w:t xml:space="preserve">Table </w:t>
      </w:r>
      <w:r w:rsidRPr="00725372">
        <w:rPr>
          <w:lang w:eastAsia="fr-FR"/>
        </w:rPr>
        <w:fldChar w:fldCharType="begin"/>
      </w:r>
      <w:r w:rsidRPr="00725372">
        <w:rPr>
          <w:lang w:eastAsia="fr-FR"/>
        </w:rPr>
        <w:instrText xml:space="preserve"> SEQ Table \* ARABIC </w:instrText>
      </w:r>
      <w:r w:rsidRPr="00725372">
        <w:rPr>
          <w:lang w:eastAsia="fr-FR"/>
        </w:rPr>
        <w:fldChar w:fldCharType="separate"/>
      </w:r>
      <w:r w:rsidR="00E67BB8">
        <w:rPr>
          <w:noProof/>
          <w:lang w:eastAsia="fr-FR"/>
        </w:rPr>
        <w:t>18</w:t>
      </w:r>
      <w:r w:rsidRPr="00725372">
        <w:rPr>
          <w:lang w:eastAsia="fr-FR"/>
        </w:rPr>
        <w:fldChar w:fldCharType="end"/>
      </w:r>
      <w:r w:rsidRPr="00725372">
        <w:rPr>
          <w:lang w:eastAsia="fr-FR"/>
        </w:rPr>
        <w:t xml:space="preserve"> Applicable Documents</w:t>
      </w:r>
      <w:r w:rsidR="0063737F">
        <w:rPr>
          <w:lang w:eastAsia="fr-FR"/>
        </w:rPr>
        <w:t xml:space="preserve"> (AD)</w:t>
      </w:r>
      <w:bookmarkEnd w:id="5702"/>
    </w:p>
    <w:tbl>
      <w:tblPr>
        <w:tblW w:w="9270" w:type="dxa"/>
        <w:jc w:val="center"/>
        <w:tblBorders>
          <w:top w:val="single" w:sz="4" w:space="0" w:color="562873" w:themeColor="accent1"/>
          <w:left w:val="single" w:sz="4" w:space="0" w:color="562873" w:themeColor="accent1"/>
          <w:bottom w:val="single" w:sz="4" w:space="0" w:color="562873" w:themeColor="accent1"/>
          <w:right w:val="single" w:sz="4" w:space="0" w:color="562873" w:themeColor="accent1"/>
          <w:insideH w:val="single" w:sz="4" w:space="0" w:color="562873" w:themeColor="accent1"/>
          <w:insideV w:val="single" w:sz="4" w:space="0" w:color="562873" w:themeColor="accent1"/>
        </w:tblBorders>
        <w:tblLayout w:type="fixed"/>
        <w:tblCellMar>
          <w:left w:w="70" w:type="dxa"/>
          <w:right w:w="70" w:type="dxa"/>
        </w:tblCellMar>
        <w:tblLook w:val="0000" w:firstRow="0" w:lastRow="0" w:firstColumn="0" w:lastColumn="0" w:noHBand="0" w:noVBand="0"/>
      </w:tblPr>
      <w:tblGrid>
        <w:gridCol w:w="7110"/>
        <w:gridCol w:w="2160"/>
      </w:tblGrid>
      <w:tr w:rsidR="00766AC3" w:rsidRPr="00725372" w:rsidDel="0067541D" w14:paraId="2D48E687" w14:textId="77777777" w:rsidTr="00766AC3">
        <w:trPr>
          <w:jc w:val="center"/>
        </w:trPr>
        <w:tc>
          <w:tcPr>
            <w:tcW w:w="7110" w:type="dxa"/>
            <w:tcBorders>
              <w:top w:val="single" w:sz="4" w:space="0" w:color="auto"/>
            </w:tcBorders>
            <w:shd w:val="clear" w:color="auto" w:fill="DFCAEC" w:themeFill="accent1" w:themeFillTint="33"/>
          </w:tcPr>
          <w:p w14:paraId="537E039C" w14:textId="77777777" w:rsidR="00766AC3" w:rsidRPr="00725372" w:rsidRDefault="00766AC3" w:rsidP="002B6EDD">
            <w:pPr>
              <w:pStyle w:val="AASemiBold"/>
              <w:jc w:val="center"/>
            </w:pPr>
            <w:r w:rsidRPr="00725372">
              <w:t>Designation</w:t>
            </w:r>
          </w:p>
        </w:tc>
        <w:tc>
          <w:tcPr>
            <w:tcW w:w="2160" w:type="dxa"/>
            <w:tcBorders>
              <w:top w:val="single" w:sz="4" w:space="0" w:color="auto"/>
            </w:tcBorders>
            <w:shd w:val="clear" w:color="auto" w:fill="DFCAEC" w:themeFill="accent1" w:themeFillTint="33"/>
          </w:tcPr>
          <w:p w14:paraId="245D606C" w14:textId="77777777" w:rsidR="00766AC3" w:rsidRPr="00725372" w:rsidRDefault="00766AC3" w:rsidP="002B6EDD">
            <w:pPr>
              <w:pStyle w:val="AASemiBold"/>
              <w:jc w:val="center"/>
            </w:pPr>
            <w:commentRangeStart w:id="5703"/>
            <w:r w:rsidRPr="00725372">
              <w:t>Reference</w:t>
            </w:r>
            <w:commentRangeEnd w:id="5703"/>
            <w:r w:rsidRPr="00725372">
              <w:rPr>
                <w:rStyle w:val="Verwijzingopmerking"/>
                <w:rFonts w:ascii="Segoe UI" w:hAnsi="Segoe UI"/>
                <w:color w:val="auto"/>
              </w:rPr>
              <w:commentReference w:id="5703"/>
            </w:r>
          </w:p>
        </w:tc>
      </w:tr>
      <w:tr w:rsidR="00766AC3" w:rsidRPr="00725372" w:rsidDel="0067541D" w14:paraId="0124A1AB" w14:textId="77777777" w:rsidTr="00766AC3">
        <w:trPr>
          <w:jc w:val="center"/>
        </w:trPr>
        <w:tc>
          <w:tcPr>
            <w:tcW w:w="7110" w:type="dxa"/>
            <w:vAlign w:val="center"/>
          </w:tcPr>
          <w:p w14:paraId="60C093F8" w14:textId="58F7BB71" w:rsidR="00766AC3" w:rsidRPr="00725372" w:rsidRDefault="00766AC3" w:rsidP="00766AC3">
            <w:bookmarkStart w:id="5705" w:name="_Ref190767347"/>
            <w:r w:rsidRPr="00725372">
              <w:t xml:space="preserve">AD </w:t>
            </w:r>
            <w:r w:rsidRPr="00725372">
              <w:fldChar w:fldCharType="begin"/>
            </w:r>
            <w:r w:rsidRPr="00725372">
              <w:instrText xml:space="preserve"> SEQ AD \* ARABIC </w:instrText>
            </w:r>
            <w:r w:rsidRPr="00725372">
              <w:fldChar w:fldCharType="separate"/>
            </w:r>
            <w:r w:rsidR="00E67BB8">
              <w:rPr>
                <w:noProof/>
              </w:rPr>
              <w:t>1</w:t>
            </w:r>
            <w:r w:rsidRPr="00725372">
              <w:fldChar w:fldCharType="end"/>
            </w:r>
            <w:bookmarkEnd w:id="5705"/>
            <w:r w:rsidRPr="00725372">
              <w:t xml:space="preserve"> SCK CEN Auxiliary Building</w:t>
            </w:r>
          </w:p>
          <w:p w14:paraId="56F98382" w14:textId="77777777" w:rsidR="00766AC3" w:rsidRPr="00725372" w:rsidRDefault="00766AC3" w:rsidP="00766AC3">
            <w:pPr>
              <w:jc w:val="right"/>
              <w:rPr>
                <w:i/>
                <w:iCs/>
              </w:rPr>
            </w:pPr>
            <w:commentRangeStart w:id="5706"/>
            <w:r w:rsidRPr="00725372">
              <w:rPr>
                <w:i/>
                <w:iCs/>
                <w:sz w:val="18"/>
                <w:szCs w:val="20"/>
              </w:rPr>
              <w:t xml:space="preserve">Total of 16 files </w:t>
            </w:r>
            <w:commentRangeEnd w:id="5706"/>
            <w:r w:rsidR="00C47EA9">
              <w:rPr>
                <w:rStyle w:val="Verwijzingopmerking"/>
              </w:rPr>
              <w:commentReference w:id="5706"/>
            </w:r>
            <w:r w:rsidRPr="00725372">
              <w:rPr>
                <w:i/>
                <w:iCs/>
                <w:sz w:val="18"/>
                <w:szCs w:val="20"/>
              </w:rPr>
              <w:t>(reference link to navigation and subsequent links)</w:t>
            </w:r>
          </w:p>
        </w:tc>
        <w:tc>
          <w:tcPr>
            <w:tcW w:w="2160" w:type="dxa"/>
            <w:vAlign w:val="center"/>
          </w:tcPr>
          <w:p w14:paraId="3D36FA14" w14:textId="52CD5938" w:rsidR="00766AC3" w:rsidRPr="00725372" w:rsidRDefault="00766AC3" w:rsidP="00766AC3">
            <w:hyperlink r:id="rId41" w:history="1">
              <w:r w:rsidRPr="00725372">
                <w:t>SCK CEN/89811518</w:t>
              </w:r>
            </w:hyperlink>
          </w:p>
        </w:tc>
      </w:tr>
      <w:tr w:rsidR="00766AC3" w:rsidRPr="00725372" w:rsidDel="0067541D" w14:paraId="2D433D32" w14:textId="77777777" w:rsidTr="00766AC3">
        <w:trPr>
          <w:trHeight w:val="66"/>
          <w:jc w:val="center"/>
        </w:trPr>
        <w:tc>
          <w:tcPr>
            <w:tcW w:w="7110" w:type="dxa"/>
            <w:vAlign w:val="center"/>
          </w:tcPr>
          <w:p w14:paraId="755ACCC6" w14:textId="4FDA5ECB" w:rsidR="00766AC3" w:rsidRPr="00725372" w:rsidRDefault="00766AC3" w:rsidP="00766AC3">
            <w:bookmarkStart w:id="5707" w:name="_Ref190772635"/>
            <w:r w:rsidRPr="00725372">
              <w:t xml:space="preserve">AD </w:t>
            </w:r>
            <w:r w:rsidRPr="00725372">
              <w:fldChar w:fldCharType="begin"/>
            </w:r>
            <w:r w:rsidRPr="00725372">
              <w:instrText xml:space="preserve"> SEQ AD \* ARABIC </w:instrText>
            </w:r>
            <w:r w:rsidRPr="00725372">
              <w:fldChar w:fldCharType="separate"/>
            </w:r>
            <w:r w:rsidR="00E67BB8">
              <w:rPr>
                <w:noProof/>
              </w:rPr>
              <w:t>2</w:t>
            </w:r>
            <w:r w:rsidRPr="00725372">
              <w:fldChar w:fldCharType="end"/>
            </w:r>
            <w:bookmarkEnd w:id="5707"/>
            <w:r w:rsidRPr="00725372">
              <w:t xml:space="preserve"> SAFETY AND HEALTH PLAN</w:t>
            </w:r>
          </w:p>
        </w:tc>
        <w:tc>
          <w:tcPr>
            <w:tcW w:w="2160" w:type="dxa"/>
            <w:vAlign w:val="center"/>
          </w:tcPr>
          <w:p w14:paraId="376EB5DA" w14:textId="1E7EFD48" w:rsidR="00766AC3" w:rsidRPr="00725372" w:rsidRDefault="00766AC3" w:rsidP="00766AC3">
            <w:pPr>
              <w:rPr>
                <w:rFonts w:cs="Arial"/>
                <w:sz w:val="18"/>
                <w:szCs w:val="18"/>
              </w:rPr>
            </w:pPr>
            <w:hyperlink r:id="rId42" w:history="1">
              <w:r w:rsidRPr="00725372">
                <w:rPr>
                  <w:rFonts w:cs="Arial"/>
                  <w:sz w:val="18"/>
                  <w:szCs w:val="18"/>
                </w:rPr>
                <w:t>SCK CEN/56057080</w:t>
              </w:r>
            </w:hyperlink>
          </w:p>
        </w:tc>
      </w:tr>
      <w:tr w:rsidR="00766AC3" w:rsidRPr="00725372" w:rsidDel="0067541D" w14:paraId="6772A9D9" w14:textId="77777777" w:rsidTr="00766AC3">
        <w:trPr>
          <w:jc w:val="center"/>
        </w:trPr>
        <w:tc>
          <w:tcPr>
            <w:tcW w:w="7110" w:type="dxa"/>
            <w:vAlign w:val="center"/>
          </w:tcPr>
          <w:p w14:paraId="078F6835" w14:textId="0EAB6FBA" w:rsidR="00766AC3" w:rsidRPr="00725372" w:rsidRDefault="00766AC3" w:rsidP="00766AC3">
            <w:pPr>
              <w:rPr>
                <w:sz w:val="16"/>
                <w:szCs w:val="16"/>
              </w:rPr>
            </w:pPr>
            <w:r w:rsidRPr="00725372">
              <w:t xml:space="preserve">AD </w:t>
            </w:r>
            <w:r w:rsidRPr="00725372">
              <w:fldChar w:fldCharType="begin"/>
            </w:r>
            <w:r w:rsidRPr="00725372">
              <w:instrText xml:space="preserve"> SEQ AD \* ARABIC </w:instrText>
            </w:r>
            <w:r w:rsidRPr="00725372">
              <w:fldChar w:fldCharType="separate"/>
            </w:r>
            <w:r w:rsidR="00E67BB8">
              <w:rPr>
                <w:noProof/>
              </w:rPr>
              <w:t>3</w:t>
            </w:r>
            <w:r w:rsidRPr="00725372">
              <w:fldChar w:fldCharType="end"/>
            </w:r>
            <w:r w:rsidRPr="00725372">
              <w:t xml:space="preserve"> </w:t>
            </w:r>
            <w:commentRangeStart w:id="5708"/>
            <w:commentRangeStart w:id="5709"/>
            <w:r w:rsidRPr="00725372">
              <w:t>NF – List of Codes and Standards</w:t>
            </w:r>
            <w:commentRangeEnd w:id="5708"/>
            <w:r w:rsidR="00476CAD">
              <w:rPr>
                <w:rStyle w:val="Verwijzingopmerking"/>
              </w:rPr>
              <w:commentReference w:id="5708"/>
            </w:r>
            <w:commentRangeEnd w:id="5709"/>
            <w:r w:rsidR="006814D5">
              <w:rPr>
                <w:rStyle w:val="Verwijzingopmerking"/>
              </w:rPr>
              <w:commentReference w:id="5709"/>
            </w:r>
          </w:p>
        </w:tc>
        <w:tc>
          <w:tcPr>
            <w:tcW w:w="2160" w:type="dxa"/>
            <w:vAlign w:val="center"/>
          </w:tcPr>
          <w:p w14:paraId="239D5FD8" w14:textId="2FAB876B" w:rsidR="00766AC3" w:rsidRPr="00725372" w:rsidRDefault="00766AC3" w:rsidP="00766AC3">
            <w:pPr>
              <w:rPr>
                <w:rFonts w:cs="Arial"/>
                <w:sz w:val="18"/>
                <w:szCs w:val="18"/>
              </w:rPr>
            </w:pPr>
            <w:hyperlink r:id="rId43" w:history="1">
              <w:r w:rsidRPr="00725372">
                <w:rPr>
                  <w:rFonts w:cs="Arial"/>
                  <w:sz w:val="18"/>
                  <w:szCs w:val="18"/>
                </w:rPr>
                <w:t>SCK CEN/81777062</w:t>
              </w:r>
            </w:hyperlink>
          </w:p>
        </w:tc>
      </w:tr>
      <w:tr w:rsidR="00766AC3" w:rsidRPr="00725372" w:rsidDel="0067541D" w14:paraId="13689CE7" w14:textId="77777777" w:rsidTr="00766AC3">
        <w:trPr>
          <w:jc w:val="center"/>
        </w:trPr>
        <w:tc>
          <w:tcPr>
            <w:tcW w:w="7110" w:type="dxa"/>
            <w:vAlign w:val="center"/>
          </w:tcPr>
          <w:p w14:paraId="34EAD581" w14:textId="0C2E27A5" w:rsidR="00766AC3" w:rsidRPr="00725372" w:rsidRDefault="00766AC3" w:rsidP="00766AC3">
            <w:bookmarkStart w:id="5710" w:name="_Ref190776315"/>
            <w:r w:rsidRPr="00725372">
              <w:t xml:space="preserve">AD </w:t>
            </w:r>
            <w:r w:rsidRPr="00725372">
              <w:fldChar w:fldCharType="begin"/>
            </w:r>
            <w:r w:rsidRPr="00725372">
              <w:instrText xml:space="preserve"> SEQ AD \* ARABIC </w:instrText>
            </w:r>
            <w:r w:rsidRPr="00725372">
              <w:fldChar w:fldCharType="separate"/>
            </w:r>
            <w:r w:rsidR="00E67BB8">
              <w:rPr>
                <w:noProof/>
              </w:rPr>
              <w:t>4</w:t>
            </w:r>
            <w:r w:rsidRPr="00725372">
              <w:fldChar w:fldCharType="end"/>
            </w:r>
            <w:bookmarkEnd w:id="5710"/>
            <w:r w:rsidRPr="00725372">
              <w:t xml:space="preserve"> General Specification for Steel Piping Materials</w:t>
            </w:r>
          </w:p>
        </w:tc>
        <w:tc>
          <w:tcPr>
            <w:tcW w:w="2160" w:type="dxa"/>
            <w:vAlign w:val="center"/>
          </w:tcPr>
          <w:p w14:paraId="300D9061" w14:textId="05510A66" w:rsidR="00766AC3" w:rsidRPr="00725372" w:rsidRDefault="00766AC3" w:rsidP="00766AC3">
            <w:pPr>
              <w:rPr>
                <w:rFonts w:cs="Arial"/>
                <w:sz w:val="18"/>
                <w:szCs w:val="18"/>
              </w:rPr>
            </w:pPr>
            <w:hyperlink r:id="rId44" w:history="1">
              <w:r w:rsidRPr="00725372">
                <w:rPr>
                  <w:rFonts w:cs="Arial"/>
                  <w:sz w:val="18"/>
                  <w:szCs w:val="18"/>
                </w:rPr>
                <w:t>SCK CEN/81912295</w:t>
              </w:r>
            </w:hyperlink>
          </w:p>
        </w:tc>
      </w:tr>
      <w:tr w:rsidR="00766AC3" w:rsidRPr="00725372" w:rsidDel="0067541D" w14:paraId="3C5F9EF9" w14:textId="77777777" w:rsidTr="00766AC3">
        <w:trPr>
          <w:jc w:val="center"/>
        </w:trPr>
        <w:tc>
          <w:tcPr>
            <w:tcW w:w="7110" w:type="dxa"/>
            <w:vAlign w:val="center"/>
          </w:tcPr>
          <w:p w14:paraId="2F57FE38" w14:textId="1C1E0C17" w:rsidR="00766AC3" w:rsidRPr="00725372" w:rsidRDefault="00766AC3" w:rsidP="00766AC3">
            <w:bookmarkStart w:id="5711" w:name="_Ref190779408"/>
            <w:r w:rsidRPr="00725372">
              <w:t xml:space="preserve">AD </w:t>
            </w:r>
            <w:r w:rsidRPr="00725372">
              <w:fldChar w:fldCharType="begin"/>
            </w:r>
            <w:r w:rsidRPr="00725372">
              <w:instrText xml:space="preserve"> SEQ AD \* ARABIC </w:instrText>
            </w:r>
            <w:r w:rsidRPr="00725372">
              <w:fldChar w:fldCharType="separate"/>
            </w:r>
            <w:r w:rsidR="00E67BB8">
              <w:rPr>
                <w:noProof/>
              </w:rPr>
              <w:t>5</w:t>
            </w:r>
            <w:r w:rsidRPr="00725372">
              <w:fldChar w:fldCharType="end"/>
            </w:r>
            <w:bookmarkEnd w:id="5711"/>
            <w:r w:rsidRPr="00725372">
              <w:t xml:space="preserve"> Piping Material Classes Specification</w:t>
            </w:r>
          </w:p>
        </w:tc>
        <w:tc>
          <w:tcPr>
            <w:tcW w:w="2160" w:type="dxa"/>
            <w:vAlign w:val="center"/>
          </w:tcPr>
          <w:p w14:paraId="5DC07BF0" w14:textId="14320803" w:rsidR="00766AC3" w:rsidRPr="00725372" w:rsidRDefault="00766AC3" w:rsidP="00766AC3">
            <w:pPr>
              <w:rPr>
                <w:rFonts w:cs="Arial"/>
                <w:sz w:val="18"/>
                <w:szCs w:val="18"/>
              </w:rPr>
            </w:pPr>
            <w:hyperlink r:id="rId45" w:history="1">
              <w:r w:rsidRPr="00725372">
                <w:rPr>
                  <w:rFonts w:cs="Arial"/>
                  <w:sz w:val="18"/>
                  <w:szCs w:val="18"/>
                </w:rPr>
                <w:t>SCK CEN/81912897</w:t>
              </w:r>
            </w:hyperlink>
          </w:p>
        </w:tc>
      </w:tr>
      <w:tr w:rsidR="00766AC3" w:rsidRPr="00725372" w:rsidDel="0067541D" w14:paraId="4BF2977B" w14:textId="77777777" w:rsidTr="00766AC3">
        <w:trPr>
          <w:jc w:val="center"/>
        </w:trPr>
        <w:tc>
          <w:tcPr>
            <w:tcW w:w="7110" w:type="dxa"/>
            <w:vAlign w:val="center"/>
          </w:tcPr>
          <w:p w14:paraId="3B6288CE" w14:textId="738DA8B8" w:rsidR="00766AC3" w:rsidRPr="00725372" w:rsidRDefault="00766AC3" w:rsidP="00766AC3">
            <w:bookmarkStart w:id="5712" w:name="_Ref190779328"/>
            <w:r w:rsidRPr="00725372">
              <w:t xml:space="preserve">AD </w:t>
            </w:r>
            <w:r w:rsidRPr="00725372">
              <w:fldChar w:fldCharType="begin"/>
            </w:r>
            <w:r w:rsidRPr="00725372">
              <w:instrText xml:space="preserve"> SEQ AD \* ARABIC </w:instrText>
            </w:r>
            <w:r w:rsidRPr="00725372">
              <w:fldChar w:fldCharType="separate"/>
            </w:r>
            <w:r w:rsidR="00E67BB8">
              <w:rPr>
                <w:noProof/>
              </w:rPr>
              <w:t>6</w:t>
            </w:r>
            <w:r w:rsidRPr="00725372">
              <w:fldChar w:fldCharType="end"/>
            </w:r>
            <w:bookmarkEnd w:id="5712"/>
            <w:r w:rsidRPr="00725372">
              <w:t xml:space="preserve"> Requirements for Electrical Equipment Included in Package Plants</w:t>
            </w:r>
          </w:p>
        </w:tc>
        <w:tc>
          <w:tcPr>
            <w:tcW w:w="2160" w:type="dxa"/>
            <w:vAlign w:val="center"/>
          </w:tcPr>
          <w:p w14:paraId="4E271237" w14:textId="24A3EF06" w:rsidR="00766AC3" w:rsidRPr="00725372" w:rsidRDefault="00766AC3" w:rsidP="00766AC3">
            <w:pPr>
              <w:rPr>
                <w:rFonts w:cs="Arial"/>
                <w:sz w:val="18"/>
                <w:szCs w:val="18"/>
              </w:rPr>
            </w:pPr>
            <w:hyperlink r:id="rId46" w:history="1">
              <w:r w:rsidRPr="00725372">
                <w:rPr>
                  <w:rFonts w:cs="Arial"/>
                  <w:sz w:val="18"/>
                  <w:szCs w:val="18"/>
                </w:rPr>
                <w:t>SCK CEN/81913364</w:t>
              </w:r>
            </w:hyperlink>
          </w:p>
        </w:tc>
      </w:tr>
      <w:tr w:rsidR="00766AC3" w:rsidRPr="00725372" w:rsidDel="0067541D" w14:paraId="514938B8" w14:textId="77777777" w:rsidTr="00766AC3">
        <w:trPr>
          <w:jc w:val="center"/>
        </w:trPr>
        <w:tc>
          <w:tcPr>
            <w:tcW w:w="7110" w:type="dxa"/>
            <w:vAlign w:val="center"/>
          </w:tcPr>
          <w:p w14:paraId="34AA18CF" w14:textId="739F3D1F" w:rsidR="00766AC3" w:rsidRPr="00725372" w:rsidRDefault="00766AC3" w:rsidP="00766AC3">
            <w:bookmarkStart w:id="5713" w:name="_Ref190779284"/>
            <w:r w:rsidRPr="00725372">
              <w:t xml:space="preserve">AD </w:t>
            </w:r>
            <w:r w:rsidRPr="00725372">
              <w:fldChar w:fldCharType="begin"/>
            </w:r>
            <w:r w:rsidRPr="00725372">
              <w:instrText xml:space="preserve"> SEQ AD \* ARABIC </w:instrText>
            </w:r>
            <w:r w:rsidRPr="00725372">
              <w:fldChar w:fldCharType="separate"/>
            </w:r>
            <w:r w:rsidR="00E67BB8">
              <w:rPr>
                <w:noProof/>
              </w:rPr>
              <w:t>7</w:t>
            </w:r>
            <w:r w:rsidRPr="00725372">
              <w:fldChar w:fldCharType="end"/>
            </w:r>
            <w:bookmarkEnd w:id="5713"/>
            <w:r w:rsidRPr="00725372">
              <w:t xml:space="preserve"> EMC Guidelines</w:t>
            </w:r>
          </w:p>
        </w:tc>
        <w:tc>
          <w:tcPr>
            <w:tcW w:w="2160" w:type="dxa"/>
            <w:vAlign w:val="center"/>
          </w:tcPr>
          <w:p w14:paraId="7C868FD7" w14:textId="13ED1890" w:rsidR="00766AC3" w:rsidRPr="00725372" w:rsidRDefault="00766AC3" w:rsidP="00766AC3">
            <w:pPr>
              <w:rPr>
                <w:rFonts w:cs="Arial"/>
                <w:sz w:val="18"/>
                <w:szCs w:val="18"/>
              </w:rPr>
            </w:pPr>
            <w:hyperlink r:id="rId47" w:history="1">
              <w:r w:rsidRPr="00725372">
                <w:rPr>
                  <w:rFonts w:cs="Arial"/>
                  <w:sz w:val="18"/>
                  <w:szCs w:val="18"/>
                </w:rPr>
                <w:t>SCK CEN/81913579</w:t>
              </w:r>
            </w:hyperlink>
          </w:p>
        </w:tc>
      </w:tr>
      <w:tr w:rsidR="00766AC3" w:rsidRPr="00725372" w:rsidDel="0067541D" w14:paraId="2776B439" w14:textId="77777777" w:rsidTr="00766AC3">
        <w:trPr>
          <w:jc w:val="center"/>
        </w:trPr>
        <w:tc>
          <w:tcPr>
            <w:tcW w:w="7110" w:type="dxa"/>
            <w:vAlign w:val="center"/>
          </w:tcPr>
          <w:p w14:paraId="0111D060" w14:textId="2771142A" w:rsidR="00766AC3" w:rsidRPr="00725372" w:rsidRDefault="00766AC3" w:rsidP="00766AC3">
            <w:bookmarkStart w:id="5714" w:name="_Ref190774177"/>
            <w:r w:rsidRPr="00725372">
              <w:t xml:space="preserve">AD </w:t>
            </w:r>
            <w:r w:rsidRPr="00725372">
              <w:fldChar w:fldCharType="begin"/>
            </w:r>
            <w:r w:rsidRPr="00725372">
              <w:instrText xml:space="preserve"> SEQ AD \* ARABIC </w:instrText>
            </w:r>
            <w:r w:rsidRPr="00725372">
              <w:fldChar w:fldCharType="separate"/>
            </w:r>
            <w:r w:rsidR="00E67BB8">
              <w:rPr>
                <w:noProof/>
              </w:rPr>
              <w:t>8</w:t>
            </w:r>
            <w:r w:rsidRPr="00725372">
              <w:fldChar w:fldCharType="end"/>
            </w:r>
            <w:bookmarkEnd w:id="5714"/>
            <w:r w:rsidRPr="00725372">
              <w:t xml:space="preserve"> SCADA HMI Guideline</w:t>
            </w:r>
          </w:p>
        </w:tc>
        <w:tc>
          <w:tcPr>
            <w:tcW w:w="2160" w:type="dxa"/>
            <w:vAlign w:val="center"/>
          </w:tcPr>
          <w:p w14:paraId="2373AB13" w14:textId="5C6442E3" w:rsidR="00766AC3" w:rsidRPr="00725372" w:rsidRDefault="00766AC3" w:rsidP="00766AC3">
            <w:pPr>
              <w:rPr>
                <w:rFonts w:cs="Arial"/>
                <w:sz w:val="18"/>
                <w:szCs w:val="18"/>
              </w:rPr>
            </w:pPr>
            <w:hyperlink r:id="rId48" w:history="1">
              <w:r w:rsidRPr="00725372">
                <w:rPr>
                  <w:rFonts w:cs="Arial"/>
                  <w:sz w:val="18"/>
                  <w:szCs w:val="18"/>
                </w:rPr>
                <w:t>SCK CEN/53012565</w:t>
              </w:r>
            </w:hyperlink>
          </w:p>
        </w:tc>
      </w:tr>
      <w:tr w:rsidR="00766AC3" w:rsidRPr="00725372" w:rsidDel="0067541D" w14:paraId="42BAD2A3" w14:textId="77777777" w:rsidTr="00766AC3">
        <w:trPr>
          <w:jc w:val="center"/>
        </w:trPr>
        <w:tc>
          <w:tcPr>
            <w:tcW w:w="7110" w:type="dxa"/>
            <w:vAlign w:val="center"/>
          </w:tcPr>
          <w:p w14:paraId="0FECB628" w14:textId="74B91450" w:rsidR="00766AC3" w:rsidRPr="00725372" w:rsidRDefault="00766AC3" w:rsidP="00766AC3">
            <w:bookmarkStart w:id="5715" w:name="_Ref190777082"/>
            <w:r w:rsidRPr="00725372">
              <w:t xml:space="preserve">AD </w:t>
            </w:r>
            <w:r w:rsidRPr="00725372">
              <w:fldChar w:fldCharType="begin"/>
            </w:r>
            <w:r w:rsidRPr="00725372">
              <w:instrText xml:space="preserve"> SEQ AD \* ARABIC </w:instrText>
            </w:r>
            <w:r w:rsidRPr="00725372">
              <w:fldChar w:fldCharType="separate"/>
            </w:r>
            <w:r w:rsidR="00E67BB8">
              <w:rPr>
                <w:noProof/>
              </w:rPr>
              <w:t>9</w:t>
            </w:r>
            <w:r w:rsidRPr="00725372">
              <w:fldChar w:fldCharType="end"/>
            </w:r>
            <w:bookmarkEnd w:id="5715"/>
            <w:r w:rsidRPr="00725372">
              <w:t xml:space="preserve"> Technical Specification for Control Valves</w:t>
            </w:r>
          </w:p>
        </w:tc>
        <w:tc>
          <w:tcPr>
            <w:tcW w:w="2160" w:type="dxa"/>
            <w:vAlign w:val="center"/>
          </w:tcPr>
          <w:p w14:paraId="0714C449" w14:textId="3CFB0037" w:rsidR="00766AC3" w:rsidRPr="00725372" w:rsidRDefault="00766AC3" w:rsidP="00766AC3">
            <w:pPr>
              <w:rPr>
                <w:rFonts w:cs="Arial"/>
                <w:sz w:val="18"/>
                <w:szCs w:val="18"/>
              </w:rPr>
            </w:pPr>
            <w:hyperlink r:id="rId49" w:history="1">
              <w:r w:rsidRPr="00725372">
                <w:rPr>
                  <w:rFonts w:cs="Arial"/>
                  <w:sz w:val="18"/>
                  <w:szCs w:val="18"/>
                </w:rPr>
                <w:t>SCK CEN/81912936</w:t>
              </w:r>
            </w:hyperlink>
          </w:p>
        </w:tc>
      </w:tr>
      <w:tr w:rsidR="00766AC3" w:rsidRPr="00725372" w:rsidDel="0067541D" w14:paraId="6BF0B504" w14:textId="77777777" w:rsidTr="00766AC3">
        <w:trPr>
          <w:jc w:val="center"/>
        </w:trPr>
        <w:tc>
          <w:tcPr>
            <w:tcW w:w="7110" w:type="dxa"/>
            <w:vAlign w:val="center"/>
          </w:tcPr>
          <w:p w14:paraId="142F9C8F" w14:textId="3A99D52C"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E67BB8">
              <w:rPr>
                <w:noProof/>
              </w:rPr>
              <w:t>10</w:t>
            </w:r>
            <w:r w:rsidRPr="00725372">
              <w:fldChar w:fldCharType="end"/>
            </w:r>
            <w:r w:rsidRPr="00725372">
              <w:t xml:space="preserve"> Technical Specification for Instruments</w:t>
            </w:r>
          </w:p>
        </w:tc>
        <w:tc>
          <w:tcPr>
            <w:tcW w:w="2160" w:type="dxa"/>
            <w:vAlign w:val="center"/>
          </w:tcPr>
          <w:p w14:paraId="0195D3F3" w14:textId="422F917F" w:rsidR="00766AC3" w:rsidRPr="00725372" w:rsidRDefault="00766AC3" w:rsidP="00766AC3">
            <w:pPr>
              <w:rPr>
                <w:rFonts w:cs="Arial"/>
                <w:sz w:val="18"/>
                <w:szCs w:val="18"/>
              </w:rPr>
            </w:pPr>
            <w:hyperlink r:id="rId50" w:history="1">
              <w:r w:rsidRPr="00725372">
                <w:rPr>
                  <w:rFonts w:cs="Arial"/>
                  <w:sz w:val="18"/>
                  <w:szCs w:val="18"/>
                </w:rPr>
                <w:t>SCK CEN/89816164</w:t>
              </w:r>
            </w:hyperlink>
          </w:p>
        </w:tc>
      </w:tr>
      <w:tr w:rsidR="00766AC3" w:rsidRPr="00725372" w:rsidDel="0067541D" w14:paraId="0FCBBCE0" w14:textId="77777777" w:rsidTr="00766AC3">
        <w:trPr>
          <w:jc w:val="center"/>
        </w:trPr>
        <w:tc>
          <w:tcPr>
            <w:tcW w:w="7110" w:type="dxa"/>
            <w:vAlign w:val="center"/>
          </w:tcPr>
          <w:p w14:paraId="0C5D4CF3" w14:textId="7181CEE1"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E67BB8">
              <w:rPr>
                <w:noProof/>
              </w:rPr>
              <w:t>11</w:t>
            </w:r>
            <w:r w:rsidRPr="00725372">
              <w:fldChar w:fldCharType="end"/>
            </w:r>
            <w:r w:rsidRPr="00725372">
              <w:t xml:space="preserve"> Painting and coating specification</w:t>
            </w:r>
          </w:p>
        </w:tc>
        <w:tc>
          <w:tcPr>
            <w:tcW w:w="2160" w:type="dxa"/>
            <w:vAlign w:val="center"/>
          </w:tcPr>
          <w:p w14:paraId="725DB3E8" w14:textId="6BF02612" w:rsidR="00766AC3" w:rsidRPr="00725372" w:rsidRDefault="00766AC3" w:rsidP="00766AC3">
            <w:pPr>
              <w:rPr>
                <w:rFonts w:cs="Arial"/>
                <w:sz w:val="18"/>
                <w:szCs w:val="18"/>
              </w:rPr>
            </w:pPr>
            <w:hyperlink r:id="rId51" w:history="1">
              <w:r w:rsidRPr="00725372">
                <w:rPr>
                  <w:rFonts w:cs="Arial"/>
                  <w:sz w:val="18"/>
                  <w:szCs w:val="18"/>
                </w:rPr>
                <w:t>SCK CEN/81913862</w:t>
              </w:r>
            </w:hyperlink>
          </w:p>
        </w:tc>
      </w:tr>
      <w:tr w:rsidR="00766AC3" w:rsidRPr="00725372" w:rsidDel="0067541D" w14:paraId="6033FD7B" w14:textId="77777777" w:rsidTr="00766AC3">
        <w:trPr>
          <w:jc w:val="center"/>
        </w:trPr>
        <w:tc>
          <w:tcPr>
            <w:tcW w:w="7110" w:type="dxa"/>
            <w:vAlign w:val="center"/>
          </w:tcPr>
          <w:p w14:paraId="16199EF1" w14:textId="4E0A8AAE"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E67BB8">
              <w:rPr>
                <w:noProof/>
              </w:rPr>
              <w:t>12</w:t>
            </w:r>
            <w:r w:rsidRPr="00725372">
              <w:fldChar w:fldCharType="end"/>
            </w:r>
            <w:r w:rsidRPr="00725372">
              <w:t xml:space="preserve"> Technical Specification for Plate Heat Exchangers</w:t>
            </w:r>
          </w:p>
        </w:tc>
        <w:tc>
          <w:tcPr>
            <w:tcW w:w="2160" w:type="dxa"/>
            <w:vAlign w:val="center"/>
          </w:tcPr>
          <w:p w14:paraId="6FF3348D" w14:textId="0839473B" w:rsidR="00766AC3" w:rsidRPr="00725372" w:rsidRDefault="00766AC3" w:rsidP="00766AC3">
            <w:pPr>
              <w:rPr>
                <w:rFonts w:cs="Arial"/>
                <w:sz w:val="18"/>
                <w:szCs w:val="18"/>
              </w:rPr>
            </w:pPr>
            <w:hyperlink r:id="rId52" w:history="1">
              <w:r w:rsidRPr="00725372">
                <w:rPr>
                  <w:rFonts w:cs="Arial"/>
                  <w:sz w:val="18"/>
                  <w:szCs w:val="18"/>
                </w:rPr>
                <w:t>SCK CEN/81912893</w:t>
              </w:r>
            </w:hyperlink>
          </w:p>
        </w:tc>
      </w:tr>
      <w:tr w:rsidR="00766AC3" w:rsidRPr="00725372" w:rsidDel="0067541D" w14:paraId="00F2B321" w14:textId="77777777" w:rsidTr="00766AC3">
        <w:trPr>
          <w:jc w:val="center"/>
        </w:trPr>
        <w:tc>
          <w:tcPr>
            <w:tcW w:w="7110" w:type="dxa"/>
            <w:vAlign w:val="center"/>
          </w:tcPr>
          <w:p w14:paraId="4590460E" w14:textId="4549E2C3" w:rsidR="00766AC3" w:rsidRPr="00725372" w:rsidRDefault="00766AC3" w:rsidP="00766AC3">
            <w:bookmarkStart w:id="5716" w:name="_Ref190777046"/>
            <w:bookmarkStart w:id="5717" w:name="_Ref191380254"/>
            <w:r w:rsidRPr="00725372">
              <w:t xml:space="preserve">AD </w:t>
            </w:r>
            <w:r w:rsidRPr="00725372">
              <w:fldChar w:fldCharType="begin"/>
            </w:r>
            <w:r w:rsidRPr="00725372">
              <w:instrText xml:space="preserve"> SEQ AD \* ARABIC </w:instrText>
            </w:r>
            <w:r w:rsidRPr="00725372">
              <w:fldChar w:fldCharType="separate"/>
            </w:r>
            <w:r w:rsidR="00E67BB8">
              <w:rPr>
                <w:noProof/>
              </w:rPr>
              <w:t>13</w:t>
            </w:r>
            <w:r w:rsidRPr="00725372">
              <w:fldChar w:fldCharType="end"/>
            </w:r>
            <w:bookmarkEnd w:id="5716"/>
            <w:r w:rsidRPr="00725372">
              <w:t xml:space="preserve"> </w:t>
            </w:r>
            <w:bookmarkStart w:id="5718" w:name="_Ref191380265"/>
            <w:r w:rsidRPr="00725372">
              <w:t>Technical Specification for Safety and Relief Valves</w:t>
            </w:r>
            <w:bookmarkEnd w:id="5717"/>
            <w:bookmarkEnd w:id="5718"/>
          </w:p>
        </w:tc>
        <w:tc>
          <w:tcPr>
            <w:tcW w:w="2160" w:type="dxa"/>
            <w:vAlign w:val="center"/>
          </w:tcPr>
          <w:p w14:paraId="4ADC4FEA" w14:textId="5B4D240A" w:rsidR="00766AC3" w:rsidRPr="00725372" w:rsidRDefault="00766AC3" w:rsidP="00766AC3">
            <w:pPr>
              <w:rPr>
                <w:rFonts w:cs="Arial"/>
                <w:sz w:val="18"/>
                <w:szCs w:val="18"/>
              </w:rPr>
            </w:pPr>
            <w:hyperlink r:id="rId53" w:history="1">
              <w:r w:rsidRPr="00725372">
                <w:rPr>
                  <w:rFonts w:cs="Arial"/>
                  <w:sz w:val="18"/>
                  <w:szCs w:val="18"/>
                </w:rPr>
                <w:t>SCK CEN/81912045</w:t>
              </w:r>
            </w:hyperlink>
          </w:p>
        </w:tc>
      </w:tr>
      <w:tr w:rsidR="00766AC3" w:rsidRPr="00725372" w:rsidDel="0067541D" w14:paraId="54BFDE09" w14:textId="77777777" w:rsidTr="00766AC3">
        <w:trPr>
          <w:jc w:val="center"/>
        </w:trPr>
        <w:tc>
          <w:tcPr>
            <w:tcW w:w="7110" w:type="dxa"/>
            <w:vAlign w:val="center"/>
          </w:tcPr>
          <w:p w14:paraId="79CEBAC6" w14:textId="358658CA" w:rsidR="00766AC3" w:rsidRPr="00725372" w:rsidRDefault="00766AC3" w:rsidP="00766AC3">
            <w:bookmarkStart w:id="5719" w:name="_Ref190779419"/>
            <w:r w:rsidRPr="00725372">
              <w:t xml:space="preserve">AD </w:t>
            </w:r>
            <w:r w:rsidRPr="00725372">
              <w:fldChar w:fldCharType="begin"/>
            </w:r>
            <w:r w:rsidRPr="00725372">
              <w:instrText xml:space="preserve"> SEQ AD \* ARABIC </w:instrText>
            </w:r>
            <w:r w:rsidRPr="00725372">
              <w:fldChar w:fldCharType="separate"/>
            </w:r>
            <w:r w:rsidR="00E67BB8">
              <w:rPr>
                <w:noProof/>
              </w:rPr>
              <w:t>14</w:t>
            </w:r>
            <w:r w:rsidRPr="00725372">
              <w:fldChar w:fldCharType="end"/>
            </w:r>
            <w:bookmarkEnd w:id="5719"/>
            <w:r w:rsidRPr="00725372">
              <w:t xml:space="preserve"> Technical Specification for Shop Fabricated Tanks</w:t>
            </w:r>
          </w:p>
        </w:tc>
        <w:tc>
          <w:tcPr>
            <w:tcW w:w="2160" w:type="dxa"/>
            <w:vAlign w:val="center"/>
          </w:tcPr>
          <w:p w14:paraId="0AE02A35" w14:textId="12FDA69C" w:rsidR="00766AC3" w:rsidRPr="00725372" w:rsidRDefault="00766AC3" w:rsidP="00766AC3">
            <w:pPr>
              <w:rPr>
                <w:rFonts w:cs="Arial"/>
                <w:sz w:val="18"/>
                <w:szCs w:val="18"/>
              </w:rPr>
            </w:pPr>
            <w:hyperlink r:id="rId54" w:history="1">
              <w:r w:rsidRPr="00725372">
                <w:rPr>
                  <w:rFonts w:cs="Arial"/>
                  <w:sz w:val="18"/>
                  <w:szCs w:val="18"/>
                </w:rPr>
                <w:t>SCK CEN/81913369</w:t>
              </w:r>
            </w:hyperlink>
          </w:p>
        </w:tc>
      </w:tr>
      <w:tr w:rsidR="00766AC3" w:rsidRPr="00725372" w:rsidDel="0067541D" w14:paraId="5BBB7DBB" w14:textId="77777777" w:rsidTr="00766AC3">
        <w:trPr>
          <w:jc w:val="center"/>
        </w:trPr>
        <w:tc>
          <w:tcPr>
            <w:tcW w:w="7110" w:type="dxa"/>
            <w:vAlign w:val="center"/>
          </w:tcPr>
          <w:p w14:paraId="5FB5F49B" w14:textId="317E3831"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E67BB8">
              <w:rPr>
                <w:noProof/>
              </w:rPr>
              <w:t>15</w:t>
            </w:r>
            <w:r w:rsidRPr="00725372">
              <w:fldChar w:fldCharType="end"/>
            </w:r>
            <w:r w:rsidRPr="00725372">
              <w:t xml:space="preserve"> TS Of Manual and Motor Operated Metallic Valves</w:t>
            </w:r>
          </w:p>
        </w:tc>
        <w:tc>
          <w:tcPr>
            <w:tcW w:w="2160" w:type="dxa"/>
            <w:vAlign w:val="center"/>
          </w:tcPr>
          <w:p w14:paraId="6275C961" w14:textId="571E2DBA" w:rsidR="00766AC3" w:rsidRPr="00725372" w:rsidRDefault="00766AC3" w:rsidP="00766AC3">
            <w:pPr>
              <w:rPr>
                <w:rFonts w:cs="Arial"/>
                <w:sz w:val="18"/>
                <w:szCs w:val="18"/>
              </w:rPr>
            </w:pPr>
            <w:hyperlink r:id="rId55" w:history="1">
              <w:r w:rsidRPr="00725372">
                <w:rPr>
                  <w:rFonts w:cs="Arial"/>
                  <w:sz w:val="18"/>
                  <w:szCs w:val="18"/>
                </w:rPr>
                <w:t>SCK CEN/81912050</w:t>
              </w:r>
            </w:hyperlink>
          </w:p>
        </w:tc>
      </w:tr>
      <w:tr w:rsidR="00766AC3" w:rsidRPr="00725372" w:rsidDel="0067541D" w14:paraId="534774AA" w14:textId="77777777" w:rsidTr="00766AC3">
        <w:trPr>
          <w:jc w:val="center"/>
        </w:trPr>
        <w:tc>
          <w:tcPr>
            <w:tcW w:w="7110" w:type="dxa"/>
            <w:vAlign w:val="center"/>
          </w:tcPr>
          <w:p w14:paraId="42D35390" w14:textId="520B71E3" w:rsidR="00766AC3" w:rsidRPr="00725372" w:rsidRDefault="00766AC3" w:rsidP="00766AC3">
            <w:bookmarkStart w:id="5720" w:name="_Ref190772230"/>
            <w:r w:rsidRPr="00725372">
              <w:t xml:space="preserve">AD </w:t>
            </w:r>
            <w:r w:rsidRPr="00725372">
              <w:fldChar w:fldCharType="begin"/>
            </w:r>
            <w:r w:rsidRPr="00725372">
              <w:instrText xml:space="preserve"> SEQ AD \* ARABIC </w:instrText>
            </w:r>
            <w:r w:rsidRPr="00725372">
              <w:fldChar w:fldCharType="separate"/>
            </w:r>
            <w:r w:rsidR="00E67BB8">
              <w:rPr>
                <w:noProof/>
              </w:rPr>
              <w:t>16</w:t>
            </w:r>
            <w:r w:rsidRPr="00725372">
              <w:fldChar w:fldCharType="end"/>
            </w:r>
            <w:bookmarkEnd w:id="5720"/>
            <w:r w:rsidRPr="00725372">
              <w:t xml:space="preserve"> MIS Slow Interlock interface</w:t>
            </w:r>
          </w:p>
          <w:p w14:paraId="403992FB" w14:textId="77777777" w:rsidR="00766AC3" w:rsidRPr="00725372" w:rsidRDefault="00766AC3" w:rsidP="00766AC3">
            <w:pPr>
              <w:jc w:val="right"/>
              <w:rPr>
                <w:rFonts w:cs="Segoe UI"/>
              </w:rPr>
            </w:pPr>
            <w:r w:rsidRPr="00725372">
              <w:rPr>
                <w:rFonts w:cs="Segoe UI"/>
                <w:sz w:val="18"/>
                <w:szCs w:val="20"/>
              </w:rPr>
              <w:t>(</w:t>
            </w:r>
            <w:r w:rsidRPr="00725372">
              <w:rPr>
                <w:i/>
                <w:iCs/>
                <w:sz w:val="18"/>
                <w:szCs w:val="20"/>
              </w:rPr>
              <w:t>applies also to non-safety digital communication)</w:t>
            </w:r>
          </w:p>
        </w:tc>
        <w:tc>
          <w:tcPr>
            <w:tcW w:w="2160" w:type="dxa"/>
            <w:vAlign w:val="center"/>
          </w:tcPr>
          <w:p w14:paraId="7BC86E96" w14:textId="77777777" w:rsidR="00766AC3" w:rsidRPr="00725372" w:rsidRDefault="00766AC3" w:rsidP="00766AC3">
            <w:pPr>
              <w:rPr>
                <w:rFonts w:cs="Arial"/>
                <w:sz w:val="18"/>
                <w:szCs w:val="18"/>
              </w:rPr>
            </w:pPr>
            <w:r w:rsidRPr="004652A6">
              <w:rPr>
                <w:rFonts w:cs="Arial"/>
                <w:sz w:val="18"/>
                <w:szCs w:val="18"/>
              </w:rPr>
              <w:t>SCK CEN/48282970</w:t>
            </w:r>
          </w:p>
        </w:tc>
      </w:tr>
      <w:tr w:rsidR="00766AC3" w:rsidRPr="00725372" w:rsidDel="0067541D" w14:paraId="302019F9" w14:textId="77777777" w:rsidTr="00766AC3">
        <w:trPr>
          <w:jc w:val="center"/>
        </w:trPr>
        <w:tc>
          <w:tcPr>
            <w:tcW w:w="7110" w:type="dxa"/>
            <w:vAlign w:val="center"/>
          </w:tcPr>
          <w:p w14:paraId="7753877B" w14:textId="4761578D" w:rsidR="00766AC3" w:rsidRPr="00725372" w:rsidRDefault="00766AC3" w:rsidP="00766AC3">
            <w:r w:rsidRPr="00725372">
              <w:t xml:space="preserve">AD </w:t>
            </w:r>
            <w:r w:rsidRPr="00725372">
              <w:fldChar w:fldCharType="begin"/>
            </w:r>
            <w:r w:rsidRPr="00725372">
              <w:instrText xml:space="preserve"> SEQ AD \* ARABIC </w:instrText>
            </w:r>
            <w:r w:rsidRPr="00725372">
              <w:fldChar w:fldCharType="separate"/>
            </w:r>
            <w:r w:rsidR="00E67BB8">
              <w:rPr>
                <w:noProof/>
              </w:rPr>
              <w:t>17</w:t>
            </w:r>
            <w:r w:rsidRPr="00725372">
              <w:fldChar w:fldCharType="end"/>
            </w:r>
            <w:r w:rsidRPr="00725372">
              <w:t xml:space="preserve"> Analog Signals: 4-20mA (NAMUR NE43)</w:t>
            </w:r>
          </w:p>
        </w:tc>
        <w:tc>
          <w:tcPr>
            <w:tcW w:w="2160" w:type="dxa"/>
            <w:vAlign w:val="center"/>
          </w:tcPr>
          <w:p w14:paraId="5A815ED6" w14:textId="77777777" w:rsidR="00766AC3" w:rsidRPr="00725372" w:rsidRDefault="00766AC3" w:rsidP="00766AC3">
            <w:pPr>
              <w:rPr>
                <w:rFonts w:cs="Arial"/>
                <w:sz w:val="18"/>
                <w:szCs w:val="18"/>
              </w:rPr>
            </w:pPr>
          </w:p>
        </w:tc>
      </w:tr>
      <w:tr w:rsidR="00766AC3" w:rsidRPr="00725372" w:rsidDel="0067541D" w14:paraId="3FBC1238" w14:textId="77777777" w:rsidTr="00766AC3">
        <w:trPr>
          <w:jc w:val="center"/>
        </w:trPr>
        <w:tc>
          <w:tcPr>
            <w:tcW w:w="7110" w:type="dxa"/>
            <w:vAlign w:val="center"/>
          </w:tcPr>
          <w:p w14:paraId="5A914451" w14:textId="0C20AB93" w:rsidR="00766AC3" w:rsidRPr="00725372" w:rsidRDefault="00766AC3" w:rsidP="00766AC3">
            <w:bookmarkStart w:id="5721" w:name="_Ref190772436"/>
            <w:r w:rsidRPr="00725372">
              <w:t xml:space="preserve">AD </w:t>
            </w:r>
            <w:r w:rsidRPr="00725372">
              <w:fldChar w:fldCharType="begin"/>
            </w:r>
            <w:r w:rsidRPr="00725372">
              <w:instrText xml:space="preserve"> SEQ AD \* ARABIC </w:instrText>
            </w:r>
            <w:r w:rsidRPr="00725372">
              <w:fldChar w:fldCharType="separate"/>
            </w:r>
            <w:r w:rsidR="00E67BB8">
              <w:rPr>
                <w:noProof/>
              </w:rPr>
              <w:t>18</w:t>
            </w:r>
            <w:r w:rsidRPr="00725372">
              <w:fldChar w:fldCharType="end"/>
            </w:r>
            <w:bookmarkEnd w:id="5721"/>
            <w:r w:rsidRPr="00725372">
              <w:t xml:space="preserve"> MCS Secondary Interface Catalogue : </w:t>
            </w:r>
            <w:proofErr w:type="spellStart"/>
            <w:r w:rsidRPr="00725372">
              <w:t>Profibus</w:t>
            </w:r>
            <w:proofErr w:type="spellEnd"/>
            <w:r w:rsidRPr="00725372">
              <w:t xml:space="preserve"> DP</w:t>
            </w:r>
          </w:p>
        </w:tc>
        <w:tc>
          <w:tcPr>
            <w:tcW w:w="2160" w:type="dxa"/>
            <w:vAlign w:val="center"/>
          </w:tcPr>
          <w:p w14:paraId="11F6AF9F" w14:textId="77777777" w:rsidR="00766AC3" w:rsidRPr="00725372" w:rsidRDefault="00766AC3" w:rsidP="00766AC3">
            <w:pPr>
              <w:rPr>
                <w:rFonts w:cs="Arial"/>
                <w:sz w:val="18"/>
                <w:szCs w:val="18"/>
              </w:rPr>
            </w:pPr>
            <w:r w:rsidRPr="00725372">
              <w:rPr>
                <w:rFonts w:cs="Arial"/>
                <w:sz w:val="18"/>
                <w:szCs w:val="18"/>
              </w:rPr>
              <w:t>SCK CEN/48483448</w:t>
            </w:r>
          </w:p>
        </w:tc>
      </w:tr>
      <w:tr w:rsidR="00766AC3" w:rsidRPr="00725372" w:rsidDel="0067541D" w14:paraId="24BAE119" w14:textId="77777777" w:rsidTr="00766AC3">
        <w:trPr>
          <w:trHeight w:val="69"/>
          <w:jc w:val="center"/>
        </w:trPr>
        <w:tc>
          <w:tcPr>
            <w:tcW w:w="7110" w:type="dxa"/>
            <w:vAlign w:val="center"/>
          </w:tcPr>
          <w:p w14:paraId="2D13D5AC" w14:textId="49A4A933" w:rsidR="00766AC3" w:rsidRPr="00725372" w:rsidRDefault="00766AC3" w:rsidP="00766AC3">
            <w:bookmarkStart w:id="5722" w:name="_Ref190772428"/>
            <w:r w:rsidRPr="00725372">
              <w:t xml:space="preserve">AD </w:t>
            </w:r>
            <w:r w:rsidRPr="00725372">
              <w:fldChar w:fldCharType="begin"/>
            </w:r>
            <w:r w:rsidRPr="00725372">
              <w:instrText xml:space="preserve"> SEQ AD \* ARABIC </w:instrText>
            </w:r>
            <w:r w:rsidRPr="00725372">
              <w:fldChar w:fldCharType="separate"/>
            </w:r>
            <w:r w:rsidR="00E67BB8">
              <w:rPr>
                <w:noProof/>
              </w:rPr>
              <w:t>19</w:t>
            </w:r>
            <w:r w:rsidRPr="00725372">
              <w:fldChar w:fldCharType="end"/>
            </w:r>
            <w:bookmarkEnd w:id="5722"/>
            <w:r w:rsidRPr="00725372">
              <w:t xml:space="preserve"> MCS Slow Control OPC UA Interface</w:t>
            </w:r>
          </w:p>
        </w:tc>
        <w:tc>
          <w:tcPr>
            <w:tcW w:w="2160" w:type="dxa"/>
            <w:vAlign w:val="center"/>
          </w:tcPr>
          <w:p w14:paraId="6CF8ED77" w14:textId="77777777" w:rsidR="00766AC3" w:rsidRPr="00725372" w:rsidRDefault="00766AC3" w:rsidP="00766AC3">
            <w:pPr>
              <w:rPr>
                <w:rFonts w:cs="Arial"/>
                <w:sz w:val="18"/>
                <w:szCs w:val="18"/>
              </w:rPr>
            </w:pPr>
            <w:r w:rsidRPr="00725372">
              <w:rPr>
                <w:rFonts w:cs="Arial"/>
                <w:color w:val="000000" w:themeColor="text1"/>
                <w:sz w:val="18"/>
                <w:szCs w:val="18"/>
              </w:rPr>
              <w:t>SCK CEN/56163474</w:t>
            </w:r>
          </w:p>
        </w:tc>
      </w:tr>
      <w:tr w:rsidR="00766AC3" w:rsidRPr="00725372" w:rsidDel="0067541D" w14:paraId="74CE4190" w14:textId="77777777" w:rsidTr="00766AC3">
        <w:trPr>
          <w:trHeight w:val="59"/>
          <w:jc w:val="center"/>
        </w:trPr>
        <w:tc>
          <w:tcPr>
            <w:tcW w:w="7110" w:type="dxa"/>
            <w:vAlign w:val="center"/>
          </w:tcPr>
          <w:p w14:paraId="305A4118" w14:textId="72806CC9" w:rsidR="00766AC3" w:rsidRPr="00725372" w:rsidRDefault="00766AC3" w:rsidP="00766AC3">
            <w:bookmarkStart w:id="5723" w:name="_Ref190772419"/>
            <w:r w:rsidRPr="00725372">
              <w:t xml:space="preserve">AD </w:t>
            </w:r>
            <w:r w:rsidRPr="00725372">
              <w:fldChar w:fldCharType="begin"/>
            </w:r>
            <w:r w:rsidRPr="00725372">
              <w:instrText xml:space="preserve"> SEQ AD \* ARABIC </w:instrText>
            </w:r>
            <w:r w:rsidRPr="00725372">
              <w:fldChar w:fldCharType="separate"/>
            </w:r>
            <w:r w:rsidR="00E67BB8">
              <w:rPr>
                <w:noProof/>
              </w:rPr>
              <w:t>20</w:t>
            </w:r>
            <w:r w:rsidRPr="00725372">
              <w:fldChar w:fldCharType="end"/>
            </w:r>
            <w:bookmarkEnd w:id="5723"/>
            <w:r w:rsidRPr="00725372">
              <w:t xml:space="preserve"> MCS Slow Control </w:t>
            </w:r>
            <w:proofErr w:type="spellStart"/>
            <w:r w:rsidRPr="00725372">
              <w:t>PROFINET</w:t>
            </w:r>
            <w:proofErr w:type="spellEnd"/>
            <w:r w:rsidRPr="00725372">
              <w:t xml:space="preserve"> Interface</w:t>
            </w:r>
          </w:p>
        </w:tc>
        <w:tc>
          <w:tcPr>
            <w:tcW w:w="2160" w:type="dxa"/>
            <w:vAlign w:val="center"/>
          </w:tcPr>
          <w:p w14:paraId="117FF45D" w14:textId="77777777" w:rsidR="00766AC3" w:rsidRPr="00725372" w:rsidRDefault="00766AC3" w:rsidP="00766AC3">
            <w:pPr>
              <w:rPr>
                <w:rFonts w:cs="Arial"/>
                <w:sz w:val="18"/>
                <w:szCs w:val="18"/>
              </w:rPr>
            </w:pPr>
            <w:r w:rsidRPr="00725372">
              <w:rPr>
                <w:rFonts w:cs="Arial"/>
                <w:color w:val="000000" w:themeColor="text1"/>
                <w:sz w:val="18"/>
                <w:szCs w:val="18"/>
              </w:rPr>
              <w:t>SCK CEN/55190851</w:t>
            </w:r>
          </w:p>
        </w:tc>
      </w:tr>
      <w:tr w:rsidR="00766AC3" w:rsidRPr="00725372" w:rsidDel="0067541D" w14:paraId="2B77E83E" w14:textId="77777777" w:rsidTr="00766AC3">
        <w:trPr>
          <w:trHeight w:val="59"/>
          <w:jc w:val="center"/>
        </w:trPr>
        <w:tc>
          <w:tcPr>
            <w:tcW w:w="7110" w:type="dxa"/>
            <w:vAlign w:val="center"/>
          </w:tcPr>
          <w:p w14:paraId="27B630D8" w14:textId="57A2058F" w:rsidR="00766AC3" w:rsidRPr="00725372" w:rsidRDefault="00766AC3" w:rsidP="00766AC3">
            <w:bookmarkStart w:id="5724" w:name="_Ref190772565"/>
            <w:r w:rsidRPr="00725372">
              <w:t xml:space="preserve">AD </w:t>
            </w:r>
            <w:r w:rsidRPr="00725372">
              <w:fldChar w:fldCharType="begin"/>
            </w:r>
            <w:r w:rsidRPr="00725372">
              <w:instrText xml:space="preserve"> SEQ AD \* ARABIC </w:instrText>
            </w:r>
            <w:r w:rsidRPr="00725372">
              <w:fldChar w:fldCharType="separate"/>
            </w:r>
            <w:r w:rsidR="00E67BB8">
              <w:rPr>
                <w:noProof/>
              </w:rPr>
              <w:t>21</w:t>
            </w:r>
            <w:r w:rsidRPr="00725372">
              <w:fldChar w:fldCharType="end"/>
            </w:r>
            <w:bookmarkEnd w:id="5724"/>
            <w:r w:rsidRPr="00725372">
              <w:t xml:space="preserve"> </w:t>
            </w:r>
            <w:r w:rsidRPr="00725372">
              <w:rPr>
                <w:highlight w:val="yellow"/>
              </w:rPr>
              <w:t xml:space="preserve">General Software and Hardware Requirements for </w:t>
            </w:r>
            <w:r w:rsidR="00CB1438">
              <w:rPr>
                <w:highlight w:val="yellow"/>
              </w:rPr>
              <w:t>Contractor</w:t>
            </w:r>
            <w:r w:rsidRPr="00725372">
              <w:rPr>
                <w:highlight w:val="yellow"/>
              </w:rPr>
              <w:t>s</w:t>
            </w:r>
          </w:p>
        </w:tc>
        <w:tc>
          <w:tcPr>
            <w:tcW w:w="2160" w:type="dxa"/>
            <w:vAlign w:val="center"/>
          </w:tcPr>
          <w:p w14:paraId="137C87F1" w14:textId="77777777" w:rsidR="00766AC3" w:rsidRPr="00725372" w:rsidRDefault="00766AC3" w:rsidP="00766AC3">
            <w:pPr>
              <w:rPr>
                <w:rFonts w:cs="Arial"/>
                <w:color w:val="000000" w:themeColor="text1"/>
                <w:sz w:val="18"/>
                <w:szCs w:val="18"/>
              </w:rPr>
            </w:pPr>
            <w:r w:rsidRPr="00725372">
              <w:rPr>
                <w:rFonts w:cs="Arial"/>
                <w:color w:val="000000" w:themeColor="text1"/>
                <w:sz w:val="18"/>
                <w:szCs w:val="18"/>
              </w:rPr>
              <w:t>SCK CEN/55310227</w:t>
            </w:r>
          </w:p>
        </w:tc>
      </w:tr>
      <w:tr w:rsidR="005D322D" w:rsidRPr="00725372" w:rsidDel="0067541D" w14:paraId="4D6098B9" w14:textId="77777777" w:rsidTr="00766AC3">
        <w:trPr>
          <w:trHeight w:val="59"/>
          <w:jc w:val="center"/>
        </w:trPr>
        <w:tc>
          <w:tcPr>
            <w:tcW w:w="7110" w:type="dxa"/>
            <w:vAlign w:val="center"/>
          </w:tcPr>
          <w:p w14:paraId="058B17A9" w14:textId="77777777" w:rsidR="005D322D" w:rsidRPr="00725372" w:rsidRDefault="005D322D" w:rsidP="00766AC3"/>
        </w:tc>
        <w:tc>
          <w:tcPr>
            <w:tcW w:w="2160" w:type="dxa"/>
            <w:vAlign w:val="center"/>
          </w:tcPr>
          <w:p w14:paraId="44174FE3" w14:textId="77777777" w:rsidR="005D322D" w:rsidRPr="00725372" w:rsidRDefault="005D322D" w:rsidP="00766AC3">
            <w:pPr>
              <w:rPr>
                <w:rFonts w:cs="Arial"/>
                <w:color w:val="000000" w:themeColor="text1"/>
                <w:sz w:val="18"/>
                <w:szCs w:val="18"/>
              </w:rPr>
            </w:pPr>
          </w:p>
        </w:tc>
      </w:tr>
    </w:tbl>
    <w:p w14:paraId="776FE58C" w14:textId="77777777" w:rsidR="00766AC3" w:rsidRPr="00725372" w:rsidRDefault="00766AC3" w:rsidP="00766AC3">
      <w:pPr>
        <w:spacing w:after="160" w:line="259" w:lineRule="auto"/>
        <w:jc w:val="left"/>
        <w:rPr>
          <w:sz w:val="2"/>
          <w:szCs w:val="4"/>
        </w:rPr>
      </w:pPr>
    </w:p>
    <w:p w14:paraId="3B7EE2A2" w14:textId="77777777" w:rsidR="00766AC3" w:rsidRPr="00725372" w:rsidRDefault="00766AC3" w:rsidP="001A3CD7">
      <w:pPr>
        <w:rPr>
          <w:rFonts w:ascii="Segoe UI Semibold" w:eastAsia="MS Mincho" w:hAnsi="Segoe UI Semibold" w:cs="Segoe UI Semibold"/>
          <w:bCs/>
          <w:smallCaps/>
          <w:color w:val="562873"/>
          <w:sz w:val="8"/>
          <w:szCs w:val="8"/>
          <w:shd w:val="clear" w:color="auto" w:fill="FFFFFF"/>
          <w:lang w:eastAsia="fr-FR"/>
        </w:rPr>
      </w:pPr>
      <w:r w:rsidRPr="00725372">
        <w:br w:type="page"/>
      </w:r>
    </w:p>
    <w:p w14:paraId="72870584" w14:textId="4788709C" w:rsidR="002C333D" w:rsidRPr="00725372" w:rsidRDefault="002C333D" w:rsidP="002C333D">
      <w:pPr>
        <w:pStyle w:val="Heading2numbered"/>
      </w:pPr>
      <w:bookmarkStart w:id="5725" w:name="_Ref190768474"/>
      <w:bookmarkStart w:id="5726" w:name="_Toc197426039"/>
      <w:r w:rsidRPr="00725372">
        <w:t>Cold masses of Cryogenic Users and Cryogenic Distribution</w:t>
      </w:r>
      <w:bookmarkEnd w:id="5725"/>
      <w:bookmarkEnd w:id="5726"/>
      <w:r w:rsidRPr="00725372">
        <w:t xml:space="preserve"> </w:t>
      </w:r>
    </w:p>
    <w:p w14:paraId="6CA1BD75" w14:textId="77777777" w:rsidR="002C333D" w:rsidRPr="00725372" w:rsidRDefault="002C333D" w:rsidP="001A3CD7"/>
    <w:tbl>
      <w:tblPr>
        <w:tblStyle w:val="Tabelraster"/>
        <w:tblW w:w="8926" w:type="dxa"/>
        <w:jc w:val="center"/>
        <w:tblLayout w:type="fixed"/>
        <w:tblCellMar>
          <w:top w:w="85" w:type="dxa"/>
          <w:bottom w:w="85" w:type="dxa"/>
        </w:tblCellMar>
        <w:tblLook w:val="04A0" w:firstRow="1" w:lastRow="0" w:firstColumn="1" w:lastColumn="0" w:noHBand="0" w:noVBand="1"/>
      </w:tblPr>
      <w:tblGrid>
        <w:gridCol w:w="1980"/>
        <w:gridCol w:w="1701"/>
        <w:gridCol w:w="1701"/>
        <w:gridCol w:w="1417"/>
        <w:gridCol w:w="2127"/>
      </w:tblGrid>
      <w:tr w:rsidR="002C333D" w:rsidRPr="00725372" w14:paraId="18267B2C" w14:textId="77777777" w:rsidTr="002B6EDD">
        <w:trPr>
          <w:jc w:val="center"/>
        </w:trPr>
        <w:tc>
          <w:tcPr>
            <w:tcW w:w="8926" w:type="dxa"/>
            <w:gridSpan w:val="5"/>
            <w:tcBorders>
              <w:top w:val="nil"/>
              <w:left w:val="nil"/>
              <w:bottom w:val="single" w:sz="4" w:space="0" w:color="auto"/>
              <w:right w:val="nil"/>
            </w:tcBorders>
            <w:shd w:val="clear" w:color="auto" w:fill="FFFFFF" w:themeFill="background1"/>
            <w:vAlign w:val="center"/>
          </w:tcPr>
          <w:p w14:paraId="2D8D1334" w14:textId="22AC8708" w:rsidR="002C333D" w:rsidRPr="00725372" w:rsidRDefault="002C333D" w:rsidP="002B6EDD">
            <w:pPr>
              <w:pStyle w:val="Bijschrift"/>
            </w:pPr>
            <w:bookmarkStart w:id="5727" w:name="_Ref107922495"/>
            <w:bookmarkStart w:id="5728" w:name="_Toc195865389"/>
            <w:r w:rsidRPr="00725372">
              <w:t xml:space="preserve">Table </w:t>
            </w:r>
            <w:r w:rsidRPr="00725372">
              <w:fldChar w:fldCharType="begin"/>
            </w:r>
            <w:r w:rsidRPr="00725372">
              <w:instrText xml:space="preserve"> SEQ Table \* ARABIC </w:instrText>
            </w:r>
            <w:r w:rsidRPr="00725372">
              <w:fldChar w:fldCharType="separate"/>
            </w:r>
            <w:r w:rsidR="00E67BB8">
              <w:rPr>
                <w:noProof/>
              </w:rPr>
              <w:t>19</w:t>
            </w:r>
            <w:r w:rsidRPr="00725372">
              <w:fldChar w:fldCharType="end"/>
            </w:r>
            <w:bookmarkEnd w:id="5727"/>
            <w:r w:rsidRPr="00725372">
              <w:t> Cold masses at 4.5 K / 2 K</w:t>
            </w:r>
            <w:bookmarkEnd w:id="5728"/>
          </w:p>
        </w:tc>
      </w:tr>
      <w:tr w:rsidR="002C333D" w:rsidRPr="00725372" w14:paraId="085A2947" w14:textId="77777777" w:rsidTr="002B6EDD">
        <w:trPr>
          <w:jc w:val="center"/>
        </w:trPr>
        <w:tc>
          <w:tcPr>
            <w:tcW w:w="1980" w:type="dxa"/>
            <w:tcBorders>
              <w:top w:val="single" w:sz="4" w:space="0" w:color="auto"/>
            </w:tcBorders>
            <w:vAlign w:val="center"/>
          </w:tcPr>
          <w:p w14:paraId="17501330" w14:textId="77777777" w:rsidR="002C333D" w:rsidRPr="00725372" w:rsidRDefault="002C333D" w:rsidP="002B6EDD">
            <w:pPr>
              <w:pStyle w:val="AASemiBold"/>
              <w:spacing w:before="60" w:after="40" w:line="20" w:lineRule="atLeast"/>
              <w:jc w:val="center"/>
            </w:pPr>
            <w:r w:rsidRPr="00725372">
              <w:t>Estimated weight</w:t>
            </w:r>
          </w:p>
        </w:tc>
        <w:tc>
          <w:tcPr>
            <w:tcW w:w="1701" w:type="dxa"/>
            <w:tcBorders>
              <w:top w:val="single" w:sz="4" w:space="0" w:color="auto"/>
            </w:tcBorders>
          </w:tcPr>
          <w:p w14:paraId="75FCE7DC" w14:textId="77777777" w:rsidR="002C333D" w:rsidRPr="00725372" w:rsidRDefault="002C333D" w:rsidP="002B6EDD">
            <w:pPr>
              <w:pStyle w:val="AASemiBold"/>
              <w:spacing w:before="60" w:after="40" w:line="20" w:lineRule="atLeast"/>
              <w:jc w:val="center"/>
            </w:pPr>
            <w:proofErr w:type="spellStart"/>
            <w:r w:rsidRPr="00725372">
              <w:t>Cryomodule</w:t>
            </w:r>
            <w:proofErr w:type="spellEnd"/>
            <w:r w:rsidRPr="00725372">
              <w:t xml:space="preserve"> (QM)</w:t>
            </w:r>
          </w:p>
          <w:p w14:paraId="0257D172" w14:textId="77777777" w:rsidR="002C333D" w:rsidRPr="00725372" w:rsidRDefault="002C333D" w:rsidP="002B6EDD">
            <w:pPr>
              <w:pStyle w:val="AASemiBold"/>
              <w:spacing w:before="60" w:after="40" w:line="20" w:lineRule="atLeast"/>
              <w:jc w:val="center"/>
            </w:pPr>
            <w:r w:rsidRPr="00725372">
              <w:t>For 1 QM</w:t>
            </w:r>
          </w:p>
        </w:tc>
        <w:tc>
          <w:tcPr>
            <w:tcW w:w="1701" w:type="dxa"/>
            <w:tcBorders>
              <w:top w:val="single" w:sz="4" w:space="0" w:color="auto"/>
            </w:tcBorders>
          </w:tcPr>
          <w:p w14:paraId="7E0AB2E4" w14:textId="77777777" w:rsidR="002C333D" w:rsidRPr="00725372" w:rsidRDefault="002C333D" w:rsidP="002B6EDD">
            <w:pPr>
              <w:pStyle w:val="AASemiBold"/>
              <w:spacing w:before="60" w:after="40" w:line="20" w:lineRule="atLeast"/>
              <w:jc w:val="center"/>
            </w:pPr>
            <w:r w:rsidRPr="00725372">
              <w:t>Cold Valve Box (QVB)</w:t>
            </w:r>
          </w:p>
          <w:p w14:paraId="7B7DC2AC" w14:textId="77777777" w:rsidR="002C333D" w:rsidRPr="00725372" w:rsidRDefault="002C333D" w:rsidP="002B6EDD">
            <w:pPr>
              <w:pStyle w:val="AASemiBold"/>
              <w:spacing w:before="60" w:after="40" w:line="20" w:lineRule="atLeast"/>
              <w:jc w:val="center"/>
            </w:pPr>
            <w:r w:rsidRPr="00725372">
              <w:t>For 1 QM</w:t>
            </w:r>
          </w:p>
        </w:tc>
        <w:tc>
          <w:tcPr>
            <w:tcW w:w="1417" w:type="dxa"/>
            <w:tcBorders>
              <w:top w:val="single" w:sz="4" w:space="0" w:color="auto"/>
            </w:tcBorders>
          </w:tcPr>
          <w:p w14:paraId="22A23C58" w14:textId="77777777" w:rsidR="002C333D" w:rsidRPr="00725372" w:rsidRDefault="002C333D" w:rsidP="002B6EDD">
            <w:pPr>
              <w:pStyle w:val="AASemiBold"/>
              <w:spacing w:before="60" w:after="40" w:line="20" w:lineRule="atLeast"/>
              <w:jc w:val="center"/>
            </w:pPr>
            <w:r w:rsidRPr="00725372">
              <w:t>Cryogenic lines 4.5 K pipes</w:t>
            </w:r>
          </w:p>
        </w:tc>
        <w:tc>
          <w:tcPr>
            <w:tcW w:w="2127" w:type="dxa"/>
            <w:tcBorders>
              <w:top w:val="single" w:sz="4" w:space="0" w:color="auto"/>
            </w:tcBorders>
            <w:shd w:val="clear" w:color="auto" w:fill="EBD9ED" w:themeFill="accent2" w:themeFillTint="33"/>
          </w:tcPr>
          <w:p w14:paraId="44F1B92F" w14:textId="77777777" w:rsidR="002C333D" w:rsidRPr="00725372" w:rsidRDefault="002C333D" w:rsidP="002B6EDD">
            <w:pPr>
              <w:pStyle w:val="AASemiBold"/>
              <w:spacing w:before="60" w:after="40" w:line="20" w:lineRule="atLeast"/>
              <w:jc w:val="center"/>
            </w:pPr>
            <w:r w:rsidRPr="00725372">
              <w:t xml:space="preserve">TOTAL cold mass for 30 </w:t>
            </w:r>
            <w:proofErr w:type="spellStart"/>
            <w:r w:rsidRPr="00725372">
              <w:t>cryomodules</w:t>
            </w:r>
            <w:proofErr w:type="spellEnd"/>
            <w:r w:rsidRPr="00725372">
              <w:t xml:space="preserve"> (4.5 K-2 K)</w:t>
            </w:r>
          </w:p>
        </w:tc>
      </w:tr>
      <w:tr w:rsidR="002C333D" w:rsidRPr="00725372" w14:paraId="2FDD8FC3" w14:textId="77777777" w:rsidTr="002B6EDD">
        <w:trPr>
          <w:jc w:val="center"/>
        </w:trPr>
        <w:tc>
          <w:tcPr>
            <w:tcW w:w="1980" w:type="dxa"/>
          </w:tcPr>
          <w:p w14:paraId="05EE3D2C" w14:textId="77777777" w:rsidR="002C333D" w:rsidRPr="00725372" w:rsidRDefault="002C333D" w:rsidP="002B6EDD">
            <w:pPr>
              <w:pStyle w:val="AASemiBold"/>
              <w:spacing w:before="60" w:after="40" w:line="20" w:lineRule="atLeast"/>
              <w:jc w:val="center"/>
              <w:rPr>
                <w:rFonts w:cs="Segoe UI"/>
              </w:rPr>
            </w:pPr>
            <w:r w:rsidRPr="00725372">
              <w:rPr>
                <w:rFonts w:cs="Segoe UI"/>
              </w:rPr>
              <w:t>Stainless Steel (kg)</w:t>
            </w:r>
          </w:p>
        </w:tc>
        <w:tc>
          <w:tcPr>
            <w:tcW w:w="1701" w:type="dxa"/>
          </w:tcPr>
          <w:p w14:paraId="1FAD7330" w14:textId="77777777" w:rsidR="002C333D" w:rsidRPr="00725372" w:rsidRDefault="002C333D" w:rsidP="002B6EDD">
            <w:pPr>
              <w:spacing w:before="60" w:after="40" w:line="20" w:lineRule="atLeast"/>
              <w:jc w:val="center"/>
              <w:rPr>
                <w:rFonts w:cs="Segoe UI"/>
              </w:rPr>
            </w:pPr>
            <w:r w:rsidRPr="00725372">
              <w:rPr>
                <w:rFonts w:cs="Segoe UI"/>
              </w:rPr>
              <w:t>80</w:t>
            </w:r>
          </w:p>
        </w:tc>
        <w:tc>
          <w:tcPr>
            <w:tcW w:w="1701" w:type="dxa"/>
          </w:tcPr>
          <w:p w14:paraId="5C28C6BC" w14:textId="77777777" w:rsidR="002C333D" w:rsidRPr="00725372" w:rsidRDefault="002C333D" w:rsidP="002B6EDD">
            <w:pPr>
              <w:spacing w:before="60" w:after="40" w:line="20" w:lineRule="atLeast"/>
              <w:jc w:val="center"/>
              <w:rPr>
                <w:rFonts w:cs="Segoe UI"/>
              </w:rPr>
            </w:pPr>
            <w:r w:rsidRPr="00725372">
              <w:rPr>
                <w:rFonts w:cs="Segoe UI"/>
              </w:rPr>
              <w:t>60</w:t>
            </w:r>
          </w:p>
        </w:tc>
        <w:tc>
          <w:tcPr>
            <w:tcW w:w="1417" w:type="dxa"/>
          </w:tcPr>
          <w:p w14:paraId="235D1362" w14:textId="77777777" w:rsidR="002C333D" w:rsidRPr="00725372" w:rsidRDefault="002C333D" w:rsidP="002B6EDD">
            <w:pPr>
              <w:spacing w:before="60" w:after="40" w:line="20" w:lineRule="atLeast"/>
              <w:jc w:val="center"/>
              <w:rPr>
                <w:rFonts w:cs="Segoe UI"/>
              </w:rPr>
            </w:pPr>
            <w:r w:rsidRPr="00725372">
              <w:rPr>
                <w:rFonts w:cs="Segoe UI"/>
              </w:rPr>
              <w:t>2 800</w:t>
            </w:r>
          </w:p>
        </w:tc>
        <w:tc>
          <w:tcPr>
            <w:tcW w:w="2127" w:type="dxa"/>
            <w:shd w:val="clear" w:color="auto" w:fill="EBD9ED" w:themeFill="accent2" w:themeFillTint="33"/>
          </w:tcPr>
          <w:p w14:paraId="44BD5E75" w14:textId="77777777" w:rsidR="002C333D" w:rsidRPr="00725372" w:rsidRDefault="002C333D" w:rsidP="002B6EDD">
            <w:pPr>
              <w:spacing w:before="60" w:after="40" w:line="20" w:lineRule="atLeast"/>
              <w:jc w:val="center"/>
              <w:rPr>
                <w:rFonts w:cs="Segoe UI"/>
                <w:b/>
              </w:rPr>
            </w:pPr>
            <w:r w:rsidRPr="00725372">
              <w:rPr>
                <w:rFonts w:cs="Segoe UI"/>
              </w:rPr>
              <w:t>7 000</w:t>
            </w:r>
          </w:p>
        </w:tc>
      </w:tr>
      <w:tr w:rsidR="002C333D" w:rsidRPr="00725372" w14:paraId="65FB2821" w14:textId="77777777" w:rsidTr="002B6EDD">
        <w:trPr>
          <w:jc w:val="center"/>
        </w:trPr>
        <w:tc>
          <w:tcPr>
            <w:tcW w:w="1980" w:type="dxa"/>
          </w:tcPr>
          <w:p w14:paraId="61E0FCD6" w14:textId="77777777" w:rsidR="002C333D" w:rsidRPr="00725372" w:rsidRDefault="002C333D" w:rsidP="002B6EDD">
            <w:pPr>
              <w:pStyle w:val="AASemiBold"/>
              <w:spacing w:before="60" w:after="40" w:line="20" w:lineRule="atLeast"/>
              <w:jc w:val="center"/>
              <w:rPr>
                <w:rFonts w:cs="Segoe UI"/>
              </w:rPr>
            </w:pPr>
            <w:r w:rsidRPr="00725372">
              <w:rPr>
                <w:rFonts w:cs="Segoe UI"/>
              </w:rPr>
              <w:t>Niobium (kg)</w:t>
            </w:r>
          </w:p>
        </w:tc>
        <w:tc>
          <w:tcPr>
            <w:tcW w:w="1701" w:type="dxa"/>
          </w:tcPr>
          <w:p w14:paraId="0F508526" w14:textId="77777777" w:rsidR="002C333D" w:rsidRPr="00725372" w:rsidRDefault="002C333D" w:rsidP="002B6EDD">
            <w:pPr>
              <w:spacing w:before="60" w:after="40" w:line="20" w:lineRule="atLeast"/>
              <w:jc w:val="center"/>
              <w:rPr>
                <w:rFonts w:cs="Segoe UI"/>
              </w:rPr>
            </w:pPr>
            <w:r w:rsidRPr="00725372">
              <w:rPr>
                <w:rFonts w:cs="Segoe UI"/>
              </w:rPr>
              <w:t>80</w:t>
            </w:r>
          </w:p>
        </w:tc>
        <w:tc>
          <w:tcPr>
            <w:tcW w:w="1701" w:type="dxa"/>
          </w:tcPr>
          <w:p w14:paraId="1F10A965" w14:textId="77777777" w:rsidR="002C333D" w:rsidRPr="00725372" w:rsidRDefault="002C333D" w:rsidP="002B6EDD">
            <w:pPr>
              <w:spacing w:before="60" w:after="40" w:line="20" w:lineRule="atLeast"/>
              <w:jc w:val="center"/>
              <w:rPr>
                <w:rFonts w:cs="Segoe UI"/>
              </w:rPr>
            </w:pPr>
            <w:r w:rsidRPr="00725372">
              <w:rPr>
                <w:rFonts w:cs="Segoe UI"/>
              </w:rPr>
              <w:t>NA</w:t>
            </w:r>
          </w:p>
        </w:tc>
        <w:tc>
          <w:tcPr>
            <w:tcW w:w="1417" w:type="dxa"/>
          </w:tcPr>
          <w:p w14:paraId="5D3F5012" w14:textId="77777777" w:rsidR="002C333D" w:rsidRPr="00725372" w:rsidRDefault="002C333D" w:rsidP="002B6EDD">
            <w:pPr>
              <w:spacing w:before="60" w:after="40" w:line="20" w:lineRule="atLeast"/>
              <w:jc w:val="center"/>
              <w:rPr>
                <w:rFonts w:cs="Segoe UI"/>
              </w:rPr>
            </w:pPr>
            <w:r w:rsidRPr="00725372">
              <w:rPr>
                <w:rFonts w:cs="Segoe UI"/>
              </w:rPr>
              <w:t>NA</w:t>
            </w:r>
          </w:p>
        </w:tc>
        <w:tc>
          <w:tcPr>
            <w:tcW w:w="2127" w:type="dxa"/>
            <w:shd w:val="clear" w:color="auto" w:fill="EBD9ED" w:themeFill="accent2" w:themeFillTint="33"/>
          </w:tcPr>
          <w:p w14:paraId="60EFAE36" w14:textId="77777777" w:rsidR="002C333D" w:rsidRPr="00725372" w:rsidRDefault="002C333D" w:rsidP="002B6EDD">
            <w:pPr>
              <w:spacing w:before="60" w:after="40" w:line="20" w:lineRule="atLeast"/>
              <w:jc w:val="center"/>
              <w:rPr>
                <w:rFonts w:cs="Segoe UI"/>
              </w:rPr>
            </w:pPr>
            <w:r w:rsidRPr="00725372">
              <w:rPr>
                <w:rFonts w:cs="Segoe UI"/>
              </w:rPr>
              <w:t>2 400</w:t>
            </w:r>
          </w:p>
        </w:tc>
      </w:tr>
      <w:tr w:rsidR="002C333D" w:rsidRPr="00725372" w14:paraId="35CBBE5C" w14:textId="77777777" w:rsidTr="002B6EDD">
        <w:trPr>
          <w:jc w:val="center"/>
        </w:trPr>
        <w:tc>
          <w:tcPr>
            <w:tcW w:w="1980" w:type="dxa"/>
          </w:tcPr>
          <w:p w14:paraId="6F3F6402" w14:textId="77777777" w:rsidR="002C333D" w:rsidRPr="00725372" w:rsidRDefault="002C333D" w:rsidP="002B6EDD">
            <w:pPr>
              <w:pStyle w:val="AASemiBold"/>
              <w:spacing w:before="60" w:after="40" w:line="20" w:lineRule="atLeast"/>
              <w:jc w:val="center"/>
              <w:rPr>
                <w:rFonts w:cs="Segoe UI"/>
              </w:rPr>
            </w:pPr>
            <w:r w:rsidRPr="00725372">
              <w:rPr>
                <w:rFonts w:cs="Segoe UI"/>
              </w:rPr>
              <w:t>Titanium (kg)</w:t>
            </w:r>
          </w:p>
        </w:tc>
        <w:tc>
          <w:tcPr>
            <w:tcW w:w="1701" w:type="dxa"/>
          </w:tcPr>
          <w:p w14:paraId="6DECA1C0" w14:textId="77777777" w:rsidR="002C333D" w:rsidRPr="00725372" w:rsidRDefault="002C333D" w:rsidP="002B6EDD">
            <w:pPr>
              <w:spacing w:before="60" w:after="40" w:line="20" w:lineRule="atLeast"/>
              <w:jc w:val="center"/>
              <w:rPr>
                <w:rFonts w:cs="Segoe UI"/>
              </w:rPr>
            </w:pPr>
            <w:r w:rsidRPr="00725372">
              <w:rPr>
                <w:rFonts w:cs="Segoe UI"/>
              </w:rPr>
              <w:t>40</w:t>
            </w:r>
          </w:p>
        </w:tc>
        <w:tc>
          <w:tcPr>
            <w:tcW w:w="1701" w:type="dxa"/>
          </w:tcPr>
          <w:p w14:paraId="2A063ADD" w14:textId="77777777" w:rsidR="002C333D" w:rsidRPr="00725372" w:rsidRDefault="002C333D" w:rsidP="002B6EDD">
            <w:pPr>
              <w:spacing w:before="60" w:after="40" w:line="20" w:lineRule="atLeast"/>
              <w:jc w:val="center"/>
              <w:rPr>
                <w:rFonts w:cs="Segoe UI"/>
              </w:rPr>
            </w:pPr>
            <w:r w:rsidRPr="00725372">
              <w:rPr>
                <w:rFonts w:cs="Segoe UI"/>
              </w:rPr>
              <w:t>NA</w:t>
            </w:r>
          </w:p>
        </w:tc>
        <w:tc>
          <w:tcPr>
            <w:tcW w:w="1417" w:type="dxa"/>
          </w:tcPr>
          <w:p w14:paraId="4C0CEA5B" w14:textId="77777777" w:rsidR="002C333D" w:rsidRPr="00725372" w:rsidRDefault="002C333D" w:rsidP="002B6EDD">
            <w:pPr>
              <w:spacing w:before="60" w:after="40" w:line="20" w:lineRule="atLeast"/>
              <w:jc w:val="center"/>
              <w:rPr>
                <w:rFonts w:cs="Segoe UI"/>
              </w:rPr>
            </w:pPr>
            <w:r w:rsidRPr="00725372">
              <w:rPr>
                <w:rFonts w:cs="Segoe UI"/>
              </w:rPr>
              <w:t>NA</w:t>
            </w:r>
          </w:p>
        </w:tc>
        <w:tc>
          <w:tcPr>
            <w:tcW w:w="2127" w:type="dxa"/>
            <w:shd w:val="clear" w:color="auto" w:fill="EBD9ED" w:themeFill="accent2" w:themeFillTint="33"/>
          </w:tcPr>
          <w:p w14:paraId="26877622" w14:textId="77777777" w:rsidR="002C333D" w:rsidRPr="00725372" w:rsidRDefault="002C333D" w:rsidP="002B6EDD">
            <w:pPr>
              <w:spacing w:before="60" w:after="40" w:line="20" w:lineRule="atLeast"/>
              <w:jc w:val="center"/>
              <w:rPr>
                <w:rFonts w:cs="Segoe UI"/>
              </w:rPr>
            </w:pPr>
            <w:r w:rsidRPr="00725372">
              <w:rPr>
                <w:rFonts w:cs="Segoe UI"/>
              </w:rPr>
              <w:t>1 200</w:t>
            </w:r>
          </w:p>
        </w:tc>
      </w:tr>
      <w:tr w:rsidR="002C333D" w:rsidRPr="00725372" w14:paraId="4E0F6824" w14:textId="77777777" w:rsidTr="002B6EDD">
        <w:trPr>
          <w:jc w:val="center"/>
        </w:trPr>
        <w:tc>
          <w:tcPr>
            <w:tcW w:w="1980" w:type="dxa"/>
          </w:tcPr>
          <w:p w14:paraId="64529840" w14:textId="77777777" w:rsidR="002C333D" w:rsidRPr="00725372" w:rsidRDefault="002C333D" w:rsidP="002B6EDD">
            <w:pPr>
              <w:pStyle w:val="AASemiBold"/>
              <w:spacing w:before="60" w:after="40" w:line="20" w:lineRule="atLeast"/>
              <w:jc w:val="center"/>
              <w:rPr>
                <w:rFonts w:cs="Segoe UI"/>
                <w:b/>
              </w:rPr>
            </w:pPr>
            <w:r w:rsidRPr="00725372">
              <w:rPr>
                <w:rFonts w:cs="Segoe UI"/>
                <w:b/>
              </w:rPr>
              <w:t>Total (kg)</w:t>
            </w:r>
          </w:p>
        </w:tc>
        <w:tc>
          <w:tcPr>
            <w:tcW w:w="1701" w:type="dxa"/>
          </w:tcPr>
          <w:p w14:paraId="4FA7BE5E" w14:textId="77777777" w:rsidR="002C333D" w:rsidRPr="00725372" w:rsidRDefault="002C333D" w:rsidP="002B6EDD">
            <w:pPr>
              <w:pStyle w:val="AASemiBold"/>
              <w:spacing w:before="60" w:after="40" w:line="20" w:lineRule="atLeast"/>
              <w:jc w:val="center"/>
              <w:rPr>
                <w:b/>
              </w:rPr>
            </w:pPr>
            <w:r w:rsidRPr="00725372">
              <w:rPr>
                <w:b/>
              </w:rPr>
              <w:t>200</w:t>
            </w:r>
          </w:p>
        </w:tc>
        <w:tc>
          <w:tcPr>
            <w:tcW w:w="1701" w:type="dxa"/>
          </w:tcPr>
          <w:p w14:paraId="713F044C" w14:textId="77777777" w:rsidR="002C333D" w:rsidRPr="00725372" w:rsidRDefault="002C333D" w:rsidP="002B6EDD">
            <w:pPr>
              <w:pStyle w:val="AASemiBold"/>
              <w:spacing w:before="60" w:after="40" w:line="20" w:lineRule="atLeast"/>
              <w:jc w:val="center"/>
              <w:rPr>
                <w:b/>
              </w:rPr>
            </w:pPr>
            <w:r w:rsidRPr="00725372">
              <w:rPr>
                <w:b/>
              </w:rPr>
              <w:t>60</w:t>
            </w:r>
          </w:p>
        </w:tc>
        <w:tc>
          <w:tcPr>
            <w:tcW w:w="1417" w:type="dxa"/>
          </w:tcPr>
          <w:p w14:paraId="1994C3E2" w14:textId="77777777" w:rsidR="002C333D" w:rsidRPr="00725372" w:rsidRDefault="002C333D" w:rsidP="002B6EDD">
            <w:pPr>
              <w:pStyle w:val="AASemiBold"/>
              <w:spacing w:before="60" w:after="40" w:line="20" w:lineRule="atLeast"/>
              <w:jc w:val="center"/>
              <w:rPr>
                <w:b/>
              </w:rPr>
            </w:pPr>
            <w:r w:rsidRPr="00725372">
              <w:rPr>
                <w:b/>
              </w:rPr>
              <w:t>2 800</w:t>
            </w:r>
          </w:p>
        </w:tc>
        <w:tc>
          <w:tcPr>
            <w:tcW w:w="2127" w:type="dxa"/>
            <w:shd w:val="clear" w:color="auto" w:fill="EBD9ED" w:themeFill="accent2" w:themeFillTint="33"/>
          </w:tcPr>
          <w:p w14:paraId="7B2B7AB5" w14:textId="77777777" w:rsidR="002C333D" w:rsidRPr="00725372" w:rsidRDefault="002C333D" w:rsidP="002B6EDD">
            <w:pPr>
              <w:pStyle w:val="AASemiBold"/>
              <w:spacing w:before="60" w:after="40" w:line="20" w:lineRule="atLeast"/>
              <w:jc w:val="center"/>
              <w:rPr>
                <w:b/>
              </w:rPr>
            </w:pPr>
            <w:r w:rsidRPr="00725372">
              <w:rPr>
                <w:b/>
              </w:rPr>
              <w:t>10 600</w:t>
            </w:r>
          </w:p>
        </w:tc>
      </w:tr>
    </w:tbl>
    <w:p w14:paraId="401B069E" w14:textId="77777777" w:rsidR="002C333D" w:rsidRPr="00725372" w:rsidRDefault="002C333D" w:rsidP="002C333D">
      <w:pPr>
        <w:rPr>
          <w:rFonts w:cs="Segoe UI"/>
        </w:rPr>
      </w:pPr>
    </w:p>
    <w:tbl>
      <w:tblPr>
        <w:tblStyle w:val="Tabelraster"/>
        <w:tblW w:w="8926" w:type="dxa"/>
        <w:jc w:val="center"/>
        <w:tblLayout w:type="fixed"/>
        <w:tblCellMar>
          <w:top w:w="85" w:type="dxa"/>
          <w:bottom w:w="85" w:type="dxa"/>
        </w:tblCellMar>
        <w:tblLook w:val="04A0" w:firstRow="1" w:lastRow="0" w:firstColumn="1" w:lastColumn="0" w:noHBand="0" w:noVBand="1"/>
      </w:tblPr>
      <w:tblGrid>
        <w:gridCol w:w="1980"/>
        <w:gridCol w:w="1701"/>
        <w:gridCol w:w="1701"/>
        <w:gridCol w:w="1701"/>
        <w:gridCol w:w="1843"/>
      </w:tblGrid>
      <w:tr w:rsidR="002C333D" w:rsidRPr="00725372" w14:paraId="2663D2D3" w14:textId="77777777" w:rsidTr="002B6EDD">
        <w:trPr>
          <w:jc w:val="center"/>
        </w:trPr>
        <w:tc>
          <w:tcPr>
            <w:tcW w:w="8926" w:type="dxa"/>
            <w:gridSpan w:val="5"/>
            <w:tcBorders>
              <w:top w:val="nil"/>
              <w:left w:val="nil"/>
              <w:right w:val="nil"/>
            </w:tcBorders>
            <w:shd w:val="clear" w:color="auto" w:fill="FFFFFF" w:themeFill="background1"/>
            <w:vAlign w:val="center"/>
          </w:tcPr>
          <w:p w14:paraId="67D9B78F" w14:textId="5121D1F6" w:rsidR="002C333D" w:rsidRPr="00725372" w:rsidRDefault="002C333D" w:rsidP="001A3CD7">
            <w:pPr>
              <w:pStyle w:val="Bijschrift"/>
            </w:pPr>
            <w:bookmarkStart w:id="5729" w:name="_Ref107922506"/>
            <w:bookmarkStart w:id="5730" w:name="_Toc195865390"/>
            <w:r w:rsidRPr="00725372">
              <w:t xml:space="preserve">Table </w:t>
            </w:r>
            <w:r w:rsidRPr="00725372">
              <w:fldChar w:fldCharType="begin"/>
            </w:r>
            <w:r w:rsidRPr="00725372">
              <w:instrText xml:space="preserve"> SEQ Table \* ARABIC </w:instrText>
            </w:r>
            <w:r w:rsidRPr="00725372">
              <w:fldChar w:fldCharType="separate"/>
            </w:r>
            <w:r w:rsidR="00E67BB8">
              <w:rPr>
                <w:noProof/>
              </w:rPr>
              <w:t>20</w:t>
            </w:r>
            <w:r w:rsidRPr="00725372">
              <w:fldChar w:fldCharType="end"/>
            </w:r>
            <w:bookmarkEnd w:id="5729"/>
            <w:r w:rsidRPr="00725372">
              <w:t> Cold masses at 40 K / 60 K</w:t>
            </w:r>
            <w:bookmarkEnd w:id="5730"/>
          </w:p>
        </w:tc>
      </w:tr>
      <w:tr w:rsidR="002C333D" w:rsidRPr="00725372" w14:paraId="44D9D271" w14:textId="77777777" w:rsidTr="002B6EDD">
        <w:trPr>
          <w:jc w:val="center"/>
        </w:trPr>
        <w:tc>
          <w:tcPr>
            <w:tcW w:w="1980" w:type="dxa"/>
            <w:vAlign w:val="center"/>
          </w:tcPr>
          <w:p w14:paraId="5E9BB561" w14:textId="77777777" w:rsidR="002C333D" w:rsidRPr="00725372" w:rsidRDefault="002C333D" w:rsidP="002B6EDD">
            <w:pPr>
              <w:pStyle w:val="AASemiBold"/>
              <w:spacing w:before="60" w:after="40" w:line="240" w:lineRule="auto"/>
              <w:contextualSpacing/>
              <w:jc w:val="center"/>
            </w:pPr>
            <w:r w:rsidRPr="00725372">
              <w:t>Estimated weight</w:t>
            </w:r>
          </w:p>
        </w:tc>
        <w:tc>
          <w:tcPr>
            <w:tcW w:w="1701" w:type="dxa"/>
            <w:vAlign w:val="center"/>
          </w:tcPr>
          <w:p w14:paraId="168A2415" w14:textId="77777777" w:rsidR="002C333D" w:rsidRPr="00725372" w:rsidRDefault="002C333D" w:rsidP="002B6EDD">
            <w:pPr>
              <w:pStyle w:val="AASemiBold"/>
              <w:spacing w:before="60" w:after="40" w:line="240" w:lineRule="auto"/>
              <w:contextualSpacing/>
              <w:jc w:val="center"/>
            </w:pPr>
            <w:proofErr w:type="spellStart"/>
            <w:r w:rsidRPr="00725372">
              <w:t>Cryomodule</w:t>
            </w:r>
            <w:proofErr w:type="spellEnd"/>
            <w:r w:rsidRPr="00725372">
              <w:t xml:space="preserve"> (QM) Thermal Shields</w:t>
            </w:r>
          </w:p>
          <w:p w14:paraId="4C96E4F0" w14:textId="77777777" w:rsidR="002C333D" w:rsidRPr="00725372" w:rsidRDefault="002C333D" w:rsidP="002B6EDD">
            <w:pPr>
              <w:pStyle w:val="AASemiBold"/>
              <w:spacing w:before="60" w:after="40" w:line="240" w:lineRule="auto"/>
              <w:contextualSpacing/>
              <w:jc w:val="center"/>
            </w:pPr>
            <w:r w:rsidRPr="00725372">
              <w:t>For 1 QM</w:t>
            </w:r>
          </w:p>
        </w:tc>
        <w:tc>
          <w:tcPr>
            <w:tcW w:w="1701" w:type="dxa"/>
            <w:vAlign w:val="center"/>
          </w:tcPr>
          <w:p w14:paraId="53D9A493" w14:textId="77777777" w:rsidR="002C333D" w:rsidRPr="00725372" w:rsidRDefault="002C333D" w:rsidP="002B6EDD">
            <w:pPr>
              <w:pStyle w:val="AASemiBold"/>
              <w:spacing w:before="60" w:after="40" w:line="240" w:lineRule="auto"/>
              <w:contextualSpacing/>
              <w:jc w:val="center"/>
            </w:pPr>
            <w:r w:rsidRPr="00725372">
              <w:t>Cold Valve Box (QVB) Thermal Shields</w:t>
            </w:r>
          </w:p>
          <w:p w14:paraId="5F8B8FFD" w14:textId="77777777" w:rsidR="002C333D" w:rsidRPr="00725372" w:rsidRDefault="002C333D" w:rsidP="002B6EDD">
            <w:pPr>
              <w:pStyle w:val="AASemiBold"/>
              <w:spacing w:before="60" w:after="40" w:line="240" w:lineRule="auto"/>
              <w:contextualSpacing/>
              <w:jc w:val="center"/>
            </w:pPr>
            <w:r w:rsidRPr="00725372">
              <w:t>For 1 QM</w:t>
            </w:r>
          </w:p>
        </w:tc>
        <w:tc>
          <w:tcPr>
            <w:tcW w:w="1701" w:type="dxa"/>
            <w:vAlign w:val="center"/>
          </w:tcPr>
          <w:p w14:paraId="081FCF08" w14:textId="77777777" w:rsidR="002C333D" w:rsidRPr="00725372" w:rsidRDefault="002C333D" w:rsidP="002B6EDD">
            <w:pPr>
              <w:pStyle w:val="AASemiBold"/>
              <w:spacing w:before="60" w:after="40" w:line="240" w:lineRule="auto"/>
              <w:contextualSpacing/>
              <w:jc w:val="center"/>
            </w:pPr>
            <w:r w:rsidRPr="00725372">
              <w:t>Thermal Shields</w:t>
            </w:r>
          </w:p>
          <w:p w14:paraId="47560B85" w14:textId="77777777" w:rsidR="002C333D" w:rsidRPr="00725372" w:rsidRDefault="002C333D" w:rsidP="002B6EDD">
            <w:pPr>
              <w:pStyle w:val="AASemiBold"/>
              <w:spacing w:before="60" w:after="40" w:line="240" w:lineRule="auto"/>
              <w:contextualSpacing/>
              <w:jc w:val="center"/>
            </w:pPr>
            <w:r w:rsidRPr="00725372">
              <w:t>(in cryogenic lines)</w:t>
            </w:r>
          </w:p>
        </w:tc>
        <w:tc>
          <w:tcPr>
            <w:tcW w:w="1843" w:type="dxa"/>
            <w:shd w:val="clear" w:color="auto" w:fill="EBD9ED" w:themeFill="accent2" w:themeFillTint="33"/>
            <w:vAlign w:val="center"/>
          </w:tcPr>
          <w:p w14:paraId="4B04CE33" w14:textId="77777777" w:rsidR="002C333D" w:rsidRPr="00725372" w:rsidRDefault="002C333D" w:rsidP="002B6EDD">
            <w:pPr>
              <w:pStyle w:val="AASemiBold"/>
              <w:spacing w:before="60" w:after="40" w:line="240" w:lineRule="auto"/>
              <w:contextualSpacing/>
              <w:jc w:val="center"/>
            </w:pPr>
            <w:r w:rsidRPr="00725372">
              <w:t>TOTAL cold mass</w:t>
            </w:r>
          </w:p>
          <w:p w14:paraId="12674F0D" w14:textId="77777777" w:rsidR="002C333D" w:rsidRPr="00725372" w:rsidRDefault="002C333D" w:rsidP="002B6EDD">
            <w:pPr>
              <w:pStyle w:val="AASemiBold"/>
              <w:spacing w:before="60" w:after="40" w:line="240" w:lineRule="auto"/>
              <w:contextualSpacing/>
              <w:jc w:val="center"/>
            </w:pPr>
            <w:r w:rsidRPr="00725372">
              <w:t xml:space="preserve">for 30 </w:t>
            </w:r>
            <w:proofErr w:type="spellStart"/>
            <w:r w:rsidRPr="00725372">
              <w:t>cryomodules</w:t>
            </w:r>
            <w:proofErr w:type="spellEnd"/>
          </w:p>
          <w:p w14:paraId="20505501" w14:textId="77777777" w:rsidR="002C333D" w:rsidRPr="00725372" w:rsidRDefault="002C333D" w:rsidP="002B6EDD">
            <w:pPr>
              <w:pStyle w:val="AASemiBold"/>
              <w:spacing w:before="60" w:after="40" w:line="240" w:lineRule="auto"/>
              <w:contextualSpacing/>
              <w:jc w:val="center"/>
            </w:pPr>
            <w:r w:rsidRPr="00725372">
              <w:t>(40-60 K)</w:t>
            </w:r>
          </w:p>
        </w:tc>
      </w:tr>
      <w:tr w:rsidR="002C333D" w:rsidRPr="00725372" w14:paraId="1366D1CA" w14:textId="77777777" w:rsidTr="002B6EDD">
        <w:trPr>
          <w:jc w:val="center"/>
        </w:trPr>
        <w:tc>
          <w:tcPr>
            <w:tcW w:w="1980" w:type="dxa"/>
            <w:vAlign w:val="center"/>
          </w:tcPr>
          <w:p w14:paraId="736B1309" w14:textId="77777777" w:rsidR="002C333D" w:rsidRPr="00725372" w:rsidRDefault="002C333D" w:rsidP="002B6EDD">
            <w:pPr>
              <w:pStyle w:val="AASemiBold"/>
              <w:spacing w:before="60" w:after="40" w:line="240" w:lineRule="auto"/>
              <w:contextualSpacing/>
              <w:jc w:val="center"/>
              <w:rPr>
                <w:rFonts w:cs="Segoe UI"/>
              </w:rPr>
            </w:pPr>
            <w:r w:rsidRPr="00725372">
              <w:rPr>
                <w:rFonts w:cs="Segoe UI"/>
              </w:rPr>
              <w:t>Stainless Steel (kg)</w:t>
            </w:r>
          </w:p>
        </w:tc>
        <w:tc>
          <w:tcPr>
            <w:tcW w:w="1701" w:type="dxa"/>
            <w:vAlign w:val="center"/>
          </w:tcPr>
          <w:p w14:paraId="6DC6463D" w14:textId="77777777" w:rsidR="002C333D" w:rsidRPr="00725372" w:rsidRDefault="002C333D" w:rsidP="002B6EDD">
            <w:pPr>
              <w:spacing w:before="60" w:after="40" w:line="240" w:lineRule="auto"/>
              <w:contextualSpacing/>
              <w:jc w:val="center"/>
              <w:rPr>
                <w:rFonts w:cs="Segoe UI"/>
              </w:rPr>
            </w:pPr>
            <w:r w:rsidRPr="00725372">
              <w:rPr>
                <w:rFonts w:cs="Segoe UI"/>
              </w:rPr>
              <w:t>30</w:t>
            </w:r>
          </w:p>
        </w:tc>
        <w:tc>
          <w:tcPr>
            <w:tcW w:w="1701" w:type="dxa"/>
            <w:vAlign w:val="center"/>
          </w:tcPr>
          <w:p w14:paraId="6A8189AB" w14:textId="77777777" w:rsidR="002C333D" w:rsidRPr="00725372" w:rsidRDefault="002C333D" w:rsidP="002B6EDD">
            <w:pPr>
              <w:spacing w:before="60" w:after="40" w:line="240" w:lineRule="auto"/>
              <w:contextualSpacing/>
              <w:jc w:val="center"/>
              <w:rPr>
                <w:rFonts w:cs="Segoe UI"/>
              </w:rPr>
            </w:pPr>
            <w:r w:rsidRPr="00725372">
              <w:rPr>
                <w:rFonts w:cs="Segoe UI"/>
              </w:rPr>
              <w:t>20</w:t>
            </w:r>
          </w:p>
        </w:tc>
        <w:tc>
          <w:tcPr>
            <w:tcW w:w="1701" w:type="dxa"/>
            <w:vAlign w:val="center"/>
          </w:tcPr>
          <w:p w14:paraId="068B5A8A" w14:textId="77777777" w:rsidR="002C333D" w:rsidRPr="00725372" w:rsidRDefault="002C333D" w:rsidP="002B6EDD">
            <w:pPr>
              <w:spacing w:before="60" w:after="40" w:line="240" w:lineRule="auto"/>
              <w:contextualSpacing/>
              <w:jc w:val="center"/>
              <w:rPr>
                <w:rFonts w:cs="Segoe UI"/>
              </w:rPr>
            </w:pPr>
            <w:r w:rsidRPr="00725372">
              <w:rPr>
                <w:rFonts w:cs="Segoe UI"/>
              </w:rPr>
              <w:t>1 000</w:t>
            </w:r>
          </w:p>
        </w:tc>
        <w:tc>
          <w:tcPr>
            <w:tcW w:w="1843" w:type="dxa"/>
            <w:shd w:val="clear" w:color="auto" w:fill="EBD9ED" w:themeFill="accent2" w:themeFillTint="33"/>
            <w:vAlign w:val="center"/>
          </w:tcPr>
          <w:p w14:paraId="2B1D0573" w14:textId="77777777" w:rsidR="002C333D" w:rsidRPr="00725372" w:rsidRDefault="002C333D" w:rsidP="002B6EDD">
            <w:pPr>
              <w:spacing w:before="60" w:after="40" w:line="240" w:lineRule="auto"/>
              <w:contextualSpacing/>
              <w:jc w:val="center"/>
              <w:rPr>
                <w:rFonts w:cs="Segoe UI"/>
              </w:rPr>
            </w:pPr>
            <w:r w:rsidRPr="00725372">
              <w:rPr>
                <w:rFonts w:cs="Segoe UI"/>
              </w:rPr>
              <w:t>2 500</w:t>
            </w:r>
          </w:p>
        </w:tc>
      </w:tr>
      <w:tr w:rsidR="002C333D" w:rsidRPr="00725372" w14:paraId="185A2D86" w14:textId="77777777" w:rsidTr="002B6EDD">
        <w:trPr>
          <w:jc w:val="center"/>
        </w:trPr>
        <w:tc>
          <w:tcPr>
            <w:tcW w:w="1980" w:type="dxa"/>
            <w:vAlign w:val="center"/>
          </w:tcPr>
          <w:p w14:paraId="6A8AF105" w14:textId="77777777" w:rsidR="002C333D" w:rsidRPr="00725372" w:rsidRDefault="002C333D" w:rsidP="002B6EDD">
            <w:pPr>
              <w:pStyle w:val="AASemiBold"/>
              <w:spacing w:before="60" w:after="40" w:line="240" w:lineRule="auto"/>
              <w:contextualSpacing/>
              <w:jc w:val="center"/>
              <w:rPr>
                <w:rFonts w:cs="Segoe UI"/>
              </w:rPr>
            </w:pPr>
            <w:r w:rsidRPr="00725372">
              <w:rPr>
                <w:rFonts w:cs="Segoe UI"/>
              </w:rPr>
              <w:t>Copper (kg)</w:t>
            </w:r>
          </w:p>
        </w:tc>
        <w:tc>
          <w:tcPr>
            <w:tcW w:w="1701" w:type="dxa"/>
            <w:vAlign w:val="center"/>
          </w:tcPr>
          <w:p w14:paraId="6F4D4752" w14:textId="77777777" w:rsidR="002C333D" w:rsidRPr="00725372" w:rsidRDefault="002C333D" w:rsidP="002B6EDD">
            <w:pPr>
              <w:spacing w:before="60" w:after="40" w:line="240" w:lineRule="auto"/>
              <w:contextualSpacing/>
              <w:jc w:val="center"/>
              <w:rPr>
                <w:rFonts w:cs="Segoe UI"/>
              </w:rPr>
            </w:pPr>
            <w:r w:rsidRPr="00725372">
              <w:rPr>
                <w:rFonts w:cs="Segoe UI"/>
              </w:rPr>
              <w:t>120</w:t>
            </w:r>
          </w:p>
        </w:tc>
        <w:tc>
          <w:tcPr>
            <w:tcW w:w="1701" w:type="dxa"/>
            <w:vAlign w:val="center"/>
          </w:tcPr>
          <w:p w14:paraId="02B61452" w14:textId="77777777" w:rsidR="002C333D" w:rsidRPr="00725372" w:rsidRDefault="002C333D" w:rsidP="002B6EDD">
            <w:pPr>
              <w:spacing w:before="60" w:after="40" w:line="240" w:lineRule="auto"/>
              <w:contextualSpacing/>
              <w:jc w:val="center"/>
              <w:rPr>
                <w:rFonts w:cs="Segoe UI"/>
              </w:rPr>
            </w:pPr>
            <w:r w:rsidRPr="00725372">
              <w:rPr>
                <w:rFonts w:cs="Segoe UI"/>
              </w:rPr>
              <w:t>80</w:t>
            </w:r>
          </w:p>
        </w:tc>
        <w:tc>
          <w:tcPr>
            <w:tcW w:w="1701" w:type="dxa"/>
            <w:vAlign w:val="center"/>
          </w:tcPr>
          <w:p w14:paraId="1E364743" w14:textId="77777777" w:rsidR="002C333D" w:rsidRPr="00725372" w:rsidRDefault="002C333D" w:rsidP="002B6EDD">
            <w:pPr>
              <w:spacing w:before="60" w:after="40" w:line="240" w:lineRule="auto"/>
              <w:contextualSpacing/>
              <w:jc w:val="center"/>
              <w:rPr>
                <w:rFonts w:cs="Segoe UI"/>
              </w:rPr>
            </w:pPr>
            <w:r w:rsidRPr="00725372">
              <w:rPr>
                <w:rFonts w:cs="Segoe UI"/>
              </w:rPr>
              <w:t>To be refined</w:t>
            </w:r>
          </w:p>
        </w:tc>
        <w:tc>
          <w:tcPr>
            <w:tcW w:w="1843" w:type="dxa"/>
            <w:shd w:val="clear" w:color="auto" w:fill="EBD9ED" w:themeFill="accent2" w:themeFillTint="33"/>
            <w:vAlign w:val="center"/>
          </w:tcPr>
          <w:p w14:paraId="23589509" w14:textId="77777777" w:rsidR="002C333D" w:rsidRPr="00725372" w:rsidRDefault="002C333D" w:rsidP="002B6EDD">
            <w:pPr>
              <w:spacing w:before="60" w:after="40" w:line="240" w:lineRule="auto"/>
              <w:contextualSpacing/>
              <w:jc w:val="center"/>
              <w:rPr>
                <w:rFonts w:cs="Segoe UI"/>
              </w:rPr>
            </w:pPr>
            <w:r w:rsidRPr="00725372">
              <w:rPr>
                <w:rFonts w:cs="Segoe UI"/>
              </w:rPr>
              <w:t>6 000</w:t>
            </w:r>
          </w:p>
        </w:tc>
      </w:tr>
      <w:tr w:rsidR="002C333D" w:rsidRPr="00725372" w14:paraId="42C4D84E" w14:textId="77777777" w:rsidTr="002B6EDD">
        <w:trPr>
          <w:jc w:val="center"/>
        </w:trPr>
        <w:tc>
          <w:tcPr>
            <w:tcW w:w="1980" w:type="dxa"/>
            <w:vAlign w:val="center"/>
          </w:tcPr>
          <w:p w14:paraId="56912A72" w14:textId="77777777" w:rsidR="002C333D" w:rsidRPr="00725372" w:rsidRDefault="002C333D" w:rsidP="002B6EDD">
            <w:pPr>
              <w:pStyle w:val="AASemiBold"/>
              <w:spacing w:before="60" w:after="40" w:line="240" w:lineRule="auto"/>
              <w:contextualSpacing/>
              <w:jc w:val="center"/>
              <w:rPr>
                <w:rFonts w:cs="Segoe UI"/>
              </w:rPr>
            </w:pPr>
            <w:proofErr w:type="spellStart"/>
            <w:r w:rsidRPr="00725372">
              <w:rPr>
                <w:rFonts w:cs="Segoe UI"/>
              </w:rPr>
              <w:t>Aluminum</w:t>
            </w:r>
            <w:proofErr w:type="spellEnd"/>
            <w:r w:rsidRPr="00725372">
              <w:rPr>
                <w:rFonts w:cs="Segoe UI"/>
              </w:rPr>
              <w:t xml:space="preserve"> (kg)</w:t>
            </w:r>
          </w:p>
        </w:tc>
        <w:tc>
          <w:tcPr>
            <w:tcW w:w="1701" w:type="dxa"/>
            <w:vAlign w:val="center"/>
          </w:tcPr>
          <w:p w14:paraId="1A163D2B" w14:textId="77777777" w:rsidR="002C333D" w:rsidRPr="00725372" w:rsidRDefault="002C333D" w:rsidP="002B6EDD">
            <w:pPr>
              <w:spacing w:before="60" w:after="40" w:line="240" w:lineRule="auto"/>
              <w:contextualSpacing/>
              <w:jc w:val="center"/>
              <w:rPr>
                <w:rFonts w:cs="Segoe UI"/>
              </w:rPr>
            </w:pPr>
          </w:p>
        </w:tc>
        <w:tc>
          <w:tcPr>
            <w:tcW w:w="1701" w:type="dxa"/>
            <w:vAlign w:val="center"/>
          </w:tcPr>
          <w:p w14:paraId="623567B8" w14:textId="77777777" w:rsidR="002C333D" w:rsidRPr="00725372" w:rsidRDefault="002C333D" w:rsidP="002B6EDD">
            <w:pPr>
              <w:spacing w:before="60" w:after="40" w:line="240" w:lineRule="auto"/>
              <w:contextualSpacing/>
              <w:jc w:val="center"/>
              <w:rPr>
                <w:rFonts w:cs="Segoe UI"/>
              </w:rPr>
            </w:pPr>
          </w:p>
        </w:tc>
        <w:tc>
          <w:tcPr>
            <w:tcW w:w="1701" w:type="dxa"/>
            <w:vAlign w:val="center"/>
          </w:tcPr>
          <w:p w14:paraId="35D8FA86" w14:textId="77777777" w:rsidR="002C333D" w:rsidRPr="00725372" w:rsidRDefault="002C333D" w:rsidP="002B6EDD">
            <w:pPr>
              <w:spacing w:before="60" w:after="40" w:line="240" w:lineRule="auto"/>
              <w:contextualSpacing/>
              <w:jc w:val="center"/>
              <w:rPr>
                <w:rFonts w:cs="Segoe UI"/>
              </w:rPr>
            </w:pPr>
            <w:r w:rsidRPr="00725372">
              <w:rPr>
                <w:rFonts w:cs="Segoe UI"/>
              </w:rPr>
              <w:t>2 000</w:t>
            </w:r>
          </w:p>
          <w:p w14:paraId="600FCA1C" w14:textId="77777777" w:rsidR="002C333D" w:rsidRPr="00725372" w:rsidRDefault="002C333D" w:rsidP="002B6EDD">
            <w:pPr>
              <w:spacing w:before="60" w:after="40" w:line="240" w:lineRule="auto"/>
              <w:contextualSpacing/>
              <w:jc w:val="center"/>
              <w:rPr>
                <w:rFonts w:cs="Segoe UI"/>
              </w:rPr>
            </w:pPr>
            <w:r w:rsidRPr="00725372">
              <w:rPr>
                <w:rFonts w:cs="Segoe UI"/>
                <w:sz w:val="18"/>
                <w:szCs w:val="20"/>
              </w:rPr>
              <w:t>(thickness 3 mm for the TS)</w:t>
            </w:r>
          </w:p>
        </w:tc>
        <w:tc>
          <w:tcPr>
            <w:tcW w:w="1843" w:type="dxa"/>
            <w:shd w:val="clear" w:color="auto" w:fill="EBD9ED" w:themeFill="accent2" w:themeFillTint="33"/>
            <w:vAlign w:val="center"/>
          </w:tcPr>
          <w:p w14:paraId="58C96F6F" w14:textId="77777777" w:rsidR="002C333D" w:rsidRPr="00725372" w:rsidRDefault="002C333D" w:rsidP="002B6EDD">
            <w:pPr>
              <w:spacing w:before="60" w:after="40" w:line="240" w:lineRule="auto"/>
              <w:contextualSpacing/>
              <w:jc w:val="center"/>
              <w:rPr>
                <w:rFonts w:cs="Segoe UI"/>
              </w:rPr>
            </w:pPr>
            <w:r w:rsidRPr="00725372">
              <w:rPr>
                <w:rFonts w:cs="Segoe UI"/>
              </w:rPr>
              <w:t>2 000</w:t>
            </w:r>
          </w:p>
        </w:tc>
      </w:tr>
      <w:tr w:rsidR="002C333D" w:rsidRPr="00725372" w14:paraId="369FC9F9" w14:textId="77777777" w:rsidTr="002B6EDD">
        <w:trPr>
          <w:trHeight w:val="179"/>
          <w:jc w:val="center"/>
        </w:trPr>
        <w:tc>
          <w:tcPr>
            <w:tcW w:w="1980" w:type="dxa"/>
            <w:vAlign w:val="center"/>
          </w:tcPr>
          <w:p w14:paraId="14AB0028" w14:textId="77777777" w:rsidR="002C333D" w:rsidRPr="00725372" w:rsidRDefault="002C333D" w:rsidP="002B6EDD">
            <w:pPr>
              <w:pStyle w:val="AASemiBold"/>
              <w:jc w:val="center"/>
              <w:rPr>
                <w:b/>
                <w:bCs/>
              </w:rPr>
            </w:pPr>
            <w:r w:rsidRPr="00725372">
              <w:rPr>
                <w:b/>
                <w:bCs/>
              </w:rPr>
              <w:t>Total (kg)</w:t>
            </w:r>
          </w:p>
        </w:tc>
        <w:tc>
          <w:tcPr>
            <w:tcW w:w="1701" w:type="dxa"/>
            <w:vAlign w:val="center"/>
          </w:tcPr>
          <w:p w14:paraId="7F31AD82" w14:textId="77777777" w:rsidR="002C333D" w:rsidRPr="00725372" w:rsidRDefault="002C333D" w:rsidP="002B6EDD">
            <w:pPr>
              <w:pStyle w:val="AASemiBold"/>
              <w:jc w:val="center"/>
              <w:rPr>
                <w:b/>
                <w:bCs/>
              </w:rPr>
            </w:pPr>
            <w:r w:rsidRPr="00725372">
              <w:rPr>
                <w:b/>
                <w:bCs/>
              </w:rPr>
              <w:t>150</w:t>
            </w:r>
          </w:p>
        </w:tc>
        <w:tc>
          <w:tcPr>
            <w:tcW w:w="1701" w:type="dxa"/>
            <w:vAlign w:val="center"/>
          </w:tcPr>
          <w:p w14:paraId="2FDA5029" w14:textId="77777777" w:rsidR="002C333D" w:rsidRPr="00725372" w:rsidRDefault="002C333D" w:rsidP="002B6EDD">
            <w:pPr>
              <w:pStyle w:val="AASemiBold"/>
              <w:jc w:val="center"/>
              <w:rPr>
                <w:b/>
                <w:bCs/>
              </w:rPr>
            </w:pPr>
            <w:r w:rsidRPr="00725372">
              <w:rPr>
                <w:b/>
                <w:bCs/>
              </w:rPr>
              <w:t>100</w:t>
            </w:r>
          </w:p>
        </w:tc>
        <w:tc>
          <w:tcPr>
            <w:tcW w:w="1701" w:type="dxa"/>
            <w:vAlign w:val="center"/>
          </w:tcPr>
          <w:p w14:paraId="6541F927" w14:textId="77777777" w:rsidR="002C333D" w:rsidRPr="00725372" w:rsidRDefault="002C333D" w:rsidP="002B6EDD">
            <w:pPr>
              <w:pStyle w:val="AASemiBold"/>
              <w:jc w:val="center"/>
              <w:rPr>
                <w:b/>
                <w:bCs/>
              </w:rPr>
            </w:pPr>
            <w:r w:rsidRPr="00725372">
              <w:rPr>
                <w:b/>
                <w:bCs/>
              </w:rPr>
              <w:t>3 000</w:t>
            </w:r>
          </w:p>
        </w:tc>
        <w:tc>
          <w:tcPr>
            <w:tcW w:w="1843" w:type="dxa"/>
            <w:shd w:val="clear" w:color="auto" w:fill="EBD9ED" w:themeFill="accent2" w:themeFillTint="33"/>
            <w:vAlign w:val="center"/>
          </w:tcPr>
          <w:p w14:paraId="2F003937" w14:textId="77777777" w:rsidR="002C333D" w:rsidRPr="00725372" w:rsidRDefault="002C333D" w:rsidP="002B6EDD">
            <w:pPr>
              <w:pStyle w:val="AASemiBold"/>
              <w:jc w:val="center"/>
              <w:rPr>
                <w:b/>
                <w:bCs/>
              </w:rPr>
            </w:pPr>
            <w:r w:rsidRPr="00725372">
              <w:rPr>
                <w:b/>
                <w:bCs/>
              </w:rPr>
              <w:t>10 500</w:t>
            </w:r>
          </w:p>
        </w:tc>
      </w:tr>
    </w:tbl>
    <w:p w14:paraId="2B142AE0" w14:textId="77777777" w:rsidR="002C333D" w:rsidRPr="00725372" w:rsidRDefault="002C333D" w:rsidP="002C333D">
      <w:pPr>
        <w:rPr>
          <w:rFonts w:cs="Segoe UI"/>
          <w:i/>
        </w:rPr>
      </w:pPr>
    </w:p>
    <w:p w14:paraId="54E18447" w14:textId="77777777" w:rsidR="002C333D" w:rsidRPr="00725372" w:rsidRDefault="002C333D" w:rsidP="002C333D">
      <w:pPr>
        <w:pStyle w:val="regular"/>
      </w:pPr>
    </w:p>
    <w:p w14:paraId="6FC352E7" w14:textId="77777777" w:rsidR="002C333D" w:rsidRPr="00725372" w:rsidRDefault="002C333D">
      <w:pPr>
        <w:spacing w:after="160" w:line="259" w:lineRule="auto"/>
        <w:jc w:val="left"/>
        <w:rPr>
          <w:rFonts w:ascii="Segoe UI Semibold" w:eastAsia="Times New Roman" w:hAnsi="Segoe UI Semibold"/>
          <w:bCs/>
          <w:color w:val="562873"/>
          <w:sz w:val="24"/>
          <w:szCs w:val="26"/>
          <w:shd w:val="clear" w:color="auto" w:fill="FFFFFF"/>
        </w:rPr>
      </w:pPr>
      <w:r w:rsidRPr="00725372">
        <w:br w:type="page"/>
      </w:r>
    </w:p>
    <w:p w14:paraId="263A83FD" w14:textId="6C93DBD2" w:rsidR="002C333D" w:rsidRPr="00725372" w:rsidRDefault="002C333D" w:rsidP="002C333D">
      <w:pPr>
        <w:pStyle w:val="Heading2numbered"/>
      </w:pPr>
      <w:bookmarkStart w:id="5731" w:name="_Toc197426040"/>
      <w:commentRangeStart w:id="5732"/>
      <w:commentRangeStart w:id="5733"/>
      <w:r w:rsidRPr="00725372">
        <w:t xml:space="preserve">PFD of the QVE </w:t>
      </w:r>
      <w:r w:rsidRPr="00725372">
        <w:rPr>
          <w:color w:val="auto"/>
        </w:rPr>
        <w:t>(</w:t>
      </w:r>
      <w:r w:rsidRPr="00725372">
        <w:rPr>
          <w:rFonts w:ascii="Segoe UI" w:hAnsi="Segoe UI" w:cs="Segoe UI"/>
          <w:color w:val="auto"/>
        </w:rPr>
        <w:t xml:space="preserve">not included in the </w:t>
      </w:r>
      <w:r w:rsidR="00A156C9">
        <w:rPr>
          <w:rFonts w:ascii="Segoe UI" w:hAnsi="Segoe UI" w:cs="Segoe UI"/>
          <w:color w:val="auto"/>
        </w:rPr>
        <w:t>QPLANT</w:t>
      </w:r>
      <w:r w:rsidRPr="00725372">
        <w:rPr>
          <w:rFonts w:ascii="Segoe UI" w:hAnsi="Segoe UI" w:cs="Segoe UI"/>
          <w:color w:val="auto"/>
        </w:rPr>
        <w:t xml:space="preserve"> procurement</w:t>
      </w:r>
      <w:r w:rsidRPr="00725372">
        <w:rPr>
          <w:color w:val="auto"/>
        </w:rPr>
        <w:t>)</w:t>
      </w:r>
      <w:commentRangeEnd w:id="5732"/>
      <w:r w:rsidR="00FC186B">
        <w:rPr>
          <w:rStyle w:val="Verwijzingopmerking"/>
          <w:rFonts w:ascii="Segoe UI" w:eastAsia="Calibri" w:hAnsi="Segoe UI"/>
          <w:bCs w:val="0"/>
          <w:color w:val="auto"/>
          <w:shd w:val="clear" w:color="auto" w:fill="auto"/>
        </w:rPr>
        <w:commentReference w:id="5732"/>
      </w:r>
      <w:commentRangeEnd w:id="5733"/>
      <w:r w:rsidR="006814D5">
        <w:rPr>
          <w:rStyle w:val="Verwijzingopmerking"/>
          <w:rFonts w:ascii="Segoe UI" w:eastAsia="Calibri" w:hAnsi="Segoe UI"/>
          <w:bCs w:val="0"/>
          <w:color w:val="auto"/>
          <w:shd w:val="clear" w:color="auto" w:fill="auto"/>
        </w:rPr>
        <w:commentReference w:id="5733"/>
      </w:r>
      <w:bookmarkEnd w:id="5731"/>
    </w:p>
    <w:p w14:paraId="2529E7CF" w14:textId="77777777" w:rsidR="002C333D" w:rsidRPr="00725372" w:rsidRDefault="00733CE3" w:rsidP="002C333D">
      <w:pPr>
        <w:jc w:val="center"/>
        <w:rPr>
          <w:rFonts w:cs="Segoe UI"/>
          <w:i/>
        </w:rPr>
      </w:pPr>
      <w:r w:rsidRPr="00725372">
        <w:rPr>
          <w:noProof/>
        </w:rPr>
      </w:r>
      <w:r w:rsidR="00733CE3" w:rsidRPr="00725372">
        <w:rPr>
          <w:noProof/>
        </w:rPr>
        <w:object w:dxaOrig="7621" w:dyaOrig="3252" w14:anchorId="22D8F4FF">
          <v:shape id="_x0000_i1027" type="#_x0000_t75" style="width:466pt;height:237pt" o:ole="">
            <v:imagedata r:id="rId56" o:title="" cropright="9558f"/>
          </v:shape>
          <o:OLEObject Type="Embed" ProgID="Visio.Drawing.15" ShapeID="_x0000_i1027" DrawAspect="Content" ObjectID="_1810313020" r:id="rId57"/>
        </w:object>
      </w:r>
    </w:p>
    <w:p w14:paraId="53AEAACB" w14:textId="2AE94887" w:rsidR="002C333D" w:rsidRPr="00725372" w:rsidRDefault="002C333D" w:rsidP="001A3CD7">
      <w:pPr>
        <w:pStyle w:val="Bijschrift"/>
      </w:pPr>
      <w:bookmarkStart w:id="5734" w:name="_Ref187146957"/>
      <w:bookmarkStart w:id="5735" w:name="_Toc190680906"/>
      <w:bookmarkStart w:id="5736" w:name="_Toc195865370"/>
      <w:r w:rsidRPr="00725372">
        <w:t xml:space="preserve">Figure </w:t>
      </w:r>
      <w:r w:rsidR="00B619DE">
        <w:fldChar w:fldCharType="begin"/>
      </w:r>
      <w:r w:rsidR="00B619DE">
        <w:instrText xml:space="preserve"> SEQ Figure \* ARABIC </w:instrText>
      </w:r>
      <w:r w:rsidR="00B619DE">
        <w:fldChar w:fldCharType="separate"/>
      </w:r>
      <w:r w:rsidR="00E67BB8">
        <w:rPr>
          <w:noProof/>
        </w:rPr>
        <w:t>14</w:t>
      </w:r>
      <w:r w:rsidR="00B619DE">
        <w:fldChar w:fldCharType="end"/>
      </w:r>
      <w:bookmarkEnd w:id="5734"/>
      <w:r w:rsidRPr="00725372">
        <w:t xml:space="preserve"> General PFD of the QVE (end box) with interfaces</w:t>
      </w:r>
      <w:bookmarkEnd w:id="5735"/>
      <w:bookmarkEnd w:id="5736"/>
    </w:p>
    <w:p w14:paraId="41562CA9" w14:textId="77777777" w:rsidR="002C333D" w:rsidRPr="00725372" w:rsidRDefault="002C333D" w:rsidP="002C333D">
      <w:pPr>
        <w:pStyle w:val="regular"/>
        <w:jc w:val="center"/>
      </w:pPr>
    </w:p>
    <w:p w14:paraId="61045984" w14:textId="77777777" w:rsidR="002C333D" w:rsidRPr="00725372" w:rsidRDefault="002C333D" w:rsidP="002C333D">
      <w:pPr>
        <w:pStyle w:val="regular"/>
      </w:pPr>
    </w:p>
    <w:p w14:paraId="3DFA3752" w14:textId="352E43A4" w:rsidR="00A82573" w:rsidRPr="00725372" w:rsidRDefault="00A82573" w:rsidP="002C333D">
      <w:r w:rsidRPr="00725372">
        <w:br w:type="page"/>
      </w:r>
    </w:p>
    <w:p w14:paraId="5673903E" w14:textId="77777777" w:rsidR="002C333D" w:rsidRPr="00725372" w:rsidRDefault="002C333D" w:rsidP="002C333D">
      <w:pPr>
        <w:pStyle w:val="regular"/>
      </w:pPr>
    </w:p>
    <w:p w14:paraId="43292B97" w14:textId="77777777" w:rsidR="00A82573" w:rsidRPr="00725372" w:rsidRDefault="00A82573" w:rsidP="00A82573">
      <w:pPr>
        <w:pStyle w:val="Kop1"/>
      </w:pPr>
      <w:bookmarkStart w:id="5737" w:name="_Toc97036592"/>
      <w:bookmarkStart w:id="5738" w:name="_Toc197426041"/>
      <w:r w:rsidRPr="00725372">
        <w:t>Annexes</w:t>
      </w:r>
      <w:bookmarkEnd w:id="5737"/>
      <w:bookmarkEnd w:id="5738"/>
    </w:p>
    <w:p w14:paraId="1D7A21CA" w14:textId="77777777" w:rsidR="00A82573" w:rsidRPr="00725372" w:rsidRDefault="00A82573" w:rsidP="00A82573"/>
    <w:p w14:paraId="716F055E" w14:textId="77777777" w:rsidR="00A82573" w:rsidRPr="00725372" w:rsidRDefault="00A82573" w:rsidP="00A82573"/>
    <w:p w14:paraId="4B2DCFD3" w14:textId="77777777" w:rsidR="00A82573" w:rsidRPr="00725372" w:rsidRDefault="00A82573" w:rsidP="00A82573"/>
    <w:p w14:paraId="378AA20D" w14:textId="77777777" w:rsidR="00A82573" w:rsidRPr="00725372" w:rsidRDefault="00A82573" w:rsidP="00A82573">
      <w:pPr>
        <w:spacing w:after="160" w:line="259" w:lineRule="auto"/>
        <w:rPr>
          <w:rFonts w:eastAsia="Segoe UI"/>
          <w:b/>
          <w:color w:val="984A9C"/>
          <w:sz w:val="32"/>
        </w:rPr>
      </w:pPr>
    </w:p>
    <w:p w14:paraId="06F64E06" w14:textId="77777777" w:rsidR="00452B76" w:rsidRPr="00725372" w:rsidRDefault="00452B76" w:rsidP="00452B76"/>
    <w:p w14:paraId="1EF267E7" w14:textId="77777777" w:rsidR="000130EA" w:rsidRPr="00725372" w:rsidRDefault="000130EA" w:rsidP="00A806CB"/>
    <w:p w14:paraId="5488D771" w14:textId="0D89E700" w:rsidR="00C00338" w:rsidRDefault="00C00338">
      <w:pPr>
        <w:spacing w:after="160" w:line="259" w:lineRule="auto"/>
        <w:jc w:val="left"/>
      </w:pPr>
      <w:r>
        <w:br w:type="page"/>
      </w:r>
    </w:p>
    <w:p w14:paraId="05D8A288" w14:textId="4947C2F9" w:rsidR="00C00338" w:rsidRPr="00614921" w:rsidRDefault="00C00338" w:rsidP="00C00338">
      <w:pPr>
        <w:pStyle w:val="BulletListNormal"/>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 xml:space="preserve"> </w:t>
      </w:r>
    </w:p>
    <w:p w14:paraId="62DFFD44" w14:textId="77777777" w:rsidR="00C00338" w:rsidRPr="00614921" w:rsidRDefault="00C00338" w:rsidP="00C00338">
      <w:pPr>
        <w:pStyle w:val="BulletListNormal"/>
        <w:numPr>
          <w:ilvl w:val="0"/>
          <w:numId w:val="0"/>
        </w:numPr>
        <w:spacing w:before="0" w:line="240" w:lineRule="auto"/>
        <w:ind w:left="720" w:firstLine="36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Operational and maintenance expected needs over a defined period of 5 years including:</w:t>
      </w:r>
    </w:p>
    <w:p w14:paraId="46040CF1" w14:textId="77777777" w:rsidR="00C00338" w:rsidRPr="00614921" w:rsidRDefault="00C00338">
      <w:pPr>
        <w:pStyle w:val="BulletListNormal"/>
        <w:numPr>
          <w:ilvl w:val="1"/>
          <w:numId w:val="5"/>
        </w:numPr>
        <w:spacing w:line="240" w:lineRule="auto"/>
        <w:ind w:left="162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 xml:space="preserve">Preventive and corrective maintenance activities, software updates, calibration, compliance re-certifications, and energy efficiency </w:t>
      </w:r>
      <w:proofErr w:type="spellStart"/>
      <w:r w:rsidRPr="00614921">
        <w:rPr>
          <w:rStyle w:val="AASemiBoldChar"/>
          <w:rFonts w:ascii="Segoe UI" w:eastAsia="MS Mincho" w:hAnsi="Segoe UI" w:cs="Segoe UI"/>
          <w:color w:val="auto"/>
          <w:szCs w:val="20"/>
          <w:highlight w:val="yellow"/>
        </w:rPr>
        <w:t>optimization</w:t>
      </w:r>
      <w:proofErr w:type="spellEnd"/>
      <w:r w:rsidRPr="00614921">
        <w:rPr>
          <w:rStyle w:val="AASemiBoldChar"/>
          <w:rFonts w:ascii="Segoe UI" w:eastAsia="MS Mincho" w:hAnsi="Segoe UI" w:cs="Segoe UI"/>
          <w:color w:val="auto"/>
          <w:szCs w:val="20"/>
          <w:highlight w:val="yellow"/>
        </w:rPr>
        <w:t>. Specific assumptions apply for forecasted OPEX:</w:t>
      </w:r>
    </w:p>
    <w:p w14:paraId="24716154" w14:textId="77777777" w:rsidR="00C00338" w:rsidRPr="00614921" w:rsidRDefault="00C00338" w:rsidP="00A66E84">
      <w:pPr>
        <w:pStyle w:val="Lijstalinea"/>
        <w:numPr>
          <w:ilvl w:val="0"/>
          <w:numId w:val="9"/>
        </w:numPr>
        <w:tabs>
          <w:tab w:val="left" w:pos="180"/>
        </w:tabs>
        <w:spacing w:before="120" w:line="240" w:lineRule="auto"/>
        <w:ind w:left="2250" w:hanging="180"/>
        <w:contextualSpacing w:val="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Nitrogen cost: 250€/ton</w:t>
      </w:r>
    </w:p>
    <w:p w14:paraId="2CAF9CF2" w14:textId="77777777" w:rsidR="00C00338" w:rsidRPr="00614921" w:rsidRDefault="00C00338" w:rsidP="00A66E84">
      <w:pPr>
        <w:pStyle w:val="Lijstalinea"/>
        <w:numPr>
          <w:ilvl w:val="0"/>
          <w:numId w:val="9"/>
        </w:numPr>
        <w:tabs>
          <w:tab w:val="left" w:pos="180"/>
        </w:tabs>
        <w:spacing w:before="120" w:line="240" w:lineRule="auto"/>
        <w:ind w:left="2250" w:hanging="180"/>
        <w:contextualSpacing w:val="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Electricity cost: 142 €/</w:t>
      </w:r>
      <w:proofErr w:type="spellStart"/>
      <w:r w:rsidRPr="00614921">
        <w:rPr>
          <w:rStyle w:val="AASemiBoldChar"/>
          <w:rFonts w:ascii="Segoe UI" w:eastAsia="MS Mincho" w:hAnsi="Segoe UI" w:cs="Segoe UI"/>
          <w:color w:val="auto"/>
          <w:szCs w:val="20"/>
          <w:highlight w:val="yellow"/>
        </w:rPr>
        <w:t>MWh</w:t>
      </w:r>
      <w:proofErr w:type="spellEnd"/>
    </w:p>
    <w:p w14:paraId="6824CA0D" w14:textId="77777777" w:rsidR="00C00338" w:rsidRPr="00614921" w:rsidRDefault="00C00338" w:rsidP="00A66E84">
      <w:pPr>
        <w:pStyle w:val="Lijstalinea"/>
        <w:numPr>
          <w:ilvl w:val="0"/>
          <w:numId w:val="9"/>
        </w:numPr>
        <w:tabs>
          <w:tab w:val="left" w:pos="180"/>
        </w:tabs>
        <w:spacing w:before="120" w:line="240" w:lineRule="auto"/>
        <w:ind w:left="2250" w:hanging="180"/>
        <w:contextualSpacing w:val="0"/>
        <w:rPr>
          <w:rStyle w:val="AASemiBoldChar"/>
          <w:rFonts w:ascii="Segoe UI" w:eastAsia="MS Mincho" w:hAnsi="Segoe UI" w:cs="Segoe UI"/>
          <w:color w:val="auto"/>
          <w:szCs w:val="20"/>
          <w:highlight w:val="yellow"/>
        </w:rPr>
      </w:pPr>
      <w:r w:rsidRPr="00614921">
        <w:rPr>
          <w:rStyle w:val="AASemiBoldChar"/>
          <w:rFonts w:ascii="Segoe UI" w:eastAsia="MS Mincho" w:hAnsi="Segoe UI" w:cs="Segoe UI"/>
          <w:color w:val="auto"/>
          <w:szCs w:val="20"/>
          <w:highlight w:val="yellow"/>
        </w:rPr>
        <w:t>Helium inventory: 250 €/kg (annual losses to be defined the Applicant)</w:t>
      </w:r>
    </w:p>
    <w:p w14:paraId="1E27B5A7" w14:textId="57DC4FF7" w:rsidR="00544B99" w:rsidRPr="004652A6" w:rsidRDefault="0081103D">
      <w:pPr>
        <w:pStyle w:val="Lijstmetafbeeldingen"/>
        <w:tabs>
          <w:tab w:val="right" w:leader="dot" w:pos="9344"/>
        </w:tabs>
        <w:rPr>
          <w:rFonts w:asciiTheme="minorHAnsi" w:eastAsiaTheme="minorEastAsia" w:hAnsiTheme="minorHAnsi" w:cstheme="minorBidi"/>
          <w:noProof/>
          <w:kern w:val="2"/>
          <w:sz w:val="24"/>
          <w:szCs w:val="24"/>
          <w:lang w:eastAsia="en-GB"/>
        </w:rPr>
      </w:pPr>
      <w:r>
        <w:fldChar w:fldCharType="begin"/>
      </w:r>
      <w:r>
        <w:instrText xml:space="preserve"> TOC \h \z \c "DD #" </w:instrText>
      </w:r>
      <w:r>
        <w:fldChar w:fldCharType="separate"/>
      </w:r>
      <w:hyperlink w:anchor="_Toc198427123" w:history="1">
        <w:r w:rsidR="00544B99" w:rsidRPr="00B65AA8">
          <w:rPr>
            <w:rStyle w:val="Hyperlink"/>
            <w:noProof/>
          </w:rPr>
          <w:t>DD # 9ets</w:t>
        </w:r>
        <w:r w:rsidR="00544B99">
          <w:rPr>
            <w:noProof/>
            <w:webHidden/>
          </w:rPr>
          <w:tab/>
        </w:r>
        <w:r w:rsidR="00544B99">
          <w:rPr>
            <w:noProof/>
            <w:webHidden/>
          </w:rPr>
          <w:fldChar w:fldCharType="begin"/>
        </w:r>
        <w:r w:rsidR="00544B99">
          <w:rPr>
            <w:noProof/>
            <w:webHidden/>
          </w:rPr>
          <w:instrText xml:space="preserve"> PAGEREF _Toc198427123 \h </w:instrText>
        </w:r>
        <w:r w:rsidR="00544B99">
          <w:rPr>
            <w:noProof/>
            <w:webHidden/>
          </w:rPr>
        </w:r>
        <w:r w:rsidR="00544B99">
          <w:rPr>
            <w:noProof/>
            <w:webHidden/>
          </w:rPr>
          <w:fldChar w:fldCharType="separate"/>
        </w:r>
        <w:r w:rsidR="00E67BB8">
          <w:rPr>
            <w:noProof/>
            <w:webHidden/>
          </w:rPr>
          <w:t>115</w:t>
        </w:r>
        <w:r w:rsidR="00544B99">
          <w:rPr>
            <w:noProof/>
            <w:webHidden/>
          </w:rPr>
          <w:fldChar w:fldCharType="end"/>
        </w:r>
      </w:hyperlink>
    </w:p>
    <w:p w14:paraId="7E6FB314" w14:textId="74708A34" w:rsidR="00A806CB" w:rsidRDefault="0081103D" w:rsidP="00A806CB">
      <w:pPr>
        <w:rPr>
          <w:ins w:id="5739" w:author="Jardin Maarten" w:date="2025-04-01T12:12:00Z"/>
        </w:rPr>
      </w:pPr>
      <w:r>
        <w:fldChar w:fldCharType="end"/>
      </w:r>
    </w:p>
    <w:p w14:paraId="30DE4BFE" w14:textId="15EDB6CF" w:rsidR="00792D94" w:rsidRDefault="00792D94" w:rsidP="00EE5517">
      <w:pPr>
        <w:keepNext/>
      </w:pPr>
    </w:p>
    <w:p w14:paraId="5B8AD34D" w14:textId="45DA31FE" w:rsidR="00792D94" w:rsidRDefault="00792D94" w:rsidP="00EE5517">
      <w:pPr>
        <w:pStyle w:val="Bijschrift"/>
        <w:jc w:val="both"/>
        <w:rPr>
          <w:ins w:id="5740" w:author="Jardin Maarten" w:date="2025-04-01T12:12:00Z"/>
        </w:rPr>
      </w:pPr>
      <w:bookmarkStart w:id="5741" w:name="_Ref194401989"/>
      <w:bookmarkStart w:id="5742" w:name="_Toc198427123"/>
      <w:ins w:id="5743" w:author="Jardin Maarten" w:date="2025-04-01T12:12:00Z">
        <w:r>
          <w:t xml:space="preserve">DD # </w:t>
        </w:r>
        <w:r>
          <w:fldChar w:fldCharType="begin"/>
        </w:r>
        <w:r>
          <w:instrText xml:space="preserve"> SEQ DD_# \* ARABIC </w:instrText>
        </w:r>
      </w:ins>
      <w:r>
        <w:fldChar w:fldCharType="separate"/>
      </w:r>
      <w:proofErr w:type="spellStart"/>
      <w:r w:rsidR="00E67BB8">
        <w:rPr>
          <w:noProof/>
        </w:rPr>
        <w:t>1</w:t>
      </w:r>
      <w:ins w:id="5744" w:author="Jardin Maarten" w:date="2025-04-01T12:12:00Z">
        <w:r>
          <w:fldChar w:fldCharType="end"/>
        </w:r>
        <w:bookmarkEnd w:id="5741"/>
        <w:r>
          <w:t>ets</w:t>
        </w:r>
        <w:bookmarkEnd w:id="5742"/>
        <w:proofErr w:type="spellEnd"/>
      </w:ins>
    </w:p>
    <w:p w14:paraId="7AC226F4" w14:textId="4CBFD35A" w:rsidR="00792D94" w:rsidRDefault="00792D94" w:rsidP="00792D94">
      <w:pPr>
        <w:rPr>
          <w:ins w:id="5745" w:author="Jardin Maarten" w:date="2025-04-01T12:12:00Z"/>
        </w:rPr>
      </w:pPr>
    </w:p>
    <w:p w14:paraId="761C01CD" w14:textId="1D74271D" w:rsidR="00792D94" w:rsidRPr="00792D94" w:rsidRDefault="00792D94" w:rsidP="00792D94">
      <w:pPr>
        <w:rPr>
          <w:ins w:id="5746" w:author="Jardin Maarten" w:date="2025-04-01T12:12:00Z"/>
        </w:rPr>
      </w:pPr>
      <w:ins w:id="5747" w:author="Jardin Maarten" w:date="2025-04-01T12:12:00Z">
        <w:r>
          <w:fldChar w:fldCharType="begin"/>
        </w:r>
        <w:r>
          <w:instrText xml:space="preserve"> REF _Ref194401989 \h </w:instrText>
        </w:r>
      </w:ins>
      <w:r>
        <w:fldChar w:fldCharType="separate"/>
      </w:r>
      <w:ins w:id="5748" w:author="Jardin Maarten" w:date="2025-04-01T12:12:00Z">
        <w:r w:rsidR="00E67BB8">
          <w:t xml:space="preserve">DD # </w:t>
        </w:r>
      </w:ins>
      <w:r w:rsidR="00E67BB8">
        <w:rPr>
          <w:noProof/>
        </w:rPr>
        <w:t>1</w:t>
      </w:r>
      <w:ins w:id="5749" w:author="Jardin Maarten" w:date="2025-04-01T12:12:00Z">
        <w:r>
          <w:fldChar w:fldCharType="end"/>
        </w:r>
      </w:ins>
    </w:p>
    <w:p w14:paraId="440663CF" w14:textId="77777777" w:rsidR="00792D94" w:rsidRPr="00792D94" w:rsidRDefault="00792D94" w:rsidP="00792D94"/>
    <w:sectPr w:rsidR="00792D94" w:rsidRPr="00792D94" w:rsidSect="00CF5D52">
      <w:pgSz w:w="11906" w:h="16838" w:code="9"/>
      <w:pgMar w:top="1418" w:right="1134" w:bottom="990" w:left="1418" w:header="624" w:footer="14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orda Ulrich" w:date="2025-04-23T11:46:00Z" w:initials="UD">
    <w:p w14:paraId="10148172" w14:textId="1075E1A1" w:rsidR="006436A4" w:rsidRDefault="006436A4" w:rsidP="00CD1EE7">
      <w:pPr>
        <w:pStyle w:val="Tekstopmerking"/>
        <w:jc w:val="left"/>
      </w:pPr>
      <w:r>
        <w:rPr>
          <w:rStyle w:val="Verwijzingopmerking"/>
        </w:rPr>
        <w:annotationRef/>
      </w:r>
      <w:r>
        <w:rPr>
          <w:lang w:val="en-US"/>
        </w:rPr>
        <w:t>@PUR: Is it clear that DSBT will partly take SCK role?</w:t>
      </w:r>
    </w:p>
  </w:comment>
  <w:comment w:id="5" w:author="Dekempeneer Erik" w:date="2025-04-25T11:16:00Z" w:initials="ED">
    <w:p w14:paraId="0C33B67C" w14:textId="77777777" w:rsidR="006436A4" w:rsidRDefault="006436A4" w:rsidP="00C51B4D">
      <w:pPr>
        <w:pStyle w:val="Tekstopmerking"/>
        <w:jc w:val="left"/>
      </w:pPr>
      <w:r>
        <w:rPr>
          <w:rStyle w:val="Verwijzingopmerking"/>
        </w:rPr>
        <w:annotationRef/>
      </w:r>
      <w:r>
        <w:rPr>
          <w:lang w:val="en-US"/>
        </w:rPr>
        <w:t>Still many places in the text where ‘CSS’ is used. Please check/replace all of them.</w:t>
      </w:r>
    </w:p>
  </w:comment>
  <w:comment w:id="6" w:author="Jardin Maarten" w:date="2025-03-27T12:54:00Z" w:initials="JM">
    <w:p w14:paraId="012957BB" w14:textId="2B44A814" w:rsidR="006436A4" w:rsidRDefault="006436A4" w:rsidP="00A156C9">
      <w:pPr>
        <w:pStyle w:val="Tekstopmerking"/>
      </w:pPr>
      <w:r>
        <w:rPr>
          <w:rStyle w:val="Verwijzingopmerking"/>
        </w:rPr>
        <w:annotationRef/>
      </w:r>
      <w:r>
        <w:rPr>
          <w:rStyle w:val="Verwijzingopmerking"/>
        </w:rPr>
        <w:t>To be renamed to</w:t>
      </w:r>
      <w:r>
        <w:t xml:space="preserve"> QPLANT:CS</w:t>
      </w:r>
    </w:p>
  </w:comment>
  <w:comment w:id="9" w:author="Dekempeneer Erik" w:date="2025-03-08T13:03:00Z" w:initials="ED">
    <w:p w14:paraId="5D26B7A0" w14:textId="77777777" w:rsidR="006436A4" w:rsidRDefault="006436A4" w:rsidP="003E5C09">
      <w:pPr>
        <w:pStyle w:val="Tekstopmerking"/>
        <w:jc w:val="left"/>
      </w:pPr>
      <w:r>
        <w:rPr>
          <w:rStyle w:val="Verwijzingopmerking"/>
        </w:rPr>
        <w:annotationRef/>
      </w:r>
      <w:r>
        <w:t>FYI</w:t>
      </w:r>
    </w:p>
    <w:p w14:paraId="34DF2A36" w14:textId="77777777" w:rsidR="006436A4" w:rsidRDefault="006436A4" w:rsidP="003E5C09">
      <w:pPr>
        <w:pStyle w:val="Tekstopmerking"/>
        <w:jc w:val="left"/>
      </w:pPr>
      <w:r>
        <w:t>I removed ‘basic design’ since we only request conceptual and detailed design</w:t>
      </w:r>
    </w:p>
  </w:comment>
  <w:comment w:id="10" w:author="Dorda Ulrich" w:date="2025-04-23T10:57:00Z" w:initials="UD">
    <w:p w14:paraId="1617283C" w14:textId="5163A201" w:rsidR="006436A4" w:rsidRDefault="006436A4" w:rsidP="004110B6">
      <w:pPr>
        <w:pStyle w:val="Tekstopmerking"/>
        <w:jc w:val="left"/>
      </w:pPr>
      <w:r>
        <w:rPr>
          <w:rStyle w:val="Verwijzingopmerking"/>
        </w:rPr>
        <w:annotationRef/>
      </w:r>
      <w:r>
        <w:rPr>
          <w:lang w:val="en-US"/>
        </w:rPr>
        <w:t>For PUR to check</w:t>
      </w:r>
    </w:p>
  </w:comment>
  <w:comment w:id="18" w:author="Dorda Ulrich" w:date="2025-04-09T15:43:00Z" w:initials="UD">
    <w:p w14:paraId="0B887B66" w14:textId="74C5437C" w:rsidR="006436A4" w:rsidRDefault="006436A4" w:rsidP="00A445D7">
      <w:pPr>
        <w:pStyle w:val="Tekstopmerking"/>
        <w:jc w:val="left"/>
      </w:pPr>
      <w:r>
        <w:rPr>
          <w:rStyle w:val="Verwijzingopmerking"/>
        </w:rPr>
        <w:annotationRef/>
      </w:r>
      <w:r>
        <w:rPr>
          <w:lang w:val="en-US"/>
        </w:rPr>
        <w:t xml:space="preserve">@GKO: remove/replace references to MINERVA </w:t>
      </w:r>
    </w:p>
  </w:comment>
  <w:comment w:id="19" w:author="Bonthuys Gerkotze" w:date="2025-04-16T06:04:00Z" w:initials="GB">
    <w:p w14:paraId="29DD6ACA" w14:textId="77777777" w:rsidR="006436A4" w:rsidRDefault="006436A4" w:rsidP="00A156C9">
      <w:pPr>
        <w:pStyle w:val="Tekstopmerking"/>
        <w:jc w:val="left"/>
      </w:pPr>
      <w:r>
        <w:rPr>
          <w:rStyle w:val="Verwijzingopmerking"/>
        </w:rPr>
        <w:annotationRef/>
      </w:r>
      <w:r>
        <w:t xml:space="preserve">MINERVA changed to ‘MP1’ </w:t>
      </w:r>
      <w:r>
        <w:br/>
      </w:r>
    </w:p>
    <w:p w14:paraId="2E56880C" w14:textId="77777777" w:rsidR="006436A4" w:rsidRDefault="006436A4" w:rsidP="00A156C9">
      <w:pPr>
        <w:pStyle w:val="Tekstopmerking"/>
        <w:jc w:val="left"/>
      </w:pPr>
      <w:r>
        <w:rPr>
          <w:color w:val="562873"/>
        </w:rPr>
        <w:t>MP1</w:t>
      </w:r>
      <w:r>
        <w:rPr>
          <w:color w:val="562873"/>
        </w:rPr>
        <w:tab/>
      </w:r>
      <w:r>
        <w:t>Phase 1 – Implementation of the MYRRHA programme</w:t>
      </w:r>
    </w:p>
    <w:p w14:paraId="6457ACBD" w14:textId="77777777" w:rsidR="006436A4" w:rsidRDefault="006436A4" w:rsidP="00A156C9">
      <w:pPr>
        <w:pStyle w:val="Tekstopmerking"/>
        <w:jc w:val="left"/>
      </w:pPr>
      <w:r>
        <w:t>Also in abbreviations</w:t>
      </w:r>
      <w:r>
        <w:br/>
      </w:r>
      <w:r>
        <w:br/>
        <w:t>Replaced 62 instances (only the first in track changes</w:t>
      </w:r>
    </w:p>
  </w:comment>
  <w:comment w:id="24" w:author="Bonthuys Gerkotze" w:date="2025-04-16T06:11:00Z" w:initials="GB">
    <w:p w14:paraId="2D0D2926" w14:textId="77777777" w:rsidR="006436A4" w:rsidRDefault="006436A4" w:rsidP="00A156C9">
      <w:pPr>
        <w:pStyle w:val="Tekstopmerking"/>
        <w:jc w:val="left"/>
      </w:pPr>
      <w:r>
        <w:rPr>
          <w:rStyle w:val="Verwijzingopmerking"/>
        </w:rPr>
        <w:annotationRef/>
      </w:r>
      <w:r>
        <w:rPr>
          <w:lang w:val="en-US"/>
        </w:rPr>
        <w:t>All cryoplant replaced with QPLANT - 200 instances</w:t>
      </w:r>
    </w:p>
  </w:comment>
  <w:comment w:id="29" w:author="Dekempeneer Erik" w:date="2025-02-20T09:14:00Z" w:initials="ED">
    <w:p w14:paraId="1CC9CD90" w14:textId="73E3BBF0" w:rsidR="006436A4" w:rsidRDefault="006436A4" w:rsidP="003F5B6B">
      <w:pPr>
        <w:pStyle w:val="Tekstopmerking"/>
        <w:jc w:val="left"/>
      </w:pPr>
      <w:r>
        <w:rPr>
          <w:rStyle w:val="Verwijzingopmerking"/>
        </w:rPr>
        <w:annotationRef/>
      </w:r>
      <w:r>
        <w:rPr>
          <w:lang w:val="en-US"/>
        </w:rPr>
        <w:t>Please indicate the ‘cryoplant scope’ in the figure (put a box around it). Otherwise the caption is not understood.</w:t>
      </w:r>
    </w:p>
  </w:comment>
  <w:comment w:id="30" w:author="do Rego Lima Pedro" w:date="2025-03-06T11:50:00Z" w:initials="Pd">
    <w:p w14:paraId="69B3409A" w14:textId="77777777" w:rsidR="006436A4" w:rsidRDefault="006436A4" w:rsidP="0054428C">
      <w:pPr>
        <w:pStyle w:val="Tekstopmerking"/>
        <w:jc w:val="left"/>
      </w:pPr>
      <w:r>
        <w:rPr>
          <w:rStyle w:val="Verwijzingopmerking"/>
        </w:rPr>
        <w:annotationRef/>
      </w:r>
      <w:r>
        <w:rPr>
          <w:lang w:val="en-US"/>
        </w:rPr>
        <w:t>Specifically instructed to remove.</w:t>
      </w:r>
      <w:r>
        <w:rPr>
          <w:lang w:val="en-US"/>
        </w:rPr>
        <w:cr/>
        <w:t>Changed the caption</w:t>
      </w:r>
      <w:r>
        <w:rPr>
          <w:lang w:val="en-US"/>
        </w:rPr>
        <w:br/>
      </w:r>
      <w:r>
        <w:rPr>
          <w:lang w:val="en-US"/>
        </w:rPr>
        <w:br/>
      </w:r>
    </w:p>
    <w:p w14:paraId="597E1E00" w14:textId="08EF6F1A" w:rsidR="006436A4" w:rsidRDefault="006436A4" w:rsidP="0054428C">
      <w:pPr>
        <w:pStyle w:val="Tekstopmerking"/>
        <w:jc w:val="left"/>
      </w:pPr>
      <w:r>
        <w:rPr>
          <w:noProof/>
          <w:lang w:val="en-US"/>
        </w:rPr>
        <w:drawing>
          <wp:inline distT="0" distB="0" distL="0" distR="0" wp14:anchorId="6485E16E" wp14:editId="42FF89D1">
            <wp:extent cx="5939790" cy="4012565"/>
            <wp:effectExtent l="0" t="0" r="3810" b="6985"/>
            <wp:docPr id="1409205865"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26842" name="Picture 1862726842" descr="Image"/>
                    <pic:cNvPicPr/>
                  </pic:nvPicPr>
                  <pic:blipFill>
                    <a:blip r:embed="rId1">
                      <a:extLst>
                        <a:ext uri="{28A0092B-C50C-407E-A947-70E740481C1C}">
                          <a14:useLocalDpi xmlns:a14="http://schemas.microsoft.com/office/drawing/2010/main" val="0"/>
                        </a:ext>
                      </a:extLst>
                    </a:blip>
                    <a:stretch>
                      <a:fillRect/>
                    </a:stretch>
                  </pic:blipFill>
                  <pic:spPr>
                    <a:xfrm>
                      <a:off x="0" y="0"/>
                      <a:ext cx="5939790" cy="4012565"/>
                    </a:xfrm>
                    <a:prstGeom prst="rect">
                      <a:avLst/>
                    </a:prstGeom>
                  </pic:spPr>
                </pic:pic>
              </a:graphicData>
            </a:graphic>
          </wp:inline>
        </w:drawing>
      </w:r>
    </w:p>
  </w:comment>
  <w:comment w:id="37" w:author="Dorda Ulrich" w:date="2025-04-09T16:04:00Z" w:initials="UD">
    <w:p w14:paraId="3DE663E8" w14:textId="336D4558" w:rsidR="006436A4" w:rsidRDefault="006436A4" w:rsidP="00E85F8F">
      <w:pPr>
        <w:pStyle w:val="Tekstopmerking"/>
        <w:jc w:val="left"/>
      </w:pPr>
      <w:r>
        <w:rPr>
          <w:rStyle w:val="Verwijzingopmerking"/>
        </w:rPr>
        <w:annotationRef/>
      </w:r>
      <w:r>
        <w:t>Caption missing, simplified view where all QCELLS are represented by 1</w:t>
      </w:r>
    </w:p>
  </w:comment>
  <w:comment w:id="38" w:author="Bonthuys Gerkotze" w:date="2025-04-16T11:57:00Z" w:initials="GB">
    <w:p w14:paraId="1E4C850C" w14:textId="77777777" w:rsidR="006436A4" w:rsidRDefault="006436A4" w:rsidP="00744AE2">
      <w:pPr>
        <w:pStyle w:val="Tekstopmerking"/>
        <w:jc w:val="left"/>
      </w:pPr>
      <w:r>
        <w:rPr>
          <w:rStyle w:val="Verwijzingopmerking"/>
        </w:rPr>
        <w:annotationRef/>
      </w:r>
      <w:r>
        <w:rPr>
          <w:lang w:val="en-US"/>
        </w:rPr>
        <w:t>Caption inserted</w:t>
      </w:r>
    </w:p>
  </w:comment>
  <w:comment w:id="46" w:author="Dekempeneer Erik" w:date="2025-03-16T11:52:00Z" w:initials="ED">
    <w:p w14:paraId="731E22FB" w14:textId="77777777" w:rsidR="006436A4" w:rsidRDefault="006436A4" w:rsidP="006B478D">
      <w:pPr>
        <w:pStyle w:val="Tekstopmerking"/>
        <w:jc w:val="left"/>
      </w:pPr>
      <w:r>
        <w:rPr>
          <w:rStyle w:val="Verwijzingopmerking"/>
        </w:rPr>
        <w:annotationRef/>
      </w:r>
      <w:r>
        <w:rPr>
          <w:lang w:val="en-US"/>
        </w:rPr>
        <w:t>@UDO/MJA</w:t>
      </w:r>
    </w:p>
    <w:p w14:paraId="6630EC5F" w14:textId="77777777" w:rsidR="006436A4" w:rsidRDefault="006436A4" w:rsidP="00A66E84">
      <w:pPr>
        <w:pStyle w:val="Tekstopmerking"/>
        <w:numPr>
          <w:ilvl w:val="0"/>
          <w:numId w:val="38"/>
        </w:numPr>
        <w:jc w:val="left"/>
      </w:pPr>
      <w:r>
        <w:rPr>
          <w:lang w:val="en-US"/>
        </w:rPr>
        <w:t>Consider to add an introduction explaining in simple words ‘CCS’, ‘MINERVA MCS,MIS,MIT’, the interface/ integration between both, the MINERVA user needs, … Now we immediately jump in a long list of requirements without clarifying why they are there</w:t>
      </w:r>
    </w:p>
    <w:p w14:paraId="7DE8D5A5" w14:textId="77777777" w:rsidR="006436A4" w:rsidRDefault="006436A4" w:rsidP="00A66E84">
      <w:pPr>
        <w:pStyle w:val="Tekstopmerking"/>
        <w:numPr>
          <w:ilvl w:val="0"/>
          <w:numId w:val="38"/>
        </w:numPr>
        <w:jc w:val="left"/>
      </w:pPr>
      <w:r>
        <w:rPr>
          <w:lang w:val="en-US"/>
        </w:rPr>
        <w:t>Make sure we are internally fully aligned on what is in scope/ out of scope for MINERVA controls (e.g. who will be in charge of maintaining CCS ?)</w:t>
      </w:r>
    </w:p>
    <w:p w14:paraId="685912AD" w14:textId="77777777" w:rsidR="006436A4" w:rsidRDefault="006436A4" w:rsidP="00A66E84">
      <w:pPr>
        <w:pStyle w:val="Tekstopmerking"/>
        <w:numPr>
          <w:ilvl w:val="0"/>
          <w:numId w:val="38"/>
        </w:numPr>
        <w:jc w:val="left"/>
      </w:pPr>
      <w:r>
        <w:rPr>
          <w:lang w:val="en-US"/>
        </w:rPr>
        <w:t xml:space="preserve">Make sure that the list of requirements is fit-for-purpose </w:t>
      </w:r>
    </w:p>
  </w:comment>
  <w:comment w:id="47" w:author="Jardin Maarten" w:date="2025-04-04T11:13:00Z" w:initials="JM">
    <w:p w14:paraId="3C2E5AE1" w14:textId="77777777" w:rsidR="006436A4" w:rsidRDefault="006436A4" w:rsidP="006B478D">
      <w:pPr>
        <w:pStyle w:val="Tekstopmerking"/>
      </w:pPr>
      <w:r>
        <w:rPr>
          <w:rStyle w:val="Verwijzingopmerking"/>
        </w:rPr>
        <w:annotationRef/>
      </w:r>
      <w:r>
        <w:t>Done please review</w:t>
      </w:r>
    </w:p>
  </w:comment>
  <w:comment w:id="48" w:author="Dekempeneer Erik" w:date="2025-04-25T13:17:00Z" w:initials="ED">
    <w:p w14:paraId="59613005" w14:textId="77777777" w:rsidR="006436A4" w:rsidRDefault="006436A4" w:rsidP="00A66E84">
      <w:pPr>
        <w:pStyle w:val="Tekstopmerking"/>
        <w:numPr>
          <w:ilvl w:val="0"/>
          <w:numId w:val="58"/>
        </w:numPr>
        <w:jc w:val="left"/>
      </w:pPr>
      <w:r>
        <w:rPr>
          <w:rStyle w:val="Verwijzingopmerking"/>
        </w:rPr>
        <w:annotationRef/>
      </w:r>
      <w:r>
        <w:rPr>
          <w:lang w:val="en-US"/>
        </w:rPr>
        <w:t xml:space="preserve">In combination with 3.3.17.2 (scope),I think the context is much clearer know. Thx. </w:t>
      </w:r>
    </w:p>
    <w:p w14:paraId="007C1832" w14:textId="77777777" w:rsidR="006436A4" w:rsidRDefault="006436A4" w:rsidP="00A66E84">
      <w:pPr>
        <w:pStyle w:val="Tekstopmerking"/>
        <w:numPr>
          <w:ilvl w:val="0"/>
          <w:numId w:val="58"/>
        </w:numPr>
        <w:jc w:val="left"/>
      </w:pPr>
      <w:r>
        <w:rPr>
          <w:lang w:val="en-US"/>
        </w:rPr>
        <w:t>I added a few track changes + see also comments related with the figure.</w:t>
      </w:r>
    </w:p>
  </w:comment>
  <w:comment w:id="49" w:author="Dorda Ulrich" w:date="2025-04-28T15:20:00Z" w:initials="UD">
    <w:p w14:paraId="03AE57C9" w14:textId="77777777" w:rsidR="006436A4" w:rsidRDefault="006436A4" w:rsidP="0020326D">
      <w:pPr>
        <w:pStyle w:val="Tekstopmerking"/>
        <w:jc w:val="left"/>
      </w:pPr>
      <w:r>
        <w:rPr>
          <w:rStyle w:val="Verwijzingopmerking"/>
        </w:rPr>
        <w:annotationRef/>
      </w:r>
      <w:r>
        <w:rPr>
          <w:lang w:val="en-US"/>
        </w:rPr>
        <w:t>To be seen with ICS group: It MIT part of CIS? If yes, the figure is not correct.</w:t>
      </w:r>
    </w:p>
  </w:comment>
  <w:comment w:id="50" w:author="Jardin Maarten" w:date="2025-04-30T08:54:00Z" w:initials="JM">
    <w:p w14:paraId="77B70643" w14:textId="013C0E52" w:rsidR="006436A4" w:rsidRDefault="006436A4">
      <w:pPr>
        <w:pStyle w:val="Tekstopmerking"/>
      </w:pPr>
      <w:r>
        <w:rPr>
          <w:rStyle w:val="Verwijzingopmerking"/>
        </w:rPr>
        <w:annotationRef/>
      </w:r>
      <w:r>
        <w:t>Correct MIT is wider then CIS. Adapted accordingly</w:t>
      </w:r>
    </w:p>
  </w:comment>
  <w:comment w:id="51" w:author="Dorda Ulrich" w:date="2025-05-09T13:30:00Z" w:initials="UD">
    <w:p w14:paraId="52C3B5B9" w14:textId="77777777" w:rsidR="004466FF" w:rsidRDefault="004466FF" w:rsidP="004466FF">
      <w:pPr>
        <w:pStyle w:val="Tekstopmerking"/>
        <w:jc w:val="left"/>
      </w:pPr>
      <w:r>
        <w:rPr>
          <w:rStyle w:val="Verwijzingopmerking"/>
        </w:rPr>
        <w:annotationRef/>
      </w:r>
      <w:r>
        <w:rPr>
          <w:lang w:val="en-US"/>
        </w:rPr>
        <w:t>@GKO: Check with Maarten what “physical interface” means (towards Secondary system), Relevant here in the context of the CIS?</w:t>
      </w:r>
    </w:p>
  </w:comment>
  <w:comment w:id="52" w:author="Dekempeneer Erik" w:date="2025-04-25T11:58:00Z" w:initials="ED">
    <w:p w14:paraId="33B8EA9D" w14:textId="74629A0E" w:rsidR="006436A4" w:rsidRDefault="006436A4" w:rsidP="00A66E84">
      <w:pPr>
        <w:pStyle w:val="Tekstopmerking"/>
        <w:numPr>
          <w:ilvl w:val="0"/>
          <w:numId w:val="57"/>
        </w:numPr>
        <w:jc w:val="left"/>
      </w:pPr>
      <w:r>
        <w:rPr>
          <w:rStyle w:val="Verwijzingopmerking"/>
        </w:rPr>
        <w:annotationRef/>
      </w:r>
      <w:r>
        <w:rPr>
          <w:lang w:val="en-US"/>
        </w:rPr>
        <w:t>Add figure caption</w:t>
      </w:r>
    </w:p>
    <w:p w14:paraId="580D6892" w14:textId="77777777" w:rsidR="006436A4" w:rsidRDefault="006436A4" w:rsidP="00A66E84">
      <w:pPr>
        <w:pStyle w:val="Tekstopmerking"/>
        <w:numPr>
          <w:ilvl w:val="0"/>
          <w:numId w:val="57"/>
        </w:numPr>
        <w:jc w:val="left"/>
      </w:pPr>
      <w:r>
        <w:rPr>
          <w:lang w:val="en-US"/>
        </w:rPr>
        <w:t>The acronym ‘CCS’ (QPLANT) is not defined. If it supposed to represent the control system, than it has to change to QPLANT:CS</w:t>
      </w:r>
    </w:p>
  </w:comment>
  <w:comment w:id="53" w:author="Jardin Maarten" w:date="2025-04-30T09:05:00Z" w:initials="JM">
    <w:p w14:paraId="4C9BE1AE" w14:textId="5E9DDE88" w:rsidR="006436A4" w:rsidRDefault="006436A4">
      <w:pPr>
        <w:pStyle w:val="Tekstopmerking"/>
      </w:pPr>
      <w:r>
        <w:rPr>
          <w:rStyle w:val="Verwijzingopmerking"/>
        </w:rPr>
        <w:annotationRef/>
      </w:r>
      <w:r>
        <w:t>adjusted</w:t>
      </w:r>
    </w:p>
  </w:comment>
  <w:comment w:id="55" w:author="Dekempeneer Erik" w:date="2025-03-03T09:22:00Z" w:initials="ED">
    <w:p w14:paraId="2946D6EA" w14:textId="0F4E7955" w:rsidR="006436A4" w:rsidRDefault="006436A4" w:rsidP="006B4DC3">
      <w:pPr>
        <w:pStyle w:val="Tekstopmerking"/>
        <w:jc w:val="left"/>
      </w:pPr>
      <w:r>
        <w:rPr>
          <w:rStyle w:val="Verwijzingopmerking"/>
        </w:rPr>
        <w:annotationRef/>
      </w:r>
      <w:r>
        <w:rPr>
          <w:lang w:val="en-US"/>
        </w:rPr>
        <w:t>Should we not add ‘scope of work by SCK CEN’ ?</w:t>
      </w:r>
    </w:p>
    <w:p w14:paraId="1DAF9811" w14:textId="77777777" w:rsidR="006436A4" w:rsidRDefault="006436A4" w:rsidP="00A66E84">
      <w:pPr>
        <w:pStyle w:val="Tekstopmerking"/>
        <w:numPr>
          <w:ilvl w:val="0"/>
          <w:numId w:val="20"/>
        </w:numPr>
        <w:jc w:val="left"/>
      </w:pPr>
      <w:r>
        <w:rPr>
          <w:lang w:val="en-US"/>
        </w:rPr>
        <w:t>Cooperate with contractor to define interfaces with utility systems (which information is provided with the tender documents ?, which will be clarified during contract execution ?)</w:t>
      </w:r>
    </w:p>
    <w:p w14:paraId="4E256885" w14:textId="77777777" w:rsidR="006436A4" w:rsidRDefault="006436A4" w:rsidP="00A66E84">
      <w:pPr>
        <w:pStyle w:val="Tekstopmerking"/>
        <w:numPr>
          <w:ilvl w:val="0"/>
          <w:numId w:val="20"/>
        </w:numPr>
        <w:jc w:val="left"/>
      </w:pPr>
      <w:r>
        <w:rPr>
          <w:lang w:val="en-US"/>
        </w:rPr>
        <w:t xml:space="preserve">Install, test and commission utility systems. </w:t>
      </w:r>
    </w:p>
  </w:comment>
  <w:comment w:id="56" w:author="do Rego Lima Pedro" w:date="2025-03-06T11:55:00Z" w:initials="Pd">
    <w:p w14:paraId="1BDBF9DF" w14:textId="77777777" w:rsidR="006436A4" w:rsidRDefault="006436A4" w:rsidP="0054428C">
      <w:pPr>
        <w:pStyle w:val="Tekstopmerking"/>
        <w:jc w:val="left"/>
      </w:pPr>
      <w:r>
        <w:rPr>
          <w:rStyle w:val="Verwijzingopmerking"/>
        </w:rPr>
        <w:annotationRef/>
      </w:r>
      <w:r>
        <w:t>Specifically instructed to remove.</w:t>
      </w:r>
      <w:r>
        <w:br/>
      </w:r>
      <w:r>
        <w:br/>
        <w:t>My input: information that could be added there is not critical, as most is within requirements bellow.</w:t>
      </w:r>
      <w:r>
        <w:br/>
      </w:r>
    </w:p>
    <w:p w14:paraId="721705B5" w14:textId="77777777" w:rsidR="006436A4" w:rsidRDefault="006436A4" w:rsidP="0054428C">
      <w:pPr>
        <w:pStyle w:val="Tekstopmerking"/>
        <w:jc w:val="left"/>
      </w:pPr>
      <w:r>
        <w:t>It aligns with the strategy ‘they now best’.</w:t>
      </w:r>
    </w:p>
  </w:comment>
  <w:comment w:id="58" w:author="Dekempeneer Erik" w:date="2025-03-15T12:08:00Z" w:initials="ED">
    <w:p w14:paraId="2BD76437" w14:textId="77777777" w:rsidR="006436A4" w:rsidRDefault="006436A4" w:rsidP="00A66FEE">
      <w:pPr>
        <w:pStyle w:val="Tekstopmerking"/>
        <w:jc w:val="left"/>
      </w:pPr>
      <w:r>
        <w:rPr>
          <w:rStyle w:val="Verwijzingopmerking"/>
        </w:rPr>
        <w:annotationRef/>
      </w:r>
      <w:r>
        <w:rPr>
          <w:lang w:val="en-US"/>
        </w:rPr>
        <w:t>@UDO/DBE</w:t>
      </w:r>
    </w:p>
    <w:p w14:paraId="0F68AA99" w14:textId="77777777" w:rsidR="006436A4" w:rsidRDefault="006436A4" w:rsidP="00A66FEE">
      <w:pPr>
        <w:pStyle w:val="Tekstopmerking"/>
        <w:jc w:val="left"/>
      </w:pPr>
      <w:r>
        <w:rPr>
          <w:lang w:val="en-US"/>
        </w:rPr>
        <w:t>In 3.10 (SLA) it is stated that the Contractor is providing operational support during 1</w:t>
      </w:r>
      <w:r>
        <w:rPr>
          <w:vertAlign w:val="superscript"/>
          <w:lang w:val="en-US"/>
        </w:rPr>
        <w:t>st</w:t>
      </w:r>
      <w:r>
        <w:rPr>
          <w:lang w:val="en-US"/>
        </w:rPr>
        <w:t xml:space="preserve"> year. If this is correct, it should be explained what this is and added in scope of work.</w:t>
      </w:r>
    </w:p>
  </w:comment>
  <w:comment w:id="59" w:author="Dekempeneer Erik" w:date="2025-02-20T09:59:00Z" w:initials="ED">
    <w:p w14:paraId="62FF505A" w14:textId="203F8851" w:rsidR="006436A4" w:rsidRDefault="006436A4" w:rsidP="006B4DC3">
      <w:pPr>
        <w:pStyle w:val="Tekstopmerking"/>
        <w:jc w:val="left"/>
      </w:pPr>
      <w:r>
        <w:rPr>
          <w:rStyle w:val="Verwijzingopmerking"/>
        </w:rPr>
        <w:annotationRef/>
      </w:r>
      <w:r>
        <w:t xml:space="preserve">Summarize this whole list as ‘design &amp; build’ (the list is detailed/repeated in the bullet list below). </w:t>
      </w:r>
    </w:p>
  </w:comment>
  <w:comment w:id="60" w:author="Jardin Maarten" w:date="2025-04-29T15:46:00Z" w:initials="JM">
    <w:p w14:paraId="3B213624" w14:textId="49FA8213" w:rsidR="006436A4" w:rsidRDefault="006436A4">
      <w:pPr>
        <w:pStyle w:val="Tekstopmerking"/>
      </w:pPr>
      <w:r>
        <w:rPr>
          <w:rStyle w:val="Verwijzingopmerking"/>
        </w:rPr>
        <w:annotationRef/>
      </w:r>
      <w:r>
        <w:t xml:space="preserve">If this resembles the Q&amp;C 1.2.1 from </w:t>
      </w:r>
      <w:r>
        <w:rPr>
          <w:b/>
          <w:bCs/>
          <w:highlight w:val="yellow"/>
        </w:rPr>
        <w:t>ALX/</w:t>
      </w:r>
      <w:r w:rsidRPr="007D0EF6">
        <w:rPr>
          <w:b/>
          <w:bCs/>
          <w:highlight w:val="yellow"/>
        </w:rPr>
        <w:t>91190087</w:t>
      </w:r>
      <w:r>
        <w:rPr>
          <w:b/>
          <w:bCs/>
        </w:rPr>
        <w:t xml:space="preserve"> </w:t>
      </w:r>
      <w:r>
        <w:rPr>
          <w:bCs/>
        </w:rPr>
        <w:t xml:space="preserve">it is missing in Chapter QA&amp;C. Also not clear if there is a SPC: support contract to for backing up the integration when problems arise. </w:t>
      </w:r>
    </w:p>
  </w:comment>
  <w:comment w:id="62" w:author="Dekempeneer Erik" w:date="2025-03-14T14:42:00Z" w:initials="ED">
    <w:p w14:paraId="4A39AA07" w14:textId="3E3B01A3" w:rsidR="006436A4" w:rsidRDefault="006436A4" w:rsidP="007934A1">
      <w:pPr>
        <w:pStyle w:val="Tekstopmerking"/>
        <w:jc w:val="left"/>
      </w:pPr>
      <w:r>
        <w:rPr>
          <w:rStyle w:val="Verwijzingopmerking"/>
        </w:rPr>
        <w:annotationRef/>
      </w:r>
      <w:r>
        <w:rPr>
          <w:lang w:val="en-US"/>
        </w:rPr>
        <w:t>@GBO</w:t>
      </w:r>
    </w:p>
    <w:p w14:paraId="1F6E20C3" w14:textId="77777777" w:rsidR="006436A4" w:rsidRDefault="006436A4" w:rsidP="007934A1">
      <w:pPr>
        <w:pStyle w:val="Tekstopmerking"/>
        <w:jc w:val="left"/>
      </w:pPr>
      <w:r>
        <w:rPr>
          <w:lang w:val="en-US"/>
        </w:rPr>
        <w:t>The Control System might need to be prepared for option 1, regardless if we buy it in this contract or not ?</w:t>
      </w:r>
    </w:p>
  </w:comment>
  <w:comment w:id="63" w:author="Dekempeneer Erik" w:date="2025-03-17T13:23:00Z" w:initials="ED">
    <w:p w14:paraId="48F0E4F2" w14:textId="77777777" w:rsidR="006436A4" w:rsidRDefault="006436A4" w:rsidP="008013CE">
      <w:pPr>
        <w:pStyle w:val="Tekstopmerking"/>
        <w:jc w:val="left"/>
      </w:pPr>
      <w:r>
        <w:rPr>
          <w:rStyle w:val="Verwijzingopmerking"/>
        </w:rPr>
        <w:annotationRef/>
      </w:r>
      <w:r>
        <w:rPr>
          <w:lang w:val="en-US"/>
        </w:rPr>
        <w:t>GBO: correct.</w:t>
      </w:r>
    </w:p>
  </w:comment>
  <w:comment w:id="64" w:author="Dekempeneer Erik" w:date="2025-03-24T11:01:00Z" w:initials="ED">
    <w:p w14:paraId="446CFA82" w14:textId="77777777" w:rsidR="006436A4" w:rsidRDefault="006436A4" w:rsidP="00676D1A">
      <w:pPr>
        <w:pStyle w:val="Tekstopmerking"/>
        <w:jc w:val="left"/>
      </w:pPr>
      <w:r>
        <w:rPr>
          <w:rStyle w:val="Verwijzingopmerking"/>
        </w:rPr>
        <w:annotationRef/>
      </w:r>
      <w:r>
        <w:rPr>
          <w:lang w:val="en-US"/>
        </w:rPr>
        <w:t>@UDO</w:t>
      </w:r>
    </w:p>
    <w:p w14:paraId="7A961503" w14:textId="77777777" w:rsidR="006436A4" w:rsidRDefault="006436A4" w:rsidP="00676D1A">
      <w:pPr>
        <w:pStyle w:val="Tekstopmerking"/>
        <w:jc w:val="left"/>
      </w:pPr>
      <w:r>
        <w:rPr>
          <w:lang w:val="en-US"/>
        </w:rPr>
        <w:t>We still need to define requirements for option 3</w:t>
      </w:r>
    </w:p>
  </w:comment>
  <w:comment w:id="66" w:author="Dekempeneer Erik" w:date="2025-02-28T10:03:00Z" w:initials="ED">
    <w:p w14:paraId="1CF5C7D3" w14:textId="73CE4888" w:rsidR="006436A4" w:rsidRDefault="006436A4" w:rsidP="006B4DC3">
      <w:pPr>
        <w:pStyle w:val="Tekstopmerking"/>
        <w:jc w:val="left"/>
      </w:pPr>
      <w:r>
        <w:rPr>
          <w:rStyle w:val="Verwijzingopmerking"/>
        </w:rPr>
        <w:annotationRef/>
      </w:r>
      <w:r>
        <w:t xml:space="preserve">General comment: </w:t>
      </w:r>
    </w:p>
    <w:p w14:paraId="1BFF9A95" w14:textId="77777777" w:rsidR="006436A4" w:rsidRDefault="006436A4" w:rsidP="00A66E84">
      <w:pPr>
        <w:pStyle w:val="Tekstopmerking"/>
        <w:numPr>
          <w:ilvl w:val="0"/>
          <w:numId w:val="19"/>
        </w:numPr>
        <w:jc w:val="left"/>
      </w:pPr>
      <w:r>
        <w:t>I think that in some instances we have used the term ‘contractor’ whereas it should have been ‘applicant’. Please check carefully.</w:t>
      </w:r>
    </w:p>
    <w:p w14:paraId="41BFF50B" w14:textId="77777777" w:rsidR="006436A4" w:rsidRDefault="006436A4" w:rsidP="00A66E84">
      <w:pPr>
        <w:pStyle w:val="Tekstopmerking"/>
        <w:numPr>
          <w:ilvl w:val="0"/>
          <w:numId w:val="19"/>
        </w:numPr>
        <w:jc w:val="left"/>
      </w:pPr>
      <w:r>
        <w:t>All cross-references need to be checked. There are mistakes here and there.</w:t>
      </w:r>
    </w:p>
  </w:comment>
  <w:comment w:id="68" w:author="do Rego Lima Pedro" w:date="2025-02-25T15:38:00Z" w:initials="Pd">
    <w:p w14:paraId="4576BF89" w14:textId="43CD3880" w:rsidR="006436A4" w:rsidRDefault="006436A4" w:rsidP="0099104E">
      <w:pPr>
        <w:pStyle w:val="Tekstopmerking"/>
        <w:jc w:val="left"/>
      </w:pPr>
      <w:r>
        <w:rPr>
          <w:rStyle w:val="Verwijzingopmerking"/>
        </w:rPr>
        <w:annotationRef/>
      </w:r>
      <w:r>
        <w:rPr>
          <w:lang w:val="en-US"/>
        </w:rPr>
        <w:t>Find better title</w:t>
      </w:r>
    </w:p>
  </w:comment>
  <w:comment w:id="69" w:author="Dekempeneer Erik" w:date="2025-02-27T08:43:00Z" w:initials="ED">
    <w:p w14:paraId="0497D85F" w14:textId="77777777" w:rsidR="006436A4" w:rsidRDefault="006436A4" w:rsidP="00037F80">
      <w:pPr>
        <w:pStyle w:val="Tekstopmerking"/>
        <w:jc w:val="left"/>
      </w:pPr>
      <w:r>
        <w:rPr>
          <w:rStyle w:val="Verwijzingopmerking"/>
        </w:rPr>
        <w:annotationRef/>
      </w:r>
      <w:r>
        <w:rPr>
          <w:lang w:val="en-US"/>
        </w:rPr>
        <w:t>Replaced with same title as before</w:t>
      </w:r>
    </w:p>
  </w:comment>
  <w:comment w:id="71" w:author="Dekempeneer Erik" w:date="2025-03-15T11:55:00Z" w:initials="ED">
    <w:p w14:paraId="28A740E3" w14:textId="77777777" w:rsidR="006436A4" w:rsidRDefault="006436A4" w:rsidP="0027426D">
      <w:pPr>
        <w:pStyle w:val="Tekstopmerking"/>
        <w:jc w:val="left"/>
      </w:pPr>
      <w:r>
        <w:rPr>
          <w:rStyle w:val="Verwijzingopmerking"/>
        </w:rPr>
        <w:annotationRef/>
      </w:r>
      <w:r>
        <w:rPr>
          <w:lang w:val="en-US"/>
        </w:rPr>
        <w:t>@PCO</w:t>
      </w:r>
    </w:p>
    <w:p w14:paraId="1F417028" w14:textId="77777777" w:rsidR="006436A4" w:rsidRDefault="006436A4" w:rsidP="0027426D">
      <w:pPr>
        <w:pStyle w:val="Tekstopmerking"/>
        <w:jc w:val="left"/>
      </w:pPr>
      <w:r>
        <w:rPr>
          <w:lang w:val="en-US"/>
        </w:rPr>
        <w:t>Please check if references match the contract/ admin part)</w:t>
      </w:r>
    </w:p>
  </w:comment>
  <w:comment w:id="72" w:author="Courtheyn Peter" w:date="2025-03-25T10:47:00Z" w:initials="PC">
    <w:p w14:paraId="12761CF6" w14:textId="77777777" w:rsidR="006436A4" w:rsidRDefault="006436A4" w:rsidP="00852D3F">
      <w:pPr>
        <w:pStyle w:val="Tekstopmerking"/>
        <w:jc w:val="left"/>
      </w:pPr>
      <w:r>
        <w:rPr>
          <w:rStyle w:val="Verwijzingopmerking"/>
        </w:rPr>
        <w:annotationRef/>
      </w:r>
      <w:r>
        <w:rPr>
          <w:lang w:val="en-US"/>
        </w:rPr>
        <w:t>It is OK</w:t>
      </w:r>
    </w:p>
  </w:comment>
  <w:comment w:id="77" w:author="Dekempeneer Erik" w:date="2025-03-14T11:12:00Z" w:initials="ED">
    <w:p w14:paraId="19D00159" w14:textId="15BC803B" w:rsidR="006436A4" w:rsidRDefault="006436A4" w:rsidP="00DE1D04">
      <w:pPr>
        <w:pStyle w:val="Tekstopmerking"/>
        <w:jc w:val="left"/>
      </w:pPr>
      <w:r>
        <w:rPr>
          <w:rStyle w:val="Verwijzingopmerking"/>
        </w:rPr>
        <w:annotationRef/>
      </w:r>
      <w:r>
        <w:rPr>
          <w:lang w:val="en-US"/>
        </w:rPr>
        <w:t>@PCO</w:t>
      </w:r>
    </w:p>
    <w:p w14:paraId="13CE9601" w14:textId="77777777" w:rsidR="006436A4" w:rsidRDefault="006436A4" w:rsidP="00DE1D04">
      <w:pPr>
        <w:pStyle w:val="Tekstopmerking"/>
        <w:jc w:val="left"/>
      </w:pPr>
      <w:r>
        <w:rPr>
          <w:lang w:val="en-US"/>
        </w:rPr>
        <w:t xml:space="preserve">To me this seems a relevant addition (text copied from RF CPLR). Please evaluate. </w:t>
      </w:r>
    </w:p>
  </w:comment>
  <w:comment w:id="78" w:author="Courtheyn Peter" w:date="2025-03-25T10:48:00Z" w:initials="PC">
    <w:p w14:paraId="6754198B" w14:textId="77777777" w:rsidR="006436A4" w:rsidRDefault="006436A4" w:rsidP="00852D3F">
      <w:pPr>
        <w:pStyle w:val="Tekstopmerking"/>
        <w:jc w:val="left"/>
      </w:pPr>
      <w:r>
        <w:rPr>
          <w:rStyle w:val="Verwijzingopmerking"/>
        </w:rPr>
        <w:annotationRef/>
      </w:r>
      <w:r>
        <w:rPr>
          <w:lang w:val="en-US"/>
        </w:rPr>
        <w:t>Looks fine to me</w:t>
      </w:r>
    </w:p>
  </w:comment>
  <w:comment w:id="70" w:author="do Rego Lima Pedro" w:date="2024-12-06T09:30:00Z" w:initials="Pd">
    <w:p w14:paraId="1B697F56" w14:textId="1A9E29DE" w:rsidR="006436A4" w:rsidRDefault="006436A4" w:rsidP="00342AD4">
      <w:pPr>
        <w:pStyle w:val="Tekstopmerking"/>
        <w:jc w:val="left"/>
      </w:pPr>
      <w:r>
        <w:rPr>
          <w:rStyle w:val="Verwijzingopmerking"/>
        </w:rPr>
        <w:annotationRef/>
      </w:r>
      <w:r>
        <w:fldChar w:fldCharType="begin"/>
      </w:r>
      <w:r>
        <w:instrText>HYPERLINK "mailto:Peter.Courtheyn@extern.sckcen.be"</w:instrText>
      </w:r>
      <w:bookmarkStart w:id="79" w:name="_@_81C4CFDC5B2341C1A68C8716E3142DE5Z"/>
      <w:r>
        <w:fldChar w:fldCharType="separate"/>
      </w:r>
      <w:bookmarkEnd w:id="79"/>
      <w:r w:rsidRPr="004A7241">
        <w:rPr>
          <w:rStyle w:val="Mention1"/>
          <w:noProof/>
        </w:rPr>
        <w:t>@Courtheyn Peter</w:t>
      </w:r>
      <w:r>
        <w:fldChar w:fldCharType="end"/>
      </w:r>
      <w:r>
        <w:t xml:space="preserve"> </w:t>
      </w:r>
    </w:p>
    <w:p w14:paraId="3946B453" w14:textId="77777777" w:rsidR="006436A4" w:rsidRDefault="006436A4" w:rsidP="00342AD4">
      <w:pPr>
        <w:pStyle w:val="Tekstopmerking"/>
        <w:jc w:val="left"/>
      </w:pPr>
    </w:p>
    <w:p w14:paraId="6880A2D3" w14:textId="77777777" w:rsidR="006436A4" w:rsidRDefault="006436A4" w:rsidP="00342AD4">
      <w:pPr>
        <w:pStyle w:val="Tekstopmerking"/>
        <w:jc w:val="left"/>
      </w:pPr>
      <w:r>
        <w:t xml:space="preserve">This section 3.1 intends to group all the formal requirements . </w:t>
      </w:r>
    </w:p>
    <w:p w14:paraId="29F36E37" w14:textId="77777777" w:rsidR="006436A4" w:rsidRDefault="006436A4" w:rsidP="00342AD4">
      <w:pPr>
        <w:pStyle w:val="Tekstopmerking"/>
        <w:jc w:val="left"/>
      </w:pPr>
    </w:p>
    <w:p w14:paraId="7AD80D97" w14:textId="77777777" w:rsidR="006436A4" w:rsidRDefault="006436A4" w:rsidP="00342AD4">
      <w:pPr>
        <w:pStyle w:val="Tekstopmerking"/>
        <w:jc w:val="left"/>
      </w:pPr>
      <w:r>
        <w:t>3.1.1-3.1.3 subsections are (initially derived from QM Assembly (latest version).  I drafted it with section number (can be removed now) and clause  for joining the paragraphs related to the same issue.</w:t>
      </w:r>
    </w:p>
    <w:p w14:paraId="4D8E6359" w14:textId="77777777" w:rsidR="006436A4" w:rsidRDefault="006436A4" w:rsidP="00342AD4">
      <w:pPr>
        <w:pStyle w:val="Tekstopmerking"/>
        <w:jc w:val="left"/>
      </w:pPr>
    </w:p>
    <w:p w14:paraId="6A863328" w14:textId="77777777" w:rsidR="006436A4" w:rsidRDefault="006436A4" w:rsidP="00342AD4">
      <w:pPr>
        <w:pStyle w:val="Tekstopmerking"/>
        <w:jc w:val="left"/>
      </w:pPr>
      <w:r>
        <w:t>Please review / rework to final drafting according to PUR requisites.</w:t>
      </w:r>
    </w:p>
  </w:comment>
  <w:comment w:id="3005" w:author="Dorda Ulrich" w:date="2025-04-09T16:16:00Z" w:initials="UD">
    <w:p w14:paraId="6A047C19" w14:textId="4827BE5E" w:rsidR="006436A4" w:rsidRDefault="006436A4" w:rsidP="00AF5EA9">
      <w:pPr>
        <w:pStyle w:val="Tekstopmerking"/>
        <w:jc w:val="left"/>
      </w:pPr>
      <w:r>
        <w:rPr>
          <w:rStyle w:val="Verwijzingopmerking"/>
        </w:rPr>
        <w:annotationRef/>
      </w:r>
      <w:r>
        <w:t>@GKO: remove the “steady state” and “transient”</w:t>
      </w:r>
    </w:p>
    <w:p w14:paraId="4919ABA0" w14:textId="77777777" w:rsidR="006436A4" w:rsidRDefault="006436A4" w:rsidP="00AF5EA9">
      <w:pPr>
        <w:pStyle w:val="Tekstopmerking"/>
        <w:jc w:val="left"/>
      </w:pPr>
    </w:p>
    <w:p w14:paraId="05251B5F" w14:textId="77777777" w:rsidR="006436A4" w:rsidRDefault="006436A4" w:rsidP="00AF5EA9">
      <w:pPr>
        <w:pStyle w:val="Tekstopmerking"/>
        <w:jc w:val="left"/>
      </w:pPr>
      <w:r>
        <w:t>2K operation and Standby needs to be changed</w:t>
      </w:r>
    </w:p>
  </w:comment>
  <w:comment w:id="3009" w:author="Dekempeneer Erik" w:date="2025-04-25T10:45:00Z" w:initials="ED">
    <w:p w14:paraId="2BC4D9D7" w14:textId="77777777" w:rsidR="006436A4" w:rsidRDefault="006436A4" w:rsidP="008263AA">
      <w:pPr>
        <w:pStyle w:val="Tekstopmerking"/>
        <w:jc w:val="left"/>
      </w:pPr>
      <w:r>
        <w:rPr>
          <w:rStyle w:val="Verwijzingopmerking"/>
        </w:rPr>
        <w:annotationRef/>
      </w:r>
      <w:r>
        <w:rPr>
          <w:lang w:val="en-US"/>
        </w:rPr>
        <w:t>This is not clear. What is the purpose of the requirement ?</w:t>
      </w:r>
    </w:p>
  </w:comment>
  <w:comment w:id="3017" w:author="Dekempeneer Erik" w:date="2025-03-13T18:43:00Z" w:initials="ED">
    <w:p w14:paraId="2636D598" w14:textId="686340DB" w:rsidR="006436A4" w:rsidRDefault="006436A4" w:rsidP="00064252">
      <w:pPr>
        <w:pStyle w:val="Tekstopmerking"/>
        <w:jc w:val="left"/>
      </w:pPr>
      <w:r>
        <w:rPr>
          <w:rStyle w:val="Verwijzingopmerking"/>
        </w:rPr>
        <w:annotationRef/>
      </w:r>
      <w:r>
        <w:t>@GBO</w:t>
      </w:r>
    </w:p>
    <w:p w14:paraId="20ACF03A" w14:textId="77777777" w:rsidR="006436A4" w:rsidRDefault="006436A4" w:rsidP="00064252">
      <w:pPr>
        <w:pStyle w:val="Tekstopmerking"/>
        <w:jc w:val="left"/>
      </w:pPr>
      <w:r>
        <w:t>Can we read ‘static heat load’ from this table ? We should define static heat load explicitly because the term is used in the text but so far not really defined</w:t>
      </w:r>
    </w:p>
  </w:comment>
  <w:comment w:id="3022" w:author="Dorda Ulrich" w:date="2025-03-27T16:40:00Z" w:initials="UD">
    <w:p w14:paraId="22A8A855" w14:textId="324A7AFA" w:rsidR="006436A4" w:rsidRDefault="006436A4" w:rsidP="00C50DB4">
      <w:pPr>
        <w:pStyle w:val="Tekstopmerking"/>
        <w:jc w:val="left"/>
      </w:pPr>
      <w:r>
        <w:rPr>
          <w:rStyle w:val="Verwijzingopmerking"/>
        </w:rPr>
        <w:annotationRef/>
      </w:r>
      <w:r>
        <w:rPr>
          <w:lang w:val="en-US"/>
        </w:rPr>
        <w:t>Take Daniels text on prevention of loosing Helium -&gt; reduced mode with 1 compressor for that.</w:t>
      </w:r>
    </w:p>
  </w:comment>
  <w:comment w:id="3023" w:author="Dorda Ulrich" w:date="2025-04-07T11:03:00Z" w:initials="UD">
    <w:p w14:paraId="5E4789B2" w14:textId="77777777" w:rsidR="006436A4" w:rsidRDefault="006436A4" w:rsidP="00507192">
      <w:pPr>
        <w:pStyle w:val="Tekstopmerking"/>
        <w:jc w:val="left"/>
      </w:pPr>
      <w:r>
        <w:rPr>
          <w:rStyle w:val="Verwijzingopmerking"/>
        </w:rPr>
        <w:annotationRef/>
      </w:r>
      <w:r>
        <w:rPr>
          <w:lang w:val="en-US"/>
        </w:rPr>
        <w:t>@GKO: add section for He-recovery system (which must also work in abnormal envent)</w:t>
      </w:r>
    </w:p>
  </w:comment>
  <w:comment w:id="3027" w:author="Dekempeneer Erik" w:date="2025-03-21T10:46:00Z" w:initials="ED">
    <w:p w14:paraId="295B7B0B" w14:textId="50FC47C8" w:rsidR="006436A4" w:rsidRDefault="006436A4" w:rsidP="000F269A">
      <w:pPr>
        <w:pStyle w:val="Tekstopmerking"/>
        <w:jc w:val="left"/>
      </w:pPr>
      <w:r>
        <w:rPr>
          <w:rStyle w:val="Verwijzingopmerking"/>
        </w:rPr>
        <w:annotationRef/>
      </w:r>
      <w:r>
        <w:rPr>
          <w:lang w:val="en-US"/>
        </w:rPr>
        <w:t>Add requirement requesting compliance with te conceptual design note from DSBT.</w:t>
      </w:r>
    </w:p>
  </w:comment>
  <w:comment w:id="3028" w:author="Dorda Ulrich" w:date="2025-04-28T14:57:00Z" w:initials="UD">
    <w:p w14:paraId="4E170274" w14:textId="77777777" w:rsidR="006436A4" w:rsidRDefault="006436A4" w:rsidP="00B32F0A">
      <w:pPr>
        <w:pStyle w:val="Tekstopmerking"/>
        <w:jc w:val="left"/>
      </w:pPr>
      <w:r>
        <w:rPr>
          <w:rStyle w:val="Verwijzingopmerking"/>
        </w:rPr>
        <w:annotationRef/>
      </w:r>
      <w:r>
        <w:rPr>
          <w:lang w:val="en-US"/>
        </w:rPr>
        <w:t>We decided no the put the conceptual design note forward (and it would not be a requirement but only as a “source of ideas”)</w:t>
      </w:r>
    </w:p>
  </w:comment>
  <w:comment w:id="3032" w:author="Dorda Ulrich" w:date="2025-04-16T15:05:00Z" w:initials="UD">
    <w:p w14:paraId="50112C8A" w14:textId="52047C48" w:rsidR="006436A4" w:rsidRDefault="006436A4" w:rsidP="002468F0">
      <w:pPr>
        <w:pStyle w:val="Tekstopmerking"/>
        <w:jc w:val="left"/>
      </w:pPr>
      <w:r>
        <w:rPr>
          <w:rStyle w:val="Verwijzingopmerking"/>
        </w:rPr>
        <w:annotationRef/>
      </w:r>
      <w:r>
        <w:t>Add definition (either here or in the glossary)</w:t>
      </w:r>
    </w:p>
  </w:comment>
  <w:comment w:id="3031" w:author="Dorda Ulrich" w:date="2025-04-16T15:10:00Z" w:initials="UD">
    <w:p w14:paraId="3DE683F9" w14:textId="77777777" w:rsidR="006436A4" w:rsidRDefault="006436A4" w:rsidP="002468F0">
      <w:pPr>
        <w:pStyle w:val="Tekstopmerking"/>
        <w:jc w:val="left"/>
      </w:pPr>
      <w:r>
        <w:rPr>
          <w:rStyle w:val="Verwijzingopmerking"/>
        </w:rPr>
        <w:annotationRef/>
      </w:r>
      <w:r>
        <w:t>@DBE: Check! Is the number good and is it really for all operating conditions. E.g. only steady state scenarios?</w:t>
      </w:r>
    </w:p>
  </w:comment>
  <w:comment w:id="3033" w:author="Dorda Ulrich" w:date="2025-04-16T15:12:00Z" w:initials="UD">
    <w:p w14:paraId="4F61B921" w14:textId="77777777" w:rsidR="006436A4" w:rsidRDefault="006436A4" w:rsidP="002468F0">
      <w:pPr>
        <w:pStyle w:val="Tekstopmerking"/>
        <w:jc w:val="left"/>
      </w:pPr>
      <w:r>
        <w:rPr>
          <w:rStyle w:val="Verwijzingopmerking"/>
        </w:rPr>
        <w:annotationRef/>
      </w:r>
      <w:r>
        <w:rPr>
          <w:lang w:val="en-US"/>
        </w:rPr>
        <w:t>@PUR and legal: Very closely check this.</w:t>
      </w:r>
    </w:p>
  </w:comment>
  <w:comment w:id="3034" w:author="Dorda Ulrich" w:date="2025-04-16T15:29:00Z" w:initials="UD">
    <w:p w14:paraId="73080060" w14:textId="77777777" w:rsidR="006436A4" w:rsidRDefault="006436A4" w:rsidP="002468F0">
      <w:pPr>
        <w:pStyle w:val="Tekstopmerking"/>
        <w:jc w:val="left"/>
      </w:pPr>
      <w:r>
        <w:rPr>
          <w:rStyle w:val="Verwijzingopmerking"/>
        </w:rPr>
        <w:annotationRef/>
      </w:r>
      <w:r>
        <w:rPr>
          <w:lang w:val="en-US"/>
        </w:rPr>
        <w:t>@DBE: let’s discuss</w:t>
      </w:r>
    </w:p>
  </w:comment>
  <w:comment w:id="3035" w:author="Dorda Ulrich" w:date="2025-04-16T15:28:00Z" w:initials="UD">
    <w:p w14:paraId="15035777" w14:textId="77777777" w:rsidR="006436A4" w:rsidRDefault="006436A4" w:rsidP="002468F0">
      <w:pPr>
        <w:pStyle w:val="Tekstopmerking"/>
        <w:jc w:val="left"/>
      </w:pPr>
      <w:r>
        <w:rPr>
          <w:rStyle w:val="Verwijzingopmerking"/>
        </w:rPr>
        <w:annotationRef/>
      </w:r>
      <w:r>
        <w:rPr>
          <w:lang w:val="en-US"/>
        </w:rPr>
        <w:t>Legal / PUR!! - check carefully, change, move etc. This is crucial, as it may have a significant financial impact (our electricity cost) etc.</w:t>
      </w:r>
    </w:p>
  </w:comment>
  <w:comment w:id="3037" w:author="do Rego Lima Pedro" w:date="2025-02-25T13:28:00Z" w:initials="Pd">
    <w:p w14:paraId="5E94967E" w14:textId="654A018F" w:rsidR="006436A4" w:rsidRDefault="006436A4" w:rsidP="003D764B">
      <w:pPr>
        <w:pStyle w:val="Tekstopmerking"/>
        <w:jc w:val="left"/>
      </w:pPr>
      <w:r>
        <w:rPr>
          <w:rStyle w:val="Verwijzingopmerking"/>
        </w:rPr>
        <w:annotationRef/>
      </w:r>
      <w:r>
        <w:t xml:space="preserve">New subsection to group reliability requirements </w:t>
      </w:r>
    </w:p>
  </w:comment>
  <w:comment w:id="3073" w:author="Dorda Ulrich" w:date="2025-04-09T16:37:00Z" w:initials="UD">
    <w:p w14:paraId="6AF19C2F" w14:textId="77777777" w:rsidR="006436A4" w:rsidRDefault="006436A4" w:rsidP="00653DFD">
      <w:pPr>
        <w:pStyle w:val="Tekstopmerking"/>
        <w:jc w:val="left"/>
      </w:pPr>
      <w:r>
        <w:rPr>
          <w:rStyle w:val="Verwijzingopmerking"/>
        </w:rPr>
        <w:annotationRef/>
      </w:r>
      <w:r>
        <w:rPr>
          <w:lang w:val="en-US"/>
        </w:rPr>
        <w:t>GKO: Clean up</w:t>
      </w:r>
    </w:p>
  </w:comment>
  <w:comment w:id="3074" w:author="Bonthuys Gerkotze" w:date="2025-05-09T10:06:00Z" w:initials="GB">
    <w:p w14:paraId="7CCE53AB" w14:textId="77777777" w:rsidR="00535285" w:rsidRDefault="00535285" w:rsidP="00535285">
      <w:pPr>
        <w:pStyle w:val="Tekstopmerking"/>
        <w:jc w:val="left"/>
      </w:pPr>
      <w:r>
        <w:rPr>
          <w:rStyle w:val="Verwijzingopmerking"/>
        </w:rPr>
        <w:annotationRef/>
      </w:r>
      <w:r>
        <w:rPr>
          <w:lang w:val="en-US"/>
        </w:rPr>
        <w:t>Updated text for clarity - expanded the offer requirements</w:t>
      </w:r>
    </w:p>
  </w:comment>
  <w:comment w:id="3080" w:author="Dekempeneer Erik" w:date="2025-03-03T09:12:00Z" w:initials="ED">
    <w:p w14:paraId="7E95BC64" w14:textId="615EC7BC" w:rsidR="006436A4" w:rsidRDefault="006436A4" w:rsidP="00096E71">
      <w:pPr>
        <w:pStyle w:val="Tekstopmerking"/>
        <w:jc w:val="left"/>
      </w:pPr>
      <w:r>
        <w:rPr>
          <w:rStyle w:val="Verwijzingopmerking"/>
        </w:rPr>
        <w:annotationRef/>
      </w:r>
      <w:r>
        <w:rPr>
          <w:lang w:val="en-US"/>
        </w:rPr>
        <w:t>It would be better to move this whole requirement to 3.5.1.1. Here it raises questions because we have not read about the operating scenario’s yet.</w:t>
      </w:r>
    </w:p>
  </w:comment>
  <w:comment w:id="3081" w:author="do Rego Lima Pedro" w:date="2025-03-04T13:51:00Z" w:initials="Pd">
    <w:p w14:paraId="516953C5" w14:textId="77777777" w:rsidR="006436A4" w:rsidRDefault="006436A4" w:rsidP="00096E71">
      <w:pPr>
        <w:pStyle w:val="Tekstopmerking"/>
        <w:jc w:val="left"/>
      </w:pPr>
      <w:r>
        <w:rPr>
          <w:rStyle w:val="Verwijzingopmerking"/>
        </w:rPr>
        <w:annotationRef/>
      </w:r>
      <w:r>
        <w:rPr>
          <w:lang w:val="en-US"/>
        </w:rPr>
        <w:t>moved</w:t>
      </w:r>
    </w:p>
  </w:comment>
  <w:comment w:id="3082" w:author="Dekempeneer Erik" w:date="2025-04-25T11:08:00Z" w:initials="ED">
    <w:p w14:paraId="20FBBB44" w14:textId="77777777" w:rsidR="006436A4" w:rsidRDefault="006436A4" w:rsidP="00C51B4D">
      <w:pPr>
        <w:pStyle w:val="Tekstopmerking"/>
        <w:jc w:val="left"/>
      </w:pPr>
      <w:r>
        <w:rPr>
          <w:rStyle w:val="Verwijzingopmerking"/>
        </w:rPr>
        <w:annotationRef/>
      </w:r>
      <w:r>
        <w:rPr>
          <w:lang w:val="en-US"/>
        </w:rPr>
        <w:t>Add definition</w:t>
      </w:r>
    </w:p>
  </w:comment>
  <w:comment w:id="3085" w:author="Dekempeneer Erik" w:date="2025-04-25T11:21:00Z" w:initials="ED">
    <w:p w14:paraId="2ACCB71C" w14:textId="77777777" w:rsidR="006436A4" w:rsidRDefault="006436A4" w:rsidP="00F31C94">
      <w:pPr>
        <w:pStyle w:val="Tekstopmerking"/>
        <w:jc w:val="left"/>
      </w:pPr>
      <w:r>
        <w:rPr>
          <w:rStyle w:val="Verwijzingopmerking"/>
        </w:rPr>
        <w:annotationRef/>
      </w:r>
      <w:r>
        <w:rPr>
          <w:lang w:val="en-US"/>
        </w:rPr>
        <w:t>Nearly the same title as higher level title 3.3. Perhaps redundant aggregation level ?</w:t>
      </w:r>
    </w:p>
  </w:comment>
  <w:comment w:id="3086" w:author="Dorda Ulrich" w:date="2025-04-18T09:44:00Z" w:initials="UD">
    <w:p w14:paraId="15534A7A" w14:textId="03CD0840" w:rsidR="006436A4" w:rsidRDefault="006436A4" w:rsidP="00B478AD">
      <w:pPr>
        <w:pStyle w:val="Tekstopmerking"/>
        <w:jc w:val="left"/>
      </w:pPr>
      <w:r>
        <w:rPr>
          <w:rStyle w:val="Verwijzingopmerking"/>
        </w:rPr>
        <w:annotationRef/>
      </w:r>
      <w:r>
        <w:rPr>
          <w:lang w:val="en-US"/>
        </w:rPr>
        <w:t>Our burst disks are at 2bar. To discuss with DBE</w:t>
      </w:r>
    </w:p>
  </w:comment>
  <w:comment w:id="3087" w:author="Dorda Ulrich" w:date="2025-03-28T12:56:00Z" w:initials="UD">
    <w:p w14:paraId="185D5737" w14:textId="47E7DF41" w:rsidR="006436A4" w:rsidRDefault="006436A4" w:rsidP="003232CF">
      <w:pPr>
        <w:pStyle w:val="Tekstopmerking"/>
        <w:jc w:val="left"/>
      </w:pPr>
      <w:r>
        <w:rPr>
          <w:rStyle w:val="Verwijzingopmerking"/>
        </w:rPr>
        <w:annotationRef/>
      </w:r>
      <w:r>
        <w:rPr>
          <w:lang w:val="en-US"/>
        </w:rPr>
        <w:t>GKO: come back to this if this needed</w:t>
      </w:r>
    </w:p>
  </w:comment>
  <w:comment w:id="3088" w:author="Dekempeneer Erik" w:date="2025-04-25T11:25:00Z" w:initials="ED">
    <w:p w14:paraId="32D3CFF0" w14:textId="77777777" w:rsidR="006436A4" w:rsidRDefault="006436A4" w:rsidP="00F31C94">
      <w:pPr>
        <w:pStyle w:val="Tekstopmerking"/>
        <w:jc w:val="left"/>
      </w:pPr>
      <w:r>
        <w:rPr>
          <w:rStyle w:val="Verwijzingopmerking"/>
        </w:rPr>
        <w:annotationRef/>
      </w:r>
      <w:r>
        <w:rPr>
          <w:lang w:val="en-US"/>
        </w:rPr>
        <w:t>??</w:t>
      </w:r>
    </w:p>
  </w:comment>
  <w:comment w:id="3089" w:author="Dorda Ulrich" w:date="2025-04-28T14:24:00Z" w:initials="UD">
    <w:p w14:paraId="1B80EA19" w14:textId="77777777" w:rsidR="006436A4" w:rsidRDefault="006436A4" w:rsidP="00C14BC0">
      <w:pPr>
        <w:pStyle w:val="Tekstopmerking"/>
        <w:jc w:val="left"/>
      </w:pPr>
      <w:r>
        <w:rPr>
          <w:rStyle w:val="Verwijzingopmerking"/>
        </w:rPr>
        <w:annotationRef/>
      </w:r>
      <w:r>
        <w:rPr>
          <w:lang w:val="en-US"/>
        </w:rPr>
        <w:t>We somehow imply it, but have it in most tenders. To not have them give us refurbished stuff.</w:t>
      </w:r>
    </w:p>
  </w:comment>
  <w:comment w:id="3091" w:author="Dorda Ulrich" w:date="2025-03-28T13:02:00Z" w:initials="UD">
    <w:p w14:paraId="7BE70A87" w14:textId="17CFF3D8" w:rsidR="006436A4" w:rsidRDefault="006436A4" w:rsidP="0091495B">
      <w:pPr>
        <w:pStyle w:val="Tekstopmerking"/>
        <w:jc w:val="left"/>
      </w:pPr>
      <w:r>
        <w:rPr>
          <w:rStyle w:val="Verwijzingopmerking"/>
        </w:rPr>
        <w:annotationRef/>
      </w:r>
      <w:r>
        <w:rPr>
          <w:lang w:val="en-US"/>
        </w:rPr>
        <w:t>GKO: Check with DBE if this change was as intended</w:t>
      </w:r>
    </w:p>
  </w:comment>
  <w:comment w:id="3092" w:author="Dekempeneer Erik" w:date="2025-04-25T11:30:00Z" w:initials="ED">
    <w:p w14:paraId="1A5D242D" w14:textId="77777777" w:rsidR="006436A4" w:rsidRDefault="006436A4" w:rsidP="00F31C94">
      <w:pPr>
        <w:pStyle w:val="Tekstopmerking"/>
        <w:jc w:val="left"/>
      </w:pPr>
      <w:r>
        <w:rPr>
          <w:rStyle w:val="Verwijzingopmerking"/>
        </w:rPr>
        <w:annotationRef/>
      </w:r>
      <w:r>
        <w:rPr>
          <w:lang w:val="en-US"/>
        </w:rPr>
        <w:t>Where is it defined ?</w:t>
      </w:r>
    </w:p>
  </w:comment>
  <w:comment w:id="3093" w:author="Dorda Ulrich" w:date="2025-04-28T14:26:00Z" w:initials="UD">
    <w:p w14:paraId="74F6ECE0" w14:textId="77777777" w:rsidR="006436A4" w:rsidRDefault="006436A4" w:rsidP="00C14BC0">
      <w:pPr>
        <w:pStyle w:val="Tekstopmerking"/>
        <w:jc w:val="left"/>
      </w:pPr>
      <w:r>
        <w:rPr>
          <w:rStyle w:val="Verwijzingopmerking"/>
        </w:rPr>
        <w:annotationRef/>
      </w:r>
      <w:r>
        <w:rPr>
          <w:lang w:val="en-US"/>
        </w:rPr>
        <w:t>@GKO: correct woring (is it S-line?)</w:t>
      </w:r>
    </w:p>
  </w:comment>
  <w:comment w:id="3096" w:author="Dorda Ulrich" w:date="2025-03-31T09:54:00Z" w:initials="UD">
    <w:p w14:paraId="0F0C4154" w14:textId="237ACF1E" w:rsidR="006436A4" w:rsidRDefault="006436A4" w:rsidP="000F66FC">
      <w:pPr>
        <w:pStyle w:val="Tekstopmerking"/>
        <w:jc w:val="left"/>
      </w:pPr>
      <w:r>
        <w:rPr>
          <w:rStyle w:val="Verwijzingopmerking"/>
        </w:rPr>
        <w:annotationRef/>
      </w:r>
      <w:r>
        <w:rPr>
          <w:lang w:val="en-US"/>
        </w:rPr>
        <w:t>We should leave this to them - they need to CE certify, we do not want to take responsibility</w:t>
      </w:r>
    </w:p>
  </w:comment>
  <w:comment w:id="3097" w:author="Dorda Ulrich" w:date="2025-03-31T09:54:00Z" w:initials="UD">
    <w:p w14:paraId="5A6CC6BD" w14:textId="77777777" w:rsidR="006436A4" w:rsidRDefault="006436A4" w:rsidP="000F66FC">
      <w:pPr>
        <w:pStyle w:val="Tekstopmerking"/>
        <w:jc w:val="left"/>
      </w:pPr>
      <w:r>
        <w:rPr>
          <w:rStyle w:val="Verwijzingopmerking"/>
        </w:rPr>
        <w:annotationRef/>
      </w:r>
      <w:r>
        <w:rPr>
          <w:lang w:val="en-US"/>
        </w:rPr>
        <w:t>Covered by generic requirement?</w:t>
      </w:r>
    </w:p>
  </w:comment>
  <w:comment w:id="3098" w:author="Dorda Ulrich" w:date="2025-03-31T09:56:00Z" w:initials="UD">
    <w:p w14:paraId="1073A44E" w14:textId="77777777" w:rsidR="006436A4" w:rsidRDefault="006436A4" w:rsidP="00211CC0">
      <w:pPr>
        <w:pStyle w:val="Tekstopmerking"/>
        <w:jc w:val="left"/>
      </w:pPr>
      <w:r>
        <w:rPr>
          <w:rStyle w:val="Verwijzingopmerking"/>
        </w:rPr>
        <w:annotationRef/>
      </w:r>
      <w:r>
        <w:rPr>
          <w:lang w:val="en-US"/>
        </w:rPr>
        <w:t>Move to previous section?</w:t>
      </w:r>
    </w:p>
  </w:comment>
  <w:comment w:id="3099" w:author="Dorda Ulrich" w:date="2025-03-31T09:57:00Z" w:initials="UD">
    <w:p w14:paraId="0B429965" w14:textId="5083657A" w:rsidR="006436A4" w:rsidRDefault="006436A4" w:rsidP="001C6686">
      <w:pPr>
        <w:pStyle w:val="Tekstopmerking"/>
        <w:jc w:val="left"/>
      </w:pPr>
      <w:r>
        <w:rPr>
          <w:rStyle w:val="Verwijzingopmerking"/>
        </w:rPr>
        <w:annotationRef/>
      </w:r>
      <w:r>
        <w:rPr>
          <w:lang w:val="en-US"/>
        </w:rPr>
        <w:t>Usefullness?</w:t>
      </w:r>
    </w:p>
  </w:comment>
  <w:comment w:id="3100" w:author="Dorda Ulrich" w:date="2025-03-31T09:58:00Z" w:initials="UD">
    <w:p w14:paraId="4120DC05" w14:textId="77777777" w:rsidR="006436A4" w:rsidRDefault="006436A4" w:rsidP="001C6686">
      <w:pPr>
        <w:pStyle w:val="Tekstopmerking"/>
        <w:jc w:val="left"/>
      </w:pPr>
      <w:r>
        <w:rPr>
          <w:rStyle w:val="Verwijzingopmerking"/>
        </w:rPr>
        <w:annotationRef/>
      </w:r>
      <w:r>
        <w:rPr>
          <w:lang w:val="en-US"/>
        </w:rPr>
        <w:t>Usefullness?</w:t>
      </w:r>
    </w:p>
  </w:comment>
  <w:comment w:id="3102" w:author="Dekempeneer Erik" w:date="2025-03-10T09:32:00Z" w:initials="ED">
    <w:p w14:paraId="39F966F9" w14:textId="7269BF8A" w:rsidR="006436A4" w:rsidRDefault="006436A4" w:rsidP="007934A1">
      <w:pPr>
        <w:pStyle w:val="Tekstopmerking"/>
        <w:jc w:val="left"/>
      </w:pPr>
      <w:r>
        <w:rPr>
          <w:rStyle w:val="Verwijzingopmerking"/>
        </w:rPr>
        <w:annotationRef/>
      </w:r>
      <w:r>
        <w:t>@GBO</w:t>
      </w:r>
    </w:p>
    <w:p w14:paraId="6D0559F8" w14:textId="77777777" w:rsidR="006436A4" w:rsidRDefault="006436A4" w:rsidP="007934A1">
      <w:pPr>
        <w:pStyle w:val="Tekstopmerking"/>
        <w:jc w:val="left"/>
      </w:pPr>
      <w:r>
        <w:t>Rephrase ‘exploitable’, e.g. ‘that can be controlled by’ ?</w:t>
      </w:r>
    </w:p>
  </w:comment>
  <w:comment w:id="3105" w:author="Dekempeneer Erik" w:date="2025-03-10T09:34:00Z" w:initials="ED">
    <w:p w14:paraId="420BDDDB" w14:textId="46FD6034" w:rsidR="006436A4" w:rsidRDefault="006436A4" w:rsidP="007934A1">
      <w:pPr>
        <w:pStyle w:val="Tekstopmerking"/>
        <w:jc w:val="left"/>
      </w:pPr>
      <w:r>
        <w:rPr>
          <w:rStyle w:val="Verwijzingopmerking"/>
        </w:rPr>
        <w:annotationRef/>
      </w:r>
      <w:r>
        <w:t>@GBO</w:t>
      </w:r>
    </w:p>
    <w:p w14:paraId="5C4AE6AF" w14:textId="77777777" w:rsidR="006436A4" w:rsidRDefault="006436A4" w:rsidP="007934A1">
      <w:pPr>
        <w:pStyle w:val="Tekstopmerking"/>
        <w:jc w:val="left"/>
      </w:pPr>
      <w:r>
        <w:t xml:space="preserve">Is this a test platform ? </w:t>
      </w:r>
    </w:p>
    <w:p w14:paraId="4080B665" w14:textId="77777777" w:rsidR="006436A4" w:rsidRDefault="006436A4" w:rsidP="007934A1">
      <w:pPr>
        <w:pStyle w:val="Tekstopmerking"/>
        <w:jc w:val="left"/>
      </w:pPr>
      <w:r>
        <w:t>Is it sufficiently defined ?</w:t>
      </w:r>
    </w:p>
    <w:p w14:paraId="30BBC5E9" w14:textId="77777777" w:rsidR="006436A4" w:rsidRDefault="006436A4" w:rsidP="007934A1">
      <w:pPr>
        <w:pStyle w:val="Tekstopmerking"/>
        <w:jc w:val="left"/>
      </w:pPr>
      <w:r>
        <w:t>Add to scope of work ?</w:t>
      </w:r>
    </w:p>
  </w:comment>
  <w:comment w:id="3106" w:author="Dorda Ulrich" w:date="2025-03-31T10:23:00Z" w:initials="UD">
    <w:p w14:paraId="29AF81AA" w14:textId="77777777" w:rsidR="006436A4" w:rsidRDefault="006436A4" w:rsidP="00474204">
      <w:pPr>
        <w:pStyle w:val="Tekstopmerking"/>
        <w:jc w:val="left"/>
      </w:pPr>
      <w:r>
        <w:rPr>
          <w:rStyle w:val="Verwijzingopmerking"/>
        </w:rPr>
        <w:annotationRef/>
      </w:r>
      <w:r>
        <w:rPr>
          <w:lang w:val="en-US"/>
        </w:rPr>
        <w:t>Do we really want this? Why not use our standard skids that Vladimir will need anyway</w:t>
      </w:r>
    </w:p>
  </w:comment>
  <w:comment w:id="3107" w:author="Dorda Ulrich" w:date="2025-04-16T15:43:00Z" w:initials="UD">
    <w:p w14:paraId="671C5D2B" w14:textId="77777777" w:rsidR="006436A4" w:rsidRDefault="006436A4" w:rsidP="00D90B93">
      <w:pPr>
        <w:pStyle w:val="Tekstopmerking"/>
        <w:jc w:val="left"/>
      </w:pPr>
      <w:r>
        <w:rPr>
          <w:rStyle w:val="Verwijzingopmerking"/>
        </w:rPr>
        <w:annotationRef/>
      </w:r>
      <w:r>
        <w:rPr>
          <w:lang w:val="en-US"/>
        </w:rPr>
        <w:t>GKO: Talk to Vladimir</w:t>
      </w:r>
    </w:p>
  </w:comment>
  <w:comment w:id="3108" w:author="Dorda Ulrich" w:date="2025-04-16T15:53:00Z" w:initials="UD">
    <w:p w14:paraId="0ECA25BB" w14:textId="77777777" w:rsidR="006436A4" w:rsidRDefault="006436A4" w:rsidP="001440FB">
      <w:pPr>
        <w:pStyle w:val="Tekstopmerking"/>
        <w:jc w:val="left"/>
      </w:pPr>
      <w:r>
        <w:rPr>
          <w:rStyle w:val="Verwijzingopmerking"/>
        </w:rPr>
        <w:annotationRef/>
      </w:r>
      <w:r>
        <w:rPr>
          <w:lang w:val="en-US"/>
        </w:rPr>
        <w:t>Terminology (roughing). Where is this valve supposed to be?</w:t>
      </w:r>
    </w:p>
  </w:comment>
  <w:comment w:id="3109" w:author="Dorda Ulrich" w:date="2025-04-16T15:56:00Z" w:initials="UD">
    <w:p w14:paraId="200FE66D" w14:textId="77777777" w:rsidR="006436A4" w:rsidRDefault="006436A4" w:rsidP="00FD585C">
      <w:pPr>
        <w:pStyle w:val="Tekstopmerking"/>
        <w:jc w:val="left"/>
      </w:pPr>
      <w:r>
        <w:rPr>
          <w:rStyle w:val="Verwijzingopmerking"/>
        </w:rPr>
        <w:annotationRef/>
      </w:r>
      <w:r>
        <w:rPr>
          <w:lang w:val="en-US"/>
        </w:rPr>
        <w:t>Clean up. E.g. allow (shall they implement a automatic pump down  or just implement the gauges so that we can do this)</w:t>
      </w:r>
    </w:p>
  </w:comment>
  <w:comment w:id="3115" w:author="Dorda Ulrich" w:date="2025-04-18T09:29:00Z" w:initials="UD">
    <w:p w14:paraId="591D66B4" w14:textId="04A63A51" w:rsidR="006436A4" w:rsidRDefault="006436A4" w:rsidP="00183039">
      <w:pPr>
        <w:pStyle w:val="Tekstopmerking"/>
        <w:jc w:val="left"/>
      </w:pPr>
      <w:r>
        <w:rPr>
          <w:rStyle w:val="Verwijzingopmerking"/>
        </w:rPr>
        <w:annotationRef/>
      </w:r>
      <w:r>
        <w:rPr>
          <w:lang w:val="en-US"/>
        </w:rPr>
        <w:t>@GKO: move to better suited location</w:t>
      </w:r>
    </w:p>
  </w:comment>
  <w:comment w:id="3116" w:author="Dorda Ulrich" w:date="2025-04-18T09:34:00Z" w:initials="UD">
    <w:p w14:paraId="5A40C2F5" w14:textId="77777777" w:rsidR="006436A4" w:rsidRDefault="006436A4" w:rsidP="006239BD">
      <w:pPr>
        <w:pStyle w:val="Tekstopmerking"/>
        <w:jc w:val="left"/>
      </w:pPr>
      <w:r>
        <w:rPr>
          <w:rStyle w:val="Verwijzingopmerking"/>
        </w:rPr>
        <w:annotationRef/>
      </w:r>
      <w:r>
        <w:rPr>
          <w:lang w:val="en-US"/>
        </w:rPr>
        <w:t>Discuss with DBE</w:t>
      </w:r>
    </w:p>
  </w:comment>
  <w:comment w:id="3118" w:author="Dorda Ulrich" w:date="2025-04-18T10:07:00Z" w:initials="UD">
    <w:p w14:paraId="19EB78F7" w14:textId="77777777" w:rsidR="006436A4" w:rsidRDefault="006436A4" w:rsidP="00717139">
      <w:pPr>
        <w:pStyle w:val="Tekstopmerking"/>
        <w:jc w:val="left"/>
      </w:pPr>
      <w:r>
        <w:rPr>
          <w:rStyle w:val="Verwijzingopmerking"/>
        </w:rPr>
        <w:annotationRef/>
      </w:r>
      <w:r>
        <w:t>To discuss with NFS - how do we get the backup power? Same connections? How do they have to split…?</w:t>
      </w:r>
    </w:p>
  </w:comment>
  <w:comment w:id="3169" w:author="Dorda Ulrich" w:date="2025-04-18T10:09:00Z" w:initials="UD">
    <w:p w14:paraId="1D077DB0" w14:textId="77777777" w:rsidR="006436A4" w:rsidRDefault="006436A4" w:rsidP="00B6666A">
      <w:pPr>
        <w:pStyle w:val="Tekstopmerking"/>
        <w:jc w:val="left"/>
      </w:pPr>
      <w:r>
        <w:rPr>
          <w:rStyle w:val="Verwijzingopmerking"/>
        </w:rPr>
        <w:annotationRef/>
      </w:r>
      <w:r>
        <w:rPr>
          <w:lang w:val="en-US"/>
        </w:rPr>
        <w:t>Wait for AFA decision. UDO to push.</w:t>
      </w:r>
    </w:p>
  </w:comment>
  <w:comment w:id="3170" w:author="Dorda Ulrich" w:date="2025-04-18T10:18:00Z" w:initials="UD">
    <w:p w14:paraId="4364BD97" w14:textId="77777777" w:rsidR="006436A4" w:rsidRDefault="006436A4" w:rsidP="00DA5CDD">
      <w:pPr>
        <w:pStyle w:val="Tekstopmerking"/>
        <w:jc w:val="left"/>
      </w:pPr>
      <w:r>
        <w:rPr>
          <w:rStyle w:val="Verwijzingopmerking"/>
        </w:rPr>
        <w:annotationRef/>
      </w:r>
      <w:r>
        <w:rPr>
          <w:lang w:val="en-US"/>
        </w:rPr>
        <w:t>@GKO: move to codes and standards</w:t>
      </w:r>
    </w:p>
  </w:comment>
  <w:comment w:id="3171" w:author="Dorda Ulrich" w:date="2025-04-18T10:37:00Z" w:initials="UD">
    <w:p w14:paraId="606EC342" w14:textId="77777777" w:rsidR="006436A4" w:rsidRDefault="006436A4" w:rsidP="00703F96">
      <w:pPr>
        <w:pStyle w:val="Tekstopmerking"/>
        <w:jc w:val="left"/>
      </w:pPr>
      <w:r>
        <w:rPr>
          <w:rStyle w:val="Verwijzingopmerking"/>
        </w:rPr>
        <w:annotationRef/>
      </w:r>
      <w:r>
        <w:rPr>
          <w:lang w:val="en-US"/>
        </w:rPr>
        <w:t>To be checked if it’s not NFS that provides this</w:t>
      </w:r>
    </w:p>
  </w:comment>
  <w:comment w:id="3173" w:author="Dorda Ulrich" w:date="2025-03-31T10:47:00Z" w:initials="UD">
    <w:p w14:paraId="2C8DC4A3" w14:textId="5FEAABE5" w:rsidR="006436A4" w:rsidRDefault="006436A4" w:rsidP="00C849AC">
      <w:pPr>
        <w:pStyle w:val="Tekstopmerking"/>
        <w:jc w:val="left"/>
      </w:pPr>
      <w:r>
        <w:rPr>
          <w:rStyle w:val="Verwijzingopmerking"/>
        </w:rPr>
        <w:annotationRef/>
      </w:r>
      <w:r>
        <w:rPr>
          <w:lang w:val="en-US"/>
        </w:rPr>
        <w:t>Redundant/similar like previous (merge?)</w:t>
      </w:r>
    </w:p>
  </w:comment>
  <w:comment w:id="3174" w:author="Dorda Ulrich" w:date="2025-03-31T10:48:00Z" w:initials="UD">
    <w:p w14:paraId="6586EC56" w14:textId="77777777" w:rsidR="006436A4" w:rsidRDefault="006436A4" w:rsidP="004D1B83">
      <w:pPr>
        <w:pStyle w:val="Tekstopmerking"/>
        <w:jc w:val="left"/>
      </w:pPr>
      <w:r>
        <w:rPr>
          <w:rStyle w:val="Verwijzingopmerking"/>
        </w:rPr>
        <w:annotationRef/>
      </w:r>
      <w:r>
        <w:rPr>
          <w:lang w:val="en-US"/>
        </w:rPr>
        <w:t>Needed? General documentation etc?</w:t>
      </w:r>
    </w:p>
  </w:comment>
  <w:comment w:id="3175" w:author="Dorda Ulrich" w:date="2025-03-31T10:48:00Z" w:initials="UD">
    <w:p w14:paraId="533291FF" w14:textId="77777777" w:rsidR="006436A4" w:rsidRDefault="006436A4" w:rsidP="00712A45">
      <w:pPr>
        <w:pStyle w:val="Tekstopmerking"/>
        <w:jc w:val="left"/>
      </w:pPr>
      <w:r>
        <w:rPr>
          <w:rStyle w:val="Verwijzingopmerking"/>
        </w:rPr>
        <w:annotationRef/>
      </w:r>
      <w:r>
        <w:t>Usefullness? What do you mean by assessed by SCK (I don’t want us to do anything…)</w:t>
      </w:r>
    </w:p>
  </w:comment>
  <w:comment w:id="3177" w:author="Dorda Ulrich" w:date="2025-03-31T10:49:00Z" w:initials="UD">
    <w:p w14:paraId="69F195CA" w14:textId="77777777" w:rsidR="006436A4" w:rsidRDefault="006436A4" w:rsidP="00F061D9">
      <w:pPr>
        <w:pStyle w:val="Tekstopmerking"/>
        <w:jc w:val="left"/>
      </w:pPr>
      <w:r>
        <w:rPr>
          <w:rStyle w:val="Verwijzingopmerking"/>
        </w:rPr>
        <w:annotationRef/>
      </w:r>
      <w:r>
        <w:rPr>
          <w:lang w:val="en-US"/>
        </w:rPr>
        <w:t>What is this about? What means hard-wired?</w:t>
      </w:r>
    </w:p>
  </w:comment>
  <w:comment w:id="3178" w:author="Dorda Ulrich" w:date="2025-03-31T10:51:00Z" w:initials="UD">
    <w:p w14:paraId="41B8142B" w14:textId="77777777" w:rsidR="006436A4" w:rsidRDefault="006436A4" w:rsidP="008C16C7">
      <w:pPr>
        <w:pStyle w:val="Tekstopmerking"/>
        <w:jc w:val="left"/>
      </w:pPr>
      <w:r>
        <w:rPr>
          <w:rStyle w:val="Verwijzingopmerking"/>
        </w:rPr>
        <w:annotationRef/>
      </w:r>
      <w:r>
        <w:rPr>
          <w:lang w:val="en-US"/>
        </w:rPr>
        <w:t>Their own risk analyis?</w:t>
      </w:r>
    </w:p>
  </w:comment>
  <w:comment w:id="3180" w:author="Dorda Ulrich" w:date="2025-03-31T10:50:00Z" w:initials="UD">
    <w:p w14:paraId="136FDF18" w14:textId="230C811F" w:rsidR="006436A4" w:rsidRDefault="006436A4" w:rsidP="00AF5604">
      <w:pPr>
        <w:pStyle w:val="Tekstopmerking"/>
        <w:jc w:val="left"/>
      </w:pPr>
      <w:r>
        <w:rPr>
          <w:rStyle w:val="Verwijzingopmerking"/>
        </w:rPr>
        <w:annotationRef/>
      </w:r>
      <w:r>
        <w:rPr>
          <w:lang w:val="en-US"/>
        </w:rPr>
        <w:t>Why us to approve?</w:t>
      </w:r>
    </w:p>
  </w:comment>
  <w:comment w:id="3181" w:author="Dorda Ulrich" w:date="2025-03-31T10:51:00Z" w:initials="UD">
    <w:p w14:paraId="2B6974E6" w14:textId="77777777" w:rsidR="006436A4" w:rsidRDefault="006436A4" w:rsidP="00AF5604">
      <w:pPr>
        <w:pStyle w:val="Tekstopmerking"/>
        <w:jc w:val="left"/>
      </w:pPr>
      <w:r>
        <w:rPr>
          <w:rStyle w:val="Verwijzingopmerking"/>
        </w:rPr>
        <w:annotationRef/>
      </w:r>
      <w:r>
        <w:rPr>
          <w:lang w:val="en-US"/>
        </w:rPr>
        <w:t>Make one generic requirement: Everything must be remote controllable etc.</w:t>
      </w:r>
    </w:p>
  </w:comment>
  <w:comment w:id="3182" w:author="Dorda Ulrich" w:date="2025-03-31T10:52:00Z" w:initials="UD">
    <w:p w14:paraId="3ADA9878" w14:textId="77777777" w:rsidR="006436A4" w:rsidRDefault="006436A4" w:rsidP="004D52F1">
      <w:pPr>
        <w:pStyle w:val="Tekstopmerking"/>
        <w:jc w:val="left"/>
      </w:pPr>
      <w:r>
        <w:rPr>
          <w:rStyle w:val="Verwijzingopmerking"/>
        </w:rPr>
        <w:annotationRef/>
      </w:r>
      <w:r>
        <w:rPr>
          <w:lang w:val="en-US"/>
        </w:rPr>
        <w:t>Why do we care?</w:t>
      </w:r>
    </w:p>
  </w:comment>
  <w:comment w:id="3183" w:author="Dorda Ulrich" w:date="2025-03-31T10:52:00Z" w:initials="UD">
    <w:p w14:paraId="28712DE5" w14:textId="77777777" w:rsidR="006436A4" w:rsidRDefault="006436A4" w:rsidP="00D775D8">
      <w:pPr>
        <w:pStyle w:val="Tekstopmerking"/>
        <w:jc w:val="left"/>
      </w:pPr>
      <w:r>
        <w:rPr>
          <w:rStyle w:val="Verwijzingopmerking"/>
        </w:rPr>
        <w:annotationRef/>
      </w:r>
      <w:r>
        <w:rPr>
          <w:lang w:val="en-US"/>
        </w:rPr>
        <w:t>Why us to approve, why do we need to tell them?</w:t>
      </w:r>
    </w:p>
  </w:comment>
  <w:comment w:id="3187" w:author="Dorda Ulrich" w:date="2025-03-31T11:13:00Z" w:initials="UD">
    <w:p w14:paraId="3980B0EF" w14:textId="77777777" w:rsidR="006436A4" w:rsidRDefault="006436A4" w:rsidP="008C19C4">
      <w:pPr>
        <w:pStyle w:val="Tekstopmerking"/>
        <w:jc w:val="left"/>
      </w:pPr>
      <w:r>
        <w:rPr>
          <w:rStyle w:val="Verwijzingopmerking"/>
        </w:rPr>
        <w:annotationRef/>
      </w:r>
      <w:r>
        <w:rPr>
          <w:lang w:val="en-US"/>
        </w:rPr>
        <w:t>What else would you want?</w:t>
      </w:r>
    </w:p>
  </w:comment>
  <w:comment w:id="3188" w:author="Dorda Ulrich" w:date="2025-03-31T11:14:00Z" w:initials="UD">
    <w:p w14:paraId="77213DA5" w14:textId="77777777" w:rsidR="006436A4" w:rsidRDefault="006436A4" w:rsidP="00582AD5">
      <w:pPr>
        <w:pStyle w:val="Tekstopmerking"/>
        <w:jc w:val="left"/>
      </w:pPr>
      <w:r>
        <w:rPr>
          <w:rStyle w:val="Verwijzingopmerking"/>
        </w:rPr>
        <w:annotationRef/>
      </w:r>
      <w:r>
        <w:rPr>
          <w:lang w:val="en-US"/>
        </w:rPr>
        <w:t>Remove as we already give them two options?</w:t>
      </w:r>
    </w:p>
  </w:comment>
  <w:comment w:id="3189" w:author="Dekempeneer Erik" w:date="2025-03-10T10:30:00Z" w:initials="ED">
    <w:p w14:paraId="2041A6EC" w14:textId="101C02BA" w:rsidR="006436A4" w:rsidRDefault="006436A4" w:rsidP="007934A1">
      <w:pPr>
        <w:pStyle w:val="Tekstopmerking"/>
        <w:jc w:val="left"/>
      </w:pPr>
      <w:r>
        <w:rPr>
          <w:rStyle w:val="Verwijzingopmerking"/>
        </w:rPr>
        <w:annotationRef/>
      </w:r>
      <w:r>
        <w:t>@GBO</w:t>
      </w:r>
    </w:p>
    <w:p w14:paraId="4DBC1F9A" w14:textId="77777777" w:rsidR="006436A4" w:rsidRDefault="006436A4" w:rsidP="007934A1">
      <w:pPr>
        <w:pStyle w:val="Tekstopmerking"/>
        <w:jc w:val="left"/>
      </w:pPr>
      <w:r>
        <w:t>Check phrasing</w:t>
      </w:r>
    </w:p>
  </w:comment>
  <w:comment w:id="3191" w:author="Dorda Ulrich" w:date="2025-03-31T11:16:00Z" w:initials="UD">
    <w:p w14:paraId="3B156296" w14:textId="77777777" w:rsidR="006436A4" w:rsidRDefault="006436A4" w:rsidP="00003586">
      <w:pPr>
        <w:pStyle w:val="Tekstopmerking"/>
        <w:jc w:val="left"/>
      </w:pPr>
      <w:r>
        <w:rPr>
          <w:rStyle w:val="Verwijzingopmerking"/>
        </w:rPr>
        <w:annotationRef/>
      </w:r>
      <w:r>
        <w:rPr>
          <w:lang w:val="en-US"/>
        </w:rPr>
        <w:t>Didn’t we already state that they must follow SI units? (then /h is not ok…)</w:t>
      </w:r>
    </w:p>
  </w:comment>
  <w:comment w:id="3192" w:author="Dorda Ulrich" w:date="2025-03-31T11:19:00Z" w:initials="UD">
    <w:p w14:paraId="7C675540" w14:textId="77777777" w:rsidR="006436A4" w:rsidRDefault="006436A4" w:rsidP="00D902EE">
      <w:pPr>
        <w:pStyle w:val="Tekstopmerking"/>
        <w:jc w:val="left"/>
      </w:pPr>
      <w:r>
        <w:rPr>
          <w:rStyle w:val="Verwijzingopmerking"/>
        </w:rPr>
        <w:annotationRef/>
      </w:r>
      <w:r>
        <w:rPr>
          <w:lang w:val="en-US"/>
        </w:rPr>
        <w:t>Daaaa !</w:t>
      </w:r>
    </w:p>
  </w:comment>
  <w:comment w:id="3193" w:author="Dorda Ulrich" w:date="2025-03-31T11:19:00Z" w:initials="UD">
    <w:p w14:paraId="4786EBF8" w14:textId="77777777" w:rsidR="006436A4" w:rsidRDefault="006436A4" w:rsidP="00383712">
      <w:pPr>
        <w:pStyle w:val="Tekstopmerking"/>
        <w:jc w:val="left"/>
      </w:pPr>
      <w:r>
        <w:rPr>
          <w:rStyle w:val="Verwijzingopmerking"/>
        </w:rPr>
        <w:annotationRef/>
      </w:r>
      <w:r>
        <w:rPr>
          <w:lang w:val="en-US"/>
        </w:rPr>
        <w:t>A word is missing here</w:t>
      </w:r>
    </w:p>
  </w:comment>
  <w:comment w:id="3194" w:author="Dorda Ulrich" w:date="2025-03-31T11:21:00Z" w:initials="UD">
    <w:p w14:paraId="278EDD53" w14:textId="77777777" w:rsidR="006436A4" w:rsidRDefault="006436A4" w:rsidP="00A8671E">
      <w:pPr>
        <w:pStyle w:val="Tekstopmerking"/>
        <w:jc w:val="left"/>
      </w:pPr>
      <w:r>
        <w:rPr>
          <w:rStyle w:val="Verwijzingopmerking"/>
        </w:rPr>
        <w:annotationRef/>
      </w:r>
      <w:r>
        <w:rPr>
          <w:lang w:val="en-US"/>
        </w:rPr>
        <w:t>? Where is that? It’s our control system!</w:t>
      </w:r>
    </w:p>
  </w:comment>
  <w:comment w:id="3195" w:author="Dorda Ulrich" w:date="2025-03-31T11:22:00Z" w:initials="UD">
    <w:p w14:paraId="07D45819" w14:textId="77777777" w:rsidR="006436A4" w:rsidRDefault="006436A4" w:rsidP="00CF28BC">
      <w:pPr>
        <w:pStyle w:val="Tekstopmerking"/>
        <w:jc w:val="left"/>
      </w:pPr>
      <w:r>
        <w:rPr>
          <w:rStyle w:val="Verwijzingopmerking"/>
        </w:rPr>
        <w:annotationRef/>
      </w:r>
      <w:r>
        <w:rPr>
          <w:lang w:val="en-US"/>
        </w:rPr>
        <w:t>Start requ. List with this as the main requirement of this section</w:t>
      </w:r>
    </w:p>
  </w:comment>
  <w:comment w:id="3196" w:author="Dorda Ulrich" w:date="2025-03-31T11:21:00Z" w:initials="UD">
    <w:p w14:paraId="27C85D54" w14:textId="5FC6BE2C" w:rsidR="006436A4" w:rsidRDefault="006436A4" w:rsidP="001821E0">
      <w:pPr>
        <w:pStyle w:val="Tekstopmerking"/>
        <w:jc w:val="left"/>
      </w:pPr>
      <w:r>
        <w:rPr>
          <w:rStyle w:val="Verwijzingopmerking"/>
        </w:rPr>
        <w:annotationRef/>
      </w:r>
      <w:r>
        <w:rPr>
          <w:lang w:val="en-US"/>
        </w:rPr>
        <w:t>Useless!</w:t>
      </w:r>
    </w:p>
  </w:comment>
  <w:comment w:id="3197" w:author="Dorda Ulrich" w:date="2025-03-31T11:21:00Z" w:initials="UD">
    <w:p w14:paraId="448200F4" w14:textId="77777777" w:rsidR="006436A4" w:rsidRDefault="006436A4" w:rsidP="001821E0">
      <w:pPr>
        <w:pStyle w:val="Tekstopmerking"/>
        <w:jc w:val="left"/>
      </w:pPr>
      <w:r>
        <w:rPr>
          <w:rStyle w:val="Verwijzingopmerking"/>
        </w:rPr>
        <w:annotationRef/>
      </w:r>
      <w:r>
        <w:rPr>
          <w:lang w:val="en-US"/>
        </w:rPr>
        <w:t>Merge with above</w:t>
      </w:r>
    </w:p>
  </w:comment>
  <w:comment w:id="3198" w:author="Dorda Ulrich" w:date="2025-03-31T11:22:00Z" w:initials="UD">
    <w:p w14:paraId="7F3D223B" w14:textId="77777777" w:rsidR="006436A4" w:rsidRDefault="006436A4" w:rsidP="001821E0">
      <w:pPr>
        <w:pStyle w:val="Tekstopmerking"/>
        <w:jc w:val="left"/>
      </w:pPr>
      <w:r>
        <w:rPr>
          <w:rStyle w:val="Verwijzingopmerking"/>
        </w:rPr>
        <w:annotationRef/>
      </w:r>
      <w:r>
        <w:rPr>
          <w:lang w:val="en-US"/>
        </w:rPr>
        <w:t>Need to understand where how, to see if merging. To be discussed</w:t>
      </w:r>
    </w:p>
  </w:comment>
  <w:comment w:id="3200" w:author="Dorda Ulrich" w:date="2025-03-31T11:23:00Z" w:initials="UD">
    <w:p w14:paraId="71CFC91F" w14:textId="77777777" w:rsidR="006436A4" w:rsidRDefault="006436A4" w:rsidP="006153FC">
      <w:pPr>
        <w:pStyle w:val="Tekstopmerking"/>
        <w:jc w:val="left"/>
      </w:pPr>
      <w:r>
        <w:rPr>
          <w:rStyle w:val="Verwijzingopmerking"/>
        </w:rPr>
        <w:annotationRef/>
      </w:r>
      <w:r>
        <w:rPr>
          <w:lang w:val="en-US"/>
        </w:rPr>
        <w:t xml:space="preserve">How would we check? They need to CE certify which means they must perform correctly. </w:t>
      </w:r>
    </w:p>
  </w:comment>
  <w:comment w:id="3202" w:author="Dorda Ulrich" w:date="2025-03-31T11:23:00Z" w:initials="UD">
    <w:p w14:paraId="4BDAD9F2" w14:textId="77777777" w:rsidR="006436A4" w:rsidRDefault="006436A4" w:rsidP="006153FC">
      <w:pPr>
        <w:pStyle w:val="Tekstopmerking"/>
        <w:jc w:val="left"/>
      </w:pPr>
      <w:r>
        <w:rPr>
          <w:rStyle w:val="Verwijzingopmerking"/>
        </w:rPr>
        <w:annotationRef/>
      </w:r>
      <w:r>
        <w:rPr>
          <w:lang w:val="en-US"/>
        </w:rPr>
        <w:t>Daaaaa ?</w:t>
      </w:r>
    </w:p>
  </w:comment>
  <w:comment w:id="3205" w:author="Dorda Ulrich" w:date="2025-03-31T11:24:00Z" w:initials="UD">
    <w:p w14:paraId="74C8AB31" w14:textId="77777777" w:rsidR="006436A4" w:rsidRDefault="006436A4" w:rsidP="006153FC">
      <w:pPr>
        <w:pStyle w:val="Tekstopmerking"/>
        <w:jc w:val="left"/>
      </w:pPr>
      <w:r>
        <w:rPr>
          <w:rStyle w:val="Verwijzingopmerking"/>
        </w:rPr>
        <w:annotationRef/>
      </w:r>
      <w:r>
        <w:rPr>
          <w:lang w:val="en-US"/>
        </w:rPr>
        <w:t>Machine directive, mixing of two completely different topics!! And one being about safety!!</w:t>
      </w:r>
    </w:p>
  </w:comment>
  <w:comment w:id="3208" w:author="Dekempeneer Erik" w:date="2025-03-10T10:57:00Z" w:initials="ED">
    <w:p w14:paraId="1CA997E9" w14:textId="2B46FE34" w:rsidR="006436A4" w:rsidRDefault="006436A4" w:rsidP="007934A1">
      <w:pPr>
        <w:pStyle w:val="Tekstopmerking"/>
        <w:jc w:val="left"/>
      </w:pPr>
      <w:r>
        <w:rPr>
          <w:rStyle w:val="Verwijzingopmerking"/>
        </w:rPr>
        <w:annotationRef/>
      </w:r>
      <w:r>
        <w:t>@GBO</w:t>
      </w:r>
    </w:p>
    <w:p w14:paraId="7FC65482" w14:textId="77777777" w:rsidR="006436A4" w:rsidRDefault="006436A4" w:rsidP="007934A1">
      <w:pPr>
        <w:pStyle w:val="Tekstopmerking"/>
        <w:jc w:val="left"/>
      </w:pPr>
      <w:r>
        <w:t>Phrasing ?</w:t>
      </w:r>
    </w:p>
  </w:comment>
  <w:comment w:id="3210" w:author="Dorda Ulrich" w:date="2025-03-31T11:37:00Z" w:initials="UD">
    <w:p w14:paraId="593C5AAA" w14:textId="3B96805E" w:rsidR="006436A4" w:rsidRDefault="006436A4" w:rsidP="00115D4A">
      <w:pPr>
        <w:pStyle w:val="Tekstopmerking"/>
        <w:jc w:val="left"/>
      </w:pPr>
      <w:r>
        <w:rPr>
          <w:rStyle w:val="Verwijzingopmerking"/>
        </w:rPr>
        <w:annotationRef/>
      </w:r>
      <w:r>
        <w:rPr>
          <w:lang w:val="en-US"/>
        </w:rPr>
        <w:t>??? This is the labeling section!!!</w:t>
      </w:r>
    </w:p>
  </w:comment>
  <w:comment w:id="3212" w:author="Dorda Ulrich" w:date="2025-03-31T11:17:00Z" w:initials="UD">
    <w:p w14:paraId="1C77C75D" w14:textId="77777777" w:rsidR="006436A4" w:rsidRDefault="006436A4" w:rsidP="00774CBA">
      <w:pPr>
        <w:pStyle w:val="Tekstopmerking"/>
        <w:jc w:val="left"/>
      </w:pPr>
      <w:r>
        <w:rPr>
          <w:rStyle w:val="Verwijzingopmerking"/>
        </w:rPr>
        <w:annotationRef/>
      </w:r>
      <w:r>
        <w:rPr>
          <w:lang w:val="en-US"/>
        </w:rPr>
        <w:t>They don’t display anything …. -&gt; general statement about exposing to our control system</w:t>
      </w:r>
    </w:p>
  </w:comment>
  <w:comment w:id="3213" w:author="Dorda Ulrich" w:date="2025-03-31T11:18:00Z" w:initials="UD">
    <w:p w14:paraId="3A27E904" w14:textId="77777777" w:rsidR="006436A4" w:rsidRDefault="006436A4" w:rsidP="00774CBA">
      <w:pPr>
        <w:pStyle w:val="Tekstopmerking"/>
        <w:jc w:val="left"/>
      </w:pPr>
      <w:r>
        <w:rPr>
          <w:rStyle w:val="Verwijzingopmerking"/>
        </w:rPr>
        <w:annotationRef/>
      </w:r>
      <w:r>
        <w:rPr>
          <w:lang w:val="en-US"/>
        </w:rPr>
        <w:t>Why write here then… We already ask for this analysis</w:t>
      </w:r>
    </w:p>
  </w:comment>
  <w:comment w:id="3215" w:author="Dorda Ulrich" w:date="2025-03-31T11:38:00Z" w:initials="UD">
    <w:p w14:paraId="639987CE" w14:textId="77777777" w:rsidR="006436A4" w:rsidRDefault="006436A4" w:rsidP="001679CE">
      <w:pPr>
        <w:pStyle w:val="Tekstopmerking"/>
        <w:jc w:val="left"/>
      </w:pPr>
      <w:r>
        <w:rPr>
          <w:rStyle w:val="Verwijzingopmerking"/>
        </w:rPr>
        <w:annotationRef/>
      </w:r>
      <w:r>
        <w:rPr>
          <w:lang w:val="en-US"/>
        </w:rPr>
        <w:t>??? Usefullness</w:t>
      </w:r>
    </w:p>
  </w:comment>
  <w:comment w:id="3216" w:author="Dorda Ulrich" w:date="2025-03-31T11:38:00Z" w:initials="UD">
    <w:p w14:paraId="0A240447" w14:textId="77777777" w:rsidR="006436A4" w:rsidRDefault="006436A4" w:rsidP="00B949BE">
      <w:pPr>
        <w:pStyle w:val="Tekstopmerking"/>
        <w:jc w:val="left"/>
      </w:pPr>
      <w:r>
        <w:rPr>
          <w:rStyle w:val="Verwijzingopmerking"/>
        </w:rPr>
        <w:annotationRef/>
      </w:r>
      <w:r>
        <w:rPr>
          <w:lang w:val="en-US"/>
        </w:rPr>
        <w:t>Generic statement to be done once for all</w:t>
      </w:r>
    </w:p>
  </w:comment>
  <w:comment w:id="3217" w:author="Dorda Ulrich" w:date="2025-03-31T11:47:00Z" w:initials="UD">
    <w:p w14:paraId="637C87C2" w14:textId="77777777" w:rsidR="006436A4" w:rsidRDefault="006436A4" w:rsidP="00B54ED3">
      <w:pPr>
        <w:pStyle w:val="Tekstopmerking"/>
        <w:jc w:val="left"/>
      </w:pPr>
      <w:r>
        <w:rPr>
          <w:rStyle w:val="Verwijzingopmerking"/>
        </w:rPr>
        <w:annotationRef/>
      </w:r>
      <w:r>
        <w:rPr>
          <w:lang w:val="en-US"/>
        </w:rPr>
        <w:t>Needed? Clear anyway?</w:t>
      </w:r>
    </w:p>
  </w:comment>
  <w:comment w:id="3219" w:author="Dorda Ulrich" w:date="2025-04-23T14:49:00Z" w:initials="UD">
    <w:p w14:paraId="572294E2" w14:textId="77777777" w:rsidR="006436A4" w:rsidRDefault="006436A4" w:rsidP="004B0D7C">
      <w:pPr>
        <w:pStyle w:val="Tekstopmerking"/>
        <w:ind w:left="300"/>
        <w:jc w:val="left"/>
      </w:pPr>
      <w:r>
        <w:rPr>
          <w:rStyle w:val="Verwijzingopmerking"/>
        </w:rPr>
        <w:annotationRef/>
      </w:r>
      <w:r>
        <w:rPr>
          <w:lang w:val="en-US"/>
        </w:rPr>
        <w:t>They shall provide the interface. There can be as many as they want. SCK does the ducts to the outside</w:t>
      </w:r>
    </w:p>
  </w:comment>
  <w:comment w:id="3220" w:author="Dorda Ulrich" w:date="2025-03-31T11:51:00Z" w:initials="UD">
    <w:p w14:paraId="64BD12ED" w14:textId="74629FBC" w:rsidR="006436A4" w:rsidRDefault="006436A4" w:rsidP="001616E8">
      <w:pPr>
        <w:pStyle w:val="Tekstopmerking"/>
        <w:jc w:val="left"/>
      </w:pPr>
      <w:r>
        <w:rPr>
          <w:rStyle w:val="Verwijzingopmerking"/>
        </w:rPr>
        <w:annotationRef/>
      </w:r>
      <w:r>
        <w:t>Rephrase in the context of delivered water cooling.  --&gt; Move to /merge with “interfaces with water-cooling loop”</w:t>
      </w:r>
    </w:p>
  </w:comment>
  <w:comment w:id="3221" w:author="Dorda Ulrich" w:date="2025-03-31T11:51:00Z" w:initials="UD">
    <w:p w14:paraId="4A755D20" w14:textId="75793722" w:rsidR="006436A4" w:rsidRDefault="006436A4" w:rsidP="00714054">
      <w:pPr>
        <w:pStyle w:val="Tekstopmerking"/>
        <w:jc w:val="left"/>
      </w:pPr>
      <w:r>
        <w:rPr>
          <w:rStyle w:val="Verwijzingopmerking"/>
        </w:rPr>
        <w:annotationRef/>
      </w:r>
      <w:r>
        <w:rPr>
          <w:lang w:val="en-US"/>
        </w:rPr>
        <w:t>??</w:t>
      </w:r>
    </w:p>
  </w:comment>
  <w:comment w:id="3225" w:author="Dorda Ulrich" w:date="2025-03-31T11:51:00Z" w:initials="UD">
    <w:p w14:paraId="7B326238" w14:textId="77777777" w:rsidR="006436A4" w:rsidRDefault="006436A4" w:rsidP="00DB3EFF">
      <w:pPr>
        <w:pStyle w:val="Tekstopmerking"/>
        <w:jc w:val="left"/>
      </w:pPr>
      <w:r>
        <w:rPr>
          <w:rStyle w:val="Verwijzingopmerking"/>
        </w:rPr>
        <w:annotationRef/>
      </w:r>
      <w:r>
        <w:rPr>
          <w:lang w:val="en-US"/>
        </w:rPr>
        <w:t>What is the requirement to them?</w:t>
      </w:r>
    </w:p>
  </w:comment>
  <w:comment w:id="3226" w:author="Dorda Ulrich" w:date="2025-03-31T11:52:00Z" w:initials="UD">
    <w:p w14:paraId="260A1021" w14:textId="77777777" w:rsidR="006436A4" w:rsidRDefault="006436A4" w:rsidP="00050E64">
      <w:pPr>
        <w:pStyle w:val="Tekstopmerking"/>
        <w:jc w:val="left"/>
      </w:pPr>
      <w:r>
        <w:rPr>
          <w:rStyle w:val="Verwijzingopmerking"/>
        </w:rPr>
        <w:annotationRef/>
      </w:r>
      <w:r>
        <w:rPr>
          <w:lang w:val="en-US"/>
        </w:rPr>
        <w:t>Applicant?</w:t>
      </w:r>
    </w:p>
  </w:comment>
  <w:comment w:id="3227" w:author="Dorda Ulrich" w:date="2025-03-31T11:52:00Z" w:initials="UD">
    <w:p w14:paraId="081A60CA" w14:textId="77777777" w:rsidR="006436A4" w:rsidRDefault="006436A4" w:rsidP="004B5A5F">
      <w:pPr>
        <w:pStyle w:val="Tekstopmerking"/>
        <w:jc w:val="left"/>
      </w:pPr>
      <w:r>
        <w:rPr>
          <w:rStyle w:val="Verwijzingopmerking"/>
        </w:rPr>
        <w:annotationRef/>
      </w:r>
      <w:r>
        <w:rPr>
          <w:lang w:val="en-US"/>
        </w:rPr>
        <w:t>useless</w:t>
      </w:r>
    </w:p>
  </w:comment>
  <w:comment w:id="3228" w:author="Dorda Ulrich" w:date="2025-03-31T11:57:00Z" w:initials="UD">
    <w:p w14:paraId="7EEA1CEA" w14:textId="77777777" w:rsidR="006436A4" w:rsidRDefault="006436A4" w:rsidP="007A0AAF">
      <w:pPr>
        <w:pStyle w:val="Tekstopmerking"/>
        <w:jc w:val="left"/>
      </w:pPr>
      <w:r>
        <w:rPr>
          <w:rStyle w:val="Verwijzingopmerking"/>
        </w:rPr>
        <w:annotationRef/>
      </w:r>
      <w:r>
        <w:rPr>
          <w:lang w:val="en-US"/>
        </w:rPr>
        <w:t>Usefullness?!</w:t>
      </w:r>
    </w:p>
  </w:comment>
  <w:comment w:id="3229" w:author="Dekempeneer Erik" w:date="2025-03-10T11:41:00Z" w:initials="ED">
    <w:p w14:paraId="37D37F49" w14:textId="739ECF75" w:rsidR="006436A4" w:rsidRDefault="006436A4" w:rsidP="007934A1">
      <w:pPr>
        <w:pStyle w:val="Tekstopmerking"/>
        <w:jc w:val="left"/>
      </w:pPr>
      <w:r>
        <w:rPr>
          <w:rStyle w:val="Verwijzingopmerking"/>
        </w:rPr>
        <w:annotationRef/>
      </w:r>
      <w:r>
        <w:t>@GBO</w:t>
      </w:r>
    </w:p>
    <w:p w14:paraId="5A1598EF" w14:textId="77777777" w:rsidR="006436A4" w:rsidRDefault="006436A4" w:rsidP="007934A1">
      <w:pPr>
        <w:pStyle w:val="Tekstopmerking"/>
        <w:jc w:val="left"/>
      </w:pPr>
      <w:r>
        <w:t>Rinsing ?</w:t>
      </w:r>
    </w:p>
  </w:comment>
  <w:comment w:id="3230" w:author="Dorda Ulrich" w:date="2025-03-31T11:58:00Z" w:initials="UD">
    <w:p w14:paraId="2DBF9438" w14:textId="77777777" w:rsidR="006436A4" w:rsidRDefault="006436A4" w:rsidP="002014CE">
      <w:pPr>
        <w:pStyle w:val="Tekstopmerking"/>
        <w:jc w:val="left"/>
      </w:pPr>
      <w:r>
        <w:rPr>
          <w:rStyle w:val="Verwijzingopmerking"/>
        </w:rPr>
        <w:annotationRef/>
      </w:r>
      <w:r>
        <w:rPr>
          <w:lang w:val="en-US"/>
        </w:rPr>
        <w:t>I’d say that they need to know what works in their plant (?)</w:t>
      </w:r>
    </w:p>
  </w:comment>
  <w:comment w:id="3231" w:author="Dorda Ulrich" w:date="2025-03-31T11:58:00Z" w:initials="UD">
    <w:p w14:paraId="292F93D2" w14:textId="77777777" w:rsidR="006436A4" w:rsidRDefault="006436A4" w:rsidP="00140B20">
      <w:pPr>
        <w:pStyle w:val="Tekstopmerking"/>
        <w:jc w:val="left"/>
      </w:pPr>
      <w:r>
        <w:rPr>
          <w:rStyle w:val="Verwijzingopmerking"/>
        </w:rPr>
        <w:annotationRef/>
      </w:r>
      <w:r>
        <w:rPr>
          <w:lang w:val="en-US"/>
        </w:rPr>
        <w:t>Maintenance manual</w:t>
      </w:r>
    </w:p>
  </w:comment>
  <w:comment w:id="3232" w:author="Dorda Ulrich" w:date="2025-04-10T16:18:00Z" w:initials="UD">
    <w:p w14:paraId="4ACAC5FA" w14:textId="77777777" w:rsidR="006436A4" w:rsidRDefault="006436A4" w:rsidP="004F3695">
      <w:pPr>
        <w:pStyle w:val="Tekstopmerking"/>
        <w:jc w:val="left"/>
      </w:pPr>
      <w:r>
        <w:rPr>
          <w:rStyle w:val="Verwijzingopmerking"/>
        </w:rPr>
        <w:annotationRef/>
      </w:r>
      <w:r>
        <w:rPr>
          <w:lang w:val="en-US"/>
        </w:rPr>
        <w:t>What do you mean by this? Dedicated?</w:t>
      </w:r>
    </w:p>
  </w:comment>
  <w:comment w:id="3233" w:author="Dorda Ulrich" w:date="2025-04-10T16:21:00Z" w:initials="UD">
    <w:p w14:paraId="1003ED68" w14:textId="77777777" w:rsidR="006436A4" w:rsidRDefault="006436A4" w:rsidP="004F3695">
      <w:pPr>
        <w:pStyle w:val="Tekstopmerking"/>
        <w:jc w:val="left"/>
      </w:pPr>
      <w:r>
        <w:rPr>
          <w:rStyle w:val="Verwijzingopmerking"/>
        </w:rPr>
        <w:annotationRef/>
      </w:r>
      <w:r>
        <w:rPr>
          <w:lang w:val="en-US"/>
        </w:rPr>
        <w:t>Isn’t this their own internal business?</w:t>
      </w:r>
    </w:p>
  </w:comment>
  <w:comment w:id="3234" w:author="Dorda Ulrich" w:date="2025-04-10T16:21:00Z" w:initials="UD">
    <w:p w14:paraId="3C146F58" w14:textId="77777777" w:rsidR="006436A4" w:rsidRDefault="006436A4" w:rsidP="004F3695">
      <w:pPr>
        <w:pStyle w:val="Tekstopmerking"/>
        <w:jc w:val="left"/>
      </w:pPr>
      <w:r>
        <w:rPr>
          <w:rStyle w:val="Verwijzingopmerking"/>
        </w:rPr>
        <w:annotationRef/>
      </w:r>
      <w:r>
        <w:rPr>
          <w:lang w:val="en-US"/>
        </w:rPr>
        <w:t>Required level of detail?</w:t>
      </w:r>
    </w:p>
  </w:comment>
  <w:comment w:id="3235" w:author="Dorda Ulrich" w:date="2025-04-15T12:40:00Z" w:initials="UD">
    <w:p w14:paraId="392B6006" w14:textId="77777777" w:rsidR="006436A4" w:rsidRDefault="006436A4" w:rsidP="00641C54">
      <w:pPr>
        <w:pStyle w:val="Tekstopmerking"/>
        <w:jc w:val="left"/>
      </w:pPr>
      <w:r>
        <w:rPr>
          <w:rStyle w:val="Verwijzingopmerking"/>
        </w:rPr>
        <w:annotationRef/>
      </w:r>
      <w:r>
        <w:rPr>
          <w:lang w:val="en-US"/>
        </w:rPr>
        <w:t>If needed, they will implement it anyhow. If not - why do we care?</w:t>
      </w:r>
    </w:p>
  </w:comment>
  <w:comment w:id="3237" w:author="Dorda Ulrich" w:date="2025-03-31T12:02:00Z" w:initials="UD">
    <w:p w14:paraId="1D7FAFEB" w14:textId="4E4E0FB1" w:rsidR="006436A4" w:rsidRDefault="006436A4" w:rsidP="008B63B8">
      <w:pPr>
        <w:pStyle w:val="Tekstopmerking"/>
        <w:jc w:val="left"/>
      </w:pPr>
      <w:r>
        <w:rPr>
          <w:rStyle w:val="Verwijzingopmerking"/>
        </w:rPr>
        <w:annotationRef/>
      </w:r>
      <w:r>
        <w:rPr>
          <w:lang w:val="en-US"/>
        </w:rPr>
        <w:t>You mean of their system. So why not make this the only requirement. Otherwise we’d need to say how many of such users in parallel, how often, ...</w:t>
      </w:r>
    </w:p>
  </w:comment>
  <w:comment w:id="3240" w:author="Dekempeneer Erik" w:date="2025-03-10T12:01:00Z" w:initials="ED">
    <w:p w14:paraId="26AB074A" w14:textId="3F310167" w:rsidR="006436A4" w:rsidRDefault="006436A4" w:rsidP="007934A1">
      <w:pPr>
        <w:pStyle w:val="Tekstopmerking"/>
        <w:jc w:val="left"/>
      </w:pPr>
      <w:r>
        <w:rPr>
          <w:rStyle w:val="Verwijzingopmerking"/>
        </w:rPr>
        <w:annotationRef/>
      </w:r>
      <w:r>
        <w:t>@GBO</w:t>
      </w:r>
    </w:p>
    <w:p w14:paraId="1DCF5E4D" w14:textId="77777777" w:rsidR="006436A4" w:rsidRDefault="006436A4" w:rsidP="007934A1">
      <w:pPr>
        <w:pStyle w:val="Tekstopmerking"/>
        <w:jc w:val="left"/>
      </w:pPr>
      <w:r>
        <w:t>This row was missing in the version which I received. Was this intentional or not ? For now, I copied it back from the DSBT document</w:t>
      </w:r>
    </w:p>
  </w:comment>
  <w:comment w:id="3241" w:author="Dekempeneer Erik" w:date="2025-03-17T14:24:00Z" w:initials="ED">
    <w:p w14:paraId="5ECECC39" w14:textId="77777777" w:rsidR="006436A4" w:rsidRDefault="006436A4" w:rsidP="00922E1D">
      <w:pPr>
        <w:pStyle w:val="Tekstopmerking"/>
        <w:jc w:val="left"/>
      </w:pPr>
      <w:r>
        <w:rPr>
          <w:rStyle w:val="Verwijzingopmerking"/>
        </w:rPr>
        <w:annotationRef/>
      </w:r>
      <w:r>
        <w:rPr>
          <w:lang w:val="en-US"/>
        </w:rPr>
        <w:t>GBO will check</w:t>
      </w:r>
    </w:p>
  </w:comment>
  <w:comment w:id="3243" w:author="Dekempeneer Erik" w:date="2025-03-10T12:10:00Z" w:initials="ED">
    <w:p w14:paraId="14A23363" w14:textId="7FA3E4A2" w:rsidR="006436A4" w:rsidRDefault="006436A4" w:rsidP="00953599">
      <w:pPr>
        <w:pStyle w:val="Tekstopmerking"/>
        <w:jc w:val="left"/>
      </w:pPr>
      <w:r>
        <w:rPr>
          <w:rStyle w:val="Verwijzingopmerking"/>
        </w:rPr>
        <w:annotationRef/>
      </w:r>
      <w:r>
        <w:rPr>
          <w:lang w:val="en-US"/>
        </w:rPr>
        <w:t>@GBO</w:t>
      </w:r>
    </w:p>
    <w:p w14:paraId="5FD3ABC3" w14:textId="77777777" w:rsidR="006436A4" w:rsidRDefault="006436A4" w:rsidP="00953599">
      <w:pPr>
        <w:pStyle w:val="Tekstopmerking"/>
        <w:jc w:val="left"/>
      </w:pPr>
      <w:r>
        <w:rPr>
          <w:lang w:val="en-US"/>
        </w:rPr>
        <w:t>Do we expect an answer on this in the Applicant offer ? Are previous requirements imposing an alternative solution ? We might also omit this because Applicant are invited in general to propose modifications if they want to.</w:t>
      </w:r>
    </w:p>
  </w:comment>
  <w:comment w:id="3244" w:author="Dekempeneer Erik" w:date="2025-03-10T12:12:00Z" w:initials="ED">
    <w:p w14:paraId="2FCE5C36" w14:textId="77777777" w:rsidR="006436A4" w:rsidRDefault="006436A4" w:rsidP="007934A1">
      <w:pPr>
        <w:pStyle w:val="Tekstopmerking"/>
        <w:jc w:val="left"/>
      </w:pPr>
      <w:r>
        <w:rPr>
          <w:rStyle w:val="Verwijzingopmerking"/>
        </w:rPr>
        <w:annotationRef/>
      </w:r>
      <w:r>
        <w:t>@GBO</w:t>
      </w:r>
    </w:p>
    <w:p w14:paraId="6D4C0016" w14:textId="77777777" w:rsidR="006436A4" w:rsidRDefault="006436A4" w:rsidP="007934A1">
      <w:pPr>
        <w:pStyle w:val="Tekstopmerking"/>
        <w:jc w:val="left"/>
      </w:pPr>
      <w:r>
        <w:t>How much ?</w:t>
      </w:r>
    </w:p>
  </w:comment>
  <w:comment w:id="3245" w:author="Dekempeneer Erik" w:date="2025-03-17T14:29:00Z" w:initials="ED">
    <w:p w14:paraId="25133060" w14:textId="77777777" w:rsidR="006436A4" w:rsidRDefault="006436A4" w:rsidP="00E83E58">
      <w:pPr>
        <w:pStyle w:val="Tekstopmerking"/>
        <w:jc w:val="left"/>
      </w:pPr>
      <w:r>
        <w:rPr>
          <w:rStyle w:val="Verwijzingopmerking"/>
        </w:rPr>
        <w:annotationRef/>
      </w:r>
      <w:r>
        <w:rPr>
          <w:lang w:val="en-US"/>
        </w:rPr>
        <w:t>GBO: add value</w:t>
      </w:r>
    </w:p>
  </w:comment>
  <w:comment w:id="3247" w:author="Dekempeneer Erik" w:date="2025-03-10T12:18:00Z" w:initials="ED">
    <w:p w14:paraId="302012D7" w14:textId="04281F5C" w:rsidR="006436A4" w:rsidRDefault="006436A4" w:rsidP="007934A1">
      <w:pPr>
        <w:pStyle w:val="Tekstopmerking"/>
        <w:jc w:val="left"/>
      </w:pPr>
      <w:r>
        <w:rPr>
          <w:rStyle w:val="Verwijzingopmerking"/>
        </w:rPr>
        <w:annotationRef/>
      </w:r>
      <w:r>
        <w:t>@GBO</w:t>
      </w:r>
    </w:p>
    <w:p w14:paraId="0ED71B40" w14:textId="77777777" w:rsidR="006436A4" w:rsidRDefault="006436A4" w:rsidP="007934A1">
      <w:pPr>
        <w:pStyle w:val="Tekstopmerking"/>
        <w:jc w:val="left"/>
      </w:pPr>
      <w:r>
        <w:t>In which deliverable ? Approve at end of design phase ?</w:t>
      </w:r>
    </w:p>
  </w:comment>
  <w:comment w:id="3248" w:author="Dekempeneer Erik" w:date="2025-03-17T14:29:00Z" w:initials="ED">
    <w:p w14:paraId="1A3F88B7" w14:textId="77777777" w:rsidR="006436A4" w:rsidRDefault="006436A4" w:rsidP="00E83E58">
      <w:pPr>
        <w:pStyle w:val="Tekstopmerking"/>
        <w:jc w:val="left"/>
      </w:pPr>
      <w:r>
        <w:rPr>
          <w:rStyle w:val="Verwijzingopmerking"/>
        </w:rPr>
        <w:annotationRef/>
      </w:r>
      <w:r>
        <w:rPr>
          <w:lang w:val="en-US"/>
        </w:rPr>
        <w:t>GBO check</w:t>
      </w:r>
    </w:p>
  </w:comment>
  <w:comment w:id="3250" w:author="Dekempeneer Erik" w:date="2025-03-10T12:28:00Z" w:initials="ED">
    <w:p w14:paraId="35245135" w14:textId="0DEFA926" w:rsidR="006436A4" w:rsidRDefault="006436A4" w:rsidP="007934A1">
      <w:pPr>
        <w:pStyle w:val="Tekstopmerking"/>
        <w:jc w:val="left"/>
      </w:pPr>
      <w:r>
        <w:rPr>
          <w:rStyle w:val="Verwijzingopmerking"/>
        </w:rPr>
        <w:annotationRef/>
      </w:r>
      <w:r>
        <w:t>@GBO</w:t>
      </w:r>
    </w:p>
    <w:p w14:paraId="40617055" w14:textId="77777777" w:rsidR="006436A4" w:rsidRDefault="006436A4" w:rsidP="007934A1">
      <w:pPr>
        <w:pStyle w:val="Tekstopmerking"/>
        <w:jc w:val="left"/>
      </w:pPr>
      <w:r>
        <w:t>Check phrasing ?</w:t>
      </w:r>
    </w:p>
  </w:comment>
  <w:comment w:id="3256" w:author="Dekempeneer Erik" w:date="2025-03-10T13:52:00Z" w:initials="ED">
    <w:p w14:paraId="3D011A7F" w14:textId="77777777" w:rsidR="006436A4" w:rsidRDefault="006436A4" w:rsidP="007934A1">
      <w:pPr>
        <w:pStyle w:val="Tekstopmerking"/>
        <w:jc w:val="left"/>
      </w:pPr>
      <w:r>
        <w:rPr>
          <w:rStyle w:val="Verwijzingopmerking"/>
        </w:rPr>
        <w:annotationRef/>
      </w:r>
      <w:r>
        <w:t>@GBO, @PCO</w:t>
      </w:r>
    </w:p>
    <w:p w14:paraId="6E6254CC" w14:textId="77777777" w:rsidR="006436A4" w:rsidRDefault="006436A4" w:rsidP="007934A1">
      <w:pPr>
        <w:pStyle w:val="Tekstopmerking"/>
        <w:jc w:val="left"/>
      </w:pPr>
      <w:r>
        <w:t>When do we plan a decision on option 1 ?</w:t>
      </w:r>
    </w:p>
    <w:p w14:paraId="355666D8" w14:textId="77777777" w:rsidR="006436A4" w:rsidRDefault="006436A4" w:rsidP="007934A1">
      <w:pPr>
        <w:pStyle w:val="Tekstopmerking"/>
        <w:jc w:val="left"/>
      </w:pPr>
      <w:r>
        <w:t xml:space="preserve">Since decision has impact on design effort by Contractor, it must come early in the project. Where do we define this ?  </w:t>
      </w:r>
    </w:p>
  </w:comment>
  <w:comment w:id="3257" w:author="Dekempeneer Erik" w:date="2025-03-17T14:33:00Z" w:initials="ED">
    <w:p w14:paraId="4FC2684B" w14:textId="77777777" w:rsidR="006436A4" w:rsidRDefault="006436A4" w:rsidP="00DA4375">
      <w:pPr>
        <w:pStyle w:val="Tekstopmerking"/>
        <w:jc w:val="left"/>
      </w:pPr>
      <w:r>
        <w:rPr>
          <w:rStyle w:val="Verwijzingopmerking"/>
        </w:rPr>
        <w:annotationRef/>
      </w:r>
      <w:r>
        <w:rPr>
          <w:lang w:val="en-US"/>
        </w:rPr>
        <w:t>EDK: Design and Control of Optipn 1 is included in fixed amount</w:t>
      </w:r>
    </w:p>
  </w:comment>
  <w:comment w:id="3258" w:author="Courtheyn Peter" w:date="2025-03-25T10:48:00Z" w:initials="PC">
    <w:p w14:paraId="66ED154E" w14:textId="77777777" w:rsidR="006436A4" w:rsidRDefault="006436A4" w:rsidP="00852D3F">
      <w:pPr>
        <w:pStyle w:val="Tekstopmerking"/>
        <w:jc w:val="left"/>
      </w:pPr>
      <w:r>
        <w:rPr>
          <w:rStyle w:val="Verwijzingopmerking"/>
        </w:rPr>
        <w:annotationRef/>
      </w:r>
      <w:r>
        <w:t xml:space="preserve">How to deal with options is generically described in the main tender document: </w:t>
      </w:r>
    </w:p>
    <w:p w14:paraId="305738BD" w14:textId="77777777" w:rsidR="006436A4" w:rsidRDefault="006436A4" w:rsidP="00852D3F">
      <w:pPr>
        <w:pStyle w:val="Tekstopmerking"/>
        <w:jc w:val="left"/>
      </w:pPr>
      <w:r>
        <w:t xml:space="preserve">It is </w:t>
      </w:r>
      <w:r>
        <w:rPr>
          <w:b/>
          <w:bCs/>
        </w:rPr>
        <w:t>mandatory to submit the required options mentioned in the inventory</w:t>
      </w:r>
      <w:r>
        <w:t>. See further Technical Provisions.</w:t>
      </w:r>
    </w:p>
    <w:p w14:paraId="1D28779D" w14:textId="77777777" w:rsidR="006436A4" w:rsidRDefault="006436A4" w:rsidP="00852D3F">
      <w:pPr>
        <w:pStyle w:val="Tekstopmerking"/>
        <w:jc w:val="left"/>
      </w:pPr>
    </w:p>
    <w:p w14:paraId="34818A6B" w14:textId="77777777" w:rsidR="006436A4" w:rsidRDefault="006436A4" w:rsidP="00852D3F">
      <w:pPr>
        <w:pStyle w:val="Tekstopmerking"/>
        <w:jc w:val="left"/>
      </w:pPr>
      <w:r>
        <w:t>Contractors are then required to submit an offer for each option described in the tender documents. If they fail to do so or the offer does not meet the minimum requirements, this entails the substantial irregularity of both the option in question and the basic bid (cf. art. 48, §2).</w:t>
      </w:r>
    </w:p>
    <w:p w14:paraId="68A7F02D" w14:textId="77777777" w:rsidR="006436A4" w:rsidRDefault="006436A4" w:rsidP="00852D3F">
      <w:pPr>
        <w:pStyle w:val="Tekstopmerking"/>
        <w:jc w:val="left"/>
      </w:pPr>
    </w:p>
    <w:p w14:paraId="0DB5EF3A" w14:textId="77777777" w:rsidR="006436A4" w:rsidRDefault="006436A4" w:rsidP="00852D3F">
      <w:pPr>
        <w:pStyle w:val="Tekstopmerking"/>
        <w:jc w:val="left"/>
      </w:pPr>
      <w:r>
        <w:t xml:space="preserve">The contracting authority take the required options into account when determining the contractor with the economically most advantageous offer (cf. art. 87, §1). The options are therefore considered when evaluating the tenders. The inventory lists the mandatory options; the contracting authority </w:t>
      </w:r>
      <w:r>
        <w:rPr>
          <w:b/>
          <w:bCs/>
        </w:rPr>
        <w:t>has no obligation to order</w:t>
      </w:r>
      <w:r>
        <w:t xml:space="preserve"> these quantities at the time of granting, as they are mentioned in probable quantities.</w:t>
      </w:r>
    </w:p>
    <w:p w14:paraId="17A747BC" w14:textId="77777777" w:rsidR="006436A4" w:rsidRDefault="006436A4" w:rsidP="00852D3F">
      <w:pPr>
        <w:pStyle w:val="Tekstopmerking"/>
        <w:jc w:val="left"/>
      </w:pPr>
    </w:p>
    <w:p w14:paraId="48A73021" w14:textId="77777777" w:rsidR="006436A4" w:rsidRDefault="006436A4" w:rsidP="00852D3F">
      <w:pPr>
        <w:pStyle w:val="Tekstopmerking"/>
        <w:jc w:val="left"/>
      </w:pPr>
      <w:r>
        <w:t>--&gt; do we want to add additional requirements?</w:t>
      </w:r>
    </w:p>
  </w:comment>
  <w:comment w:id="3274" w:author="Dekempeneer Erik" w:date="2025-03-10T14:03:00Z" w:initials="ED">
    <w:p w14:paraId="32AD5D5B" w14:textId="14FEDE2F" w:rsidR="006436A4" w:rsidRDefault="006436A4" w:rsidP="007934A1">
      <w:pPr>
        <w:pStyle w:val="Tekstopmerking"/>
        <w:jc w:val="left"/>
      </w:pPr>
      <w:r>
        <w:rPr>
          <w:rStyle w:val="Verwijzingopmerking"/>
        </w:rPr>
        <w:annotationRef/>
      </w:r>
      <w:r>
        <w:t>@GBO</w:t>
      </w:r>
    </w:p>
    <w:p w14:paraId="402A6822" w14:textId="77777777" w:rsidR="006436A4" w:rsidRDefault="006436A4" w:rsidP="007934A1">
      <w:pPr>
        <w:pStyle w:val="Tekstopmerking"/>
        <w:jc w:val="left"/>
      </w:pPr>
      <w:r>
        <w:t>What is that ? Needs to be clarified</w:t>
      </w:r>
    </w:p>
  </w:comment>
  <w:comment w:id="3275" w:author="Dekempeneer Erik" w:date="2025-03-17T14:36:00Z" w:initials="ED">
    <w:p w14:paraId="1B459A8E" w14:textId="77777777" w:rsidR="006436A4" w:rsidRDefault="006436A4" w:rsidP="00DA4375">
      <w:pPr>
        <w:pStyle w:val="Tekstopmerking"/>
        <w:jc w:val="left"/>
      </w:pPr>
      <w:r>
        <w:rPr>
          <w:rStyle w:val="Verwijzingopmerking"/>
        </w:rPr>
        <w:annotationRef/>
      </w:r>
      <w:r>
        <w:rPr>
          <w:lang w:val="en-US"/>
        </w:rPr>
        <w:t>GBO: rephrarse by stating the foundation specifications as a shall requirement</w:t>
      </w:r>
    </w:p>
  </w:comment>
  <w:comment w:id="3276" w:author="Dekempeneer Erik" w:date="2025-03-10T14:05:00Z" w:initials="ED">
    <w:p w14:paraId="6AAEF503" w14:textId="5C4E0307" w:rsidR="006436A4" w:rsidRDefault="006436A4" w:rsidP="007934A1">
      <w:pPr>
        <w:pStyle w:val="Tekstopmerking"/>
        <w:jc w:val="left"/>
      </w:pPr>
      <w:r>
        <w:rPr>
          <w:rStyle w:val="Verwijzingopmerking"/>
        </w:rPr>
        <w:annotationRef/>
      </w:r>
      <w:r>
        <w:t>@GBO</w:t>
      </w:r>
    </w:p>
    <w:p w14:paraId="31A058FD" w14:textId="77777777" w:rsidR="006436A4" w:rsidRDefault="006436A4" w:rsidP="007934A1">
      <w:pPr>
        <w:pStyle w:val="Tekstopmerking"/>
        <w:jc w:val="left"/>
      </w:pPr>
      <w:r>
        <w:t>Better to combine with #288. Now I see some conflict</w:t>
      </w:r>
    </w:p>
  </w:comment>
  <w:comment w:id="3277" w:author="Dekempeneer Erik" w:date="2025-03-17T14:39:00Z" w:initials="ED">
    <w:p w14:paraId="5DE95732" w14:textId="77777777" w:rsidR="006436A4" w:rsidRDefault="006436A4" w:rsidP="00AC43F1">
      <w:pPr>
        <w:pStyle w:val="Tekstopmerking"/>
        <w:jc w:val="left"/>
      </w:pPr>
      <w:r>
        <w:rPr>
          <w:rStyle w:val="Verwijzingopmerking"/>
        </w:rPr>
        <w:annotationRef/>
      </w:r>
      <w:r>
        <w:rPr>
          <w:lang w:val="en-US"/>
        </w:rPr>
        <w:t>GBO: check if ‘vertical’ is option or not</w:t>
      </w:r>
    </w:p>
  </w:comment>
  <w:comment w:id="3278" w:author="Dekempeneer Erik" w:date="2025-03-14T14:39:00Z" w:initials="ED">
    <w:p w14:paraId="425BF7DC" w14:textId="420D6BD0" w:rsidR="006436A4" w:rsidRDefault="006436A4" w:rsidP="007934A1">
      <w:pPr>
        <w:pStyle w:val="Tekstopmerking"/>
        <w:jc w:val="left"/>
      </w:pPr>
      <w:r>
        <w:rPr>
          <w:rStyle w:val="Verwijzingopmerking"/>
        </w:rPr>
        <w:annotationRef/>
      </w:r>
      <w:r>
        <w:rPr>
          <w:lang w:val="en-US"/>
        </w:rPr>
        <w:t>@GBO</w:t>
      </w:r>
    </w:p>
    <w:p w14:paraId="025C4546" w14:textId="77777777" w:rsidR="006436A4" w:rsidRDefault="006436A4" w:rsidP="007934A1">
      <w:pPr>
        <w:pStyle w:val="Tekstopmerking"/>
        <w:jc w:val="left"/>
      </w:pPr>
      <w:r>
        <w:rPr>
          <w:lang w:val="en-US"/>
        </w:rPr>
        <w:t>See earlier comment on #29</w:t>
      </w:r>
    </w:p>
  </w:comment>
  <w:comment w:id="3279" w:author="Dekempeneer Erik" w:date="2025-03-17T14:41:00Z" w:initials="ED">
    <w:p w14:paraId="70395A2E" w14:textId="77777777" w:rsidR="006436A4" w:rsidRDefault="006436A4" w:rsidP="00AC43F1">
      <w:pPr>
        <w:pStyle w:val="Tekstopmerking"/>
        <w:jc w:val="left"/>
      </w:pPr>
      <w:r>
        <w:rPr>
          <w:rStyle w:val="Verwijzingopmerking"/>
        </w:rPr>
        <w:annotationRef/>
      </w:r>
      <w:r>
        <w:rPr>
          <w:lang w:val="en-US"/>
        </w:rPr>
        <w:t>EDK; remove it when GBO/DBE have decided on norsm and standards, and when RDA did his part on CE marking</w:t>
      </w:r>
    </w:p>
  </w:comment>
  <w:comment w:id="3284" w:author="Dekempeneer Erik" w:date="2025-02-28T10:50:00Z" w:initials="ED">
    <w:p w14:paraId="0240C08D" w14:textId="70C63510" w:rsidR="006436A4" w:rsidRDefault="006436A4" w:rsidP="004E07B9">
      <w:pPr>
        <w:pStyle w:val="Tekstopmerking"/>
        <w:jc w:val="left"/>
      </w:pPr>
      <w:r>
        <w:rPr>
          <w:rStyle w:val="Verwijzingopmerking"/>
        </w:rPr>
        <w:annotationRef/>
      </w:r>
      <w:r>
        <w:t>I skipped this chapter</w:t>
      </w:r>
    </w:p>
  </w:comment>
  <w:comment w:id="3291" w:author="Jardin Maarten" w:date="2025-01-20T19:34:00Z" w:initials="JM">
    <w:p w14:paraId="3740A9C2" w14:textId="3A88DD59" w:rsidR="006436A4" w:rsidRDefault="006436A4" w:rsidP="00525712">
      <w:pPr>
        <w:pStyle w:val="Tekstopmerking"/>
      </w:pPr>
      <w:r>
        <w:rPr>
          <w:rStyle w:val="Verwijzingopmerking"/>
        </w:rPr>
        <w:annotationRef/>
      </w:r>
      <w:r>
        <w:t>Deliverable</w:t>
      </w:r>
    </w:p>
  </w:comment>
  <w:comment w:id="3292" w:author="Dekempeneer Erik" w:date="2025-03-16T11:53:00Z" w:initials="ED">
    <w:p w14:paraId="46BD57D6" w14:textId="77777777" w:rsidR="006436A4" w:rsidRDefault="006436A4" w:rsidP="00525712">
      <w:pPr>
        <w:pStyle w:val="Tekstopmerking"/>
        <w:jc w:val="left"/>
      </w:pPr>
      <w:r>
        <w:rPr>
          <w:rStyle w:val="Verwijzingopmerking"/>
        </w:rPr>
        <w:annotationRef/>
      </w:r>
      <w:r>
        <w:rPr>
          <w:lang w:val="en-US"/>
        </w:rPr>
        <w:t>@Pedro</w:t>
      </w:r>
    </w:p>
  </w:comment>
  <w:comment w:id="3293" w:author="Jardin Maarten" w:date="2025-01-20T19:34:00Z" w:initials="JM">
    <w:p w14:paraId="68DF76D8" w14:textId="77777777" w:rsidR="006436A4" w:rsidRDefault="006436A4" w:rsidP="00525712">
      <w:pPr>
        <w:pStyle w:val="Tekstopmerking"/>
      </w:pPr>
      <w:r>
        <w:rPr>
          <w:rStyle w:val="Verwijzingopmerking"/>
        </w:rPr>
        <w:annotationRef/>
      </w:r>
      <w:r>
        <w:t>Deliverable</w:t>
      </w:r>
    </w:p>
  </w:comment>
  <w:comment w:id="3294" w:author="Dekempeneer Erik" w:date="2025-03-16T11:53:00Z" w:initials="ED">
    <w:p w14:paraId="5FDF2EF5" w14:textId="77777777" w:rsidR="006436A4" w:rsidRPr="006F2CC8" w:rsidRDefault="006436A4" w:rsidP="00525712">
      <w:pPr>
        <w:pStyle w:val="Tekstopmerking"/>
        <w:jc w:val="left"/>
        <w:rPr>
          <w:lang w:val="en-US"/>
        </w:rPr>
      </w:pPr>
      <w:r>
        <w:rPr>
          <w:rStyle w:val="Verwijzingopmerking"/>
        </w:rPr>
        <w:annotationRef/>
      </w:r>
      <w:r w:rsidRPr="006F2CC8">
        <w:rPr>
          <w:lang w:val="en-US"/>
        </w:rPr>
        <w:t>@Pedro</w:t>
      </w:r>
    </w:p>
  </w:comment>
  <w:comment w:id="3297" w:author="Dorda Ulrich" w:date="2025-04-18T09:59:00Z" w:initials="UD">
    <w:p w14:paraId="5968B8DD" w14:textId="77777777" w:rsidR="006436A4" w:rsidRDefault="006436A4" w:rsidP="006232DE">
      <w:pPr>
        <w:pStyle w:val="Tekstopmerking"/>
        <w:jc w:val="left"/>
      </w:pPr>
      <w:r>
        <w:rPr>
          <w:rStyle w:val="Verwijzingopmerking"/>
        </w:rPr>
        <w:annotationRef/>
      </w:r>
      <w:r>
        <w:rPr>
          <w:lang w:val="en-US"/>
        </w:rPr>
        <w:t xml:space="preserve">To integrate here: </w:t>
      </w:r>
      <w:r>
        <w:rPr>
          <w:color w:val="02346E"/>
        </w:rPr>
        <w:t>Req # 001</w:t>
      </w:r>
      <w:r>
        <w:rPr>
          <w:color w:val="02346E"/>
        </w:rPr>
        <w:tab/>
        <w:t xml:space="preserve">Also the helium recovery system: </w:t>
      </w:r>
      <w:r>
        <w:t>The Contractor shall integrate interface with QPLANT:CS (Control System) for system monitoring, isolation modes, and recovery logic.</w:t>
      </w:r>
    </w:p>
  </w:comment>
  <w:comment w:id="3298" w:author="Jardin Maarten" w:date="2025-04-29T17:25:00Z" w:initials="JM">
    <w:p w14:paraId="602C4A66" w14:textId="45398BB9" w:rsidR="006436A4" w:rsidRDefault="006436A4">
      <w:pPr>
        <w:pStyle w:val="Tekstopmerking"/>
      </w:pPr>
      <w:r>
        <w:rPr>
          <w:rStyle w:val="Verwijzingopmerking"/>
        </w:rPr>
        <w:annotationRef/>
      </w:r>
      <w:r>
        <w:t xml:space="preserve">Same as req 252 control and monitoring interface under Interfaces? </w:t>
      </w:r>
    </w:p>
  </w:comment>
  <w:comment w:id="3299" w:author="Dorda Ulrich" w:date="2025-05-05T11:58:00Z" w:initials="UD">
    <w:p w14:paraId="4D05A015" w14:textId="77777777" w:rsidR="006436A4" w:rsidRDefault="006436A4" w:rsidP="007E2BD3">
      <w:pPr>
        <w:pStyle w:val="Tekstopmerking"/>
        <w:jc w:val="left"/>
      </w:pPr>
      <w:r>
        <w:rPr>
          <w:rStyle w:val="Verwijzingopmerking"/>
        </w:rPr>
        <w:annotationRef/>
      </w:r>
      <w:r>
        <w:rPr>
          <w:lang w:val="en-US"/>
        </w:rPr>
        <w:t>@ GKO: implement</w:t>
      </w:r>
    </w:p>
  </w:comment>
  <w:comment w:id="3300" w:author="Dorda Ulrich" w:date="2025-04-28T15:35:00Z" w:initials="UD">
    <w:p w14:paraId="7D86F182" w14:textId="3E5EB4BB" w:rsidR="006436A4" w:rsidRDefault="006436A4" w:rsidP="003103EE">
      <w:pPr>
        <w:pStyle w:val="Tekstopmerking"/>
        <w:jc w:val="left"/>
      </w:pPr>
      <w:r>
        <w:rPr>
          <w:rStyle w:val="Verwijzingopmerking"/>
        </w:rPr>
        <w:annotationRef/>
      </w:r>
      <w:r>
        <w:rPr>
          <w:lang w:val="en-US"/>
        </w:rPr>
        <w:t>To be moved somewhere here: “..</w:t>
      </w:r>
      <w:r>
        <w:t>This means that any control commands, status updates, or alerts that are relevant to cryogenic operations are routed through MCS, ensuring that users receive consistent and centralized information</w:t>
      </w:r>
    </w:p>
    <w:p w14:paraId="3752D6C8" w14:textId="77777777" w:rsidR="006436A4" w:rsidRDefault="006436A4" w:rsidP="003103EE">
      <w:pPr>
        <w:pStyle w:val="Tekstopmerking"/>
        <w:jc w:val="left"/>
      </w:pPr>
      <w:r>
        <w:rPr>
          <w:lang w:val="en-US"/>
        </w:rPr>
        <w:t>“</w:t>
      </w:r>
    </w:p>
  </w:comment>
  <w:comment w:id="3302" w:author="Dorda Ulrich" w:date="2025-04-28T15:50:00Z" w:initials="UD">
    <w:p w14:paraId="03C43B86" w14:textId="77777777" w:rsidR="006436A4" w:rsidRDefault="006436A4" w:rsidP="003B36B3">
      <w:pPr>
        <w:pStyle w:val="Tekstopmerking"/>
        <w:jc w:val="left"/>
      </w:pPr>
      <w:r>
        <w:rPr>
          <w:rStyle w:val="Verwijzingopmerking"/>
        </w:rPr>
        <w:annotationRef/>
      </w:r>
      <w:r>
        <w:rPr>
          <w:lang w:val="en-US"/>
        </w:rPr>
        <w:t>Iterate with Maarten</w:t>
      </w:r>
    </w:p>
  </w:comment>
  <w:comment w:id="3303" w:author="Jardin Maarten" w:date="2025-04-29T17:20:00Z" w:initials="JM">
    <w:p w14:paraId="0CB263AE" w14:textId="4EE64005" w:rsidR="006436A4" w:rsidRDefault="006436A4">
      <w:pPr>
        <w:pStyle w:val="Tekstopmerking"/>
      </w:pPr>
      <w:r>
        <w:rPr>
          <w:rStyle w:val="Verwijzingopmerking"/>
        </w:rPr>
        <w:annotationRef/>
      </w:r>
      <w:r>
        <w:t xml:space="preserve">Overlapping with software change management. Also see </w:t>
      </w:r>
      <w:r w:rsidRPr="00725372">
        <w:rPr>
          <w:sz w:val="18"/>
          <w:szCs w:val="18"/>
        </w:rPr>
        <w:t>GSHRC-11</w:t>
      </w:r>
    </w:p>
  </w:comment>
  <w:comment w:id="3304" w:author="Dorda Ulrich" w:date="2025-05-05T11:59:00Z" w:initials="UD">
    <w:p w14:paraId="26A9A20D" w14:textId="77777777" w:rsidR="006436A4" w:rsidRDefault="006436A4" w:rsidP="007E2BD3">
      <w:pPr>
        <w:pStyle w:val="Tekstopmerking"/>
        <w:jc w:val="left"/>
      </w:pPr>
      <w:r>
        <w:rPr>
          <w:rStyle w:val="Verwijzingopmerking"/>
        </w:rPr>
        <w:annotationRef/>
      </w:r>
      <w:r>
        <w:rPr>
          <w:lang w:val="en-US"/>
        </w:rPr>
        <w:t>@GKO check and remove.</w:t>
      </w:r>
    </w:p>
  </w:comment>
  <w:comment w:id="3305" w:author="Jardin Maarten" w:date="2025-04-29T17:29:00Z" w:initials="JM">
    <w:p w14:paraId="3EA76432" w14:textId="75267E20" w:rsidR="006436A4" w:rsidRDefault="006436A4">
      <w:pPr>
        <w:pStyle w:val="Tekstopmerking"/>
      </w:pPr>
      <w:r>
        <w:rPr>
          <w:rStyle w:val="Verwijzingopmerking"/>
        </w:rPr>
        <w:annotationRef/>
      </w:r>
      <w:r>
        <w:t>Idem. Anything changed in the tender approach?</w:t>
      </w:r>
    </w:p>
  </w:comment>
  <w:comment w:id="3306" w:author="Jardin Maarten" w:date="2025-04-08T08:59:00Z" w:initials="JM">
    <w:p w14:paraId="67309B0F" w14:textId="015BA71D" w:rsidR="006436A4" w:rsidRPr="006F2CC8" w:rsidRDefault="006436A4">
      <w:pPr>
        <w:pStyle w:val="Tekstopmerking"/>
        <w:rPr>
          <w:lang w:val="en-US"/>
        </w:rPr>
      </w:pPr>
      <w:r>
        <w:rPr>
          <w:rStyle w:val="Verwijzingopmerking"/>
        </w:rPr>
        <w:annotationRef/>
      </w:r>
      <w:r w:rsidRPr="006F2CC8">
        <w:rPr>
          <w:lang w:val="en-US"/>
        </w:rPr>
        <w:t>Process control via MCS?</w:t>
      </w:r>
    </w:p>
  </w:comment>
  <w:comment w:id="3312" w:author="Dorda Ulrich" w:date="2025-05-09T13:43:00Z" w:initials="UD">
    <w:p w14:paraId="54533392" w14:textId="77777777" w:rsidR="00AC614A" w:rsidRDefault="00AC614A" w:rsidP="00AC614A">
      <w:pPr>
        <w:pStyle w:val="Tekstopmerking"/>
        <w:jc w:val="left"/>
      </w:pPr>
      <w:r>
        <w:rPr>
          <w:rStyle w:val="Verwijzingopmerking"/>
        </w:rPr>
        <w:annotationRef/>
      </w:r>
      <w:r>
        <w:rPr>
          <w:lang w:val="en-US"/>
        </w:rPr>
        <w:t>@ GKO: AS maarten what this means</w:t>
      </w:r>
    </w:p>
  </w:comment>
  <w:comment w:id="3311" w:author="Dekempeneer Erik" w:date="2025-03-10T15:27:00Z" w:initials="ED">
    <w:p w14:paraId="283A7A7C" w14:textId="6488DD1D" w:rsidR="006436A4" w:rsidRDefault="006436A4" w:rsidP="007934A1">
      <w:pPr>
        <w:pStyle w:val="Tekstopmerking"/>
        <w:jc w:val="left"/>
      </w:pPr>
      <w:r>
        <w:rPr>
          <w:rStyle w:val="Verwijzingopmerking"/>
        </w:rPr>
        <w:annotationRef/>
      </w:r>
      <w:r>
        <w:t>@MJA</w:t>
      </w:r>
    </w:p>
    <w:p w14:paraId="4357FAFA" w14:textId="77777777" w:rsidR="006436A4" w:rsidRDefault="006436A4" w:rsidP="007934A1">
      <w:pPr>
        <w:pStyle w:val="Tekstopmerking"/>
        <w:jc w:val="left"/>
      </w:pPr>
      <w:r>
        <w:t xml:space="preserve">Local parameters ? (define or add examples to clarify)  </w:t>
      </w:r>
    </w:p>
  </w:comment>
  <w:comment w:id="3313" w:author="Dorda Ulrich" w:date="2025-05-09T13:46:00Z" w:initials="UD">
    <w:p w14:paraId="4FFB5D96" w14:textId="77777777" w:rsidR="00AC614A" w:rsidRDefault="00AC614A" w:rsidP="00AC614A">
      <w:pPr>
        <w:pStyle w:val="Tekstopmerking"/>
        <w:jc w:val="left"/>
      </w:pPr>
      <w:r>
        <w:rPr>
          <w:rStyle w:val="Verwijzingopmerking"/>
        </w:rPr>
        <w:annotationRef/>
      </w:r>
      <w:r>
        <w:rPr>
          <w:lang w:val="en-US"/>
        </w:rPr>
        <w:t>Should or shall</w:t>
      </w:r>
    </w:p>
  </w:comment>
  <w:comment w:id="3314" w:author="Dorda Ulrich" w:date="2025-05-09T13:46:00Z" w:initials="UD">
    <w:p w14:paraId="2F79FAC4" w14:textId="5D39767F" w:rsidR="00AC614A" w:rsidRDefault="00AC614A" w:rsidP="00AC614A">
      <w:pPr>
        <w:pStyle w:val="Tekstopmerking"/>
        <w:jc w:val="left"/>
      </w:pPr>
      <w:r>
        <w:rPr>
          <w:rStyle w:val="Verwijzingopmerking"/>
        </w:rPr>
        <w:annotationRef/>
      </w:r>
      <w:r>
        <w:rPr>
          <w:lang w:val="en-US"/>
        </w:rPr>
        <w:t>What means manual (still via the CS-interface?)</w:t>
      </w:r>
    </w:p>
  </w:comment>
  <w:comment w:id="3315" w:author="Dekempeneer Erik" w:date="2025-03-10T15:28:00Z" w:initials="ED">
    <w:p w14:paraId="1263D748" w14:textId="687D8973" w:rsidR="006436A4" w:rsidRDefault="006436A4" w:rsidP="007934A1">
      <w:pPr>
        <w:pStyle w:val="Tekstopmerking"/>
        <w:jc w:val="left"/>
      </w:pPr>
      <w:r>
        <w:rPr>
          <w:rStyle w:val="Verwijzingopmerking"/>
        </w:rPr>
        <w:annotationRef/>
      </w:r>
      <w:r>
        <w:t>@MJA</w:t>
      </w:r>
    </w:p>
    <w:p w14:paraId="748D20CD" w14:textId="77777777" w:rsidR="006436A4" w:rsidRDefault="006436A4" w:rsidP="007934A1">
      <w:pPr>
        <w:pStyle w:val="Tekstopmerking"/>
        <w:jc w:val="left"/>
      </w:pPr>
      <w:r>
        <w:t>?</w:t>
      </w:r>
    </w:p>
  </w:comment>
  <w:comment w:id="3316" w:author="Jardin Maarten" w:date="2025-04-29T17:41:00Z" w:initials="JM">
    <w:p w14:paraId="55A57E99" w14:textId="48F69D28" w:rsidR="006436A4" w:rsidRDefault="006436A4">
      <w:pPr>
        <w:pStyle w:val="Tekstopmerking"/>
      </w:pPr>
      <w:r>
        <w:rPr>
          <w:rStyle w:val="Verwijzingopmerking"/>
        </w:rPr>
        <w:annotationRef/>
      </w:r>
    </w:p>
  </w:comment>
  <w:comment w:id="3317" w:author="Dorda Ulrich" w:date="2025-05-09T13:47:00Z" w:initials="UD">
    <w:p w14:paraId="03EC73BD" w14:textId="77777777" w:rsidR="00EE68BF" w:rsidRDefault="00EE68BF" w:rsidP="00EE68BF">
      <w:pPr>
        <w:pStyle w:val="Tekstopmerking"/>
        <w:jc w:val="left"/>
      </w:pPr>
      <w:r>
        <w:rPr>
          <w:rStyle w:val="Verwijzingopmerking"/>
        </w:rPr>
        <w:annotationRef/>
      </w:r>
      <w:r>
        <w:rPr>
          <w:lang w:val="en-US"/>
        </w:rPr>
        <w:t>Should or shall</w:t>
      </w:r>
    </w:p>
  </w:comment>
  <w:comment w:id="3319" w:author="Dorda Ulrich" w:date="2025-05-09T13:51:00Z" w:initials="UD">
    <w:p w14:paraId="249A7857" w14:textId="77777777" w:rsidR="00577A2F" w:rsidRDefault="00577A2F" w:rsidP="00577A2F">
      <w:pPr>
        <w:pStyle w:val="Tekstopmerking"/>
        <w:jc w:val="left"/>
      </w:pPr>
      <w:r>
        <w:rPr>
          <w:rStyle w:val="Verwijzingopmerking"/>
        </w:rPr>
        <w:annotationRef/>
      </w:r>
      <w:r>
        <w:rPr>
          <w:lang w:val="en-US"/>
        </w:rPr>
        <w:t>@GKO: format nicely and crosscheck with Maarten</w:t>
      </w:r>
    </w:p>
  </w:comment>
  <w:comment w:id="3320" w:author="Dorda Ulrich" w:date="2025-05-09T13:52:00Z" w:initials="UD">
    <w:p w14:paraId="4050EE23" w14:textId="77777777" w:rsidR="00BC0D14" w:rsidRDefault="00BC0D14" w:rsidP="00BC0D14">
      <w:pPr>
        <w:pStyle w:val="Tekstopmerking"/>
        <w:jc w:val="left"/>
      </w:pPr>
      <w:r>
        <w:rPr>
          <w:rStyle w:val="Verwijzingopmerking"/>
        </w:rPr>
        <w:annotationRef/>
      </w:r>
      <w:r>
        <w:t>Do they need to tell us this in the offer so we can give them technical points. Like this, they can do whatever they want</w:t>
      </w:r>
    </w:p>
  </w:comment>
  <w:comment w:id="3321" w:author="Dorda Ulrich" w:date="2025-05-09T13:57:00Z" w:initials="UD">
    <w:p w14:paraId="32675B4C" w14:textId="77777777" w:rsidR="007E192F" w:rsidRDefault="007E192F" w:rsidP="007E192F">
      <w:pPr>
        <w:pStyle w:val="Tekstopmerking"/>
        <w:jc w:val="left"/>
      </w:pPr>
      <w:r>
        <w:rPr>
          <w:rStyle w:val="Verwijzingopmerking"/>
        </w:rPr>
        <w:annotationRef/>
      </w:r>
      <w:r>
        <w:rPr>
          <w:lang w:val="en-US"/>
        </w:rPr>
        <w:t>Meaning unclear to me</w:t>
      </w:r>
    </w:p>
  </w:comment>
  <w:comment w:id="3324" w:author="Dorda Ulrich" w:date="2025-05-09T13:58:00Z" w:initials="UD">
    <w:p w14:paraId="5744EAAA" w14:textId="77777777" w:rsidR="007E192F" w:rsidRDefault="007E192F" w:rsidP="007E192F">
      <w:pPr>
        <w:pStyle w:val="Tekstopmerking"/>
        <w:jc w:val="left"/>
      </w:pPr>
      <w:r>
        <w:rPr>
          <w:rStyle w:val="Verwijzingopmerking"/>
        </w:rPr>
        <w:annotationRef/>
      </w:r>
      <w:r>
        <w:rPr>
          <w:lang w:val="en-US"/>
        </w:rPr>
        <w:t>Should or shall?</w:t>
      </w:r>
    </w:p>
  </w:comment>
  <w:comment w:id="3325" w:author="Dekempeneer Erik" w:date="2025-03-10T15:51:00Z" w:initials="ED">
    <w:p w14:paraId="3B5C1FBC" w14:textId="6AEC5751" w:rsidR="006436A4" w:rsidRDefault="006436A4" w:rsidP="00AF7261">
      <w:pPr>
        <w:pStyle w:val="Tekstopmerking"/>
        <w:jc w:val="left"/>
      </w:pPr>
      <w:r>
        <w:rPr>
          <w:rStyle w:val="Verwijzingopmerking"/>
        </w:rPr>
        <w:annotationRef/>
      </w:r>
      <w:r>
        <w:t>@MJA</w:t>
      </w:r>
    </w:p>
    <w:p w14:paraId="583A3581" w14:textId="77777777" w:rsidR="006436A4" w:rsidRDefault="006436A4" w:rsidP="00AF7261">
      <w:pPr>
        <w:pStyle w:val="Tekstopmerking"/>
        <w:jc w:val="left"/>
      </w:pPr>
      <w:r>
        <w:t>Meaning ? Add to acronyms</w:t>
      </w:r>
    </w:p>
    <w:p w14:paraId="4C237745" w14:textId="77777777" w:rsidR="006436A4" w:rsidRDefault="006436A4" w:rsidP="00AF7261">
      <w:pPr>
        <w:pStyle w:val="Tekstopmerking"/>
        <w:jc w:val="left"/>
      </w:pPr>
      <w:r>
        <w:t>Is this part of SLA option 3</w:t>
      </w:r>
    </w:p>
  </w:comment>
  <w:comment w:id="3326" w:author="Jardin Maarten" w:date="2025-04-09T08:36:00Z" w:initials="JM">
    <w:p w14:paraId="0127730F" w14:textId="02178551" w:rsidR="006436A4" w:rsidRDefault="006436A4">
      <w:pPr>
        <w:pStyle w:val="Tekstopmerking"/>
      </w:pPr>
      <w:r>
        <w:rPr>
          <w:rStyle w:val="Verwijzingopmerking"/>
        </w:rPr>
        <w:annotationRef/>
      </w:r>
      <w:r>
        <w:t>Added reference to FAT paragraph</w:t>
      </w:r>
    </w:p>
  </w:comment>
  <w:comment w:id="3327" w:author="Dekempeneer Erik" w:date="2025-03-10T16:07:00Z" w:initials="ED">
    <w:p w14:paraId="7EBE4239" w14:textId="77777777" w:rsidR="006436A4" w:rsidRDefault="006436A4" w:rsidP="00FE542B">
      <w:pPr>
        <w:pStyle w:val="Tekstopmerking"/>
        <w:jc w:val="left"/>
      </w:pPr>
      <w:r>
        <w:rPr>
          <w:rStyle w:val="Verwijzingopmerking"/>
        </w:rPr>
        <w:annotationRef/>
      </w:r>
      <w:r>
        <w:rPr>
          <w:lang w:val="en-US"/>
        </w:rPr>
        <w:t>Lifetime is 40 years, extendable to 60 years ?</w:t>
      </w:r>
    </w:p>
  </w:comment>
  <w:comment w:id="3328" w:author="Dekempeneer Erik" w:date="2025-03-11T16:35:00Z" w:initials="ED">
    <w:p w14:paraId="457BA883" w14:textId="77777777" w:rsidR="006436A4" w:rsidRDefault="006436A4" w:rsidP="007977C9">
      <w:pPr>
        <w:pStyle w:val="Tekstopmerking"/>
        <w:jc w:val="left"/>
      </w:pPr>
      <w:r>
        <w:rPr>
          <w:rStyle w:val="Verwijzingopmerking"/>
        </w:rPr>
        <w:annotationRef/>
      </w:r>
      <w:r>
        <w:rPr>
          <w:lang w:val="en-US"/>
        </w:rPr>
        <w:t>Assumed support duration for PLC = 20 years.</w:t>
      </w:r>
    </w:p>
  </w:comment>
  <w:comment w:id="3329" w:author="Dorda Ulrich" w:date="2025-05-09T14:08:00Z" w:initials="UD">
    <w:p w14:paraId="33BF9F37" w14:textId="77777777" w:rsidR="00421EEC" w:rsidRDefault="00421EEC" w:rsidP="00421EEC">
      <w:pPr>
        <w:pStyle w:val="Tekstopmerking"/>
        <w:jc w:val="left"/>
      </w:pPr>
      <w:r>
        <w:rPr>
          <w:rStyle w:val="Verwijzingopmerking"/>
        </w:rPr>
        <w:annotationRef/>
      </w:r>
      <w:r>
        <w:rPr>
          <w:lang w:val="en-US"/>
        </w:rPr>
        <w:t>What is the visualization project?</w:t>
      </w:r>
    </w:p>
  </w:comment>
  <w:comment w:id="3330" w:author="Dorda Ulrich" w:date="2025-05-09T14:09:00Z" w:initials="UD">
    <w:p w14:paraId="25C7A904" w14:textId="77777777" w:rsidR="00421EEC" w:rsidRDefault="00421EEC" w:rsidP="00421EEC">
      <w:pPr>
        <w:pStyle w:val="Tekstopmerking"/>
        <w:jc w:val="left"/>
      </w:pPr>
      <w:r>
        <w:rPr>
          <w:rStyle w:val="Verwijzingopmerking"/>
        </w:rPr>
        <w:annotationRef/>
      </w:r>
      <w:r>
        <w:rPr>
          <w:lang w:val="en-US"/>
        </w:rPr>
        <w:t>Which one?</w:t>
      </w:r>
    </w:p>
  </w:comment>
  <w:comment w:id="3331" w:author="Dorda Ulrich" w:date="2025-05-09T14:09:00Z" w:initials="UD">
    <w:p w14:paraId="551C19D6" w14:textId="77777777" w:rsidR="00421EEC" w:rsidRDefault="00421EEC" w:rsidP="00421EEC">
      <w:pPr>
        <w:pStyle w:val="Tekstopmerking"/>
        <w:jc w:val="left"/>
      </w:pPr>
      <w:r>
        <w:rPr>
          <w:rStyle w:val="Verwijzingopmerking"/>
        </w:rPr>
        <w:annotationRef/>
      </w:r>
      <w:r>
        <w:rPr>
          <w:lang w:val="en-US"/>
        </w:rPr>
        <w:t>Usefullness?</w:t>
      </w:r>
    </w:p>
  </w:comment>
  <w:comment w:id="3332" w:author="Dorda Ulrich" w:date="2025-05-09T14:15:00Z" w:initials="UD">
    <w:p w14:paraId="41D6BD9F" w14:textId="77777777" w:rsidR="00780ED7" w:rsidRDefault="00780ED7" w:rsidP="00780ED7">
      <w:pPr>
        <w:pStyle w:val="Tekstopmerking"/>
        <w:jc w:val="left"/>
      </w:pPr>
      <w:r>
        <w:rPr>
          <w:rStyle w:val="Verwijzingopmerking"/>
        </w:rPr>
        <w:annotationRef/>
      </w:r>
      <w:r>
        <w:rPr>
          <w:lang w:val="en-US"/>
        </w:rPr>
        <w:t>The operator station software does not do the acquisition but only visualized it (or what is the operator station software?)</w:t>
      </w:r>
    </w:p>
  </w:comment>
  <w:comment w:id="3333" w:author="Dorda Ulrich" w:date="2025-05-09T14:13:00Z" w:initials="UD">
    <w:p w14:paraId="2FD592D7" w14:textId="4584E746" w:rsidR="00780ED7" w:rsidRDefault="00780ED7" w:rsidP="00780ED7">
      <w:pPr>
        <w:pStyle w:val="Tekstopmerking"/>
        <w:jc w:val="left"/>
      </w:pPr>
      <w:r>
        <w:rPr>
          <w:rStyle w:val="Verwijzingopmerking"/>
        </w:rPr>
        <w:annotationRef/>
      </w:r>
      <w:r>
        <w:rPr>
          <w:lang w:val="en-US"/>
        </w:rPr>
        <w:t>Default is maximum 2 seconds. What is possible as non-default?</w:t>
      </w:r>
    </w:p>
  </w:comment>
  <w:comment w:id="3334" w:author="Dorda Ulrich" w:date="2025-05-09T14:12:00Z" w:initials="UD">
    <w:p w14:paraId="216A83AA" w14:textId="005A85C6" w:rsidR="00780ED7" w:rsidRDefault="00780ED7" w:rsidP="00780ED7">
      <w:pPr>
        <w:pStyle w:val="Tekstopmerking"/>
        <w:jc w:val="left"/>
      </w:pPr>
      <w:r>
        <w:rPr>
          <w:rStyle w:val="Verwijzingopmerking"/>
        </w:rPr>
        <w:annotationRef/>
      </w:r>
      <w:r>
        <w:rPr>
          <w:lang w:val="en-US"/>
        </w:rPr>
        <w:t>Confusing. Period or rate.</w:t>
      </w:r>
    </w:p>
  </w:comment>
  <w:comment w:id="3335" w:author="Dorda Ulrich" w:date="2025-05-09T14:15:00Z" w:initials="UD">
    <w:p w14:paraId="0C571881" w14:textId="77777777" w:rsidR="00780ED7" w:rsidRDefault="00780ED7" w:rsidP="00780ED7">
      <w:pPr>
        <w:pStyle w:val="Tekstopmerking"/>
        <w:jc w:val="left"/>
      </w:pPr>
      <w:r>
        <w:rPr>
          <w:rStyle w:val="Verwijzingopmerking"/>
        </w:rPr>
        <w:annotationRef/>
      </w:r>
      <w:r>
        <w:rPr>
          <w:lang w:val="en-US"/>
        </w:rPr>
        <w:t>It’s not the HMI software calling...</w:t>
      </w:r>
    </w:p>
  </w:comment>
  <w:comment w:id="3338" w:author="Dekempeneer Erik" w:date="2025-03-10T16:17:00Z" w:initials="ED">
    <w:p w14:paraId="00BCDFE6" w14:textId="5B09953C" w:rsidR="006436A4" w:rsidRDefault="006436A4" w:rsidP="0024074D">
      <w:pPr>
        <w:pStyle w:val="Tekstopmerking"/>
        <w:jc w:val="left"/>
      </w:pPr>
      <w:r>
        <w:rPr>
          <w:rStyle w:val="Verwijzingopmerking"/>
        </w:rPr>
        <w:annotationRef/>
      </w:r>
      <w:r>
        <w:t>@MJA</w:t>
      </w:r>
    </w:p>
    <w:p w14:paraId="68E61DEB" w14:textId="77777777" w:rsidR="006436A4" w:rsidRDefault="006436A4" w:rsidP="0024074D">
      <w:pPr>
        <w:pStyle w:val="Tekstopmerking"/>
        <w:jc w:val="left"/>
      </w:pPr>
      <w:r>
        <w:t>Fig 13 is not referenced in he text ?</w:t>
      </w:r>
    </w:p>
  </w:comment>
  <w:comment w:id="3339" w:author="Dorda Ulrich" w:date="2025-05-05T11:13:00Z" w:initials="UD">
    <w:p w14:paraId="68AE33F7" w14:textId="77777777" w:rsidR="006436A4" w:rsidRDefault="006436A4" w:rsidP="00AC7450">
      <w:pPr>
        <w:pStyle w:val="Tekstopmerking"/>
        <w:jc w:val="left"/>
      </w:pPr>
      <w:r>
        <w:rPr>
          <w:rStyle w:val="Verwijzingopmerking"/>
        </w:rPr>
        <w:annotationRef/>
      </w:r>
      <w:r>
        <w:rPr>
          <w:lang w:val="en-US"/>
        </w:rPr>
        <w:t>Written in general terms - why here under network?</w:t>
      </w:r>
    </w:p>
  </w:comment>
  <w:comment w:id="3341" w:author="do Rego Lima Pedro" w:date="2025-03-05T12:39:00Z" w:initials="Pd">
    <w:p w14:paraId="21D28B30" w14:textId="7F128B40" w:rsidR="006436A4" w:rsidRDefault="006436A4" w:rsidP="00CB1438">
      <w:pPr>
        <w:pStyle w:val="Tekstopmerking"/>
        <w:jc w:val="left"/>
      </w:pPr>
      <w:r>
        <w:rPr>
          <w:rStyle w:val="Verwijzingopmerking"/>
        </w:rPr>
        <w:annotationRef/>
      </w:r>
      <w:r>
        <w:rPr>
          <w:lang w:val="en-US"/>
        </w:rPr>
        <w:t>Asked Maarten</w:t>
      </w:r>
    </w:p>
  </w:comment>
  <w:comment w:id="3343" w:author="Jardin Maarten" w:date="2025-03-28T11:49:00Z" w:initials="JM">
    <w:p w14:paraId="69424143" w14:textId="77777777" w:rsidR="006436A4" w:rsidRDefault="006436A4" w:rsidP="002D697C">
      <w:pPr>
        <w:pStyle w:val="Tekstopmerking"/>
      </w:pPr>
      <w:r>
        <w:rPr>
          <w:rStyle w:val="Verwijzingopmerking"/>
        </w:rPr>
        <w:annotationRef/>
      </w:r>
      <w:r>
        <w:t>repeated</w:t>
      </w:r>
    </w:p>
  </w:comment>
  <w:comment w:id="3344" w:author="Dekempeneer Erik" w:date="2025-03-10T16:40:00Z" w:initials="ED">
    <w:p w14:paraId="2DCE91F7" w14:textId="77777777" w:rsidR="006436A4" w:rsidRDefault="006436A4" w:rsidP="002D697C">
      <w:pPr>
        <w:pStyle w:val="Tekstopmerking"/>
        <w:jc w:val="left"/>
      </w:pPr>
      <w:r>
        <w:rPr>
          <w:rStyle w:val="Verwijzingopmerking"/>
        </w:rPr>
        <w:annotationRef/>
      </w:r>
      <w:r>
        <w:t>@MJA</w:t>
      </w:r>
    </w:p>
    <w:p w14:paraId="68C27669" w14:textId="77777777" w:rsidR="006436A4" w:rsidRDefault="006436A4" w:rsidP="002D697C">
      <w:pPr>
        <w:pStyle w:val="Tekstopmerking"/>
        <w:jc w:val="left"/>
      </w:pPr>
      <w:r>
        <w:t>Which deliverable ?</w:t>
      </w:r>
    </w:p>
  </w:comment>
  <w:comment w:id="3345" w:author="Jardin Maarten" w:date="2025-04-01T17:55:00Z" w:initials="JM">
    <w:p w14:paraId="7375D90B" w14:textId="253EB922" w:rsidR="006436A4" w:rsidRDefault="006436A4">
      <w:pPr>
        <w:pStyle w:val="Tekstopmerking"/>
      </w:pPr>
      <w:r>
        <w:rPr>
          <w:rStyle w:val="Verwijzingopmerking"/>
        </w:rPr>
        <w:annotationRef/>
      </w:r>
      <w:r>
        <w:t>DD5</w:t>
      </w:r>
    </w:p>
  </w:comment>
  <w:comment w:id="3348" w:author="Dekempeneer Erik" w:date="2025-03-10T16:19:00Z" w:initials="ED">
    <w:p w14:paraId="3B3D021F" w14:textId="77777777" w:rsidR="006436A4" w:rsidRDefault="006436A4" w:rsidP="0024074D">
      <w:pPr>
        <w:pStyle w:val="Tekstopmerking"/>
        <w:jc w:val="left"/>
      </w:pPr>
      <w:r>
        <w:rPr>
          <w:rStyle w:val="Verwijzingopmerking"/>
        </w:rPr>
        <w:annotationRef/>
      </w:r>
      <w:r>
        <w:t>@MJA</w:t>
      </w:r>
    </w:p>
    <w:p w14:paraId="2E87216D" w14:textId="77777777" w:rsidR="006436A4" w:rsidRDefault="006436A4" w:rsidP="0024074D">
      <w:pPr>
        <w:pStyle w:val="Tekstopmerking"/>
        <w:jc w:val="left"/>
      </w:pPr>
      <w:r>
        <w:t>CCS ?</w:t>
      </w:r>
    </w:p>
  </w:comment>
  <w:comment w:id="3349" w:author="Dekempeneer Erik" w:date="2025-03-11T16:36:00Z" w:initials="ED">
    <w:p w14:paraId="111A14FD" w14:textId="77777777" w:rsidR="006436A4" w:rsidRDefault="006436A4" w:rsidP="0024074D">
      <w:pPr>
        <w:pStyle w:val="Tekstopmerking"/>
      </w:pPr>
      <w:r>
        <w:rPr>
          <w:rStyle w:val="Verwijzingopmerking"/>
        </w:rPr>
        <w:annotationRef/>
      </w:r>
    </w:p>
  </w:comment>
  <w:comment w:id="3351" w:author="Jardin Maarten" w:date="2025-01-21T08:44:00Z" w:initials="JM">
    <w:p w14:paraId="4A527C66" w14:textId="0A27AD9F" w:rsidR="006436A4" w:rsidRDefault="006436A4" w:rsidP="00944989">
      <w:pPr>
        <w:pStyle w:val="Tekstopmerking"/>
      </w:pPr>
      <w:r>
        <w:rPr>
          <w:rStyle w:val="Verwijzingopmerking"/>
        </w:rPr>
        <w:annotationRef/>
      </w:r>
      <w:r>
        <w:t>Rference needs to be added</w:t>
      </w:r>
    </w:p>
  </w:comment>
  <w:comment w:id="3352" w:author="Dekempeneer Erik" w:date="2025-03-16T11:57:00Z" w:initials="ED">
    <w:p w14:paraId="6F25CBEB" w14:textId="77777777" w:rsidR="006436A4" w:rsidRDefault="006436A4" w:rsidP="003E5C09">
      <w:pPr>
        <w:pStyle w:val="Tekstopmerking"/>
        <w:jc w:val="left"/>
      </w:pPr>
      <w:r>
        <w:rPr>
          <w:rStyle w:val="Verwijzingopmerking"/>
        </w:rPr>
        <w:annotationRef/>
      </w:r>
      <w:r>
        <w:rPr>
          <w:lang w:val="en-US"/>
        </w:rPr>
        <w:t>@Pedro</w:t>
      </w:r>
    </w:p>
  </w:comment>
  <w:comment w:id="3353" w:author="Jardin Maarten" w:date="2025-01-21T08:44:00Z" w:initials="JM">
    <w:p w14:paraId="39BCD298" w14:textId="780CAC94" w:rsidR="006436A4" w:rsidRDefault="006436A4" w:rsidP="00944989">
      <w:pPr>
        <w:pStyle w:val="Tekstopmerking"/>
      </w:pPr>
      <w:r>
        <w:rPr>
          <w:rStyle w:val="Verwijzingopmerking"/>
        </w:rPr>
        <w:annotationRef/>
      </w:r>
      <w:r>
        <w:t>Rference needs to be added</w:t>
      </w:r>
    </w:p>
  </w:comment>
  <w:comment w:id="3354" w:author="Dekempeneer Erik" w:date="2025-03-16T11:57:00Z" w:initials="ED">
    <w:p w14:paraId="04897DAB" w14:textId="77777777" w:rsidR="006436A4" w:rsidRDefault="006436A4" w:rsidP="003E5C09">
      <w:pPr>
        <w:pStyle w:val="Tekstopmerking"/>
        <w:jc w:val="left"/>
      </w:pPr>
      <w:r>
        <w:rPr>
          <w:rStyle w:val="Verwijzingopmerking"/>
        </w:rPr>
        <w:annotationRef/>
      </w:r>
      <w:r>
        <w:rPr>
          <w:lang w:val="en-US"/>
        </w:rPr>
        <w:t>@Pedro</w:t>
      </w:r>
    </w:p>
  </w:comment>
  <w:comment w:id="3355" w:author="Jardin Maarten" w:date="2025-01-21T08:44:00Z" w:initials="JM">
    <w:p w14:paraId="1D42B821" w14:textId="5FBD713E" w:rsidR="006436A4" w:rsidRDefault="006436A4" w:rsidP="00944989">
      <w:pPr>
        <w:pStyle w:val="Tekstopmerking"/>
      </w:pPr>
      <w:r>
        <w:rPr>
          <w:rStyle w:val="Verwijzingopmerking"/>
        </w:rPr>
        <w:annotationRef/>
      </w:r>
      <w:r>
        <w:t>Rference needs to be added</w:t>
      </w:r>
    </w:p>
  </w:comment>
  <w:comment w:id="3356" w:author="Dekempeneer Erik" w:date="2025-03-16T11:57:00Z" w:initials="ED">
    <w:p w14:paraId="55DD7945" w14:textId="77777777" w:rsidR="006436A4" w:rsidRDefault="006436A4" w:rsidP="003E5C09">
      <w:pPr>
        <w:pStyle w:val="Tekstopmerking"/>
        <w:jc w:val="left"/>
      </w:pPr>
      <w:r>
        <w:rPr>
          <w:rStyle w:val="Verwijzingopmerking"/>
        </w:rPr>
        <w:annotationRef/>
      </w:r>
      <w:r>
        <w:rPr>
          <w:lang w:val="en-US"/>
        </w:rPr>
        <w:t>@Pedro</w:t>
      </w:r>
    </w:p>
  </w:comment>
  <w:comment w:id="3357" w:author="Jardin Maarten" w:date="2025-01-21T08:44:00Z" w:initials="JM">
    <w:p w14:paraId="0C5CAC3B" w14:textId="1FE3F5E5" w:rsidR="006436A4" w:rsidRDefault="006436A4" w:rsidP="00944989">
      <w:pPr>
        <w:pStyle w:val="Tekstopmerking"/>
      </w:pPr>
      <w:r>
        <w:rPr>
          <w:rStyle w:val="Verwijzingopmerking"/>
        </w:rPr>
        <w:annotationRef/>
      </w:r>
      <w:r>
        <w:t>Rference needs to be added</w:t>
      </w:r>
    </w:p>
  </w:comment>
  <w:comment w:id="3358" w:author="Dekempeneer Erik" w:date="2025-03-16T11:57:00Z" w:initials="ED">
    <w:p w14:paraId="47BF6D6E" w14:textId="77777777" w:rsidR="006436A4" w:rsidRDefault="006436A4" w:rsidP="003E5C09">
      <w:pPr>
        <w:pStyle w:val="Tekstopmerking"/>
        <w:jc w:val="left"/>
      </w:pPr>
      <w:r>
        <w:rPr>
          <w:rStyle w:val="Verwijzingopmerking"/>
        </w:rPr>
        <w:annotationRef/>
      </w:r>
      <w:r>
        <w:rPr>
          <w:lang w:val="en-US"/>
        </w:rPr>
        <w:t>@Pedro</w:t>
      </w:r>
    </w:p>
  </w:comment>
  <w:comment w:id="3359" w:author="Jardin Maarten" w:date="2025-03-28T11:51:00Z" w:initials="JM">
    <w:p w14:paraId="2B76988B" w14:textId="6A77835D" w:rsidR="006436A4" w:rsidRDefault="006436A4">
      <w:pPr>
        <w:pStyle w:val="Tekstopmerking"/>
      </w:pPr>
      <w:r>
        <w:rPr>
          <w:rStyle w:val="Verwijzingopmerking"/>
        </w:rPr>
        <w:annotationRef/>
      </w:r>
      <w:r>
        <w:t>Take proposa&amp;l geert (optional…)</w:t>
      </w:r>
    </w:p>
  </w:comment>
  <w:comment w:id="3361" w:author="Jardin Maarten" w:date="2025-03-28T11:52:00Z" w:initials="JM">
    <w:p w14:paraId="184F681E" w14:textId="58B89AF4" w:rsidR="006436A4" w:rsidRDefault="006436A4">
      <w:pPr>
        <w:pStyle w:val="Tekstopmerking"/>
      </w:pPr>
      <w:r>
        <w:rPr>
          <w:rStyle w:val="Verwijzingopmerking"/>
        </w:rPr>
        <w:annotationRef/>
      </w:r>
      <w:r>
        <w:t>Deliverable after delivery</w:t>
      </w:r>
    </w:p>
  </w:comment>
  <w:comment w:id="3363" w:author="Jardin Maarten" w:date="2025-03-28T11:54:00Z" w:initials="JM">
    <w:p w14:paraId="2E7986B0" w14:textId="28B34CA1" w:rsidR="006436A4" w:rsidRDefault="006436A4">
      <w:pPr>
        <w:pStyle w:val="Tekstopmerking"/>
      </w:pPr>
      <w:r>
        <w:rPr>
          <w:rStyle w:val="Verwijzingopmerking"/>
        </w:rPr>
        <w:annotationRef/>
      </w:r>
      <w:r>
        <w:t xml:space="preserve">Keep Performance </w:t>
      </w:r>
    </w:p>
  </w:comment>
  <w:comment w:id="3376" w:author="Dorda Ulrich" w:date="2025-04-15T13:42:00Z" w:initials="UD">
    <w:p w14:paraId="64842C9D" w14:textId="77777777" w:rsidR="006436A4" w:rsidRDefault="006436A4" w:rsidP="00480365">
      <w:pPr>
        <w:pStyle w:val="Tekstopmerking"/>
        <w:jc w:val="left"/>
      </w:pPr>
      <w:r>
        <w:rPr>
          <w:rStyle w:val="Verwijzingopmerking"/>
        </w:rPr>
        <w:annotationRef/>
      </w:r>
      <w:r>
        <w:rPr>
          <w:lang w:val="en-US"/>
        </w:rPr>
        <w:t>What do you mean by this</w:t>
      </w:r>
    </w:p>
  </w:comment>
  <w:comment w:id="3377" w:author="Dekempeneer Erik" w:date="2025-04-25T13:23:00Z" w:initials="ED">
    <w:p w14:paraId="69AA5A7A" w14:textId="77777777" w:rsidR="006436A4" w:rsidRDefault="006436A4" w:rsidP="00CD4D32">
      <w:pPr>
        <w:pStyle w:val="Tekstopmerking"/>
        <w:jc w:val="left"/>
      </w:pPr>
      <w:r>
        <w:rPr>
          <w:rStyle w:val="Verwijzingopmerking"/>
        </w:rPr>
        <w:annotationRef/>
      </w:r>
      <w:r>
        <w:rPr>
          <w:lang w:val="en-US"/>
        </w:rPr>
        <w:t>‘exhaust from ‘ ?</w:t>
      </w:r>
    </w:p>
  </w:comment>
  <w:comment w:id="3378" w:author="Dekempeneer Erik" w:date="2025-04-25T13:24:00Z" w:initials="ED">
    <w:p w14:paraId="3DEDFBF2" w14:textId="77777777" w:rsidR="006436A4" w:rsidRDefault="006436A4" w:rsidP="00CD4D32">
      <w:pPr>
        <w:pStyle w:val="Tekstopmerking"/>
        <w:jc w:val="left"/>
      </w:pPr>
      <w:r>
        <w:rPr>
          <w:rStyle w:val="Verwijzingopmerking"/>
        </w:rPr>
        <w:annotationRef/>
      </w:r>
      <w:r>
        <w:rPr>
          <w:lang w:val="en-US"/>
        </w:rPr>
        <w:t>‘Exhaust’ pipe ?</w:t>
      </w:r>
    </w:p>
  </w:comment>
  <w:comment w:id="3403" w:author="Dekempeneer Erik" w:date="2025-03-03T10:40:00Z" w:initials="ED">
    <w:p w14:paraId="617F97A9" w14:textId="0C386E67" w:rsidR="006436A4" w:rsidRDefault="006436A4" w:rsidP="003E5C09">
      <w:pPr>
        <w:pStyle w:val="Tekstopmerking"/>
        <w:jc w:val="left"/>
      </w:pPr>
      <w:r>
        <w:rPr>
          <w:rStyle w:val="Verwijzingopmerking"/>
        </w:rPr>
        <w:annotationRef/>
      </w:r>
      <w:r>
        <w:t>@GBO</w:t>
      </w:r>
    </w:p>
    <w:p w14:paraId="0915EAEC" w14:textId="77777777" w:rsidR="006436A4" w:rsidRDefault="006436A4" w:rsidP="003E5C09">
      <w:pPr>
        <w:pStyle w:val="Tekstopmerking"/>
        <w:jc w:val="left"/>
      </w:pPr>
      <w:r>
        <w:t>Is the building crane not already fixed ? Do we have constraints ?</w:t>
      </w:r>
    </w:p>
  </w:comment>
  <w:comment w:id="3404" w:author="Dekempeneer Erik" w:date="2025-03-19T09:36:00Z" w:initials="ED">
    <w:p w14:paraId="3BCD882E" w14:textId="77777777" w:rsidR="006436A4" w:rsidRDefault="006436A4" w:rsidP="006814D5">
      <w:pPr>
        <w:pStyle w:val="Tekstopmerking"/>
        <w:jc w:val="left"/>
      </w:pPr>
      <w:r>
        <w:rPr>
          <w:rStyle w:val="Verwijzingopmerking"/>
        </w:rPr>
        <w:annotationRef/>
      </w:r>
      <w:r>
        <w:rPr>
          <w:lang w:val="en-US"/>
        </w:rPr>
        <w:t>GBO will provide detail on the current constraints. There proposal needs to provide the detailed crane opetatioon</w:t>
      </w:r>
    </w:p>
  </w:comment>
  <w:comment w:id="3406" w:author="Dekempeneer Erik" w:date="2025-03-10T17:29:00Z" w:initials="ED">
    <w:p w14:paraId="55649AA2" w14:textId="55986432" w:rsidR="006436A4" w:rsidRDefault="006436A4" w:rsidP="003E5C09">
      <w:pPr>
        <w:pStyle w:val="Tekstopmerking"/>
        <w:jc w:val="left"/>
      </w:pPr>
      <w:r>
        <w:rPr>
          <w:rStyle w:val="Verwijzingopmerking"/>
        </w:rPr>
        <w:annotationRef/>
      </w:r>
      <w:r>
        <w:t>@GBO</w:t>
      </w:r>
    </w:p>
    <w:p w14:paraId="4AFC270D" w14:textId="77777777" w:rsidR="006436A4" w:rsidRDefault="006436A4" w:rsidP="003E5C09">
      <w:pPr>
        <w:pStyle w:val="Tekstopmerking"/>
        <w:jc w:val="left"/>
      </w:pPr>
      <w:r>
        <w:t>Is there a drawing with roads indicated ?</w:t>
      </w:r>
    </w:p>
  </w:comment>
  <w:comment w:id="3407" w:author="Dekempeneer Erik" w:date="2025-03-19T09:37:00Z" w:initials="ED">
    <w:p w14:paraId="550A3509" w14:textId="77777777" w:rsidR="006436A4" w:rsidRDefault="006436A4" w:rsidP="006814D5">
      <w:pPr>
        <w:pStyle w:val="Tekstopmerking"/>
        <w:jc w:val="left"/>
      </w:pPr>
      <w:r>
        <w:rPr>
          <w:rStyle w:val="Verwijzingopmerking"/>
        </w:rPr>
        <w:annotationRef/>
      </w:r>
      <w:r>
        <w:rPr>
          <w:lang w:val="en-US"/>
        </w:rPr>
        <w:t>Yes</w:t>
      </w:r>
    </w:p>
  </w:comment>
  <w:comment w:id="3408" w:author="Dekempeneer Erik" w:date="2025-03-14T15:36:00Z" w:initials="ED">
    <w:p w14:paraId="74A6621D" w14:textId="0449BB9A" w:rsidR="006436A4" w:rsidRDefault="006436A4" w:rsidP="00EE1FFD">
      <w:pPr>
        <w:pStyle w:val="Tekstopmerking"/>
        <w:jc w:val="left"/>
      </w:pPr>
      <w:r>
        <w:rPr>
          <w:rStyle w:val="Verwijzingopmerking"/>
        </w:rPr>
        <w:annotationRef/>
      </w:r>
      <w:r>
        <w:rPr>
          <w:lang w:val="en-US"/>
        </w:rPr>
        <w:t>@GBO</w:t>
      </w:r>
    </w:p>
    <w:p w14:paraId="5A61507B" w14:textId="77777777" w:rsidR="006436A4" w:rsidRDefault="006436A4" w:rsidP="00EE1FFD">
      <w:pPr>
        <w:pStyle w:val="Tekstopmerking"/>
        <w:jc w:val="left"/>
      </w:pPr>
      <w:r>
        <w:rPr>
          <w:lang w:val="en-US"/>
        </w:rPr>
        <w:t>We should add dimensions.</w:t>
      </w:r>
    </w:p>
  </w:comment>
  <w:comment w:id="3409" w:author="Dekempeneer Erik" w:date="2025-03-19T09:37:00Z" w:initials="ED">
    <w:p w14:paraId="27CCACFD" w14:textId="77777777" w:rsidR="006436A4" w:rsidRDefault="006436A4" w:rsidP="006814D5">
      <w:pPr>
        <w:pStyle w:val="Tekstopmerking"/>
        <w:jc w:val="left"/>
      </w:pPr>
      <w:r>
        <w:rPr>
          <w:rStyle w:val="Verwijzingopmerking"/>
        </w:rPr>
        <w:annotationRef/>
      </w:r>
      <w:r>
        <w:rPr>
          <w:lang w:val="en-US"/>
        </w:rPr>
        <w:t>yes</w:t>
      </w:r>
    </w:p>
  </w:comment>
  <w:comment w:id="3413" w:author="Dekempeneer Erik" w:date="2025-03-03T10:40:00Z" w:initials="ED">
    <w:p w14:paraId="7BF3E3DA" w14:textId="6C6EE803" w:rsidR="006436A4" w:rsidRDefault="006436A4" w:rsidP="003E5C09">
      <w:pPr>
        <w:pStyle w:val="Tekstopmerking"/>
        <w:jc w:val="left"/>
      </w:pPr>
      <w:r>
        <w:rPr>
          <w:rStyle w:val="Verwijzingopmerking"/>
        </w:rPr>
        <w:annotationRef/>
      </w:r>
      <w:r>
        <w:t>@GBO</w:t>
      </w:r>
    </w:p>
    <w:p w14:paraId="72A8B7D8" w14:textId="77777777" w:rsidR="006436A4" w:rsidRDefault="006436A4" w:rsidP="003E5C09">
      <w:pPr>
        <w:pStyle w:val="Tekstopmerking"/>
        <w:jc w:val="left"/>
      </w:pPr>
      <w:r>
        <w:t>Same comment as above</w:t>
      </w:r>
    </w:p>
  </w:comment>
  <w:comment w:id="3414" w:author="Dekempeneer Erik" w:date="2025-03-19T09:37:00Z" w:initials="ED">
    <w:p w14:paraId="59CCE343" w14:textId="77777777" w:rsidR="006436A4" w:rsidRDefault="006436A4" w:rsidP="006814D5">
      <w:pPr>
        <w:pStyle w:val="Tekstopmerking"/>
        <w:jc w:val="left"/>
      </w:pPr>
      <w:r>
        <w:rPr>
          <w:rStyle w:val="Verwijzingopmerking"/>
        </w:rPr>
        <w:annotationRef/>
      </w:r>
      <w:r>
        <w:rPr>
          <w:lang w:val="en-US"/>
        </w:rPr>
        <w:t>See above</w:t>
      </w:r>
    </w:p>
  </w:comment>
  <w:comment w:id="3419" w:author="Jardin Maarten" w:date="2025-04-08T10:56:00Z" w:initials="JM">
    <w:p w14:paraId="367C910B" w14:textId="1510408F" w:rsidR="006436A4" w:rsidRDefault="006436A4">
      <w:pPr>
        <w:pStyle w:val="Tekstopmerking"/>
      </w:pPr>
      <w:r>
        <w:rPr>
          <w:rStyle w:val="Verwijzingopmerking"/>
        </w:rPr>
        <w:annotationRef/>
      </w:r>
      <w:r>
        <w:t>UPS provided by MINERVA?</w:t>
      </w:r>
    </w:p>
  </w:comment>
  <w:comment w:id="3420" w:author="Dorda Ulrich" w:date="2025-04-18T10:03:00Z" w:initials="UD">
    <w:p w14:paraId="2222EA25" w14:textId="77777777" w:rsidR="006436A4" w:rsidRDefault="006436A4" w:rsidP="006232DE">
      <w:pPr>
        <w:pStyle w:val="Tekstopmerking"/>
        <w:jc w:val="left"/>
      </w:pPr>
      <w:r>
        <w:rPr>
          <w:rStyle w:val="Verwijzingopmerking"/>
        </w:rPr>
        <w:annotationRef/>
      </w:r>
      <w:r>
        <w:rPr>
          <w:lang w:val="en-US"/>
        </w:rPr>
        <w:t>TO correct: For the compressors we provide 4 points</w:t>
      </w:r>
    </w:p>
  </w:comment>
  <w:comment w:id="3421" w:author="Dekempeneer Erik" w:date="2025-03-14T15:43:00Z" w:initials="ED">
    <w:p w14:paraId="05DF5E62" w14:textId="6E502E61" w:rsidR="006436A4" w:rsidRDefault="006436A4" w:rsidP="00EE1FFD">
      <w:pPr>
        <w:pStyle w:val="Tekstopmerking"/>
        <w:jc w:val="left"/>
      </w:pPr>
      <w:r>
        <w:rPr>
          <w:rStyle w:val="Verwijzingopmerking"/>
        </w:rPr>
        <w:annotationRef/>
      </w:r>
      <w:r>
        <w:rPr>
          <w:lang w:val="en-US"/>
        </w:rPr>
        <w:t>@GBO</w:t>
      </w:r>
    </w:p>
    <w:p w14:paraId="7663E97F" w14:textId="77777777" w:rsidR="006436A4" w:rsidRDefault="006436A4" w:rsidP="00EE1FFD">
      <w:pPr>
        <w:pStyle w:val="Tekstopmerking"/>
        <w:jc w:val="left"/>
      </w:pPr>
      <w:r>
        <w:rPr>
          <w:lang w:val="en-US"/>
        </w:rPr>
        <w:t>List of utilities is requested as part of detailed design in table 15. How does this match ?</w:t>
      </w:r>
    </w:p>
  </w:comment>
  <w:comment w:id="3422" w:author="Dekempeneer Erik" w:date="2025-03-19T09:49:00Z" w:initials="ED">
    <w:p w14:paraId="627B171F" w14:textId="77777777" w:rsidR="006436A4" w:rsidRDefault="006436A4" w:rsidP="006814D5">
      <w:pPr>
        <w:pStyle w:val="Tekstopmerking"/>
        <w:jc w:val="left"/>
      </w:pPr>
      <w:r>
        <w:rPr>
          <w:rStyle w:val="Verwijzingopmerking"/>
        </w:rPr>
        <w:annotationRef/>
      </w:r>
      <w:r>
        <w:rPr>
          <w:lang w:val="en-US"/>
        </w:rPr>
        <w:t>GBO: give feedback</w:t>
      </w:r>
    </w:p>
  </w:comment>
  <w:comment w:id="3423" w:author="Dekempeneer Erik" w:date="2025-03-10T17:32:00Z" w:initials="ED">
    <w:p w14:paraId="67A11084" w14:textId="17564C5E" w:rsidR="006436A4" w:rsidRDefault="006436A4" w:rsidP="00EE1FFD">
      <w:pPr>
        <w:pStyle w:val="Tekstopmerking"/>
        <w:jc w:val="left"/>
      </w:pPr>
      <w:r>
        <w:rPr>
          <w:rStyle w:val="Verwijzingopmerking"/>
        </w:rPr>
        <w:annotationRef/>
      </w:r>
      <w:r>
        <w:t>@GBO</w:t>
      </w:r>
    </w:p>
    <w:p w14:paraId="436A0D82" w14:textId="77777777" w:rsidR="006436A4" w:rsidRDefault="006436A4" w:rsidP="00EE1FFD">
      <w:pPr>
        <w:pStyle w:val="Tekstopmerking"/>
        <w:jc w:val="left"/>
      </w:pPr>
      <w:r>
        <w:t>Phrasing ?</w:t>
      </w:r>
    </w:p>
  </w:comment>
  <w:comment w:id="3424" w:author="Dekempeneer Erik" w:date="2025-03-19T09:52:00Z" w:initials="ED">
    <w:p w14:paraId="787A2A0D" w14:textId="77777777" w:rsidR="006436A4" w:rsidRDefault="006436A4" w:rsidP="006814D5">
      <w:pPr>
        <w:pStyle w:val="Tekstopmerking"/>
        <w:jc w:val="left"/>
      </w:pPr>
      <w:r>
        <w:rPr>
          <w:rStyle w:val="Verwijzingopmerking"/>
        </w:rPr>
        <w:annotationRef/>
      </w:r>
      <w:r>
        <w:rPr>
          <w:lang w:val="en-US"/>
        </w:rPr>
        <w:t>GBO: add distrubution  ‘where, from ?)</w:t>
      </w:r>
    </w:p>
  </w:comment>
  <w:comment w:id="3432" w:author="Jardin Maarten" w:date="2025-04-08T16:02:00Z" w:initials="JM">
    <w:p w14:paraId="61E09C04" w14:textId="6B05E899" w:rsidR="006436A4" w:rsidRDefault="006436A4">
      <w:pPr>
        <w:pStyle w:val="Tekstopmerking"/>
      </w:pPr>
      <w:r>
        <w:rPr>
          <w:rStyle w:val="Verwijzingopmerking"/>
        </w:rPr>
        <w:annotationRef/>
      </w:r>
      <w:r>
        <w:t>GBO Please review I moved them and updated to reflect the teams discussion</w:t>
      </w:r>
    </w:p>
  </w:comment>
  <w:comment w:id="3436" w:author="Dekempeneer Erik" w:date="2025-03-10T15:33:00Z" w:initials="ED">
    <w:p w14:paraId="711793AC" w14:textId="77777777" w:rsidR="006436A4" w:rsidRDefault="006436A4" w:rsidP="006532C2">
      <w:pPr>
        <w:pStyle w:val="Tekstopmerking"/>
        <w:jc w:val="left"/>
      </w:pPr>
      <w:r>
        <w:rPr>
          <w:rStyle w:val="Verwijzingopmerking"/>
        </w:rPr>
        <w:annotationRef/>
      </w:r>
      <w:r>
        <w:t>@MJA</w:t>
      </w:r>
    </w:p>
    <w:p w14:paraId="30892931" w14:textId="77777777" w:rsidR="006436A4" w:rsidRDefault="006436A4" w:rsidP="006532C2">
      <w:pPr>
        <w:pStyle w:val="Tekstopmerking"/>
        <w:jc w:val="left"/>
      </w:pPr>
      <w:r>
        <w:t>CCS ?</w:t>
      </w:r>
    </w:p>
  </w:comment>
  <w:comment w:id="3437" w:author="Jardin Maarten" w:date="2025-04-08T15:54:00Z" w:initials="JM">
    <w:p w14:paraId="3D2C80D4" w14:textId="142A432C" w:rsidR="006436A4" w:rsidRDefault="006436A4">
      <w:pPr>
        <w:pStyle w:val="Tekstopmerking"/>
      </w:pPr>
      <w:r>
        <w:rPr>
          <w:rStyle w:val="Verwijzingopmerking"/>
        </w:rPr>
        <w:annotationRef/>
      </w:r>
      <w:r>
        <w:t>Cryoplant not only control system</w:t>
      </w:r>
    </w:p>
  </w:comment>
  <w:comment w:id="3443" w:author="Dekempeneer Erik" w:date="2025-03-14T15:43:00Z" w:initials="ED">
    <w:p w14:paraId="6D70DE4D" w14:textId="158BB249" w:rsidR="006436A4" w:rsidRDefault="006436A4" w:rsidP="00EE1FFD">
      <w:pPr>
        <w:pStyle w:val="Tekstopmerking"/>
        <w:jc w:val="left"/>
      </w:pPr>
      <w:r>
        <w:rPr>
          <w:rStyle w:val="Verwijzingopmerking"/>
        </w:rPr>
        <w:annotationRef/>
      </w:r>
      <w:r>
        <w:t>@GBO</w:t>
      </w:r>
    </w:p>
    <w:p w14:paraId="76C5136D" w14:textId="77777777" w:rsidR="006436A4" w:rsidRDefault="006436A4" w:rsidP="00EE1FFD">
      <w:pPr>
        <w:pStyle w:val="Tekstopmerking"/>
        <w:jc w:val="left"/>
      </w:pPr>
      <w:r>
        <w:t>List of utilities is requested as part of detailed design in table 15. How does this match ?</w:t>
      </w:r>
    </w:p>
  </w:comment>
  <w:comment w:id="3444" w:author="Dekempeneer Erik" w:date="2025-03-19T09:52:00Z" w:initials="ED">
    <w:p w14:paraId="68122B37" w14:textId="77777777" w:rsidR="006436A4" w:rsidRDefault="006436A4" w:rsidP="006814D5">
      <w:pPr>
        <w:pStyle w:val="Tekstopmerking"/>
        <w:jc w:val="left"/>
      </w:pPr>
      <w:r>
        <w:rPr>
          <w:rStyle w:val="Verwijzingopmerking"/>
        </w:rPr>
        <w:annotationRef/>
      </w:r>
      <w:r>
        <w:rPr>
          <w:lang w:val="en-US"/>
        </w:rPr>
        <w:t>Same question as before</w:t>
      </w:r>
    </w:p>
  </w:comment>
  <w:comment w:id="3472" w:author="Dekempeneer Erik" w:date="2025-04-25T15:06:00Z" w:initials="ED">
    <w:p w14:paraId="75E5269B" w14:textId="77777777" w:rsidR="006436A4" w:rsidRDefault="006436A4" w:rsidP="008F6D7E">
      <w:pPr>
        <w:pStyle w:val="Tekstopmerking"/>
        <w:jc w:val="left"/>
      </w:pPr>
      <w:r>
        <w:rPr>
          <w:rStyle w:val="Verwijzingopmerking"/>
        </w:rPr>
        <w:annotationRef/>
      </w:r>
      <w:r>
        <w:rPr>
          <w:lang w:val="en-US"/>
        </w:rPr>
        <w:t>For me these paragraphs are not clear. Check phrasing</w:t>
      </w:r>
    </w:p>
  </w:comment>
  <w:comment w:id="3500" w:author="Dekempeneer Erik" w:date="2025-04-25T15:09:00Z" w:initials="ED">
    <w:p w14:paraId="632D8119" w14:textId="77777777" w:rsidR="006436A4" w:rsidRDefault="006436A4" w:rsidP="008F6D7E">
      <w:pPr>
        <w:pStyle w:val="Tekstopmerking"/>
        <w:jc w:val="left"/>
      </w:pPr>
      <w:r>
        <w:rPr>
          <w:rStyle w:val="Verwijzingopmerking"/>
        </w:rPr>
        <w:annotationRef/>
      </w:r>
      <w:r>
        <w:rPr>
          <w:lang w:val="en-US"/>
        </w:rPr>
        <w:t xml:space="preserve">Is this only relevant for the vacuum system. I saw other examples of exhausts to the outside. </w:t>
      </w:r>
    </w:p>
  </w:comment>
  <w:comment w:id="3509" w:author="Dekempeneer Erik" w:date="2025-04-25T15:14:00Z" w:initials="ED">
    <w:p w14:paraId="34A29B1C" w14:textId="77777777" w:rsidR="006436A4" w:rsidRDefault="006436A4" w:rsidP="00362CF1">
      <w:pPr>
        <w:pStyle w:val="Tekstopmerking"/>
        <w:jc w:val="left"/>
      </w:pPr>
      <w:r>
        <w:rPr>
          <w:rStyle w:val="Verwijzingopmerking"/>
        </w:rPr>
        <w:annotationRef/>
      </w:r>
      <w:r>
        <w:rPr>
          <w:lang w:val="en-US"/>
        </w:rPr>
        <w:t>Can’t we remove this ?</w:t>
      </w:r>
    </w:p>
  </w:comment>
  <w:comment w:id="3511" w:author="Jardin Maarten" w:date="2025-04-07T12:49:00Z" w:initials="JM">
    <w:p w14:paraId="7D713525" w14:textId="7CCCD9F4" w:rsidR="006436A4" w:rsidRDefault="006436A4">
      <w:pPr>
        <w:pStyle w:val="Tekstopmerking"/>
      </w:pPr>
      <w:r>
        <w:rPr>
          <w:rStyle w:val="Verwijzingopmerking"/>
        </w:rPr>
        <w:annotationRef/>
      </w:r>
      <w:r>
        <w:t>Reference is not approved and still in draft</w:t>
      </w:r>
    </w:p>
  </w:comment>
  <w:comment w:id="3512" w:author="Dorda Ulrich" w:date="2025-04-16T09:18:00Z" w:initials="UD">
    <w:p w14:paraId="28F6FB4C" w14:textId="77777777" w:rsidR="006436A4" w:rsidRDefault="006436A4" w:rsidP="0087769C">
      <w:pPr>
        <w:pStyle w:val="Tekstopmerking"/>
        <w:jc w:val="left"/>
      </w:pPr>
      <w:r>
        <w:rPr>
          <w:rStyle w:val="Verwijzingopmerking"/>
        </w:rPr>
        <w:annotationRef/>
      </w:r>
      <w:r>
        <w:rPr>
          <w:lang w:val="en-US"/>
        </w:rPr>
        <w:t>ICS would be control and interlock system. If it’s only about control system, it’s MCS</w:t>
      </w:r>
    </w:p>
  </w:comment>
  <w:comment w:id="3513" w:author="Jardin Maarten" w:date="2025-01-20T16:30:00Z" w:initials="JM">
    <w:p w14:paraId="4CBB3040" w14:textId="290DE191" w:rsidR="006436A4" w:rsidRDefault="006436A4" w:rsidP="003B0E81">
      <w:pPr>
        <w:pStyle w:val="Tekstopmerking"/>
      </w:pPr>
      <w:r>
        <w:rPr>
          <w:rStyle w:val="Verwijzingopmerking"/>
        </w:rPr>
        <w:annotationRef/>
      </w:r>
      <w:r>
        <w:t>To be added to reference list</w:t>
      </w:r>
    </w:p>
  </w:comment>
  <w:comment w:id="3514" w:author="Dekempeneer Erik" w:date="2025-03-16T11:54:00Z" w:initials="ED">
    <w:p w14:paraId="4436ECDA" w14:textId="77777777" w:rsidR="006436A4" w:rsidRDefault="006436A4" w:rsidP="003B0E81">
      <w:pPr>
        <w:pStyle w:val="Tekstopmerking"/>
        <w:jc w:val="left"/>
      </w:pPr>
      <w:r>
        <w:rPr>
          <w:rStyle w:val="Verwijzingopmerking"/>
        </w:rPr>
        <w:annotationRef/>
      </w:r>
      <w:r>
        <w:rPr>
          <w:lang w:val="en-US"/>
        </w:rPr>
        <w:t>@Pedro</w:t>
      </w:r>
    </w:p>
  </w:comment>
  <w:comment w:id="3516" w:author="Jardin Maarten" w:date="2025-04-07T12:48:00Z" w:initials="JM">
    <w:p w14:paraId="7BFED4CC" w14:textId="0270EE32" w:rsidR="006436A4" w:rsidRDefault="006436A4">
      <w:pPr>
        <w:pStyle w:val="Tekstopmerking"/>
      </w:pPr>
      <w:r>
        <w:rPr>
          <w:rStyle w:val="Verwijzingopmerking"/>
        </w:rPr>
        <w:annotationRef/>
      </w:r>
      <w:r>
        <w:t>Reference is not approved and still in draft.</w:t>
      </w:r>
    </w:p>
  </w:comment>
  <w:comment w:id="3517" w:author="Dorda Ulrich" w:date="2025-04-16T09:19:00Z" w:initials="UD">
    <w:p w14:paraId="5E9F54A7" w14:textId="77777777" w:rsidR="006436A4" w:rsidRDefault="006436A4" w:rsidP="0087769C">
      <w:pPr>
        <w:pStyle w:val="Tekstopmerking"/>
        <w:jc w:val="left"/>
      </w:pPr>
      <w:r>
        <w:rPr>
          <w:rStyle w:val="Verwijzingopmerking"/>
        </w:rPr>
        <w:annotationRef/>
      </w:r>
      <w:r>
        <w:rPr>
          <w:lang w:val="en-US"/>
        </w:rPr>
        <w:t>MIS?</w:t>
      </w:r>
    </w:p>
  </w:comment>
  <w:comment w:id="3518" w:author="Dekempeneer Erik" w:date="2025-04-25T15:20:00Z" w:initials="ED">
    <w:p w14:paraId="0FEA0219" w14:textId="77777777" w:rsidR="00066FA6" w:rsidRDefault="00066FA6" w:rsidP="00066FA6">
      <w:pPr>
        <w:pStyle w:val="Tekstopmerking"/>
        <w:jc w:val="left"/>
      </w:pPr>
      <w:r>
        <w:rPr>
          <w:rStyle w:val="Verwijzingopmerking"/>
        </w:rPr>
        <w:annotationRef/>
      </w:r>
      <w:r>
        <w:rPr>
          <w:lang w:val="en-US"/>
        </w:rPr>
        <w:t>Should this not be deleted ?</w:t>
      </w:r>
    </w:p>
  </w:comment>
  <w:comment w:id="3519" w:author="Dekempeneer Erik" w:date="2025-03-10T15:34:00Z" w:initials="ED">
    <w:p w14:paraId="1F5F2032" w14:textId="77777777" w:rsidR="00066FA6" w:rsidRDefault="00066FA6" w:rsidP="00066FA6">
      <w:pPr>
        <w:pStyle w:val="Tekstopmerking"/>
        <w:jc w:val="left"/>
      </w:pPr>
      <w:r>
        <w:rPr>
          <w:rStyle w:val="Verwijzingopmerking"/>
        </w:rPr>
        <w:annotationRef/>
      </w:r>
      <w:r>
        <w:t>@MJA</w:t>
      </w:r>
    </w:p>
    <w:p w14:paraId="1F62F0F6" w14:textId="77777777" w:rsidR="00066FA6" w:rsidRDefault="00066FA6" w:rsidP="00066FA6">
      <w:pPr>
        <w:pStyle w:val="Tekstopmerking"/>
        <w:jc w:val="left"/>
      </w:pPr>
      <w:r>
        <w:t>When is it due ?</w:t>
      </w:r>
    </w:p>
  </w:comment>
  <w:comment w:id="3520" w:author="Jardin Maarten" w:date="2025-04-29T15:34:00Z" w:initials="JM">
    <w:p w14:paraId="31C2DC31" w14:textId="77777777" w:rsidR="00066FA6" w:rsidRDefault="00066FA6" w:rsidP="00066FA6">
      <w:pPr>
        <w:pStyle w:val="Tekstopmerking"/>
      </w:pPr>
      <w:r>
        <w:rPr>
          <w:rStyle w:val="Verwijzingopmerking"/>
        </w:rPr>
        <w:annotationRef/>
      </w:r>
      <w:r>
        <w:t>Don’t know someone from NFS should specify. Guess that this is mainly needed for heat recovery.</w:t>
      </w:r>
    </w:p>
  </w:comment>
  <w:comment w:id="3522" w:author="Dekempeneer Erik" w:date="2025-04-25T15:16:00Z" w:initials="ED">
    <w:p w14:paraId="5520A384" w14:textId="77777777" w:rsidR="006436A4" w:rsidRDefault="006436A4" w:rsidP="00362CF1">
      <w:pPr>
        <w:pStyle w:val="Tekstopmerking"/>
        <w:jc w:val="left"/>
      </w:pPr>
      <w:r>
        <w:rPr>
          <w:rStyle w:val="Verwijzingopmerking"/>
        </w:rPr>
        <w:annotationRef/>
      </w:r>
      <w:r>
        <w:rPr>
          <w:lang w:val="en-US"/>
        </w:rPr>
        <w:t>MIT ?</w:t>
      </w:r>
    </w:p>
  </w:comment>
  <w:comment w:id="3523" w:author="Dekempeneer Erik" w:date="2025-03-10T16:20:00Z" w:initials="ED">
    <w:p w14:paraId="018DC70E" w14:textId="19954153" w:rsidR="006436A4" w:rsidRDefault="006436A4" w:rsidP="00892A67">
      <w:pPr>
        <w:pStyle w:val="Tekstopmerking"/>
        <w:jc w:val="left"/>
      </w:pPr>
      <w:r>
        <w:rPr>
          <w:rStyle w:val="Verwijzingopmerking"/>
        </w:rPr>
        <w:annotationRef/>
      </w:r>
      <w:r>
        <w:t>@MJA</w:t>
      </w:r>
    </w:p>
    <w:p w14:paraId="371A20B4" w14:textId="77777777" w:rsidR="006436A4" w:rsidRDefault="006436A4" w:rsidP="00892A67">
      <w:pPr>
        <w:pStyle w:val="Tekstopmerking"/>
        <w:jc w:val="left"/>
      </w:pPr>
      <w:r>
        <w:t>CCS ?</w:t>
      </w:r>
    </w:p>
  </w:comment>
  <w:comment w:id="3524" w:author="Jardin Maarten" w:date="2025-04-01T17:25:00Z" w:initials="JM">
    <w:p w14:paraId="39CBBF80" w14:textId="32F33BAA" w:rsidR="006436A4" w:rsidRDefault="006436A4">
      <w:pPr>
        <w:pStyle w:val="Tekstopmerking"/>
      </w:pPr>
      <w:r>
        <w:rPr>
          <w:rStyle w:val="Verwijzingopmerking"/>
        </w:rPr>
        <w:annotationRef/>
      </w:r>
      <w:r>
        <w:t>Css and components of css</w:t>
      </w:r>
    </w:p>
  </w:comment>
  <w:comment w:id="3526" w:author="Dekempeneer Erik" w:date="2025-03-10T16:37:00Z" w:initials="ED">
    <w:p w14:paraId="62F00171" w14:textId="77777777" w:rsidR="006436A4" w:rsidRDefault="006436A4" w:rsidP="0024074D">
      <w:pPr>
        <w:pStyle w:val="Tekstopmerking"/>
        <w:jc w:val="left"/>
      </w:pPr>
      <w:r>
        <w:rPr>
          <w:rStyle w:val="Verwijzingopmerking"/>
        </w:rPr>
        <w:annotationRef/>
      </w:r>
      <w:r>
        <w:t>@MJA</w:t>
      </w:r>
    </w:p>
    <w:p w14:paraId="2C74309B" w14:textId="77777777" w:rsidR="006436A4" w:rsidRDefault="006436A4" w:rsidP="0024074D">
      <w:pPr>
        <w:pStyle w:val="Tekstopmerking"/>
        <w:jc w:val="left"/>
      </w:pPr>
      <w:r>
        <w:t>CCS ?</w:t>
      </w:r>
    </w:p>
  </w:comment>
  <w:comment w:id="3527" w:author="Jardin Maarten" w:date="2025-03-28T11:47:00Z" w:initials="JM">
    <w:p w14:paraId="00797B03" w14:textId="77777777" w:rsidR="006436A4" w:rsidRDefault="006436A4" w:rsidP="0024074D">
      <w:pPr>
        <w:pStyle w:val="Tekstopmerking"/>
      </w:pPr>
      <w:r>
        <w:rPr>
          <w:rStyle w:val="Verwijzingopmerking"/>
        </w:rPr>
        <w:annotationRef/>
      </w:r>
      <w:r>
        <w:t>MIT Manages remote access : add sup requirement</w:t>
      </w:r>
    </w:p>
  </w:comment>
  <w:comment w:id="3528" w:author="Dekempeneer Erik" w:date="2025-03-10T16:37:00Z" w:initials="ED">
    <w:p w14:paraId="4F70C741" w14:textId="77777777" w:rsidR="006436A4" w:rsidRDefault="006436A4" w:rsidP="0024074D">
      <w:pPr>
        <w:pStyle w:val="Tekstopmerking"/>
        <w:jc w:val="left"/>
      </w:pPr>
      <w:r>
        <w:rPr>
          <w:rStyle w:val="Verwijzingopmerking"/>
        </w:rPr>
        <w:annotationRef/>
      </w:r>
      <w:r>
        <w:t>@MJA</w:t>
      </w:r>
    </w:p>
    <w:p w14:paraId="3498E60D" w14:textId="77777777" w:rsidR="006436A4" w:rsidRDefault="006436A4" w:rsidP="0024074D">
      <w:pPr>
        <w:pStyle w:val="Tekstopmerking"/>
        <w:jc w:val="left"/>
      </w:pPr>
      <w:r>
        <w:t>CCS ? Continues below ...</w:t>
      </w:r>
    </w:p>
  </w:comment>
  <w:comment w:id="3529" w:author="Jardin Maarten" w:date="2025-01-21T08:44:00Z" w:initials="JM">
    <w:p w14:paraId="68BE5311" w14:textId="77777777" w:rsidR="006436A4" w:rsidRDefault="006436A4" w:rsidP="0024074D">
      <w:pPr>
        <w:pStyle w:val="Tekstopmerking"/>
      </w:pPr>
      <w:r>
        <w:rPr>
          <w:rStyle w:val="Verwijzingopmerking"/>
        </w:rPr>
        <w:annotationRef/>
      </w:r>
      <w:r>
        <w:t>Rference needs to be added</w:t>
      </w:r>
    </w:p>
  </w:comment>
  <w:comment w:id="3530" w:author="Dekempeneer Erik" w:date="2025-03-16T11:56:00Z" w:initials="ED">
    <w:p w14:paraId="6885A4EA" w14:textId="77777777" w:rsidR="006436A4" w:rsidRDefault="006436A4" w:rsidP="0024074D">
      <w:pPr>
        <w:pStyle w:val="Tekstopmerking"/>
        <w:jc w:val="left"/>
      </w:pPr>
      <w:r>
        <w:rPr>
          <w:rStyle w:val="Verwijzingopmerking"/>
        </w:rPr>
        <w:annotationRef/>
      </w:r>
      <w:r>
        <w:rPr>
          <w:lang w:val="en-US"/>
        </w:rPr>
        <w:t>@Pedro</w:t>
      </w:r>
    </w:p>
  </w:comment>
  <w:comment w:id="3531" w:author="Dekempeneer Erik" w:date="2025-03-10T16:37:00Z" w:initials="ED">
    <w:p w14:paraId="153E40FF" w14:textId="77777777" w:rsidR="006436A4" w:rsidRDefault="006436A4" w:rsidP="006F2CC8">
      <w:pPr>
        <w:pStyle w:val="Tekstopmerking"/>
        <w:jc w:val="left"/>
      </w:pPr>
      <w:r>
        <w:rPr>
          <w:rStyle w:val="Verwijzingopmerking"/>
        </w:rPr>
        <w:annotationRef/>
      </w:r>
      <w:r>
        <w:t>@MJA</w:t>
      </w:r>
    </w:p>
    <w:p w14:paraId="10502C4A" w14:textId="77777777" w:rsidR="006436A4" w:rsidRDefault="006436A4" w:rsidP="006F2CC8">
      <w:pPr>
        <w:pStyle w:val="Tekstopmerking"/>
        <w:jc w:val="left"/>
      </w:pPr>
      <w:r>
        <w:t>CCS ? Continues below ...</w:t>
      </w:r>
    </w:p>
  </w:comment>
  <w:comment w:id="3561" w:author="Dekempeneer Erik" w:date="2025-02-28T11:22:00Z" w:initials="ED">
    <w:p w14:paraId="12ACD84D" w14:textId="7893B5F2" w:rsidR="006436A4" w:rsidRDefault="006436A4" w:rsidP="00EE1FFD">
      <w:pPr>
        <w:pStyle w:val="Tekstopmerking"/>
        <w:jc w:val="left"/>
      </w:pPr>
      <w:r>
        <w:rPr>
          <w:rStyle w:val="Verwijzingopmerking"/>
        </w:rPr>
        <w:annotationRef/>
      </w:r>
      <w:r>
        <w:t>@GBO</w:t>
      </w:r>
    </w:p>
    <w:p w14:paraId="0BF2B082" w14:textId="77777777" w:rsidR="006436A4" w:rsidRDefault="006436A4" w:rsidP="00A66E84">
      <w:pPr>
        <w:pStyle w:val="Tekstopmerking"/>
        <w:numPr>
          <w:ilvl w:val="0"/>
          <w:numId w:val="32"/>
        </w:numPr>
        <w:jc w:val="left"/>
      </w:pPr>
      <w:r>
        <w:t xml:space="preserve">Check with NSW and use learnings from others. </w:t>
      </w:r>
    </w:p>
    <w:p w14:paraId="1AF3063C" w14:textId="77777777" w:rsidR="006436A4" w:rsidRDefault="006436A4" w:rsidP="00A66E84">
      <w:pPr>
        <w:pStyle w:val="Tekstopmerking"/>
        <w:numPr>
          <w:ilvl w:val="0"/>
          <w:numId w:val="32"/>
        </w:numPr>
        <w:jc w:val="left"/>
      </w:pPr>
      <w:r>
        <w:t>I suggest to add a phone number (the person to contact in case of issues with a package)</w:t>
      </w:r>
    </w:p>
  </w:comment>
  <w:comment w:id="3562" w:author="Dekempeneer Erik" w:date="2025-03-11T06:45:00Z" w:initials="ED">
    <w:p w14:paraId="6CD0DC9F" w14:textId="77777777" w:rsidR="006436A4" w:rsidRDefault="006436A4" w:rsidP="00EE1FFD">
      <w:pPr>
        <w:pStyle w:val="Tekstopmerking"/>
        <w:jc w:val="left"/>
      </w:pPr>
      <w:r>
        <w:rPr>
          <w:rStyle w:val="Verwijzingopmerking"/>
        </w:rPr>
        <w:annotationRef/>
      </w:r>
      <w:r>
        <w:t>@GBO</w:t>
      </w:r>
    </w:p>
    <w:p w14:paraId="3DB1AAAA" w14:textId="77777777" w:rsidR="006436A4" w:rsidRDefault="006436A4" w:rsidP="00EE1FFD">
      <w:pPr>
        <w:pStyle w:val="Tekstopmerking"/>
        <w:jc w:val="left"/>
      </w:pPr>
      <w:r>
        <w:t>Why ? In principle the contractor is responsible for monitoring this. We can be invited when it arrives in Mol. Note that we will be invited for the FAT.</w:t>
      </w:r>
    </w:p>
  </w:comment>
  <w:comment w:id="3563" w:author="Dekempeneer Erik" w:date="2025-03-19T10:15:00Z" w:initials="ED">
    <w:p w14:paraId="0B468245" w14:textId="77777777" w:rsidR="006436A4" w:rsidRDefault="006436A4" w:rsidP="006814D5">
      <w:pPr>
        <w:pStyle w:val="Tekstopmerking"/>
        <w:jc w:val="left"/>
      </w:pPr>
      <w:r>
        <w:rPr>
          <w:rStyle w:val="Verwijzingopmerking"/>
        </w:rPr>
        <w:annotationRef/>
      </w:r>
      <w:r>
        <w:rPr>
          <w:lang w:val="en-US"/>
        </w:rPr>
        <w:t>GBO: check if this should be a HP or WP</w:t>
      </w:r>
    </w:p>
  </w:comment>
  <w:comment w:id="3575" w:author="Dekempeneer Erik" w:date="2025-03-12T10:04:00Z" w:initials="ED">
    <w:p w14:paraId="7D6457AD" w14:textId="77777777" w:rsidR="006436A4" w:rsidRDefault="006436A4" w:rsidP="00FB40E3">
      <w:pPr>
        <w:pStyle w:val="Tekstopmerking"/>
        <w:jc w:val="left"/>
      </w:pPr>
      <w:r>
        <w:rPr>
          <w:rStyle w:val="Verwijzingopmerking"/>
        </w:rPr>
        <w:annotationRef/>
      </w:r>
      <w:r>
        <w:t>@GBO</w:t>
      </w:r>
    </w:p>
    <w:p w14:paraId="0D8487E7" w14:textId="77777777" w:rsidR="006436A4" w:rsidRDefault="006436A4" w:rsidP="00FB40E3">
      <w:pPr>
        <w:pStyle w:val="Tekstopmerking"/>
        <w:jc w:val="left"/>
      </w:pPr>
      <w:r>
        <w:t>We need to define stand-alone and integrated commissioning in this section</w:t>
      </w:r>
    </w:p>
  </w:comment>
  <w:comment w:id="3576" w:author="Dekempeneer Erik" w:date="2025-03-19T10:23:00Z" w:initials="ED">
    <w:p w14:paraId="305E6CBB" w14:textId="77777777" w:rsidR="006436A4" w:rsidRDefault="006436A4" w:rsidP="00FB40E3">
      <w:pPr>
        <w:pStyle w:val="Tekstopmerking"/>
        <w:jc w:val="left"/>
      </w:pPr>
      <w:r>
        <w:rPr>
          <w:rStyle w:val="Verwijzingopmerking"/>
        </w:rPr>
        <w:annotationRef/>
      </w:r>
      <w:r>
        <w:rPr>
          <w:lang w:val="en-US"/>
        </w:rPr>
        <w:t>Suggestion (to check by GBO):</w:t>
      </w:r>
    </w:p>
    <w:p w14:paraId="317E042C" w14:textId="77777777" w:rsidR="006436A4" w:rsidRDefault="006436A4" w:rsidP="00FB40E3">
      <w:pPr>
        <w:pStyle w:val="Tekstopmerking"/>
        <w:jc w:val="left"/>
      </w:pPr>
      <w:r>
        <w:rPr>
          <w:lang w:val="en-US"/>
        </w:rPr>
        <w:t>Rename 3.8.4 as stand-alone commissioning</w:t>
      </w:r>
    </w:p>
    <w:p w14:paraId="4A72D557" w14:textId="77777777" w:rsidR="006436A4" w:rsidRDefault="006436A4" w:rsidP="00FB40E3">
      <w:pPr>
        <w:pStyle w:val="Tekstopmerking"/>
        <w:jc w:val="left"/>
      </w:pPr>
      <w:r>
        <w:rPr>
          <w:lang w:val="en-US"/>
        </w:rPr>
        <w:t>Inroduce new section: integrated commissioning</w:t>
      </w:r>
    </w:p>
  </w:comment>
  <w:comment w:id="3592" w:author="Jardin Maarten" w:date="2025-04-30T10:17:00Z" w:initials="JM">
    <w:p w14:paraId="05A47DD5" w14:textId="3F1A814E" w:rsidR="006436A4" w:rsidRDefault="006436A4">
      <w:pPr>
        <w:pStyle w:val="Tekstopmerking"/>
      </w:pPr>
      <w:r>
        <w:rPr>
          <w:rStyle w:val="Verwijzingopmerking"/>
        </w:rPr>
        <w:annotationRef/>
      </w:r>
      <w:r>
        <w:t xml:space="preserve">Q&amp;C 1.2.1 from </w:t>
      </w:r>
      <w:r>
        <w:rPr>
          <w:b/>
          <w:bCs/>
          <w:highlight w:val="yellow"/>
        </w:rPr>
        <w:t>ALX/</w:t>
      </w:r>
      <w:r w:rsidRPr="007D0EF6">
        <w:rPr>
          <w:b/>
          <w:bCs/>
          <w:highlight w:val="yellow"/>
        </w:rPr>
        <w:t>91190087</w:t>
      </w:r>
      <w:r>
        <w:rPr>
          <w:b/>
          <w:bCs/>
        </w:rPr>
        <w:t xml:space="preserve"> </w:t>
      </w:r>
      <w:r>
        <w:rPr>
          <w:bCs/>
        </w:rPr>
        <w:t>it is missing. :Testing the interface with MCS/MIS within the contract</w:t>
      </w:r>
    </w:p>
  </w:comment>
  <w:comment w:id="3593" w:author="Dorda Ulrich" w:date="2025-04-18T10:34:00Z" w:initials="UD">
    <w:p w14:paraId="64FC2371" w14:textId="77777777" w:rsidR="006436A4" w:rsidRDefault="006436A4" w:rsidP="00BA35A9">
      <w:pPr>
        <w:pStyle w:val="Tekstopmerking"/>
        <w:jc w:val="left"/>
      </w:pPr>
      <w:r>
        <w:rPr>
          <w:rStyle w:val="Verwijzingopmerking"/>
        </w:rPr>
        <w:annotationRef/>
      </w:r>
      <w:r>
        <w:rPr>
          <w:lang w:val="en-US"/>
        </w:rPr>
        <w:t xml:space="preserve">To be integrate here: </w:t>
      </w:r>
      <w:r>
        <w:t>The He recovery system shall undergo final functional acceptance testing to verify flow rates, pressure performance, recovery time, and helium purity against design targets.</w:t>
      </w:r>
    </w:p>
  </w:comment>
  <w:comment w:id="3595" w:author="Dekempeneer Erik" w:date="2025-03-14T16:00:00Z" w:initials="ED">
    <w:p w14:paraId="2BFABEB4" w14:textId="305DCDF5" w:rsidR="006436A4" w:rsidRDefault="006436A4" w:rsidP="00EE1FFD">
      <w:pPr>
        <w:pStyle w:val="Tekstopmerking"/>
        <w:jc w:val="left"/>
      </w:pPr>
      <w:r>
        <w:rPr>
          <w:rStyle w:val="Verwijzingopmerking"/>
        </w:rPr>
        <w:annotationRef/>
      </w:r>
      <w:r>
        <w:rPr>
          <w:lang w:val="en-US"/>
        </w:rPr>
        <w:t>@GBO</w:t>
      </w:r>
    </w:p>
    <w:p w14:paraId="6F0B2AAC" w14:textId="77777777" w:rsidR="006436A4" w:rsidRDefault="006436A4" w:rsidP="00EE1FFD">
      <w:pPr>
        <w:pStyle w:val="Tekstopmerking"/>
        <w:jc w:val="left"/>
      </w:pPr>
      <w:r>
        <w:rPr>
          <w:lang w:val="en-US"/>
        </w:rPr>
        <w:t>Not consistent with 6.2.2 and 6.3.1</w:t>
      </w:r>
    </w:p>
  </w:comment>
  <w:comment w:id="3596" w:author="Dekempeneer Erik" w:date="2025-03-19T10:28:00Z" w:initials="ED">
    <w:p w14:paraId="33478D5F" w14:textId="77777777" w:rsidR="006436A4" w:rsidRDefault="006436A4" w:rsidP="006814D5">
      <w:pPr>
        <w:pStyle w:val="Tekstopmerking"/>
        <w:jc w:val="left"/>
      </w:pPr>
      <w:r>
        <w:rPr>
          <w:rStyle w:val="Verwijzingopmerking"/>
        </w:rPr>
        <w:annotationRef/>
      </w:r>
      <w:r>
        <w:rPr>
          <w:lang w:val="en-US"/>
        </w:rPr>
        <w:t>6.3.1 is more strict: it requires 3 months ahead</w:t>
      </w:r>
    </w:p>
  </w:comment>
  <w:comment w:id="3601" w:author="Jardin Maarten" w:date="2025-04-30T10:35:00Z" w:initials="JM">
    <w:p w14:paraId="31D52212" w14:textId="71E21563" w:rsidR="006436A4" w:rsidRDefault="006436A4">
      <w:pPr>
        <w:pStyle w:val="Tekstopmerking"/>
      </w:pPr>
      <w:r>
        <w:rPr>
          <w:rStyle w:val="Verwijzingopmerking"/>
        </w:rPr>
        <w:annotationRef/>
      </w:r>
      <w:r>
        <w:t>Absorbers?</w:t>
      </w:r>
    </w:p>
  </w:comment>
  <w:comment w:id="3603" w:author="Dekempeneer Erik" w:date="2025-03-11T12:05:00Z" w:initials="ED">
    <w:p w14:paraId="0731E496" w14:textId="44645EB4" w:rsidR="006436A4" w:rsidRDefault="006436A4" w:rsidP="006D5D3E">
      <w:pPr>
        <w:pStyle w:val="Tekstopmerking"/>
        <w:jc w:val="left"/>
      </w:pPr>
      <w:r>
        <w:rPr>
          <w:rStyle w:val="Verwijzingopmerking"/>
        </w:rPr>
        <w:annotationRef/>
      </w:r>
      <w:r>
        <w:t>@GBO</w:t>
      </w:r>
    </w:p>
    <w:p w14:paraId="66B155FC" w14:textId="77777777" w:rsidR="006436A4" w:rsidRDefault="006436A4" w:rsidP="006D5D3E">
      <w:pPr>
        <w:pStyle w:val="Tekstopmerking"/>
        <w:jc w:val="left"/>
      </w:pPr>
      <w:r>
        <w:t>Can this be executed without QCELL connected ?</w:t>
      </w:r>
    </w:p>
  </w:comment>
  <w:comment w:id="3604" w:author="Dekempeneer Erik" w:date="2025-03-19T10:32:00Z" w:initials="ED">
    <w:p w14:paraId="17C50A14" w14:textId="77777777" w:rsidR="006436A4" w:rsidRDefault="006436A4" w:rsidP="006814D5">
      <w:pPr>
        <w:pStyle w:val="Tekstopmerking"/>
        <w:jc w:val="left"/>
      </w:pPr>
      <w:r>
        <w:rPr>
          <w:rStyle w:val="Verwijzingopmerking"/>
        </w:rPr>
        <w:annotationRef/>
      </w:r>
      <w:r>
        <w:rPr>
          <w:lang w:val="en-US"/>
        </w:rPr>
        <w:t>It’s different from previous requirtements in the sense that there it ios clear the test os done with heater. Here w&lt;e spak aboput cavitoes, QMs, ...</w:t>
      </w:r>
    </w:p>
  </w:comment>
  <w:comment w:id="3607" w:author="Dekempeneer Erik" w:date="2025-03-24T11:03:00Z" w:initials="ED">
    <w:p w14:paraId="5E58FF1B" w14:textId="77777777" w:rsidR="006436A4" w:rsidRDefault="006436A4" w:rsidP="006C1CB8">
      <w:pPr>
        <w:pStyle w:val="Tekstopmerking"/>
        <w:jc w:val="left"/>
      </w:pPr>
      <w:r>
        <w:rPr>
          <w:rStyle w:val="Verwijzingopmerking"/>
        </w:rPr>
        <w:annotationRef/>
      </w:r>
      <w:r>
        <w:rPr>
          <w:lang w:val="en-US"/>
        </w:rPr>
        <w:t>@UDO</w:t>
      </w:r>
    </w:p>
    <w:p w14:paraId="779EDF3D" w14:textId="77777777" w:rsidR="006436A4" w:rsidRDefault="006436A4" w:rsidP="006C1CB8">
      <w:pPr>
        <w:pStyle w:val="Tekstopmerking"/>
        <w:jc w:val="left"/>
      </w:pPr>
      <w:r>
        <w:rPr>
          <w:lang w:val="en-US"/>
        </w:rPr>
        <w:t>Extend to five years ?</w:t>
      </w:r>
    </w:p>
  </w:comment>
  <w:comment w:id="3608" w:author="Dekempeneer Erik" w:date="2025-03-24T11:04:00Z" w:initials="ED">
    <w:p w14:paraId="73F164FF" w14:textId="77777777" w:rsidR="006436A4" w:rsidRDefault="006436A4" w:rsidP="006C1CB8">
      <w:pPr>
        <w:pStyle w:val="Tekstopmerking"/>
        <w:jc w:val="left"/>
      </w:pPr>
      <w:r>
        <w:rPr>
          <w:rStyle w:val="Verwijzingopmerking"/>
        </w:rPr>
        <w:annotationRef/>
      </w:r>
      <w:r>
        <w:rPr>
          <w:lang w:val="en-US"/>
        </w:rPr>
        <w:t>@UDO</w:t>
      </w:r>
    </w:p>
    <w:p w14:paraId="1292754A" w14:textId="77777777" w:rsidR="006436A4" w:rsidRDefault="006436A4" w:rsidP="006C1CB8">
      <w:pPr>
        <w:pStyle w:val="Tekstopmerking"/>
        <w:jc w:val="left"/>
      </w:pPr>
      <w:r>
        <w:rPr>
          <w:lang w:val="en-US"/>
        </w:rPr>
        <w:t>Do we expect this to fail in a period of 2 years ?</w:t>
      </w:r>
    </w:p>
  </w:comment>
  <w:comment w:id="3609" w:author="Dekempeneer Erik" w:date="2025-04-25T15:22:00Z" w:initials="ED">
    <w:p w14:paraId="048940F6" w14:textId="77777777" w:rsidR="006436A4" w:rsidRDefault="006436A4" w:rsidP="00362CF1">
      <w:pPr>
        <w:pStyle w:val="Tekstopmerking"/>
        <w:jc w:val="left"/>
      </w:pPr>
      <w:r>
        <w:rPr>
          <w:rStyle w:val="Verwijzingopmerking"/>
        </w:rPr>
        <w:annotationRef/>
      </w:r>
      <w:r>
        <w:rPr>
          <w:lang w:val="en-US"/>
        </w:rPr>
        <w:t>Phrasing ?</w:t>
      </w:r>
    </w:p>
  </w:comment>
  <w:comment w:id="3611" w:author="Dekempeneer Erik" w:date="2025-03-24T11:30:00Z" w:initials="ED">
    <w:p w14:paraId="03B6E306" w14:textId="06E2BC64" w:rsidR="006436A4" w:rsidRDefault="006436A4" w:rsidP="00F63F15">
      <w:pPr>
        <w:pStyle w:val="Tekstopmerking"/>
        <w:jc w:val="left"/>
      </w:pPr>
      <w:r>
        <w:rPr>
          <w:rStyle w:val="Verwijzingopmerking"/>
        </w:rPr>
        <w:annotationRef/>
      </w:r>
      <w:r>
        <w:t>@UDO</w:t>
      </w:r>
    </w:p>
    <w:p w14:paraId="1A30008C" w14:textId="77777777" w:rsidR="006436A4" w:rsidRDefault="006436A4" w:rsidP="00F63F15">
      <w:pPr>
        <w:pStyle w:val="Tekstopmerking"/>
        <w:jc w:val="left"/>
      </w:pPr>
      <w:r>
        <w:t>Renamed from ‘SLA’ to ‘After-sales service’.</w:t>
      </w:r>
    </w:p>
    <w:p w14:paraId="65DD467B" w14:textId="77777777" w:rsidR="006436A4" w:rsidRDefault="006436A4" w:rsidP="00F63F15">
      <w:pPr>
        <w:pStyle w:val="Tekstopmerking"/>
        <w:jc w:val="left"/>
      </w:pPr>
      <w:r>
        <w:t xml:space="preserve">This whole sub-chapter 3.10 is 95% copy-paste from SSA tender, except for the yellow highlighted bullet-point which was added. The latter is the only bullet point which refers to an SLA scope. We should consider to take this bullet separate and move it to a dedicated ‘new’ paragraph on SLA.   </w:t>
      </w:r>
    </w:p>
  </w:comment>
  <w:comment w:id="3612" w:author="Dekempeneer Erik" w:date="2025-02-28T13:47:00Z" w:initials="ED">
    <w:p w14:paraId="18B52B1A" w14:textId="7A12BA49" w:rsidR="006436A4" w:rsidRDefault="006436A4" w:rsidP="00C70599">
      <w:pPr>
        <w:pStyle w:val="Tekstopmerking"/>
        <w:jc w:val="left"/>
      </w:pPr>
      <w:r>
        <w:rPr>
          <w:rStyle w:val="Verwijzingopmerking"/>
        </w:rPr>
        <w:annotationRef/>
      </w:r>
      <w:r>
        <w:t>SLA is an Option (see 2.2). Rephrase to be consistent</w:t>
      </w:r>
    </w:p>
  </w:comment>
  <w:comment w:id="3613" w:author="Dekempeneer Erik" w:date="2025-03-15T12:28:00Z" w:initials="ED">
    <w:p w14:paraId="552C5EF6" w14:textId="31124C01" w:rsidR="006436A4" w:rsidRDefault="006436A4" w:rsidP="00110C3C">
      <w:pPr>
        <w:pStyle w:val="Tekstopmerking"/>
        <w:jc w:val="left"/>
      </w:pPr>
      <w:r>
        <w:rPr>
          <w:rStyle w:val="Verwijzingopmerking"/>
        </w:rPr>
        <w:annotationRef/>
      </w:r>
      <w:r>
        <w:rPr>
          <w:lang w:val="en-US"/>
        </w:rPr>
        <w:t>@UDO/PCO</w:t>
      </w:r>
    </w:p>
    <w:p w14:paraId="47CD8EBE" w14:textId="77777777" w:rsidR="006436A4" w:rsidRDefault="006436A4" w:rsidP="00110C3C">
      <w:pPr>
        <w:pStyle w:val="Tekstopmerking"/>
        <w:jc w:val="left"/>
      </w:pPr>
      <w:r>
        <w:rPr>
          <w:lang w:val="en-US"/>
        </w:rPr>
        <w:t xml:space="preserve">Is this of interest to us ? I can imagine that we could negotiate a price reduction on spare parts in case we sign a life long SLA agreement. The prices in 3.9 are applicable for a 2 year period only. </w:t>
      </w:r>
    </w:p>
  </w:comment>
  <w:comment w:id="3614" w:author="Courtheyn Peter" w:date="2025-03-25T10:49:00Z" w:initials="PC">
    <w:p w14:paraId="1AC9250F" w14:textId="77777777" w:rsidR="006436A4" w:rsidRDefault="006436A4" w:rsidP="00852D3F">
      <w:pPr>
        <w:pStyle w:val="Tekstopmerking"/>
        <w:jc w:val="left"/>
      </w:pPr>
      <w:r>
        <w:rPr>
          <w:rStyle w:val="Verwijzingopmerking"/>
        </w:rPr>
        <w:annotationRef/>
      </w:r>
      <w:r>
        <w:t>Maybe rephrase by: “shall be remunerated MAXIMALLY according to the price list”</w:t>
      </w:r>
    </w:p>
  </w:comment>
  <w:comment w:id="3616" w:author="Dekempeneer Erik" w:date="2025-03-16T11:19:00Z" w:initials="ED">
    <w:p w14:paraId="5F3DD9AD" w14:textId="39D8DBDC" w:rsidR="006436A4" w:rsidRDefault="006436A4" w:rsidP="00662840">
      <w:pPr>
        <w:pStyle w:val="Tekstopmerking"/>
        <w:jc w:val="left"/>
      </w:pPr>
      <w:r>
        <w:rPr>
          <w:rStyle w:val="Verwijzingopmerking"/>
        </w:rPr>
        <w:annotationRef/>
      </w:r>
      <w:r>
        <w:rPr>
          <w:lang w:val="en-US"/>
        </w:rPr>
        <w:t>@GBO/EDK</w:t>
      </w:r>
    </w:p>
    <w:p w14:paraId="6BCEB2E7" w14:textId="77777777" w:rsidR="006436A4" w:rsidRDefault="006436A4" w:rsidP="00662840">
      <w:pPr>
        <w:pStyle w:val="Tekstopmerking"/>
        <w:jc w:val="left"/>
      </w:pPr>
      <w:r>
        <w:rPr>
          <w:lang w:val="en-US"/>
        </w:rPr>
        <w:t xml:space="preserve">Table 15 to be worked on still. </w:t>
      </w:r>
    </w:p>
  </w:comment>
  <w:comment w:id="3617" w:author="Dekempeneer Erik" w:date="2025-03-13T18:15:00Z" w:initials="ED">
    <w:p w14:paraId="651B5722" w14:textId="77777777" w:rsidR="006436A4" w:rsidRDefault="006436A4" w:rsidP="00236CF2">
      <w:pPr>
        <w:pStyle w:val="Tekstopmerking"/>
        <w:jc w:val="left"/>
      </w:pPr>
      <w:r>
        <w:rPr>
          <w:rStyle w:val="Verwijzingopmerking"/>
        </w:rPr>
        <w:annotationRef/>
      </w:r>
      <w:r>
        <w:t>@GBO</w:t>
      </w:r>
    </w:p>
    <w:p w14:paraId="64EAB1E7" w14:textId="77777777" w:rsidR="006436A4" w:rsidRDefault="006436A4" w:rsidP="00236CF2">
      <w:pPr>
        <w:pStyle w:val="Tekstopmerking"/>
        <w:jc w:val="left"/>
      </w:pPr>
      <w:r>
        <w:t>Why do we want to do simulation studies ? Isn’t this the Contractor’s job ?</w:t>
      </w:r>
    </w:p>
  </w:comment>
  <w:comment w:id="3618" w:author="Dekempeneer Erik" w:date="2025-03-17T13:56:00Z" w:initials="ED">
    <w:p w14:paraId="1AB7E31B" w14:textId="77777777" w:rsidR="006436A4" w:rsidRDefault="006436A4" w:rsidP="00236CF2">
      <w:pPr>
        <w:pStyle w:val="Tekstopmerking"/>
        <w:jc w:val="left"/>
      </w:pPr>
      <w:r>
        <w:rPr>
          <w:rStyle w:val="Verwijzingopmerking"/>
        </w:rPr>
        <w:annotationRef/>
      </w:r>
      <w:r>
        <w:rPr>
          <w:lang w:val="en-US"/>
        </w:rPr>
        <w:t>Agreed with DSBT, model is integrating the user</w:t>
      </w:r>
    </w:p>
  </w:comment>
  <w:comment w:id="3619" w:author="Dorda Ulrich" w:date="2025-04-25T08:46:00Z" w:initials="UD">
    <w:p w14:paraId="0F89CE12" w14:textId="77777777" w:rsidR="006436A4" w:rsidRDefault="006436A4" w:rsidP="00FE330C">
      <w:pPr>
        <w:pStyle w:val="Tekstopmerking"/>
        <w:jc w:val="left"/>
      </w:pPr>
      <w:r>
        <w:rPr>
          <w:rStyle w:val="Verwijzingopmerking"/>
        </w:rPr>
        <w:annotationRef/>
      </w:r>
      <w:r>
        <w:rPr>
          <w:lang w:val="en-US"/>
        </w:rPr>
        <w:t>@GKO: dissolve this requirement and put into the Table 14 (if not there yet)</w:t>
      </w:r>
    </w:p>
  </w:comment>
  <w:comment w:id="3620" w:author="Bonthuys Gerkotze" w:date="2025-04-24T08:53:00Z" w:initials="GB">
    <w:p w14:paraId="6392B876" w14:textId="0E2DD5B4" w:rsidR="006436A4" w:rsidRDefault="006436A4" w:rsidP="00810CE1">
      <w:pPr>
        <w:pStyle w:val="Tekstopmerking"/>
        <w:jc w:val="left"/>
      </w:pPr>
      <w:r>
        <w:rPr>
          <w:rStyle w:val="Verwijzingopmerking"/>
        </w:rPr>
        <w:annotationRef/>
      </w:r>
      <w:r>
        <w:rPr>
          <w:lang w:val="en-US"/>
        </w:rPr>
        <w:t>Move to Documentation as a deliverable requirement</w:t>
      </w:r>
    </w:p>
  </w:comment>
  <w:comment w:id="3667" w:author="Dorda Ulrich" w:date="2025-03-28T12:49:00Z" w:initials="UD">
    <w:p w14:paraId="19E8C62C" w14:textId="77777777" w:rsidR="006436A4" w:rsidRDefault="006436A4" w:rsidP="00D8246E">
      <w:pPr>
        <w:pStyle w:val="Tekstopmerking"/>
        <w:jc w:val="left"/>
      </w:pPr>
      <w:r>
        <w:rPr>
          <w:rStyle w:val="Verwijzingopmerking"/>
        </w:rPr>
        <w:annotationRef/>
      </w:r>
      <w:r>
        <w:rPr>
          <w:lang w:val="en-US"/>
        </w:rPr>
        <w:t>Moved here, to be checked if already here</w:t>
      </w:r>
    </w:p>
  </w:comment>
  <w:comment w:id="3670" w:author="Dekempeneer Erik" w:date="2025-03-11T17:48:00Z" w:initials="ED">
    <w:p w14:paraId="3BE4EE1A" w14:textId="5698F7F3" w:rsidR="006436A4" w:rsidRDefault="006436A4" w:rsidP="00D50A55">
      <w:pPr>
        <w:pStyle w:val="Tekstopmerking"/>
        <w:jc w:val="left"/>
      </w:pPr>
      <w:r>
        <w:rPr>
          <w:rStyle w:val="Verwijzingopmerking"/>
        </w:rPr>
        <w:annotationRef/>
      </w:r>
      <w:r>
        <w:t xml:space="preserve">@MJA: </w:t>
      </w:r>
    </w:p>
    <w:p w14:paraId="1C491F95" w14:textId="77777777" w:rsidR="006436A4" w:rsidRDefault="006436A4" w:rsidP="00D50A55">
      <w:pPr>
        <w:pStyle w:val="Tekstopmerking"/>
        <w:jc w:val="left"/>
      </w:pPr>
      <w:r>
        <w:t>Review/Update table 15 with controls input</w:t>
      </w:r>
    </w:p>
  </w:comment>
  <w:comment w:id="3695" w:author="Dekempeneer Erik" w:date="2025-04-25T15:54:00Z" w:initials="ED">
    <w:p w14:paraId="35D1C87A" w14:textId="77777777" w:rsidR="006436A4" w:rsidRDefault="006436A4" w:rsidP="00A66E84">
      <w:pPr>
        <w:pStyle w:val="Tekstopmerking"/>
        <w:numPr>
          <w:ilvl w:val="0"/>
          <w:numId w:val="59"/>
        </w:numPr>
        <w:jc w:val="left"/>
      </w:pPr>
      <w:r>
        <w:rPr>
          <w:rStyle w:val="Verwijzingopmerking"/>
        </w:rPr>
        <w:annotationRef/>
      </w:r>
      <w:r>
        <w:t>What does this mean ? Please explain</w:t>
      </w:r>
    </w:p>
    <w:p w14:paraId="299026BC" w14:textId="77777777" w:rsidR="006436A4" w:rsidRDefault="006436A4" w:rsidP="00A66E84">
      <w:pPr>
        <w:pStyle w:val="Tekstopmerking"/>
        <w:numPr>
          <w:ilvl w:val="0"/>
          <w:numId w:val="59"/>
        </w:numPr>
        <w:jc w:val="left"/>
      </w:pPr>
      <w:r>
        <w:t xml:space="preserve">The requirement ‘implement LCM strategy’ is meaningless unless we explain the purpose. I assume we want them to apply LCM in order to validate how they will meet/optimize the technical criterium on CAPEX/OPEX ratio. The fixed-price contract is just a constraint. </w:t>
      </w:r>
    </w:p>
  </w:comment>
  <w:comment w:id="3696" w:author="Dekempeneer Erik" w:date="2025-04-25T15:45:00Z" w:initials="ED">
    <w:p w14:paraId="1DCB0717" w14:textId="6B5140A8" w:rsidR="006436A4" w:rsidRDefault="006436A4" w:rsidP="00362CF1">
      <w:pPr>
        <w:pStyle w:val="Tekstopmerking"/>
        <w:jc w:val="left"/>
      </w:pPr>
      <w:r>
        <w:rPr>
          <w:rStyle w:val="Verwijzingopmerking"/>
        </w:rPr>
        <w:annotationRef/>
      </w:r>
      <w:r>
        <w:rPr>
          <w:lang w:val="en-US"/>
        </w:rPr>
        <w:t>Why do we add som much details on a model which the Contractor is free to apply or not ? I think this can be removed. The essence of Req #334 is summarized in the first sentence.</w:t>
      </w:r>
    </w:p>
  </w:comment>
  <w:comment w:id="3697" w:author="Dekempeneer Erik" w:date="2025-04-25T16:02:00Z" w:initials="ED">
    <w:p w14:paraId="778BA5CE" w14:textId="77777777" w:rsidR="006436A4" w:rsidRDefault="006436A4" w:rsidP="00362CF1">
      <w:pPr>
        <w:pStyle w:val="Tekstopmerking"/>
        <w:jc w:val="left"/>
      </w:pPr>
      <w:r>
        <w:rPr>
          <w:rStyle w:val="Verwijzingopmerking"/>
        </w:rPr>
        <w:annotationRef/>
      </w:r>
      <w:r>
        <w:rPr>
          <w:lang w:val="en-US"/>
        </w:rPr>
        <w:t>What does this mean ?</w:t>
      </w:r>
    </w:p>
  </w:comment>
  <w:comment w:id="3701" w:author="Dorda Ulrich" w:date="2025-04-28T14:49:00Z" w:initials="UD">
    <w:p w14:paraId="32BEA0E0" w14:textId="77777777" w:rsidR="006436A4" w:rsidRDefault="006436A4" w:rsidP="005D5D4C">
      <w:pPr>
        <w:pStyle w:val="Tekstopmerking"/>
        <w:jc w:val="left"/>
      </w:pPr>
      <w:r>
        <w:rPr>
          <w:rStyle w:val="Verwijzingopmerking"/>
        </w:rPr>
        <w:annotationRef/>
      </w:r>
      <w:r>
        <w:rPr>
          <w:lang w:val="en-US"/>
        </w:rPr>
        <w:t>Find the correct term and change consistently everywhere (Ruben or SEH)</w:t>
      </w:r>
    </w:p>
  </w:comment>
  <w:comment w:id="3717" w:author="Dekempeneer Erik" w:date="2025-04-25T16:08:00Z" w:initials="ED">
    <w:p w14:paraId="649A8696" w14:textId="1AA0D10D" w:rsidR="006436A4" w:rsidRDefault="006436A4" w:rsidP="00A66E84">
      <w:pPr>
        <w:pStyle w:val="Tekstopmerking"/>
        <w:numPr>
          <w:ilvl w:val="0"/>
          <w:numId w:val="60"/>
        </w:numPr>
        <w:jc w:val="left"/>
      </w:pPr>
      <w:r>
        <w:rPr>
          <w:rStyle w:val="Verwijzingopmerking"/>
        </w:rPr>
        <w:annotationRef/>
      </w:r>
      <w:r>
        <w:rPr>
          <w:lang w:val="en-US"/>
        </w:rPr>
        <w:t>English is already required in the QA chapter.</w:t>
      </w:r>
    </w:p>
    <w:p w14:paraId="28913AE6" w14:textId="77777777" w:rsidR="006436A4" w:rsidRDefault="006436A4" w:rsidP="00A66E84">
      <w:pPr>
        <w:pStyle w:val="Tekstopmerking"/>
        <w:numPr>
          <w:ilvl w:val="0"/>
          <w:numId w:val="60"/>
        </w:numPr>
        <w:jc w:val="left"/>
      </w:pPr>
      <w:r>
        <w:rPr>
          <w:lang w:val="en-US"/>
        </w:rPr>
        <w:t xml:space="preserve">The comment on ‘extra languages’ is not clear to me </w:t>
      </w:r>
    </w:p>
  </w:comment>
  <w:comment w:id="3718" w:author="Dekempeneer Erik" w:date="2025-02-28T10:21:00Z" w:initials="ED">
    <w:p w14:paraId="6F65129E" w14:textId="44B34581" w:rsidR="006436A4" w:rsidRDefault="006436A4" w:rsidP="00B8608F">
      <w:pPr>
        <w:pStyle w:val="Tekstopmerking"/>
        <w:jc w:val="left"/>
      </w:pPr>
      <w:r>
        <w:rPr>
          <w:rStyle w:val="Verwijzingopmerking"/>
        </w:rPr>
        <w:annotationRef/>
      </w:r>
      <w:r>
        <w:t>@GBO</w:t>
      </w:r>
    </w:p>
    <w:p w14:paraId="138839A0" w14:textId="77777777" w:rsidR="006436A4" w:rsidRDefault="006436A4" w:rsidP="00B8608F">
      <w:pPr>
        <w:pStyle w:val="Tekstopmerking"/>
        <w:jc w:val="left"/>
      </w:pPr>
      <w:r>
        <w:t>Do we have back-up power for the QPlant ? Or should the Contractor foresee this if needed ?</w:t>
      </w:r>
    </w:p>
  </w:comment>
  <w:comment w:id="3719" w:author="Dekempeneer Erik" w:date="2025-03-17T14:06:00Z" w:initials="ED">
    <w:p w14:paraId="6C177D46" w14:textId="77777777" w:rsidR="006436A4" w:rsidRDefault="006436A4" w:rsidP="00B8608F">
      <w:pPr>
        <w:pStyle w:val="Tekstopmerking"/>
        <w:jc w:val="left"/>
      </w:pPr>
      <w:r>
        <w:rPr>
          <w:rStyle w:val="Verwijzingopmerking"/>
        </w:rPr>
        <w:annotationRef/>
      </w:r>
      <w:r>
        <w:rPr>
          <w:lang w:val="en-US"/>
        </w:rPr>
        <w:t>GBO: to be reviewed with DBE</w:t>
      </w:r>
    </w:p>
  </w:comment>
  <w:comment w:id="3720" w:author="Dekempeneer Erik" w:date="2025-04-25T16:09:00Z" w:initials="ED">
    <w:p w14:paraId="45F6FA6C" w14:textId="77777777" w:rsidR="006436A4" w:rsidRDefault="006436A4" w:rsidP="00E46686">
      <w:pPr>
        <w:pStyle w:val="Tekstopmerking"/>
        <w:jc w:val="left"/>
      </w:pPr>
      <w:r>
        <w:rPr>
          <w:rStyle w:val="Verwijzingopmerking"/>
        </w:rPr>
        <w:annotationRef/>
      </w:r>
      <w:r>
        <w:t xml:space="preserve">I don’t see the link with ‘codes and standards’ </w:t>
      </w:r>
    </w:p>
  </w:comment>
  <w:comment w:id="3721" w:author="Dorda Ulrich" w:date="2025-04-25T09:17:00Z" w:initials="UD">
    <w:p w14:paraId="5F7BE130" w14:textId="2216EB97" w:rsidR="006436A4" w:rsidRDefault="006436A4" w:rsidP="00E26755">
      <w:pPr>
        <w:pStyle w:val="Tekstopmerking"/>
        <w:jc w:val="left"/>
      </w:pPr>
      <w:r>
        <w:rPr>
          <w:rStyle w:val="Verwijzingopmerking"/>
        </w:rPr>
        <w:annotationRef/>
      </w:r>
      <w:r>
        <w:rPr>
          <w:lang w:val="en-US"/>
        </w:rPr>
        <w:t>@GKO: move to where it belongs</w:t>
      </w:r>
    </w:p>
  </w:comment>
  <w:comment w:id="3722" w:author="Dorda Ulrich" w:date="2025-05-09T14:26:00Z" w:initials="UD">
    <w:p w14:paraId="6F5FD79B" w14:textId="77777777" w:rsidR="003857F7" w:rsidRDefault="003857F7" w:rsidP="003857F7">
      <w:pPr>
        <w:pStyle w:val="Tekstopmerking"/>
        <w:jc w:val="left"/>
      </w:pPr>
      <w:r>
        <w:rPr>
          <w:rStyle w:val="Verwijzingopmerking"/>
        </w:rPr>
        <w:annotationRef/>
      </w:r>
      <w:r>
        <w:rPr>
          <w:lang w:val="en-US"/>
        </w:rPr>
        <w:t>Split up and move where it belongs</w:t>
      </w:r>
    </w:p>
  </w:comment>
  <w:comment w:id="3723" w:author="Dorda Ulrich" w:date="2025-03-28T08:42:00Z" w:initials="UD">
    <w:p w14:paraId="64CDEB03" w14:textId="5DA6F8D4" w:rsidR="006436A4" w:rsidRDefault="006436A4" w:rsidP="00B8608F">
      <w:pPr>
        <w:pStyle w:val="Tekstopmerking"/>
        <w:jc w:val="left"/>
      </w:pPr>
      <w:r>
        <w:rPr>
          <w:rStyle w:val="Verwijzingopmerking"/>
        </w:rPr>
        <w:annotationRef/>
      </w:r>
      <w:r>
        <w:rPr>
          <w:lang w:val="en-US"/>
        </w:rPr>
        <w:t>Safety part</w:t>
      </w:r>
    </w:p>
  </w:comment>
  <w:comment w:id="3724" w:author="Daneels Ruben" w:date="2025-04-02T10:16:00Z" w:initials="rdaneels">
    <w:p w14:paraId="2438E57B" w14:textId="77777777" w:rsidR="006436A4" w:rsidRDefault="006436A4" w:rsidP="00197AEF">
      <w:pPr>
        <w:pStyle w:val="Tekstopmerking"/>
        <w:jc w:val="left"/>
      </w:pPr>
      <w:r>
        <w:rPr>
          <w:rStyle w:val="Verwijzingopmerking"/>
        </w:rPr>
        <w:annotationRef/>
      </w:r>
      <w:r>
        <w:t>It is good to keep this requirement as is.</w:t>
      </w:r>
    </w:p>
  </w:comment>
  <w:comment w:id="3725" w:author="Dekempeneer Erik" w:date="2025-04-25T16:11:00Z" w:initials="ED">
    <w:p w14:paraId="6FA0E0E4" w14:textId="77777777" w:rsidR="006436A4" w:rsidRDefault="006436A4" w:rsidP="00E46686">
      <w:pPr>
        <w:pStyle w:val="Tekstopmerking"/>
        <w:jc w:val="left"/>
      </w:pPr>
      <w:r>
        <w:rPr>
          <w:rStyle w:val="Verwijzingopmerking"/>
        </w:rPr>
        <w:annotationRef/>
      </w:r>
      <w:r>
        <w:t xml:space="preserve">I don’t see the link with ‘codes and standards’ </w:t>
      </w:r>
    </w:p>
  </w:comment>
  <w:comment w:id="3954" w:author="Dekempeneer Erik" w:date="2025-03-13T10:03:00Z" w:initials="ED">
    <w:p w14:paraId="55D29E48" w14:textId="7127FDD6" w:rsidR="006436A4" w:rsidRDefault="006436A4" w:rsidP="00270DA5">
      <w:pPr>
        <w:pStyle w:val="Tekstopmerking"/>
        <w:jc w:val="left"/>
      </w:pPr>
      <w:r>
        <w:rPr>
          <w:rStyle w:val="Verwijzingopmerking"/>
        </w:rPr>
        <w:annotationRef/>
      </w:r>
      <w:r>
        <w:t>FYI (logic behind the table)</w:t>
      </w:r>
    </w:p>
    <w:p w14:paraId="0C0F0654" w14:textId="77777777" w:rsidR="006436A4" w:rsidRDefault="006436A4" w:rsidP="00A66E84">
      <w:pPr>
        <w:pStyle w:val="Tekstopmerking"/>
        <w:numPr>
          <w:ilvl w:val="0"/>
          <w:numId w:val="34"/>
        </w:numPr>
        <w:ind w:left="300"/>
        <w:jc w:val="left"/>
      </w:pPr>
      <w:r>
        <w:t>MS dates indicated as ‘T</w:t>
      </w:r>
      <w:r>
        <w:rPr>
          <w:vertAlign w:val="subscript"/>
        </w:rPr>
        <w:t>0</w:t>
      </w:r>
      <w:r>
        <w:t xml:space="preserve"> + x’ are based on outcome of industrial pre-studies (see DSBT summary report).</w:t>
      </w:r>
    </w:p>
    <w:p w14:paraId="37728AA6" w14:textId="77777777" w:rsidR="006436A4" w:rsidRDefault="006436A4" w:rsidP="00A66E84">
      <w:pPr>
        <w:pStyle w:val="Tekstopmerking"/>
        <w:numPr>
          <w:ilvl w:val="0"/>
          <w:numId w:val="34"/>
        </w:numPr>
        <w:jc w:val="left"/>
      </w:pPr>
      <w:r>
        <w:t>Additional MS dates are limited to what I consider being critical for us (e.g. M22 is critical because we need enough time to prepare start of installation M32).</w:t>
      </w:r>
    </w:p>
    <w:p w14:paraId="403DDCBE" w14:textId="77777777" w:rsidR="006436A4" w:rsidRDefault="006436A4" w:rsidP="00A66E84">
      <w:pPr>
        <w:pStyle w:val="Tekstopmerking"/>
        <w:numPr>
          <w:ilvl w:val="0"/>
          <w:numId w:val="34"/>
        </w:numPr>
        <w:jc w:val="left"/>
      </w:pPr>
      <w:r>
        <w:t>MSs without a date are there because I think we want them to appear in the detailed schedule, but the exact date is to be defined by the Contractor</w:t>
      </w:r>
    </w:p>
    <w:p w14:paraId="41CA7D22" w14:textId="77777777" w:rsidR="006436A4" w:rsidRDefault="006436A4" w:rsidP="00270DA5">
      <w:pPr>
        <w:pStyle w:val="Tekstopmerking"/>
        <w:jc w:val="left"/>
      </w:pPr>
      <w:r>
        <w:t xml:space="preserve"> </w:t>
      </w:r>
    </w:p>
  </w:comment>
  <w:comment w:id="3955" w:author="Dekempeneer Erik" w:date="2025-03-19T08:32:00Z" w:initials="ED">
    <w:p w14:paraId="1599CCA6" w14:textId="77777777" w:rsidR="006436A4" w:rsidRDefault="006436A4" w:rsidP="005F478A">
      <w:pPr>
        <w:pStyle w:val="Tekstopmerking"/>
        <w:jc w:val="left"/>
      </w:pPr>
      <w:r>
        <w:rPr>
          <w:rStyle w:val="Verwijzingopmerking"/>
        </w:rPr>
        <w:annotationRef/>
      </w:r>
      <w:r>
        <w:rPr>
          <w:lang w:val="en-US"/>
        </w:rPr>
        <w:t>@GBO</w:t>
      </w:r>
    </w:p>
    <w:p w14:paraId="6950E3AF" w14:textId="77777777" w:rsidR="006436A4" w:rsidRDefault="006436A4" w:rsidP="005F478A">
      <w:pPr>
        <w:pStyle w:val="Tekstopmerking"/>
        <w:jc w:val="left"/>
      </w:pPr>
      <w:r>
        <w:rPr>
          <w:lang w:val="en-US"/>
        </w:rPr>
        <w:t>What exactly do we need to provide still ? We should mention this in the text (e.g. in 3.3.1)</w:t>
      </w:r>
    </w:p>
  </w:comment>
  <w:comment w:id="3956" w:author="Dekempeneer Erik" w:date="2025-03-19T10:57:00Z" w:initials="ED">
    <w:p w14:paraId="5968B9A9" w14:textId="77777777" w:rsidR="006436A4" w:rsidRDefault="006436A4" w:rsidP="006814D5">
      <w:pPr>
        <w:pStyle w:val="Tekstopmerking"/>
        <w:jc w:val="left"/>
      </w:pPr>
      <w:r>
        <w:rPr>
          <w:rStyle w:val="Verwijzingopmerking"/>
        </w:rPr>
        <w:annotationRef/>
      </w:r>
      <w:r>
        <w:rPr>
          <w:lang w:val="en-US"/>
        </w:rPr>
        <w:t>GBO to check</w:t>
      </w:r>
    </w:p>
  </w:comment>
  <w:comment w:id="5349" w:author="Dekempeneer Erik" w:date="2025-03-15T16:26:00Z" w:initials="ED">
    <w:p w14:paraId="5A4D94B1" w14:textId="78A8A376" w:rsidR="006436A4" w:rsidRDefault="006436A4" w:rsidP="00EC3FE8">
      <w:pPr>
        <w:pStyle w:val="Tekstopmerking"/>
        <w:jc w:val="left"/>
      </w:pPr>
      <w:r>
        <w:rPr>
          <w:rStyle w:val="Verwijzingopmerking"/>
        </w:rPr>
        <w:annotationRef/>
      </w:r>
      <w:r>
        <w:t>@PCO</w:t>
      </w:r>
    </w:p>
    <w:p w14:paraId="6D4E2F74" w14:textId="77777777" w:rsidR="006436A4" w:rsidRDefault="006436A4" w:rsidP="00A66E84">
      <w:pPr>
        <w:pStyle w:val="Tekstopmerking"/>
        <w:numPr>
          <w:ilvl w:val="0"/>
          <w:numId w:val="35"/>
        </w:numPr>
        <w:jc w:val="left"/>
      </w:pPr>
      <w:r>
        <w:t>Please check with main tender document</w:t>
      </w:r>
    </w:p>
    <w:p w14:paraId="5249742F" w14:textId="77777777" w:rsidR="006436A4" w:rsidRDefault="006436A4" w:rsidP="00A66E84">
      <w:pPr>
        <w:pStyle w:val="Tekstopmerking"/>
        <w:numPr>
          <w:ilvl w:val="0"/>
          <w:numId w:val="35"/>
        </w:numPr>
        <w:jc w:val="left"/>
      </w:pPr>
      <w:r>
        <w:t>Should we not write somewhere that the ‘Project Manager’ shall be designated at the conclusion of the contract (similar as for SCK CEN leading officer). Or shall we ask a name in the offer ?</w:t>
      </w:r>
    </w:p>
  </w:comment>
  <w:comment w:id="5350" w:author="Courtheyn Peter" w:date="2025-03-25T10:49:00Z" w:initials="PC">
    <w:p w14:paraId="3D7AED25" w14:textId="77777777" w:rsidR="006436A4" w:rsidRDefault="006436A4" w:rsidP="00A66E84">
      <w:pPr>
        <w:pStyle w:val="Tekstopmerking"/>
        <w:numPr>
          <w:ilvl w:val="0"/>
          <w:numId w:val="39"/>
        </w:numPr>
        <w:jc w:val="left"/>
      </w:pPr>
      <w:r>
        <w:rPr>
          <w:rStyle w:val="Verwijzingopmerking"/>
        </w:rPr>
        <w:annotationRef/>
      </w:r>
      <w:r>
        <w:t>Replace by 20.1</w:t>
      </w:r>
    </w:p>
    <w:p w14:paraId="2FE871EB" w14:textId="77777777" w:rsidR="006436A4" w:rsidRDefault="006436A4" w:rsidP="00852D3F">
      <w:pPr>
        <w:pStyle w:val="Tekstopmerking"/>
        <w:jc w:val="left"/>
      </w:pPr>
      <w:r>
        <w:t>2) It is stated in addendum I: 20.1</w:t>
      </w:r>
      <w:r>
        <w:tab/>
        <w:t>In the Contractor’s Offer, the Contractor shall appoint its authorised representative.</w:t>
      </w:r>
    </w:p>
    <w:p w14:paraId="0367172C" w14:textId="77777777" w:rsidR="006436A4" w:rsidRDefault="006436A4" w:rsidP="00852D3F">
      <w:pPr>
        <w:pStyle w:val="Tekstopmerking"/>
        <w:jc w:val="left"/>
      </w:pPr>
    </w:p>
    <w:p w14:paraId="24F09B73" w14:textId="77777777" w:rsidR="006436A4" w:rsidRDefault="006436A4" w:rsidP="00852D3F">
      <w:pPr>
        <w:pStyle w:val="Tekstopmerking"/>
        <w:jc w:val="left"/>
      </w:pPr>
      <w:r>
        <w:t>The representative of the Contractor shall have the authority to act for and on behalf of the Contractor in all matters relating to the Contract and shall act as its Single Point Of Contact (or “SPOC”).</w:t>
      </w:r>
    </w:p>
    <w:p w14:paraId="3D88418D" w14:textId="77777777" w:rsidR="006436A4" w:rsidRDefault="006436A4" w:rsidP="00852D3F">
      <w:pPr>
        <w:pStyle w:val="Tekstopmerking"/>
        <w:jc w:val="left"/>
      </w:pPr>
    </w:p>
    <w:p w14:paraId="6D0C1D4A" w14:textId="77777777" w:rsidR="006436A4" w:rsidRDefault="006436A4" w:rsidP="00852D3F">
      <w:pPr>
        <w:pStyle w:val="Tekstopmerking"/>
        <w:jc w:val="left"/>
      </w:pPr>
      <w:r>
        <w:t>The Contractor, in performing the Works, shall promptly respond to such notices, approvals and directions as may be given by the Contracting Authority’s representative as defined in article 19.2.</w:t>
      </w:r>
    </w:p>
  </w:comment>
  <w:comment w:id="5354" w:author="Dorda Ulrich" w:date="2025-04-23T11:39:00Z" w:initials="UD">
    <w:p w14:paraId="10BBFA72" w14:textId="77777777" w:rsidR="006436A4" w:rsidRDefault="006436A4" w:rsidP="003B44E0">
      <w:pPr>
        <w:pStyle w:val="Tekstopmerking"/>
        <w:jc w:val="left"/>
      </w:pPr>
      <w:r>
        <w:rPr>
          <w:rStyle w:val="Verwijzingopmerking"/>
        </w:rPr>
        <w:annotationRef/>
      </w:r>
      <w:r>
        <w:t>@GKO: see if I messed it up or not</w:t>
      </w:r>
    </w:p>
  </w:comment>
  <w:comment w:id="5357" w:author="Dekempeneer Erik" w:date="2025-03-12T16:56:00Z" w:initials="ED">
    <w:p w14:paraId="7DE3991B" w14:textId="23AE57D2" w:rsidR="006436A4" w:rsidRDefault="006436A4" w:rsidP="00B46604">
      <w:pPr>
        <w:pStyle w:val="Tekstopmerking"/>
        <w:jc w:val="left"/>
      </w:pPr>
      <w:r>
        <w:rPr>
          <w:rStyle w:val="Verwijzingopmerking"/>
        </w:rPr>
        <w:annotationRef/>
      </w:r>
      <w:r>
        <w:t>@GBO</w:t>
      </w:r>
    </w:p>
    <w:p w14:paraId="1F75A68F" w14:textId="77777777" w:rsidR="006436A4" w:rsidRDefault="006436A4" w:rsidP="00B46604">
      <w:pPr>
        <w:pStyle w:val="Tekstopmerking"/>
        <w:jc w:val="left"/>
      </w:pPr>
      <w:r>
        <w:t xml:space="preserve">Purpose ? Who’s initiative ? </w:t>
      </w:r>
    </w:p>
    <w:p w14:paraId="7F837843" w14:textId="77777777" w:rsidR="006436A4" w:rsidRDefault="006436A4" w:rsidP="00B46604">
      <w:pPr>
        <w:pStyle w:val="Tekstopmerking"/>
        <w:jc w:val="left"/>
      </w:pPr>
      <w:r>
        <w:t>I think you need ‘technical meetings’ to discuss design evolutions, interfaces, …</w:t>
      </w:r>
    </w:p>
    <w:p w14:paraId="5A6E7C72" w14:textId="77777777" w:rsidR="006436A4" w:rsidRDefault="006436A4" w:rsidP="00B46604">
      <w:pPr>
        <w:pStyle w:val="Tekstopmerking"/>
        <w:jc w:val="left"/>
      </w:pPr>
      <w:r>
        <w:t>Monitoring technical baseline, … is a responsibility for the ‘Project Manager’</w:t>
      </w:r>
    </w:p>
  </w:comment>
  <w:comment w:id="5358" w:author="Dekempeneer Erik" w:date="2025-03-19T11:07:00Z" w:initials="ED">
    <w:p w14:paraId="7A43E79F" w14:textId="77777777" w:rsidR="006436A4" w:rsidRDefault="006436A4" w:rsidP="006814D5">
      <w:pPr>
        <w:pStyle w:val="Tekstopmerking"/>
        <w:jc w:val="left"/>
      </w:pPr>
      <w:r>
        <w:rPr>
          <w:rStyle w:val="Verwijzingopmerking"/>
        </w:rPr>
        <w:annotationRef/>
      </w:r>
      <w:r>
        <w:rPr>
          <w:lang w:val="en-US"/>
        </w:rPr>
        <w:t>A monthlt techniocal discussion, next to the ùmonthly magareial progress meeting</w:t>
      </w:r>
    </w:p>
  </w:comment>
  <w:comment w:id="5359" w:author="Dorda Ulrich" w:date="2025-04-23T12:54:00Z" w:initials="UD">
    <w:p w14:paraId="5BD0AFAD" w14:textId="77777777" w:rsidR="006436A4" w:rsidRDefault="006436A4" w:rsidP="001D5752">
      <w:pPr>
        <w:pStyle w:val="Tekstopmerking"/>
        <w:jc w:val="left"/>
      </w:pPr>
      <w:r>
        <w:rPr>
          <w:rStyle w:val="Verwijzingopmerking"/>
        </w:rPr>
        <w:annotationRef/>
      </w:r>
      <w:r>
        <w:rPr>
          <w:lang w:val="en-US"/>
        </w:rPr>
        <w:t>FYI: I removed the steerco meetings. We escalate on demand</w:t>
      </w:r>
    </w:p>
  </w:comment>
  <w:comment w:id="5370" w:author="Dorda Ulrich" w:date="2025-04-23T12:47:00Z" w:initials="UD">
    <w:p w14:paraId="2979745A" w14:textId="77777777" w:rsidR="006436A4" w:rsidRDefault="006436A4" w:rsidP="005C4E99">
      <w:pPr>
        <w:pStyle w:val="Tekstopmerking"/>
        <w:jc w:val="left"/>
      </w:pPr>
      <w:r>
        <w:rPr>
          <w:rStyle w:val="Verwijzingopmerking"/>
        </w:rPr>
        <w:annotationRef/>
      </w:r>
      <w:r>
        <w:rPr>
          <w:lang w:val="en-US"/>
        </w:rPr>
        <w:t>Does not really fit in the list here, but to a list of documents to be provided</w:t>
      </w:r>
    </w:p>
  </w:comment>
  <w:comment w:id="5372" w:author="Dorda Ulrich" w:date="2025-04-23T12:49:00Z" w:initials="UD">
    <w:p w14:paraId="0AB10750" w14:textId="77777777" w:rsidR="006436A4" w:rsidRDefault="006436A4" w:rsidP="00FC4D80">
      <w:pPr>
        <w:pStyle w:val="Tekstopmerking"/>
        <w:jc w:val="left"/>
      </w:pPr>
      <w:r>
        <w:rPr>
          <w:rStyle w:val="Verwijzingopmerking"/>
        </w:rPr>
        <w:annotationRef/>
      </w:r>
      <w:r>
        <w:rPr>
          <w:lang w:val="en-US"/>
        </w:rPr>
        <w:t>@PUR: Did you check this?</w:t>
      </w:r>
    </w:p>
  </w:comment>
  <w:comment w:id="5375" w:author="Dorda Ulrich" w:date="2025-04-23T12:51:00Z" w:initials="UD">
    <w:p w14:paraId="4494A342" w14:textId="77777777" w:rsidR="006436A4" w:rsidRDefault="006436A4" w:rsidP="00FF54D0">
      <w:pPr>
        <w:pStyle w:val="Tekstopmerking"/>
        <w:jc w:val="left"/>
      </w:pPr>
      <w:r>
        <w:rPr>
          <w:rStyle w:val="Verwijzingopmerking"/>
        </w:rPr>
        <w:annotationRef/>
      </w:r>
      <w:r>
        <w:rPr>
          <w:lang w:val="en-US"/>
        </w:rPr>
        <w:t xml:space="preserve">@PUR: Did you check that? </w:t>
      </w:r>
    </w:p>
  </w:comment>
  <w:comment w:id="5387" w:author="Dekempeneer Erik" w:date="2025-03-13T17:52:00Z" w:initials="ED">
    <w:p w14:paraId="6058F6DE" w14:textId="0C8314FE" w:rsidR="006436A4" w:rsidRDefault="006436A4" w:rsidP="006041CD">
      <w:pPr>
        <w:pStyle w:val="Tekstopmerking"/>
        <w:jc w:val="left"/>
      </w:pPr>
      <w:r>
        <w:rPr>
          <w:rStyle w:val="Verwijzingopmerking"/>
        </w:rPr>
        <w:annotationRef/>
      </w:r>
      <w:r>
        <w:rPr>
          <w:lang w:val="en-US"/>
        </w:rPr>
        <w:t>@GBO</w:t>
      </w:r>
    </w:p>
    <w:p w14:paraId="25541696" w14:textId="77777777" w:rsidR="006436A4" w:rsidRDefault="006436A4" w:rsidP="006041CD">
      <w:pPr>
        <w:pStyle w:val="Tekstopmerking"/>
        <w:jc w:val="left"/>
      </w:pPr>
      <w:r>
        <w:rPr>
          <w:lang w:val="en-US"/>
        </w:rPr>
        <w:t>MIP was not defined. Do you agree with this proposal ?</w:t>
      </w:r>
    </w:p>
  </w:comment>
  <w:comment w:id="5679" w:author="Dekempeneer Erik" w:date="2025-03-14T12:15:00Z" w:initials="ED">
    <w:p w14:paraId="7DCE32EC" w14:textId="39988D7C" w:rsidR="006436A4" w:rsidRDefault="006436A4" w:rsidP="00FC186B">
      <w:pPr>
        <w:pStyle w:val="Tekstopmerking"/>
        <w:jc w:val="left"/>
      </w:pPr>
      <w:r>
        <w:rPr>
          <w:rStyle w:val="Verwijzingopmerking"/>
        </w:rPr>
        <w:annotationRef/>
      </w:r>
      <w:r>
        <w:t>@PCO</w:t>
      </w:r>
    </w:p>
    <w:p w14:paraId="41BFAA74" w14:textId="77777777" w:rsidR="006436A4" w:rsidRDefault="006436A4" w:rsidP="00FC186B">
      <w:pPr>
        <w:pStyle w:val="Tekstopmerking"/>
        <w:jc w:val="left"/>
      </w:pPr>
      <w:r>
        <w:t>This does not seem to make much sense since we impose 2 years. Shouldn’t we omit the phrase or replace applicant’s offer with ‘Contract’ ?</w:t>
      </w:r>
    </w:p>
  </w:comment>
  <w:comment w:id="5680" w:author="Courtheyn Peter" w:date="2025-03-25T10:50:00Z" w:initials="PC">
    <w:p w14:paraId="7DCB40C0" w14:textId="77777777" w:rsidR="006436A4" w:rsidRDefault="006436A4" w:rsidP="00852D3F">
      <w:pPr>
        <w:pStyle w:val="Tekstopmerking"/>
        <w:jc w:val="left"/>
      </w:pPr>
      <w:r>
        <w:rPr>
          <w:rStyle w:val="Verwijzingopmerking"/>
        </w:rPr>
        <w:annotationRef/>
      </w:r>
      <w:r>
        <w:t>Cross - Check with addendum I is needed here:</w:t>
      </w:r>
    </w:p>
    <w:p w14:paraId="798005E0" w14:textId="77777777" w:rsidR="006436A4" w:rsidRDefault="006436A4" w:rsidP="00852D3F">
      <w:pPr>
        <w:pStyle w:val="Tekstopmerking"/>
        <w:jc w:val="left"/>
      </w:pPr>
      <w:r>
        <w:t xml:space="preserve">“The Warranty Period for the </w:t>
      </w:r>
      <w:r>
        <w:rPr>
          <w:highlight w:val="yellow"/>
        </w:rPr>
        <w:t>CRYOPLANT shall be three (3) years from</w:t>
      </w:r>
      <w:r>
        <w:t xml:space="preserve"> the date of the issuance of the Provisional Acceptance Certificate. In-warranty repairs and/or replacement parts shall be warranted for at least one (1) year after execution, or for the unexpired portion of the original Warranty Period of the CRYOPLANT, whichever is longest. Notwithstanding the foregoing, the Warranty Period is suspended for the duration between formal notice by the Contracting Authority to the Contractor on the defect and resolving of said defect by the Contractor.  </w:t>
      </w:r>
    </w:p>
    <w:p w14:paraId="3F6E5398" w14:textId="77777777" w:rsidR="006436A4" w:rsidRDefault="006436A4" w:rsidP="00852D3F">
      <w:pPr>
        <w:pStyle w:val="Tekstopmerking"/>
        <w:jc w:val="left"/>
      </w:pPr>
    </w:p>
    <w:p w14:paraId="0CFC67C3" w14:textId="77777777" w:rsidR="006436A4" w:rsidRDefault="006436A4" w:rsidP="00852D3F">
      <w:pPr>
        <w:pStyle w:val="Tekstopmerking"/>
        <w:jc w:val="left"/>
      </w:pPr>
      <w:r>
        <w:t>If the Contractor fails to fulfil its obligations under the warranty, so that final acceptance cannot take place at the scheduled time, the Warranty Period shall be automatically extended, without any right to compensation for the Contractor, until final acceptance takes place.”</w:t>
      </w:r>
    </w:p>
  </w:comment>
  <w:comment w:id="5683" w:author="Dekempeneer Erik" w:date="2025-03-16T10:09:00Z" w:initials="ED">
    <w:p w14:paraId="5BDA2253" w14:textId="6BB35CD0" w:rsidR="006436A4" w:rsidRDefault="006436A4" w:rsidP="00FC186B">
      <w:pPr>
        <w:pStyle w:val="Tekstopmerking"/>
        <w:jc w:val="left"/>
      </w:pPr>
      <w:r>
        <w:rPr>
          <w:rStyle w:val="Verwijzingopmerking"/>
        </w:rPr>
        <w:annotationRef/>
      </w:r>
      <w:r>
        <w:rPr>
          <w:lang w:val="en-US"/>
        </w:rPr>
        <w:t>@PCO</w:t>
      </w:r>
    </w:p>
    <w:p w14:paraId="7E2DF599" w14:textId="77777777" w:rsidR="006436A4" w:rsidRDefault="006436A4" w:rsidP="00FC186B">
      <w:pPr>
        <w:pStyle w:val="Tekstopmerking"/>
        <w:jc w:val="left"/>
      </w:pPr>
      <w:r>
        <w:rPr>
          <w:lang w:val="en-US"/>
        </w:rPr>
        <w:t>Not sure who wrote this but to me it seems like a mistake/ should be ‘after’ I guess.</w:t>
      </w:r>
    </w:p>
  </w:comment>
  <w:comment w:id="5684" w:author="Courtheyn Peter" w:date="2025-03-25T10:50:00Z" w:initials="PC">
    <w:p w14:paraId="67CD6AA3" w14:textId="77777777" w:rsidR="006436A4" w:rsidRDefault="006436A4" w:rsidP="00852D3F">
      <w:pPr>
        <w:pStyle w:val="Tekstopmerking"/>
        <w:jc w:val="left"/>
      </w:pPr>
      <w:r>
        <w:rPr>
          <w:rStyle w:val="Verwijzingopmerking"/>
        </w:rPr>
        <w:annotationRef/>
      </w:r>
      <w:r>
        <w:t xml:space="preserve">Replace by: Final acceptance occurs after the successful completion of the Warranty Period, at the written request of the Contractor, on the condition that all defects, attributable to the Contractor, regardless of whether they have been identified in the Provisional Acceptance Certificate or during the Warranty Period, have been duly resolved by the Contractor.  If the conditions are met, a Final Acceptance Certificate will be issued by SCK CEN within 10 Business Days after receipt of the Contractor’s written request in this respect.  </w:t>
      </w:r>
    </w:p>
  </w:comment>
  <w:comment w:id="5701" w:author="Dekempeneer Erik" w:date="2025-03-16T10:15:00Z" w:initials="ED">
    <w:p w14:paraId="613EB0C1" w14:textId="4649F050" w:rsidR="006436A4" w:rsidRDefault="006436A4" w:rsidP="00FC186B">
      <w:pPr>
        <w:pStyle w:val="Tekstopmerking"/>
        <w:jc w:val="left"/>
      </w:pPr>
      <w:r>
        <w:rPr>
          <w:rStyle w:val="Verwijzingopmerking"/>
        </w:rPr>
        <w:annotationRef/>
      </w:r>
      <w:r>
        <w:rPr>
          <w:lang w:val="en-US"/>
        </w:rPr>
        <w:t>@Pedro</w:t>
      </w:r>
    </w:p>
    <w:p w14:paraId="507A18C0" w14:textId="77777777" w:rsidR="006436A4" w:rsidRDefault="006436A4" w:rsidP="00FC186B">
      <w:pPr>
        <w:pStyle w:val="Tekstopmerking"/>
        <w:jc w:val="left"/>
      </w:pPr>
      <w:r>
        <w:rPr>
          <w:lang w:val="en-US"/>
        </w:rPr>
        <w:t xml:space="preserve">When main text is ready, please update reference table. We re still missing the conceptual design report from DSBT. Also for Controls the list is not up to date (but first still some work to do by MJA). </w:t>
      </w:r>
    </w:p>
  </w:comment>
  <w:comment w:id="5703" w:author="do Rego Lima Pedro" w:date="2024-12-06T09:32:00Z" w:initials="Pd">
    <w:p w14:paraId="4748353E" w14:textId="1EDB2248" w:rsidR="006436A4" w:rsidRDefault="006436A4" w:rsidP="00766AC3">
      <w:pPr>
        <w:pStyle w:val="Tekstopmerking"/>
        <w:jc w:val="left"/>
      </w:pPr>
      <w:r>
        <w:rPr>
          <w:rStyle w:val="Verwijzingopmerking"/>
        </w:rPr>
        <w:annotationRef/>
      </w:r>
      <w:r>
        <w:fldChar w:fldCharType="begin"/>
      </w:r>
      <w:r>
        <w:instrText>HYPERLINK "mailto:gerkotze.bonthuys@sckcen.be"</w:instrText>
      </w:r>
      <w:bookmarkStart w:id="5704" w:name="_@_3DC55948108E4953B2F9890971BD6846Z"/>
      <w:r>
        <w:fldChar w:fldCharType="separate"/>
      </w:r>
      <w:bookmarkEnd w:id="5704"/>
      <w:r w:rsidRPr="00012B58">
        <w:rPr>
          <w:rStyle w:val="Mention1"/>
          <w:noProof/>
        </w:rPr>
        <w:t>@Bonthuys Gerkotze</w:t>
      </w:r>
      <w:r>
        <w:fldChar w:fldCharType="end"/>
      </w:r>
      <w:r>
        <w:t xml:space="preserve"> </w:t>
      </w:r>
    </w:p>
    <w:p w14:paraId="382F607E" w14:textId="77777777" w:rsidR="006436A4" w:rsidRDefault="006436A4" w:rsidP="00766AC3">
      <w:pPr>
        <w:pStyle w:val="Tekstopmerking"/>
        <w:jc w:val="left"/>
      </w:pPr>
    </w:p>
    <w:p w14:paraId="0C959ADE" w14:textId="77777777" w:rsidR="006436A4" w:rsidRDefault="006436A4" w:rsidP="00766AC3">
      <w:pPr>
        <w:pStyle w:val="Tekstopmerking"/>
        <w:jc w:val="left"/>
      </w:pPr>
      <w:r>
        <w:t>We need ALX references in here</w:t>
      </w:r>
    </w:p>
  </w:comment>
  <w:comment w:id="5706" w:author="Dorda Ulrich" w:date="2025-03-27T16:54:00Z" w:initials="UD">
    <w:p w14:paraId="37105109" w14:textId="77777777" w:rsidR="006436A4" w:rsidRDefault="006436A4" w:rsidP="00C47EA9">
      <w:pPr>
        <w:pStyle w:val="Tekstopmerking"/>
        <w:jc w:val="left"/>
      </w:pPr>
      <w:r>
        <w:rPr>
          <w:rStyle w:val="Verwijzingopmerking"/>
        </w:rPr>
        <w:annotationRef/>
      </w:r>
      <w:r>
        <w:rPr>
          <w:lang w:val="en-US"/>
        </w:rPr>
        <w:t>Move the list here as subpoints of AD1</w:t>
      </w:r>
    </w:p>
  </w:comment>
  <w:comment w:id="5708" w:author="Dekempeneer Erik" w:date="2025-03-10T08:09:00Z" w:initials="ED">
    <w:p w14:paraId="3095868C" w14:textId="1555E4D0" w:rsidR="006436A4" w:rsidRDefault="006436A4" w:rsidP="00FC186B">
      <w:pPr>
        <w:pStyle w:val="Tekstopmerking"/>
        <w:jc w:val="left"/>
      </w:pPr>
      <w:r>
        <w:rPr>
          <w:rStyle w:val="Verwijzingopmerking"/>
        </w:rPr>
        <w:annotationRef/>
      </w:r>
      <w:r>
        <w:t>@GBO</w:t>
      </w:r>
    </w:p>
    <w:p w14:paraId="73576C24" w14:textId="77777777" w:rsidR="006436A4" w:rsidRDefault="006436A4" w:rsidP="00A66E84">
      <w:pPr>
        <w:pStyle w:val="Tekstopmerking"/>
        <w:numPr>
          <w:ilvl w:val="0"/>
          <w:numId w:val="36"/>
        </w:numPr>
        <w:jc w:val="left"/>
      </w:pPr>
      <w:r>
        <w:t>Was this updated for the cryoplant ?</w:t>
      </w:r>
    </w:p>
    <w:p w14:paraId="4316EBEC" w14:textId="77777777" w:rsidR="006436A4" w:rsidRDefault="006436A4" w:rsidP="00A66E84">
      <w:pPr>
        <w:pStyle w:val="Tekstopmerking"/>
        <w:numPr>
          <w:ilvl w:val="0"/>
          <w:numId w:val="36"/>
        </w:numPr>
        <w:jc w:val="left"/>
      </w:pPr>
      <w:r>
        <w:t xml:space="preserve">See also my previous comment: we should not over-specify this because the Contractor is responsible and liable for this matter. </w:t>
      </w:r>
    </w:p>
  </w:comment>
  <w:comment w:id="5709" w:author="Dekempeneer Erik" w:date="2025-03-19T11:11:00Z" w:initials="ED">
    <w:p w14:paraId="6C418683" w14:textId="77777777" w:rsidR="006436A4" w:rsidRDefault="006436A4" w:rsidP="006814D5">
      <w:pPr>
        <w:pStyle w:val="Tekstopmerking"/>
        <w:jc w:val="left"/>
      </w:pPr>
      <w:r>
        <w:rPr>
          <w:rStyle w:val="Verwijzingopmerking"/>
        </w:rPr>
        <w:annotationRef/>
      </w:r>
      <w:r>
        <w:rPr>
          <w:lang w:val="en-US"/>
        </w:rPr>
        <w:t>GBO: as discussed before, willl probably disappear</w:t>
      </w:r>
    </w:p>
  </w:comment>
  <w:comment w:id="5732" w:author="Dekempeneer Erik" w:date="2025-03-16T10:24:00Z" w:initials="ED">
    <w:p w14:paraId="38AFD605" w14:textId="29991E49" w:rsidR="006436A4" w:rsidRDefault="006436A4" w:rsidP="00FC186B">
      <w:pPr>
        <w:pStyle w:val="Tekstopmerking"/>
        <w:jc w:val="left"/>
      </w:pPr>
      <w:r>
        <w:rPr>
          <w:rStyle w:val="Verwijzingopmerking"/>
        </w:rPr>
        <w:annotationRef/>
      </w:r>
      <w:r>
        <w:rPr>
          <w:lang w:val="en-US"/>
        </w:rPr>
        <w:t>@GBO</w:t>
      </w:r>
    </w:p>
    <w:p w14:paraId="13B39213" w14:textId="77777777" w:rsidR="006436A4" w:rsidRDefault="006436A4" w:rsidP="00FC186B">
      <w:pPr>
        <w:pStyle w:val="Tekstopmerking"/>
        <w:jc w:val="left"/>
      </w:pPr>
      <w:r>
        <w:rPr>
          <w:lang w:val="en-US"/>
        </w:rPr>
        <w:t>This section/figure is not used in the text. Do we need to keep it ?</w:t>
      </w:r>
    </w:p>
  </w:comment>
  <w:comment w:id="5733" w:author="Dekempeneer Erik" w:date="2025-03-19T11:13:00Z" w:initials="ED">
    <w:p w14:paraId="421DE3AA" w14:textId="77777777" w:rsidR="006436A4" w:rsidRDefault="006436A4" w:rsidP="006814D5">
      <w:pPr>
        <w:pStyle w:val="Tekstopmerking"/>
        <w:jc w:val="left"/>
      </w:pPr>
      <w:r>
        <w:rPr>
          <w:rStyle w:val="Verwijzingopmerking"/>
        </w:rPr>
        <w:annotationRef/>
      </w:r>
      <w:r>
        <w:rPr>
          <w:lang w:val="en-US"/>
        </w:rPr>
        <w:t>GBO: can be removed if concept report is incliuded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148172" w15:done="0"/>
  <w15:commentEx w15:paraId="0C33B67C" w15:done="0"/>
  <w15:commentEx w15:paraId="012957BB" w15:done="0"/>
  <w15:commentEx w15:paraId="34DF2A36" w15:done="0"/>
  <w15:commentEx w15:paraId="1617283C" w15:done="0"/>
  <w15:commentEx w15:paraId="0B887B66" w15:done="0"/>
  <w15:commentEx w15:paraId="6457ACBD" w15:paraIdParent="0B887B66" w15:done="0"/>
  <w15:commentEx w15:paraId="2D0D2926" w15:done="0"/>
  <w15:commentEx w15:paraId="1CC9CD90" w15:done="0"/>
  <w15:commentEx w15:paraId="597E1E00" w15:paraIdParent="1CC9CD90" w15:done="0"/>
  <w15:commentEx w15:paraId="3DE663E8" w15:done="0"/>
  <w15:commentEx w15:paraId="1E4C850C" w15:paraIdParent="3DE663E8" w15:done="0"/>
  <w15:commentEx w15:paraId="685912AD" w15:done="0"/>
  <w15:commentEx w15:paraId="3C2E5AE1" w15:paraIdParent="685912AD" w15:done="0"/>
  <w15:commentEx w15:paraId="007C1832" w15:paraIdParent="685912AD" w15:done="0"/>
  <w15:commentEx w15:paraId="03AE57C9" w15:done="0"/>
  <w15:commentEx w15:paraId="77B70643" w15:paraIdParent="03AE57C9" w15:done="0"/>
  <w15:commentEx w15:paraId="52C3B5B9" w15:done="0"/>
  <w15:commentEx w15:paraId="580D6892" w15:done="0"/>
  <w15:commentEx w15:paraId="4C9BE1AE" w15:paraIdParent="580D6892" w15:done="0"/>
  <w15:commentEx w15:paraId="4E256885" w15:done="0"/>
  <w15:commentEx w15:paraId="721705B5" w15:paraIdParent="4E256885" w15:done="0"/>
  <w15:commentEx w15:paraId="0F68AA99" w15:done="0"/>
  <w15:commentEx w15:paraId="62FF505A" w15:done="0"/>
  <w15:commentEx w15:paraId="3B213624" w15:done="0"/>
  <w15:commentEx w15:paraId="1F6E20C3" w15:done="0"/>
  <w15:commentEx w15:paraId="48F0E4F2" w15:paraIdParent="1F6E20C3" w15:done="0"/>
  <w15:commentEx w15:paraId="7A961503" w15:done="0"/>
  <w15:commentEx w15:paraId="41BFF50B" w15:done="0"/>
  <w15:commentEx w15:paraId="4576BF89" w15:done="0"/>
  <w15:commentEx w15:paraId="0497D85F" w15:paraIdParent="4576BF89" w15:done="0"/>
  <w15:commentEx w15:paraId="1F417028" w15:done="0"/>
  <w15:commentEx w15:paraId="12761CF6" w15:paraIdParent="1F417028" w15:done="0"/>
  <w15:commentEx w15:paraId="13CE9601" w15:done="0"/>
  <w15:commentEx w15:paraId="6754198B" w15:paraIdParent="13CE9601" w15:done="0"/>
  <w15:commentEx w15:paraId="6A863328" w15:done="0"/>
  <w15:commentEx w15:paraId="05251B5F" w15:done="0"/>
  <w15:commentEx w15:paraId="2BC4D9D7" w15:done="0"/>
  <w15:commentEx w15:paraId="20ACF03A" w15:done="0"/>
  <w15:commentEx w15:paraId="22A8A855" w15:done="0"/>
  <w15:commentEx w15:paraId="5E4789B2" w15:paraIdParent="22A8A855" w15:done="0"/>
  <w15:commentEx w15:paraId="295B7B0B" w15:done="0"/>
  <w15:commentEx w15:paraId="4E170274" w15:paraIdParent="295B7B0B" w15:done="0"/>
  <w15:commentEx w15:paraId="50112C8A" w15:done="0"/>
  <w15:commentEx w15:paraId="3DE683F9" w15:done="0"/>
  <w15:commentEx w15:paraId="4F61B921" w15:done="0"/>
  <w15:commentEx w15:paraId="73080060" w15:done="0"/>
  <w15:commentEx w15:paraId="15035777" w15:done="0"/>
  <w15:commentEx w15:paraId="5E94967E" w15:done="0"/>
  <w15:commentEx w15:paraId="6AF19C2F" w15:done="0"/>
  <w15:commentEx w15:paraId="7CCE53AB" w15:paraIdParent="6AF19C2F" w15:done="0"/>
  <w15:commentEx w15:paraId="7E95BC64" w15:done="0"/>
  <w15:commentEx w15:paraId="516953C5" w15:paraIdParent="7E95BC64" w15:done="0"/>
  <w15:commentEx w15:paraId="20FBBB44" w15:done="0"/>
  <w15:commentEx w15:paraId="2ACCB71C" w15:done="0"/>
  <w15:commentEx w15:paraId="15534A7A" w15:done="0"/>
  <w15:commentEx w15:paraId="185D5737" w15:done="0"/>
  <w15:commentEx w15:paraId="32D3CFF0" w15:done="0"/>
  <w15:commentEx w15:paraId="1B80EA19" w15:paraIdParent="32D3CFF0" w15:done="0"/>
  <w15:commentEx w15:paraId="7BE70A87" w15:done="0"/>
  <w15:commentEx w15:paraId="1A5D242D" w15:done="0"/>
  <w15:commentEx w15:paraId="74F6ECE0" w15:paraIdParent="1A5D242D" w15:done="0"/>
  <w15:commentEx w15:paraId="0F0C4154" w15:done="0"/>
  <w15:commentEx w15:paraId="5A6CC6BD" w15:done="0"/>
  <w15:commentEx w15:paraId="1073A44E" w15:done="0"/>
  <w15:commentEx w15:paraId="0B429965" w15:done="0"/>
  <w15:commentEx w15:paraId="4120DC05" w15:done="0"/>
  <w15:commentEx w15:paraId="6D0559F8" w15:done="0"/>
  <w15:commentEx w15:paraId="30BBC5E9" w15:done="0"/>
  <w15:commentEx w15:paraId="29AF81AA" w15:done="0"/>
  <w15:commentEx w15:paraId="671C5D2B" w15:paraIdParent="29AF81AA" w15:done="0"/>
  <w15:commentEx w15:paraId="0ECA25BB" w15:done="0"/>
  <w15:commentEx w15:paraId="200FE66D" w15:done="0"/>
  <w15:commentEx w15:paraId="591D66B4" w15:done="0"/>
  <w15:commentEx w15:paraId="5A40C2F5" w15:done="0"/>
  <w15:commentEx w15:paraId="19EB78F7" w15:done="0"/>
  <w15:commentEx w15:paraId="1D077DB0" w15:done="0"/>
  <w15:commentEx w15:paraId="4364BD97" w15:done="0"/>
  <w15:commentEx w15:paraId="606EC342" w15:done="0"/>
  <w15:commentEx w15:paraId="2C8DC4A3" w15:done="0"/>
  <w15:commentEx w15:paraId="6586EC56" w15:done="0"/>
  <w15:commentEx w15:paraId="533291FF" w15:done="0"/>
  <w15:commentEx w15:paraId="69F195CA" w15:done="0"/>
  <w15:commentEx w15:paraId="41B8142B" w15:done="0"/>
  <w15:commentEx w15:paraId="136FDF18" w15:done="0"/>
  <w15:commentEx w15:paraId="2B6974E6" w15:done="0"/>
  <w15:commentEx w15:paraId="3ADA9878" w15:done="0"/>
  <w15:commentEx w15:paraId="28712DE5" w15:done="0"/>
  <w15:commentEx w15:paraId="3980B0EF" w15:done="0"/>
  <w15:commentEx w15:paraId="77213DA5" w15:done="0"/>
  <w15:commentEx w15:paraId="4DBC1F9A" w15:done="0"/>
  <w15:commentEx w15:paraId="3B156296" w15:done="0"/>
  <w15:commentEx w15:paraId="7C675540" w15:done="0"/>
  <w15:commentEx w15:paraId="4786EBF8" w15:done="0"/>
  <w15:commentEx w15:paraId="278EDD53" w15:done="0"/>
  <w15:commentEx w15:paraId="07D45819" w15:done="0"/>
  <w15:commentEx w15:paraId="27C85D54" w15:done="0"/>
  <w15:commentEx w15:paraId="448200F4" w15:done="0"/>
  <w15:commentEx w15:paraId="7F3D223B" w15:done="0"/>
  <w15:commentEx w15:paraId="71CFC91F" w15:done="0"/>
  <w15:commentEx w15:paraId="4BDAD9F2" w15:done="0"/>
  <w15:commentEx w15:paraId="74C8AB31" w15:done="0"/>
  <w15:commentEx w15:paraId="7FC65482" w15:done="0"/>
  <w15:commentEx w15:paraId="593C5AAA" w15:done="0"/>
  <w15:commentEx w15:paraId="1C77C75D" w15:done="0"/>
  <w15:commentEx w15:paraId="3A27E904" w15:done="0"/>
  <w15:commentEx w15:paraId="639987CE" w15:done="0"/>
  <w15:commentEx w15:paraId="0A240447" w15:done="0"/>
  <w15:commentEx w15:paraId="637C87C2" w15:done="0"/>
  <w15:commentEx w15:paraId="572294E2" w15:done="0"/>
  <w15:commentEx w15:paraId="64BD12ED" w15:done="0"/>
  <w15:commentEx w15:paraId="4A755D20" w15:done="0"/>
  <w15:commentEx w15:paraId="7B326238" w15:done="0"/>
  <w15:commentEx w15:paraId="260A1021" w15:done="0"/>
  <w15:commentEx w15:paraId="081A60CA" w15:done="0"/>
  <w15:commentEx w15:paraId="7EEA1CEA" w15:done="0"/>
  <w15:commentEx w15:paraId="5A1598EF" w15:done="0"/>
  <w15:commentEx w15:paraId="2DBF9438" w15:done="0"/>
  <w15:commentEx w15:paraId="292F93D2" w15:done="0"/>
  <w15:commentEx w15:paraId="4ACAC5FA" w15:done="0"/>
  <w15:commentEx w15:paraId="1003ED68" w15:done="0"/>
  <w15:commentEx w15:paraId="3C146F58" w15:done="0"/>
  <w15:commentEx w15:paraId="392B6006" w15:done="0"/>
  <w15:commentEx w15:paraId="1D7FAFEB" w15:done="0"/>
  <w15:commentEx w15:paraId="1DCF5E4D" w15:done="0"/>
  <w15:commentEx w15:paraId="5ECECC39" w15:paraIdParent="1DCF5E4D" w15:done="0"/>
  <w15:commentEx w15:paraId="5FD3ABC3" w15:done="0"/>
  <w15:commentEx w15:paraId="6D4C0016" w15:done="0"/>
  <w15:commentEx w15:paraId="25133060" w15:paraIdParent="6D4C0016" w15:done="0"/>
  <w15:commentEx w15:paraId="0ED71B40" w15:done="0"/>
  <w15:commentEx w15:paraId="1A3F88B7" w15:paraIdParent="0ED71B40" w15:done="0"/>
  <w15:commentEx w15:paraId="40617055" w15:done="0"/>
  <w15:commentEx w15:paraId="355666D8" w15:done="0"/>
  <w15:commentEx w15:paraId="4FC2684B" w15:paraIdParent="355666D8" w15:done="0"/>
  <w15:commentEx w15:paraId="48A73021" w15:paraIdParent="355666D8" w15:done="0"/>
  <w15:commentEx w15:paraId="402A6822" w15:done="0"/>
  <w15:commentEx w15:paraId="1B459A8E" w15:paraIdParent="402A6822" w15:done="0"/>
  <w15:commentEx w15:paraId="31A058FD" w15:done="0"/>
  <w15:commentEx w15:paraId="5DE95732" w15:paraIdParent="31A058FD" w15:done="0"/>
  <w15:commentEx w15:paraId="025C4546" w15:done="0"/>
  <w15:commentEx w15:paraId="70395A2E" w15:paraIdParent="025C4546" w15:done="0"/>
  <w15:commentEx w15:paraId="0240C08D" w15:done="0"/>
  <w15:commentEx w15:paraId="3740A9C2" w15:done="0"/>
  <w15:commentEx w15:paraId="46BD57D6" w15:paraIdParent="3740A9C2" w15:done="0"/>
  <w15:commentEx w15:paraId="68DF76D8" w15:done="0"/>
  <w15:commentEx w15:paraId="5FDF2EF5" w15:paraIdParent="68DF76D8" w15:done="0"/>
  <w15:commentEx w15:paraId="5968B8DD" w15:done="0"/>
  <w15:commentEx w15:paraId="602C4A66" w15:paraIdParent="5968B8DD" w15:done="0"/>
  <w15:commentEx w15:paraId="4D05A015" w15:paraIdParent="5968B8DD" w15:done="0"/>
  <w15:commentEx w15:paraId="3752D6C8" w15:done="0"/>
  <w15:commentEx w15:paraId="03C43B86" w15:done="0"/>
  <w15:commentEx w15:paraId="0CB263AE" w15:paraIdParent="03C43B86" w15:done="0"/>
  <w15:commentEx w15:paraId="26A9A20D" w15:paraIdParent="03C43B86" w15:done="0"/>
  <w15:commentEx w15:paraId="3EA76432" w15:done="0"/>
  <w15:commentEx w15:paraId="67309B0F" w15:done="0"/>
  <w15:commentEx w15:paraId="54533392" w15:done="0"/>
  <w15:commentEx w15:paraId="4357FAFA" w15:done="0"/>
  <w15:commentEx w15:paraId="4FFB5D96" w15:done="0"/>
  <w15:commentEx w15:paraId="2F79FAC4" w15:done="0"/>
  <w15:commentEx w15:paraId="748D20CD" w15:done="0"/>
  <w15:commentEx w15:paraId="55A57E99" w15:paraIdParent="748D20CD" w15:done="0"/>
  <w15:commentEx w15:paraId="03EC73BD" w15:done="0"/>
  <w15:commentEx w15:paraId="249A7857" w15:done="0"/>
  <w15:commentEx w15:paraId="4050EE23" w15:done="0"/>
  <w15:commentEx w15:paraId="32675B4C" w15:done="0"/>
  <w15:commentEx w15:paraId="5744EAAA" w15:done="0"/>
  <w15:commentEx w15:paraId="4C237745" w15:done="0"/>
  <w15:commentEx w15:paraId="0127730F" w15:paraIdParent="4C237745" w15:done="0"/>
  <w15:commentEx w15:paraId="7EBE4239" w15:done="0"/>
  <w15:commentEx w15:paraId="457BA883" w15:paraIdParent="7EBE4239" w15:done="0"/>
  <w15:commentEx w15:paraId="33BF9F37" w15:done="0"/>
  <w15:commentEx w15:paraId="25C7A904" w15:done="0"/>
  <w15:commentEx w15:paraId="551C19D6" w15:done="0"/>
  <w15:commentEx w15:paraId="41D6BD9F" w15:done="0"/>
  <w15:commentEx w15:paraId="2FD592D7" w15:done="0"/>
  <w15:commentEx w15:paraId="216A83AA" w15:done="0"/>
  <w15:commentEx w15:paraId="0C571881" w15:done="0"/>
  <w15:commentEx w15:paraId="68E61DEB" w15:done="0"/>
  <w15:commentEx w15:paraId="68AE33F7" w15:done="0"/>
  <w15:commentEx w15:paraId="21D28B30" w15:done="0"/>
  <w15:commentEx w15:paraId="69424143" w15:done="0"/>
  <w15:commentEx w15:paraId="68C27669" w15:done="0"/>
  <w15:commentEx w15:paraId="7375D90B" w15:paraIdParent="68C27669" w15:done="0"/>
  <w15:commentEx w15:paraId="2E87216D" w15:done="0"/>
  <w15:commentEx w15:paraId="111A14FD" w15:paraIdParent="2E87216D" w15:done="0"/>
  <w15:commentEx w15:paraId="4A527C66" w15:done="0"/>
  <w15:commentEx w15:paraId="6F25CBEB" w15:paraIdParent="4A527C66" w15:done="0"/>
  <w15:commentEx w15:paraId="39BCD298" w15:done="0"/>
  <w15:commentEx w15:paraId="04897DAB" w15:paraIdParent="39BCD298" w15:done="0"/>
  <w15:commentEx w15:paraId="1D42B821" w15:done="0"/>
  <w15:commentEx w15:paraId="55DD7945" w15:paraIdParent="1D42B821" w15:done="0"/>
  <w15:commentEx w15:paraId="0C5CAC3B" w15:done="0"/>
  <w15:commentEx w15:paraId="47BF6D6E" w15:paraIdParent="0C5CAC3B" w15:done="0"/>
  <w15:commentEx w15:paraId="2B76988B" w15:done="0"/>
  <w15:commentEx w15:paraId="184F681E" w15:done="0"/>
  <w15:commentEx w15:paraId="2E7986B0" w15:done="0"/>
  <w15:commentEx w15:paraId="64842C9D" w15:done="0"/>
  <w15:commentEx w15:paraId="69AA5A7A" w15:done="0"/>
  <w15:commentEx w15:paraId="3DEDFBF2" w15:done="0"/>
  <w15:commentEx w15:paraId="0915EAEC" w15:done="0"/>
  <w15:commentEx w15:paraId="3BCD882E" w15:paraIdParent="0915EAEC" w15:done="0"/>
  <w15:commentEx w15:paraId="4AFC270D" w15:done="0"/>
  <w15:commentEx w15:paraId="550A3509" w15:paraIdParent="4AFC270D" w15:done="0"/>
  <w15:commentEx w15:paraId="5A61507B" w15:done="0"/>
  <w15:commentEx w15:paraId="27CCACFD" w15:paraIdParent="5A61507B" w15:done="0"/>
  <w15:commentEx w15:paraId="72A8B7D8" w15:done="0"/>
  <w15:commentEx w15:paraId="59CCE343" w15:paraIdParent="72A8B7D8" w15:done="0"/>
  <w15:commentEx w15:paraId="367C910B" w15:done="0"/>
  <w15:commentEx w15:paraId="2222EA25" w15:done="0"/>
  <w15:commentEx w15:paraId="7663E97F" w15:done="0"/>
  <w15:commentEx w15:paraId="627B171F" w15:paraIdParent="7663E97F" w15:done="0"/>
  <w15:commentEx w15:paraId="436A0D82" w15:done="0"/>
  <w15:commentEx w15:paraId="787A2A0D" w15:paraIdParent="436A0D82" w15:done="0"/>
  <w15:commentEx w15:paraId="61E09C04" w15:done="0"/>
  <w15:commentEx w15:paraId="30892931" w15:done="0"/>
  <w15:commentEx w15:paraId="3D2C80D4" w15:paraIdParent="30892931" w15:done="0"/>
  <w15:commentEx w15:paraId="76C5136D" w15:done="0"/>
  <w15:commentEx w15:paraId="68122B37" w15:paraIdParent="76C5136D" w15:done="0"/>
  <w15:commentEx w15:paraId="75E5269B" w15:done="0"/>
  <w15:commentEx w15:paraId="632D8119" w15:done="0"/>
  <w15:commentEx w15:paraId="34A29B1C" w15:done="0"/>
  <w15:commentEx w15:paraId="7D713525" w15:done="0"/>
  <w15:commentEx w15:paraId="28F6FB4C" w15:done="0"/>
  <w15:commentEx w15:paraId="4CBB3040" w15:done="0"/>
  <w15:commentEx w15:paraId="4436ECDA" w15:paraIdParent="4CBB3040" w15:done="0"/>
  <w15:commentEx w15:paraId="7BFED4CC" w15:done="0"/>
  <w15:commentEx w15:paraId="5E9F54A7" w15:done="0"/>
  <w15:commentEx w15:paraId="0FEA0219" w15:done="0"/>
  <w15:commentEx w15:paraId="1F62F0F6" w15:done="0"/>
  <w15:commentEx w15:paraId="31C2DC31" w15:paraIdParent="1F62F0F6" w15:done="0"/>
  <w15:commentEx w15:paraId="5520A384" w15:done="0"/>
  <w15:commentEx w15:paraId="371A20B4" w15:done="0"/>
  <w15:commentEx w15:paraId="39CBBF80" w15:paraIdParent="371A20B4" w15:done="0"/>
  <w15:commentEx w15:paraId="2C74309B" w15:done="0"/>
  <w15:commentEx w15:paraId="00797B03" w15:done="0"/>
  <w15:commentEx w15:paraId="3498E60D" w15:done="0"/>
  <w15:commentEx w15:paraId="68BE5311" w15:done="0"/>
  <w15:commentEx w15:paraId="6885A4EA" w15:paraIdParent="68BE5311" w15:done="0"/>
  <w15:commentEx w15:paraId="10502C4A" w15:done="0"/>
  <w15:commentEx w15:paraId="1AF3063C" w15:done="0"/>
  <w15:commentEx w15:paraId="3DB1AAAA" w15:done="0"/>
  <w15:commentEx w15:paraId="0B468245" w15:paraIdParent="3DB1AAAA" w15:done="0"/>
  <w15:commentEx w15:paraId="0D8487E7" w15:done="0"/>
  <w15:commentEx w15:paraId="4A72D557" w15:paraIdParent="0D8487E7" w15:done="0"/>
  <w15:commentEx w15:paraId="05A47DD5" w15:done="0"/>
  <w15:commentEx w15:paraId="64FC2371" w15:done="0"/>
  <w15:commentEx w15:paraId="6F0B2AAC" w15:done="0"/>
  <w15:commentEx w15:paraId="33478D5F" w15:paraIdParent="6F0B2AAC" w15:done="0"/>
  <w15:commentEx w15:paraId="31D52212" w15:done="0"/>
  <w15:commentEx w15:paraId="66B155FC" w15:done="0"/>
  <w15:commentEx w15:paraId="17C50A14" w15:paraIdParent="66B155FC" w15:done="0"/>
  <w15:commentEx w15:paraId="779EDF3D" w15:done="0"/>
  <w15:commentEx w15:paraId="1292754A" w15:done="0"/>
  <w15:commentEx w15:paraId="048940F6" w15:done="0"/>
  <w15:commentEx w15:paraId="65DD467B" w15:done="0"/>
  <w15:commentEx w15:paraId="18B52B1A" w15:done="0"/>
  <w15:commentEx w15:paraId="47CD8EBE" w15:done="0"/>
  <w15:commentEx w15:paraId="1AC9250F" w15:paraIdParent="47CD8EBE" w15:done="0"/>
  <w15:commentEx w15:paraId="6BCEB2E7" w15:done="0"/>
  <w15:commentEx w15:paraId="64EAB1E7" w15:done="0"/>
  <w15:commentEx w15:paraId="1AB7E31B" w15:paraIdParent="64EAB1E7" w15:done="0"/>
  <w15:commentEx w15:paraId="0F89CE12" w15:done="0"/>
  <w15:commentEx w15:paraId="6392B876" w15:done="0"/>
  <w15:commentEx w15:paraId="19E8C62C" w15:done="0"/>
  <w15:commentEx w15:paraId="1C491F95" w15:done="0"/>
  <w15:commentEx w15:paraId="299026BC" w15:done="0"/>
  <w15:commentEx w15:paraId="1DCB0717" w15:done="0"/>
  <w15:commentEx w15:paraId="778BA5CE" w15:done="0"/>
  <w15:commentEx w15:paraId="32BEA0E0" w15:done="0"/>
  <w15:commentEx w15:paraId="28913AE6" w15:done="0"/>
  <w15:commentEx w15:paraId="138839A0" w15:done="0"/>
  <w15:commentEx w15:paraId="6C177D46" w15:paraIdParent="138839A0" w15:done="0"/>
  <w15:commentEx w15:paraId="45F6FA6C" w15:paraIdParent="138839A0" w15:done="0"/>
  <w15:commentEx w15:paraId="5F7BE130" w15:done="0"/>
  <w15:commentEx w15:paraId="6F5FD79B" w15:done="0"/>
  <w15:commentEx w15:paraId="64CDEB03" w15:done="0"/>
  <w15:commentEx w15:paraId="2438E57B" w15:paraIdParent="64CDEB03" w15:done="0"/>
  <w15:commentEx w15:paraId="6FA0E0E4" w15:paraIdParent="64CDEB03" w15:done="0"/>
  <w15:commentEx w15:paraId="41CA7D22" w15:done="0"/>
  <w15:commentEx w15:paraId="6950E3AF" w15:done="0"/>
  <w15:commentEx w15:paraId="5968B9A9" w15:paraIdParent="6950E3AF" w15:done="0"/>
  <w15:commentEx w15:paraId="5249742F" w15:done="0"/>
  <w15:commentEx w15:paraId="6D0C1D4A" w15:paraIdParent="5249742F" w15:done="0"/>
  <w15:commentEx w15:paraId="10BBFA72" w15:done="0"/>
  <w15:commentEx w15:paraId="5A6E7C72" w15:done="0"/>
  <w15:commentEx w15:paraId="7A43E79F" w15:paraIdParent="5A6E7C72" w15:done="0"/>
  <w15:commentEx w15:paraId="5BD0AFAD" w15:done="0"/>
  <w15:commentEx w15:paraId="2979745A" w15:done="0"/>
  <w15:commentEx w15:paraId="0AB10750" w15:done="0"/>
  <w15:commentEx w15:paraId="4494A342" w15:done="0"/>
  <w15:commentEx w15:paraId="25541696" w15:done="0"/>
  <w15:commentEx w15:paraId="41BFAA74" w15:done="0"/>
  <w15:commentEx w15:paraId="0CFC67C3" w15:paraIdParent="41BFAA74" w15:done="0"/>
  <w15:commentEx w15:paraId="7E2DF599" w15:done="0"/>
  <w15:commentEx w15:paraId="67CD6AA3" w15:paraIdParent="7E2DF599" w15:done="0"/>
  <w15:commentEx w15:paraId="507A18C0" w15:done="0"/>
  <w15:commentEx w15:paraId="0C959ADE" w15:done="0"/>
  <w15:commentEx w15:paraId="37105109" w15:done="0"/>
  <w15:commentEx w15:paraId="4316EBEC" w15:done="0"/>
  <w15:commentEx w15:paraId="6C418683" w15:paraIdParent="4316EBEC" w15:done="0"/>
  <w15:commentEx w15:paraId="13B39213" w15:done="0"/>
  <w15:commentEx w15:paraId="421DE3AA" w15:paraIdParent="13B392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F8234C3" w16cex:dateUtc="2025-04-23T09:46:00Z"/>
  <w16cex:commentExtensible w16cex:durableId="25BF963E" w16cex:dateUtc="2025-04-25T09:16:00Z"/>
  <w16cex:commentExtensible w16cex:durableId="3C4A84A5" w16cex:dateUtc="2025-03-08T12:03:00Z"/>
  <w16cex:commentExtensible w16cex:durableId="1FD3A872" w16cex:dateUtc="2025-04-23T08:57:00Z"/>
  <w16cex:commentExtensible w16cex:durableId="3BDEB00E" w16cex:dateUtc="2025-04-09T13:43:00Z"/>
  <w16cex:commentExtensible w16cex:durableId="3EC91E87" w16cex:dateUtc="2025-04-16T04:04:00Z"/>
  <w16cex:commentExtensible w16cex:durableId="1686FB39" w16cex:dateUtc="2025-04-16T04:11:00Z"/>
  <w16cex:commentExtensible w16cex:durableId="7068656A" w16cex:dateUtc="2025-02-20T08:14:00Z"/>
  <w16cex:commentExtensible w16cex:durableId="5C9AFE20" w16cex:dateUtc="2025-03-06T10:50:00Z"/>
  <w16cex:commentExtensible w16cex:durableId="6027AAE1" w16cex:dateUtc="2025-04-09T14:04:00Z"/>
  <w16cex:commentExtensible w16cex:durableId="165ECCB9" w16cex:dateUtc="2025-04-16T09:57:00Z"/>
  <w16cex:commentExtensible w16cex:durableId="4D604B9D" w16cex:dateUtc="2025-03-16T10:52:00Z"/>
  <w16cex:commentExtensible w16cex:durableId="332699E6" w16cex:dateUtc="2025-04-25T11:17:00Z"/>
  <w16cex:commentExtensible w16cex:durableId="121E59DD" w16cex:dateUtc="2025-04-28T13:20:00Z"/>
  <w16cex:commentExtensible w16cex:durableId="2D44592A" w16cex:dateUtc="2025-05-09T11:30:00Z"/>
  <w16cex:commentExtensible w16cex:durableId="5CE8148C" w16cex:dateUtc="2025-04-25T09:58:00Z"/>
  <w16cex:commentExtensible w16cex:durableId="441947CD" w16cex:dateUtc="2025-03-03T08:22:00Z"/>
  <w16cex:commentExtensible w16cex:durableId="7C4574D3" w16cex:dateUtc="2025-03-06T10:55:00Z"/>
  <w16cex:commentExtensible w16cex:durableId="044B2677" w16cex:dateUtc="2025-03-15T11:08:00Z"/>
  <w16cex:commentExtensible w16cex:durableId="25CA9262" w16cex:dateUtc="2025-02-20T08:59:00Z"/>
  <w16cex:commentExtensible w16cex:durableId="1315D29F" w16cex:dateUtc="2025-03-14T13:42:00Z"/>
  <w16cex:commentExtensible w16cex:durableId="6E913F6B" w16cex:dateUtc="2025-03-17T12:23:00Z"/>
  <w16cex:commentExtensible w16cex:durableId="1CFF69B5" w16cex:dateUtc="2025-03-24T10:01:00Z"/>
  <w16cex:commentExtensible w16cex:durableId="2FF1A086" w16cex:dateUtc="2025-02-28T09:03:00Z"/>
  <w16cex:commentExtensible w16cex:durableId="263DD97E" w16cex:dateUtc="2025-02-25T14:38:00Z"/>
  <w16cex:commentExtensible w16cex:durableId="1D411149" w16cex:dateUtc="2025-02-27T07:43:00Z"/>
  <w16cex:commentExtensible w16cex:durableId="73C270DF" w16cex:dateUtc="2025-03-15T10:55:00Z"/>
  <w16cex:commentExtensible w16cex:durableId="12343BDD" w16cex:dateUtc="2025-03-25T09:47:00Z"/>
  <w16cex:commentExtensible w16cex:durableId="13E3693F" w16cex:dateUtc="2025-03-14T10:12:00Z"/>
  <w16cex:commentExtensible w16cex:durableId="25279EEE" w16cex:dateUtc="2025-03-25T09:48:00Z"/>
  <w16cex:commentExtensible w16cex:durableId="2AFD4298" w16cex:dateUtc="2024-12-06T08:30:00Z"/>
  <w16cex:commentExtensible w16cex:durableId="49C46604" w16cex:dateUtc="2025-04-09T14:16:00Z"/>
  <w16cex:commentExtensible w16cex:durableId="6852B494" w16cex:dateUtc="2025-04-25T08:45:00Z"/>
  <w16cex:commentExtensible w16cex:durableId="45E2EA46" w16cex:dateUtc="2025-03-13T17:43:00Z"/>
  <w16cex:commentExtensible w16cex:durableId="08F459A0" w16cex:dateUtc="2025-03-27T15:40:00Z"/>
  <w16cex:commentExtensible w16cex:durableId="5F2ED9A9" w16cex:dateUtc="2025-04-07T09:03:00Z"/>
  <w16cex:commentExtensible w16cex:durableId="0A8DDA65" w16cex:dateUtc="2025-03-21T09:46:00Z"/>
  <w16cex:commentExtensible w16cex:durableId="190973A3" w16cex:dateUtc="2025-04-28T12:57:00Z"/>
  <w16cex:commentExtensible w16cex:durableId="682B7C8C" w16cex:dateUtc="2025-04-16T13:05:00Z"/>
  <w16cex:commentExtensible w16cex:durableId="1D7233D3" w16cex:dateUtc="2025-04-16T13:10:00Z"/>
  <w16cex:commentExtensible w16cex:durableId="3A0E944C" w16cex:dateUtc="2025-04-16T13:12:00Z"/>
  <w16cex:commentExtensible w16cex:durableId="7E228C15" w16cex:dateUtc="2025-04-16T13:29:00Z"/>
  <w16cex:commentExtensible w16cex:durableId="039A3AA8" w16cex:dateUtc="2025-04-16T13:28:00Z"/>
  <w16cex:commentExtensible w16cex:durableId="345B2784" w16cex:dateUtc="2025-02-25T12:28:00Z"/>
  <w16cex:commentExtensible w16cex:durableId="4FB4C1D5" w16cex:dateUtc="2025-04-09T14:37:00Z"/>
  <w16cex:commentExtensible w16cex:durableId="69AB6BD9" w16cex:dateUtc="2025-05-09T08:06:00Z"/>
  <w16cex:commentExtensible w16cex:durableId="70C4F082" w16cex:dateUtc="2025-03-03T08:12:00Z"/>
  <w16cex:commentExtensible w16cex:durableId="30FCE4C1" w16cex:dateUtc="2025-03-04T12:51:00Z"/>
  <w16cex:commentExtensible w16cex:durableId="75C1B3EB" w16cex:dateUtc="2025-04-25T09:08:00Z"/>
  <w16cex:commentExtensible w16cex:durableId="35F320DC" w16cex:dateUtc="2025-04-25T09:21:00Z"/>
  <w16cex:commentExtensible w16cex:durableId="0D819C0E" w16cex:dateUtc="2025-04-18T07:44:00Z"/>
  <w16cex:commentExtensible w16cex:durableId="482BC9CB" w16cex:dateUtc="2025-03-28T11:56:00Z"/>
  <w16cex:commentExtensible w16cex:durableId="7B59E6BC" w16cex:dateUtc="2025-04-25T09:25:00Z"/>
  <w16cex:commentExtensible w16cex:durableId="0DE69EA1" w16cex:dateUtc="2025-04-28T12:24:00Z"/>
  <w16cex:commentExtensible w16cex:durableId="607B094B" w16cex:dateUtc="2025-03-28T12:02:00Z"/>
  <w16cex:commentExtensible w16cex:durableId="419F513F" w16cex:dateUtc="2025-04-25T09:30:00Z"/>
  <w16cex:commentExtensible w16cex:durableId="02EE81AF" w16cex:dateUtc="2025-04-28T12:26:00Z"/>
  <w16cex:commentExtensible w16cex:durableId="41576D48" w16cex:dateUtc="2025-03-31T07:54:00Z"/>
  <w16cex:commentExtensible w16cex:durableId="6293821A" w16cex:dateUtc="2025-03-31T07:54:00Z"/>
  <w16cex:commentExtensible w16cex:durableId="266436CB" w16cex:dateUtc="2025-03-31T07:56:00Z"/>
  <w16cex:commentExtensible w16cex:durableId="13765A63" w16cex:dateUtc="2025-03-31T07:57:00Z"/>
  <w16cex:commentExtensible w16cex:durableId="38243350" w16cex:dateUtc="2025-03-31T07:58:00Z"/>
  <w16cex:commentExtensible w16cex:durableId="19839009" w16cex:dateUtc="2025-03-10T08:32:00Z"/>
  <w16cex:commentExtensible w16cex:durableId="086CC498" w16cex:dateUtc="2025-03-10T08:34:00Z"/>
  <w16cex:commentExtensible w16cex:durableId="50D8FBD6" w16cex:dateUtc="2025-03-31T08:23:00Z"/>
  <w16cex:commentExtensible w16cex:durableId="55A847CD" w16cex:dateUtc="2025-04-16T13:43:00Z"/>
  <w16cex:commentExtensible w16cex:durableId="581EFDD9" w16cex:dateUtc="2025-04-16T13:53:00Z"/>
  <w16cex:commentExtensible w16cex:durableId="3D281D2B" w16cex:dateUtc="2025-04-16T13:56:00Z"/>
  <w16cex:commentExtensible w16cex:durableId="48D49B25" w16cex:dateUtc="2025-04-18T07:29:00Z"/>
  <w16cex:commentExtensible w16cex:durableId="0538F0E1" w16cex:dateUtc="2025-04-18T07:34:00Z"/>
  <w16cex:commentExtensible w16cex:durableId="1DEBEA6E" w16cex:dateUtc="2025-04-18T08:07:00Z"/>
  <w16cex:commentExtensible w16cex:durableId="6722ACE0" w16cex:dateUtc="2025-04-18T08:09:00Z"/>
  <w16cex:commentExtensible w16cex:durableId="2E8092DA" w16cex:dateUtc="2025-04-18T08:18:00Z"/>
  <w16cex:commentExtensible w16cex:durableId="58C05D0E" w16cex:dateUtc="2025-04-18T08:37:00Z"/>
  <w16cex:commentExtensible w16cex:durableId="3917A2A1" w16cex:dateUtc="2025-03-31T08:47:00Z"/>
  <w16cex:commentExtensible w16cex:durableId="25205638" w16cex:dateUtc="2025-03-31T08:48:00Z"/>
  <w16cex:commentExtensible w16cex:durableId="0D5A8934" w16cex:dateUtc="2025-03-31T08:48:00Z"/>
  <w16cex:commentExtensible w16cex:durableId="79ACB7DA" w16cex:dateUtc="2025-03-31T08:49:00Z"/>
  <w16cex:commentExtensible w16cex:durableId="733DBAE1" w16cex:dateUtc="2025-03-31T08:51:00Z"/>
  <w16cex:commentExtensible w16cex:durableId="643921E6" w16cex:dateUtc="2025-03-31T08:50:00Z"/>
  <w16cex:commentExtensible w16cex:durableId="6C2885BA" w16cex:dateUtc="2025-03-31T08:51:00Z"/>
  <w16cex:commentExtensible w16cex:durableId="48F72414" w16cex:dateUtc="2025-03-31T08:52:00Z"/>
  <w16cex:commentExtensible w16cex:durableId="1FCD8421" w16cex:dateUtc="2025-03-31T08:52:00Z"/>
  <w16cex:commentExtensible w16cex:durableId="1A36C746" w16cex:dateUtc="2025-03-31T09:13:00Z"/>
  <w16cex:commentExtensible w16cex:durableId="6B1499E3" w16cex:dateUtc="2025-03-31T09:14:00Z"/>
  <w16cex:commentExtensible w16cex:durableId="798C535C" w16cex:dateUtc="2025-03-10T09:30:00Z"/>
  <w16cex:commentExtensible w16cex:durableId="7731168D" w16cex:dateUtc="2025-03-31T09:16:00Z"/>
  <w16cex:commentExtensible w16cex:durableId="020E5B30" w16cex:dateUtc="2025-03-31T09:19:00Z"/>
  <w16cex:commentExtensible w16cex:durableId="26CC0079" w16cex:dateUtc="2025-03-31T09:19:00Z"/>
  <w16cex:commentExtensible w16cex:durableId="459EC26C" w16cex:dateUtc="2025-03-31T09:21:00Z"/>
  <w16cex:commentExtensible w16cex:durableId="6E072CBA" w16cex:dateUtc="2025-03-31T09:22:00Z"/>
  <w16cex:commentExtensible w16cex:durableId="144C9C56" w16cex:dateUtc="2025-03-31T09:21:00Z"/>
  <w16cex:commentExtensible w16cex:durableId="2E7DBDC2" w16cex:dateUtc="2025-03-31T09:21:00Z"/>
  <w16cex:commentExtensible w16cex:durableId="2E62AAF8" w16cex:dateUtc="2025-03-31T09:22:00Z"/>
  <w16cex:commentExtensible w16cex:durableId="4A3595C2" w16cex:dateUtc="2025-03-31T09:23:00Z"/>
  <w16cex:commentExtensible w16cex:durableId="7FFCBCE0" w16cex:dateUtc="2025-03-31T09:23:00Z"/>
  <w16cex:commentExtensible w16cex:durableId="5F4B1BDD" w16cex:dateUtc="2025-03-10T09:57:00Z"/>
  <w16cex:commentExtensible w16cex:durableId="0A865AA1" w16cex:dateUtc="2025-03-31T09:37:00Z"/>
  <w16cex:commentExtensible w16cex:durableId="3634CA7E" w16cex:dateUtc="2025-03-31T09:17:00Z"/>
  <w16cex:commentExtensible w16cex:durableId="4C8DE7C3" w16cex:dateUtc="2025-03-31T09:18:00Z"/>
  <w16cex:commentExtensible w16cex:durableId="187F3C22" w16cex:dateUtc="2025-03-31T09:38:00Z"/>
  <w16cex:commentExtensible w16cex:durableId="078C9EED" w16cex:dateUtc="2025-03-31T09:38:00Z"/>
  <w16cex:commentExtensible w16cex:durableId="3356C6D9" w16cex:dateUtc="2025-03-31T09:47:00Z"/>
  <w16cex:commentExtensible w16cex:durableId="6A0F027F" w16cex:dateUtc="2025-04-23T12:49:00Z"/>
  <w16cex:commentExtensible w16cex:durableId="2EE7AAFA" w16cex:dateUtc="2025-03-31T09:51:00Z"/>
  <w16cex:commentExtensible w16cex:durableId="58FE2650" w16cex:dateUtc="2025-03-31T09:51:00Z"/>
  <w16cex:commentExtensible w16cex:durableId="16B3A87F" w16cex:dateUtc="2025-03-31T09:51:00Z"/>
  <w16cex:commentExtensible w16cex:durableId="3DDA5A97" w16cex:dateUtc="2025-03-31T09:52:00Z"/>
  <w16cex:commentExtensible w16cex:durableId="1FE1FB84" w16cex:dateUtc="2025-03-31T09:52:00Z"/>
  <w16cex:commentExtensible w16cex:durableId="6CDDC0B2" w16cex:dateUtc="2025-03-31T09:57:00Z"/>
  <w16cex:commentExtensible w16cex:durableId="2895907B" w16cex:dateUtc="2025-03-10T10:41:00Z"/>
  <w16cex:commentExtensible w16cex:durableId="39E3A31E" w16cex:dateUtc="2025-03-31T09:58:00Z"/>
  <w16cex:commentExtensible w16cex:durableId="171CC2B6" w16cex:dateUtc="2025-03-31T09:58:00Z"/>
  <w16cex:commentExtensible w16cex:durableId="2D7354C0" w16cex:dateUtc="2025-04-10T14:18:00Z"/>
  <w16cex:commentExtensible w16cex:durableId="46D9A058" w16cex:dateUtc="2025-04-10T14:21:00Z"/>
  <w16cex:commentExtensible w16cex:durableId="73378F53" w16cex:dateUtc="2025-04-10T14:21:00Z"/>
  <w16cex:commentExtensible w16cex:durableId="1A372006" w16cex:dateUtc="2025-04-15T10:40:00Z"/>
  <w16cex:commentExtensible w16cex:durableId="1892265A" w16cex:dateUtc="2025-03-31T10:02:00Z"/>
  <w16cex:commentExtensible w16cex:durableId="3A5FDBA6" w16cex:dateUtc="2025-03-10T11:01:00Z"/>
  <w16cex:commentExtensible w16cex:durableId="2EEC8EB3" w16cex:dateUtc="2025-03-17T13:24:00Z"/>
  <w16cex:commentExtensible w16cex:durableId="29DDEAC3" w16cex:dateUtc="2025-03-10T11:10:00Z"/>
  <w16cex:commentExtensible w16cex:durableId="1224F422" w16cex:dateUtc="2025-03-10T11:12:00Z"/>
  <w16cex:commentExtensible w16cex:durableId="2702DF2A" w16cex:dateUtc="2025-03-17T13:29:00Z"/>
  <w16cex:commentExtensible w16cex:durableId="42493546" w16cex:dateUtc="2025-03-10T11:18:00Z"/>
  <w16cex:commentExtensible w16cex:durableId="484EDA3F" w16cex:dateUtc="2025-03-17T13:29:00Z"/>
  <w16cex:commentExtensible w16cex:durableId="2ADBB6F1" w16cex:dateUtc="2025-03-10T11:28:00Z"/>
  <w16cex:commentExtensible w16cex:durableId="715753DB" w16cex:dateUtc="2025-03-10T12:52:00Z"/>
  <w16cex:commentExtensible w16cex:durableId="298A84EE" w16cex:dateUtc="2025-03-17T13:33:00Z"/>
  <w16cex:commentExtensible w16cex:durableId="06EA7E77" w16cex:dateUtc="2025-03-25T09:48:00Z"/>
  <w16cex:commentExtensible w16cex:durableId="783FC864" w16cex:dateUtc="2025-03-10T13:03:00Z"/>
  <w16cex:commentExtensible w16cex:durableId="35932B75" w16cex:dateUtc="2025-03-17T13:36:00Z"/>
  <w16cex:commentExtensible w16cex:durableId="697DC8E3" w16cex:dateUtc="2025-03-10T13:05:00Z"/>
  <w16cex:commentExtensible w16cex:durableId="36653E27" w16cex:dateUtc="2025-03-17T13:39:00Z"/>
  <w16cex:commentExtensible w16cex:durableId="5DBC91D7" w16cex:dateUtc="2025-03-14T13:39:00Z"/>
  <w16cex:commentExtensible w16cex:durableId="78DF7334" w16cex:dateUtc="2025-03-17T13:41:00Z"/>
  <w16cex:commentExtensible w16cex:durableId="42369A1E" w16cex:dateUtc="2025-02-28T09:50:00Z"/>
  <w16cex:commentExtensible w16cex:durableId="6BA22768" w16cex:dateUtc="2025-04-18T07:59:00Z"/>
  <w16cex:commentExtensible w16cex:durableId="6476F87D" w16cex:dateUtc="2025-05-05T09:58:00Z"/>
  <w16cex:commentExtensible w16cex:durableId="04631FB0" w16cex:dateUtc="2025-04-28T13:35:00Z"/>
  <w16cex:commentExtensible w16cex:durableId="4CD55AEC" w16cex:dateUtc="2025-04-28T13:50:00Z"/>
  <w16cex:commentExtensible w16cex:durableId="45CA90DA" w16cex:dateUtc="2025-05-05T09:59:00Z"/>
  <w16cex:commentExtensible w16cex:durableId="11524D3A" w16cex:dateUtc="2025-05-09T11:43:00Z"/>
  <w16cex:commentExtensible w16cex:durableId="37A2D944" w16cex:dateUtc="2025-03-10T14:27:00Z"/>
  <w16cex:commentExtensible w16cex:durableId="30919E01" w16cex:dateUtc="2025-05-09T11:46:00Z"/>
  <w16cex:commentExtensible w16cex:durableId="101C8DE6" w16cex:dateUtc="2025-05-09T11:46:00Z"/>
  <w16cex:commentExtensible w16cex:durableId="656BD94B" w16cex:dateUtc="2025-03-10T14:28:00Z"/>
  <w16cex:commentExtensible w16cex:durableId="02D5D1A8" w16cex:dateUtc="2025-05-09T11:47:00Z"/>
  <w16cex:commentExtensible w16cex:durableId="6007DB5F" w16cex:dateUtc="2025-05-09T11:51:00Z"/>
  <w16cex:commentExtensible w16cex:durableId="704AD2C8" w16cex:dateUtc="2025-05-09T11:52:00Z"/>
  <w16cex:commentExtensible w16cex:durableId="449C18C0" w16cex:dateUtc="2025-05-09T11:57:00Z"/>
  <w16cex:commentExtensible w16cex:durableId="2070E2E7" w16cex:dateUtc="2025-05-09T11:58:00Z"/>
  <w16cex:commentExtensible w16cex:durableId="1E2E2E40" w16cex:dateUtc="2025-03-10T15:07:00Z"/>
  <w16cex:commentExtensible w16cex:durableId="4FBCE9B1" w16cex:dateUtc="2025-03-11T15:35:00Z"/>
  <w16cex:commentExtensible w16cex:durableId="7F4E8C97" w16cex:dateUtc="2025-05-09T12:08:00Z"/>
  <w16cex:commentExtensible w16cex:durableId="116B123D" w16cex:dateUtc="2025-05-09T12:09:00Z"/>
  <w16cex:commentExtensible w16cex:durableId="5E80BA76" w16cex:dateUtc="2025-05-09T12:09:00Z"/>
  <w16cex:commentExtensible w16cex:durableId="3034B068" w16cex:dateUtc="2025-05-09T12:15:00Z"/>
  <w16cex:commentExtensible w16cex:durableId="42E5B9BD" w16cex:dateUtc="2025-05-09T12:13:00Z"/>
  <w16cex:commentExtensible w16cex:durableId="76789A60" w16cex:dateUtc="2025-05-09T12:12:00Z"/>
  <w16cex:commentExtensible w16cex:durableId="0C5AFBCD" w16cex:dateUtc="2025-05-09T12:15:00Z"/>
  <w16cex:commentExtensible w16cex:durableId="7046798E" w16cex:dateUtc="2025-05-05T09:13:00Z"/>
  <w16cex:commentExtensible w16cex:durableId="45FBC74B" w16cex:dateUtc="2025-03-05T11:39:00Z"/>
  <w16cex:commentExtensible w16cex:durableId="7A32B691" w16cex:dateUtc="2025-03-16T10:57:00Z"/>
  <w16cex:commentExtensible w16cex:durableId="69A15EE8" w16cex:dateUtc="2025-03-16T10:57:00Z"/>
  <w16cex:commentExtensible w16cex:durableId="4D3FEA70" w16cex:dateUtc="2025-03-16T10:57:00Z"/>
  <w16cex:commentExtensible w16cex:durableId="06899EA7" w16cex:dateUtc="2025-03-16T10:57:00Z"/>
  <w16cex:commentExtensible w16cex:durableId="3223D546" w16cex:dateUtc="2025-04-15T11:42:00Z"/>
  <w16cex:commentExtensible w16cex:durableId="1826DDB7" w16cex:dateUtc="2025-04-25T11:23:00Z"/>
  <w16cex:commentExtensible w16cex:durableId="62252F8F" w16cex:dateUtc="2025-04-25T11:24:00Z"/>
  <w16cex:commentExtensible w16cex:durableId="55907CC8" w16cex:dateUtc="2025-03-03T09:40:00Z"/>
  <w16cex:commentExtensible w16cex:durableId="2234B82F" w16cex:dateUtc="2025-03-19T08:36:00Z"/>
  <w16cex:commentExtensible w16cex:durableId="20B520BC" w16cex:dateUtc="2025-03-10T16:29:00Z"/>
  <w16cex:commentExtensible w16cex:durableId="0C4CA4A2" w16cex:dateUtc="2025-03-19T08:37:00Z"/>
  <w16cex:commentExtensible w16cex:durableId="26444DFE" w16cex:dateUtc="2025-03-14T14:36:00Z"/>
  <w16cex:commentExtensible w16cex:durableId="3B034DCC" w16cex:dateUtc="2025-03-19T08:37:00Z"/>
  <w16cex:commentExtensible w16cex:durableId="3B5C6417" w16cex:dateUtc="2025-03-03T09:40:00Z"/>
  <w16cex:commentExtensible w16cex:durableId="4A38C5B7" w16cex:dateUtc="2025-03-19T08:37:00Z"/>
  <w16cex:commentExtensible w16cex:durableId="46AB69A2" w16cex:dateUtc="2025-04-18T08:03:00Z"/>
  <w16cex:commentExtensible w16cex:durableId="5E22017C" w16cex:dateUtc="2025-03-14T14:43:00Z"/>
  <w16cex:commentExtensible w16cex:durableId="05FC2813" w16cex:dateUtc="2025-03-19T08:49:00Z"/>
  <w16cex:commentExtensible w16cex:durableId="595520BD" w16cex:dateUtc="2025-03-10T16:32:00Z"/>
  <w16cex:commentExtensible w16cex:durableId="0167F9A6" w16cex:dateUtc="2025-03-19T08:52:00Z"/>
  <w16cex:commentExtensible w16cex:durableId="275213C2" w16cex:dateUtc="2025-03-14T14:43:00Z"/>
  <w16cex:commentExtensible w16cex:durableId="75E1CC38" w16cex:dateUtc="2025-03-19T08:52:00Z"/>
  <w16cex:commentExtensible w16cex:durableId="783B3ADB" w16cex:dateUtc="2025-04-25T13:06:00Z"/>
  <w16cex:commentExtensible w16cex:durableId="75CF110F" w16cex:dateUtc="2025-04-25T13:09:00Z"/>
  <w16cex:commentExtensible w16cex:durableId="7A70A6F4" w16cex:dateUtc="2025-04-25T13:14:00Z"/>
  <w16cex:commentExtensible w16cex:durableId="1B9C3C27" w16cex:dateUtc="2025-04-16T07:18:00Z"/>
  <w16cex:commentExtensible w16cex:durableId="29E313C0" w16cex:dateUtc="2025-04-16T07:19:00Z"/>
  <w16cex:commentExtensible w16cex:durableId="29541E84" w16cex:dateUtc="2025-04-25T13:16:00Z"/>
  <w16cex:commentExtensible w16cex:durableId="57774613" w16cex:dateUtc="2025-02-28T10:22:00Z"/>
  <w16cex:commentExtensible w16cex:durableId="552CD707" w16cex:dateUtc="2025-03-11T05:45:00Z"/>
  <w16cex:commentExtensible w16cex:durableId="655D3AB3" w16cex:dateUtc="2025-03-19T09:15:00Z"/>
  <w16cex:commentExtensible w16cex:durableId="34715B70" w16cex:dateUtc="2025-03-12T09:04:00Z"/>
  <w16cex:commentExtensible w16cex:durableId="59725047" w16cex:dateUtc="2025-03-19T09:23:00Z"/>
  <w16cex:commentExtensible w16cex:durableId="08CA8789" w16cex:dateUtc="2025-04-18T08:34:00Z"/>
  <w16cex:commentExtensible w16cex:durableId="1AC40B48" w16cex:dateUtc="2025-03-14T15:00:00Z"/>
  <w16cex:commentExtensible w16cex:durableId="43704426" w16cex:dateUtc="2025-03-19T09:28:00Z"/>
  <w16cex:commentExtensible w16cex:durableId="222E2E4D" w16cex:dateUtc="2025-03-11T11:05:00Z"/>
  <w16cex:commentExtensible w16cex:durableId="5D6650E6" w16cex:dateUtc="2025-03-19T09:32:00Z"/>
  <w16cex:commentExtensible w16cex:durableId="5530D459" w16cex:dateUtc="2025-03-24T10:03:00Z"/>
  <w16cex:commentExtensible w16cex:durableId="0A76A001" w16cex:dateUtc="2025-03-24T10:04:00Z"/>
  <w16cex:commentExtensible w16cex:durableId="5B6F6F21" w16cex:dateUtc="2025-04-25T13:22:00Z"/>
  <w16cex:commentExtensible w16cex:durableId="419130CB" w16cex:dateUtc="2025-03-24T10:30:00Z"/>
  <w16cex:commentExtensible w16cex:durableId="3A76B65B" w16cex:dateUtc="2025-02-28T12:47:00Z"/>
  <w16cex:commentExtensible w16cex:durableId="5B702B9D" w16cex:dateUtc="2025-03-15T11:28:00Z"/>
  <w16cex:commentExtensible w16cex:durableId="7E625D11" w16cex:dateUtc="2025-03-25T09:49:00Z"/>
  <w16cex:commentExtensible w16cex:durableId="530526D2" w16cex:dateUtc="2025-03-16T10:19:00Z"/>
  <w16cex:commentExtensible w16cex:durableId="5647F3DB" w16cex:dateUtc="2025-03-13T17:15:00Z"/>
  <w16cex:commentExtensible w16cex:durableId="3104BD05" w16cex:dateUtc="2025-03-17T12:56:00Z"/>
  <w16cex:commentExtensible w16cex:durableId="07B66056" w16cex:dateUtc="2025-04-25T06:46:00Z"/>
  <w16cex:commentExtensible w16cex:durableId="4CBAB363" w16cex:dateUtc="2025-04-24T06:53:00Z"/>
  <w16cex:commentExtensible w16cex:durableId="547FCE2C" w16cex:dateUtc="2025-03-28T11:49:00Z"/>
  <w16cex:commentExtensible w16cex:durableId="7697C327" w16cex:dateUtc="2025-03-11T16:48:00Z"/>
  <w16cex:commentExtensible w16cex:durableId="53005A65" w16cex:dateUtc="2025-04-25T13:54:00Z"/>
  <w16cex:commentExtensible w16cex:durableId="5B9EB0C3" w16cex:dateUtc="2025-04-25T13:45:00Z"/>
  <w16cex:commentExtensible w16cex:durableId="093CCC79" w16cex:dateUtc="2025-04-25T14:02:00Z"/>
  <w16cex:commentExtensible w16cex:durableId="05EB8C20" w16cex:dateUtc="2025-04-28T12:49:00Z"/>
  <w16cex:commentExtensible w16cex:durableId="61F99BB3" w16cex:dateUtc="2025-04-25T14:08:00Z"/>
  <w16cex:commentExtensible w16cex:durableId="640917ED" w16cex:dateUtc="2025-02-28T09:21:00Z"/>
  <w16cex:commentExtensible w16cex:durableId="1D5F28E0" w16cex:dateUtc="2025-03-17T13:06:00Z"/>
  <w16cex:commentExtensible w16cex:durableId="4BE7CF1F" w16cex:dateUtc="2025-04-25T14:09:00Z"/>
  <w16cex:commentExtensible w16cex:durableId="30E4D361" w16cex:dateUtc="2025-04-25T07:17:00Z"/>
  <w16cex:commentExtensible w16cex:durableId="100AC57A" w16cex:dateUtc="2025-05-09T12:26:00Z"/>
  <w16cex:commentExtensible w16cex:durableId="46E3CF95" w16cex:dateUtc="2025-03-28T07:42:00Z"/>
  <w16cex:commentExtensible w16cex:durableId="0F6A1A85" w16cex:dateUtc="2025-04-02T08:16:00Z"/>
  <w16cex:commentExtensible w16cex:durableId="79D2197D" w16cex:dateUtc="2025-04-25T14:11:00Z"/>
  <w16cex:commentExtensible w16cex:durableId="5A034E1A" w16cex:dateUtc="2025-03-13T09:03:00Z"/>
  <w16cex:commentExtensible w16cex:durableId="4894DE58" w16cex:dateUtc="2025-03-19T07:32:00Z"/>
  <w16cex:commentExtensible w16cex:durableId="26B49571" w16cex:dateUtc="2025-03-19T09:57:00Z"/>
  <w16cex:commentExtensible w16cex:durableId="10DB211C" w16cex:dateUtc="2025-03-15T15:26:00Z"/>
  <w16cex:commentExtensible w16cex:durableId="4845F0DE" w16cex:dateUtc="2025-03-25T09:49:00Z"/>
  <w16cex:commentExtensible w16cex:durableId="5EBA7DE4" w16cex:dateUtc="2025-04-23T09:39:00Z"/>
  <w16cex:commentExtensible w16cex:durableId="679F40EA" w16cex:dateUtc="2025-03-12T15:56:00Z"/>
  <w16cex:commentExtensible w16cex:durableId="3F8C2A83" w16cex:dateUtc="2025-03-19T10:07:00Z"/>
  <w16cex:commentExtensible w16cex:durableId="765DC87E" w16cex:dateUtc="2025-04-23T10:54:00Z"/>
  <w16cex:commentExtensible w16cex:durableId="0C1AE2A3" w16cex:dateUtc="2025-04-23T10:47:00Z"/>
  <w16cex:commentExtensible w16cex:durableId="50A9801E" w16cex:dateUtc="2025-04-23T10:49:00Z"/>
  <w16cex:commentExtensible w16cex:durableId="376378F1" w16cex:dateUtc="2025-04-23T10:51:00Z"/>
  <w16cex:commentExtensible w16cex:durableId="35F40993" w16cex:dateUtc="2025-03-13T16:52:00Z"/>
  <w16cex:commentExtensible w16cex:durableId="7E05FB54" w16cex:dateUtc="2025-03-14T11:15:00Z"/>
  <w16cex:commentExtensible w16cex:durableId="7B988C9C" w16cex:dateUtc="2025-03-25T09:50:00Z"/>
  <w16cex:commentExtensible w16cex:durableId="2A5CE093" w16cex:dateUtc="2025-03-16T09:09:00Z"/>
  <w16cex:commentExtensible w16cex:durableId="1AE2C48D" w16cex:dateUtc="2025-03-25T09:50:00Z"/>
  <w16cex:commentExtensible w16cex:durableId="252E4763" w16cex:dateUtc="2025-03-16T09:15:00Z"/>
  <w16cex:commentExtensible w16cex:durableId="30F592C0" w16cex:dateUtc="2024-12-06T08:32:00Z"/>
  <w16cex:commentExtensible w16cex:durableId="1FE09000" w16cex:dateUtc="2025-03-27T15:54:00Z"/>
  <w16cex:commentExtensible w16cex:durableId="1B807214" w16cex:dateUtc="2025-03-10T07:09:00Z"/>
  <w16cex:commentExtensible w16cex:durableId="5C971BC8" w16cex:dateUtc="2025-03-19T10:11:00Z"/>
  <w16cex:commentExtensible w16cex:durableId="09296A99" w16cex:dateUtc="2025-03-16T09:24:00Z"/>
  <w16cex:commentExtensible w16cex:durableId="6978F3C3" w16cex:dateUtc="2025-03-19T1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148172" w16cid:durableId="7F8234C3"/>
  <w16cid:commentId w16cid:paraId="0C33B67C" w16cid:durableId="25BF963E"/>
  <w16cid:commentId w16cid:paraId="012957BB" w16cid:durableId="4866319C"/>
  <w16cid:commentId w16cid:paraId="34DF2A36" w16cid:durableId="3C4A84A5"/>
  <w16cid:commentId w16cid:paraId="1617283C" w16cid:durableId="1FD3A872"/>
  <w16cid:commentId w16cid:paraId="0B887B66" w16cid:durableId="3BDEB00E"/>
  <w16cid:commentId w16cid:paraId="6457ACBD" w16cid:durableId="3EC91E87"/>
  <w16cid:commentId w16cid:paraId="2D0D2926" w16cid:durableId="1686FB39"/>
  <w16cid:commentId w16cid:paraId="1CC9CD90" w16cid:durableId="7068656A"/>
  <w16cid:commentId w16cid:paraId="597E1E00" w16cid:durableId="5C9AFE20"/>
  <w16cid:commentId w16cid:paraId="3DE663E8" w16cid:durableId="6027AAE1"/>
  <w16cid:commentId w16cid:paraId="1E4C850C" w16cid:durableId="165ECCB9"/>
  <w16cid:commentId w16cid:paraId="685912AD" w16cid:durableId="4D604B9D"/>
  <w16cid:commentId w16cid:paraId="3C2E5AE1" w16cid:durableId="4544AB46"/>
  <w16cid:commentId w16cid:paraId="007C1832" w16cid:durableId="332699E6"/>
  <w16cid:commentId w16cid:paraId="03AE57C9" w16cid:durableId="121E59DD"/>
  <w16cid:commentId w16cid:paraId="77B70643" w16cid:durableId="5A36DBFE"/>
  <w16cid:commentId w16cid:paraId="52C3B5B9" w16cid:durableId="2D44592A"/>
  <w16cid:commentId w16cid:paraId="580D6892" w16cid:durableId="5CE8148C"/>
  <w16cid:commentId w16cid:paraId="4C9BE1AE" w16cid:durableId="762F0472"/>
  <w16cid:commentId w16cid:paraId="4E256885" w16cid:durableId="441947CD"/>
  <w16cid:commentId w16cid:paraId="721705B5" w16cid:durableId="7C4574D3"/>
  <w16cid:commentId w16cid:paraId="0F68AA99" w16cid:durableId="044B2677"/>
  <w16cid:commentId w16cid:paraId="62FF505A" w16cid:durableId="25CA9262"/>
  <w16cid:commentId w16cid:paraId="3B213624" w16cid:durableId="15C03621"/>
  <w16cid:commentId w16cid:paraId="1F6E20C3" w16cid:durableId="1315D29F"/>
  <w16cid:commentId w16cid:paraId="48F0E4F2" w16cid:durableId="6E913F6B"/>
  <w16cid:commentId w16cid:paraId="7A961503" w16cid:durableId="1CFF69B5"/>
  <w16cid:commentId w16cid:paraId="41BFF50B" w16cid:durableId="2FF1A086"/>
  <w16cid:commentId w16cid:paraId="4576BF89" w16cid:durableId="263DD97E"/>
  <w16cid:commentId w16cid:paraId="0497D85F" w16cid:durableId="1D411149"/>
  <w16cid:commentId w16cid:paraId="1F417028" w16cid:durableId="73C270DF"/>
  <w16cid:commentId w16cid:paraId="12761CF6" w16cid:durableId="12343BDD"/>
  <w16cid:commentId w16cid:paraId="13CE9601" w16cid:durableId="13E3693F"/>
  <w16cid:commentId w16cid:paraId="6754198B" w16cid:durableId="25279EEE"/>
  <w16cid:commentId w16cid:paraId="6A863328" w16cid:durableId="2AFD4298"/>
  <w16cid:commentId w16cid:paraId="05251B5F" w16cid:durableId="49C46604"/>
  <w16cid:commentId w16cid:paraId="2BC4D9D7" w16cid:durableId="6852B494"/>
  <w16cid:commentId w16cid:paraId="20ACF03A" w16cid:durableId="45E2EA46"/>
  <w16cid:commentId w16cid:paraId="22A8A855" w16cid:durableId="08F459A0"/>
  <w16cid:commentId w16cid:paraId="5E4789B2" w16cid:durableId="5F2ED9A9"/>
  <w16cid:commentId w16cid:paraId="295B7B0B" w16cid:durableId="0A8DDA65"/>
  <w16cid:commentId w16cid:paraId="4E170274" w16cid:durableId="190973A3"/>
  <w16cid:commentId w16cid:paraId="50112C8A" w16cid:durableId="682B7C8C"/>
  <w16cid:commentId w16cid:paraId="3DE683F9" w16cid:durableId="1D7233D3"/>
  <w16cid:commentId w16cid:paraId="4F61B921" w16cid:durableId="3A0E944C"/>
  <w16cid:commentId w16cid:paraId="73080060" w16cid:durableId="7E228C15"/>
  <w16cid:commentId w16cid:paraId="15035777" w16cid:durableId="039A3AA8"/>
  <w16cid:commentId w16cid:paraId="5E94967E" w16cid:durableId="345B2784"/>
  <w16cid:commentId w16cid:paraId="6AF19C2F" w16cid:durableId="4FB4C1D5"/>
  <w16cid:commentId w16cid:paraId="7CCE53AB" w16cid:durableId="69AB6BD9"/>
  <w16cid:commentId w16cid:paraId="7E95BC64" w16cid:durableId="70C4F082"/>
  <w16cid:commentId w16cid:paraId="516953C5" w16cid:durableId="30FCE4C1"/>
  <w16cid:commentId w16cid:paraId="20FBBB44" w16cid:durableId="75C1B3EB"/>
  <w16cid:commentId w16cid:paraId="2ACCB71C" w16cid:durableId="35F320DC"/>
  <w16cid:commentId w16cid:paraId="15534A7A" w16cid:durableId="0D819C0E"/>
  <w16cid:commentId w16cid:paraId="185D5737" w16cid:durableId="482BC9CB"/>
  <w16cid:commentId w16cid:paraId="32D3CFF0" w16cid:durableId="7B59E6BC"/>
  <w16cid:commentId w16cid:paraId="1B80EA19" w16cid:durableId="0DE69EA1"/>
  <w16cid:commentId w16cid:paraId="7BE70A87" w16cid:durableId="607B094B"/>
  <w16cid:commentId w16cid:paraId="1A5D242D" w16cid:durableId="419F513F"/>
  <w16cid:commentId w16cid:paraId="74F6ECE0" w16cid:durableId="02EE81AF"/>
  <w16cid:commentId w16cid:paraId="0F0C4154" w16cid:durableId="41576D48"/>
  <w16cid:commentId w16cid:paraId="5A6CC6BD" w16cid:durableId="6293821A"/>
  <w16cid:commentId w16cid:paraId="1073A44E" w16cid:durableId="266436CB"/>
  <w16cid:commentId w16cid:paraId="0B429965" w16cid:durableId="13765A63"/>
  <w16cid:commentId w16cid:paraId="4120DC05" w16cid:durableId="38243350"/>
  <w16cid:commentId w16cid:paraId="6D0559F8" w16cid:durableId="19839009"/>
  <w16cid:commentId w16cid:paraId="30BBC5E9" w16cid:durableId="086CC498"/>
  <w16cid:commentId w16cid:paraId="29AF81AA" w16cid:durableId="50D8FBD6"/>
  <w16cid:commentId w16cid:paraId="671C5D2B" w16cid:durableId="55A847CD"/>
  <w16cid:commentId w16cid:paraId="0ECA25BB" w16cid:durableId="581EFDD9"/>
  <w16cid:commentId w16cid:paraId="200FE66D" w16cid:durableId="3D281D2B"/>
  <w16cid:commentId w16cid:paraId="591D66B4" w16cid:durableId="48D49B25"/>
  <w16cid:commentId w16cid:paraId="5A40C2F5" w16cid:durableId="0538F0E1"/>
  <w16cid:commentId w16cid:paraId="19EB78F7" w16cid:durableId="1DEBEA6E"/>
  <w16cid:commentId w16cid:paraId="1D077DB0" w16cid:durableId="6722ACE0"/>
  <w16cid:commentId w16cid:paraId="4364BD97" w16cid:durableId="2E8092DA"/>
  <w16cid:commentId w16cid:paraId="606EC342" w16cid:durableId="58C05D0E"/>
  <w16cid:commentId w16cid:paraId="2C8DC4A3" w16cid:durableId="3917A2A1"/>
  <w16cid:commentId w16cid:paraId="6586EC56" w16cid:durableId="25205638"/>
  <w16cid:commentId w16cid:paraId="533291FF" w16cid:durableId="0D5A8934"/>
  <w16cid:commentId w16cid:paraId="69F195CA" w16cid:durableId="79ACB7DA"/>
  <w16cid:commentId w16cid:paraId="41B8142B" w16cid:durableId="733DBAE1"/>
  <w16cid:commentId w16cid:paraId="136FDF18" w16cid:durableId="643921E6"/>
  <w16cid:commentId w16cid:paraId="2B6974E6" w16cid:durableId="6C2885BA"/>
  <w16cid:commentId w16cid:paraId="3ADA9878" w16cid:durableId="48F72414"/>
  <w16cid:commentId w16cid:paraId="28712DE5" w16cid:durableId="1FCD8421"/>
  <w16cid:commentId w16cid:paraId="3980B0EF" w16cid:durableId="1A36C746"/>
  <w16cid:commentId w16cid:paraId="77213DA5" w16cid:durableId="6B1499E3"/>
  <w16cid:commentId w16cid:paraId="4DBC1F9A" w16cid:durableId="798C535C"/>
  <w16cid:commentId w16cid:paraId="3B156296" w16cid:durableId="7731168D"/>
  <w16cid:commentId w16cid:paraId="7C675540" w16cid:durableId="020E5B30"/>
  <w16cid:commentId w16cid:paraId="4786EBF8" w16cid:durableId="26CC0079"/>
  <w16cid:commentId w16cid:paraId="278EDD53" w16cid:durableId="459EC26C"/>
  <w16cid:commentId w16cid:paraId="07D45819" w16cid:durableId="6E072CBA"/>
  <w16cid:commentId w16cid:paraId="27C85D54" w16cid:durableId="144C9C56"/>
  <w16cid:commentId w16cid:paraId="448200F4" w16cid:durableId="2E7DBDC2"/>
  <w16cid:commentId w16cid:paraId="7F3D223B" w16cid:durableId="2E62AAF8"/>
  <w16cid:commentId w16cid:paraId="71CFC91F" w16cid:durableId="4A3595C2"/>
  <w16cid:commentId w16cid:paraId="4BDAD9F2" w16cid:durableId="7FFCBCE0"/>
  <w16cid:commentId w16cid:paraId="74C8AB31" w16cid:durableId="7734C8B0"/>
  <w16cid:commentId w16cid:paraId="7FC65482" w16cid:durableId="5F4B1BDD"/>
  <w16cid:commentId w16cid:paraId="593C5AAA" w16cid:durableId="0A865AA1"/>
  <w16cid:commentId w16cid:paraId="1C77C75D" w16cid:durableId="3634CA7E"/>
  <w16cid:commentId w16cid:paraId="3A27E904" w16cid:durableId="4C8DE7C3"/>
  <w16cid:commentId w16cid:paraId="639987CE" w16cid:durableId="187F3C22"/>
  <w16cid:commentId w16cid:paraId="0A240447" w16cid:durableId="078C9EED"/>
  <w16cid:commentId w16cid:paraId="637C87C2" w16cid:durableId="3356C6D9"/>
  <w16cid:commentId w16cid:paraId="572294E2" w16cid:durableId="6A0F027F"/>
  <w16cid:commentId w16cid:paraId="64BD12ED" w16cid:durableId="2EE7AAFA"/>
  <w16cid:commentId w16cid:paraId="4A755D20" w16cid:durableId="58FE2650"/>
  <w16cid:commentId w16cid:paraId="7B326238" w16cid:durableId="16B3A87F"/>
  <w16cid:commentId w16cid:paraId="260A1021" w16cid:durableId="3DDA5A97"/>
  <w16cid:commentId w16cid:paraId="081A60CA" w16cid:durableId="1FE1FB84"/>
  <w16cid:commentId w16cid:paraId="7EEA1CEA" w16cid:durableId="6CDDC0B2"/>
  <w16cid:commentId w16cid:paraId="5A1598EF" w16cid:durableId="2895907B"/>
  <w16cid:commentId w16cid:paraId="2DBF9438" w16cid:durableId="39E3A31E"/>
  <w16cid:commentId w16cid:paraId="292F93D2" w16cid:durableId="171CC2B6"/>
  <w16cid:commentId w16cid:paraId="4ACAC5FA" w16cid:durableId="2D7354C0"/>
  <w16cid:commentId w16cid:paraId="1003ED68" w16cid:durableId="46D9A058"/>
  <w16cid:commentId w16cid:paraId="3C146F58" w16cid:durableId="73378F53"/>
  <w16cid:commentId w16cid:paraId="392B6006" w16cid:durableId="1A372006"/>
  <w16cid:commentId w16cid:paraId="1D7FAFEB" w16cid:durableId="1892265A"/>
  <w16cid:commentId w16cid:paraId="1DCF5E4D" w16cid:durableId="3A5FDBA6"/>
  <w16cid:commentId w16cid:paraId="5ECECC39" w16cid:durableId="2EEC8EB3"/>
  <w16cid:commentId w16cid:paraId="5FD3ABC3" w16cid:durableId="29DDEAC3"/>
  <w16cid:commentId w16cid:paraId="6D4C0016" w16cid:durableId="1224F422"/>
  <w16cid:commentId w16cid:paraId="25133060" w16cid:durableId="2702DF2A"/>
  <w16cid:commentId w16cid:paraId="0ED71B40" w16cid:durableId="42493546"/>
  <w16cid:commentId w16cid:paraId="1A3F88B7" w16cid:durableId="484EDA3F"/>
  <w16cid:commentId w16cid:paraId="40617055" w16cid:durableId="2ADBB6F1"/>
  <w16cid:commentId w16cid:paraId="355666D8" w16cid:durableId="715753DB"/>
  <w16cid:commentId w16cid:paraId="4FC2684B" w16cid:durableId="298A84EE"/>
  <w16cid:commentId w16cid:paraId="48A73021" w16cid:durableId="06EA7E77"/>
  <w16cid:commentId w16cid:paraId="402A6822" w16cid:durableId="783FC864"/>
  <w16cid:commentId w16cid:paraId="1B459A8E" w16cid:durableId="35932B75"/>
  <w16cid:commentId w16cid:paraId="31A058FD" w16cid:durableId="697DC8E3"/>
  <w16cid:commentId w16cid:paraId="5DE95732" w16cid:durableId="36653E27"/>
  <w16cid:commentId w16cid:paraId="025C4546" w16cid:durableId="5DBC91D7"/>
  <w16cid:commentId w16cid:paraId="70395A2E" w16cid:durableId="78DF7334"/>
  <w16cid:commentId w16cid:paraId="0240C08D" w16cid:durableId="42369A1E"/>
  <w16cid:commentId w16cid:paraId="3740A9C2" w16cid:durableId="4C727DF2"/>
  <w16cid:commentId w16cid:paraId="46BD57D6" w16cid:durableId="307EF950"/>
  <w16cid:commentId w16cid:paraId="68DF76D8" w16cid:durableId="0A8BE845"/>
  <w16cid:commentId w16cid:paraId="5FDF2EF5" w16cid:durableId="33571C9A"/>
  <w16cid:commentId w16cid:paraId="5968B8DD" w16cid:durableId="6BA22768"/>
  <w16cid:commentId w16cid:paraId="602C4A66" w16cid:durableId="562F5093"/>
  <w16cid:commentId w16cid:paraId="4D05A015" w16cid:durableId="6476F87D"/>
  <w16cid:commentId w16cid:paraId="3752D6C8" w16cid:durableId="04631FB0"/>
  <w16cid:commentId w16cid:paraId="03C43B86" w16cid:durableId="4CD55AEC"/>
  <w16cid:commentId w16cid:paraId="0CB263AE" w16cid:durableId="43F09759"/>
  <w16cid:commentId w16cid:paraId="26A9A20D" w16cid:durableId="45CA90DA"/>
  <w16cid:commentId w16cid:paraId="3EA76432" w16cid:durableId="14A1B74A"/>
  <w16cid:commentId w16cid:paraId="67309B0F" w16cid:durableId="42276C58"/>
  <w16cid:commentId w16cid:paraId="54533392" w16cid:durableId="11524D3A"/>
  <w16cid:commentId w16cid:paraId="4357FAFA" w16cid:durableId="37A2D944"/>
  <w16cid:commentId w16cid:paraId="4FFB5D96" w16cid:durableId="30919E01"/>
  <w16cid:commentId w16cid:paraId="2F79FAC4" w16cid:durableId="101C8DE6"/>
  <w16cid:commentId w16cid:paraId="748D20CD" w16cid:durableId="656BD94B"/>
  <w16cid:commentId w16cid:paraId="55A57E99" w16cid:durableId="0A4516E7"/>
  <w16cid:commentId w16cid:paraId="03EC73BD" w16cid:durableId="02D5D1A8"/>
  <w16cid:commentId w16cid:paraId="249A7857" w16cid:durableId="6007DB5F"/>
  <w16cid:commentId w16cid:paraId="4050EE23" w16cid:durableId="704AD2C8"/>
  <w16cid:commentId w16cid:paraId="32675B4C" w16cid:durableId="449C18C0"/>
  <w16cid:commentId w16cid:paraId="5744EAAA" w16cid:durableId="2070E2E7"/>
  <w16cid:commentId w16cid:paraId="4C237745" w16cid:durableId="0BFEED47"/>
  <w16cid:commentId w16cid:paraId="0127730F" w16cid:durableId="5E7C77A0"/>
  <w16cid:commentId w16cid:paraId="7EBE4239" w16cid:durableId="1E2E2E40"/>
  <w16cid:commentId w16cid:paraId="457BA883" w16cid:durableId="4FBCE9B1"/>
  <w16cid:commentId w16cid:paraId="33BF9F37" w16cid:durableId="7F4E8C97"/>
  <w16cid:commentId w16cid:paraId="25C7A904" w16cid:durableId="116B123D"/>
  <w16cid:commentId w16cid:paraId="551C19D6" w16cid:durableId="5E80BA76"/>
  <w16cid:commentId w16cid:paraId="41D6BD9F" w16cid:durableId="3034B068"/>
  <w16cid:commentId w16cid:paraId="2FD592D7" w16cid:durableId="42E5B9BD"/>
  <w16cid:commentId w16cid:paraId="216A83AA" w16cid:durableId="76789A60"/>
  <w16cid:commentId w16cid:paraId="0C571881" w16cid:durableId="0C5AFBCD"/>
  <w16cid:commentId w16cid:paraId="68E61DEB" w16cid:durableId="5F47D170"/>
  <w16cid:commentId w16cid:paraId="68AE33F7" w16cid:durableId="7046798E"/>
  <w16cid:commentId w16cid:paraId="21D28B30" w16cid:durableId="45FBC74B"/>
  <w16cid:commentId w16cid:paraId="69424143" w16cid:durableId="22D42A9C"/>
  <w16cid:commentId w16cid:paraId="68C27669" w16cid:durableId="5B67975C"/>
  <w16cid:commentId w16cid:paraId="7375D90B" w16cid:durableId="2B35083A"/>
  <w16cid:commentId w16cid:paraId="2E87216D" w16cid:durableId="11263B4B"/>
  <w16cid:commentId w16cid:paraId="111A14FD" w16cid:durableId="7F315A4A"/>
  <w16cid:commentId w16cid:paraId="4A527C66" w16cid:durableId="2B3A49CE"/>
  <w16cid:commentId w16cid:paraId="6F25CBEB" w16cid:durableId="7A32B691"/>
  <w16cid:commentId w16cid:paraId="39BCD298" w16cid:durableId="2B3A49CF"/>
  <w16cid:commentId w16cid:paraId="04897DAB" w16cid:durableId="69A15EE8"/>
  <w16cid:commentId w16cid:paraId="1D42B821" w16cid:durableId="2B3A49D0"/>
  <w16cid:commentId w16cid:paraId="55DD7945" w16cid:durableId="4D3FEA70"/>
  <w16cid:commentId w16cid:paraId="0C5CAC3B" w16cid:durableId="2B3A49D1"/>
  <w16cid:commentId w16cid:paraId="47BF6D6E" w16cid:durableId="06899EA7"/>
  <w16cid:commentId w16cid:paraId="2B76988B" w16cid:durableId="1CF17476"/>
  <w16cid:commentId w16cid:paraId="184F681E" w16cid:durableId="776255EA"/>
  <w16cid:commentId w16cid:paraId="2E7986B0" w16cid:durableId="3FE97550"/>
  <w16cid:commentId w16cid:paraId="64842C9D" w16cid:durableId="3223D546"/>
  <w16cid:commentId w16cid:paraId="69AA5A7A" w16cid:durableId="1826DDB7"/>
  <w16cid:commentId w16cid:paraId="3DEDFBF2" w16cid:durableId="62252F8F"/>
  <w16cid:commentId w16cid:paraId="0915EAEC" w16cid:durableId="55907CC8"/>
  <w16cid:commentId w16cid:paraId="3BCD882E" w16cid:durableId="2234B82F"/>
  <w16cid:commentId w16cid:paraId="4AFC270D" w16cid:durableId="20B520BC"/>
  <w16cid:commentId w16cid:paraId="550A3509" w16cid:durableId="0C4CA4A2"/>
  <w16cid:commentId w16cid:paraId="5A61507B" w16cid:durableId="26444DFE"/>
  <w16cid:commentId w16cid:paraId="27CCACFD" w16cid:durableId="3B034DCC"/>
  <w16cid:commentId w16cid:paraId="72A8B7D8" w16cid:durableId="3B5C6417"/>
  <w16cid:commentId w16cid:paraId="59CCE343" w16cid:durableId="4A38C5B7"/>
  <w16cid:commentId w16cid:paraId="367C910B" w16cid:durableId="6BB6F7A2"/>
  <w16cid:commentId w16cid:paraId="2222EA25" w16cid:durableId="46AB69A2"/>
  <w16cid:commentId w16cid:paraId="7663E97F" w16cid:durableId="5E22017C"/>
  <w16cid:commentId w16cid:paraId="627B171F" w16cid:durableId="05FC2813"/>
  <w16cid:commentId w16cid:paraId="436A0D82" w16cid:durableId="595520BD"/>
  <w16cid:commentId w16cid:paraId="787A2A0D" w16cid:durableId="0167F9A6"/>
  <w16cid:commentId w16cid:paraId="61E09C04" w16cid:durableId="23DCE679"/>
  <w16cid:commentId w16cid:paraId="30892931" w16cid:durableId="13A84225"/>
  <w16cid:commentId w16cid:paraId="3D2C80D4" w16cid:durableId="68B02045"/>
  <w16cid:commentId w16cid:paraId="76C5136D" w16cid:durableId="275213C2"/>
  <w16cid:commentId w16cid:paraId="68122B37" w16cid:durableId="75E1CC38"/>
  <w16cid:commentId w16cid:paraId="75E5269B" w16cid:durableId="783B3ADB"/>
  <w16cid:commentId w16cid:paraId="632D8119" w16cid:durableId="75CF110F"/>
  <w16cid:commentId w16cid:paraId="34A29B1C" w16cid:durableId="7A70A6F4"/>
  <w16cid:commentId w16cid:paraId="7D713525" w16cid:durableId="7CECA65C"/>
  <w16cid:commentId w16cid:paraId="28F6FB4C" w16cid:durableId="1B9C3C27"/>
  <w16cid:commentId w16cid:paraId="4CBB3040" w16cid:durableId="092E6A64"/>
  <w16cid:commentId w16cid:paraId="4436ECDA" w16cid:durableId="379CD0D1"/>
  <w16cid:commentId w16cid:paraId="7BFED4CC" w16cid:durableId="3A2C2C97"/>
  <w16cid:commentId w16cid:paraId="5E9F54A7" w16cid:durableId="29E313C0"/>
  <w16cid:commentId w16cid:paraId="0FEA0219" w16cid:durableId="663DD72B"/>
  <w16cid:commentId w16cid:paraId="1F62F0F6" w16cid:durableId="27A4CEFF"/>
  <w16cid:commentId w16cid:paraId="31C2DC31" w16cid:durableId="12F81C12"/>
  <w16cid:commentId w16cid:paraId="5520A384" w16cid:durableId="29541E84"/>
  <w16cid:commentId w16cid:paraId="371A20B4" w16cid:durableId="06B0E763"/>
  <w16cid:commentId w16cid:paraId="39CBBF80" w16cid:durableId="2E1419EE"/>
  <w16cid:commentId w16cid:paraId="2C74309B" w16cid:durableId="0EA89470"/>
  <w16cid:commentId w16cid:paraId="00797B03" w16cid:durableId="5224C388"/>
  <w16cid:commentId w16cid:paraId="3498E60D" w16cid:durableId="42F07C85"/>
  <w16cid:commentId w16cid:paraId="68BE5311" w16cid:durableId="3B238F03"/>
  <w16cid:commentId w16cid:paraId="6885A4EA" w16cid:durableId="72611D0B"/>
  <w16cid:commentId w16cid:paraId="10502C4A" w16cid:durableId="55EF11AB"/>
  <w16cid:commentId w16cid:paraId="1AF3063C" w16cid:durableId="57774613"/>
  <w16cid:commentId w16cid:paraId="3DB1AAAA" w16cid:durableId="552CD707"/>
  <w16cid:commentId w16cid:paraId="0B468245" w16cid:durableId="655D3AB3"/>
  <w16cid:commentId w16cid:paraId="0D8487E7" w16cid:durableId="34715B70"/>
  <w16cid:commentId w16cid:paraId="4A72D557" w16cid:durableId="59725047"/>
  <w16cid:commentId w16cid:paraId="05A47DD5" w16cid:durableId="52D75DCE"/>
  <w16cid:commentId w16cid:paraId="64FC2371" w16cid:durableId="08CA8789"/>
  <w16cid:commentId w16cid:paraId="6F0B2AAC" w16cid:durableId="1AC40B48"/>
  <w16cid:commentId w16cid:paraId="33478D5F" w16cid:durableId="43704426"/>
  <w16cid:commentId w16cid:paraId="31D52212" w16cid:durableId="17E961B1"/>
  <w16cid:commentId w16cid:paraId="66B155FC" w16cid:durableId="222E2E4D"/>
  <w16cid:commentId w16cid:paraId="17C50A14" w16cid:durableId="5D6650E6"/>
  <w16cid:commentId w16cid:paraId="779EDF3D" w16cid:durableId="5530D459"/>
  <w16cid:commentId w16cid:paraId="1292754A" w16cid:durableId="0A76A001"/>
  <w16cid:commentId w16cid:paraId="048940F6" w16cid:durableId="5B6F6F21"/>
  <w16cid:commentId w16cid:paraId="65DD467B" w16cid:durableId="419130CB"/>
  <w16cid:commentId w16cid:paraId="18B52B1A" w16cid:durableId="3A76B65B"/>
  <w16cid:commentId w16cid:paraId="47CD8EBE" w16cid:durableId="5B702B9D"/>
  <w16cid:commentId w16cid:paraId="1AC9250F" w16cid:durableId="7E625D11"/>
  <w16cid:commentId w16cid:paraId="6BCEB2E7" w16cid:durableId="530526D2"/>
  <w16cid:commentId w16cid:paraId="64EAB1E7" w16cid:durableId="5647F3DB"/>
  <w16cid:commentId w16cid:paraId="1AB7E31B" w16cid:durableId="3104BD05"/>
  <w16cid:commentId w16cid:paraId="0F89CE12" w16cid:durableId="07B66056"/>
  <w16cid:commentId w16cid:paraId="6392B876" w16cid:durableId="4CBAB363"/>
  <w16cid:commentId w16cid:paraId="19E8C62C" w16cid:durableId="547FCE2C"/>
  <w16cid:commentId w16cid:paraId="1C491F95" w16cid:durableId="7697C327"/>
  <w16cid:commentId w16cid:paraId="299026BC" w16cid:durableId="53005A65"/>
  <w16cid:commentId w16cid:paraId="1DCB0717" w16cid:durableId="5B9EB0C3"/>
  <w16cid:commentId w16cid:paraId="778BA5CE" w16cid:durableId="093CCC79"/>
  <w16cid:commentId w16cid:paraId="32BEA0E0" w16cid:durableId="05EB8C20"/>
  <w16cid:commentId w16cid:paraId="28913AE6" w16cid:durableId="61F99BB3"/>
  <w16cid:commentId w16cid:paraId="138839A0" w16cid:durableId="640917ED"/>
  <w16cid:commentId w16cid:paraId="6C177D46" w16cid:durableId="1D5F28E0"/>
  <w16cid:commentId w16cid:paraId="45F6FA6C" w16cid:durableId="4BE7CF1F"/>
  <w16cid:commentId w16cid:paraId="5F7BE130" w16cid:durableId="30E4D361"/>
  <w16cid:commentId w16cid:paraId="6F5FD79B" w16cid:durableId="100AC57A"/>
  <w16cid:commentId w16cid:paraId="64CDEB03" w16cid:durableId="46E3CF95"/>
  <w16cid:commentId w16cid:paraId="2438E57B" w16cid:durableId="0F6A1A85"/>
  <w16cid:commentId w16cid:paraId="6FA0E0E4" w16cid:durableId="79D2197D"/>
  <w16cid:commentId w16cid:paraId="41CA7D22" w16cid:durableId="5A034E1A"/>
  <w16cid:commentId w16cid:paraId="6950E3AF" w16cid:durableId="4894DE58"/>
  <w16cid:commentId w16cid:paraId="5968B9A9" w16cid:durableId="26B49571"/>
  <w16cid:commentId w16cid:paraId="5249742F" w16cid:durableId="10DB211C"/>
  <w16cid:commentId w16cid:paraId="6D0C1D4A" w16cid:durableId="4845F0DE"/>
  <w16cid:commentId w16cid:paraId="10BBFA72" w16cid:durableId="5EBA7DE4"/>
  <w16cid:commentId w16cid:paraId="5A6E7C72" w16cid:durableId="679F40EA"/>
  <w16cid:commentId w16cid:paraId="7A43E79F" w16cid:durableId="3F8C2A83"/>
  <w16cid:commentId w16cid:paraId="5BD0AFAD" w16cid:durableId="765DC87E"/>
  <w16cid:commentId w16cid:paraId="2979745A" w16cid:durableId="0C1AE2A3"/>
  <w16cid:commentId w16cid:paraId="0AB10750" w16cid:durableId="50A9801E"/>
  <w16cid:commentId w16cid:paraId="4494A342" w16cid:durableId="376378F1"/>
  <w16cid:commentId w16cid:paraId="25541696" w16cid:durableId="35F40993"/>
  <w16cid:commentId w16cid:paraId="41BFAA74" w16cid:durableId="7E05FB54"/>
  <w16cid:commentId w16cid:paraId="0CFC67C3" w16cid:durableId="7B988C9C"/>
  <w16cid:commentId w16cid:paraId="7E2DF599" w16cid:durableId="2A5CE093"/>
  <w16cid:commentId w16cid:paraId="67CD6AA3" w16cid:durableId="1AE2C48D"/>
  <w16cid:commentId w16cid:paraId="507A18C0" w16cid:durableId="252E4763"/>
  <w16cid:commentId w16cid:paraId="0C959ADE" w16cid:durableId="30F592C0"/>
  <w16cid:commentId w16cid:paraId="37105109" w16cid:durableId="1FE09000"/>
  <w16cid:commentId w16cid:paraId="4316EBEC" w16cid:durableId="1B807214"/>
  <w16cid:commentId w16cid:paraId="6C418683" w16cid:durableId="5C971BC8"/>
  <w16cid:commentId w16cid:paraId="13B39213" w16cid:durableId="09296A99"/>
  <w16cid:commentId w16cid:paraId="421DE3AA" w16cid:durableId="6978F3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B15E5" w14:textId="77777777" w:rsidR="005B7876" w:rsidRDefault="005B7876" w:rsidP="00822981">
      <w:r>
        <w:separator/>
      </w:r>
    </w:p>
  </w:endnote>
  <w:endnote w:type="continuationSeparator" w:id="0">
    <w:p w14:paraId="362D5CB3" w14:textId="77777777" w:rsidR="005B7876" w:rsidRDefault="005B7876" w:rsidP="00822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Buxton Sketch">
    <w:panose1 w:val="03080500000500000004"/>
    <w:charset w:val="00"/>
    <w:family w:val="script"/>
    <w:pitch w:val="variable"/>
    <w:sig w:usb0="A00002AF" w:usb1="400020D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ACF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3B60A" w14:textId="77777777" w:rsidR="006436A4" w:rsidRDefault="006436A4" w:rsidP="0086170D">
    <w:pPr>
      <w:pStyle w:val="Voettekst"/>
      <w:tabs>
        <w:tab w:val="clear" w:pos="9406"/>
        <w:tab w:val="right" w:pos="10348"/>
      </w:tabs>
      <w:ind w:left="-709" w:right="-5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5A2AD" w14:textId="7545DA41"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b/>
        <w:i w:val="0"/>
        <w:szCs w:val="14"/>
      </w:rPr>
    </w:pPr>
    <w:r>
      <w:rPr>
        <w:noProof/>
      </w:rPr>
      <w:drawing>
        <wp:anchor distT="0" distB="0" distL="114300" distR="114300" simplePos="0" relativeHeight="251663360" behindDoc="0" locked="0" layoutInCell="1" allowOverlap="1" wp14:anchorId="6329B45B" wp14:editId="51F8EC49">
          <wp:simplePos x="0" y="0"/>
          <wp:positionH relativeFrom="page">
            <wp:posOffset>280670</wp:posOffset>
          </wp:positionH>
          <wp:positionV relativeFrom="paragraph">
            <wp:posOffset>66040</wp:posOffset>
          </wp:positionV>
          <wp:extent cx="720090" cy="165735"/>
          <wp:effectExtent l="0" t="0" r="3810" b="5715"/>
          <wp:wrapNone/>
          <wp:docPr id="1848125410" name="Picture 184812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 cy="165735"/>
                  </a:xfrm>
                  <a:prstGeom prst="rect">
                    <a:avLst/>
                  </a:prstGeom>
                  <a:noFill/>
                </pic:spPr>
              </pic:pic>
            </a:graphicData>
          </a:graphic>
          <wp14:sizeRelH relativeFrom="page">
            <wp14:pctWidth>0</wp14:pctWidth>
          </wp14:sizeRelH>
          <wp14:sizeRelV relativeFrom="page">
            <wp14:pctHeight>0</wp14:pctHeight>
          </wp14:sizeRelV>
        </wp:anchor>
      </w:drawing>
    </w:r>
    <w:r>
      <w:rPr>
        <w:b/>
        <w:i w:val="0"/>
        <w:szCs w:val="14"/>
      </w:rPr>
      <w:fldChar w:fldCharType="begin"/>
    </w:r>
    <w:r w:rsidRPr="002B7E40">
      <w:rPr>
        <w:b/>
        <w:i w:val="0"/>
        <w:szCs w:val="14"/>
      </w:rPr>
      <w:instrText xml:space="preserve"> DOCPROPERTY  Name  \* MERGEFORMAT </w:instrText>
    </w:r>
    <w:r>
      <w:rPr>
        <w:b/>
        <w:i w:val="0"/>
        <w:szCs w:val="14"/>
      </w:rPr>
      <w:fldChar w:fldCharType="separate"/>
    </w:r>
    <w:r w:rsidR="00E67BB8" w:rsidRPr="00E67BB8">
      <w:rPr>
        <w:bCs/>
        <w:i w:val="0"/>
        <w:szCs w:val="14"/>
      </w:rPr>
      <w:t>Addendum II -  Cryoplant Technical Requirements</w:t>
    </w:r>
    <w:r>
      <w:rPr>
        <w:b/>
        <w:i w:val="0"/>
        <w:szCs w:val="14"/>
      </w:rPr>
      <w:fldChar w:fldCharType="end"/>
    </w:r>
    <w:r w:rsidRPr="002B7E40">
      <w:rPr>
        <w:b/>
        <w:i w:val="0"/>
        <w:sz w:val="12"/>
        <w:szCs w:val="14"/>
      </w:rPr>
      <w:tab/>
    </w:r>
    <w:r w:rsidRPr="002B7E40">
      <w:rPr>
        <w:b/>
        <w:i w:val="0"/>
        <w:szCs w:val="14"/>
      </w:rPr>
      <w:t xml:space="preserve">p. </w:t>
    </w:r>
    <w:r>
      <w:rPr>
        <w:b/>
        <w:i w:val="0"/>
        <w:szCs w:val="14"/>
      </w:rPr>
      <w:fldChar w:fldCharType="begin"/>
    </w:r>
    <w:r w:rsidRPr="002B7E40">
      <w:rPr>
        <w:b/>
        <w:i w:val="0"/>
        <w:szCs w:val="14"/>
      </w:rPr>
      <w:instrText xml:space="preserve"> PAGE   \* CHARFORMAT </w:instrText>
    </w:r>
    <w:r>
      <w:rPr>
        <w:b/>
        <w:i w:val="0"/>
        <w:szCs w:val="14"/>
      </w:rPr>
      <w:fldChar w:fldCharType="separate"/>
    </w:r>
    <w:r>
      <w:rPr>
        <w:b/>
        <w:i w:val="0"/>
        <w:noProof/>
        <w:szCs w:val="14"/>
      </w:rPr>
      <w:t>1</w:t>
    </w:r>
    <w:r>
      <w:rPr>
        <w:b/>
        <w:i w:val="0"/>
        <w:szCs w:val="14"/>
      </w:rPr>
      <w:fldChar w:fldCharType="end"/>
    </w:r>
    <w:r>
      <w:rPr>
        <w:b/>
        <w:i w:val="0"/>
        <w:szCs w:val="14"/>
      </w:rPr>
      <w:t xml:space="preserve"> / </w:t>
    </w:r>
    <w:r>
      <w:rPr>
        <w:b/>
        <w:i w:val="0"/>
        <w:szCs w:val="14"/>
      </w:rPr>
      <w:fldChar w:fldCharType="begin"/>
    </w:r>
    <w:r>
      <w:rPr>
        <w:b/>
        <w:i w:val="0"/>
        <w:szCs w:val="14"/>
      </w:rPr>
      <w:instrText xml:space="preserve"> NUMPAGES  \* Arabic  \* CHARFORMAT </w:instrText>
    </w:r>
    <w:r>
      <w:rPr>
        <w:b/>
        <w:i w:val="0"/>
        <w:szCs w:val="14"/>
      </w:rPr>
      <w:fldChar w:fldCharType="separate"/>
    </w:r>
    <w:r>
      <w:rPr>
        <w:b/>
        <w:i w:val="0"/>
        <w:noProof/>
        <w:szCs w:val="14"/>
      </w:rPr>
      <w:t>1</w:t>
    </w:r>
    <w:r>
      <w:rPr>
        <w:b/>
        <w:i w:val="0"/>
        <w:noProof/>
        <w:szCs w:val="14"/>
      </w:rPr>
      <w:fldChar w:fldCharType="end"/>
    </w:r>
  </w:p>
  <w:p w14:paraId="284E92D4" w14:textId="53264B8A"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i w:val="0"/>
        <w:sz w:val="12"/>
        <w:szCs w:val="14"/>
      </w:rPr>
    </w:pPr>
    <w:r>
      <w:rPr>
        <w:i w:val="0"/>
        <w:sz w:val="12"/>
        <w:szCs w:val="14"/>
      </w:rPr>
      <w:fldChar w:fldCharType="begin"/>
    </w:r>
    <w:r>
      <w:rPr>
        <w:i w:val="0"/>
        <w:sz w:val="12"/>
        <w:szCs w:val="14"/>
      </w:rPr>
      <w:instrText xml:space="preserve"> DOCPROPERTY \* CHARFORMAT "Common Attributes_Short Reference" </w:instrText>
    </w:r>
    <w:r>
      <w:rPr>
        <w:i w:val="0"/>
        <w:sz w:val="12"/>
        <w:szCs w:val="14"/>
      </w:rPr>
      <w:fldChar w:fldCharType="separate"/>
    </w:r>
    <w:r w:rsidR="00E67BB8">
      <w:rPr>
        <w:i w:val="0"/>
        <w:sz w:val="12"/>
        <w:szCs w:val="14"/>
      </w:rPr>
      <w:t>SCK CEN/90508872</w:t>
    </w:r>
    <w:r>
      <w:rPr>
        <w:i w:val="0"/>
        <w:sz w:val="12"/>
        <w:szCs w:val="14"/>
      </w:rPr>
      <w:fldChar w:fldCharType="end"/>
    </w:r>
    <w:r>
      <w:rPr>
        <w:i w:val="0"/>
        <w:sz w:val="12"/>
        <w:szCs w:val="14"/>
      </w:rPr>
      <w:tab/>
      <w:t xml:space="preserve">ISC: </w:t>
    </w:r>
    <w:r>
      <w:rPr>
        <w:i w:val="0"/>
        <w:sz w:val="12"/>
        <w:szCs w:val="14"/>
      </w:rPr>
      <w:fldChar w:fldCharType="begin"/>
    </w:r>
    <w:r>
      <w:rPr>
        <w:i w:val="0"/>
        <w:sz w:val="12"/>
        <w:szCs w:val="14"/>
      </w:rPr>
      <w:instrText xml:space="preserve"> DOCPROPERTY  "Common Attributes_Information Security Classification"  \* CHARFORMAT </w:instrText>
    </w:r>
    <w:r>
      <w:rPr>
        <w:i w:val="0"/>
        <w:sz w:val="12"/>
        <w:szCs w:val="14"/>
      </w:rPr>
      <w:fldChar w:fldCharType="separate"/>
    </w:r>
    <w:r w:rsidR="00E67BB8">
      <w:rPr>
        <w:i w:val="0"/>
        <w:sz w:val="12"/>
        <w:szCs w:val="14"/>
      </w:rPr>
      <w:t>Restricted</w:t>
    </w:r>
    <w:r>
      <w:rPr>
        <w:i w:val="0"/>
        <w:sz w:val="12"/>
        <w:szCs w:val="14"/>
      </w:rPr>
      <w:fldChar w:fldCharType="end"/>
    </w:r>
  </w:p>
  <w:p w14:paraId="69638988" w14:textId="11E68E1C"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i w:val="0"/>
        <w:iCs/>
        <w:sz w:val="12"/>
        <w:szCs w:val="14"/>
      </w:rPr>
    </w:pPr>
    <w:r>
      <w:rPr>
        <w:i w:val="0"/>
        <w:sz w:val="12"/>
        <w:szCs w:val="14"/>
      </w:rPr>
      <w:fldChar w:fldCharType="begin"/>
    </w:r>
    <w:r>
      <w:rPr>
        <w:i w:val="0"/>
        <w:iCs/>
        <w:sz w:val="12"/>
        <w:szCs w:val="14"/>
      </w:rPr>
      <w:instrText xml:space="preserve"> DOCPROPERTY  "Common Attributes_Alternative Reference"  \* </w:instrText>
    </w:r>
    <w:r>
      <w:rPr>
        <w:i w:val="0"/>
        <w:sz w:val="12"/>
        <w:szCs w:val="14"/>
      </w:rPr>
      <w:instrText>CHARFORMAT</w:instrText>
    </w:r>
    <w:r>
      <w:rPr>
        <w:i w:val="0"/>
        <w:iCs/>
        <w:sz w:val="12"/>
        <w:szCs w:val="14"/>
      </w:rPr>
      <w:instrText xml:space="preserve"> </w:instrText>
    </w:r>
    <w:r>
      <w:rPr>
        <w:i w:val="0"/>
        <w:sz w:val="12"/>
        <w:szCs w:val="14"/>
      </w:rPr>
      <w:fldChar w:fldCharType="separate"/>
    </w:r>
    <w:r w:rsidR="00E67BB8">
      <w:rPr>
        <w:i w:val="0"/>
        <w:iCs/>
        <w:sz w:val="12"/>
        <w:szCs w:val="14"/>
      </w:rPr>
      <w:t xml:space="preserve"> </w:t>
    </w:r>
    <w:r>
      <w:rPr>
        <w:i w:val="0"/>
        <w:sz w:val="12"/>
        <w:szCs w:val="14"/>
      </w:rPr>
      <w:fldChar w:fldCharType="end"/>
    </w:r>
    <w:r>
      <w:rPr>
        <w:i w:val="0"/>
        <w:iCs/>
        <w:sz w:val="12"/>
        <w:szCs w:val="14"/>
      </w:rPr>
      <w:tab/>
      <w:t xml:space="preserve">last saved on </w:t>
    </w:r>
    <w:r>
      <w:rPr>
        <w:i w:val="0"/>
        <w:iCs/>
        <w:sz w:val="12"/>
        <w:szCs w:val="14"/>
      </w:rPr>
      <w:fldChar w:fldCharType="begin"/>
    </w:r>
    <w:r>
      <w:rPr>
        <w:i w:val="0"/>
        <w:iCs/>
        <w:sz w:val="12"/>
        <w:szCs w:val="14"/>
      </w:rPr>
      <w:instrText xml:space="preserve"> SAVEDATE  \@ "d-MM-yy"  \* MERGEFORMAT </w:instrText>
    </w:r>
    <w:r>
      <w:rPr>
        <w:i w:val="0"/>
        <w:iCs/>
        <w:sz w:val="12"/>
        <w:szCs w:val="14"/>
      </w:rPr>
      <w:fldChar w:fldCharType="separate"/>
    </w:r>
    <w:r w:rsidR="00733CE3">
      <w:rPr>
        <w:i w:val="0"/>
        <w:iCs/>
        <w:noProof/>
        <w:sz w:val="12"/>
        <w:szCs w:val="14"/>
      </w:rPr>
      <w:t>1-06-25</w:t>
    </w:r>
    <w:r>
      <w:rPr>
        <w:i w:val="0"/>
        <w:iCs/>
        <w:sz w:val="12"/>
        <w:szCs w:val="14"/>
      </w:rPr>
      <w:fldChar w:fldCharType="end"/>
    </w:r>
  </w:p>
  <w:p w14:paraId="2AA0214A" w14:textId="2EF38A8F" w:rsidR="006436A4" w:rsidRDefault="006436A4" w:rsidP="002B6EDD">
    <w:pPr>
      <w:pStyle w:val="AlexandriaFooter"/>
      <w:pBdr>
        <w:top w:val="none" w:sz="0" w:space="0" w:color="auto"/>
      </w:pBdr>
      <w:tabs>
        <w:tab w:val="clear" w:pos="4536"/>
        <w:tab w:val="clear" w:pos="9072"/>
        <w:tab w:val="right" w:pos="15168"/>
      </w:tabs>
      <w:ind w:left="907" w:right="-510"/>
      <w:jc w:val="center"/>
      <w:rPr>
        <w:color w:val="FF0000"/>
        <w:sz w:val="12"/>
        <w:szCs w:val="12"/>
      </w:rPr>
    </w:pP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="Secret NUC" "GEHEIM - NUC / SECRET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="Confidential NUC" "VERTROUWELIJK - NUC / CONFIDENTIEL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="Restricted NUC" "BEPERKTE VERSPREIDING - NUC / DIFFUSION RESTREINTE - NUC"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t xml:space="preserve">  </w: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="Secret NUC" "  (Wet van 15 april 1994 / Loi du 15 avril 1994) "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="Confidential NUC" "(Wet van 15 april 1994 / Loi du 15 avril 1994)"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="Restricted NUC" "(Wet van 15 april 1994 / Loi du 15 avril 1994)"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p>
  <w:p w14:paraId="5C29E986" w14:textId="77777777" w:rsidR="006436A4" w:rsidRPr="000409A2" w:rsidRDefault="006436A4" w:rsidP="00053AC2">
    <w:pPr>
      <w:pStyle w:val="AlexandriaFooter"/>
      <w:pBdr>
        <w:top w:val="none" w:sz="0" w:space="0" w:color="auto"/>
      </w:pBdr>
      <w:tabs>
        <w:tab w:val="clear" w:pos="4536"/>
        <w:tab w:val="clear" w:pos="9072"/>
      </w:tabs>
      <w:ind w:left="-567" w:right="-595"/>
      <w:jc w:val="center"/>
      <w:rPr>
        <w:color w:val="FF0000"/>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E3B58" w14:textId="750DB94B" w:rsidR="006436A4" w:rsidRPr="000409A2" w:rsidRDefault="006436A4" w:rsidP="00FD141A">
    <w:pPr>
      <w:pStyle w:val="AlexandriaFooter"/>
      <w:pBdr>
        <w:top w:val="none" w:sz="0" w:space="0" w:color="auto"/>
      </w:pBdr>
      <w:tabs>
        <w:tab w:val="clear" w:pos="4536"/>
        <w:tab w:val="clear" w:pos="9072"/>
      </w:tabs>
      <w:ind w:left="-567" w:right="-595"/>
      <w:jc w:val="center"/>
      <w:rPr>
        <w:color w:val="FF0000"/>
        <w:sz w:val="12"/>
        <w:szCs w:val="12"/>
      </w:rPr>
    </w:pP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E67BB8">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="Secret NUC" "GEHEIM - NUC / SECRET – NUC"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E67BB8">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="Confidential NUC" "VERTROUWELIJK - NUC / CONFIDENTIEL – NUC"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E67BB8">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="Restricted NUC" "BEPERKTE VERSPREIDING - NUC / DIFFUSION RESTREINTE - NUC"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Pr>
        <w:color w:val="FF0000"/>
        <w:sz w:val="12"/>
        <w:szCs w:val="12"/>
      </w:rPr>
      <w:t xml:space="preserve"> </w:t>
    </w:r>
    <w:r w:rsidRPr="00E454D4">
      <w:rPr>
        <w:color w:val="FF0000"/>
        <w:sz w:val="12"/>
        <w:szCs w:val="12"/>
      </w:rPr>
      <w:t xml:space="preserve"> </w: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E67BB8">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="Secret NUC" "  (Wet van 15 april 1994 / Loi du 15 avril 1994) "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E67BB8">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="Confidential NUC" "(Wet van 15 april 1994 / Loi du 15 avril 1994)"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E67BB8">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="Restricted NUC" "(Wet van 15 april 1994 / Loi du 15 avril 1994)"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0409A2">
      <w:t xml:space="preserve"> </w:t>
    </w:r>
  </w:p>
  <w:p w14:paraId="36A55B0B" w14:textId="77777777" w:rsidR="006436A4" w:rsidRPr="000409A2" w:rsidRDefault="006436A4" w:rsidP="00FD141A">
    <w:pPr>
      <w:pStyle w:val="AlexandriaFooter"/>
      <w:pBdr>
        <w:top w:val="none" w:sz="0" w:space="0" w:color="auto"/>
      </w:pBdr>
      <w:tabs>
        <w:tab w:val="clear" w:pos="4536"/>
        <w:tab w:val="clear" w:pos="9072"/>
      </w:tabs>
      <w:ind w:left="-567" w:right="-595"/>
      <w:jc w:val="center"/>
      <w:rPr>
        <w:color w:val="FF0000"/>
        <w:sz w:val="12"/>
        <w:szCs w:val="1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5FB4C" w14:textId="519BB37B"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b/>
        <w:i w:val="0"/>
        <w:szCs w:val="14"/>
      </w:rPr>
    </w:pPr>
    <w:r>
      <w:rPr>
        <w:noProof/>
      </w:rPr>
      <w:drawing>
        <wp:anchor distT="0" distB="0" distL="114300" distR="114300" simplePos="0" relativeHeight="251654144" behindDoc="0" locked="0" layoutInCell="1" allowOverlap="1" wp14:anchorId="0F972019" wp14:editId="33B70D9D">
          <wp:simplePos x="0" y="0"/>
          <wp:positionH relativeFrom="page">
            <wp:posOffset>280670</wp:posOffset>
          </wp:positionH>
          <wp:positionV relativeFrom="paragraph">
            <wp:posOffset>66040</wp:posOffset>
          </wp:positionV>
          <wp:extent cx="720090" cy="165735"/>
          <wp:effectExtent l="0" t="0" r="3810" b="5715"/>
          <wp:wrapNone/>
          <wp:docPr id="1889451036" name="Picture 188945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 cy="165735"/>
                  </a:xfrm>
                  <a:prstGeom prst="rect">
                    <a:avLst/>
                  </a:prstGeom>
                  <a:noFill/>
                </pic:spPr>
              </pic:pic>
            </a:graphicData>
          </a:graphic>
          <wp14:sizeRelH relativeFrom="page">
            <wp14:pctWidth>0</wp14:pctWidth>
          </wp14:sizeRelH>
          <wp14:sizeRelV relativeFrom="page">
            <wp14:pctHeight>0</wp14:pctHeight>
          </wp14:sizeRelV>
        </wp:anchor>
      </w:drawing>
    </w:r>
    <w:r>
      <w:rPr>
        <w:b/>
        <w:i w:val="0"/>
        <w:szCs w:val="14"/>
      </w:rPr>
      <w:fldChar w:fldCharType="begin"/>
    </w:r>
    <w:r w:rsidRPr="002B7E40">
      <w:rPr>
        <w:b/>
        <w:i w:val="0"/>
        <w:szCs w:val="14"/>
      </w:rPr>
      <w:instrText xml:space="preserve"> DOCPROPERTY  Name  \* MERGEFORMAT </w:instrText>
    </w:r>
    <w:r>
      <w:rPr>
        <w:b/>
        <w:i w:val="0"/>
        <w:szCs w:val="14"/>
      </w:rPr>
      <w:fldChar w:fldCharType="separate"/>
    </w:r>
    <w:r w:rsidR="00E67BB8" w:rsidRPr="00E67BB8">
      <w:rPr>
        <w:bCs/>
        <w:i w:val="0"/>
        <w:szCs w:val="14"/>
      </w:rPr>
      <w:t>Addendum II -  Cryoplant Technical Requirements</w:t>
    </w:r>
    <w:r>
      <w:rPr>
        <w:b/>
        <w:i w:val="0"/>
        <w:szCs w:val="14"/>
      </w:rPr>
      <w:fldChar w:fldCharType="end"/>
    </w:r>
    <w:r w:rsidRPr="002B7E40">
      <w:rPr>
        <w:b/>
        <w:i w:val="0"/>
        <w:sz w:val="12"/>
        <w:szCs w:val="14"/>
      </w:rPr>
      <w:tab/>
    </w:r>
    <w:r>
      <w:rPr>
        <w:b/>
        <w:i w:val="0"/>
        <w:sz w:val="12"/>
        <w:szCs w:val="14"/>
      </w:rPr>
      <w:fldChar w:fldCharType="begin"/>
    </w:r>
    <w:r>
      <w:rPr>
        <w:b/>
        <w:i w:val="0"/>
        <w:sz w:val="12"/>
        <w:szCs w:val="14"/>
      </w:rPr>
      <w:instrText xml:space="preserve"> PAGE  \* roman  \* MERGEFORMAT </w:instrText>
    </w:r>
    <w:r>
      <w:rPr>
        <w:b/>
        <w:i w:val="0"/>
        <w:sz w:val="12"/>
        <w:szCs w:val="14"/>
      </w:rPr>
      <w:fldChar w:fldCharType="separate"/>
    </w:r>
    <w:r w:rsidR="00023BC2">
      <w:rPr>
        <w:b/>
        <w:i w:val="0"/>
        <w:noProof/>
        <w:sz w:val="12"/>
        <w:szCs w:val="14"/>
      </w:rPr>
      <w:t>vi</w:t>
    </w:r>
    <w:r>
      <w:rPr>
        <w:b/>
        <w:i w:val="0"/>
        <w:sz w:val="12"/>
        <w:szCs w:val="14"/>
      </w:rPr>
      <w:fldChar w:fldCharType="end"/>
    </w:r>
  </w:p>
  <w:p w14:paraId="5C361CCA" w14:textId="2F636488" w:rsidR="006436A4" w:rsidRDefault="006436A4" w:rsidP="001A691B">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i w:val="0"/>
        <w:iCs/>
        <w:sz w:val="12"/>
        <w:szCs w:val="14"/>
      </w:rPr>
    </w:pPr>
    <w:r>
      <w:rPr>
        <w:i w:val="0"/>
        <w:sz w:val="12"/>
        <w:szCs w:val="14"/>
      </w:rPr>
      <w:fldChar w:fldCharType="begin"/>
    </w:r>
    <w:r>
      <w:rPr>
        <w:i w:val="0"/>
        <w:sz w:val="12"/>
        <w:szCs w:val="14"/>
      </w:rPr>
      <w:instrText xml:space="preserve"> DOCPROPERTY \* CHARFORMAT "Common Attributes_Short Reference" </w:instrText>
    </w:r>
    <w:r>
      <w:rPr>
        <w:i w:val="0"/>
        <w:sz w:val="12"/>
        <w:szCs w:val="14"/>
      </w:rPr>
      <w:fldChar w:fldCharType="separate"/>
    </w:r>
    <w:r w:rsidR="00E67BB8">
      <w:rPr>
        <w:i w:val="0"/>
        <w:sz w:val="12"/>
        <w:szCs w:val="14"/>
      </w:rPr>
      <w:t>SCK CEN/90508872</w:t>
    </w:r>
    <w:r>
      <w:rPr>
        <w:i w:val="0"/>
        <w:sz w:val="12"/>
        <w:szCs w:val="14"/>
      </w:rPr>
      <w:fldChar w:fldCharType="end"/>
    </w:r>
    <w:r>
      <w:rPr>
        <w:i w:val="0"/>
        <w:sz w:val="12"/>
        <w:szCs w:val="14"/>
      </w:rPr>
      <w:tab/>
    </w:r>
  </w:p>
  <w:p w14:paraId="22FB6393" w14:textId="599247B0" w:rsidR="006436A4" w:rsidRDefault="006436A4" w:rsidP="002B6EDD">
    <w:pPr>
      <w:pStyle w:val="AlexandriaFooter"/>
      <w:pBdr>
        <w:top w:val="none" w:sz="0" w:space="0" w:color="auto"/>
      </w:pBdr>
      <w:tabs>
        <w:tab w:val="clear" w:pos="4536"/>
        <w:tab w:val="clear" w:pos="9072"/>
        <w:tab w:val="right" w:pos="15168"/>
      </w:tabs>
      <w:ind w:left="907" w:right="-510"/>
      <w:jc w:val="center"/>
      <w:rPr>
        <w:color w:val="FF0000"/>
        <w:sz w:val="12"/>
        <w:szCs w:val="12"/>
      </w:rPr>
    </w:pP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="Secret NUC" "GEHEIM - NUC / SECRET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="Confidential NUC" "VERTROUWELIJK - NUC / CONFIDENTIEL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="Restricted NUC" "BEPERKTE VERSPREIDING - NUC / DIFFUSION RESTREINTE - NUC"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t xml:space="preserve">  </w: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="Secret NUC" "  (Wet van 15 april 1994 / Loi du 15 avril 1994) "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="Confidential NUC" "(Wet van 15 april 1994 / Loi du 15 avril 1994)"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="Restricted NUC" "(Wet van 15 april 1994 / Loi du 15 avril 1994)"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p>
  <w:p w14:paraId="2127D15A" w14:textId="77777777" w:rsidR="006436A4" w:rsidRPr="000409A2" w:rsidRDefault="006436A4" w:rsidP="00053AC2">
    <w:pPr>
      <w:pStyle w:val="AlexandriaFooter"/>
      <w:pBdr>
        <w:top w:val="none" w:sz="0" w:space="0" w:color="auto"/>
      </w:pBdr>
      <w:tabs>
        <w:tab w:val="clear" w:pos="4536"/>
        <w:tab w:val="clear" w:pos="9072"/>
      </w:tabs>
      <w:ind w:left="-567" w:right="-595"/>
      <w:jc w:val="center"/>
      <w:rPr>
        <w:color w:val="FF0000"/>
        <w:sz w:val="12"/>
        <w:szCs w:val="1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35234" w14:textId="2F99D315"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b/>
        <w:i w:val="0"/>
        <w:szCs w:val="14"/>
      </w:rPr>
    </w:pPr>
    <w:r>
      <w:rPr>
        <w:noProof/>
      </w:rPr>
      <w:drawing>
        <wp:anchor distT="0" distB="0" distL="114300" distR="114300" simplePos="0" relativeHeight="251661312" behindDoc="0" locked="0" layoutInCell="1" allowOverlap="1" wp14:anchorId="06AD491A" wp14:editId="40DA19BA">
          <wp:simplePos x="0" y="0"/>
          <wp:positionH relativeFrom="page">
            <wp:posOffset>280670</wp:posOffset>
          </wp:positionH>
          <wp:positionV relativeFrom="paragraph">
            <wp:posOffset>66040</wp:posOffset>
          </wp:positionV>
          <wp:extent cx="720090" cy="165735"/>
          <wp:effectExtent l="0" t="0" r="3810" b="5715"/>
          <wp:wrapNone/>
          <wp:docPr id="1416069727" name="Picture 1416069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 cy="165735"/>
                  </a:xfrm>
                  <a:prstGeom prst="rect">
                    <a:avLst/>
                  </a:prstGeom>
                  <a:noFill/>
                </pic:spPr>
              </pic:pic>
            </a:graphicData>
          </a:graphic>
          <wp14:sizeRelH relativeFrom="page">
            <wp14:pctWidth>0</wp14:pctWidth>
          </wp14:sizeRelH>
          <wp14:sizeRelV relativeFrom="page">
            <wp14:pctHeight>0</wp14:pctHeight>
          </wp14:sizeRelV>
        </wp:anchor>
      </w:drawing>
    </w:r>
    <w:r>
      <w:rPr>
        <w:b/>
        <w:i w:val="0"/>
        <w:szCs w:val="14"/>
      </w:rPr>
      <w:fldChar w:fldCharType="begin"/>
    </w:r>
    <w:r w:rsidRPr="002B7E40">
      <w:rPr>
        <w:b/>
        <w:i w:val="0"/>
        <w:szCs w:val="14"/>
      </w:rPr>
      <w:instrText xml:space="preserve"> DOCPROPERTY  Name  \* MERGEFORMAT </w:instrText>
    </w:r>
    <w:r>
      <w:rPr>
        <w:b/>
        <w:i w:val="0"/>
        <w:szCs w:val="14"/>
      </w:rPr>
      <w:fldChar w:fldCharType="separate"/>
    </w:r>
    <w:r w:rsidR="00E67BB8" w:rsidRPr="00E67BB8">
      <w:rPr>
        <w:bCs/>
        <w:i w:val="0"/>
        <w:szCs w:val="14"/>
      </w:rPr>
      <w:t>Addendum II -  Cryoplant Technical Requirements</w:t>
    </w:r>
    <w:r>
      <w:rPr>
        <w:b/>
        <w:i w:val="0"/>
        <w:szCs w:val="14"/>
      </w:rPr>
      <w:fldChar w:fldCharType="end"/>
    </w:r>
    <w:r w:rsidRPr="002B7E40">
      <w:rPr>
        <w:b/>
        <w:i w:val="0"/>
        <w:sz w:val="12"/>
        <w:szCs w:val="14"/>
      </w:rPr>
      <w:tab/>
    </w:r>
    <w:r w:rsidRPr="002B7E40">
      <w:rPr>
        <w:b/>
        <w:i w:val="0"/>
        <w:szCs w:val="14"/>
      </w:rPr>
      <w:t xml:space="preserve">p. </w:t>
    </w:r>
    <w:r>
      <w:rPr>
        <w:b/>
        <w:i w:val="0"/>
        <w:szCs w:val="14"/>
      </w:rPr>
      <w:fldChar w:fldCharType="begin"/>
    </w:r>
    <w:r w:rsidRPr="002B7E40">
      <w:rPr>
        <w:b/>
        <w:i w:val="0"/>
        <w:szCs w:val="14"/>
      </w:rPr>
      <w:instrText xml:space="preserve"> PAGE   \* CHARFORMAT </w:instrText>
    </w:r>
    <w:r>
      <w:rPr>
        <w:b/>
        <w:i w:val="0"/>
        <w:szCs w:val="14"/>
      </w:rPr>
      <w:fldChar w:fldCharType="separate"/>
    </w:r>
    <w:r w:rsidR="0027611E">
      <w:rPr>
        <w:b/>
        <w:i w:val="0"/>
        <w:noProof/>
        <w:szCs w:val="14"/>
      </w:rPr>
      <w:t>50</w:t>
    </w:r>
    <w:r>
      <w:rPr>
        <w:b/>
        <w:i w:val="0"/>
        <w:szCs w:val="14"/>
      </w:rPr>
      <w:fldChar w:fldCharType="end"/>
    </w:r>
    <w:r>
      <w:rPr>
        <w:b/>
        <w:i w:val="0"/>
        <w:szCs w:val="14"/>
      </w:rPr>
      <w:t xml:space="preserve"> / </w:t>
    </w:r>
    <w:r>
      <w:rPr>
        <w:b/>
        <w:i w:val="0"/>
        <w:szCs w:val="14"/>
      </w:rPr>
      <w:fldChar w:fldCharType="begin"/>
    </w:r>
    <w:r>
      <w:rPr>
        <w:b/>
        <w:i w:val="0"/>
        <w:szCs w:val="14"/>
      </w:rPr>
      <w:instrText xml:space="preserve"> NUMPAGES  \* Arabic  \* CHARFORMAT </w:instrText>
    </w:r>
    <w:r>
      <w:rPr>
        <w:b/>
        <w:i w:val="0"/>
        <w:szCs w:val="14"/>
      </w:rPr>
      <w:fldChar w:fldCharType="separate"/>
    </w:r>
    <w:r w:rsidR="0027611E">
      <w:rPr>
        <w:b/>
        <w:i w:val="0"/>
        <w:noProof/>
        <w:szCs w:val="14"/>
      </w:rPr>
      <w:t>117</w:t>
    </w:r>
    <w:r>
      <w:rPr>
        <w:b/>
        <w:i w:val="0"/>
        <w:noProof/>
        <w:szCs w:val="14"/>
      </w:rPr>
      <w:fldChar w:fldCharType="end"/>
    </w:r>
  </w:p>
  <w:p w14:paraId="4035897B" w14:textId="7242D0F4" w:rsidR="006436A4" w:rsidRDefault="006436A4" w:rsidP="002B6EDD">
    <w:pPr>
      <w:pStyle w:val="AlexandriaFooter"/>
      <w:pBdr>
        <w:top w:val="none" w:sz="0" w:space="0" w:color="auto"/>
        <w:left w:val="single" w:sz="4" w:space="4" w:color="auto"/>
        <w:right w:val="single" w:sz="4" w:space="4" w:color="auto"/>
      </w:pBdr>
      <w:tabs>
        <w:tab w:val="clear" w:pos="4536"/>
        <w:tab w:val="clear" w:pos="9072"/>
        <w:tab w:val="right" w:pos="15168"/>
      </w:tabs>
      <w:ind w:left="907" w:right="-510"/>
      <w:rPr>
        <w:i w:val="0"/>
        <w:sz w:val="12"/>
        <w:szCs w:val="14"/>
      </w:rPr>
    </w:pPr>
    <w:r>
      <w:rPr>
        <w:i w:val="0"/>
        <w:sz w:val="12"/>
        <w:szCs w:val="14"/>
      </w:rPr>
      <w:fldChar w:fldCharType="begin"/>
    </w:r>
    <w:r>
      <w:rPr>
        <w:i w:val="0"/>
        <w:sz w:val="12"/>
        <w:szCs w:val="14"/>
      </w:rPr>
      <w:instrText xml:space="preserve"> DOCPROPERTY \* CHARFORMAT "Common Attributes_Short Reference" </w:instrText>
    </w:r>
    <w:r>
      <w:rPr>
        <w:i w:val="0"/>
        <w:sz w:val="12"/>
        <w:szCs w:val="14"/>
      </w:rPr>
      <w:fldChar w:fldCharType="separate"/>
    </w:r>
    <w:r w:rsidR="00E67BB8">
      <w:rPr>
        <w:i w:val="0"/>
        <w:sz w:val="12"/>
        <w:szCs w:val="14"/>
      </w:rPr>
      <w:t>SCK CEN/90508872</w:t>
    </w:r>
    <w:r>
      <w:rPr>
        <w:i w:val="0"/>
        <w:sz w:val="12"/>
        <w:szCs w:val="14"/>
      </w:rPr>
      <w:fldChar w:fldCharType="end"/>
    </w:r>
    <w:r>
      <w:rPr>
        <w:i w:val="0"/>
        <w:sz w:val="12"/>
        <w:szCs w:val="14"/>
      </w:rPr>
      <w:tab/>
      <w:t xml:space="preserve">ISC: </w:t>
    </w:r>
    <w:r>
      <w:rPr>
        <w:i w:val="0"/>
        <w:sz w:val="12"/>
        <w:szCs w:val="14"/>
      </w:rPr>
      <w:fldChar w:fldCharType="begin"/>
    </w:r>
    <w:r>
      <w:rPr>
        <w:i w:val="0"/>
        <w:sz w:val="12"/>
        <w:szCs w:val="14"/>
      </w:rPr>
      <w:instrText xml:space="preserve"> DOCPROPERTY  "Common Attributes_Information Security Classification"  \* CHARFORMAT </w:instrText>
    </w:r>
    <w:r>
      <w:rPr>
        <w:i w:val="0"/>
        <w:sz w:val="12"/>
        <w:szCs w:val="14"/>
      </w:rPr>
      <w:fldChar w:fldCharType="separate"/>
    </w:r>
    <w:r w:rsidR="00E67BB8">
      <w:rPr>
        <w:i w:val="0"/>
        <w:sz w:val="12"/>
        <w:szCs w:val="14"/>
      </w:rPr>
      <w:t>Restricted</w:t>
    </w:r>
    <w:r>
      <w:rPr>
        <w:i w:val="0"/>
        <w:sz w:val="12"/>
        <w:szCs w:val="14"/>
      </w:rPr>
      <w:fldChar w:fldCharType="end"/>
    </w:r>
  </w:p>
  <w:p w14:paraId="60E7FF6F" w14:textId="30721EFC" w:rsidR="006436A4" w:rsidRDefault="006436A4" w:rsidP="00696A0D">
    <w:pPr>
      <w:pStyle w:val="AlexandriaFooter"/>
      <w:pBdr>
        <w:top w:val="none" w:sz="0" w:space="0" w:color="auto"/>
        <w:left w:val="single" w:sz="4" w:space="4" w:color="auto"/>
        <w:right w:val="single" w:sz="4" w:space="4" w:color="auto"/>
      </w:pBdr>
      <w:tabs>
        <w:tab w:val="clear" w:pos="4536"/>
        <w:tab w:val="clear" w:pos="9072"/>
        <w:tab w:val="left" w:pos="2370"/>
        <w:tab w:val="right" w:pos="15168"/>
      </w:tabs>
      <w:ind w:left="907" w:right="-510"/>
      <w:rPr>
        <w:i w:val="0"/>
        <w:iCs/>
        <w:sz w:val="12"/>
        <w:szCs w:val="14"/>
      </w:rPr>
    </w:pPr>
    <w:r>
      <w:rPr>
        <w:i w:val="0"/>
        <w:sz w:val="12"/>
        <w:szCs w:val="14"/>
      </w:rPr>
      <w:fldChar w:fldCharType="begin"/>
    </w:r>
    <w:r>
      <w:rPr>
        <w:i w:val="0"/>
        <w:iCs/>
        <w:sz w:val="12"/>
        <w:szCs w:val="14"/>
      </w:rPr>
      <w:instrText xml:space="preserve"> DOCPROPERTY  "Common Attributes_Alternative Reference"  \* </w:instrText>
    </w:r>
    <w:r>
      <w:rPr>
        <w:i w:val="0"/>
        <w:sz w:val="12"/>
        <w:szCs w:val="14"/>
      </w:rPr>
      <w:instrText>CHARFORMAT</w:instrText>
    </w:r>
    <w:r>
      <w:rPr>
        <w:i w:val="0"/>
        <w:iCs/>
        <w:sz w:val="12"/>
        <w:szCs w:val="14"/>
      </w:rPr>
      <w:instrText xml:space="preserve"> </w:instrText>
    </w:r>
    <w:r>
      <w:rPr>
        <w:i w:val="0"/>
        <w:sz w:val="12"/>
        <w:szCs w:val="14"/>
      </w:rPr>
      <w:fldChar w:fldCharType="separate"/>
    </w:r>
    <w:r w:rsidR="00E67BB8">
      <w:rPr>
        <w:i w:val="0"/>
        <w:iCs/>
        <w:sz w:val="12"/>
        <w:szCs w:val="14"/>
      </w:rPr>
      <w:t xml:space="preserve"> </w:t>
    </w:r>
    <w:r>
      <w:rPr>
        <w:i w:val="0"/>
        <w:sz w:val="12"/>
        <w:szCs w:val="14"/>
      </w:rPr>
      <w:fldChar w:fldCharType="end"/>
    </w:r>
    <w:r>
      <w:rPr>
        <w:i w:val="0"/>
        <w:iCs/>
        <w:sz w:val="12"/>
        <w:szCs w:val="14"/>
      </w:rPr>
      <w:tab/>
    </w:r>
    <w:r>
      <w:rPr>
        <w:i w:val="0"/>
        <w:iCs/>
        <w:sz w:val="12"/>
        <w:szCs w:val="14"/>
      </w:rPr>
      <w:tab/>
      <w:t xml:space="preserve">last saved on </w:t>
    </w:r>
    <w:r>
      <w:rPr>
        <w:i w:val="0"/>
        <w:iCs/>
        <w:sz w:val="12"/>
        <w:szCs w:val="14"/>
      </w:rPr>
      <w:fldChar w:fldCharType="begin"/>
    </w:r>
    <w:r>
      <w:rPr>
        <w:i w:val="0"/>
        <w:iCs/>
        <w:sz w:val="12"/>
        <w:szCs w:val="14"/>
      </w:rPr>
      <w:instrText xml:space="preserve"> SAVEDATE  \@ "d-MM-yy"  \* MERGEFORMAT </w:instrText>
    </w:r>
    <w:r>
      <w:rPr>
        <w:i w:val="0"/>
        <w:iCs/>
        <w:sz w:val="12"/>
        <w:szCs w:val="14"/>
      </w:rPr>
      <w:fldChar w:fldCharType="separate"/>
    </w:r>
    <w:r w:rsidR="00733CE3">
      <w:rPr>
        <w:i w:val="0"/>
        <w:iCs/>
        <w:noProof/>
        <w:sz w:val="12"/>
        <w:szCs w:val="14"/>
      </w:rPr>
      <w:t>1-06-25</w:t>
    </w:r>
    <w:r>
      <w:rPr>
        <w:i w:val="0"/>
        <w:iCs/>
        <w:sz w:val="12"/>
        <w:szCs w:val="14"/>
      </w:rPr>
      <w:fldChar w:fldCharType="end"/>
    </w:r>
  </w:p>
  <w:p w14:paraId="3F3F37AA" w14:textId="6B879811" w:rsidR="006436A4" w:rsidRDefault="006436A4" w:rsidP="002B6EDD">
    <w:pPr>
      <w:pStyle w:val="AlexandriaFooter"/>
      <w:pBdr>
        <w:top w:val="none" w:sz="0" w:space="0" w:color="auto"/>
      </w:pBdr>
      <w:tabs>
        <w:tab w:val="clear" w:pos="4536"/>
        <w:tab w:val="clear" w:pos="9072"/>
        <w:tab w:val="right" w:pos="15168"/>
      </w:tabs>
      <w:ind w:left="907" w:right="-510"/>
      <w:jc w:val="center"/>
      <w:rPr>
        <w:color w:val="FF0000"/>
        <w:sz w:val="12"/>
        <w:szCs w:val="12"/>
      </w:rPr>
    </w:pP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="Secret NUC" "GEHEIM - NUC / SECRET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="Confidential NUC" "VERTROUWELIJK - NUC / CONFIDENTIEL – NUC"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="Restricted NUC" "BEPERKTE VERSPREIDING - NUC / DIFFUSION RESTREINTE - NUC"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t xml:space="preserve">  </w: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="Secret NUC" "  (Wet van 15 april 1994 / Loi du 15 avril 1994) "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="Confidential NUC" "(Wet van 15 april 1994 / Loi du 15 avril 1994)" </w:instrText>
    </w:r>
    <w:r>
      <w:rPr>
        <w:color w:val="FF0000"/>
        <w:sz w:val="12"/>
        <w:szCs w:val="12"/>
      </w:rPr>
      <w:fldChar w:fldCharType="begin"/>
    </w:r>
    <w:r>
      <w:rPr>
        <w:color w:val="FF0000"/>
        <w:sz w:val="12"/>
        <w:szCs w:val="12"/>
      </w:rPr>
      <w:instrText xml:space="preserve"> IF </w:instrText>
    </w:r>
    <w:r>
      <w:rPr>
        <w:color w:val="FF0000"/>
        <w:sz w:val="12"/>
        <w:szCs w:val="12"/>
      </w:rPr>
      <w:fldChar w:fldCharType="begin"/>
    </w:r>
    <w:r>
      <w:rPr>
        <w:color w:val="FF0000"/>
        <w:sz w:val="12"/>
        <w:szCs w:val="12"/>
      </w:rPr>
      <w:instrText xml:space="preserve"> DOCPROPERTY  "Common Attributes_Information Security Classification" </w:instrText>
    </w:r>
    <w:r>
      <w:rPr>
        <w:color w:val="FF0000"/>
        <w:sz w:val="12"/>
        <w:szCs w:val="12"/>
      </w:rPr>
      <w:fldChar w:fldCharType="separate"/>
    </w:r>
    <w:r w:rsidR="00E67BB8">
      <w:rPr>
        <w:color w:val="FF0000"/>
        <w:sz w:val="12"/>
        <w:szCs w:val="12"/>
      </w:rPr>
      <w:instrText>Restricted</w:instrText>
    </w:r>
    <w:r>
      <w:rPr>
        <w:color w:val="FF0000"/>
        <w:sz w:val="12"/>
        <w:szCs w:val="12"/>
      </w:rPr>
      <w:fldChar w:fldCharType="end"/>
    </w:r>
    <w:r>
      <w:rPr>
        <w:color w:val="FF0000"/>
        <w:sz w:val="12"/>
        <w:szCs w:val="12"/>
      </w:rPr>
      <w:instrText xml:space="preserve">="Restricted NUC" "(Wet van 15 april 1994 / Loi du 15 avril 1994)" </w:instrText>
    </w:r>
    <w:r>
      <w:rPr>
        <w:color w:val="FF0000"/>
        <w:sz w:val="12"/>
        <w:szCs w:val="12"/>
      </w:rPr>
      <w:fldChar w:fldCharType="end"/>
    </w:r>
    <w:r>
      <w:rPr>
        <w:color w:val="FF0000"/>
        <w:sz w:val="12"/>
        <w:szCs w:val="12"/>
      </w:rPr>
      <w:instrText xml:space="preserve"> </w:instrText>
    </w:r>
    <w:r>
      <w:rPr>
        <w:color w:val="FF0000"/>
        <w:sz w:val="12"/>
        <w:szCs w:val="12"/>
      </w:rPr>
      <w:fldChar w:fldCharType="end"/>
    </w:r>
    <w:r>
      <w:rPr>
        <w:color w:val="FF0000"/>
        <w:sz w:val="12"/>
        <w:szCs w:val="12"/>
      </w:rPr>
      <w:instrText xml:space="preserve"> </w:instrText>
    </w:r>
    <w:r>
      <w:rPr>
        <w:color w:val="FF0000"/>
        <w:sz w:val="12"/>
        <w:szCs w:val="12"/>
      </w:rPr>
      <w:fldChar w:fldCharType="end"/>
    </w:r>
  </w:p>
  <w:p w14:paraId="774755A3" w14:textId="77777777" w:rsidR="006436A4" w:rsidRPr="000409A2" w:rsidRDefault="006436A4" w:rsidP="00053AC2">
    <w:pPr>
      <w:pStyle w:val="AlexandriaFooter"/>
      <w:pBdr>
        <w:top w:val="none" w:sz="0" w:space="0" w:color="auto"/>
      </w:pBdr>
      <w:tabs>
        <w:tab w:val="clear" w:pos="4536"/>
        <w:tab w:val="clear" w:pos="9072"/>
      </w:tabs>
      <w:ind w:left="-567" w:right="-595"/>
      <w:jc w:val="center"/>
      <w:rPr>
        <w:color w:val="FF0000"/>
        <w:sz w:val="12"/>
        <w:szCs w:val="1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77477" w14:textId="67BB4D93" w:rsidR="006436A4" w:rsidRPr="000409A2" w:rsidRDefault="006436A4" w:rsidP="00FD141A">
    <w:pPr>
      <w:pStyle w:val="AlexandriaFooter"/>
      <w:pBdr>
        <w:top w:val="none" w:sz="0" w:space="0" w:color="auto"/>
      </w:pBdr>
      <w:tabs>
        <w:tab w:val="clear" w:pos="4536"/>
        <w:tab w:val="clear" w:pos="9072"/>
      </w:tabs>
      <w:ind w:left="-567" w:right="-595"/>
      <w:jc w:val="center"/>
      <w:rPr>
        <w:color w:val="FF0000"/>
        <w:sz w:val="12"/>
        <w:szCs w:val="12"/>
      </w:rPr>
    </w:pP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E67BB8">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="Secret NUC" "GEHEIM - NUC / SECRET – NUC"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E67BB8">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="Confidential NUC" "VERTROUWELIJK - NUC / CONFIDENTIEL – NUC"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E67BB8">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="Restricted NUC" "BEPERKTE VERSPREIDING - NUC / DIFFUSION RESTREINTE - NUC"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Pr>
        <w:color w:val="FF0000"/>
        <w:sz w:val="12"/>
        <w:szCs w:val="12"/>
      </w:rPr>
      <w:t xml:space="preserve"> </w:t>
    </w:r>
    <w:r w:rsidRPr="00E454D4">
      <w:rPr>
        <w:color w:val="FF0000"/>
        <w:sz w:val="12"/>
        <w:szCs w:val="12"/>
      </w:rPr>
      <w:t xml:space="preserve"> </w: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E67BB8">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="Secret NUC" "  (Wet van 15 april 1994 / Loi du 15 avril 1994) "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E67BB8">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="Confidential NUC" "(Wet van 15 april 1994 / Loi du 15 avril 1994)" </w:instrText>
    </w:r>
    <w:r w:rsidRPr="00E454D4">
      <w:rPr>
        <w:color w:val="FF0000"/>
        <w:sz w:val="12"/>
        <w:szCs w:val="12"/>
      </w:rPr>
      <w:fldChar w:fldCharType="begin"/>
    </w:r>
    <w:r w:rsidRPr="00E454D4">
      <w:rPr>
        <w:color w:val="FF0000"/>
        <w:sz w:val="12"/>
        <w:szCs w:val="12"/>
      </w:rPr>
      <w:instrText xml:space="preserve"> IF </w:instrText>
    </w:r>
    <w:r w:rsidRPr="00E454D4">
      <w:rPr>
        <w:color w:val="FF0000"/>
        <w:sz w:val="12"/>
        <w:szCs w:val="12"/>
      </w:rPr>
      <w:fldChar w:fldCharType="begin"/>
    </w:r>
    <w:r w:rsidRPr="00E454D4">
      <w:rPr>
        <w:color w:val="FF0000"/>
        <w:sz w:val="12"/>
        <w:szCs w:val="12"/>
      </w:rPr>
      <w:instrText xml:space="preserve"> DOCPROPERTY  "Common Attributes_Information Security Classification" </w:instrText>
    </w:r>
    <w:r w:rsidRPr="00E454D4">
      <w:rPr>
        <w:color w:val="FF0000"/>
        <w:sz w:val="12"/>
        <w:szCs w:val="12"/>
      </w:rPr>
      <w:fldChar w:fldCharType="separate"/>
    </w:r>
    <w:r w:rsidR="00E67BB8">
      <w:rPr>
        <w:color w:val="FF0000"/>
        <w:sz w:val="12"/>
        <w:szCs w:val="12"/>
      </w:rPr>
      <w:instrText>Restricted</w:instrText>
    </w:r>
    <w:r w:rsidRPr="00E454D4">
      <w:rPr>
        <w:color w:val="FF0000"/>
        <w:sz w:val="12"/>
        <w:szCs w:val="12"/>
      </w:rPr>
      <w:fldChar w:fldCharType="end"/>
    </w:r>
    <w:r w:rsidRPr="00E454D4">
      <w:rPr>
        <w:color w:val="FF0000"/>
        <w:sz w:val="12"/>
        <w:szCs w:val="12"/>
      </w:rPr>
      <w:instrText xml:space="preserve">="Restricted NUC" "(Wet van 15 april 1994 / Loi du 15 avril 1994)" </w:instrText>
    </w:r>
    <w:r w:rsidRPr="00E454D4">
      <w:rPr>
        <w:color w:val="FF0000"/>
        <w:sz w:val="12"/>
        <w:szCs w:val="12"/>
      </w:rPr>
      <w:fldChar w:fldCharType="separate"/>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separate"/>
    </w:r>
    <w:r w:rsidRPr="00E454D4">
      <w:rPr>
        <w:color w:val="FF0000"/>
        <w:sz w:val="12"/>
        <w:szCs w:val="12"/>
      </w:rPr>
      <w:fldChar w:fldCharType="end"/>
    </w:r>
    <w:r w:rsidRPr="00E454D4">
      <w:rPr>
        <w:color w:val="FF0000"/>
        <w:sz w:val="12"/>
        <w:szCs w:val="12"/>
      </w:rPr>
      <w:instrText xml:space="preserve"> </w:instrText>
    </w:r>
    <w:r w:rsidRPr="00E454D4">
      <w:rPr>
        <w:color w:val="FF0000"/>
        <w:sz w:val="12"/>
        <w:szCs w:val="12"/>
      </w:rPr>
      <w:fldChar w:fldCharType="end"/>
    </w:r>
    <w:r w:rsidRPr="000409A2">
      <w:t xml:space="preserve"> </w:t>
    </w:r>
  </w:p>
  <w:p w14:paraId="7D2BCBB9" w14:textId="77777777" w:rsidR="006436A4" w:rsidRPr="000409A2" w:rsidRDefault="006436A4" w:rsidP="00FD141A">
    <w:pPr>
      <w:pStyle w:val="AlexandriaFooter"/>
      <w:pBdr>
        <w:top w:val="none" w:sz="0" w:space="0" w:color="auto"/>
      </w:pBdr>
      <w:tabs>
        <w:tab w:val="clear" w:pos="4536"/>
        <w:tab w:val="clear" w:pos="9072"/>
      </w:tabs>
      <w:ind w:left="-567" w:right="-595"/>
      <w:jc w:val="center"/>
      <w:rPr>
        <w:color w:val="FF0000"/>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15D72A" w14:textId="77777777" w:rsidR="005B7876" w:rsidRDefault="005B7876" w:rsidP="00822981">
      <w:r>
        <w:separator/>
      </w:r>
    </w:p>
  </w:footnote>
  <w:footnote w:type="continuationSeparator" w:id="0">
    <w:p w14:paraId="129A99CF" w14:textId="77777777" w:rsidR="005B7876" w:rsidRDefault="005B7876" w:rsidP="008229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A975A" w14:textId="77777777" w:rsidR="00544B99" w:rsidRDefault="00544B99">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883AC" w14:textId="77777777" w:rsidR="00544B99" w:rsidRDefault="00544B99">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6"/>
      <w:gridCol w:w="1975"/>
      <w:gridCol w:w="5243"/>
    </w:tblGrid>
    <w:tr w:rsidR="006436A4" w:rsidRPr="00F979EB" w14:paraId="0F6AE0A8" w14:textId="77777777" w:rsidTr="002B6EDD">
      <w:tc>
        <w:tcPr>
          <w:tcW w:w="2136" w:type="dxa"/>
        </w:tcPr>
        <w:p w14:paraId="56006B24" w14:textId="77777777" w:rsidR="006436A4" w:rsidRPr="00F979EB" w:rsidRDefault="006436A4" w:rsidP="00193007">
          <w:pPr>
            <w:pStyle w:val="Koptekst"/>
          </w:pPr>
          <w:r>
            <w:rPr>
              <w:noProof/>
              <w:lang w:val="en-US"/>
            </w:rPr>
            <w:drawing>
              <wp:anchor distT="0" distB="0" distL="114300" distR="114300" simplePos="0" relativeHeight="251667456" behindDoc="0" locked="0" layoutInCell="1" allowOverlap="1" wp14:anchorId="12393E43" wp14:editId="391650C7">
                <wp:simplePos x="0" y="0"/>
                <wp:positionH relativeFrom="page">
                  <wp:posOffset>69215</wp:posOffset>
                </wp:positionH>
                <wp:positionV relativeFrom="page">
                  <wp:posOffset>96520</wp:posOffset>
                </wp:positionV>
                <wp:extent cx="1473200" cy="413863"/>
                <wp:effectExtent l="0" t="0" r="0" b="0"/>
                <wp:wrapNone/>
                <wp:docPr id="389893624" name="Picture 38989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rotWithShape="1">
                        <a:blip r:embed="rId1">
                          <a:extLst>
                            <a:ext uri="{28A0092B-C50C-407E-A947-70E740481C1C}">
                              <a14:useLocalDpi xmlns:a14="http://schemas.microsoft.com/office/drawing/2010/main" val="0"/>
                            </a:ext>
                          </a:extLst>
                        </a:blip>
                        <a:srcRect l="6751" t="16040" r="6789"/>
                        <a:stretch/>
                      </pic:blipFill>
                      <pic:spPr bwMode="auto">
                        <a:xfrm>
                          <a:off x="0" y="0"/>
                          <a:ext cx="1473200" cy="4138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75" w:type="dxa"/>
        </w:tcPr>
        <w:p w14:paraId="691B1FCA" w14:textId="77777777" w:rsidR="006436A4" w:rsidRPr="00F979EB" w:rsidRDefault="006436A4" w:rsidP="00193007">
          <w:pPr>
            <w:pStyle w:val="Koptekst"/>
            <w:jc w:val="right"/>
          </w:pPr>
        </w:p>
      </w:tc>
      <w:tc>
        <w:tcPr>
          <w:tcW w:w="5243" w:type="dxa"/>
        </w:tcPr>
        <w:p w14:paraId="509F6ECF" w14:textId="77777777" w:rsidR="006436A4" w:rsidRPr="00F979EB" w:rsidRDefault="006436A4" w:rsidP="00193007">
          <w:pPr>
            <w:pStyle w:val="Koptekst"/>
            <w:jc w:val="right"/>
          </w:pPr>
          <w:r>
            <w:rPr>
              <w:noProof/>
              <w:lang w:val="en-US"/>
            </w:rPr>
            <w:drawing>
              <wp:inline distT="0" distB="0" distL="0" distR="0" wp14:anchorId="2825C43A" wp14:editId="4BE5A80E">
                <wp:extent cx="2057400" cy="1543050"/>
                <wp:effectExtent l="0" t="0" r="0" b="0"/>
                <wp:docPr id="753073379" name="Picture 753073379" descr="A logo with circl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circles and dots&#10;&#10;Description automatically generated with medium confidence"/>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2062361" cy="1546771"/>
                        </a:xfrm>
                        <a:prstGeom prst="rect">
                          <a:avLst/>
                        </a:prstGeom>
                      </pic:spPr>
                    </pic:pic>
                  </a:graphicData>
                </a:graphic>
              </wp:inline>
            </w:drawing>
          </w:r>
        </w:p>
      </w:tc>
    </w:tr>
  </w:tbl>
  <w:p w14:paraId="2E841712" w14:textId="77777777" w:rsidR="006436A4" w:rsidRPr="00F979EB" w:rsidRDefault="006436A4" w:rsidP="00FB7056">
    <w:pPr>
      <w:pStyle w:val="Koptekst"/>
      <w:rPr>
        <w:sz w:val="14"/>
        <w:szCs w:val="1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6BD9F" w14:textId="77777777" w:rsidR="006436A4" w:rsidRPr="00F979EB" w:rsidRDefault="006436A4" w:rsidP="00FB7056">
    <w:pPr>
      <w:pStyle w:val="Koptekst"/>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7B98"/>
    <w:multiLevelType w:val="multilevel"/>
    <w:tmpl w:val="9F04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86C9B"/>
    <w:multiLevelType w:val="hybridMultilevel"/>
    <w:tmpl w:val="C6E6F538"/>
    <w:lvl w:ilvl="0" w:tplc="3E50EFBC">
      <w:start w:val="1"/>
      <w:numFmt w:val="bullet"/>
      <w:lvlText w:val=""/>
      <w:lvlJc w:val="left"/>
      <w:pPr>
        <w:ind w:left="720" w:hanging="360"/>
      </w:pPr>
      <w:rPr>
        <w:rFonts w:ascii="Symbol" w:hAnsi="Symbol" w:hint="default"/>
        <w:color w:val="000000" w:themeColor="text1"/>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06562C"/>
    <w:multiLevelType w:val="hybridMultilevel"/>
    <w:tmpl w:val="21FAD1E2"/>
    <w:lvl w:ilvl="0" w:tplc="537405F0">
      <w:start w:val="1"/>
      <w:numFmt w:val="decimal"/>
      <w:lvlText w:val="%1)"/>
      <w:lvlJc w:val="left"/>
      <w:pPr>
        <w:ind w:left="1020" w:hanging="360"/>
      </w:pPr>
    </w:lvl>
    <w:lvl w:ilvl="1" w:tplc="242C106C">
      <w:start w:val="1"/>
      <w:numFmt w:val="decimal"/>
      <w:lvlText w:val="%2)"/>
      <w:lvlJc w:val="left"/>
      <w:pPr>
        <w:ind w:left="1020" w:hanging="360"/>
      </w:pPr>
    </w:lvl>
    <w:lvl w:ilvl="2" w:tplc="6C8223AC">
      <w:start w:val="1"/>
      <w:numFmt w:val="decimal"/>
      <w:lvlText w:val="%3)"/>
      <w:lvlJc w:val="left"/>
      <w:pPr>
        <w:ind w:left="1020" w:hanging="360"/>
      </w:pPr>
    </w:lvl>
    <w:lvl w:ilvl="3" w:tplc="C98ED6B4">
      <w:start w:val="1"/>
      <w:numFmt w:val="decimal"/>
      <w:lvlText w:val="%4)"/>
      <w:lvlJc w:val="left"/>
      <w:pPr>
        <w:ind w:left="1020" w:hanging="360"/>
      </w:pPr>
    </w:lvl>
    <w:lvl w:ilvl="4" w:tplc="2EA00FF6">
      <w:start w:val="1"/>
      <w:numFmt w:val="decimal"/>
      <w:lvlText w:val="%5)"/>
      <w:lvlJc w:val="left"/>
      <w:pPr>
        <w:ind w:left="1020" w:hanging="360"/>
      </w:pPr>
    </w:lvl>
    <w:lvl w:ilvl="5" w:tplc="A726E81C">
      <w:start w:val="1"/>
      <w:numFmt w:val="decimal"/>
      <w:lvlText w:val="%6)"/>
      <w:lvlJc w:val="left"/>
      <w:pPr>
        <w:ind w:left="1020" w:hanging="360"/>
      </w:pPr>
    </w:lvl>
    <w:lvl w:ilvl="6" w:tplc="FBA8024C">
      <w:start w:val="1"/>
      <w:numFmt w:val="decimal"/>
      <w:lvlText w:val="%7)"/>
      <w:lvlJc w:val="left"/>
      <w:pPr>
        <w:ind w:left="1020" w:hanging="360"/>
      </w:pPr>
    </w:lvl>
    <w:lvl w:ilvl="7" w:tplc="93D4B320">
      <w:start w:val="1"/>
      <w:numFmt w:val="decimal"/>
      <w:lvlText w:val="%8)"/>
      <w:lvlJc w:val="left"/>
      <w:pPr>
        <w:ind w:left="1020" w:hanging="360"/>
      </w:pPr>
    </w:lvl>
    <w:lvl w:ilvl="8" w:tplc="590A6176">
      <w:start w:val="1"/>
      <w:numFmt w:val="decimal"/>
      <w:lvlText w:val="%9)"/>
      <w:lvlJc w:val="left"/>
      <w:pPr>
        <w:ind w:left="1020" w:hanging="360"/>
      </w:pPr>
    </w:lvl>
  </w:abstractNum>
  <w:abstractNum w:abstractNumId="3" w15:restartNumberingAfterBreak="0">
    <w:nsid w:val="05774D81"/>
    <w:multiLevelType w:val="multilevel"/>
    <w:tmpl w:val="74AC64CE"/>
    <w:lvl w:ilvl="0">
      <w:start w:val="15"/>
      <w:numFmt w:val="decimal"/>
      <w:pStyle w:val="ARCRYO-REQ"/>
      <w:lvlText w:val="{[%1]}"/>
      <w:lvlJc w:val="right"/>
      <w:pPr>
        <w:ind w:left="1440" w:hanging="360"/>
      </w:pPr>
      <w:rPr>
        <w:rFonts w:hint="default"/>
      </w:rPr>
    </w:lvl>
    <w:lvl w:ilvl="1">
      <w:start w:val="1"/>
      <w:numFmt w:val="none"/>
      <w:lvlText w:val="%2"/>
      <w:lvlJc w:val="left"/>
      <w:pPr>
        <w:ind w:left="1440" w:firstLine="0"/>
      </w:pPr>
      <w:rPr>
        <w:rFonts w:hint="default"/>
      </w:rPr>
    </w:lvl>
    <w:lvl w:ilvl="2">
      <w:start w:val="1"/>
      <w:numFmt w:val="bullet"/>
      <w:lvlText w:val=""/>
      <w:lvlJc w:val="left"/>
      <w:pPr>
        <w:ind w:left="2016" w:hanging="360"/>
      </w:pPr>
      <w:rPr>
        <w:rFonts w:ascii="Symbol" w:hAnsi="Symbol" w:hint="default"/>
        <w:color w:val="562873" w:themeColor="accent1"/>
      </w:rPr>
    </w:lvl>
    <w:lvl w:ilvl="3">
      <w:start w:val="1"/>
      <w:numFmt w:val="lowerRoman"/>
      <w:lvlText w:val="%4."/>
      <w:lvlJc w:val="left"/>
      <w:pPr>
        <w:ind w:left="1944" w:hanging="504"/>
      </w:pPr>
      <w:rPr>
        <w:rFonts w:hint="default"/>
      </w:rPr>
    </w:lvl>
    <w:lvl w:ilvl="4">
      <w:start w:val="1"/>
      <w:numFmt w:val="none"/>
      <w:lvlText w:val="%5"/>
      <w:lvlJc w:val="left"/>
      <w:pPr>
        <w:tabs>
          <w:tab w:val="num" w:pos="1944"/>
        </w:tabs>
        <w:ind w:left="1944" w:firstLine="0"/>
      </w:pPr>
      <w:rPr>
        <w:rFonts w:hint="default"/>
      </w:rPr>
    </w:lvl>
    <w:lvl w:ilvl="5">
      <w:start w:val="1"/>
      <w:numFmt w:val="bullet"/>
      <w:lvlText w:val=""/>
      <w:lvlJc w:val="left"/>
      <w:pPr>
        <w:ind w:left="2520" w:hanging="360"/>
      </w:pPr>
      <w:rPr>
        <w:rFonts w:ascii="Symbol" w:hAnsi="Symbol" w:hint="default"/>
        <w:color w:val="984A9C" w:themeColor="accent2"/>
      </w:rPr>
    </w:lvl>
    <w:lvl w:ilvl="6">
      <w:start w:val="1"/>
      <w:numFmt w:val="bullet"/>
      <w:lvlText w:val="▪"/>
      <w:lvlJc w:val="left"/>
      <w:pPr>
        <w:ind w:left="3384" w:hanging="504"/>
      </w:pPr>
      <w:rPr>
        <w:rFonts w:ascii="Buxton Sketch" w:hAnsi="Buxton Sketch" w:hint="default"/>
        <w:color w:val="984A9C" w:themeColor="accent2"/>
      </w:rPr>
    </w:lvl>
    <w:lvl w:ilvl="7">
      <w:start w:val="1"/>
      <w:numFmt w:val="lowerLetter"/>
      <w:lvlText w:val="%8.x"/>
      <w:lvlJc w:val="left"/>
      <w:pPr>
        <w:ind w:left="6667" w:hanging="360"/>
      </w:pPr>
      <w:rPr>
        <w:rFonts w:hint="default"/>
      </w:rPr>
    </w:lvl>
    <w:lvl w:ilvl="8">
      <w:start w:val="1"/>
      <w:numFmt w:val="lowerRoman"/>
      <w:lvlText w:val="%9.x"/>
      <w:lvlJc w:val="right"/>
      <w:pPr>
        <w:ind w:left="7387" w:hanging="180"/>
      </w:pPr>
      <w:rPr>
        <w:rFonts w:hint="default"/>
      </w:rPr>
    </w:lvl>
  </w:abstractNum>
  <w:abstractNum w:abstractNumId="4" w15:restartNumberingAfterBreak="0">
    <w:nsid w:val="06AE6129"/>
    <w:multiLevelType w:val="hybridMultilevel"/>
    <w:tmpl w:val="646AC576"/>
    <w:lvl w:ilvl="0" w:tplc="3F40ED48">
      <w:start w:val="1"/>
      <w:numFmt w:val="bullet"/>
      <w:lvlText w:val=""/>
      <w:lvlJc w:val="left"/>
      <w:pPr>
        <w:ind w:left="720" w:hanging="360"/>
      </w:pPr>
      <w:rPr>
        <w:rFonts w:ascii="Symbol" w:hAnsi="Symbol" w:hint="default"/>
        <w:color w:val="984A9C" w:themeColor="accen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8E60F3F"/>
    <w:multiLevelType w:val="hybridMultilevel"/>
    <w:tmpl w:val="097898A8"/>
    <w:lvl w:ilvl="0" w:tplc="84BE127C">
      <w:start w:val="1"/>
      <w:numFmt w:val="lowerRoman"/>
      <w:lvlText w:val="%1. "/>
      <w:lvlJc w:val="right"/>
      <w:pPr>
        <w:ind w:left="720" w:hanging="360"/>
      </w:pPr>
      <w:rPr>
        <w:rFonts w:hint="default"/>
        <w:cap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C6EDF"/>
    <w:multiLevelType w:val="hybridMultilevel"/>
    <w:tmpl w:val="62E0AD90"/>
    <w:lvl w:ilvl="0" w:tplc="055272CC">
      <w:start w:val="1"/>
      <w:numFmt w:val="decimal"/>
      <w:lvlText w:val="%1)"/>
      <w:lvlJc w:val="left"/>
      <w:pPr>
        <w:ind w:left="1020" w:hanging="360"/>
      </w:pPr>
    </w:lvl>
    <w:lvl w:ilvl="1" w:tplc="6FB84E8A">
      <w:start w:val="1"/>
      <w:numFmt w:val="decimal"/>
      <w:lvlText w:val="%2)"/>
      <w:lvlJc w:val="left"/>
      <w:pPr>
        <w:ind w:left="1020" w:hanging="360"/>
      </w:pPr>
    </w:lvl>
    <w:lvl w:ilvl="2" w:tplc="6E481E40">
      <w:start w:val="1"/>
      <w:numFmt w:val="decimal"/>
      <w:lvlText w:val="%3)"/>
      <w:lvlJc w:val="left"/>
      <w:pPr>
        <w:ind w:left="1020" w:hanging="360"/>
      </w:pPr>
    </w:lvl>
    <w:lvl w:ilvl="3" w:tplc="F70AC4BE">
      <w:start w:val="1"/>
      <w:numFmt w:val="decimal"/>
      <w:lvlText w:val="%4)"/>
      <w:lvlJc w:val="left"/>
      <w:pPr>
        <w:ind w:left="1020" w:hanging="360"/>
      </w:pPr>
    </w:lvl>
    <w:lvl w:ilvl="4" w:tplc="3F261ABE">
      <w:start w:val="1"/>
      <w:numFmt w:val="decimal"/>
      <w:lvlText w:val="%5)"/>
      <w:lvlJc w:val="left"/>
      <w:pPr>
        <w:ind w:left="1020" w:hanging="360"/>
      </w:pPr>
    </w:lvl>
    <w:lvl w:ilvl="5" w:tplc="398638C4">
      <w:start w:val="1"/>
      <w:numFmt w:val="decimal"/>
      <w:lvlText w:val="%6)"/>
      <w:lvlJc w:val="left"/>
      <w:pPr>
        <w:ind w:left="1020" w:hanging="360"/>
      </w:pPr>
    </w:lvl>
    <w:lvl w:ilvl="6" w:tplc="2A7E6956">
      <w:start w:val="1"/>
      <w:numFmt w:val="decimal"/>
      <w:lvlText w:val="%7)"/>
      <w:lvlJc w:val="left"/>
      <w:pPr>
        <w:ind w:left="1020" w:hanging="360"/>
      </w:pPr>
    </w:lvl>
    <w:lvl w:ilvl="7" w:tplc="79645A6E">
      <w:start w:val="1"/>
      <w:numFmt w:val="decimal"/>
      <w:lvlText w:val="%8)"/>
      <w:lvlJc w:val="left"/>
      <w:pPr>
        <w:ind w:left="1020" w:hanging="360"/>
      </w:pPr>
    </w:lvl>
    <w:lvl w:ilvl="8" w:tplc="956259A0">
      <w:start w:val="1"/>
      <w:numFmt w:val="decimal"/>
      <w:lvlText w:val="%9)"/>
      <w:lvlJc w:val="left"/>
      <w:pPr>
        <w:ind w:left="1020" w:hanging="360"/>
      </w:pPr>
    </w:lvl>
  </w:abstractNum>
  <w:abstractNum w:abstractNumId="7" w15:restartNumberingAfterBreak="0">
    <w:nsid w:val="0F0F67D9"/>
    <w:multiLevelType w:val="multilevel"/>
    <w:tmpl w:val="5F5CB200"/>
    <w:lvl w:ilvl="0">
      <w:start w:val="1"/>
      <w:numFmt w:val="bullet"/>
      <w:lvlText w:val=""/>
      <w:lvlJc w:val="left"/>
      <w:pPr>
        <w:tabs>
          <w:tab w:val="num" w:pos="2791"/>
        </w:tabs>
        <w:ind w:left="2791" w:hanging="360"/>
      </w:pPr>
      <w:rPr>
        <w:rFonts w:ascii="Symbol" w:hAnsi="Symbol" w:hint="default"/>
        <w:sz w:val="20"/>
      </w:rPr>
    </w:lvl>
    <w:lvl w:ilvl="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8" w15:restartNumberingAfterBreak="0">
    <w:nsid w:val="0FA26CB0"/>
    <w:multiLevelType w:val="multilevel"/>
    <w:tmpl w:val="899CC554"/>
    <w:lvl w:ilvl="0">
      <w:start w:val="1"/>
      <w:numFmt w:val="none"/>
      <w:lvlText w:val="%1"/>
      <w:lvlJc w:val="left"/>
      <w:pPr>
        <w:ind w:left="0" w:firstLine="0"/>
      </w:pPr>
      <w:rPr>
        <w:rFonts w:hint="default"/>
        <w:b w:val="0"/>
        <w:bCs w:val="0"/>
        <w:i/>
        <w:color w:val="auto"/>
      </w:rPr>
    </w:lvl>
    <w:lvl w:ilvl="1">
      <w:start w:val="1"/>
      <w:numFmt w:val="lowerLetter"/>
      <w:lvlText w:val="%2)"/>
      <w:lvlJc w:val="left"/>
      <w:pPr>
        <w:ind w:left="360" w:hanging="360"/>
      </w:pPr>
      <w:rPr>
        <w:rFonts w:ascii="Segoe UI" w:hAnsi="Segoe UI" w:hint="default"/>
        <w:b w:val="0"/>
        <w:i/>
        <w:caps w:val="0"/>
        <w:strike w:val="0"/>
        <w:dstrike w:val="0"/>
        <w:vanish w:val="0"/>
        <w:color w:val="auto"/>
        <w:sz w:val="20"/>
        <w:vertAlign w:val="baseline"/>
      </w:rPr>
    </w:lvl>
    <w:lvl w:ilvl="2">
      <w:start w:val="1"/>
      <w:numFmt w:val="none"/>
      <w:lvlText w:val="%3"/>
      <w:lvlJc w:val="left"/>
      <w:pPr>
        <w:tabs>
          <w:tab w:val="num" w:pos="720"/>
        </w:tabs>
        <w:ind w:left="360" w:firstLine="0"/>
      </w:pPr>
      <w:rPr>
        <w:rFonts w:ascii="Segoe UI" w:hAnsi="Segoe UI" w:hint="default"/>
        <w:b w:val="0"/>
        <w:i/>
        <w:caps w:val="0"/>
        <w:strike w:val="0"/>
        <w:dstrike w:val="0"/>
        <w:vanish w:val="0"/>
        <w:color w:val="auto"/>
        <w:sz w:val="20"/>
        <w:vertAlign w:val="baseline"/>
      </w:rPr>
    </w:lvl>
    <w:lvl w:ilvl="3">
      <w:start w:val="1"/>
      <w:numFmt w:val="lowerRoman"/>
      <w:lvlText w:val="%4."/>
      <w:lvlJc w:val="center"/>
      <w:pPr>
        <w:ind w:left="792" w:hanging="288"/>
      </w:pPr>
      <w:rPr>
        <w:rFonts w:ascii="Segoe UI" w:hAnsi="Segoe UI" w:hint="default"/>
        <w:b w:val="0"/>
        <w:i/>
        <w:color w:val="auto"/>
        <w:sz w:val="20"/>
      </w:rPr>
    </w:lvl>
    <w:lvl w:ilvl="4">
      <w:start w:val="1"/>
      <w:numFmt w:val="bullet"/>
      <w:lvlText w:val=""/>
      <w:lvlJc w:val="left"/>
      <w:pPr>
        <w:ind w:left="720" w:hanging="360"/>
      </w:pPr>
      <w:rPr>
        <w:rFonts w:ascii="Symbol" w:hAnsi="Symbol" w:hint="default"/>
        <w:b w:val="0"/>
        <w:i w:val="0"/>
        <w:caps w:val="0"/>
        <w:strike w:val="0"/>
        <w:dstrike w:val="0"/>
        <w:vanish w:val="0"/>
        <w:color w:val="562873" w:themeColor="accent1"/>
        <w:sz w:val="20"/>
        <w:vertAlign w:val="baseline"/>
      </w:rPr>
    </w:lvl>
    <w:lvl w:ilvl="5">
      <w:start w:val="1"/>
      <w:numFmt w:val="bullet"/>
      <w:lvlText w:val=""/>
      <w:lvlJc w:val="left"/>
      <w:pPr>
        <w:tabs>
          <w:tab w:val="num" w:pos="1440"/>
        </w:tabs>
        <w:ind w:left="1080" w:hanging="288"/>
      </w:pPr>
      <w:rPr>
        <w:rFonts w:ascii="Symbol" w:hAnsi="Symbol" w:hint="default"/>
        <w:b w:val="0"/>
        <w:i w:val="0"/>
        <w:color w:val="984A9C" w:themeColor="accent2"/>
        <w:sz w:val="20"/>
      </w:rPr>
    </w:lvl>
    <w:lvl w:ilvl="6">
      <w:start w:val="1"/>
      <w:numFmt w:val="bullet"/>
      <w:lvlText w:val="▪"/>
      <w:lvlJc w:val="left"/>
      <w:pPr>
        <w:ind w:left="1440" w:hanging="288"/>
      </w:pPr>
      <w:rPr>
        <w:rFonts w:ascii="Buxton Sketch" w:hAnsi="Buxton Sketch" w:hint="default"/>
        <w:b w:val="0"/>
        <w:i w:val="0"/>
        <w:caps w:val="0"/>
        <w:strike w:val="0"/>
        <w:dstrike w:val="0"/>
        <w:vanish w:val="0"/>
        <w:color w:val="562873" w:themeColor="accent1"/>
        <w:sz w:val="20"/>
        <w:vertAlign w:val="baseline"/>
      </w:rPr>
    </w:lvl>
    <w:lvl w:ilvl="7">
      <w:start w:val="1"/>
      <w:numFmt w:val="lowerLetter"/>
      <w:lvlText w:val="%8"/>
      <w:lvlJc w:val="left"/>
      <w:pPr>
        <w:tabs>
          <w:tab w:val="num" w:pos="25920"/>
        </w:tabs>
        <w:ind w:left="1800" w:hanging="360"/>
      </w:pPr>
      <w:rPr>
        <w:rFonts w:hint="default"/>
        <w:color w:val="562873" w:themeColor="accent1"/>
      </w:rPr>
    </w:lvl>
    <w:lvl w:ilvl="8">
      <w:start w:val="1"/>
      <w:numFmt w:val="none"/>
      <w:lvlText w:val=""/>
      <w:lvlJc w:val="left"/>
      <w:pPr>
        <w:ind w:left="720" w:firstLine="0"/>
      </w:pPr>
      <w:rPr>
        <w:rFonts w:hint="default"/>
        <w:b w:val="0"/>
        <w:i w:val="0"/>
        <w:sz w:val="16"/>
      </w:rPr>
    </w:lvl>
  </w:abstractNum>
  <w:abstractNum w:abstractNumId="9" w15:restartNumberingAfterBreak="0">
    <w:nsid w:val="213C3BE8"/>
    <w:multiLevelType w:val="hybridMultilevel"/>
    <w:tmpl w:val="D6003D08"/>
    <w:lvl w:ilvl="0" w:tplc="B9B6153C">
      <w:start w:val="1"/>
      <w:numFmt w:val="decimal"/>
      <w:lvlText w:val="%1)"/>
      <w:lvlJc w:val="left"/>
      <w:pPr>
        <w:ind w:left="1020" w:hanging="360"/>
      </w:pPr>
    </w:lvl>
    <w:lvl w:ilvl="1" w:tplc="DCEE221C">
      <w:start w:val="1"/>
      <w:numFmt w:val="decimal"/>
      <w:lvlText w:val="%2)"/>
      <w:lvlJc w:val="left"/>
      <w:pPr>
        <w:ind w:left="1020" w:hanging="360"/>
      </w:pPr>
    </w:lvl>
    <w:lvl w:ilvl="2" w:tplc="DE4A3C96">
      <w:start w:val="1"/>
      <w:numFmt w:val="decimal"/>
      <w:lvlText w:val="%3)"/>
      <w:lvlJc w:val="left"/>
      <w:pPr>
        <w:ind w:left="1020" w:hanging="360"/>
      </w:pPr>
    </w:lvl>
    <w:lvl w:ilvl="3" w:tplc="CC36D0EE">
      <w:start w:val="1"/>
      <w:numFmt w:val="decimal"/>
      <w:lvlText w:val="%4)"/>
      <w:lvlJc w:val="left"/>
      <w:pPr>
        <w:ind w:left="1020" w:hanging="360"/>
      </w:pPr>
    </w:lvl>
    <w:lvl w:ilvl="4" w:tplc="F0E2A256">
      <w:start w:val="1"/>
      <w:numFmt w:val="decimal"/>
      <w:lvlText w:val="%5)"/>
      <w:lvlJc w:val="left"/>
      <w:pPr>
        <w:ind w:left="1020" w:hanging="360"/>
      </w:pPr>
    </w:lvl>
    <w:lvl w:ilvl="5" w:tplc="2E947126">
      <w:start w:val="1"/>
      <w:numFmt w:val="decimal"/>
      <w:lvlText w:val="%6)"/>
      <w:lvlJc w:val="left"/>
      <w:pPr>
        <w:ind w:left="1020" w:hanging="360"/>
      </w:pPr>
    </w:lvl>
    <w:lvl w:ilvl="6" w:tplc="26FE5116">
      <w:start w:val="1"/>
      <w:numFmt w:val="decimal"/>
      <w:lvlText w:val="%7)"/>
      <w:lvlJc w:val="left"/>
      <w:pPr>
        <w:ind w:left="1020" w:hanging="360"/>
      </w:pPr>
    </w:lvl>
    <w:lvl w:ilvl="7" w:tplc="46A22904">
      <w:start w:val="1"/>
      <w:numFmt w:val="decimal"/>
      <w:lvlText w:val="%8)"/>
      <w:lvlJc w:val="left"/>
      <w:pPr>
        <w:ind w:left="1020" w:hanging="360"/>
      </w:pPr>
    </w:lvl>
    <w:lvl w:ilvl="8" w:tplc="D63E98A0">
      <w:start w:val="1"/>
      <w:numFmt w:val="decimal"/>
      <w:lvlText w:val="%9)"/>
      <w:lvlJc w:val="left"/>
      <w:pPr>
        <w:ind w:left="1020" w:hanging="360"/>
      </w:pPr>
    </w:lvl>
  </w:abstractNum>
  <w:abstractNum w:abstractNumId="10" w15:restartNumberingAfterBreak="0">
    <w:nsid w:val="21FD20CD"/>
    <w:multiLevelType w:val="hybridMultilevel"/>
    <w:tmpl w:val="009844AC"/>
    <w:lvl w:ilvl="0" w:tplc="3F40ED48">
      <w:start w:val="1"/>
      <w:numFmt w:val="bullet"/>
      <w:lvlText w:val=""/>
      <w:lvlJc w:val="left"/>
      <w:pPr>
        <w:ind w:left="720" w:hanging="360"/>
      </w:pPr>
      <w:rPr>
        <w:rFonts w:ascii="Symbol" w:hAnsi="Symbol" w:hint="default"/>
        <w:color w:val="984A9C" w:themeColor="accen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37049B3"/>
    <w:multiLevelType w:val="hybridMultilevel"/>
    <w:tmpl w:val="D74899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691374B"/>
    <w:multiLevelType w:val="multilevel"/>
    <w:tmpl w:val="E2627CE2"/>
    <w:lvl w:ilvl="0">
      <w:start w:val="1"/>
      <w:numFmt w:val="bullet"/>
      <w:lvlText w:val=""/>
      <w:lvlJc w:val="left"/>
      <w:pPr>
        <w:tabs>
          <w:tab w:val="num" w:pos="2431"/>
        </w:tabs>
        <w:ind w:left="2431" w:hanging="1296"/>
      </w:pPr>
      <w:rPr>
        <w:rFonts w:ascii="Symbol" w:hAnsi="Symbol" w:hint="default"/>
        <w:b w:val="0"/>
        <w:i w:val="0"/>
        <w:iCs w:val="0"/>
        <w:color w:val="02346E" w:themeColor="accent4" w:themeShade="BF"/>
        <w:sz w:val="18"/>
      </w:rPr>
    </w:lvl>
    <w:lvl w:ilvl="1">
      <w:start w:val="1"/>
      <w:numFmt w:val="none"/>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04" w:hanging="288"/>
      </w:pPr>
      <w:rPr>
        <w:rFonts w:ascii="Symbol" w:hAnsi="Symbol" w:hint="default"/>
        <w:b w:val="0"/>
        <w:i w:val="0"/>
        <w:caps w:val="0"/>
        <w:strike w:val="0"/>
        <w:dstrike w:val="0"/>
        <w:vanish w:val="0"/>
        <w:color w:val="7030A0"/>
        <w:sz w:val="20"/>
        <w:vertAlign w:val="baseline"/>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13" w15:restartNumberingAfterBreak="0">
    <w:nsid w:val="27227B30"/>
    <w:multiLevelType w:val="hybridMultilevel"/>
    <w:tmpl w:val="6D92039C"/>
    <w:lvl w:ilvl="0" w:tplc="AB1A8F16">
      <w:start w:val="1"/>
      <w:numFmt w:val="bullet"/>
      <w:lvlText w:val=""/>
      <w:lvlJc w:val="left"/>
      <w:pPr>
        <w:ind w:left="720" w:hanging="360"/>
      </w:pPr>
      <w:rPr>
        <w:rFonts w:ascii="Symbol" w:hAnsi="Symbol" w:hint="default"/>
        <w:color w:val="7030A0"/>
      </w:rPr>
    </w:lvl>
    <w:lvl w:ilvl="1" w:tplc="E19C99CC">
      <w:start w:val="1"/>
      <w:numFmt w:val="bullet"/>
      <w:lvlText w:val="o"/>
      <w:lvlJc w:val="left"/>
      <w:pPr>
        <w:ind w:left="1440" w:hanging="360"/>
      </w:pPr>
      <w:rPr>
        <w:rFonts w:ascii="Symbol" w:hAnsi="Symbol"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C28ED"/>
    <w:multiLevelType w:val="multilevel"/>
    <w:tmpl w:val="DEEC8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1B1B41"/>
    <w:multiLevelType w:val="hybridMultilevel"/>
    <w:tmpl w:val="995A950C"/>
    <w:lvl w:ilvl="0" w:tplc="3F40ED48">
      <w:start w:val="1"/>
      <w:numFmt w:val="bullet"/>
      <w:lvlText w:val=""/>
      <w:lvlJc w:val="left"/>
      <w:pPr>
        <w:ind w:left="720" w:hanging="360"/>
      </w:pPr>
      <w:rPr>
        <w:rFonts w:ascii="Symbol" w:hAnsi="Symbol" w:hint="default"/>
        <w:color w:val="984A9C" w:themeColor="accen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B5B05AD"/>
    <w:multiLevelType w:val="hybridMultilevel"/>
    <w:tmpl w:val="BE4CFF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D0C524C"/>
    <w:multiLevelType w:val="hybridMultilevel"/>
    <w:tmpl w:val="8B2233CC"/>
    <w:lvl w:ilvl="0" w:tplc="AB1A8F16">
      <w:start w:val="1"/>
      <w:numFmt w:val="bullet"/>
      <w:lvlText w:val=""/>
      <w:lvlJc w:val="left"/>
      <w:pPr>
        <w:ind w:left="720" w:hanging="360"/>
      </w:pPr>
      <w:rPr>
        <w:rFonts w:ascii="Symbol" w:hAnsi="Symbol" w:hint="default"/>
        <w:color w:val="7030A0"/>
      </w:rPr>
    </w:lvl>
    <w:lvl w:ilvl="1" w:tplc="6A00ECC0">
      <w:start w:val="1"/>
      <w:numFmt w:val="bullet"/>
      <w:lvlText w:val=""/>
      <w:lvlJc w:val="left"/>
      <w:pPr>
        <w:ind w:left="1440" w:hanging="360"/>
      </w:pPr>
      <w:rPr>
        <w:rFonts w:ascii="Symbol" w:hAnsi="Symbol" w:cs="Courier New" w:hint="default"/>
        <w:color w:val="984A9C"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332ED5"/>
    <w:multiLevelType w:val="multilevel"/>
    <w:tmpl w:val="AE8839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DFE344D"/>
    <w:multiLevelType w:val="hybridMultilevel"/>
    <w:tmpl w:val="63845376"/>
    <w:lvl w:ilvl="0" w:tplc="5D48015C">
      <w:start w:val="1"/>
      <w:numFmt w:val="decimal"/>
      <w:lvlText w:val="%1)"/>
      <w:lvlJc w:val="left"/>
      <w:pPr>
        <w:ind w:left="1020" w:hanging="360"/>
      </w:pPr>
    </w:lvl>
    <w:lvl w:ilvl="1" w:tplc="6B38A27A">
      <w:start w:val="1"/>
      <w:numFmt w:val="decimal"/>
      <w:lvlText w:val="%2)"/>
      <w:lvlJc w:val="left"/>
      <w:pPr>
        <w:ind w:left="1020" w:hanging="360"/>
      </w:pPr>
    </w:lvl>
    <w:lvl w:ilvl="2" w:tplc="991062DC">
      <w:start w:val="1"/>
      <w:numFmt w:val="decimal"/>
      <w:lvlText w:val="%3)"/>
      <w:lvlJc w:val="left"/>
      <w:pPr>
        <w:ind w:left="1020" w:hanging="360"/>
      </w:pPr>
    </w:lvl>
    <w:lvl w:ilvl="3" w:tplc="13223FD2">
      <w:start w:val="1"/>
      <w:numFmt w:val="decimal"/>
      <w:lvlText w:val="%4)"/>
      <w:lvlJc w:val="left"/>
      <w:pPr>
        <w:ind w:left="1020" w:hanging="360"/>
      </w:pPr>
    </w:lvl>
    <w:lvl w:ilvl="4" w:tplc="CDA83164">
      <w:start w:val="1"/>
      <w:numFmt w:val="decimal"/>
      <w:lvlText w:val="%5)"/>
      <w:lvlJc w:val="left"/>
      <w:pPr>
        <w:ind w:left="1020" w:hanging="360"/>
      </w:pPr>
    </w:lvl>
    <w:lvl w:ilvl="5" w:tplc="1200DF68">
      <w:start w:val="1"/>
      <w:numFmt w:val="decimal"/>
      <w:lvlText w:val="%6)"/>
      <w:lvlJc w:val="left"/>
      <w:pPr>
        <w:ind w:left="1020" w:hanging="360"/>
      </w:pPr>
    </w:lvl>
    <w:lvl w:ilvl="6" w:tplc="5C3E4284">
      <w:start w:val="1"/>
      <w:numFmt w:val="decimal"/>
      <w:lvlText w:val="%7)"/>
      <w:lvlJc w:val="left"/>
      <w:pPr>
        <w:ind w:left="1020" w:hanging="360"/>
      </w:pPr>
    </w:lvl>
    <w:lvl w:ilvl="7" w:tplc="3CD2C510">
      <w:start w:val="1"/>
      <w:numFmt w:val="decimal"/>
      <w:lvlText w:val="%8)"/>
      <w:lvlJc w:val="left"/>
      <w:pPr>
        <w:ind w:left="1020" w:hanging="360"/>
      </w:pPr>
    </w:lvl>
    <w:lvl w:ilvl="8" w:tplc="6DE8F9FC">
      <w:start w:val="1"/>
      <w:numFmt w:val="decimal"/>
      <w:lvlText w:val="%9)"/>
      <w:lvlJc w:val="left"/>
      <w:pPr>
        <w:ind w:left="1020" w:hanging="360"/>
      </w:pPr>
    </w:lvl>
  </w:abstractNum>
  <w:abstractNum w:abstractNumId="20" w15:restartNumberingAfterBreak="0">
    <w:nsid w:val="2E756CC1"/>
    <w:multiLevelType w:val="hybridMultilevel"/>
    <w:tmpl w:val="2F727E8C"/>
    <w:lvl w:ilvl="0" w:tplc="C35C3EDA">
      <w:start w:val="1"/>
      <w:numFmt w:val="bullet"/>
      <w:pStyle w:val="BulletListNormal"/>
      <w:lvlText w:val=""/>
      <w:lvlJc w:val="left"/>
      <w:pPr>
        <w:ind w:left="720" w:hanging="360"/>
      </w:pPr>
      <w:rPr>
        <w:rFonts w:ascii="Symbol" w:hAnsi="Symbol" w:hint="default"/>
        <w:b/>
        <w:bCs/>
        <w:color w:val="7030A0"/>
      </w:rPr>
    </w:lvl>
    <w:lvl w:ilvl="1" w:tplc="A8988332">
      <w:start w:val="1"/>
      <w:numFmt w:val="bullet"/>
      <w:lvlText w:val=""/>
      <w:lvlJc w:val="left"/>
      <w:pPr>
        <w:ind w:left="1440" w:hanging="360"/>
      </w:pPr>
      <w:rPr>
        <w:rFonts w:ascii="Symbol" w:hAnsi="Symbol" w:hint="default"/>
        <w:b/>
        <w:i w:val="0"/>
        <w:color w:val="984A9C" w:themeColor="accent2"/>
        <w:sz w:val="20"/>
      </w:rPr>
    </w:lvl>
    <w:lvl w:ilvl="2" w:tplc="2938BB02">
      <w:start w:val="1"/>
      <w:numFmt w:val="bullet"/>
      <w:lvlText w:val=""/>
      <w:lvlJc w:val="left"/>
      <w:pPr>
        <w:ind w:left="2160" w:hanging="360"/>
      </w:pPr>
      <w:rPr>
        <w:rFonts w:ascii="Wingdings" w:hAnsi="Wingdings" w:hint="default"/>
        <w:color w:val="562873" w:themeColor="accen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F11E26"/>
    <w:multiLevelType w:val="hybridMultilevel"/>
    <w:tmpl w:val="A09C27C4"/>
    <w:lvl w:ilvl="0" w:tplc="E0500BCC">
      <w:start w:val="1"/>
      <w:numFmt w:val="decimal"/>
      <w:lvlText w:val="%1)"/>
      <w:lvlJc w:val="left"/>
      <w:pPr>
        <w:ind w:left="1020" w:hanging="360"/>
      </w:pPr>
    </w:lvl>
    <w:lvl w:ilvl="1" w:tplc="0A0E18C2">
      <w:start w:val="1"/>
      <w:numFmt w:val="decimal"/>
      <w:lvlText w:val="%2)"/>
      <w:lvlJc w:val="left"/>
      <w:pPr>
        <w:ind w:left="1020" w:hanging="360"/>
      </w:pPr>
    </w:lvl>
    <w:lvl w:ilvl="2" w:tplc="08C4C160">
      <w:start w:val="1"/>
      <w:numFmt w:val="decimal"/>
      <w:lvlText w:val="%3)"/>
      <w:lvlJc w:val="left"/>
      <w:pPr>
        <w:ind w:left="1020" w:hanging="360"/>
      </w:pPr>
    </w:lvl>
    <w:lvl w:ilvl="3" w:tplc="01CEA678">
      <w:start w:val="1"/>
      <w:numFmt w:val="decimal"/>
      <w:lvlText w:val="%4)"/>
      <w:lvlJc w:val="left"/>
      <w:pPr>
        <w:ind w:left="1020" w:hanging="360"/>
      </w:pPr>
    </w:lvl>
    <w:lvl w:ilvl="4" w:tplc="ECAAEDCE">
      <w:start w:val="1"/>
      <w:numFmt w:val="decimal"/>
      <w:lvlText w:val="%5)"/>
      <w:lvlJc w:val="left"/>
      <w:pPr>
        <w:ind w:left="1020" w:hanging="360"/>
      </w:pPr>
    </w:lvl>
    <w:lvl w:ilvl="5" w:tplc="B82847FC">
      <w:start w:val="1"/>
      <w:numFmt w:val="decimal"/>
      <w:lvlText w:val="%6)"/>
      <w:lvlJc w:val="left"/>
      <w:pPr>
        <w:ind w:left="1020" w:hanging="360"/>
      </w:pPr>
    </w:lvl>
    <w:lvl w:ilvl="6" w:tplc="222684E2">
      <w:start w:val="1"/>
      <w:numFmt w:val="decimal"/>
      <w:lvlText w:val="%7)"/>
      <w:lvlJc w:val="left"/>
      <w:pPr>
        <w:ind w:left="1020" w:hanging="360"/>
      </w:pPr>
    </w:lvl>
    <w:lvl w:ilvl="7" w:tplc="4336E432">
      <w:start w:val="1"/>
      <w:numFmt w:val="decimal"/>
      <w:lvlText w:val="%8)"/>
      <w:lvlJc w:val="left"/>
      <w:pPr>
        <w:ind w:left="1020" w:hanging="360"/>
      </w:pPr>
    </w:lvl>
    <w:lvl w:ilvl="8" w:tplc="17825390">
      <w:start w:val="1"/>
      <w:numFmt w:val="decimal"/>
      <w:lvlText w:val="%9)"/>
      <w:lvlJc w:val="left"/>
      <w:pPr>
        <w:ind w:left="1020" w:hanging="360"/>
      </w:pPr>
    </w:lvl>
  </w:abstractNum>
  <w:abstractNum w:abstractNumId="22" w15:restartNumberingAfterBreak="0">
    <w:nsid w:val="2F5B72CE"/>
    <w:multiLevelType w:val="hybridMultilevel"/>
    <w:tmpl w:val="0E88E402"/>
    <w:lvl w:ilvl="0" w:tplc="62C810CA">
      <w:start w:val="1"/>
      <w:numFmt w:val="decimal"/>
      <w:pStyle w:val="ReferenceList"/>
      <w:lvlText w:val="[%1]"/>
      <w:lvlJc w:val="left"/>
      <w:pPr>
        <w:ind w:left="36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3" w15:restartNumberingAfterBreak="0">
    <w:nsid w:val="2F910AA0"/>
    <w:multiLevelType w:val="hybridMultilevel"/>
    <w:tmpl w:val="97200D4E"/>
    <w:lvl w:ilvl="0" w:tplc="DCD8C320">
      <w:start w:val="1"/>
      <w:numFmt w:val="decimal"/>
      <w:lvlText w:val="%1)"/>
      <w:lvlJc w:val="left"/>
      <w:pPr>
        <w:ind w:left="1020" w:hanging="360"/>
      </w:pPr>
    </w:lvl>
    <w:lvl w:ilvl="1" w:tplc="1586F4BA">
      <w:start w:val="1"/>
      <w:numFmt w:val="decimal"/>
      <w:lvlText w:val="%2)"/>
      <w:lvlJc w:val="left"/>
      <w:pPr>
        <w:ind w:left="1020" w:hanging="360"/>
      </w:pPr>
    </w:lvl>
    <w:lvl w:ilvl="2" w:tplc="16F62E34">
      <w:start w:val="1"/>
      <w:numFmt w:val="decimal"/>
      <w:lvlText w:val="%3)"/>
      <w:lvlJc w:val="left"/>
      <w:pPr>
        <w:ind w:left="1020" w:hanging="360"/>
      </w:pPr>
    </w:lvl>
    <w:lvl w:ilvl="3" w:tplc="0BE47282">
      <w:start w:val="1"/>
      <w:numFmt w:val="decimal"/>
      <w:lvlText w:val="%4)"/>
      <w:lvlJc w:val="left"/>
      <w:pPr>
        <w:ind w:left="1020" w:hanging="360"/>
      </w:pPr>
    </w:lvl>
    <w:lvl w:ilvl="4" w:tplc="75C2FC56">
      <w:start w:val="1"/>
      <w:numFmt w:val="decimal"/>
      <w:lvlText w:val="%5)"/>
      <w:lvlJc w:val="left"/>
      <w:pPr>
        <w:ind w:left="1020" w:hanging="360"/>
      </w:pPr>
    </w:lvl>
    <w:lvl w:ilvl="5" w:tplc="016AC254">
      <w:start w:val="1"/>
      <w:numFmt w:val="decimal"/>
      <w:lvlText w:val="%6)"/>
      <w:lvlJc w:val="left"/>
      <w:pPr>
        <w:ind w:left="1020" w:hanging="360"/>
      </w:pPr>
    </w:lvl>
    <w:lvl w:ilvl="6" w:tplc="8C36650A">
      <w:start w:val="1"/>
      <w:numFmt w:val="decimal"/>
      <w:lvlText w:val="%7)"/>
      <w:lvlJc w:val="left"/>
      <w:pPr>
        <w:ind w:left="1020" w:hanging="360"/>
      </w:pPr>
    </w:lvl>
    <w:lvl w:ilvl="7" w:tplc="A2B6C216">
      <w:start w:val="1"/>
      <w:numFmt w:val="decimal"/>
      <w:lvlText w:val="%8)"/>
      <w:lvlJc w:val="left"/>
      <w:pPr>
        <w:ind w:left="1020" w:hanging="360"/>
      </w:pPr>
    </w:lvl>
    <w:lvl w:ilvl="8" w:tplc="6CE280C8">
      <w:start w:val="1"/>
      <w:numFmt w:val="decimal"/>
      <w:lvlText w:val="%9)"/>
      <w:lvlJc w:val="left"/>
      <w:pPr>
        <w:ind w:left="1020" w:hanging="360"/>
      </w:pPr>
    </w:lvl>
  </w:abstractNum>
  <w:abstractNum w:abstractNumId="24" w15:restartNumberingAfterBreak="0">
    <w:nsid w:val="31456E34"/>
    <w:multiLevelType w:val="multilevel"/>
    <w:tmpl w:val="94EEEE34"/>
    <w:lvl w:ilvl="0">
      <w:start w:val="1"/>
      <w:numFmt w:val="bullet"/>
      <w:pStyle w:val="RequirementBullet"/>
      <w:lvlText w:val=""/>
      <w:lvlJc w:val="left"/>
      <w:pPr>
        <w:tabs>
          <w:tab w:val="num" w:pos="2160"/>
        </w:tabs>
        <w:ind w:left="2520" w:hanging="360"/>
      </w:pPr>
      <w:rPr>
        <w:rFonts w:ascii="Symbol" w:hAnsi="Symbol" w:hint="default"/>
        <w:b/>
        <w:bCs/>
        <w:color w:val="562873" w:themeColor="accent1"/>
      </w:rPr>
    </w:lvl>
    <w:lvl w:ilvl="1">
      <w:start w:val="1"/>
      <w:numFmt w:val="bullet"/>
      <w:lvlText w:val=""/>
      <w:lvlJc w:val="left"/>
      <w:pPr>
        <w:tabs>
          <w:tab w:val="num" w:pos="2448"/>
        </w:tabs>
        <w:ind w:left="2808" w:hanging="360"/>
      </w:pPr>
      <w:rPr>
        <w:rFonts w:ascii="Symbol" w:hAnsi="Symbol" w:hint="default"/>
        <w:color w:val="984A9C" w:themeColor="accent2"/>
      </w:rPr>
    </w:lvl>
    <w:lvl w:ilvl="2">
      <w:start w:val="1"/>
      <w:numFmt w:val="none"/>
      <w:lvlText w:val=""/>
      <w:lvlJc w:val="left"/>
      <w:pPr>
        <w:tabs>
          <w:tab w:val="num" w:pos="2736"/>
        </w:tabs>
        <w:ind w:left="2808" w:hanging="360"/>
      </w:pPr>
      <w:rPr>
        <w:rFonts w:hint="default"/>
        <w:color w:val="562873" w:themeColor="accent1"/>
      </w:rPr>
    </w:lvl>
    <w:lvl w:ilvl="3">
      <w:start w:val="1"/>
      <w:numFmt w:val="bullet"/>
      <w:lvlText w:val=""/>
      <w:lvlJc w:val="left"/>
      <w:pPr>
        <w:tabs>
          <w:tab w:val="num" w:pos="3024"/>
        </w:tabs>
        <w:ind w:left="3384" w:hanging="360"/>
      </w:pPr>
      <w:rPr>
        <w:rFonts w:ascii="Symbol" w:hAnsi="Symbol" w:hint="default"/>
      </w:rPr>
    </w:lvl>
    <w:lvl w:ilvl="4">
      <w:start w:val="1"/>
      <w:numFmt w:val="bullet"/>
      <w:lvlText w:val="o"/>
      <w:lvlJc w:val="left"/>
      <w:pPr>
        <w:tabs>
          <w:tab w:val="num" w:pos="3312"/>
        </w:tabs>
        <w:ind w:left="3672" w:hanging="360"/>
      </w:pPr>
      <w:rPr>
        <w:rFonts w:ascii="Courier New" w:hAnsi="Courier New" w:cs="Courier New" w:hint="default"/>
      </w:rPr>
    </w:lvl>
    <w:lvl w:ilvl="5">
      <w:start w:val="1"/>
      <w:numFmt w:val="bullet"/>
      <w:lvlText w:val=""/>
      <w:lvlJc w:val="left"/>
      <w:pPr>
        <w:tabs>
          <w:tab w:val="num" w:pos="3600"/>
        </w:tabs>
        <w:ind w:left="3960" w:hanging="360"/>
      </w:pPr>
      <w:rPr>
        <w:rFonts w:ascii="Wingdings" w:hAnsi="Wingdings" w:hint="default"/>
      </w:rPr>
    </w:lvl>
    <w:lvl w:ilvl="6">
      <w:start w:val="1"/>
      <w:numFmt w:val="bullet"/>
      <w:lvlText w:val=""/>
      <w:lvlJc w:val="left"/>
      <w:pPr>
        <w:tabs>
          <w:tab w:val="num" w:pos="3888"/>
        </w:tabs>
        <w:ind w:left="4248" w:hanging="360"/>
      </w:pPr>
      <w:rPr>
        <w:rFonts w:ascii="Symbol" w:hAnsi="Symbol" w:hint="default"/>
      </w:rPr>
    </w:lvl>
    <w:lvl w:ilvl="7">
      <w:start w:val="1"/>
      <w:numFmt w:val="bullet"/>
      <w:lvlText w:val="o"/>
      <w:lvlJc w:val="left"/>
      <w:pPr>
        <w:tabs>
          <w:tab w:val="num" w:pos="4176"/>
        </w:tabs>
        <w:ind w:left="4536" w:hanging="360"/>
      </w:pPr>
      <w:rPr>
        <w:rFonts w:ascii="Courier New" w:hAnsi="Courier New" w:cs="Courier New" w:hint="default"/>
      </w:rPr>
    </w:lvl>
    <w:lvl w:ilvl="8">
      <w:start w:val="1"/>
      <w:numFmt w:val="bullet"/>
      <w:lvlText w:val=""/>
      <w:lvlJc w:val="left"/>
      <w:pPr>
        <w:tabs>
          <w:tab w:val="num" w:pos="4464"/>
        </w:tabs>
        <w:ind w:left="4824" w:hanging="360"/>
      </w:pPr>
      <w:rPr>
        <w:rFonts w:ascii="Wingdings" w:hAnsi="Wingdings" w:hint="default"/>
      </w:rPr>
    </w:lvl>
  </w:abstractNum>
  <w:abstractNum w:abstractNumId="25" w15:restartNumberingAfterBreak="0">
    <w:nsid w:val="38A07FA1"/>
    <w:multiLevelType w:val="hybridMultilevel"/>
    <w:tmpl w:val="397A60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D31456F"/>
    <w:multiLevelType w:val="multilevel"/>
    <w:tmpl w:val="D9A4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7E54FD"/>
    <w:multiLevelType w:val="hybridMultilevel"/>
    <w:tmpl w:val="5D808FD8"/>
    <w:lvl w:ilvl="0" w:tplc="B77227EC">
      <w:start w:val="1"/>
      <w:numFmt w:val="decimal"/>
      <w:lvlText w:val="%1)"/>
      <w:lvlJc w:val="left"/>
      <w:pPr>
        <w:ind w:left="1020" w:hanging="360"/>
      </w:pPr>
    </w:lvl>
    <w:lvl w:ilvl="1" w:tplc="FA147642">
      <w:start w:val="1"/>
      <w:numFmt w:val="decimal"/>
      <w:lvlText w:val="%2)"/>
      <w:lvlJc w:val="left"/>
      <w:pPr>
        <w:ind w:left="1020" w:hanging="360"/>
      </w:pPr>
    </w:lvl>
    <w:lvl w:ilvl="2" w:tplc="3CCCDA66">
      <w:start w:val="1"/>
      <w:numFmt w:val="decimal"/>
      <w:lvlText w:val="%3)"/>
      <w:lvlJc w:val="left"/>
      <w:pPr>
        <w:ind w:left="1020" w:hanging="360"/>
      </w:pPr>
    </w:lvl>
    <w:lvl w:ilvl="3" w:tplc="31F8536A">
      <w:start w:val="1"/>
      <w:numFmt w:val="decimal"/>
      <w:lvlText w:val="%4)"/>
      <w:lvlJc w:val="left"/>
      <w:pPr>
        <w:ind w:left="1020" w:hanging="360"/>
      </w:pPr>
    </w:lvl>
    <w:lvl w:ilvl="4" w:tplc="7C684548">
      <w:start w:val="1"/>
      <w:numFmt w:val="decimal"/>
      <w:lvlText w:val="%5)"/>
      <w:lvlJc w:val="left"/>
      <w:pPr>
        <w:ind w:left="1020" w:hanging="360"/>
      </w:pPr>
    </w:lvl>
    <w:lvl w:ilvl="5" w:tplc="5108016A">
      <w:start w:val="1"/>
      <w:numFmt w:val="decimal"/>
      <w:lvlText w:val="%6)"/>
      <w:lvlJc w:val="left"/>
      <w:pPr>
        <w:ind w:left="1020" w:hanging="360"/>
      </w:pPr>
    </w:lvl>
    <w:lvl w:ilvl="6" w:tplc="9904D2BC">
      <w:start w:val="1"/>
      <w:numFmt w:val="decimal"/>
      <w:lvlText w:val="%7)"/>
      <w:lvlJc w:val="left"/>
      <w:pPr>
        <w:ind w:left="1020" w:hanging="360"/>
      </w:pPr>
    </w:lvl>
    <w:lvl w:ilvl="7" w:tplc="365E2AD8">
      <w:start w:val="1"/>
      <w:numFmt w:val="decimal"/>
      <w:lvlText w:val="%8)"/>
      <w:lvlJc w:val="left"/>
      <w:pPr>
        <w:ind w:left="1020" w:hanging="360"/>
      </w:pPr>
    </w:lvl>
    <w:lvl w:ilvl="8" w:tplc="034240AC">
      <w:start w:val="1"/>
      <w:numFmt w:val="decimal"/>
      <w:lvlText w:val="%9)"/>
      <w:lvlJc w:val="left"/>
      <w:pPr>
        <w:ind w:left="1020" w:hanging="360"/>
      </w:pPr>
    </w:lvl>
  </w:abstractNum>
  <w:abstractNum w:abstractNumId="28" w15:restartNumberingAfterBreak="0">
    <w:nsid w:val="40A3002E"/>
    <w:multiLevelType w:val="hybridMultilevel"/>
    <w:tmpl w:val="4BD6A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0E833F2"/>
    <w:multiLevelType w:val="multilevel"/>
    <w:tmpl w:val="20F0E294"/>
    <w:lvl w:ilvl="0">
      <w:start w:val="1"/>
      <w:numFmt w:val="decimal"/>
      <w:pStyle w:val="SysReq1"/>
      <w:lvlText w:val="QQQ_0%1."/>
      <w:lvlJc w:val="left"/>
      <w:pPr>
        <w:ind w:left="1495" w:hanging="360"/>
      </w:pPr>
      <w:rPr>
        <w:rFonts w:hint="default"/>
        <w:b w:val="0"/>
        <w:i w:val="0"/>
        <w:iCs w:val="0"/>
        <w:color w:val="02346E" w:themeColor="accent4" w:themeShade="BF"/>
        <w:sz w:val="18"/>
      </w:rPr>
    </w:lvl>
    <w:lvl w:ilvl="1">
      <w:start w:val="1"/>
      <w:numFmt w:val="none"/>
      <w:pStyle w:val="ICS"/>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pStyle w:val="SysReq2"/>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04" w:hanging="288"/>
      </w:pPr>
      <w:rPr>
        <w:rFonts w:ascii="Symbol" w:hAnsi="Symbol" w:hint="default"/>
        <w:b w:val="0"/>
        <w:i w:val="0"/>
        <w:caps w:val="0"/>
        <w:strike w:val="0"/>
        <w:dstrike w:val="0"/>
        <w:vanish w:val="0"/>
        <w:color w:val="7030A0"/>
        <w:sz w:val="20"/>
        <w:vertAlign w:val="baseline"/>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30" w15:restartNumberingAfterBreak="0">
    <w:nsid w:val="445D6669"/>
    <w:multiLevelType w:val="multilevel"/>
    <w:tmpl w:val="3266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7572B1"/>
    <w:multiLevelType w:val="hybridMultilevel"/>
    <w:tmpl w:val="98349F6A"/>
    <w:lvl w:ilvl="0" w:tplc="4BAA3EE8">
      <w:start w:val="1"/>
      <w:numFmt w:val="decimal"/>
      <w:lvlText w:val="%1)"/>
      <w:lvlJc w:val="left"/>
      <w:pPr>
        <w:ind w:left="1020" w:hanging="360"/>
      </w:pPr>
    </w:lvl>
    <w:lvl w:ilvl="1" w:tplc="DF380B42">
      <w:start w:val="1"/>
      <w:numFmt w:val="decimal"/>
      <w:lvlText w:val="%2)"/>
      <w:lvlJc w:val="left"/>
      <w:pPr>
        <w:ind w:left="1020" w:hanging="360"/>
      </w:pPr>
    </w:lvl>
    <w:lvl w:ilvl="2" w:tplc="38904DBC">
      <w:start w:val="1"/>
      <w:numFmt w:val="decimal"/>
      <w:lvlText w:val="%3)"/>
      <w:lvlJc w:val="left"/>
      <w:pPr>
        <w:ind w:left="1020" w:hanging="360"/>
      </w:pPr>
    </w:lvl>
    <w:lvl w:ilvl="3" w:tplc="8B82911A">
      <w:start w:val="1"/>
      <w:numFmt w:val="decimal"/>
      <w:lvlText w:val="%4)"/>
      <w:lvlJc w:val="left"/>
      <w:pPr>
        <w:ind w:left="1020" w:hanging="360"/>
      </w:pPr>
    </w:lvl>
    <w:lvl w:ilvl="4" w:tplc="28F481C4">
      <w:start w:val="1"/>
      <w:numFmt w:val="decimal"/>
      <w:lvlText w:val="%5)"/>
      <w:lvlJc w:val="left"/>
      <w:pPr>
        <w:ind w:left="1020" w:hanging="360"/>
      </w:pPr>
    </w:lvl>
    <w:lvl w:ilvl="5" w:tplc="B9DCCEA0">
      <w:start w:val="1"/>
      <w:numFmt w:val="decimal"/>
      <w:lvlText w:val="%6)"/>
      <w:lvlJc w:val="left"/>
      <w:pPr>
        <w:ind w:left="1020" w:hanging="360"/>
      </w:pPr>
    </w:lvl>
    <w:lvl w:ilvl="6" w:tplc="90661B92">
      <w:start w:val="1"/>
      <w:numFmt w:val="decimal"/>
      <w:lvlText w:val="%7)"/>
      <w:lvlJc w:val="left"/>
      <w:pPr>
        <w:ind w:left="1020" w:hanging="360"/>
      </w:pPr>
    </w:lvl>
    <w:lvl w:ilvl="7" w:tplc="1B2010D6">
      <w:start w:val="1"/>
      <w:numFmt w:val="decimal"/>
      <w:lvlText w:val="%8)"/>
      <w:lvlJc w:val="left"/>
      <w:pPr>
        <w:ind w:left="1020" w:hanging="360"/>
      </w:pPr>
    </w:lvl>
    <w:lvl w:ilvl="8" w:tplc="624A10D6">
      <w:start w:val="1"/>
      <w:numFmt w:val="decimal"/>
      <w:lvlText w:val="%9)"/>
      <w:lvlJc w:val="left"/>
      <w:pPr>
        <w:ind w:left="1020" w:hanging="360"/>
      </w:pPr>
    </w:lvl>
  </w:abstractNum>
  <w:abstractNum w:abstractNumId="32" w15:restartNumberingAfterBreak="0">
    <w:nsid w:val="45150367"/>
    <w:multiLevelType w:val="hybridMultilevel"/>
    <w:tmpl w:val="724AF870"/>
    <w:lvl w:ilvl="0" w:tplc="641AA7EC">
      <w:start w:val="1"/>
      <w:numFmt w:val="decimal"/>
      <w:lvlText w:val="%1)"/>
      <w:lvlJc w:val="left"/>
      <w:pPr>
        <w:ind w:left="1020" w:hanging="360"/>
      </w:pPr>
    </w:lvl>
    <w:lvl w:ilvl="1" w:tplc="79E815E2">
      <w:start w:val="1"/>
      <w:numFmt w:val="decimal"/>
      <w:lvlText w:val="%2)"/>
      <w:lvlJc w:val="left"/>
      <w:pPr>
        <w:ind w:left="1020" w:hanging="360"/>
      </w:pPr>
    </w:lvl>
    <w:lvl w:ilvl="2" w:tplc="BE7E8D06">
      <w:start w:val="1"/>
      <w:numFmt w:val="decimal"/>
      <w:lvlText w:val="%3)"/>
      <w:lvlJc w:val="left"/>
      <w:pPr>
        <w:ind w:left="1020" w:hanging="360"/>
      </w:pPr>
    </w:lvl>
    <w:lvl w:ilvl="3" w:tplc="B76653EE">
      <w:start w:val="1"/>
      <w:numFmt w:val="decimal"/>
      <w:lvlText w:val="%4)"/>
      <w:lvlJc w:val="left"/>
      <w:pPr>
        <w:ind w:left="1020" w:hanging="360"/>
      </w:pPr>
    </w:lvl>
    <w:lvl w:ilvl="4" w:tplc="4FEA3940">
      <w:start w:val="1"/>
      <w:numFmt w:val="decimal"/>
      <w:lvlText w:val="%5)"/>
      <w:lvlJc w:val="left"/>
      <w:pPr>
        <w:ind w:left="1020" w:hanging="360"/>
      </w:pPr>
    </w:lvl>
    <w:lvl w:ilvl="5" w:tplc="B248FA12">
      <w:start w:val="1"/>
      <w:numFmt w:val="decimal"/>
      <w:lvlText w:val="%6)"/>
      <w:lvlJc w:val="left"/>
      <w:pPr>
        <w:ind w:left="1020" w:hanging="360"/>
      </w:pPr>
    </w:lvl>
    <w:lvl w:ilvl="6" w:tplc="2ABAAA00">
      <w:start w:val="1"/>
      <w:numFmt w:val="decimal"/>
      <w:lvlText w:val="%7)"/>
      <w:lvlJc w:val="left"/>
      <w:pPr>
        <w:ind w:left="1020" w:hanging="360"/>
      </w:pPr>
    </w:lvl>
    <w:lvl w:ilvl="7" w:tplc="5A6066DC">
      <w:start w:val="1"/>
      <w:numFmt w:val="decimal"/>
      <w:lvlText w:val="%8)"/>
      <w:lvlJc w:val="left"/>
      <w:pPr>
        <w:ind w:left="1020" w:hanging="360"/>
      </w:pPr>
    </w:lvl>
    <w:lvl w:ilvl="8" w:tplc="7A941F9A">
      <w:start w:val="1"/>
      <w:numFmt w:val="decimal"/>
      <w:lvlText w:val="%9)"/>
      <w:lvlJc w:val="left"/>
      <w:pPr>
        <w:ind w:left="1020" w:hanging="360"/>
      </w:pPr>
    </w:lvl>
  </w:abstractNum>
  <w:abstractNum w:abstractNumId="33" w15:restartNumberingAfterBreak="0">
    <w:nsid w:val="45D67808"/>
    <w:multiLevelType w:val="hybridMultilevel"/>
    <w:tmpl w:val="3A543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5E65792"/>
    <w:multiLevelType w:val="multilevel"/>
    <w:tmpl w:val="656C5F8E"/>
    <w:lvl w:ilvl="0">
      <w:start w:val="1"/>
      <w:numFmt w:val="bullet"/>
      <w:lvlText w:val=""/>
      <w:lvlJc w:val="left"/>
      <w:pPr>
        <w:tabs>
          <w:tab w:val="num" w:pos="2791"/>
        </w:tabs>
        <w:ind w:left="2791" w:hanging="360"/>
      </w:pPr>
      <w:rPr>
        <w:rFonts w:ascii="Symbol" w:hAnsi="Symbol" w:hint="default"/>
        <w:sz w:val="20"/>
      </w:rPr>
    </w:lvl>
    <w:lvl w:ilvl="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35" w15:restartNumberingAfterBreak="0">
    <w:nsid w:val="4C07717C"/>
    <w:multiLevelType w:val="multilevel"/>
    <w:tmpl w:val="0A9C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283E99"/>
    <w:multiLevelType w:val="multilevel"/>
    <w:tmpl w:val="FF04C1E0"/>
    <w:styleLink w:val="BulletsSCKCEN"/>
    <w:lvl w:ilvl="0">
      <w:start w:val="1"/>
      <w:numFmt w:val="bullet"/>
      <w:lvlText w:val=""/>
      <w:lvlJc w:val="left"/>
      <w:pPr>
        <w:ind w:left="227" w:hanging="227"/>
      </w:pPr>
      <w:rPr>
        <w:rFonts w:ascii="Symbol" w:hAnsi="Symbol" w:hint="default"/>
        <w:color w:val="984A9C" w:themeColor="accent2"/>
        <w:spacing w:val="0"/>
        <w:w w:val="100"/>
        <w:kern w:val="18"/>
        <w:position w:val="0"/>
        <w:sz w:val="18"/>
      </w:rPr>
    </w:lvl>
    <w:lvl w:ilvl="1">
      <w:start w:val="1"/>
      <w:numFmt w:val="bullet"/>
      <w:lvlText w:val=""/>
      <w:lvlJc w:val="left"/>
      <w:pPr>
        <w:ind w:left="454" w:hanging="227"/>
      </w:pPr>
      <w:rPr>
        <w:rFonts w:ascii="Symbol" w:hAnsi="Symbol" w:hint="default"/>
        <w:color w:val="562873" w:themeColor="accent1"/>
      </w:rPr>
    </w:lvl>
    <w:lvl w:ilvl="2">
      <w:start w:val="1"/>
      <w:numFmt w:val="bullet"/>
      <w:lvlText w:val=""/>
      <w:lvlJc w:val="left"/>
      <w:pPr>
        <w:ind w:left="680" w:hanging="226"/>
      </w:pPr>
      <w:rPr>
        <w:rFonts w:ascii="Symbol" w:hAnsi="Symbol" w:hint="default"/>
        <w:color w:val="034694" w:themeColor="accent4"/>
      </w:rPr>
    </w:lvl>
    <w:lvl w:ilvl="3">
      <w:start w:val="1"/>
      <w:numFmt w:val="bullet"/>
      <w:lvlText w:val=""/>
      <w:lvlJc w:val="left"/>
      <w:pPr>
        <w:ind w:left="907" w:hanging="226"/>
      </w:pPr>
      <w:rPr>
        <w:rFonts w:ascii="Symbol" w:hAnsi="Symbol" w:hint="default"/>
        <w:color w:val="8ED8F8" w:themeColor="accent3"/>
      </w:rPr>
    </w:lvl>
    <w:lvl w:ilvl="4">
      <w:start w:val="1"/>
      <w:numFmt w:val="bullet"/>
      <w:lvlText w:val=""/>
      <w:lvlJc w:val="left"/>
      <w:pPr>
        <w:ind w:left="1134" w:hanging="226"/>
      </w:pPr>
      <w:rPr>
        <w:rFonts w:ascii="Symbol" w:hAnsi="Symbol" w:hint="default"/>
        <w:color w:val="808080" w:themeColor="background1" w:themeShade="80"/>
      </w:rPr>
    </w:lvl>
    <w:lvl w:ilvl="5">
      <w:start w:val="1"/>
      <w:numFmt w:val="bullet"/>
      <w:lvlText w:val=""/>
      <w:lvlJc w:val="left"/>
      <w:pPr>
        <w:ind w:left="1362" w:hanging="227"/>
      </w:pPr>
      <w:rPr>
        <w:rFonts w:ascii="Symbol" w:hAnsi="Symbol" w:hint="default"/>
        <w:color w:val="A6A6A6" w:themeColor="background1" w:themeShade="A6"/>
      </w:rPr>
    </w:lvl>
    <w:lvl w:ilvl="6">
      <w:start w:val="1"/>
      <w:numFmt w:val="bullet"/>
      <w:lvlText w:val=""/>
      <w:lvlJc w:val="left"/>
      <w:pPr>
        <w:ind w:left="1589" w:hanging="227"/>
      </w:pPr>
      <w:rPr>
        <w:rFonts w:ascii="Symbol" w:hAnsi="Symbol" w:hint="default"/>
        <w:color w:val="BFBFBF" w:themeColor="background1" w:themeShade="BF"/>
      </w:rPr>
    </w:lvl>
    <w:lvl w:ilvl="7">
      <w:start w:val="1"/>
      <w:numFmt w:val="bullet"/>
      <w:lvlText w:val=""/>
      <w:lvlJc w:val="left"/>
      <w:pPr>
        <w:ind w:left="1816" w:hanging="227"/>
      </w:pPr>
      <w:rPr>
        <w:rFonts w:ascii="Symbol" w:hAnsi="Symbol" w:hint="default"/>
        <w:color w:val="D9D9D9" w:themeColor="background1" w:themeShade="D9"/>
      </w:rPr>
    </w:lvl>
    <w:lvl w:ilvl="8">
      <w:start w:val="1"/>
      <w:numFmt w:val="bullet"/>
      <w:lvlText w:val=""/>
      <w:lvlJc w:val="left"/>
      <w:pPr>
        <w:ind w:left="2043" w:hanging="227"/>
      </w:pPr>
      <w:rPr>
        <w:rFonts w:ascii="Symbol" w:hAnsi="Symbol" w:hint="default"/>
        <w:color w:val="F2F2F2" w:themeColor="background1" w:themeShade="F2"/>
      </w:rPr>
    </w:lvl>
  </w:abstractNum>
  <w:abstractNum w:abstractNumId="37" w15:restartNumberingAfterBreak="0">
    <w:nsid w:val="4EB96559"/>
    <w:multiLevelType w:val="hybridMultilevel"/>
    <w:tmpl w:val="A32673F0"/>
    <w:lvl w:ilvl="0" w:tplc="3E50EFBC">
      <w:start w:val="1"/>
      <w:numFmt w:val="bullet"/>
      <w:lvlText w:val=""/>
      <w:lvlJc w:val="left"/>
      <w:pPr>
        <w:ind w:left="720" w:hanging="360"/>
      </w:pPr>
      <w:rPr>
        <w:rFonts w:ascii="Symbol" w:hAnsi="Symbol" w:hint="default"/>
        <w:color w:val="000000" w:themeColor="text1"/>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54923EFB"/>
    <w:multiLevelType w:val="multilevel"/>
    <w:tmpl w:val="A9B61958"/>
    <w:lvl w:ilvl="0">
      <w:start w:val="1"/>
      <w:numFmt w:val="decimal"/>
      <w:lvlText w:val="Req # %1"/>
      <w:lvlJc w:val="left"/>
      <w:pPr>
        <w:tabs>
          <w:tab w:val="num" w:pos="2286"/>
        </w:tabs>
        <w:ind w:left="2286" w:hanging="1296"/>
      </w:pPr>
      <w:rPr>
        <w:rFonts w:ascii="Segoe UI" w:hAnsi="Segoe UI" w:hint="default"/>
        <w:b w:val="0"/>
        <w:i w:val="0"/>
        <w:iCs w:val="0"/>
        <w:color w:val="02346E" w:themeColor="accent4" w:themeShade="BF"/>
        <w:sz w:val="18"/>
      </w:rPr>
    </w:lvl>
    <w:lvl w:ilvl="1">
      <w:start w:val="1"/>
      <w:numFmt w:val="none"/>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04" w:hanging="288"/>
      </w:pPr>
      <w:rPr>
        <w:rFonts w:ascii="Symbol" w:hAnsi="Symbol" w:hint="default"/>
        <w:b w:val="0"/>
        <w:i w:val="0"/>
        <w:caps w:val="0"/>
        <w:strike w:val="0"/>
        <w:dstrike w:val="0"/>
        <w:vanish w:val="0"/>
        <w:color w:val="7030A0"/>
        <w:sz w:val="20"/>
        <w:vertAlign w:val="baseline"/>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39" w15:restartNumberingAfterBreak="0">
    <w:nsid w:val="588C3694"/>
    <w:multiLevelType w:val="multilevel"/>
    <w:tmpl w:val="12DA8F3C"/>
    <w:lvl w:ilvl="0">
      <w:start w:val="1"/>
      <w:numFmt w:val="bullet"/>
      <w:lvlText w:val=""/>
      <w:lvlJc w:val="left"/>
      <w:pPr>
        <w:tabs>
          <w:tab w:val="num" w:pos="2791"/>
        </w:tabs>
        <w:ind w:left="2791" w:hanging="360"/>
      </w:pPr>
      <w:rPr>
        <w:rFonts w:ascii="Symbol" w:hAnsi="Symbol" w:hint="default"/>
        <w:sz w:val="20"/>
      </w:rPr>
    </w:lvl>
    <w:lvl w:ilvl="1" w:tentative="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40" w15:restartNumberingAfterBreak="0">
    <w:nsid w:val="5FDA6C0B"/>
    <w:multiLevelType w:val="hybridMultilevel"/>
    <w:tmpl w:val="641AADD2"/>
    <w:lvl w:ilvl="0" w:tplc="FECA35F4">
      <w:start w:val="1"/>
      <w:numFmt w:val="decimal"/>
      <w:lvlText w:val="%1)"/>
      <w:lvlJc w:val="left"/>
      <w:pPr>
        <w:ind w:left="1020" w:hanging="360"/>
      </w:pPr>
    </w:lvl>
    <w:lvl w:ilvl="1" w:tplc="3FDAE7CA">
      <w:start w:val="1"/>
      <w:numFmt w:val="decimal"/>
      <w:lvlText w:val="%2)"/>
      <w:lvlJc w:val="left"/>
      <w:pPr>
        <w:ind w:left="1020" w:hanging="360"/>
      </w:pPr>
    </w:lvl>
    <w:lvl w:ilvl="2" w:tplc="D6F298C4">
      <w:start w:val="1"/>
      <w:numFmt w:val="decimal"/>
      <w:lvlText w:val="%3)"/>
      <w:lvlJc w:val="left"/>
      <w:pPr>
        <w:ind w:left="1020" w:hanging="360"/>
      </w:pPr>
    </w:lvl>
    <w:lvl w:ilvl="3" w:tplc="2BFA8606">
      <w:start w:val="1"/>
      <w:numFmt w:val="decimal"/>
      <w:lvlText w:val="%4)"/>
      <w:lvlJc w:val="left"/>
      <w:pPr>
        <w:ind w:left="1020" w:hanging="360"/>
      </w:pPr>
    </w:lvl>
    <w:lvl w:ilvl="4" w:tplc="25EC274C">
      <w:start w:val="1"/>
      <w:numFmt w:val="decimal"/>
      <w:lvlText w:val="%5)"/>
      <w:lvlJc w:val="left"/>
      <w:pPr>
        <w:ind w:left="1020" w:hanging="360"/>
      </w:pPr>
    </w:lvl>
    <w:lvl w:ilvl="5" w:tplc="D12E4868">
      <w:start w:val="1"/>
      <w:numFmt w:val="decimal"/>
      <w:lvlText w:val="%6)"/>
      <w:lvlJc w:val="left"/>
      <w:pPr>
        <w:ind w:left="1020" w:hanging="360"/>
      </w:pPr>
    </w:lvl>
    <w:lvl w:ilvl="6" w:tplc="180865B2">
      <w:start w:val="1"/>
      <w:numFmt w:val="decimal"/>
      <w:lvlText w:val="%7)"/>
      <w:lvlJc w:val="left"/>
      <w:pPr>
        <w:ind w:left="1020" w:hanging="360"/>
      </w:pPr>
    </w:lvl>
    <w:lvl w:ilvl="7" w:tplc="C4A8DF06">
      <w:start w:val="1"/>
      <w:numFmt w:val="decimal"/>
      <w:lvlText w:val="%8)"/>
      <w:lvlJc w:val="left"/>
      <w:pPr>
        <w:ind w:left="1020" w:hanging="360"/>
      </w:pPr>
    </w:lvl>
    <w:lvl w:ilvl="8" w:tplc="7CA2D7E2">
      <w:start w:val="1"/>
      <w:numFmt w:val="decimal"/>
      <w:lvlText w:val="%9)"/>
      <w:lvlJc w:val="left"/>
      <w:pPr>
        <w:ind w:left="1020" w:hanging="360"/>
      </w:pPr>
    </w:lvl>
  </w:abstractNum>
  <w:abstractNum w:abstractNumId="41" w15:restartNumberingAfterBreak="0">
    <w:nsid w:val="60BE2B89"/>
    <w:multiLevelType w:val="hybridMultilevel"/>
    <w:tmpl w:val="E5769A06"/>
    <w:lvl w:ilvl="0" w:tplc="AD6462BA">
      <w:start w:val="1"/>
      <w:numFmt w:val="bullet"/>
      <w:lvlText w:val="-"/>
      <w:lvlJc w:val="left"/>
      <w:pPr>
        <w:ind w:left="720" w:hanging="360"/>
      </w:pPr>
      <w:rPr>
        <w:rFonts w:ascii="Segoe UI" w:eastAsia="Calibr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2938BB02">
      <w:start w:val="1"/>
      <w:numFmt w:val="bullet"/>
      <w:lvlText w:val=""/>
      <w:lvlJc w:val="left"/>
      <w:pPr>
        <w:ind w:left="2880" w:hanging="360"/>
      </w:pPr>
      <w:rPr>
        <w:rFonts w:ascii="Wingdings" w:hAnsi="Wingdings" w:hint="default"/>
        <w:color w:val="562873" w:themeColor="accent1"/>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217E3E"/>
    <w:multiLevelType w:val="hybridMultilevel"/>
    <w:tmpl w:val="911202BE"/>
    <w:lvl w:ilvl="0" w:tplc="CAA83772">
      <w:numFmt w:val="bullet"/>
      <w:lvlText w:val=""/>
      <w:lvlJc w:val="left"/>
      <w:pPr>
        <w:ind w:left="720" w:hanging="360"/>
      </w:pPr>
      <w:rPr>
        <w:rFonts w:ascii="Wingdings" w:eastAsia="Calibri"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2257672"/>
    <w:multiLevelType w:val="multilevel"/>
    <w:tmpl w:val="8E5E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F339BA"/>
    <w:multiLevelType w:val="hybridMultilevel"/>
    <w:tmpl w:val="5776A09A"/>
    <w:lvl w:ilvl="0" w:tplc="23DC2E02">
      <w:numFmt w:val="bullet"/>
      <w:lvlText w:val="-"/>
      <w:lvlJc w:val="left"/>
      <w:pPr>
        <w:ind w:left="1495" w:hanging="360"/>
      </w:pPr>
      <w:rPr>
        <w:rFonts w:ascii="Segoe UI" w:eastAsia="Calibri" w:hAnsi="Segoe UI" w:cs="Segoe UI" w:hint="default"/>
        <w:color w:val="auto"/>
        <w:sz w:val="20"/>
      </w:rPr>
    </w:lvl>
    <w:lvl w:ilvl="1" w:tplc="20000003" w:tentative="1">
      <w:start w:val="1"/>
      <w:numFmt w:val="bullet"/>
      <w:lvlText w:val="o"/>
      <w:lvlJc w:val="left"/>
      <w:pPr>
        <w:ind w:left="2215" w:hanging="360"/>
      </w:pPr>
      <w:rPr>
        <w:rFonts w:ascii="Courier New" w:hAnsi="Courier New" w:cs="Courier New" w:hint="default"/>
      </w:rPr>
    </w:lvl>
    <w:lvl w:ilvl="2" w:tplc="20000005" w:tentative="1">
      <w:start w:val="1"/>
      <w:numFmt w:val="bullet"/>
      <w:lvlText w:val=""/>
      <w:lvlJc w:val="left"/>
      <w:pPr>
        <w:ind w:left="2935" w:hanging="360"/>
      </w:pPr>
      <w:rPr>
        <w:rFonts w:ascii="Wingdings" w:hAnsi="Wingdings" w:hint="default"/>
      </w:rPr>
    </w:lvl>
    <w:lvl w:ilvl="3" w:tplc="20000001" w:tentative="1">
      <w:start w:val="1"/>
      <w:numFmt w:val="bullet"/>
      <w:lvlText w:val=""/>
      <w:lvlJc w:val="left"/>
      <w:pPr>
        <w:ind w:left="3655" w:hanging="360"/>
      </w:pPr>
      <w:rPr>
        <w:rFonts w:ascii="Symbol" w:hAnsi="Symbol" w:hint="default"/>
      </w:rPr>
    </w:lvl>
    <w:lvl w:ilvl="4" w:tplc="20000003" w:tentative="1">
      <w:start w:val="1"/>
      <w:numFmt w:val="bullet"/>
      <w:lvlText w:val="o"/>
      <w:lvlJc w:val="left"/>
      <w:pPr>
        <w:ind w:left="4375" w:hanging="360"/>
      </w:pPr>
      <w:rPr>
        <w:rFonts w:ascii="Courier New" w:hAnsi="Courier New" w:cs="Courier New" w:hint="default"/>
      </w:rPr>
    </w:lvl>
    <w:lvl w:ilvl="5" w:tplc="20000005" w:tentative="1">
      <w:start w:val="1"/>
      <w:numFmt w:val="bullet"/>
      <w:lvlText w:val=""/>
      <w:lvlJc w:val="left"/>
      <w:pPr>
        <w:ind w:left="5095" w:hanging="360"/>
      </w:pPr>
      <w:rPr>
        <w:rFonts w:ascii="Wingdings" w:hAnsi="Wingdings" w:hint="default"/>
      </w:rPr>
    </w:lvl>
    <w:lvl w:ilvl="6" w:tplc="20000001" w:tentative="1">
      <w:start w:val="1"/>
      <w:numFmt w:val="bullet"/>
      <w:lvlText w:val=""/>
      <w:lvlJc w:val="left"/>
      <w:pPr>
        <w:ind w:left="5815" w:hanging="360"/>
      </w:pPr>
      <w:rPr>
        <w:rFonts w:ascii="Symbol" w:hAnsi="Symbol" w:hint="default"/>
      </w:rPr>
    </w:lvl>
    <w:lvl w:ilvl="7" w:tplc="20000003" w:tentative="1">
      <w:start w:val="1"/>
      <w:numFmt w:val="bullet"/>
      <w:lvlText w:val="o"/>
      <w:lvlJc w:val="left"/>
      <w:pPr>
        <w:ind w:left="6535" w:hanging="360"/>
      </w:pPr>
      <w:rPr>
        <w:rFonts w:ascii="Courier New" w:hAnsi="Courier New" w:cs="Courier New" w:hint="default"/>
      </w:rPr>
    </w:lvl>
    <w:lvl w:ilvl="8" w:tplc="20000005" w:tentative="1">
      <w:start w:val="1"/>
      <w:numFmt w:val="bullet"/>
      <w:lvlText w:val=""/>
      <w:lvlJc w:val="left"/>
      <w:pPr>
        <w:ind w:left="7255" w:hanging="360"/>
      </w:pPr>
      <w:rPr>
        <w:rFonts w:ascii="Wingdings" w:hAnsi="Wingdings" w:hint="default"/>
      </w:rPr>
    </w:lvl>
  </w:abstractNum>
  <w:abstractNum w:abstractNumId="45" w15:restartNumberingAfterBreak="0">
    <w:nsid w:val="64460F6E"/>
    <w:multiLevelType w:val="hybridMultilevel"/>
    <w:tmpl w:val="CF489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4B5465F"/>
    <w:multiLevelType w:val="multilevel"/>
    <w:tmpl w:val="F4343232"/>
    <w:lvl w:ilvl="0">
      <w:start w:val="1"/>
      <w:numFmt w:val="bullet"/>
      <w:lvlText w:val=""/>
      <w:lvlJc w:val="left"/>
      <w:pPr>
        <w:tabs>
          <w:tab w:val="num" w:pos="2791"/>
        </w:tabs>
        <w:ind w:left="2791" w:hanging="360"/>
      </w:pPr>
      <w:rPr>
        <w:rFonts w:ascii="Symbol" w:hAnsi="Symbol" w:hint="default"/>
        <w:sz w:val="20"/>
      </w:rPr>
    </w:lvl>
    <w:lvl w:ilvl="1" w:tentative="1">
      <w:start w:val="1"/>
      <w:numFmt w:val="bullet"/>
      <w:lvlText w:val="o"/>
      <w:lvlJc w:val="left"/>
      <w:pPr>
        <w:tabs>
          <w:tab w:val="num" w:pos="3511"/>
        </w:tabs>
        <w:ind w:left="3511" w:hanging="360"/>
      </w:pPr>
      <w:rPr>
        <w:rFonts w:ascii="Courier New" w:hAnsi="Courier New" w:hint="default"/>
        <w:sz w:val="20"/>
      </w:rPr>
    </w:lvl>
    <w:lvl w:ilvl="2" w:tentative="1">
      <w:start w:val="1"/>
      <w:numFmt w:val="bullet"/>
      <w:lvlText w:val=""/>
      <w:lvlJc w:val="left"/>
      <w:pPr>
        <w:tabs>
          <w:tab w:val="num" w:pos="4231"/>
        </w:tabs>
        <w:ind w:left="4231" w:hanging="360"/>
      </w:pPr>
      <w:rPr>
        <w:rFonts w:ascii="Wingdings" w:hAnsi="Wingdings" w:hint="default"/>
        <w:sz w:val="20"/>
      </w:rPr>
    </w:lvl>
    <w:lvl w:ilvl="3" w:tentative="1">
      <w:start w:val="1"/>
      <w:numFmt w:val="bullet"/>
      <w:lvlText w:val=""/>
      <w:lvlJc w:val="left"/>
      <w:pPr>
        <w:tabs>
          <w:tab w:val="num" w:pos="4951"/>
        </w:tabs>
        <w:ind w:left="4951" w:hanging="360"/>
      </w:pPr>
      <w:rPr>
        <w:rFonts w:ascii="Wingdings" w:hAnsi="Wingdings" w:hint="default"/>
        <w:sz w:val="20"/>
      </w:rPr>
    </w:lvl>
    <w:lvl w:ilvl="4" w:tentative="1">
      <w:start w:val="1"/>
      <w:numFmt w:val="bullet"/>
      <w:lvlText w:val=""/>
      <w:lvlJc w:val="left"/>
      <w:pPr>
        <w:tabs>
          <w:tab w:val="num" w:pos="5671"/>
        </w:tabs>
        <w:ind w:left="5671" w:hanging="360"/>
      </w:pPr>
      <w:rPr>
        <w:rFonts w:ascii="Wingdings" w:hAnsi="Wingdings" w:hint="default"/>
        <w:sz w:val="20"/>
      </w:rPr>
    </w:lvl>
    <w:lvl w:ilvl="5" w:tentative="1">
      <w:start w:val="1"/>
      <w:numFmt w:val="bullet"/>
      <w:lvlText w:val=""/>
      <w:lvlJc w:val="left"/>
      <w:pPr>
        <w:tabs>
          <w:tab w:val="num" w:pos="6391"/>
        </w:tabs>
        <w:ind w:left="6391" w:hanging="360"/>
      </w:pPr>
      <w:rPr>
        <w:rFonts w:ascii="Wingdings" w:hAnsi="Wingdings" w:hint="default"/>
        <w:sz w:val="20"/>
      </w:rPr>
    </w:lvl>
    <w:lvl w:ilvl="6" w:tentative="1">
      <w:start w:val="1"/>
      <w:numFmt w:val="bullet"/>
      <w:lvlText w:val=""/>
      <w:lvlJc w:val="left"/>
      <w:pPr>
        <w:tabs>
          <w:tab w:val="num" w:pos="7111"/>
        </w:tabs>
        <w:ind w:left="7111" w:hanging="360"/>
      </w:pPr>
      <w:rPr>
        <w:rFonts w:ascii="Wingdings" w:hAnsi="Wingdings" w:hint="default"/>
        <w:sz w:val="20"/>
      </w:rPr>
    </w:lvl>
    <w:lvl w:ilvl="7" w:tentative="1">
      <w:start w:val="1"/>
      <w:numFmt w:val="bullet"/>
      <w:lvlText w:val=""/>
      <w:lvlJc w:val="left"/>
      <w:pPr>
        <w:tabs>
          <w:tab w:val="num" w:pos="7831"/>
        </w:tabs>
        <w:ind w:left="7831" w:hanging="360"/>
      </w:pPr>
      <w:rPr>
        <w:rFonts w:ascii="Wingdings" w:hAnsi="Wingdings" w:hint="default"/>
        <w:sz w:val="20"/>
      </w:rPr>
    </w:lvl>
    <w:lvl w:ilvl="8" w:tentative="1">
      <w:start w:val="1"/>
      <w:numFmt w:val="bullet"/>
      <w:lvlText w:val=""/>
      <w:lvlJc w:val="left"/>
      <w:pPr>
        <w:tabs>
          <w:tab w:val="num" w:pos="8551"/>
        </w:tabs>
        <w:ind w:left="8551" w:hanging="360"/>
      </w:pPr>
      <w:rPr>
        <w:rFonts w:ascii="Wingdings" w:hAnsi="Wingdings" w:hint="default"/>
        <w:sz w:val="20"/>
      </w:rPr>
    </w:lvl>
  </w:abstractNum>
  <w:abstractNum w:abstractNumId="47" w15:restartNumberingAfterBreak="0">
    <w:nsid w:val="65A35D4C"/>
    <w:multiLevelType w:val="hybridMultilevel"/>
    <w:tmpl w:val="0C50BCD4"/>
    <w:lvl w:ilvl="0" w:tplc="78A4C594">
      <w:start w:val="1"/>
      <w:numFmt w:val="lowerRoman"/>
      <w:lvlText w:val="%1."/>
      <w:lvlJc w:val="righ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5EF451F"/>
    <w:multiLevelType w:val="hybridMultilevel"/>
    <w:tmpl w:val="D9BA762E"/>
    <w:lvl w:ilvl="0" w:tplc="2170337E">
      <w:start w:val="1"/>
      <w:numFmt w:val="decimal"/>
      <w:lvlText w:val="%1)"/>
      <w:lvlJc w:val="left"/>
      <w:pPr>
        <w:ind w:left="1020" w:hanging="360"/>
      </w:pPr>
    </w:lvl>
    <w:lvl w:ilvl="1" w:tplc="F9B43242">
      <w:start w:val="1"/>
      <w:numFmt w:val="decimal"/>
      <w:lvlText w:val="%2)"/>
      <w:lvlJc w:val="left"/>
      <w:pPr>
        <w:ind w:left="1020" w:hanging="360"/>
      </w:pPr>
    </w:lvl>
    <w:lvl w:ilvl="2" w:tplc="7DC8D37E">
      <w:start w:val="1"/>
      <w:numFmt w:val="decimal"/>
      <w:lvlText w:val="%3)"/>
      <w:lvlJc w:val="left"/>
      <w:pPr>
        <w:ind w:left="1020" w:hanging="360"/>
      </w:pPr>
    </w:lvl>
    <w:lvl w:ilvl="3" w:tplc="37229BB8">
      <w:start w:val="1"/>
      <w:numFmt w:val="decimal"/>
      <w:lvlText w:val="%4)"/>
      <w:lvlJc w:val="left"/>
      <w:pPr>
        <w:ind w:left="1020" w:hanging="360"/>
      </w:pPr>
    </w:lvl>
    <w:lvl w:ilvl="4" w:tplc="52BC4DBE">
      <w:start w:val="1"/>
      <w:numFmt w:val="decimal"/>
      <w:lvlText w:val="%5)"/>
      <w:lvlJc w:val="left"/>
      <w:pPr>
        <w:ind w:left="1020" w:hanging="360"/>
      </w:pPr>
    </w:lvl>
    <w:lvl w:ilvl="5" w:tplc="E1808CEE">
      <w:start w:val="1"/>
      <w:numFmt w:val="decimal"/>
      <w:lvlText w:val="%6)"/>
      <w:lvlJc w:val="left"/>
      <w:pPr>
        <w:ind w:left="1020" w:hanging="360"/>
      </w:pPr>
    </w:lvl>
    <w:lvl w:ilvl="6" w:tplc="1B9A22BC">
      <w:start w:val="1"/>
      <w:numFmt w:val="decimal"/>
      <w:lvlText w:val="%7)"/>
      <w:lvlJc w:val="left"/>
      <w:pPr>
        <w:ind w:left="1020" w:hanging="360"/>
      </w:pPr>
    </w:lvl>
    <w:lvl w:ilvl="7" w:tplc="C8D06796">
      <w:start w:val="1"/>
      <w:numFmt w:val="decimal"/>
      <w:lvlText w:val="%8)"/>
      <w:lvlJc w:val="left"/>
      <w:pPr>
        <w:ind w:left="1020" w:hanging="360"/>
      </w:pPr>
    </w:lvl>
    <w:lvl w:ilvl="8" w:tplc="7350281A">
      <w:start w:val="1"/>
      <w:numFmt w:val="decimal"/>
      <w:lvlText w:val="%9)"/>
      <w:lvlJc w:val="left"/>
      <w:pPr>
        <w:ind w:left="1020" w:hanging="360"/>
      </w:pPr>
    </w:lvl>
  </w:abstractNum>
  <w:abstractNum w:abstractNumId="49" w15:restartNumberingAfterBreak="0">
    <w:nsid w:val="66121EE6"/>
    <w:multiLevelType w:val="multilevel"/>
    <w:tmpl w:val="A7B079E2"/>
    <w:lvl w:ilvl="0">
      <w:start w:val="1"/>
      <w:numFmt w:val="decimalZero"/>
      <w:pStyle w:val="AD00"/>
      <w:lvlText w:val="AD%1"/>
      <w:lvlJc w:val="left"/>
      <w:pPr>
        <w:ind w:left="360" w:firstLine="0"/>
      </w:pPr>
      <w:rPr>
        <w:rFonts w:ascii="Segoe UI Semibold" w:hAnsi="Segoe UI Semibold" w:hint="default"/>
        <w:caps/>
        <w:strike w:val="0"/>
        <w:dstrike w:val="0"/>
        <w:vanish w:val="0"/>
        <w:color w:val="562873" w:themeColor="accent1"/>
        <w:sz w:val="20"/>
        <w:vertAlign w:val="baseline"/>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0" w15:restartNumberingAfterBreak="0">
    <w:nsid w:val="69ED7A1F"/>
    <w:multiLevelType w:val="hybridMultilevel"/>
    <w:tmpl w:val="A1A6F1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6A714EA5"/>
    <w:multiLevelType w:val="hybridMultilevel"/>
    <w:tmpl w:val="B08A2A32"/>
    <w:lvl w:ilvl="0" w:tplc="08090001">
      <w:start w:val="1"/>
      <w:numFmt w:val="bullet"/>
      <w:lvlText w:val=""/>
      <w:lvlJc w:val="left"/>
      <w:pPr>
        <w:ind w:left="2791" w:hanging="360"/>
      </w:pPr>
      <w:rPr>
        <w:rFonts w:ascii="Symbol" w:hAnsi="Symbol" w:hint="default"/>
      </w:rPr>
    </w:lvl>
    <w:lvl w:ilvl="1" w:tplc="08090003">
      <w:start w:val="1"/>
      <w:numFmt w:val="bullet"/>
      <w:lvlText w:val="o"/>
      <w:lvlJc w:val="left"/>
      <w:pPr>
        <w:ind w:left="3511" w:hanging="360"/>
      </w:pPr>
      <w:rPr>
        <w:rFonts w:ascii="Courier New" w:hAnsi="Courier New" w:cs="Courier New" w:hint="default"/>
      </w:rPr>
    </w:lvl>
    <w:lvl w:ilvl="2" w:tplc="08090005" w:tentative="1">
      <w:start w:val="1"/>
      <w:numFmt w:val="bullet"/>
      <w:lvlText w:val=""/>
      <w:lvlJc w:val="left"/>
      <w:pPr>
        <w:ind w:left="4231" w:hanging="360"/>
      </w:pPr>
      <w:rPr>
        <w:rFonts w:ascii="Wingdings" w:hAnsi="Wingdings" w:hint="default"/>
      </w:rPr>
    </w:lvl>
    <w:lvl w:ilvl="3" w:tplc="08090001" w:tentative="1">
      <w:start w:val="1"/>
      <w:numFmt w:val="bullet"/>
      <w:lvlText w:val=""/>
      <w:lvlJc w:val="left"/>
      <w:pPr>
        <w:ind w:left="4951" w:hanging="360"/>
      </w:pPr>
      <w:rPr>
        <w:rFonts w:ascii="Symbol" w:hAnsi="Symbol" w:hint="default"/>
      </w:rPr>
    </w:lvl>
    <w:lvl w:ilvl="4" w:tplc="08090003" w:tentative="1">
      <w:start w:val="1"/>
      <w:numFmt w:val="bullet"/>
      <w:lvlText w:val="o"/>
      <w:lvlJc w:val="left"/>
      <w:pPr>
        <w:ind w:left="5671" w:hanging="360"/>
      </w:pPr>
      <w:rPr>
        <w:rFonts w:ascii="Courier New" w:hAnsi="Courier New" w:cs="Courier New" w:hint="default"/>
      </w:rPr>
    </w:lvl>
    <w:lvl w:ilvl="5" w:tplc="08090005" w:tentative="1">
      <w:start w:val="1"/>
      <w:numFmt w:val="bullet"/>
      <w:lvlText w:val=""/>
      <w:lvlJc w:val="left"/>
      <w:pPr>
        <w:ind w:left="6391" w:hanging="360"/>
      </w:pPr>
      <w:rPr>
        <w:rFonts w:ascii="Wingdings" w:hAnsi="Wingdings" w:hint="default"/>
      </w:rPr>
    </w:lvl>
    <w:lvl w:ilvl="6" w:tplc="08090001" w:tentative="1">
      <w:start w:val="1"/>
      <w:numFmt w:val="bullet"/>
      <w:lvlText w:val=""/>
      <w:lvlJc w:val="left"/>
      <w:pPr>
        <w:ind w:left="7111" w:hanging="360"/>
      </w:pPr>
      <w:rPr>
        <w:rFonts w:ascii="Symbol" w:hAnsi="Symbol" w:hint="default"/>
      </w:rPr>
    </w:lvl>
    <w:lvl w:ilvl="7" w:tplc="08090003" w:tentative="1">
      <w:start w:val="1"/>
      <w:numFmt w:val="bullet"/>
      <w:lvlText w:val="o"/>
      <w:lvlJc w:val="left"/>
      <w:pPr>
        <w:ind w:left="7831" w:hanging="360"/>
      </w:pPr>
      <w:rPr>
        <w:rFonts w:ascii="Courier New" w:hAnsi="Courier New" w:cs="Courier New" w:hint="default"/>
      </w:rPr>
    </w:lvl>
    <w:lvl w:ilvl="8" w:tplc="08090005" w:tentative="1">
      <w:start w:val="1"/>
      <w:numFmt w:val="bullet"/>
      <w:lvlText w:val=""/>
      <w:lvlJc w:val="left"/>
      <w:pPr>
        <w:ind w:left="8551" w:hanging="360"/>
      </w:pPr>
      <w:rPr>
        <w:rFonts w:ascii="Wingdings" w:hAnsi="Wingdings" w:hint="default"/>
      </w:rPr>
    </w:lvl>
  </w:abstractNum>
  <w:abstractNum w:abstractNumId="52" w15:restartNumberingAfterBreak="0">
    <w:nsid w:val="6A8E2910"/>
    <w:multiLevelType w:val="multilevel"/>
    <w:tmpl w:val="005C4616"/>
    <w:lvl w:ilvl="0">
      <w:start w:val="1"/>
      <w:numFmt w:val="decimal"/>
      <w:pStyle w:val="Heading1numbered"/>
      <w:lvlText w:val="%1"/>
      <w:lvlJc w:val="left"/>
      <w:pPr>
        <w:ind w:left="432" w:hanging="432"/>
      </w:pPr>
      <w:rPr>
        <w:rFonts w:hint="default"/>
        <w:color w:val="984A9C"/>
      </w:rPr>
    </w:lvl>
    <w:lvl w:ilvl="1">
      <w:start w:val="1"/>
      <w:numFmt w:val="decimal"/>
      <w:pStyle w:val="Heading2numbered"/>
      <w:lvlText w:val="%1.%2"/>
      <w:lvlJc w:val="left"/>
      <w:pPr>
        <w:ind w:left="576" w:hanging="576"/>
      </w:pPr>
      <w:rPr>
        <w:rFonts w:hint="default"/>
      </w:rPr>
    </w:lvl>
    <w:lvl w:ilvl="2">
      <w:start w:val="1"/>
      <w:numFmt w:val="decimal"/>
      <w:pStyle w:val="Heading3numbered"/>
      <w:lvlText w:val="%1.%2.%3"/>
      <w:lvlJc w:val="left"/>
      <w:pPr>
        <w:ind w:left="720" w:hanging="720"/>
      </w:pPr>
      <w:rPr>
        <w:rFonts w:ascii="Segoe UI" w:hAnsi="Segoe UI" w:cs="Segoe UI" w:hint="default"/>
        <w:color w:val="984A9C"/>
        <w:sz w:val="22"/>
        <w:szCs w:val="22"/>
      </w:rPr>
    </w:lvl>
    <w:lvl w:ilvl="3">
      <w:start w:val="1"/>
      <w:numFmt w:val="decimal"/>
      <w:pStyle w:val="Heading4numbered"/>
      <w:lvlText w:val="%1.%2.%3.%4"/>
      <w:lvlJc w:val="left"/>
      <w:pPr>
        <w:ind w:left="864" w:hanging="864"/>
      </w:pPr>
    </w:lvl>
    <w:lvl w:ilvl="4">
      <w:start w:val="1"/>
      <w:numFmt w:val="decimal"/>
      <w:pStyle w:val="Heading5numbered"/>
      <w:suff w:val="space"/>
      <w:lvlText w:val="%1.%2.%3.%4.%5"/>
      <w:lvlJc w:val="left"/>
      <w:pPr>
        <w:ind w:left="1008" w:hanging="1008"/>
      </w:pPr>
      <w:rPr>
        <w:rFonts w:hint="default"/>
      </w:rPr>
    </w:lvl>
    <w:lvl w:ilvl="5">
      <w:start w:val="1"/>
      <w:numFmt w:val="decimal"/>
      <w:pStyle w:val="Heading6numbered"/>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15:restartNumberingAfterBreak="0">
    <w:nsid w:val="6B2A0ACA"/>
    <w:multiLevelType w:val="multilevel"/>
    <w:tmpl w:val="0FC67A8E"/>
    <w:lvl w:ilvl="0">
      <w:start w:val="1"/>
      <w:numFmt w:val="lowerLetter"/>
      <w:lvlText w:val="%1)"/>
      <w:lvlJc w:val="left"/>
      <w:pPr>
        <w:ind w:left="360" w:hanging="360"/>
      </w:pPr>
      <w:rPr>
        <w:rFonts w:ascii="Segoe UI" w:hAnsi="Segoe UI" w:hint="default"/>
        <w:b w:val="0"/>
        <w:i/>
        <w:color w:val="562873" w:themeColor="accent1"/>
      </w:rPr>
    </w:lvl>
    <w:lvl w:ilvl="1">
      <w:start w:val="1"/>
      <w:numFmt w:val="bullet"/>
      <w:lvlText w:val=""/>
      <w:lvlJc w:val="left"/>
      <w:pPr>
        <w:ind w:left="720" w:hanging="360"/>
      </w:pPr>
      <w:rPr>
        <w:rFonts w:ascii="Symbol" w:hAnsi="Symbol" w:hint="default"/>
      </w:rPr>
    </w:lvl>
    <w:lvl w:ilvl="2">
      <w:start w:val="1"/>
      <w:numFmt w:val="lowerLetter"/>
      <w:lvlText w:val="%3."/>
      <w:lvlJc w:val="left"/>
      <w:pPr>
        <w:ind w:left="1080" w:hanging="360"/>
      </w:pPr>
      <w:rPr>
        <w:rFonts w:ascii="Segoe UI" w:hAnsi="Segoe UI" w:hint="default"/>
        <w:b w:val="0"/>
        <w:i w:val="0"/>
        <w:color w:val="7030A0"/>
      </w:rPr>
    </w:lvl>
    <w:lvl w:ilvl="3">
      <w:start w:val="1"/>
      <w:numFmt w:val="bullet"/>
      <w:lvlText w:val=""/>
      <w:lvlJc w:val="left"/>
      <w:pPr>
        <w:ind w:left="1080" w:hanging="288"/>
      </w:pPr>
      <w:rPr>
        <w:rFonts w:ascii="Symbol" w:hAnsi="Symbol" w:hint="default"/>
        <w:color w:val="984A9C" w:themeColor="accent2"/>
      </w:rPr>
    </w:lvl>
    <w:lvl w:ilvl="4">
      <w:start w:val="1"/>
      <w:numFmt w:val="bullet"/>
      <w:lvlText w:val=""/>
      <w:lvlJc w:val="left"/>
      <w:pPr>
        <w:ind w:left="936" w:hanging="216"/>
      </w:pPr>
      <w:rPr>
        <w:rFonts w:ascii="Symbol" w:hAnsi="Symbol" w:hint="default"/>
        <w:color w:val="7030A0"/>
      </w:rPr>
    </w:lvl>
    <w:lvl w:ilvl="5">
      <w:start w:val="1"/>
      <w:numFmt w:val="lowerRoman"/>
      <w:lvlText w:val="(%6.)"/>
      <w:lvlJc w:val="center"/>
      <w:pPr>
        <w:ind w:left="1656" w:hanging="432"/>
      </w:pPr>
      <w:rPr>
        <w:rFonts w:hint="default"/>
        <w:b w:val="0"/>
        <w:i/>
        <w:color w:val="7030A0"/>
      </w:rPr>
    </w:lvl>
    <w:lvl w:ilvl="6">
      <w:start w:val="1"/>
      <w:numFmt w:val="bullet"/>
      <w:lvlText w:val="▪"/>
      <w:lvlJc w:val="left"/>
      <w:pPr>
        <w:ind w:left="1656" w:hanging="288"/>
      </w:pPr>
      <w:rPr>
        <w:rFonts w:ascii="Buxton Sketch" w:hAnsi="Buxton Sketch" w:hint="default"/>
        <w:color w:val="984A9C" w:themeColor="accent2"/>
      </w:rPr>
    </w:lvl>
    <w:lvl w:ilvl="7">
      <w:start w:val="1"/>
      <w:numFmt w:val="bullet"/>
      <w:lvlText w:val=""/>
      <w:lvlJc w:val="left"/>
      <w:pPr>
        <w:ind w:left="360" w:hanging="360"/>
      </w:pPr>
      <w:rPr>
        <w:rFonts w:ascii="Symbol" w:hAnsi="Symbol" w:hint="default"/>
        <w:color w:val="7030A0"/>
      </w:rPr>
    </w:lvl>
    <w:lvl w:ilvl="8">
      <w:start w:val="1"/>
      <w:numFmt w:val="bullet"/>
      <w:lvlText w:val=""/>
      <w:lvlJc w:val="left"/>
      <w:pPr>
        <w:ind w:left="720" w:hanging="360"/>
      </w:pPr>
      <w:rPr>
        <w:rFonts w:ascii="Symbol" w:hAnsi="Symbol" w:hint="default"/>
        <w:color w:val="7030A0"/>
      </w:rPr>
    </w:lvl>
  </w:abstractNum>
  <w:abstractNum w:abstractNumId="54" w15:restartNumberingAfterBreak="0">
    <w:nsid w:val="6B3636C6"/>
    <w:multiLevelType w:val="hybridMultilevel"/>
    <w:tmpl w:val="C74EABB6"/>
    <w:lvl w:ilvl="0" w:tplc="3F40ED48">
      <w:start w:val="1"/>
      <w:numFmt w:val="bullet"/>
      <w:lvlText w:val=""/>
      <w:lvlJc w:val="left"/>
      <w:pPr>
        <w:ind w:left="1069" w:hanging="360"/>
      </w:pPr>
      <w:rPr>
        <w:rFonts w:ascii="Symbol" w:hAnsi="Symbol" w:hint="default"/>
        <w:color w:val="984A9C" w:themeColor="accent2"/>
      </w:rPr>
    </w:lvl>
    <w:lvl w:ilvl="1" w:tplc="08130003" w:tentative="1">
      <w:start w:val="1"/>
      <w:numFmt w:val="bullet"/>
      <w:lvlText w:val="o"/>
      <w:lvlJc w:val="left"/>
      <w:pPr>
        <w:ind w:left="1789" w:hanging="360"/>
      </w:pPr>
      <w:rPr>
        <w:rFonts w:ascii="Courier New" w:hAnsi="Courier New" w:cs="Courier New" w:hint="default"/>
      </w:rPr>
    </w:lvl>
    <w:lvl w:ilvl="2" w:tplc="08130005" w:tentative="1">
      <w:start w:val="1"/>
      <w:numFmt w:val="bullet"/>
      <w:lvlText w:val=""/>
      <w:lvlJc w:val="left"/>
      <w:pPr>
        <w:ind w:left="2509" w:hanging="360"/>
      </w:pPr>
      <w:rPr>
        <w:rFonts w:ascii="Wingdings" w:hAnsi="Wingdings" w:hint="default"/>
      </w:rPr>
    </w:lvl>
    <w:lvl w:ilvl="3" w:tplc="08130001" w:tentative="1">
      <w:start w:val="1"/>
      <w:numFmt w:val="bullet"/>
      <w:lvlText w:val=""/>
      <w:lvlJc w:val="left"/>
      <w:pPr>
        <w:ind w:left="3229" w:hanging="360"/>
      </w:pPr>
      <w:rPr>
        <w:rFonts w:ascii="Symbol" w:hAnsi="Symbol" w:hint="default"/>
      </w:rPr>
    </w:lvl>
    <w:lvl w:ilvl="4" w:tplc="08130003" w:tentative="1">
      <w:start w:val="1"/>
      <w:numFmt w:val="bullet"/>
      <w:lvlText w:val="o"/>
      <w:lvlJc w:val="left"/>
      <w:pPr>
        <w:ind w:left="3949" w:hanging="360"/>
      </w:pPr>
      <w:rPr>
        <w:rFonts w:ascii="Courier New" w:hAnsi="Courier New" w:cs="Courier New" w:hint="default"/>
      </w:rPr>
    </w:lvl>
    <w:lvl w:ilvl="5" w:tplc="08130005" w:tentative="1">
      <w:start w:val="1"/>
      <w:numFmt w:val="bullet"/>
      <w:lvlText w:val=""/>
      <w:lvlJc w:val="left"/>
      <w:pPr>
        <w:ind w:left="4669" w:hanging="360"/>
      </w:pPr>
      <w:rPr>
        <w:rFonts w:ascii="Wingdings" w:hAnsi="Wingdings" w:hint="default"/>
      </w:rPr>
    </w:lvl>
    <w:lvl w:ilvl="6" w:tplc="08130001" w:tentative="1">
      <w:start w:val="1"/>
      <w:numFmt w:val="bullet"/>
      <w:lvlText w:val=""/>
      <w:lvlJc w:val="left"/>
      <w:pPr>
        <w:ind w:left="5389" w:hanging="360"/>
      </w:pPr>
      <w:rPr>
        <w:rFonts w:ascii="Symbol" w:hAnsi="Symbol" w:hint="default"/>
      </w:rPr>
    </w:lvl>
    <w:lvl w:ilvl="7" w:tplc="08130003" w:tentative="1">
      <w:start w:val="1"/>
      <w:numFmt w:val="bullet"/>
      <w:lvlText w:val="o"/>
      <w:lvlJc w:val="left"/>
      <w:pPr>
        <w:ind w:left="6109" w:hanging="360"/>
      </w:pPr>
      <w:rPr>
        <w:rFonts w:ascii="Courier New" w:hAnsi="Courier New" w:cs="Courier New" w:hint="default"/>
      </w:rPr>
    </w:lvl>
    <w:lvl w:ilvl="8" w:tplc="08130005" w:tentative="1">
      <w:start w:val="1"/>
      <w:numFmt w:val="bullet"/>
      <w:lvlText w:val=""/>
      <w:lvlJc w:val="left"/>
      <w:pPr>
        <w:ind w:left="6829" w:hanging="360"/>
      </w:pPr>
      <w:rPr>
        <w:rFonts w:ascii="Wingdings" w:hAnsi="Wingdings" w:hint="default"/>
      </w:rPr>
    </w:lvl>
  </w:abstractNum>
  <w:abstractNum w:abstractNumId="55" w15:restartNumberingAfterBreak="0">
    <w:nsid w:val="707216F6"/>
    <w:multiLevelType w:val="multilevel"/>
    <w:tmpl w:val="93C2E7B6"/>
    <w:lvl w:ilvl="0">
      <w:start w:val="1"/>
      <w:numFmt w:val="none"/>
      <w:pStyle w:val="ADClause"/>
      <w:lvlText w:val="%1"/>
      <w:lvlJc w:val="left"/>
      <w:pPr>
        <w:ind w:left="0" w:firstLine="0"/>
      </w:pPr>
      <w:rPr>
        <w:rFonts w:hint="default"/>
      </w:rPr>
    </w:lvl>
    <w:lvl w:ilvl="1">
      <w:start w:val="1"/>
      <w:numFmt w:val="lowerLetter"/>
      <w:lvlText w:val="%2)"/>
      <w:lvlJc w:val="left"/>
      <w:pPr>
        <w:ind w:left="360" w:hanging="360"/>
      </w:pPr>
      <w:rPr>
        <w:rFonts w:ascii="Segoe UI" w:hAnsi="Segoe UI" w:hint="default"/>
        <w:b w:val="0"/>
        <w:i/>
        <w:caps w:val="0"/>
        <w:strike w:val="0"/>
        <w:dstrike w:val="0"/>
        <w:vanish w:val="0"/>
        <w:color w:val="auto"/>
        <w:sz w:val="20"/>
        <w:vertAlign w:val="baseline"/>
      </w:rPr>
    </w:lvl>
    <w:lvl w:ilvl="2">
      <w:start w:val="1"/>
      <w:numFmt w:val="none"/>
      <w:lvlText w:val="%3"/>
      <w:lvlJc w:val="left"/>
      <w:pPr>
        <w:tabs>
          <w:tab w:val="num" w:pos="720"/>
        </w:tabs>
        <w:ind w:left="360" w:firstLine="0"/>
      </w:pPr>
      <w:rPr>
        <w:rFonts w:ascii="Segoe UI" w:hAnsi="Segoe UI" w:hint="default"/>
        <w:b w:val="0"/>
        <w:i/>
        <w:caps w:val="0"/>
        <w:strike w:val="0"/>
        <w:dstrike w:val="0"/>
        <w:vanish w:val="0"/>
        <w:color w:val="auto"/>
        <w:sz w:val="20"/>
        <w:vertAlign w:val="baseline"/>
      </w:rPr>
    </w:lvl>
    <w:lvl w:ilvl="3">
      <w:start w:val="1"/>
      <w:numFmt w:val="lowerRoman"/>
      <w:lvlText w:val="%4."/>
      <w:lvlJc w:val="center"/>
      <w:pPr>
        <w:ind w:left="792" w:hanging="288"/>
      </w:pPr>
      <w:rPr>
        <w:rFonts w:ascii="Segoe UI" w:hAnsi="Segoe UI" w:hint="default"/>
        <w:b w:val="0"/>
        <w:i/>
        <w:color w:val="auto"/>
        <w:sz w:val="20"/>
      </w:rPr>
    </w:lvl>
    <w:lvl w:ilvl="4">
      <w:start w:val="1"/>
      <w:numFmt w:val="bullet"/>
      <w:lvlText w:val=""/>
      <w:lvlJc w:val="left"/>
      <w:pPr>
        <w:ind w:left="720" w:hanging="360"/>
      </w:pPr>
      <w:rPr>
        <w:rFonts w:ascii="Symbol" w:hAnsi="Symbol" w:hint="default"/>
        <w:b w:val="0"/>
        <w:i w:val="0"/>
        <w:caps w:val="0"/>
        <w:strike w:val="0"/>
        <w:dstrike w:val="0"/>
        <w:vanish w:val="0"/>
        <w:color w:val="562873" w:themeColor="accent1"/>
        <w:sz w:val="20"/>
        <w:vertAlign w:val="baseline"/>
      </w:rPr>
    </w:lvl>
    <w:lvl w:ilvl="5">
      <w:start w:val="1"/>
      <w:numFmt w:val="bullet"/>
      <w:lvlText w:val=""/>
      <w:lvlJc w:val="left"/>
      <w:pPr>
        <w:tabs>
          <w:tab w:val="num" w:pos="1440"/>
        </w:tabs>
        <w:ind w:left="1080" w:hanging="288"/>
      </w:pPr>
      <w:rPr>
        <w:rFonts w:ascii="Symbol" w:hAnsi="Symbol" w:hint="default"/>
        <w:b w:val="0"/>
        <w:i w:val="0"/>
        <w:color w:val="984A9C" w:themeColor="accent2"/>
        <w:sz w:val="20"/>
      </w:rPr>
    </w:lvl>
    <w:lvl w:ilvl="6">
      <w:start w:val="1"/>
      <w:numFmt w:val="bullet"/>
      <w:lvlText w:val="▪"/>
      <w:lvlJc w:val="left"/>
      <w:pPr>
        <w:ind w:left="1440" w:hanging="288"/>
      </w:pPr>
      <w:rPr>
        <w:rFonts w:ascii="Buxton Sketch" w:hAnsi="Buxton Sketch" w:hint="default"/>
        <w:b w:val="0"/>
        <w:i w:val="0"/>
        <w:caps w:val="0"/>
        <w:strike w:val="0"/>
        <w:dstrike w:val="0"/>
        <w:vanish w:val="0"/>
        <w:color w:val="562873" w:themeColor="accent1"/>
        <w:sz w:val="20"/>
        <w:vertAlign w:val="baseline"/>
      </w:rPr>
    </w:lvl>
    <w:lvl w:ilvl="7">
      <w:start w:val="1"/>
      <w:numFmt w:val="lowerLetter"/>
      <w:lvlText w:val="%8"/>
      <w:lvlJc w:val="left"/>
      <w:pPr>
        <w:tabs>
          <w:tab w:val="num" w:pos="25920"/>
        </w:tabs>
        <w:ind w:left="1800" w:hanging="360"/>
      </w:pPr>
      <w:rPr>
        <w:rFonts w:hint="default"/>
        <w:color w:val="562873" w:themeColor="accent1"/>
      </w:rPr>
    </w:lvl>
    <w:lvl w:ilvl="8">
      <w:start w:val="1"/>
      <w:numFmt w:val="none"/>
      <w:lvlText w:val=""/>
      <w:lvlJc w:val="left"/>
      <w:pPr>
        <w:ind w:left="720" w:firstLine="0"/>
      </w:pPr>
      <w:rPr>
        <w:rFonts w:hint="default"/>
        <w:b w:val="0"/>
        <w:i w:val="0"/>
        <w:sz w:val="16"/>
      </w:rPr>
    </w:lvl>
  </w:abstractNum>
  <w:abstractNum w:abstractNumId="56" w15:restartNumberingAfterBreak="0">
    <w:nsid w:val="72CE1957"/>
    <w:multiLevelType w:val="multilevel"/>
    <w:tmpl w:val="8B1883AC"/>
    <w:lvl w:ilvl="0">
      <w:start w:val="1"/>
      <w:numFmt w:val="decimal"/>
      <w:lvlText w:val="Req # %1"/>
      <w:lvlJc w:val="left"/>
      <w:pPr>
        <w:tabs>
          <w:tab w:val="num" w:pos="2286"/>
        </w:tabs>
        <w:ind w:left="2286" w:hanging="1296"/>
      </w:pPr>
      <w:rPr>
        <w:rFonts w:ascii="Segoe UI" w:hAnsi="Segoe UI" w:hint="default"/>
        <w:b w:val="0"/>
        <w:i w:val="0"/>
        <w:iCs w:val="0"/>
        <w:color w:val="02346E" w:themeColor="accent4" w:themeShade="BF"/>
        <w:sz w:val="18"/>
      </w:rPr>
    </w:lvl>
    <w:lvl w:ilvl="1">
      <w:start w:val="1"/>
      <w:numFmt w:val="none"/>
      <w:lvlText w:val="%2"/>
      <w:lvlJc w:val="left"/>
      <w:pPr>
        <w:ind w:left="1296" w:firstLine="0"/>
      </w:pPr>
      <w:rPr>
        <w:rFonts w:ascii="Segoe UI" w:hAnsi="Segoe UI" w:hint="default"/>
        <w:b w:val="0"/>
        <w:i w:val="0"/>
        <w:caps w:val="0"/>
        <w:strike w:val="0"/>
        <w:dstrike w:val="0"/>
        <w:vanish w:val="0"/>
        <w:color w:val="auto"/>
        <w:sz w:val="20"/>
        <w:vertAlign w:val="baseline"/>
      </w:rPr>
    </w:lvl>
    <w:lvl w:ilvl="2">
      <w:start w:val="1"/>
      <w:numFmt w:val="bullet"/>
      <w:lvlText w:val=""/>
      <w:lvlJc w:val="left"/>
      <w:pPr>
        <w:ind w:left="1872" w:hanging="288"/>
      </w:pPr>
      <w:rPr>
        <w:rFonts w:ascii="Symbol" w:hAnsi="Symbol" w:hint="default"/>
        <w:b w:val="0"/>
        <w:i w:val="0"/>
        <w:caps w:val="0"/>
        <w:strike w:val="0"/>
        <w:dstrike w:val="0"/>
        <w:vanish w:val="0"/>
        <w:color w:val="562873" w:themeColor="accent1"/>
        <w:sz w:val="20"/>
        <w:vertAlign w:val="baseline"/>
      </w:rPr>
    </w:lvl>
    <w:lvl w:ilvl="3">
      <w:start w:val="1"/>
      <w:numFmt w:val="none"/>
      <w:lvlText w:val=""/>
      <w:lvlJc w:val="left"/>
      <w:pPr>
        <w:ind w:left="1872" w:firstLine="0"/>
      </w:pPr>
      <w:rPr>
        <w:rFonts w:ascii="Segoe UI" w:hAnsi="Segoe UI" w:hint="default"/>
        <w:b w:val="0"/>
        <w:i/>
        <w:color w:val="auto"/>
        <w:sz w:val="20"/>
      </w:rPr>
    </w:lvl>
    <w:lvl w:ilvl="4">
      <w:start w:val="1"/>
      <w:numFmt w:val="bullet"/>
      <w:lvlText w:val="-"/>
      <w:lvlJc w:val="left"/>
      <w:pPr>
        <w:ind w:left="2376" w:hanging="360"/>
      </w:pPr>
      <w:rPr>
        <w:rFonts w:ascii="Segoe UI" w:eastAsia="Calibri" w:hAnsi="Segoe UI" w:cs="Segoe UI" w:hint="default"/>
      </w:rPr>
    </w:lvl>
    <w:lvl w:ilvl="5">
      <w:start w:val="1"/>
      <w:numFmt w:val="none"/>
      <w:lvlText w:val=""/>
      <w:lvlJc w:val="left"/>
      <w:pPr>
        <w:ind w:left="2304" w:firstLine="0"/>
      </w:pPr>
      <w:rPr>
        <w:rFonts w:hint="default"/>
        <w:b w:val="0"/>
        <w:i w:val="0"/>
        <w:sz w:val="20"/>
      </w:rPr>
    </w:lvl>
    <w:lvl w:ilvl="6">
      <w:start w:val="1"/>
      <w:numFmt w:val="bullet"/>
      <w:lvlText w:val="▪"/>
      <w:lvlJc w:val="left"/>
      <w:pPr>
        <w:ind w:left="2880" w:hanging="288"/>
      </w:pPr>
      <w:rPr>
        <w:rFonts w:ascii="Buxton Sketch" w:hAnsi="Buxton Sketch" w:hint="default"/>
        <w:b w:val="0"/>
        <w:i w:val="0"/>
        <w:caps w:val="0"/>
        <w:strike w:val="0"/>
        <w:dstrike w:val="0"/>
        <w:vanish w:val="0"/>
        <w:color w:val="562873" w:themeColor="accent1"/>
        <w:sz w:val="20"/>
        <w:vertAlign w:val="baseline"/>
      </w:rPr>
    </w:lvl>
    <w:lvl w:ilvl="7">
      <w:start w:val="1"/>
      <w:numFmt w:val="none"/>
      <w:lvlText w:val="%8"/>
      <w:lvlJc w:val="left"/>
      <w:pPr>
        <w:ind w:left="2880" w:firstLine="0"/>
      </w:pPr>
      <w:rPr>
        <w:rFonts w:hint="default"/>
        <w:color w:val="562873" w:themeColor="accent1"/>
      </w:rPr>
    </w:lvl>
    <w:lvl w:ilvl="8">
      <w:start w:val="1"/>
      <w:numFmt w:val="none"/>
      <w:lvlText w:val="%9"/>
      <w:lvlJc w:val="left"/>
      <w:pPr>
        <w:ind w:left="1440" w:firstLine="0"/>
      </w:pPr>
      <w:rPr>
        <w:rFonts w:hint="default"/>
        <w:b w:val="0"/>
        <w:i w:val="0"/>
        <w:sz w:val="16"/>
      </w:rPr>
    </w:lvl>
  </w:abstractNum>
  <w:abstractNum w:abstractNumId="57" w15:restartNumberingAfterBreak="0">
    <w:nsid w:val="7589667B"/>
    <w:multiLevelType w:val="hybridMultilevel"/>
    <w:tmpl w:val="A6688954"/>
    <w:lvl w:ilvl="0" w:tplc="3E50EFBC">
      <w:start w:val="1"/>
      <w:numFmt w:val="bullet"/>
      <w:lvlText w:val=""/>
      <w:lvlJc w:val="left"/>
      <w:pPr>
        <w:ind w:left="720" w:hanging="360"/>
      </w:pPr>
      <w:rPr>
        <w:rFonts w:ascii="Symbol" w:hAnsi="Symbol" w:hint="default"/>
        <w:color w:val="000000" w:themeColor="text1"/>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792B4081"/>
    <w:multiLevelType w:val="hybridMultilevel"/>
    <w:tmpl w:val="8B12DB24"/>
    <w:lvl w:ilvl="0" w:tplc="A7422986">
      <w:start w:val="1"/>
      <w:numFmt w:val="decimal"/>
      <w:lvlText w:val="%1)"/>
      <w:lvlJc w:val="left"/>
      <w:pPr>
        <w:ind w:left="1020" w:hanging="360"/>
      </w:pPr>
    </w:lvl>
    <w:lvl w:ilvl="1" w:tplc="763EB74E">
      <w:start w:val="1"/>
      <w:numFmt w:val="decimal"/>
      <w:lvlText w:val="%2)"/>
      <w:lvlJc w:val="left"/>
      <w:pPr>
        <w:ind w:left="1020" w:hanging="360"/>
      </w:pPr>
    </w:lvl>
    <w:lvl w:ilvl="2" w:tplc="9A4AB6BC">
      <w:start w:val="1"/>
      <w:numFmt w:val="decimal"/>
      <w:lvlText w:val="%3)"/>
      <w:lvlJc w:val="left"/>
      <w:pPr>
        <w:ind w:left="1020" w:hanging="360"/>
      </w:pPr>
    </w:lvl>
    <w:lvl w:ilvl="3" w:tplc="F1A04434">
      <w:start w:val="1"/>
      <w:numFmt w:val="decimal"/>
      <w:lvlText w:val="%4)"/>
      <w:lvlJc w:val="left"/>
      <w:pPr>
        <w:ind w:left="1020" w:hanging="360"/>
      </w:pPr>
    </w:lvl>
    <w:lvl w:ilvl="4" w:tplc="097C1ED4">
      <w:start w:val="1"/>
      <w:numFmt w:val="decimal"/>
      <w:lvlText w:val="%5)"/>
      <w:lvlJc w:val="left"/>
      <w:pPr>
        <w:ind w:left="1020" w:hanging="360"/>
      </w:pPr>
    </w:lvl>
    <w:lvl w:ilvl="5" w:tplc="1276BA58">
      <w:start w:val="1"/>
      <w:numFmt w:val="decimal"/>
      <w:lvlText w:val="%6)"/>
      <w:lvlJc w:val="left"/>
      <w:pPr>
        <w:ind w:left="1020" w:hanging="360"/>
      </w:pPr>
    </w:lvl>
    <w:lvl w:ilvl="6" w:tplc="5A549B5C">
      <w:start w:val="1"/>
      <w:numFmt w:val="decimal"/>
      <w:lvlText w:val="%7)"/>
      <w:lvlJc w:val="left"/>
      <w:pPr>
        <w:ind w:left="1020" w:hanging="360"/>
      </w:pPr>
    </w:lvl>
    <w:lvl w:ilvl="7" w:tplc="7E54CA48">
      <w:start w:val="1"/>
      <w:numFmt w:val="decimal"/>
      <w:lvlText w:val="%8)"/>
      <w:lvlJc w:val="left"/>
      <w:pPr>
        <w:ind w:left="1020" w:hanging="360"/>
      </w:pPr>
    </w:lvl>
    <w:lvl w:ilvl="8" w:tplc="C1C8C836">
      <w:start w:val="1"/>
      <w:numFmt w:val="decimal"/>
      <w:lvlText w:val="%9)"/>
      <w:lvlJc w:val="left"/>
      <w:pPr>
        <w:ind w:left="1020" w:hanging="360"/>
      </w:pPr>
    </w:lvl>
  </w:abstractNum>
  <w:abstractNum w:abstractNumId="59" w15:restartNumberingAfterBreak="0">
    <w:nsid w:val="7E461962"/>
    <w:multiLevelType w:val="multilevel"/>
    <w:tmpl w:val="6748C248"/>
    <w:lvl w:ilvl="0">
      <w:start w:val="1"/>
      <w:numFmt w:val="lowerLetter"/>
      <w:pStyle w:val="0AClause"/>
      <w:lvlText w:val="%1)"/>
      <w:lvlJc w:val="left"/>
      <w:pPr>
        <w:ind w:left="360" w:hanging="360"/>
      </w:pPr>
      <w:rPr>
        <w:rFonts w:ascii="Segoe UI" w:hAnsi="Segoe UI" w:hint="default"/>
        <w:b w:val="0"/>
        <w:i/>
        <w:color w:val="562873" w:themeColor="accent1"/>
      </w:rPr>
    </w:lvl>
    <w:lvl w:ilvl="1">
      <w:start w:val="1"/>
      <w:numFmt w:val="lowerRoman"/>
      <w:lvlText w:val="%2."/>
      <w:lvlJc w:val="center"/>
      <w:pPr>
        <w:ind w:left="720" w:hanging="288"/>
      </w:pPr>
      <w:rPr>
        <w:rFonts w:ascii="Segoe UI" w:hAnsi="Segoe UI" w:hint="default"/>
        <w:b w:val="0"/>
        <w:i/>
        <w:color w:val="7030A0"/>
      </w:rPr>
    </w:lvl>
    <w:lvl w:ilvl="2">
      <w:start w:val="1"/>
      <w:numFmt w:val="lowerLetter"/>
      <w:lvlText w:val="%3."/>
      <w:lvlJc w:val="left"/>
      <w:pPr>
        <w:ind w:left="1080" w:hanging="360"/>
      </w:pPr>
      <w:rPr>
        <w:rFonts w:ascii="Segoe UI" w:hAnsi="Segoe UI" w:hint="default"/>
        <w:b w:val="0"/>
        <w:i w:val="0"/>
        <w:color w:val="7030A0"/>
      </w:rPr>
    </w:lvl>
    <w:lvl w:ilvl="3">
      <w:start w:val="1"/>
      <w:numFmt w:val="bullet"/>
      <w:lvlText w:val=""/>
      <w:lvlJc w:val="left"/>
      <w:pPr>
        <w:ind w:left="1080" w:hanging="288"/>
      </w:pPr>
      <w:rPr>
        <w:rFonts w:ascii="Symbol" w:hAnsi="Symbol" w:hint="default"/>
        <w:color w:val="984A9C" w:themeColor="accent2"/>
      </w:rPr>
    </w:lvl>
    <w:lvl w:ilvl="4">
      <w:start w:val="1"/>
      <w:numFmt w:val="bullet"/>
      <w:lvlText w:val=""/>
      <w:lvlJc w:val="left"/>
      <w:pPr>
        <w:ind w:left="936" w:hanging="216"/>
      </w:pPr>
      <w:rPr>
        <w:rFonts w:ascii="Symbol" w:hAnsi="Symbol" w:hint="default"/>
        <w:color w:val="7030A0"/>
      </w:rPr>
    </w:lvl>
    <w:lvl w:ilvl="5">
      <w:start w:val="1"/>
      <w:numFmt w:val="lowerRoman"/>
      <w:lvlText w:val="(%6.)"/>
      <w:lvlJc w:val="center"/>
      <w:pPr>
        <w:ind w:left="1656" w:hanging="432"/>
      </w:pPr>
      <w:rPr>
        <w:rFonts w:hint="default"/>
        <w:b w:val="0"/>
        <w:i/>
        <w:color w:val="7030A0"/>
      </w:rPr>
    </w:lvl>
    <w:lvl w:ilvl="6">
      <w:start w:val="1"/>
      <w:numFmt w:val="bullet"/>
      <w:lvlText w:val="▪"/>
      <w:lvlJc w:val="left"/>
      <w:pPr>
        <w:ind w:left="1656" w:hanging="288"/>
      </w:pPr>
      <w:rPr>
        <w:rFonts w:ascii="Buxton Sketch" w:hAnsi="Buxton Sketch" w:hint="default"/>
        <w:color w:val="984A9C" w:themeColor="accent2"/>
      </w:rPr>
    </w:lvl>
    <w:lvl w:ilvl="7">
      <w:start w:val="1"/>
      <w:numFmt w:val="bullet"/>
      <w:lvlText w:val=""/>
      <w:lvlJc w:val="left"/>
      <w:pPr>
        <w:ind w:left="360" w:hanging="360"/>
      </w:pPr>
      <w:rPr>
        <w:rFonts w:ascii="Symbol" w:hAnsi="Symbol" w:hint="default"/>
        <w:color w:val="7030A0"/>
      </w:rPr>
    </w:lvl>
    <w:lvl w:ilvl="8">
      <w:start w:val="1"/>
      <w:numFmt w:val="bullet"/>
      <w:lvlText w:val=""/>
      <w:lvlJc w:val="left"/>
      <w:pPr>
        <w:ind w:left="720" w:hanging="360"/>
      </w:pPr>
      <w:rPr>
        <w:rFonts w:ascii="Symbol" w:hAnsi="Symbol" w:hint="default"/>
        <w:color w:val="7030A0"/>
      </w:rPr>
    </w:lvl>
  </w:abstractNum>
  <w:abstractNum w:abstractNumId="60" w15:restartNumberingAfterBreak="0">
    <w:nsid w:val="7F1D43B7"/>
    <w:multiLevelType w:val="hybridMultilevel"/>
    <w:tmpl w:val="113EFDD4"/>
    <w:lvl w:ilvl="0" w:tplc="3F40ED48">
      <w:start w:val="1"/>
      <w:numFmt w:val="bullet"/>
      <w:lvlText w:val=""/>
      <w:lvlJc w:val="left"/>
      <w:pPr>
        <w:ind w:left="720" w:hanging="360"/>
      </w:pPr>
      <w:rPr>
        <w:rFonts w:ascii="Symbol" w:hAnsi="Symbol" w:hint="default"/>
        <w:color w:val="984A9C" w:themeColor="accen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957226649">
    <w:abstractNumId w:val="52"/>
  </w:num>
  <w:num w:numId="2" w16cid:durableId="1581525653">
    <w:abstractNumId w:val="36"/>
  </w:num>
  <w:num w:numId="3" w16cid:durableId="114866799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9022829">
    <w:abstractNumId w:val="52"/>
  </w:num>
  <w:num w:numId="5" w16cid:durableId="450176452">
    <w:abstractNumId w:val="20"/>
  </w:num>
  <w:num w:numId="6" w16cid:durableId="649864366">
    <w:abstractNumId w:val="55"/>
  </w:num>
  <w:num w:numId="7" w16cid:durableId="170023993">
    <w:abstractNumId w:val="13"/>
  </w:num>
  <w:num w:numId="8" w16cid:durableId="154616148">
    <w:abstractNumId w:val="17"/>
  </w:num>
  <w:num w:numId="9" w16cid:durableId="1473674951">
    <w:abstractNumId w:val="47"/>
  </w:num>
  <w:num w:numId="10" w16cid:durableId="572006951">
    <w:abstractNumId w:val="3"/>
    <w:lvlOverride w:ilvl="0">
      <w:startOverride w:val="24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08789778">
    <w:abstractNumId w:val="29"/>
  </w:num>
  <w:num w:numId="12" w16cid:durableId="919825508">
    <w:abstractNumId w:val="24"/>
  </w:num>
  <w:num w:numId="13" w16cid:durableId="1176769863">
    <w:abstractNumId w:val="49"/>
  </w:num>
  <w:num w:numId="14" w16cid:durableId="1275014774">
    <w:abstractNumId w:val="5"/>
  </w:num>
  <w:num w:numId="15" w16cid:durableId="105516122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323371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3189482">
    <w:abstractNumId w:val="8"/>
  </w:num>
  <w:num w:numId="18" w16cid:durableId="155681874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02254996">
    <w:abstractNumId w:val="23"/>
  </w:num>
  <w:num w:numId="20" w16cid:durableId="1469320127">
    <w:abstractNumId w:val="58"/>
  </w:num>
  <w:num w:numId="21" w16cid:durableId="1409227731">
    <w:abstractNumId w:val="57"/>
  </w:num>
  <w:num w:numId="22" w16cid:durableId="510535468">
    <w:abstractNumId w:val="16"/>
  </w:num>
  <w:num w:numId="23" w16cid:durableId="1831361115">
    <w:abstractNumId w:val="37"/>
  </w:num>
  <w:num w:numId="24" w16cid:durableId="1954752205">
    <w:abstractNumId w:val="1"/>
  </w:num>
  <w:num w:numId="25" w16cid:durableId="45573982">
    <w:abstractNumId w:val="50"/>
  </w:num>
  <w:num w:numId="26" w16cid:durableId="170338933">
    <w:abstractNumId w:val="54"/>
  </w:num>
  <w:num w:numId="27" w16cid:durableId="1620524777">
    <w:abstractNumId w:val="15"/>
  </w:num>
  <w:num w:numId="28" w16cid:durableId="282276171">
    <w:abstractNumId w:val="60"/>
  </w:num>
  <w:num w:numId="29" w16cid:durableId="723715956">
    <w:abstractNumId w:val="10"/>
  </w:num>
  <w:num w:numId="30" w16cid:durableId="453133169">
    <w:abstractNumId w:val="59"/>
  </w:num>
  <w:num w:numId="31" w16cid:durableId="1796020321">
    <w:abstractNumId w:val="4"/>
  </w:num>
  <w:num w:numId="32" w16cid:durableId="1106078109">
    <w:abstractNumId w:val="31"/>
  </w:num>
  <w:num w:numId="33" w16cid:durableId="78915896">
    <w:abstractNumId w:val="5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26973092">
    <w:abstractNumId w:val="27"/>
  </w:num>
  <w:num w:numId="35" w16cid:durableId="1547643431">
    <w:abstractNumId w:val="21"/>
  </w:num>
  <w:num w:numId="36" w16cid:durableId="1884633480">
    <w:abstractNumId w:val="40"/>
  </w:num>
  <w:num w:numId="37" w16cid:durableId="1715424581">
    <w:abstractNumId w:val="53"/>
  </w:num>
  <w:num w:numId="38" w16cid:durableId="905800325">
    <w:abstractNumId w:val="19"/>
  </w:num>
  <w:num w:numId="39" w16cid:durableId="545920137">
    <w:abstractNumId w:val="48"/>
  </w:num>
  <w:num w:numId="40" w16cid:durableId="1508325686">
    <w:abstractNumId w:val="41"/>
  </w:num>
  <w:num w:numId="41" w16cid:durableId="1257596741">
    <w:abstractNumId w:val="56"/>
  </w:num>
  <w:num w:numId="42" w16cid:durableId="41369872">
    <w:abstractNumId w:val="38"/>
  </w:num>
  <w:num w:numId="43" w16cid:durableId="955481783">
    <w:abstractNumId w:val="0"/>
  </w:num>
  <w:num w:numId="44" w16cid:durableId="66146864">
    <w:abstractNumId w:val="26"/>
  </w:num>
  <w:num w:numId="45" w16cid:durableId="1235552931">
    <w:abstractNumId w:val="35"/>
  </w:num>
  <w:num w:numId="46" w16cid:durableId="2137680272">
    <w:abstractNumId w:val="11"/>
  </w:num>
  <w:num w:numId="47" w16cid:durableId="1280531505">
    <w:abstractNumId w:val="25"/>
  </w:num>
  <w:num w:numId="48" w16cid:durableId="172960489">
    <w:abstractNumId w:val="46"/>
  </w:num>
  <w:num w:numId="49" w16cid:durableId="1521310010">
    <w:abstractNumId w:val="39"/>
  </w:num>
  <w:num w:numId="50" w16cid:durableId="1226573817">
    <w:abstractNumId w:val="42"/>
  </w:num>
  <w:num w:numId="51" w16cid:durableId="160435267">
    <w:abstractNumId w:val="28"/>
  </w:num>
  <w:num w:numId="52" w16cid:durableId="1048184881">
    <w:abstractNumId w:val="12"/>
  </w:num>
  <w:num w:numId="53" w16cid:durableId="368651488">
    <w:abstractNumId w:val="7"/>
  </w:num>
  <w:num w:numId="54" w16cid:durableId="298729554">
    <w:abstractNumId w:val="51"/>
  </w:num>
  <w:num w:numId="55" w16cid:durableId="1983267278">
    <w:abstractNumId w:val="33"/>
  </w:num>
  <w:num w:numId="56" w16cid:durableId="1806586850">
    <w:abstractNumId w:val="14"/>
  </w:num>
  <w:num w:numId="57" w16cid:durableId="1029451802">
    <w:abstractNumId w:val="6"/>
  </w:num>
  <w:num w:numId="58" w16cid:durableId="596014739">
    <w:abstractNumId w:val="2"/>
  </w:num>
  <w:num w:numId="59" w16cid:durableId="1078478075">
    <w:abstractNumId w:val="32"/>
  </w:num>
  <w:num w:numId="60" w16cid:durableId="380708756">
    <w:abstractNumId w:val="9"/>
  </w:num>
  <w:num w:numId="61" w16cid:durableId="2024932958">
    <w:abstractNumId w:val="45"/>
  </w:num>
  <w:num w:numId="62" w16cid:durableId="377631847">
    <w:abstractNumId w:val="34"/>
  </w:num>
  <w:num w:numId="63" w16cid:durableId="1259027202">
    <w:abstractNumId w:val="30"/>
  </w:num>
  <w:num w:numId="64" w16cid:durableId="1728719905">
    <w:abstractNumId w:val="43"/>
  </w:num>
  <w:num w:numId="65" w16cid:durableId="1728186294">
    <w:abstractNumId w:val="44"/>
  </w:num>
  <w:num w:numId="66" w16cid:durableId="768743365">
    <w:abstractNumId w:val="18"/>
  </w:num>
  <w:num w:numId="67" w16cid:durableId="1155695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orda Ulrich">
    <w15:presenceInfo w15:providerId="AD" w15:userId="S::ulrich.dorda@sckcen.be::a2ed7c69-36b0-49a7-accd-1f5c82736328"/>
  </w15:person>
  <w15:person w15:author="Dekempeneer Erik">
    <w15:presenceInfo w15:providerId="AD" w15:userId="S::erik.dekempeneer@sckcen.be::dd9c19ef-718e-40da-9588-94676f81c954"/>
  </w15:person>
  <w15:person w15:author="Jardin Maarten">
    <w15:presenceInfo w15:providerId="AD" w15:userId="S-1-5-21-2143564435-1125984783-857296014-44080"/>
  </w15:person>
  <w15:person w15:author="Bonthuys Gerkotze">
    <w15:presenceInfo w15:providerId="AD" w15:userId="S::gerkotze.bonthuys@sckcen.be::aa89ec53-9f95-42ae-98c9-b98e1cf18215"/>
  </w15:person>
  <w15:person w15:author="do Rego Lima Pedro">
    <w15:presenceInfo w15:providerId="AD" w15:userId="S::Pedro.do.Rego.Lima@extern.sckcen.be::0d9f6d5e-7331-440e-9a3b-2b4e2f0ef792"/>
  </w15:person>
  <w15:person w15:author="Courtheyn Peter">
    <w15:presenceInfo w15:providerId="AD" w15:userId="S::Peter.Courtheyn@extern.sckcen.be::ad6c446f-071a-44da-b97b-2cf6e05722c2"/>
  </w15:person>
  <w15:person w15:author="Daneels Ruben">
    <w15:presenceInfo w15:providerId="None" w15:userId="Daneels Rub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revisionView w:inkAnnotations="0"/>
  <w:defaultTabStop w:val="709"/>
  <w:autoHyphenation/>
  <w:consecutiveHyphenLimit w:val="2"/>
  <w:hyphenationZone w:val="425"/>
  <w:doNotHyphenateCaps/>
  <w:drawingGridHorizontalSpacing w:val="181"/>
  <w:drawingGridVerticalSpacing w:val="181"/>
  <w:displayHorizontalDrawingGridEvery w:val="2"/>
  <w:displayVertic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0C0"/>
    <w:rsid w:val="000009A4"/>
    <w:rsid w:val="0000127E"/>
    <w:rsid w:val="00001BFD"/>
    <w:rsid w:val="00003586"/>
    <w:rsid w:val="00004D41"/>
    <w:rsid w:val="00006433"/>
    <w:rsid w:val="00006A66"/>
    <w:rsid w:val="00012273"/>
    <w:rsid w:val="000130EA"/>
    <w:rsid w:val="00013A74"/>
    <w:rsid w:val="00014330"/>
    <w:rsid w:val="000177CB"/>
    <w:rsid w:val="00017D70"/>
    <w:rsid w:val="00020D0C"/>
    <w:rsid w:val="00020ED6"/>
    <w:rsid w:val="00022055"/>
    <w:rsid w:val="00023699"/>
    <w:rsid w:val="00023BC2"/>
    <w:rsid w:val="00023BFF"/>
    <w:rsid w:val="00023D12"/>
    <w:rsid w:val="00023E09"/>
    <w:rsid w:val="000242D9"/>
    <w:rsid w:val="00026E3E"/>
    <w:rsid w:val="00027E03"/>
    <w:rsid w:val="00031716"/>
    <w:rsid w:val="00033612"/>
    <w:rsid w:val="00033C46"/>
    <w:rsid w:val="0003477F"/>
    <w:rsid w:val="00034F50"/>
    <w:rsid w:val="000353D8"/>
    <w:rsid w:val="00036915"/>
    <w:rsid w:val="0003734C"/>
    <w:rsid w:val="00037F80"/>
    <w:rsid w:val="000404C9"/>
    <w:rsid w:val="00041698"/>
    <w:rsid w:val="000417C8"/>
    <w:rsid w:val="00044715"/>
    <w:rsid w:val="00044C3E"/>
    <w:rsid w:val="000473AF"/>
    <w:rsid w:val="00050E64"/>
    <w:rsid w:val="00053AC2"/>
    <w:rsid w:val="00053B98"/>
    <w:rsid w:val="00053D5F"/>
    <w:rsid w:val="0005455B"/>
    <w:rsid w:val="00054C3E"/>
    <w:rsid w:val="00055C44"/>
    <w:rsid w:val="00056639"/>
    <w:rsid w:val="00056D81"/>
    <w:rsid w:val="00062302"/>
    <w:rsid w:val="00062B6A"/>
    <w:rsid w:val="00062E3D"/>
    <w:rsid w:val="00063B68"/>
    <w:rsid w:val="00064252"/>
    <w:rsid w:val="00065B89"/>
    <w:rsid w:val="0006684E"/>
    <w:rsid w:val="000668F1"/>
    <w:rsid w:val="00066FA6"/>
    <w:rsid w:val="00071949"/>
    <w:rsid w:val="0007252A"/>
    <w:rsid w:val="00072ECD"/>
    <w:rsid w:val="000739C9"/>
    <w:rsid w:val="00073FF0"/>
    <w:rsid w:val="000746B3"/>
    <w:rsid w:val="00074A20"/>
    <w:rsid w:val="00074D44"/>
    <w:rsid w:val="000759EC"/>
    <w:rsid w:val="0007666E"/>
    <w:rsid w:val="00076BC9"/>
    <w:rsid w:val="000779C1"/>
    <w:rsid w:val="00077AFE"/>
    <w:rsid w:val="00080949"/>
    <w:rsid w:val="00082A27"/>
    <w:rsid w:val="00083016"/>
    <w:rsid w:val="00085EB5"/>
    <w:rsid w:val="00087538"/>
    <w:rsid w:val="000901D6"/>
    <w:rsid w:val="00090AEE"/>
    <w:rsid w:val="0009107A"/>
    <w:rsid w:val="00091426"/>
    <w:rsid w:val="00093121"/>
    <w:rsid w:val="00094F3D"/>
    <w:rsid w:val="00095A99"/>
    <w:rsid w:val="00095B0B"/>
    <w:rsid w:val="00095EC1"/>
    <w:rsid w:val="00096E0D"/>
    <w:rsid w:val="00096E71"/>
    <w:rsid w:val="000A08B4"/>
    <w:rsid w:val="000A08F4"/>
    <w:rsid w:val="000A0C18"/>
    <w:rsid w:val="000A24CB"/>
    <w:rsid w:val="000A2967"/>
    <w:rsid w:val="000A30AE"/>
    <w:rsid w:val="000A5505"/>
    <w:rsid w:val="000A5BDA"/>
    <w:rsid w:val="000B1CB2"/>
    <w:rsid w:val="000B2D6F"/>
    <w:rsid w:val="000B3CE5"/>
    <w:rsid w:val="000B5115"/>
    <w:rsid w:val="000B51B8"/>
    <w:rsid w:val="000B5352"/>
    <w:rsid w:val="000B5C22"/>
    <w:rsid w:val="000C012F"/>
    <w:rsid w:val="000C10C4"/>
    <w:rsid w:val="000C1FE0"/>
    <w:rsid w:val="000C313B"/>
    <w:rsid w:val="000C397C"/>
    <w:rsid w:val="000C3BBB"/>
    <w:rsid w:val="000C3C6B"/>
    <w:rsid w:val="000C4C5E"/>
    <w:rsid w:val="000C5032"/>
    <w:rsid w:val="000C563C"/>
    <w:rsid w:val="000C6FDF"/>
    <w:rsid w:val="000C7155"/>
    <w:rsid w:val="000C7A1C"/>
    <w:rsid w:val="000D1141"/>
    <w:rsid w:val="000D2704"/>
    <w:rsid w:val="000D3C95"/>
    <w:rsid w:val="000D409C"/>
    <w:rsid w:val="000D4194"/>
    <w:rsid w:val="000D6AF0"/>
    <w:rsid w:val="000D6B0D"/>
    <w:rsid w:val="000D757A"/>
    <w:rsid w:val="000E068E"/>
    <w:rsid w:val="000E28AE"/>
    <w:rsid w:val="000E2D2A"/>
    <w:rsid w:val="000E355F"/>
    <w:rsid w:val="000E37E2"/>
    <w:rsid w:val="000E403D"/>
    <w:rsid w:val="000E425D"/>
    <w:rsid w:val="000E586E"/>
    <w:rsid w:val="000E5AD4"/>
    <w:rsid w:val="000E623E"/>
    <w:rsid w:val="000E7291"/>
    <w:rsid w:val="000E72CF"/>
    <w:rsid w:val="000F0204"/>
    <w:rsid w:val="000F1215"/>
    <w:rsid w:val="000F254B"/>
    <w:rsid w:val="000F269A"/>
    <w:rsid w:val="000F3020"/>
    <w:rsid w:val="000F3D8E"/>
    <w:rsid w:val="000F3FB4"/>
    <w:rsid w:val="000F46DE"/>
    <w:rsid w:val="000F49F8"/>
    <w:rsid w:val="000F6448"/>
    <w:rsid w:val="000F64C9"/>
    <w:rsid w:val="000F66FC"/>
    <w:rsid w:val="000F68D0"/>
    <w:rsid w:val="000F6FAA"/>
    <w:rsid w:val="000F77B2"/>
    <w:rsid w:val="00101C08"/>
    <w:rsid w:val="001028E0"/>
    <w:rsid w:val="0010379F"/>
    <w:rsid w:val="001054BF"/>
    <w:rsid w:val="0010641B"/>
    <w:rsid w:val="001069D5"/>
    <w:rsid w:val="00106E83"/>
    <w:rsid w:val="00110C3C"/>
    <w:rsid w:val="00111076"/>
    <w:rsid w:val="00111E61"/>
    <w:rsid w:val="00112A20"/>
    <w:rsid w:val="00112A82"/>
    <w:rsid w:val="0011459C"/>
    <w:rsid w:val="001146C1"/>
    <w:rsid w:val="00114F1E"/>
    <w:rsid w:val="00115D4A"/>
    <w:rsid w:val="00116A62"/>
    <w:rsid w:val="00117C0E"/>
    <w:rsid w:val="001203A0"/>
    <w:rsid w:val="00120452"/>
    <w:rsid w:val="00121906"/>
    <w:rsid w:val="00122E03"/>
    <w:rsid w:val="00122E1E"/>
    <w:rsid w:val="00123C1E"/>
    <w:rsid w:val="00124DFE"/>
    <w:rsid w:val="001262D0"/>
    <w:rsid w:val="001267D7"/>
    <w:rsid w:val="00126820"/>
    <w:rsid w:val="00127F29"/>
    <w:rsid w:val="001301CA"/>
    <w:rsid w:val="00130FB5"/>
    <w:rsid w:val="00131CA5"/>
    <w:rsid w:val="00132D0B"/>
    <w:rsid w:val="00133191"/>
    <w:rsid w:val="0013355A"/>
    <w:rsid w:val="00134785"/>
    <w:rsid w:val="00134A2C"/>
    <w:rsid w:val="00134CE2"/>
    <w:rsid w:val="00134D3A"/>
    <w:rsid w:val="00135272"/>
    <w:rsid w:val="00135CEC"/>
    <w:rsid w:val="001367FC"/>
    <w:rsid w:val="00137E26"/>
    <w:rsid w:val="00140665"/>
    <w:rsid w:val="00140B20"/>
    <w:rsid w:val="00142342"/>
    <w:rsid w:val="00142C3C"/>
    <w:rsid w:val="00143411"/>
    <w:rsid w:val="00143F2F"/>
    <w:rsid w:val="001440FB"/>
    <w:rsid w:val="00144554"/>
    <w:rsid w:val="001448FB"/>
    <w:rsid w:val="00145F29"/>
    <w:rsid w:val="00150959"/>
    <w:rsid w:val="00150A18"/>
    <w:rsid w:val="001524E5"/>
    <w:rsid w:val="001539E1"/>
    <w:rsid w:val="00153B3F"/>
    <w:rsid w:val="0015400F"/>
    <w:rsid w:val="00154C39"/>
    <w:rsid w:val="0015549B"/>
    <w:rsid w:val="00156247"/>
    <w:rsid w:val="00156E33"/>
    <w:rsid w:val="001616E8"/>
    <w:rsid w:val="00161A6D"/>
    <w:rsid w:val="00161F06"/>
    <w:rsid w:val="00162FB6"/>
    <w:rsid w:val="00163130"/>
    <w:rsid w:val="0016388D"/>
    <w:rsid w:val="00164756"/>
    <w:rsid w:val="00165969"/>
    <w:rsid w:val="00166960"/>
    <w:rsid w:val="00166F36"/>
    <w:rsid w:val="00166FE6"/>
    <w:rsid w:val="0016738A"/>
    <w:rsid w:val="001675F3"/>
    <w:rsid w:val="001679CE"/>
    <w:rsid w:val="001714E9"/>
    <w:rsid w:val="001735B0"/>
    <w:rsid w:val="00174277"/>
    <w:rsid w:val="0017506D"/>
    <w:rsid w:val="00175F06"/>
    <w:rsid w:val="0017715F"/>
    <w:rsid w:val="0017795C"/>
    <w:rsid w:val="001779D3"/>
    <w:rsid w:val="00180553"/>
    <w:rsid w:val="00180600"/>
    <w:rsid w:val="0018151F"/>
    <w:rsid w:val="00181F5A"/>
    <w:rsid w:val="001821E0"/>
    <w:rsid w:val="00182F1E"/>
    <w:rsid w:val="00183039"/>
    <w:rsid w:val="001856BC"/>
    <w:rsid w:val="001857BA"/>
    <w:rsid w:val="001866C5"/>
    <w:rsid w:val="00187B24"/>
    <w:rsid w:val="00190219"/>
    <w:rsid w:val="00190BF5"/>
    <w:rsid w:val="00190CB6"/>
    <w:rsid w:val="00191349"/>
    <w:rsid w:val="0019212C"/>
    <w:rsid w:val="00192319"/>
    <w:rsid w:val="00192660"/>
    <w:rsid w:val="00192E67"/>
    <w:rsid w:val="00193007"/>
    <w:rsid w:val="00194957"/>
    <w:rsid w:val="0019563E"/>
    <w:rsid w:val="00195A9B"/>
    <w:rsid w:val="0019611C"/>
    <w:rsid w:val="00197AEF"/>
    <w:rsid w:val="001A0378"/>
    <w:rsid w:val="001A16C3"/>
    <w:rsid w:val="001A1D05"/>
    <w:rsid w:val="001A29CD"/>
    <w:rsid w:val="001A3CD7"/>
    <w:rsid w:val="001A5680"/>
    <w:rsid w:val="001A5756"/>
    <w:rsid w:val="001A5FF0"/>
    <w:rsid w:val="001A691B"/>
    <w:rsid w:val="001A6B0B"/>
    <w:rsid w:val="001A79E1"/>
    <w:rsid w:val="001A7F9D"/>
    <w:rsid w:val="001B2096"/>
    <w:rsid w:val="001B21D4"/>
    <w:rsid w:val="001B26C5"/>
    <w:rsid w:val="001B2DD3"/>
    <w:rsid w:val="001B3A25"/>
    <w:rsid w:val="001B51D9"/>
    <w:rsid w:val="001B5A41"/>
    <w:rsid w:val="001B5A98"/>
    <w:rsid w:val="001B6076"/>
    <w:rsid w:val="001B74F4"/>
    <w:rsid w:val="001C099A"/>
    <w:rsid w:val="001C0AB9"/>
    <w:rsid w:val="001C1432"/>
    <w:rsid w:val="001C1494"/>
    <w:rsid w:val="001C2254"/>
    <w:rsid w:val="001C5A25"/>
    <w:rsid w:val="001C6686"/>
    <w:rsid w:val="001C76F9"/>
    <w:rsid w:val="001C7F50"/>
    <w:rsid w:val="001D0906"/>
    <w:rsid w:val="001D0A4A"/>
    <w:rsid w:val="001D2020"/>
    <w:rsid w:val="001D2732"/>
    <w:rsid w:val="001D2B3D"/>
    <w:rsid w:val="001D496E"/>
    <w:rsid w:val="001D499E"/>
    <w:rsid w:val="001D4BE6"/>
    <w:rsid w:val="001D5752"/>
    <w:rsid w:val="001D5757"/>
    <w:rsid w:val="001D7813"/>
    <w:rsid w:val="001D7978"/>
    <w:rsid w:val="001E12D3"/>
    <w:rsid w:val="001E184B"/>
    <w:rsid w:val="001E231C"/>
    <w:rsid w:val="001E2864"/>
    <w:rsid w:val="001E2A1B"/>
    <w:rsid w:val="001E396F"/>
    <w:rsid w:val="001E3AA5"/>
    <w:rsid w:val="001E54EE"/>
    <w:rsid w:val="001E5BC4"/>
    <w:rsid w:val="001E64D2"/>
    <w:rsid w:val="001F1219"/>
    <w:rsid w:val="001F1B36"/>
    <w:rsid w:val="001F3269"/>
    <w:rsid w:val="001F39CC"/>
    <w:rsid w:val="001F4761"/>
    <w:rsid w:val="001F5DEF"/>
    <w:rsid w:val="0020107B"/>
    <w:rsid w:val="002014CE"/>
    <w:rsid w:val="0020326D"/>
    <w:rsid w:val="002032D0"/>
    <w:rsid w:val="00205E04"/>
    <w:rsid w:val="00206AC5"/>
    <w:rsid w:val="00210C2D"/>
    <w:rsid w:val="00211741"/>
    <w:rsid w:val="00211CC0"/>
    <w:rsid w:val="00211CDA"/>
    <w:rsid w:val="002124C9"/>
    <w:rsid w:val="002134DF"/>
    <w:rsid w:val="00213DDE"/>
    <w:rsid w:val="00214C6E"/>
    <w:rsid w:val="002175A0"/>
    <w:rsid w:val="00220BA1"/>
    <w:rsid w:val="00221C18"/>
    <w:rsid w:val="002243E7"/>
    <w:rsid w:val="002267C1"/>
    <w:rsid w:val="00230AA4"/>
    <w:rsid w:val="002339A9"/>
    <w:rsid w:val="002350AB"/>
    <w:rsid w:val="00235258"/>
    <w:rsid w:val="002358D0"/>
    <w:rsid w:val="00236CF2"/>
    <w:rsid w:val="00237293"/>
    <w:rsid w:val="00237693"/>
    <w:rsid w:val="0024074D"/>
    <w:rsid w:val="002435BE"/>
    <w:rsid w:val="002441A4"/>
    <w:rsid w:val="002453B6"/>
    <w:rsid w:val="00245C40"/>
    <w:rsid w:val="002465F9"/>
    <w:rsid w:val="002468F0"/>
    <w:rsid w:val="0024717F"/>
    <w:rsid w:val="00250DE5"/>
    <w:rsid w:val="00252856"/>
    <w:rsid w:val="0025525C"/>
    <w:rsid w:val="00255298"/>
    <w:rsid w:val="00255502"/>
    <w:rsid w:val="002562B4"/>
    <w:rsid w:val="002572C2"/>
    <w:rsid w:val="00257ACA"/>
    <w:rsid w:val="00257C00"/>
    <w:rsid w:val="00260734"/>
    <w:rsid w:val="00261C67"/>
    <w:rsid w:val="00262919"/>
    <w:rsid w:val="002632E6"/>
    <w:rsid w:val="0026429C"/>
    <w:rsid w:val="00264BC3"/>
    <w:rsid w:val="0026504E"/>
    <w:rsid w:val="002666A9"/>
    <w:rsid w:val="00266C07"/>
    <w:rsid w:val="00267A8B"/>
    <w:rsid w:val="00267F64"/>
    <w:rsid w:val="0027064C"/>
    <w:rsid w:val="00270DA5"/>
    <w:rsid w:val="00271214"/>
    <w:rsid w:val="00273115"/>
    <w:rsid w:val="0027426D"/>
    <w:rsid w:val="00274327"/>
    <w:rsid w:val="0027611E"/>
    <w:rsid w:val="0028142D"/>
    <w:rsid w:val="0028226B"/>
    <w:rsid w:val="0028305F"/>
    <w:rsid w:val="002839F3"/>
    <w:rsid w:val="002846FC"/>
    <w:rsid w:val="00285346"/>
    <w:rsid w:val="0028571D"/>
    <w:rsid w:val="00286110"/>
    <w:rsid w:val="0028668B"/>
    <w:rsid w:val="00286844"/>
    <w:rsid w:val="00287008"/>
    <w:rsid w:val="0028764C"/>
    <w:rsid w:val="00291C6D"/>
    <w:rsid w:val="00293088"/>
    <w:rsid w:val="00294517"/>
    <w:rsid w:val="00294C4C"/>
    <w:rsid w:val="00295E33"/>
    <w:rsid w:val="0029678B"/>
    <w:rsid w:val="002969D3"/>
    <w:rsid w:val="00296B77"/>
    <w:rsid w:val="00297D46"/>
    <w:rsid w:val="002A04BB"/>
    <w:rsid w:val="002A07F6"/>
    <w:rsid w:val="002A1185"/>
    <w:rsid w:val="002A1AC4"/>
    <w:rsid w:val="002A2101"/>
    <w:rsid w:val="002A387E"/>
    <w:rsid w:val="002A3D39"/>
    <w:rsid w:val="002A3D68"/>
    <w:rsid w:val="002A5CCD"/>
    <w:rsid w:val="002B0475"/>
    <w:rsid w:val="002B0772"/>
    <w:rsid w:val="002B0E55"/>
    <w:rsid w:val="002B2045"/>
    <w:rsid w:val="002B3D9F"/>
    <w:rsid w:val="002B4698"/>
    <w:rsid w:val="002B54E6"/>
    <w:rsid w:val="002B5AC8"/>
    <w:rsid w:val="002B6EDD"/>
    <w:rsid w:val="002B7563"/>
    <w:rsid w:val="002B7E5F"/>
    <w:rsid w:val="002C2DBA"/>
    <w:rsid w:val="002C333D"/>
    <w:rsid w:val="002C53F4"/>
    <w:rsid w:val="002C5E2C"/>
    <w:rsid w:val="002C741E"/>
    <w:rsid w:val="002C76E5"/>
    <w:rsid w:val="002C7D98"/>
    <w:rsid w:val="002D20D8"/>
    <w:rsid w:val="002D41B1"/>
    <w:rsid w:val="002D4759"/>
    <w:rsid w:val="002D560E"/>
    <w:rsid w:val="002D57EC"/>
    <w:rsid w:val="002D5DF0"/>
    <w:rsid w:val="002D697C"/>
    <w:rsid w:val="002D714E"/>
    <w:rsid w:val="002E1326"/>
    <w:rsid w:val="002E3FDB"/>
    <w:rsid w:val="002E4AEF"/>
    <w:rsid w:val="002E54C8"/>
    <w:rsid w:val="002E66B7"/>
    <w:rsid w:val="002E7D43"/>
    <w:rsid w:val="002F0A2C"/>
    <w:rsid w:val="002F18C0"/>
    <w:rsid w:val="002F1F6C"/>
    <w:rsid w:val="002F2581"/>
    <w:rsid w:val="002F25FB"/>
    <w:rsid w:val="002F4F0A"/>
    <w:rsid w:val="002F6921"/>
    <w:rsid w:val="002F70A5"/>
    <w:rsid w:val="00300EAC"/>
    <w:rsid w:val="003012EC"/>
    <w:rsid w:val="003025FA"/>
    <w:rsid w:val="0030368F"/>
    <w:rsid w:val="00304102"/>
    <w:rsid w:val="00306908"/>
    <w:rsid w:val="00307640"/>
    <w:rsid w:val="00307DD0"/>
    <w:rsid w:val="003103EE"/>
    <w:rsid w:val="00315E11"/>
    <w:rsid w:val="003161DA"/>
    <w:rsid w:val="00316265"/>
    <w:rsid w:val="0031633E"/>
    <w:rsid w:val="003175D4"/>
    <w:rsid w:val="00317992"/>
    <w:rsid w:val="00321001"/>
    <w:rsid w:val="00321DD4"/>
    <w:rsid w:val="00322687"/>
    <w:rsid w:val="003232CF"/>
    <w:rsid w:val="003242EC"/>
    <w:rsid w:val="00325CB0"/>
    <w:rsid w:val="00325DC5"/>
    <w:rsid w:val="00325F18"/>
    <w:rsid w:val="00326ED3"/>
    <w:rsid w:val="0033020A"/>
    <w:rsid w:val="0033142A"/>
    <w:rsid w:val="00333658"/>
    <w:rsid w:val="0033420E"/>
    <w:rsid w:val="0033454D"/>
    <w:rsid w:val="00334795"/>
    <w:rsid w:val="00335FD3"/>
    <w:rsid w:val="00336BAE"/>
    <w:rsid w:val="00336F30"/>
    <w:rsid w:val="00337200"/>
    <w:rsid w:val="00337731"/>
    <w:rsid w:val="0034220E"/>
    <w:rsid w:val="00342AD4"/>
    <w:rsid w:val="00345EA1"/>
    <w:rsid w:val="00346FAA"/>
    <w:rsid w:val="00347CA6"/>
    <w:rsid w:val="00347DBA"/>
    <w:rsid w:val="0035007C"/>
    <w:rsid w:val="00350654"/>
    <w:rsid w:val="003511F4"/>
    <w:rsid w:val="003514A0"/>
    <w:rsid w:val="00351845"/>
    <w:rsid w:val="003525BD"/>
    <w:rsid w:val="00356D2B"/>
    <w:rsid w:val="00356EE9"/>
    <w:rsid w:val="0035707B"/>
    <w:rsid w:val="0035796F"/>
    <w:rsid w:val="0036163B"/>
    <w:rsid w:val="00361B8E"/>
    <w:rsid w:val="00362333"/>
    <w:rsid w:val="00362B8E"/>
    <w:rsid w:val="00362CF1"/>
    <w:rsid w:val="00362E96"/>
    <w:rsid w:val="00363D6E"/>
    <w:rsid w:val="003647C4"/>
    <w:rsid w:val="003651E7"/>
    <w:rsid w:val="00366827"/>
    <w:rsid w:val="003709E3"/>
    <w:rsid w:val="003713DC"/>
    <w:rsid w:val="00371932"/>
    <w:rsid w:val="00372DDD"/>
    <w:rsid w:val="00373B69"/>
    <w:rsid w:val="003751AC"/>
    <w:rsid w:val="00375FB1"/>
    <w:rsid w:val="0037664C"/>
    <w:rsid w:val="00376FC9"/>
    <w:rsid w:val="00377104"/>
    <w:rsid w:val="003777D7"/>
    <w:rsid w:val="00377C5D"/>
    <w:rsid w:val="003803FE"/>
    <w:rsid w:val="00381D78"/>
    <w:rsid w:val="00381F65"/>
    <w:rsid w:val="00381F8B"/>
    <w:rsid w:val="00382062"/>
    <w:rsid w:val="003830CA"/>
    <w:rsid w:val="00383712"/>
    <w:rsid w:val="0038560A"/>
    <w:rsid w:val="003857F7"/>
    <w:rsid w:val="00386172"/>
    <w:rsid w:val="0038672A"/>
    <w:rsid w:val="0038697D"/>
    <w:rsid w:val="00390139"/>
    <w:rsid w:val="00390924"/>
    <w:rsid w:val="0039147C"/>
    <w:rsid w:val="0039185A"/>
    <w:rsid w:val="00392646"/>
    <w:rsid w:val="0039391F"/>
    <w:rsid w:val="003939F4"/>
    <w:rsid w:val="003946B1"/>
    <w:rsid w:val="003948BA"/>
    <w:rsid w:val="00395ABF"/>
    <w:rsid w:val="0039637E"/>
    <w:rsid w:val="00396C83"/>
    <w:rsid w:val="00397F5F"/>
    <w:rsid w:val="003A0167"/>
    <w:rsid w:val="003A06B5"/>
    <w:rsid w:val="003A0BAC"/>
    <w:rsid w:val="003A1E23"/>
    <w:rsid w:val="003A29B5"/>
    <w:rsid w:val="003A2ABA"/>
    <w:rsid w:val="003A369C"/>
    <w:rsid w:val="003A3B78"/>
    <w:rsid w:val="003A3C1A"/>
    <w:rsid w:val="003A40A3"/>
    <w:rsid w:val="003A4B8D"/>
    <w:rsid w:val="003A53CD"/>
    <w:rsid w:val="003A6253"/>
    <w:rsid w:val="003A79AE"/>
    <w:rsid w:val="003A7C2B"/>
    <w:rsid w:val="003B0E81"/>
    <w:rsid w:val="003B12F2"/>
    <w:rsid w:val="003B18BC"/>
    <w:rsid w:val="003B1CDB"/>
    <w:rsid w:val="003B24BC"/>
    <w:rsid w:val="003B32E4"/>
    <w:rsid w:val="003B36B3"/>
    <w:rsid w:val="003B4135"/>
    <w:rsid w:val="003B44E0"/>
    <w:rsid w:val="003B47E0"/>
    <w:rsid w:val="003B70DC"/>
    <w:rsid w:val="003B7172"/>
    <w:rsid w:val="003B78FB"/>
    <w:rsid w:val="003C27EC"/>
    <w:rsid w:val="003C355C"/>
    <w:rsid w:val="003C4DDF"/>
    <w:rsid w:val="003C6057"/>
    <w:rsid w:val="003C62C3"/>
    <w:rsid w:val="003C78AC"/>
    <w:rsid w:val="003C7C93"/>
    <w:rsid w:val="003D12D2"/>
    <w:rsid w:val="003D24EF"/>
    <w:rsid w:val="003D4716"/>
    <w:rsid w:val="003D6429"/>
    <w:rsid w:val="003D6E2F"/>
    <w:rsid w:val="003D764B"/>
    <w:rsid w:val="003E11E6"/>
    <w:rsid w:val="003E2004"/>
    <w:rsid w:val="003E203E"/>
    <w:rsid w:val="003E2085"/>
    <w:rsid w:val="003E2A3C"/>
    <w:rsid w:val="003E2C5E"/>
    <w:rsid w:val="003E34AD"/>
    <w:rsid w:val="003E5B93"/>
    <w:rsid w:val="003E5C09"/>
    <w:rsid w:val="003E6545"/>
    <w:rsid w:val="003F1D06"/>
    <w:rsid w:val="003F1EB5"/>
    <w:rsid w:val="003F3218"/>
    <w:rsid w:val="003F39FC"/>
    <w:rsid w:val="003F3CC9"/>
    <w:rsid w:val="003F3CF4"/>
    <w:rsid w:val="003F5B6B"/>
    <w:rsid w:val="003F5D14"/>
    <w:rsid w:val="003F68B9"/>
    <w:rsid w:val="003F6B05"/>
    <w:rsid w:val="003F766C"/>
    <w:rsid w:val="003F7966"/>
    <w:rsid w:val="004000AD"/>
    <w:rsid w:val="00401327"/>
    <w:rsid w:val="00401601"/>
    <w:rsid w:val="00404E46"/>
    <w:rsid w:val="00405CE7"/>
    <w:rsid w:val="00407A27"/>
    <w:rsid w:val="00407E2B"/>
    <w:rsid w:val="004106F3"/>
    <w:rsid w:val="004110B6"/>
    <w:rsid w:val="004119EC"/>
    <w:rsid w:val="0041201A"/>
    <w:rsid w:val="004127C1"/>
    <w:rsid w:val="00414463"/>
    <w:rsid w:val="004149B5"/>
    <w:rsid w:val="0041558A"/>
    <w:rsid w:val="00415924"/>
    <w:rsid w:val="00415F67"/>
    <w:rsid w:val="0041746F"/>
    <w:rsid w:val="00420D10"/>
    <w:rsid w:val="0042152B"/>
    <w:rsid w:val="00421EEC"/>
    <w:rsid w:val="0042251B"/>
    <w:rsid w:val="00422565"/>
    <w:rsid w:val="00423F6C"/>
    <w:rsid w:val="0042509A"/>
    <w:rsid w:val="00426360"/>
    <w:rsid w:val="0042744A"/>
    <w:rsid w:val="0042751E"/>
    <w:rsid w:val="00432100"/>
    <w:rsid w:val="00433324"/>
    <w:rsid w:val="004349E6"/>
    <w:rsid w:val="00435B40"/>
    <w:rsid w:val="00435FCA"/>
    <w:rsid w:val="0043643F"/>
    <w:rsid w:val="00436CDF"/>
    <w:rsid w:val="00437B5B"/>
    <w:rsid w:val="00441583"/>
    <w:rsid w:val="00442533"/>
    <w:rsid w:val="00443E2B"/>
    <w:rsid w:val="004444CD"/>
    <w:rsid w:val="004466FF"/>
    <w:rsid w:val="004500F7"/>
    <w:rsid w:val="00450E6F"/>
    <w:rsid w:val="00452B76"/>
    <w:rsid w:val="0045335C"/>
    <w:rsid w:val="00454ECD"/>
    <w:rsid w:val="004551A0"/>
    <w:rsid w:val="004557C2"/>
    <w:rsid w:val="00455BD8"/>
    <w:rsid w:val="004563D4"/>
    <w:rsid w:val="00457015"/>
    <w:rsid w:val="00460356"/>
    <w:rsid w:val="004609E5"/>
    <w:rsid w:val="00460AE9"/>
    <w:rsid w:val="004612B7"/>
    <w:rsid w:val="00463606"/>
    <w:rsid w:val="004645B2"/>
    <w:rsid w:val="00464EC4"/>
    <w:rsid w:val="004652A6"/>
    <w:rsid w:val="00465B3E"/>
    <w:rsid w:val="00466001"/>
    <w:rsid w:val="004665F4"/>
    <w:rsid w:val="0046748B"/>
    <w:rsid w:val="00467974"/>
    <w:rsid w:val="004701D2"/>
    <w:rsid w:val="00470F4A"/>
    <w:rsid w:val="00472A0C"/>
    <w:rsid w:val="00473F15"/>
    <w:rsid w:val="00474074"/>
    <w:rsid w:val="00474204"/>
    <w:rsid w:val="00475211"/>
    <w:rsid w:val="0047579B"/>
    <w:rsid w:val="004761C4"/>
    <w:rsid w:val="00476CAD"/>
    <w:rsid w:val="0047766C"/>
    <w:rsid w:val="00477888"/>
    <w:rsid w:val="00480365"/>
    <w:rsid w:val="00480FA7"/>
    <w:rsid w:val="00480FE1"/>
    <w:rsid w:val="00481545"/>
    <w:rsid w:val="004816F3"/>
    <w:rsid w:val="00481F4D"/>
    <w:rsid w:val="00482302"/>
    <w:rsid w:val="00483E5C"/>
    <w:rsid w:val="0048431F"/>
    <w:rsid w:val="00485035"/>
    <w:rsid w:val="00485280"/>
    <w:rsid w:val="00485948"/>
    <w:rsid w:val="00485DB7"/>
    <w:rsid w:val="0048636B"/>
    <w:rsid w:val="004867F1"/>
    <w:rsid w:val="004947EF"/>
    <w:rsid w:val="004949A9"/>
    <w:rsid w:val="00494F5A"/>
    <w:rsid w:val="00495629"/>
    <w:rsid w:val="0049645D"/>
    <w:rsid w:val="00496A3B"/>
    <w:rsid w:val="004A061E"/>
    <w:rsid w:val="004A157D"/>
    <w:rsid w:val="004A1A50"/>
    <w:rsid w:val="004A2C00"/>
    <w:rsid w:val="004A4BC2"/>
    <w:rsid w:val="004A65DB"/>
    <w:rsid w:val="004A7C46"/>
    <w:rsid w:val="004B0D7C"/>
    <w:rsid w:val="004B11C1"/>
    <w:rsid w:val="004B2AB2"/>
    <w:rsid w:val="004B4CD4"/>
    <w:rsid w:val="004B5632"/>
    <w:rsid w:val="004B5888"/>
    <w:rsid w:val="004B5A5F"/>
    <w:rsid w:val="004B5F19"/>
    <w:rsid w:val="004B606D"/>
    <w:rsid w:val="004B691A"/>
    <w:rsid w:val="004B79CF"/>
    <w:rsid w:val="004C1FF9"/>
    <w:rsid w:val="004C2414"/>
    <w:rsid w:val="004C2A45"/>
    <w:rsid w:val="004C2D35"/>
    <w:rsid w:val="004C3693"/>
    <w:rsid w:val="004C38AA"/>
    <w:rsid w:val="004C6130"/>
    <w:rsid w:val="004C6A80"/>
    <w:rsid w:val="004C6C40"/>
    <w:rsid w:val="004C79D2"/>
    <w:rsid w:val="004C7ED0"/>
    <w:rsid w:val="004D1B83"/>
    <w:rsid w:val="004D2032"/>
    <w:rsid w:val="004D2444"/>
    <w:rsid w:val="004D25BC"/>
    <w:rsid w:val="004D25F0"/>
    <w:rsid w:val="004D309E"/>
    <w:rsid w:val="004D4462"/>
    <w:rsid w:val="004D52F1"/>
    <w:rsid w:val="004D5854"/>
    <w:rsid w:val="004D7DE3"/>
    <w:rsid w:val="004E07B9"/>
    <w:rsid w:val="004E0FBE"/>
    <w:rsid w:val="004E14DA"/>
    <w:rsid w:val="004E153D"/>
    <w:rsid w:val="004E167A"/>
    <w:rsid w:val="004E306E"/>
    <w:rsid w:val="004E48CB"/>
    <w:rsid w:val="004E5760"/>
    <w:rsid w:val="004E58B7"/>
    <w:rsid w:val="004E5AA1"/>
    <w:rsid w:val="004E5E2D"/>
    <w:rsid w:val="004E6850"/>
    <w:rsid w:val="004E6D35"/>
    <w:rsid w:val="004F0331"/>
    <w:rsid w:val="004F07FD"/>
    <w:rsid w:val="004F0E3F"/>
    <w:rsid w:val="004F2667"/>
    <w:rsid w:val="004F3695"/>
    <w:rsid w:val="004F3AC9"/>
    <w:rsid w:val="004F5813"/>
    <w:rsid w:val="004F5F95"/>
    <w:rsid w:val="004F61D7"/>
    <w:rsid w:val="004F7689"/>
    <w:rsid w:val="004F7B6A"/>
    <w:rsid w:val="00502194"/>
    <w:rsid w:val="00502421"/>
    <w:rsid w:val="005041D3"/>
    <w:rsid w:val="0050475F"/>
    <w:rsid w:val="00506314"/>
    <w:rsid w:val="00507192"/>
    <w:rsid w:val="00507785"/>
    <w:rsid w:val="00511188"/>
    <w:rsid w:val="00511278"/>
    <w:rsid w:val="00511E30"/>
    <w:rsid w:val="00513939"/>
    <w:rsid w:val="00513A57"/>
    <w:rsid w:val="00513EA4"/>
    <w:rsid w:val="00515A8B"/>
    <w:rsid w:val="00515FE9"/>
    <w:rsid w:val="00517622"/>
    <w:rsid w:val="00517663"/>
    <w:rsid w:val="0052094A"/>
    <w:rsid w:val="005240CB"/>
    <w:rsid w:val="00525712"/>
    <w:rsid w:val="005257FE"/>
    <w:rsid w:val="005260E6"/>
    <w:rsid w:val="005262E5"/>
    <w:rsid w:val="005265A3"/>
    <w:rsid w:val="005271AC"/>
    <w:rsid w:val="005274E7"/>
    <w:rsid w:val="005310CE"/>
    <w:rsid w:val="00531B6C"/>
    <w:rsid w:val="00531F14"/>
    <w:rsid w:val="00532F60"/>
    <w:rsid w:val="00533928"/>
    <w:rsid w:val="005344EC"/>
    <w:rsid w:val="00535285"/>
    <w:rsid w:val="0053589B"/>
    <w:rsid w:val="00536015"/>
    <w:rsid w:val="005365D3"/>
    <w:rsid w:val="00540D1D"/>
    <w:rsid w:val="005427D7"/>
    <w:rsid w:val="00542A1A"/>
    <w:rsid w:val="00542B71"/>
    <w:rsid w:val="00542F23"/>
    <w:rsid w:val="005436D8"/>
    <w:rsid w:val="0054428C"/>
    <w:rsid w:val="00544B99"/>
    <w:rsid w:val="00544EB5"/>
    <w:rsid w:val="00546423"/>
    <w:rsid w:val="00546E7A"/>
    <w:rsid w:val="0054792C"/>
    <w:rsid w:val="00551142"/>
    <w:rsid w:val="005536EF"/>
    <w:rsid w:val="00553A22"/>
    <w:rsid w:val="0055597D"/>
    <w:rsid w:val="00562378"/>
    <w:rsid w:val="00562E51"/>
    <w:rsid w:val="00562F10"/>
    <w:rsid w:val="00564084"/>
    <w:rsid w:val="005643C2"/>
    <w:rsid w:val="005648D6"/>
    <w:rsid w:val="0056730F"/>
    <w:rsid w:val="00567C9B"/>
    <w:rsid w:val="005707D0"/>
    <w:rsid w:val="00571A96"/>
    <w:rsid w:val="00572350"/>
    <w:rsid w:val="0057311D"/>
    <w:rsid w:val="00573400"/>
    <w:rsid w:val="0057373D"/>
    <w:rsid w:val="00573C95"/>
    <w:rsid w:val="00575711"/>
    <w:rsid w:val="00576742"/>
    <w:rsid w:val="00577A2F"/>
    <w:rsid w:val="00577D60"/>
    <w:rsid w:val="00577F34"/>
    <w:rsid w:val="00581808"/>
    <w:rsid w:val="005826EA"/>
    <w:rsid w:val="005828A9"/>
    <w:rsid w:val="00582AD5"/>
    <w:rsid w:val="00582BC8"/>
    <w:rsid w:val="00582DB5"/>
    <w:rsid w:val="00584136"/>
    <w:rsid w:val="005844EA"/>
    <w:rsid w:val="00584A1B"/>
    <w:rsid w:val="00584F4F"/>
    <w:rsid w:val="00585419"/>
    <w:rsid w:val="005858EC"/>
    <w:rsid w:val="00585D5F"/>
    <w:rsid w:val="005908D7"/>
    <w:rsid w:val="00591C07"/>
    <w:rsid w:val="0059271E"/>
    <w:rsid w:val="00592FDE"/>
    <w:rsid w:val="0059311A"/>
    <w:rsid w:val="0059407A"/>
    <w:rsid w:val="0059448F"/>
    <w:rsid w:val="005949A8"/>
    <w:rsid w:val="00594A67"/>
    <w:rsid w:val="00594F4D"/>
    <w:rsid w:val="0059652D"/>
    <w:rsid w:val="00596A30"/>
    <w:rsid w:val="00597B26"/>
    <w:rsid w:val="005A0385"/>
    <w:rsid w:val="005A05BB"/>
    <w:rsid w:val="005A1C09"/>
    <w:rsid w:val="005A20C6"/>
    <w:rsid w:val="005A479E"/>
    <w:rsid w:val="005A5246"/>
    <w:rsid w:val="005A59E7"/>
    <w:rsid w:val="005A5B23"/>
    <w:rsid w:val="005A64B2"/>
    <w:rsid w:val="005A6D3A"/>
    <w:rsid w:val="005A6E82"/>
    <w:rsid w:val="005A7D29"/>
    <w:rsid w:val="005B1481"/>
    <w:rsid w:val="005B16F5"/>
    <w:rsid w:val="005B2E2E"/>
    <w:rsid w:val="005B41E7"/>
    <w:rsid w:val="005B5B49"/>
    <w:rsid w:val="005B7876"/>
    <w:rsid w:val="005C0934"/>
    <w:rsid w:val="005C1507"/>
    <w:rsid w:val="005C1AC7"/>
    <w:rsid w:val="005C1E98"/>
    <w:rsid w:val="005C267A"/>
    <w:rsid w:val="005C2833"/>
    <w:rsid w:val="005C30BF"/>
    <w:rsid w:val="005C386D"/>
    <w:rsid w:val="005C4058"/>
    <w:rsid w:val="005C4E99"/>
    <w:rsid w:val="005C52B2"/>
    <w:rsid w:val="005C565E"/>
    <w:rsid w:val="005C5E16"/>
    <w:rsid w:val="005C6471"/>
    <w:rsid w:val="005C6FA3"/>
    <w:rsid w:val="005D02DC"/>
    <w:rsid w:val="005D0F32"/>
    <w:rsid w:val="005D2084"/>
    <w:rsid w:val="005D27C3"/>
    <w:rsid w:val="005D318B"/>
    <w:rsid w:val="005D322D"/>
    <w:rsid w:val="005D4BBA"/>
    <w:rsid w:val="005D5D4C"/>
    <w:rsid w:val="005D7722"/>
    <w:rsid w:val="005D7D1F"/>
    <w:rsid w:val="005E17C8"/>
    <w:rsid w:val="005E2294"/>
    <w:rsid w:val="005E2924"/>
    <w:rsid w:val="005E7CBA"/>
    <w:rsid w:val="005F012B"/>
    <w:rsid w:val="005F077C"/>
    <w:rsid w:val="005F2731"/>
    <w:rsid w:val="005F2F07"/>
    <w:rsid w:val="005F3164"/>
    <w:rsid w:val="005F3A73"/>
    <w:rsid w:val="005F478A"/>
    <w:rsid w:val="005F544F"/>
    <w:rsid w:val="005F55B3"/>
    <w:rsid w:val="005F5F61"/>
    <w:rsid w:val="005F689A"/>
    <w:rsid w:val="005F6C85"/>
    <w:rsid w:val="005F7791"/>
    <w:rsid w:val="005F7948"/>
    <w:rsid w:val="006007AF"/>
    <w:rsid w:val="006014C0"/>
    <w:rsid w:val="00601744"/>
    <w:rsid w:val="0060185C"/>
    <w:rsid w:val="006041CD"/>
    <w:rsid w:val="00605F13"/>
    <w:rsid w:val="006078C7"/>
    <w:rsid w:val="006078F4"/>
    <w:rsid w:val="006114F1"/>
    <w:rsid w:val="00611B47"/>
    <w:rsid w:val="00612007"/>
    <w:rsid w:val="00613294"/>
    <w:rsid w:val="0061369E"/>
    <w:rsid w:val="00613701"/>
    <w:rsid w:val="00613965"/>
    <w:rsid w:val="006153FC"/>
    <w:rsid w:val="00615CCB"/>
    <w:rsid w:val="006177C9"/>
    <w:rsid w:val="0062018A"/>
    <w:rsid w:val="00621DE0"/>
    <w:rsid w:val="006232DE"/>
    <w:rsid w:val="006233D0"/>
    <w:rsid w:val="006239BD"/>
    <w:rsid w:val="00623D88"/>
    <w:rsid w:val="00624766"/>
    <w:rsid w:val="00624CB3"/>
    <w:rsid w:val="00626CF0"/>
    <w:rsid w:val="0063015E"/>
    <w:rsid w:val="006306B5"/>
    <w:rsid w:val="006313C6"/>
    <w:rsid w:val="00633964"/>
    <w:rsid w:val="00633A87"/>
    <w:rsid w:val="006362BE"/>
    <w:rsid w:val="0063709E"/>
    <w:rsid w:val="0063737F"/>
    <w:rsid w:val="006408A8"/>
    <w:rsid w:val="006417FB"/>
    <w:rsid w:val="00641C54"/>
    <w:rsid w:val="00642401"/>
    <w:rsid w:val="006427A1"/>
    <w:rsid w:val="00642D4D"/>
    <w:rsid w:val="006436A4"/>
    <w:rsid w:val="00643B06"/>
    <w:rsid w:val="006456A5"/>
    <w:rsid w:val="006458B9"/>
    <w:rsid w:val="00647068"/>
    <w:rsid w:val="0064728F"/>
    <w:rsid w:val="00650FD2"/>
    <w:rsid w:val="00651061"/>
    <w:rsid w:val="00651E5C"/>
    <w:rsid w:val="006522AE"/>
    <w:rsid w:val="00652A51"/>
    <w:rsid w:val="00652AAE"/>
    <w:rsid w:val="006530CB"/>
    <w:rsid w:val="006532C2"/>
    <w:rsid w:val="00653DFD"/>
    <w:rsid w:val="00654AA6"/>
    <w:rsid w:val="006550FD"/>
    <w:rsid w:val="006556C1"/>
    <w:rsid w:val="00655C05"/>
    <w:rsid w:val="0065649F"/>
    <w:rsid w:val="00660BD9"/>
    <w:rsid w:val="006618B4"/>
    <w:rsid w:val="00661E37"/>
    <w:rsid w:val="00662592"/>
    <w:rsid w:val="00662840"/>
    <w:rsid w:val="006630EC"/>
    <w:rsid w:val="00663B1E"/>
    <w:rsid w:val="00663FDB"/>
    <w:rsid w:val="00665BA1"/>
    <w:rsid w:val="00666032"/>
    <w:rsid w:val="00666726"/>
    <w:rsid w:val="0067151D"/>
    <w:rsid w:val="00671529"/>
    <w:rsid w:val="0067243B"/>
    <w:rsid w:val="006745C4"/>
    <w:rsid w:val="00674B5B"/>
    <w:rsid w:val="00674D7B"/>
    <w:rsid w:val="0067674C"/>
    <w:rsid w:val="00676A00"/>
    <w:rsid w:val="00676C04"/>
    <w:rsid w:val="00676D1A"/>
    <w:rsid w:val="006801E4"/>
    <w:rsid w:val="006807F4"/>
    <w:rsid w:val="00680BA3"/>
    <w:rsid w:val="006814D5"/>
    <w:rsid w:val="00681E4E"/>
    <w:rsid w:val="00682166"/>
    <w:rsid w:val="00682D1B"/>
    <w:rsid w:val="00684A91"/>
    <w:rsid w:val="0068667E"/>
    <w:rsid w:val="00686777"/>
    <w:rsid w:val="006871A0"/>
    <w:rsid w:val="006875EE"/>
    <w:rsid w:val="0068797F"/>
    <w:rsid w:val="00690490"/>
    <w:rsid w:val="00690673"/>
    <w:rsid w:val="00691128"/>
    <w:rsid w:val="00692979"/>
    <w:rsid w:val="006935B6"/>
    <w:rsid w:val="00693788"/>
    <w:rsid w:val="00693CC5"/>
    <w:rsid w:val="00694A09"/>
    <w:rsid w:val="00694B69"/>
    <w:rsid w:val="00694CE8"/>
    <w:rsid w:val="0069512E"/>
    <w:rsid w:val="00696A0D"/>
    <w:rsid w:val="00696D4A"/>
    <w:rsid w:val="006973E1"/>
    <w:rsid w:val="006A108C"/>
    <w:rsid w:val="006A2765"/>
    <w:rsid w:val="006A309C"/>
    <w:rsid w:val="006A48DE"/>
    <w:rsid w:val="006A4C6B"/>
    <w:rsid w:val="006A4E4E"/>
    <w:rsid w:val="006A5232"/>
    <w:rsid w:val="006A5CEC"/>
    <w:rsid w:val="006A69C8"/>
    <w:rsid w:val="006A6CA1"/>
    <w:rsid w:val="006B0348"/>
    <w:rsid w:val="006B08B9"/>
    <w:rsid w:val="006B0945"/>
    <w:rsid w:val="006B0B92"/>
    <w:rsid w:val="006B2C95"/>
    <w:rsid w:val="006B3F07"/>
    <w:rsid w:val="006B478D"/>
    <w:rsid w:val="006B49D8"/>
    <w:rsid w:val="006B4DC3"/>
    <w:rsid w:val="006B56B9"/>
    <w:rsid w:val="006B5D98"/>
    <w:rsid w:val="006B5F61"/>
    <w:rsid w:val="006B786A"/>
    <w:rsid w:val="006C08F4"/>
    <w:rsid w:val="006C11A7"/>
    <w:rsid w:val="006C1CB8"/>
    <w:rsid w:val="006C1E75"/>
    <w:rsid w:val="006C28A5"/>
    <w:rsid w:val="006C2BA9"/>
    <w:rsid w:val="006C3023"/>
    <w:rsid w:val="006C3DEE"/>
    <w:rsid w:val="006C49C6"/>
    <w:rsid w:val="006C4FEE"/>
    <w:rsid w:val="006C500C"/>
    <w:rsid w:val="006C6348"/>
    <w:rsid w:val="006C6403"/>
    <w:rsid w:val="006D009F"/>
    <w:rsid w:val="006D022B"/>
    <w:rsid w:val="006D0267"/>
    <w:rsid w:val="006D02E2"/>
    <w:rsid w:val="006D1FF8"/>
    <w:rsid w:val="006D5D3E"/>
    <w:rsid w:val="006D62AA"/>
    <w:rsid w:val="006D6FFD"/>
    <w:rsid w:val="006D7325"/>
    <w:rsid w:val="006E0192"/>
    <w:rsid w:val="006E038E"/>
    <w:rsid w:val="006E04AE"/>
    <w:rsid w:val="006E2093"/>
    <w:rsid w:val="006E37BD"/>
    <w:rsid w:val="006E3AE9"/>
    <w:rsid w:val="006E3F61"/>
    <w:rsid w:val="006E4230"/>
    <w:rsid w:val="006E498C"/>
    <w:rsid w:val="006E7971"/>
    <w:rsid w:val="006F0031"/>
    <w:rsid w:val="006F1ECB"/>
    <w:rsid w:val="006F20C7"/>
    <w:rsid w:val="006F2423"/>
    <w:rsid w:val="006F2CC8"/>
    <w:rsid w:val="006F30F2"/>
    <w:rsid w:val="006F3779"/>
    <w:rsid w:val="006F478F"/>
    <w:rsid w:val="006F4F6D"/>
    <w:rsid w:val="006F65D8"/>
    <w:rsid w:val="007007DD"/>
    <w:rsid w:val="00701B22"/>
    <w:rsid w:val="00701B89"/>
    <w:rsid w:val="007020FB"/>
    <w:rsid w:val="00703F96"/>
    <w:rsid w:val="00704BD8"/>
    <w:rsid w:val="00706FCA"/>
    <w:rsid w:val="00707AAD"/>
    <w:rsid w:val="00711812"/>
    <w:rsid w:val="00712A45"/>
    <w:rsid w:val="00714054"/>
    <w:rsid w:val="007147B8"/>
    <w:rsid w:val="0071492D"/>
    <w:rsid w:val="007160B2"/>
    <w:rsid w:val="00717139"/>
    <w:rsid w:val="00717B86"/>
    <w:rsid w:val="00721DF9"/>
    <w:rsid w:val="00721E06"/>
    <w:rsid w:val="0072208F"/>
    <w:rsid w:val="00722577"/>
    <w:rsid w:val="00722D60"/>
    <w:rsid w:val="007232EF"/>
    <w:rsid w:val="00723DA0"/>
    <w:rsid w:val="00723ECC"/>
    <w:rsid w:val="00724C99"/>
    <w:rsid w:val="00725372"/>
    <w:rsid w:val="00726144"/>
    <w:rsid w:val="00730A83"/>
    <w:rsid w:val="0073228C"/>
    <w:rsid w:val="00732342"/>
    <w:rsid w:val="00732BA6"/>
    <w:rsid w:val="0073301F"/>
    <w:rsid w:val="0073316C"/>
    <w:rsid w:val="00733CE3"/>
    <w:rsid w:val="00733EBE"/>
    <w:rsid w:val="00734004"/>
    <w:rsid w:val="00734628"/>
    <w:rsid w:val="007346CA"/>
    <w:rsid w:val="00734B7D"/>
    <w:rsid w:val="00735505"/>
    <w:rsid w:val="00735BCA"/>
    <w:rsid w:val="00736C9F"/>
    <w:rsid w:val="00737A4A"/>
    <w:rsid w:val="00737D8F"/>
    <w:rsid w:val="00740FB5"/>
    <w:rsid w:val="007410B1"/>
    <w:rsid w:val="007411ED"/>
    <w:rsid w:val="00741348"/>
    <w:rsid w:val="00742001"/>
    <w:rsid w:val="007430BD"/>
    <w:rsid w:val="00744362"/>
    <w:rsid w:val="007448AE"/>
    <w:rsid w:val="00744A80"/>
    <w:rsid w:val="00744AE2"/>
    <w:rsid w:val="00744D30"/>
    <w:rsid w:val="0074512E"/>
    <w:rsid w:val="007503AC"/>
    <w:rsid w:val="00750908"/>
    <w:rsid w:val="00751452"/>
    <w:rsid w:val="007524EE"/>
    <w:rsid w:val="0075274B"/>
    <w:rsid w:val="0075275D"/>
    <w:rsid w:val="007531CA"/>
    <w:rsid w:val="007535F9"/>
    <w:rsid w:val="00753B9B"/>
    <w:rsid w:val="00754EB7"/>
    <w:rsid w:val="00755D63"/>
    <w:rsid w:val="00756DE1"/>
    <w:rsid w:val="00757328"/>
    <w:rsid w:val="00757655"/>
    <w:rsid w:val="0075772A"/>
    <w:rsid w:val="007579A4"/>
    <w:rsid w:val="00757FB2"/>
    <w:rsid w:val="00760988"/>
    <w:rsid w:val="00760A41"/>
    <w:rsid w:val="00760D11"/>
    <w:rsid w:val="007618EC"/>
    <w:rsid w:val="007624D9"/>
    <w:rsid w:val="007627DC"/>
    <w:rsid w:val="00762FDC"/>
    <w:rsid w:val="00763574"/>
    <w:rsid w:val="00765D6D"/>
    <w:rsid w:val="007669C8"/>
    <w:rsid w:val="00766AC3"/>
    <w:rsid w:val="0077039B"/>
    <w:rsid w:val="00771879"/>
    <w:rsid w:val="00772755"/>
    <w:rsid w:val="007733FA"/>
    <w:rsid w:val="007734CE"/>
    <w:rsid w:val="00774682"/>
    <w:rsid w:val="00774773"/>
    <w:rsid w:val="00774CBA"/>
    <w:rsid w:val="00776B89"/>
    <w:rsid w:val="00776F8F"/>
    <w:rsid w:val="0077713E"/>
    <w:rsid w:val="007801BB"/>
    <w:rsid w:val="00780ED7"/>
    <w:rsid w:val="0078229A"/>
    <w:rsid w:val="007863D6"/>
    <w:rsid w:val="00787523"/>
    <w:rsid w:val="007876F8"/>
    <w:rsid w:val="00787BA1"/>
    <w:rsid w:val="00791241"/>
    <w:rsid w:val="00791E58"/>
    <w:rsid w:val="0079211C"/>
    <w:rsid w:val="007922D4"/>
    <w:rsid w:val="007924CB"/>
    <w:rsid w:val="00792D94"/>
    <w:rsid w:val="007934A1"/>
    <w:rsid w:val="00793EB7"/>
    <w:rsid w:val="00795CA3"/>
    <w:rsid w:val="007977C9"/>
    <w:rsid w:val="00797CCE"/>
    <w:rsid w:val="007A0AAF"/>
    <w:rsid w:val="007A1768"/>
    <w:rsid w:val="007A1FE3"/>
    <w:rsid w:val="007A48E1"/>
    <w:rsid w:val="007A4CDA"/>
    <w:rsid w:val="007A5B46"/>
    <w:rsid w:val="007A630A"/>
    <w:rsid w:val="007A68F9"/>
    <w:rsid w:val="007A7339"/>
    <w:rsid w:val="007B1E3C"/>
    <w:rsid w:val="007B431D"/>
    <w:rsid w:val="007B7348"/>
    <w:rsid w:val="007B7D33"/>
    <w:rsid w:val="007C1620"/>
    <w:rsid w:val="007C1745"/>
    <w:rsid w:val="007C3318"/>
    <w:rsid w:val="007C4D9C"/>
    <w:rsid w:val="007C5377"/>
    <w:rsid w:val="007C5910"/>
    <w:rsid w:val="007C5B6B"/>
    <w:rsid w:val="007C6EB6"/>
    <w:rsid w:val="007C7139"/>
    <w:rsid w:val="007D1042"/>
    <w:rsid w:val="007D2AB4"/>
    <w:rsid w:val="007D3BBD"/>
    <w:rsid w:val="007D3D45"/>
    <w:rsid w:val="007D7440"/>
    <w:rsid w:val="007D74A3"/>
    <w:rsid w:val="007D74F7"/>
    <w:rsid w:val="007D7EE6"/>
    <w:rsid w:val="007E000E"/>
    <w:rsid w:val="007E192F"/>
    <w:rsid w:val="007E2355"/>
    <w:rsid w:val="007E2BD3"/>
    <w:rsid w:val="007E2E05"/>
    <w:rsid w:val="007E3FF3"/>
    <w:rsid w:val="007E66D6"/>
    <w:rsid w:val="007E7319"/>
    <w:rsid w:val="007F0BE6"/>
    <w:rsid w:val="007F22B7"/>
    <w:rsid w:val="007F284D"/>
    <w:rsid w:val="007F29AB"/>
    <w:rsid w:val="007F3581"/>
    <w:rsid w:val="007F3623"/>
    <w:rsid w:val="007F4F83"/>
    <w:rsid w:val="007F5052"/>
    <w:rsid w:val="007F612D"/>
    <w:rsid w:val="007F7295"/>
    <w:rsid w:val="007F7C1E"/>
    <w:rsid w:val="00800374"/>
    <w:rsid w:val="008006BA"/>
    <w:rsid w:val="008013CE"/>
    <w:rsid w:val="008023DE"/>
    <w:rsid w:val="008052C0"/>
    <w:rsid w:val="0080598F"/>
    <w:rsid w:val="008059C2"/>
    <w:rsid w:val="00805D86"/>
    <w:rsid w:val="008075F3"/>
    <w:rsid w:val="00810CE1"/>
    <w:rsid w:val="0081103D"/>
    <w:rsid w:val="008116B7"/>
    <w:rsid w:val="00812D2E"/>
    <w:rsid w:val="00813068"/>
    <w:rsid w:val="0081366E"/>
    <w:rsid w:val="008147C0"/>
    <w:rsid w:val="00814C81"/>
    <w:rsid w:val="0081538A"/>
    <w:rsid w:val="00815BF0"/>
    <w:rsid w:val="00817A65"/>
    <w:rsid w:val="00820522"/>
    <w:rsid w:val="008210DB"/>
    <w:rsid w:val="00822946"/>
    <w:rsid w:val="00822981"/>
    <w:rsid w:val="00822FCC"/>
    <w:rsid w:val="00823963"/>
    <w:rsid w:val="00824DB7"/>
    <w:rsid w:val="00825C5A"/>
    <w:rsid w:val="008261B1"/>
    <w:rsid w:val="0082622A"/>
    <w:rsid w:val="008263AA"/>
    <w:rsid w:val="008267A1"/>
    <w:rsid w:val="00826E33"/>
    <w:rsid w:val="008271C2"/>
    <w:rsid w:val="00827BA3"/>
    <w:rsid w:val="0083014B"/>
    <w:rsid w:val="00830C8D"/>
    <w:rsid w:val="00831098"/>
    <w:rsid w:val="00832270"/>
    <w:rsid w:val="00832784"/>
    <w:rsid w:val="00834483"/>
    <w:rsid w:val="00834F14"/>
    <w:rsid w:val="008369CB"/>
    <w:rsid w:val="00840D73"/>
    <w:rsid w:val="00841EB6"/>
    <w:rsid w:val="00843855"/>
    <w:rsid w:val="00843889"/>
    <w:rsid w:val="008447CA"/>
    <w:rsid w:val="00845633"/>
    <w:rsid w:val="0084680C"/>
    <w:rsid w:val="00846E6C"/>
    <w:rsid w:val="008500A4"/>
    <w:rsid w:val="00850435"/>
    <w:rsid w:val="00850E25"/>
    <w:rsid w:val="00850EBC"/>
    <w:rsid w:val="008527E9"/>
    <w:rsid w:val="00852992"/>
    <w:rsid w:val="00852D3F"/>
    <w:rsid w:val="00852E54"/>
    <w:rsid w:val="00853184"/>
    <w:rsid w:val="00853F4C"/>
    <w:rsid w:val="0085441C"/>
    <w:rsid w:val="00854797"/>
    <w:rsid w:val="00855114"/>
    <w:rsid w:val="00855E6E"/>
    <w:rsid w:val="0085794C"/>
    <w:rsid w:val="00860677"/>
    <w:rsid w:val="00860AC0"/>
    <w:rsid w:val="0086170D"/>
    <w:rsid w:val="00863D01"/>
    <w:rsid w:val="00866767"/>
    <w:rsid w:val="008668B7"/>
    <w:rsid w:val="0086724F"/>
    <w:rsid w:val="00872353"/>
    <w:rsid w:val="0087249F"/>
    <w:rsid w:val="008731F1"/>
    <w:rsid w:val="008740D0"/>
    <w:rsid w:val="00874987"/>
    <w:rsid w:val="00874A14"/>
    <w:rsid w:val="00874AF0"/>
    <w:rsid w:val="00875ECB"/>
    <w:rsid w:val="0087769C"/>
    <w:rsid w:val="008777EE"/>
    <w:rsid w:val="00877CCA"/>
    <w:rsid w:val="00881843"/>
    <w:rsid w:val="00882AF1"/>
    <w:rsid w:val="008839E5"/>
    <w:rsid w:val="00883C1C"/>
    <w:rsid w:val="00883F1F"/>
    <w:rsid w:val="00884861"/>
    <w:rsid w:val="008849F2"/>
    <w:rsid w:val="008852A6"/>
    <w:rsid w:val="00885AB7"/>
    <w:rsid w:val="008860E0"/>
    <w:rsid w:val="008863E5"/>
    <w:rsid w:val="00886993"/>
    <w:rsid w:val="00886B37"/>
    <w:rsid w:val="008904AA"/>
    <w:rsid w:val="008905FA"/>
    <w:rsid w:val="008907F2"/>
    <w:rsid w:val="00891EFB"/>
    <w:rsid w:val="00892A67"/>
    <w:rsid w:val="00894193"/>
    <w:rsid w:val="00895A3B"/>
    <w:rsid w:val="00895C79"/>
    <w:rsid w:val="00896797"/>
    <w:rsid w:val="0089738A"/>
    <w:rsid w:val="008A04CC"/>
    <w:rsid w:val="008A0C45"/>
    <w:rsid w:val="008A328F"/>
    <w:rsid w:val="008A348E"/>
    <w:rsid w:val="008A37B6"/>
    <w:rsid w:val="008A3DA0"/>
    <w:rsid w:val="008A40BF"/>
    <w:rsid w:val="008A4414"/>
    <w:rsid w:val="008A5081"/>
    <w:rsid w:val="008A6F99"/>
    <w:rsid w:val="008A7428"/>
    <w:rsid w:val="008A7938"/>
    <w:rsid w:val="008A7B52"/>
    <w:rsid w:val="008A7B5C"/>
    <w:rsid w:val="008B05A9"/>
    <w:rsid w:val="008B0F3C"/>
    <w:rsid w:val="008B244B"/>
    <w:rsid w:val="008B3898"/>
    <w:rsid w:val="008B62B2"/>
    <w:rsid w:val="008B63B8"/>
    <w:rsid w:val="008B6EFC"/>
    <w:rsid w:val="008B77B6"/>
    <w:rsid w:val="008B7D85"/>
    <w:rsid w:val="008C062C"/>
    <w:rsid w:val="008C16C7"/>
    <w:rsid w:val="008C19C4"/>
    <w:rsid w:val="008C1EB6"/>
    <w:rsid w:val="008C49BA"/>
    <w:rsid w:val="008C5B3B"/>
    <w:rsid w:val="008C6195"/>
    <w:rsid w:val="008C63D2"/>
    <w:rsid w:val="008C64B4"/>
    <w:rsid w:val="008D09EE"/>
    <w:rsid w:val="008D0E47"/>
    <w:rsid w:val="008D1499"/>
    <w:rsid w:val="008D20B3"/>
    <w:rsid w:val="008D242B"/>
    <w:rsid w:val="008D40FF"/>
    <w:rsid w:val="008D4A77"/>
    <w:rsid w:val="008D5BC5"/>
    <w:rsid w:val="008D63EB"/>
    <w:rsid w:val="008E2329"/>
    <w:rsid w:val="008E2469"/>
    <w:rsid w:val="008E45C4"/>
    <w:rsid w:val="008E68F7"/>
    <w:rsid w:val="008F02F9"/>
    <w:rsid w:val="008F2011"/>
    <w:rsid w:val="008F240C"/>
    <w:rsid w:val="008F2861"/>
    <w:rsid w:val="008F2CF9"/>
    <w:rsid w:val="008F2E45"/>
    <w:rsid w:val="008F42A5"/>
    <w:rsid w:val="008F4677"/>
    <w:rsid w:val="008F47C7"/>
    <w:rsid w:val="008F4C26"/>
    <w:rsid w:val="008F6D7E"/>
    <w:rsid w:val="008F7B64"/>
    <w:rsid w:val="00900D30"/>
    <w:rsid w:val="00903E41"/>
    <w:rsid w:val="009042B9"/>
    <w:rsid w:val="00905C63"/>
    <w:rsid w:val="00910562"/>
    <w:rsid w:val="00911681"/>
    <w:rsid w:val="009117D4"/>
    <w:rsid w:val="00914877"/>
    <w:rsid w:val="0091495B"/>
    <w:rsid w:val="00914C25"/>
    <w:rsid w:val="00915E55"/>
    <w:rsid w:val="00916259"/>
    <w:rsid w:val="009162E5"/>
    <w:rsid w:val="00917297"/>
    <w:rsid w:val="00917392"/>
    <w:rsid w:val="00917B08"/>
    <w:rsid w:val="009205DF"/>
    <w:rsid w:val="00920760"/>
    <w:rsid w:val="00920829"/>
    <w:rsid w:val="00920EF5"/>
    <w:rsid w:val="0092118A"/>
    <w:rsid w:val="0092136B"/>
    <w:rsid w:val="00922D66"/>
    <w:rsid w:val="00922E1D"/>
    <w:rsid w:val="00923F62"/>
    <w:rsid w:val="0092451D"/>
    <w:rsid w:val="00924E43"/>
    <w:rsid w:val="0092519B"/>
    <w:rsid w:val="00925A29"/>
    <w:rsid w:val="00925AC7"/>
    <w:rsid w:val="0092763B"/>
    <w:rsid w:val="009301A3"/>
    <w:rsid w:val="009303DA"/>
    <w:rsid w:val="00934121"/>
    <w:rsid w:val="009351E3"/>
    <w:rsid w:val="009353BD"/>
    <w:rsid w:val="009361B4"/>
    <w:rsid w:val="00936EA0"/>
    <w:rsid w:val="009377F1"/>
    <w:rsid w:val="00940189"/>
    <w:rsid w:val="00941D54"/>
    <w:rsid w:val="00941E75"/>
    <w:rsid w:val="0094275A"/>
    <w:rsid w:val="009428FD"/>
    <w:rsid w:val="00943BA0"/>
    <w:rsid w:val="00944659"/>
    <w:rsid w:val="00944989"/>
    <w:rsid w:val="0094545D"/>
    <w:rsid w:val="009463DF"/>
    <w:rsid w:val="0094798A"/>
    <w:rsid w:val="0095194B"/>
    <w:rsid w:val="00953570"/>
    <w:rsid w:val="00953599"/>
    <w:rsid w:val="009572AE"/>
    <w:rsid w:val="009573AC"/>
    <w:rsid w:val="00957578"/>
    <w:rsid w:val="009600DA"/>
    <w:rsid w:val="00960525"/>
    <w:rsid w:val="0096181A"/>
    <w:rsid w:val="00961F1D"/>
    <w:rsid w:val="00961F30"/>
    <w:rsid w:val="00962223"/>
    <w:rsid w:val="00963217"/>
    <w:rsid w:val="00963A41"/>
    <w:rsid w:val="009640A4"/>
    <w:rsid w:val="00965A88"/>
    <w:rsid w:val="00965B75"/>
    <w:rsid w:val="009669B8"/>
    <w:rsid w:val="0096760A"/>
    <w:rsid w:val="0097061D"/>
    <w:rsid w:val="009719AE"/>
    <w:rsid w:val="0097258D"/>
    <w:rsid w:val="00973FD2"/>
    <w:rsid w:val="0097459E"/>
    <w:rsid w:val="009747F7"/>
    <w:rsid w:val="0097579F"/>
    <w:rsid w:val="009766DB"/>
    <w:rsid w:val="00976EA6"/>
    <w:rsid w:val="0098099F"/>
    <w:rsid w:val="00980A4C"/>
    <w:rsid w:val="00981EBE"/>
    <w:rsid w:val="009825BC"/>
    <w:rsid w:val="00982651"/>
    <w:rsid w:val="0098337B"/>
    <w:rsid w:val="00984655"/>
    <w:rsid w:val="009874AB"/>
    <w:rsid w:val="0099104E"/>
    <w:rsid w:val="00992174"/>
    <w:rsid w:val="00993497"/>
    <w:rsid w:val="00993F1E"/>
    <w:rsid w:val="009949FA"/>
    <w:rsid w:val="0099555B"/>
    <w:rsid w:val="00996054"/>
    <w:rsid w:val="009975F5"/>
    <w:rsid w:val="00997B9F"/>
    <w:rsid w:val="00997DDB"/>
    <w:rsid w:val="00997E15"/>
    <w:rsid w:val="009A1335"/>
    <w:rsid w:val="009A243C"/>
    <w:rsid w:val="009A292C"/>
    <w:rsid w:val="009A2DF4"/>
    <w:rsid w:val="009A30D2"/>
    <w:rsid w:val="009A31C2"/>
    <w:rsid w:val="009A447F"/>
    <w:rsid w:val="009A4A90"/>
    <w:rsid w:val="009A6E93"/>
    <w:rsid w:val="009A7A72"/>
    <w:rsid w:val="009B08CB"/>
    <w:rsid w:val="009B0A61"/>
    <w:rsid w:val="009B1149"/>
    <w:rsid w:val="009B1696"/>
    <w:rsid w:val="009B2814"/>
    <w:rsid w:val="009B326E"/>
    <w:rsid w:val="009B385A"/>
    <w:rsid w:val="009B4632"/>
    <w:rsid w:val="009B54B1"/>
    <w:rsid w:val="009B5DE2"/>
    <w:rsid w:val="009B64CC"/>
    <w:rsid w:val="009B6FF3"/>
    <w:rsid w:val="009B7290"/>
    <w:rsid w:val="009C1D46"/>
    <w:rsid w:val="009C29C1"/>
    <w:rsid w:val="009C2EDA"/>
    <w:rsid w:val="009C4407"/>
    <w:rsid w:val="009C586F"/>
    <w:rsid w:val="009C5A24"/>
    <w:rsid w:val="009C5C96"/>
    <w:rsid w:val="009C67F1"/>
    <w:rsid w:val="009D00AD"/>
    <w:rsid w:val="009D065E"/>
    <w:rsid w:val="009D11CB"/>
    <w:rsid w:val="009D156E"/>
    <w:rsid w:val="009D1EF8"/>
    <w:rsid w:val="009D3575"/>
    <w:rsid w:val="009D3785"/>
    <w:rsid w:val="009D3B73"/>
    <w:rsid w:val="009D4D49"/>
    <w:rsid w:val="009D518C"/>
    <w:rsid w:val="009D6A1F"/>
    <w:rsid w:val="009D6CB7"/>
    <w:rsid w:val="009E009C"/>
    <w:rsid w:val="009E054D"/>
    <w:rsid w:val="009E0609"/>
    <w:rsid w:val="009E0C4D"/>
    <w:rsid w:val="009E16E1"/>
    <w:rsid w:val="009E1FE1"/>
    <w:rsid w:val="009E2422"/>
    <w:rsid w:val="009E254C"/>
    <w:rsid w:val="009E2BAD"/>
    <w:rsid w:val="009E2F62"/>
    <w:rsid w:val="009E3BD0"/>
    <w:rsid w:val="009E56F8"/>
    <w:rsid w:val="009E58D3"/>
    <w:rsid w:val="009E6114"/>
    <w:rsid w:val="009E6A36"/>
    <w:rsid w:val="009E6EB8"/>
    <w:rsid w:val="009E7483"/>
    <w:rsid w:val="009E7F00"/>
    <w:rsid w:val="009F03BB"/>
    <w:rsid w:val="009F0697"/>
    <w:rsid w:val="009F2847"/>
    <w:rsid w:val="009F39D0"/>
    <w:rsid w:val="009F4C96"/>
    <w:rsid w:val="009F52A7"/>
    <w:rsid w:val="009F67B6"/>
    <w:rsid w:val="00A0063D"/>
    <w:rsid w:val="00A00659"/>
    <w:rsid w:val="00A00AC8"/>
    <w:rsid w:val="00A035A2"/>
    <w:rsid w:val="00A04ADB"/>
    <w:rsid w:val="00A061DD"/>
    <w:rsid w:val="00A068FC"/>
    <w:rsid w:val="00A0717C"/>
    <w:rsid w:val="00A0798A"/>
    <w:rsid w:val="00A07CB6"/>
    <w:rsid w:val="00A106C9"/>
    <w:rsid w:val="00A112D9"/>
    <w:rsid w:val="00A1309C"/>
    <w:rsid w:val="00A14635"/>
    <w:rsid w:val="00A14B86"/>
    <w:rsid w:val="00A14F8D"/>
    <w:rsid w:val="00A1522B"/>
    <w:rsid w:val="00A156C9"/>
    <w:rsid w:val="00A171BD"/>
    <w:rsid w:val="00A20521"/>
    <w:rsid w:val="00A20A44"/>
    <w:rsid w:val="00A228A0"/>
    <w:rsid w:val="00A233EF"/>
    <w:rsid w:val="00A237B9"/>
    <w:rsid w:val="00A2412B"/>
    <w:rsid w:val="00A254E6"/>
    <w:rsid w:val="00A27D1F"/>
    <w:rsid w:val="00A30AF6"/>
    <w:rsid w:val="00A310E5"/>
    <w:rsid w:val="00A31355"/>
    <w:rsid w:val="00A3183F"/>
    <w:rsid w:val="00A31968"/>
    <w:rsid w:val="00A3215E"/>
    <w:rsid w:val="00A33740"/>
    <w:rsid w:val="00A34476"/>
    <w:rsid w:val="00A3665C"/>
    <w:rsid w:val="00A36CC1"/>
    <w:rsid w:val="00A36F4F"/>
    <w:rsid w:val="00A40348"/>
    <w:rsid w:val="00A407B6"/>
    <w:rsid w:val="00A439C7"/>
    <w:rsid w:val="00A43D35"/>
    <w:rsid w:val="00A445D7"/>
    <w:rsid w:val="00A44AAE"/>
    <w:rsid w:val="00A45CAB"/>
    <w:rsid w:val="00A4618A"/>
    <w:rsid w:val="00A4679D"/>
    <w:rsid w:val="00A501ED"/>
    <w:rsid w:val="00A50501"/>
    <w:rsid w:val="00A52BF6"/>
    <w:rsid w:val="00A54138"/>
    <w:rsid w:val="00A541EB"/>
    <w:rsid w:val="00A543E7"/>
    <w:rsid w:val="00A54F6D"/>
    <w:rsid w:val="00A55186"/>
    <w:rsid w:val="00A5632F"/>
    <w:rsid w:val="00A5637C"/>
    <w:rsid w:val="00A56B14"/>
    <w:rsid w:val="00A56DCA"/>
    <w:rsid w:val="00A573A7"/>
    <w:rsid w:val="00A57E09"/>
    <w:rsid w:val="00A601EA"/>
    <w:rsid w:val="00A604C5"/>
    <w:rsid w:val="00A60FDD"/>
    <w:rsid w:val="00A6132F"/>
    <w:rsid w:val="00A61AA1"/>
    <w:rsid w:val="00A61E08"/>
    <w:rsid w:val="00A64188"/>
    <w:rsid w:val="00A6684F"/>
    <w:rsid w:val="00A66BCF"/>
    <w:rsid w:val="00A66E84"/>
    <w:rsid w:val="00A66F13"/>
    <w:rsid w:val="00A66FAA"/>
    <w:rsid w:val="00A66FEE"/>
    <w:rsid w:val="00A7133E"/>
    <w:rsid w:val="00A71DBF"/>
    <w:rsid w:val="00A73847"/>
    <w:rsid w:val="00A739A7"/>
    <w:rsid w:val="00A74323"/>
    <w:rsid w:val="00A75738"/>
    <w:rsid w:val="00A806CB"/>
    <w:rsid w:val="00A82573"/>
    <w:rsid w:val="00A82C35"/>
    <w:rsid w:val="00A8415C"/>
    <w:rsid w:val="00A84750"/>
    <w:rsid w:val="00A84F19"/>
    <w:rsid w:val="00A851C2"/>
    <w:rsid w:val="00A85711"/>
    <w:rsid w:val="00A8628D"/>
    <w:rsid w:val="00A8671E"/>
    <w:rsid w:val="00A867D1"/>
    <w:rsid w:val="00A877F3"/>
    <w:rsid w:val="00A90490"/>
    <w:rsid w:val="00A91007"/>
    <w:rsid w:val="00A910AB"/>
    <w:rsid w:val="00A916BD"/>
    <w:rsid w:val="00A930BF"/>
    <w:rsid w:val="00A936AA"/>
    <w:rsid w:val="00A94390"/>
    <w:rsid w:val="00A962E5"/>
    <w:rsid w:val="00A97AD6"/>
    <w:rsid w:val="00A97B9A"/>
    <w:rsid w:val="00A97DCD"/>
    <w:rsid w:val="00A97E1C"/>
    <w:rsid w:val="00AA17F0"/>
    <w:rsid w:val="00AA184F"/>
    <w:rsid w:val="00AA2F90"/>
    <w:rsid w:val="00AA33D8"/>
    <w:rsid w:val="00AA3A63"/>
    <w:rsid w:val="00AA475D"/>
    <w:rsid w:val="00AA4DEC"/>
    <w:rsid w:val="00AA60C2"/>
    <w:rsid w:val="00AB05DA"/>
    <w:rsid w:val="00AB256D"/>
    <w:rsid w:val="00AB3A59"/>
    <w:rsid w:val="00AB4361"/>
    <w:rsid w:val="00AB4AD7"/>
    <w:rsid w:val="00AB4B4C"/>
    <w:rsid w:val="00AB56F3"/>
    <w:rsid w:val="00AB5B20"/>
    <w:rsid w:val="00AB5F8D"/>
    <w:rsid w:val="00AB6297"/>
    <w:rsid w:val="00AB745C"/>
    <w:rsid w:val="00AC1C78"/>
    <w:rsid w:val="00AC254F"/>
    <w:rsid w:val="00AC27C3"/>
    <w:rsid w:val="00AC33C9"/>
    <w:rsid w:val="00AC33EB"/>
    <w:rsid w:val="00AC43F1"/>
    <w:rsid w:val="00AC4465"/>
    <w:rsid w:val="00AC4C04"/>
    <w:rsid w:val="00AC510F"/>
    <w:rsid w:val="00AC614A"/>
    <w:rsid w:val="00AC6C57"/>
    <w:rsid w:val="00AC7450"/>
    <w:rsid w:val="00AC7476"/>
    <w:rsid w:val="00AC7634"/>
    <w:rsid w:val="00AD1D39"/>
    <w:rsid w:val="00AD2B68"/>
    <w:rsid w:val="00AD2BB4"/>
    <w:rsid w:val="00AD65D4"/>
    <w:rsid w:val="00AD6ADC"/>
    <w:rsid w:val="00AE008B"/>
    <w:rsid w:val="00AE0AE7"/>
    <w:rsid w:val="00AE141D"/>
    <w:rsid w:val="00AE191D"/>
    <w:rsid w:val="00AE3AA6"/>
    <w:rsid w:val="00AE42B7"/>
    <w:rsid w:val="00AE4E92"/>
    <w:rsid w:val="00AE5373"/>
    <w:rsid w:val="00AE5F62"/>
    <w:rsid w:val="00AE6072"/>
    <w:rsid w:val="00AE62E5"/>
    <w:rsid w:val="00AE65BB"/>
    <w:rsid w:val="00AE76B3"/>
    <w:rsid w:val="00AE7EEB"/>
    <w:rsid w:val="00AF10DC"/>
    <w:rsid w:val="00AF293E"/>
    <w:rsid w:val="00AF4CB2"/>
    <w:rsid w:val="00AF5604"/>
    <w:rsid w:val="00AF5EA9"/>
    <w:rsid w:val="00AF7261"/>
    <w:rsid w:val="00B00141"/>
    <w:rsid w:val="00B0029A"/>
    <w:rsid w:val="00B00CDC"/>
    <w:rsid w:val="00B02855"/>
    <w:rsid w:val="00B02E81"/>
    <w:rsid w:val="00B03D8F"/>
    <w:rsid w:val="00B05697"/>
    <w:rsid w:val="00B0711D"/>
    <w:rsid w:val="00B07134"/>
    <w:rsid w:val="00B07284"/>
    <w:rsid w:val="00B07516"/>
    <w:rsid w:val="00B106C2"/>
    <w:rsid w:val="00B10C12"/>
    <w:rsid w:val="00B1121D"/>
    <w:rsid w:val="00B11DB0"/>
    <w:rsid w:val="00B1203A"/>
    <w:rsid w:val="00B132CF"/>
    <w:rsid w:val="00B13464"/>
    <w:rsid w:val="00B14101"/>
    <w:rsid w:val="00B153DD"/>
    <w:rsid w:val="00B1583F"/>
    <w:rsid w:val="00B159A9"/>
    <w:rsid w:val="00B15B33"/>
    <w:rsid w:val="00B16899"/>
    <w:rsid w:val="00B16EEF"/>
    <w:rsid w:val="00B21709"/>
    <w:rsid w:val="00B21E86"/>
    <w:rsid w:val="00B22230"/>
    <w:rsid w:val="00B22286"/>
    <w:rsid w:val="00B23308"/>
    <w:rsid w:val="00B245AB"/>
    <w:rsid w:val="00B24D64"/>
    <w:rsid w:val="00B24FF8"/>
    <w:rsid w:val="00B27522"/>
    <w:rsid w:val="00B3060D"/>
    <w:rsid w:val="00B30F96"/>
    <w:rsid w:val="00B313D8"/>
    <w:rsid w:val="00B32167"/>
    <w:rsid w:val="00B325C7"/>
    <w:rsid w:val="00B32F0A"/>
    <w:rsid w:val="00B33D61"/>
    <w:rsid w:val="00B34198"/>
    <w:rsid w:val="00B34580"/>
    <w:rsid w:val="00B36BAA"/>
    <w:rsid w:val="00B37A53"/>
    <w:rsid w:val="00B402A8"/>
    <w:rsid w:val="00B41681"/>
    <w:rsid w:val="00B4216F"/>
    <w:rsid w:val="00B439FE"/>
    <w:rsid w:val="00B43AC5"/>
    <w:rsid w:val="00B4408B"/>
    <w:rsid w:val="00B440FA"/>
    <w:rsid w:val="00B45C3B"/>
    <w:rsid w:val="00B45FBF"/>
    <w:rsid w:val="00B46604"/>
    <w:rsid w:val="00B478AD"/>
    <w:rsid w:val="00B50365"/>
    <w:rsid w:val="00B51DC4"/>
    <w:rsid w:val="00B51E11"/>
    <w:rsid w:val="00B521E2"/>
    <w:rsid w:val="00B52BA8"/>
    <w:rsid w:val="00B52C7D"/>
    <w:rsid w:val="00B54ED3"/>
    <w:rsid w:val="00B55D9E"/>
    <w:rsid w:val="00B5632C"/>
    <w:rsid w:val="00B5679B"/>
    <w:rsid w:val="00B569E0"/>
    <w:rsid w:val="00B57348"/>
    <w:rsid w:val="00B57418"/>
    <w:rsid w:val="00B57420"/>
    <w:rsid w:val="00B61402"/>
    <w:rsid w:val="00B617A2"/>
    <w:rsid w:val="00B619DE"/>
    <w:rsid w:val="00B62221"/>
    <w:rsid w:val="00B624F6"/>
    <w:rsid w:val="00B63490"/>
    <w:rsid w:val="00B64660"/>
    <w:rsid w:val="00B6473B"/>
    <w:rsid w:val="00B65471"/>
    <w:rsid w:val="00B6666A"/>
    <w:rsid w:val="00B66A57"/>
    <w:rsid w:val="00B66DA1"/>
    <w:rsid w:val="00B67B1E"/>
    <w:rsid w:val="00B70548"/>
    <w:rsid w:val="00B706F5"/>
    <w:rsid w:val="00B717BB"/>
    <w:rsid w:val="00B721B9"/>
    <w:rsid w:val="00B733D6"/>
    <w:rsid w:val="00B73C6D"/>
    <w:rsid w:val="00B74684"/>
    <w:rsid w:val="00B75500"/>
    <w:rsid w:val="00B75AF1"/>
    <w:rsid w:val="00B75D63"/>
    <w:rsid w:val="00B77228"/>
    <w:rsid w:val="00B77EDB"/>
    <w:rsid w:val="00B80D68"/>
    <w:rsid w:val="00B82D5A"/>
    <w:rsid w:val="00B832B2"/>
    <w:rsid w:val="00B83686"/>
    <w:rsid w:val="00B83FB8"/>
    <w:rsid w:val="00B849FF"/>
    <w:rsid w:val="00B85F6C"/>
    <w:rsid w:val="00B8608F"/>
    <w:rsid w:val="00B86E25"/>
    <w:rsid w:val="00B87538"/>
    <w:rsid w:val="00B87F17"/>
    <w:rsid w:val="00B91575"/>
    <w:rsid w:val="00B91EEB"/>
    <w:rsid w:val="00B923F7"/>
    <w:rsid w:val="00B93906"/>
    <w:rsid w:val="00B943B6"/>
    <w:rsid w:val="00B94652"/>
    <w:rsid w:val="00B949BE"/>
    <w:rsid w:val="00B95957"/>
    <w:rsid w:val="00B974CE"/>
    <w:rsid w:val="00BA06DB"/>
    <w:rsid w:val="00BA0D0B"/>
    <w:rsid w:val="00BA1DF5"/>
    <w:rsid w:val="00BA2141"/>
    <w:rsid w:val="00BA2776"/>
    <w:rsid w:val="00BA35A9"/>
    <w:rsid w:val="00BA3ADC"/>
    <w:rsid w:val="00BA486E"/>
    <w:rsid w:val="00BA58AC"/>
    <w:rsid w:val="00BA7EED"/>
    <w:rsid w:val="00BB095A"/>
    <w:rsid w:val="00BB0FC9"/>
    <w:rsid w:val="00BB3A86"/>
    <w:rsid w:val="00BB3C0E"/>
    <w:rsid w:val="00BB515D"/>
    <w:rsid w:val="00BB51F6"/>
    <w:rsid w:val="00BB52A6"/>
    <w:rsid w:val="00BB5687"/>
    <w:rsid w:val="00BB5898"/>
    <w:rsid w:val="00BC0283"/>
    <w:rsid w:val="00BC0870"/>
    <w:rsid w:val="00BC0D14"/>
    <w:rsid w:val="00BC248D"/>
    <w:rsid w:val="00BC5EEC"/>
    <w:rsid w:val="00BC66DB"/>
    <w:rsid w:val="00BC6861"/>
    <w:rsid w:val="00BC706A"/>
    <w:rsid w:val="00BC77A0"/>
    <w:rsid w:val="00BD28AC"/>
    <w:rsid w:val="00BD2ADA"/>
    <w:rsid w:val="00BD2B03"/>
    <w:rsid w:val="00BD3AA8"/>
    <w:rsid w:val="00BD3F9A"/>
    <w:rsid w:val="00BD5F91"/>
    <w:rsid w:val="00BD63B2"/>
    <w:rsid w:val="00BD6D0F"/>
    <w:rsid w:val="00BD752B"/>
    <w:rsid w:val="00BD78EF"/>
    <w:rsid w:val="00BD7F80"/>
    <w:rsid w:val="00BE07EE"/>
    <w:rsid w:val="00BE0F61"/>
    <w:rsid w:val="00BE0FDB"/>
    <w:rsid w:val="00BE13A7"/>
    <w:rsid w:val="00BE1D43"/>
    <w:rsid w:val="00BE25E0"/>
    <w:rsid w:val="00BE32E7"/>
    <w:rsid w:val="00BE389E"/>
    <w:rsid w:val="00BE5774"/>
    <w:rsid w:val="00BE5C9A"/>
    <w:rsid w:val="00BE5DF9"/>
    <w:rsid w:val="00BE6759"/>
    <w:rsid w:val="00BE6F3B"/>
    <w:rsid w:val="00BE7E35"/>
    <w:rsid w:val="00BF0ECE"/>
    <w:rsid w:val="00BF0F55"/>
    <w:rsid w:val="00BF1122"/>
    <w:rsid w:val="00BF2B80"/>
    <w:rsid w:val="00BF3838"/>
    <w:rsid w:val="00BF40D8"/>
    <w:rsid w:val="00BF41BC"/>
    <w:rsid w:val="00BF4DE0"/>
    <w:rsid w:val="00BF5848"/>
    <w:rsid w:val="00BF6829"/>
    <w:rsid w:val="00C00338"/>
    <w:rsid w:val="00C006C2"/>
    <w:rsid w:val="00C0122A"/>
    <w:rsid w:val="00C02C33"/>
    <w:rsid w:val="00C03628"/>
    <w:rsid w:val="00C04015"/>
    <w:rsid w:val="00C046FD"/>
    <w:rsid w:val="00C04E8C"/>
    <w:rsid w:val="00C0545E"/>
    <w:rsid w:val="00C05EE8"/>
    <w:rsid w:val="00C06174"/>
    <w:rsid w:val="00C07A1F"/>
    <w:rsid w:val="00C10372"/>
    <w:rsid w:val="00C10AF1"/>
    <w:rsid w:val="00C1127C"/>
    <w:rsid w:val="00C11453"/>
    <w:rsid w:val="00C11A86"/>
    <w:rsid w:val="00C11F81"/>
    <w:rsid w:val="00C12582"/>
    <w:rsid w:val="00C12882"/>
    <w:rsid w:val="00C12BF8"/>
    <w:rsid w:val="00C131E1"/>
    <w:rsid w:val="00C13654"/>
    <w:rsid w:val="00C136BB"/>
    <w:rsid w:val="00C137C9"/>
    <w:rsid w:val="00C138B9"/>
    <w:rsid w:val="00C14171"/>
    <w:rsid w:val="00C14BC0"/>
    <w:rsid w:val="00C16587"/>
    <w:rsid w:val="00C174C0"/>
    <w:rsid w:val="00C20566"/>
    <w:rsid w:val="00C21268"/>
    <w:rsid w:val="00C22C28"/>
    <w:rsid w:val="00C23146"/>
    <w:rsid w:val="00C2314C"/>
    <w:rsid w:val="00C23D35"/>
    <w:rsid w:val="00C2417D"/>
    <w:rsid w:val="00C249B5"/>
    <w:rsid w:val="00C254ED"/>
    <w:rsid w:val="00C26AF7"/>
    <w:rsid w:val="00C27D1D"/>
    <w:rsid w:val="00C3065B"/>
    <w:rsid w:val="00C30781"/>
    <w:rsid w:val="00C31179"/>
    <w:rsid w:val="00C315BE"/>
    <w:rsid w:val="00C32101"/>
    <w:rsid w:val="00C33F3A"/>
    <w:rsid w:val="00C35683"/>
    <w:rsid w:val="00C36FBF"/>
    <w:rsid w:val="00C3747F"/>
    <w:rsid w:val="00C37FF3"/>
    <w:rsid w:val="00C42BCD"/>
    <w:rsid w:val="00C42C36"/>
    <w:rsid w:val="00C42F84"/>
    <w:rsid w:val="00C43B72"/>
    <w:rsid w:val="00C44363"/>
    <w:rsid w:val="00C443CB"/>
    <w:rsid w:val="00C45B61"/>
    <w:rsid w:val="00C46584"/>
    <w:rsid w:val="00C46A83"/>
    <w:rsid w:val="00C46C04"/>
    <w:rsid w:val="00C47EA9"/>
    <w:rsid w:val="00C50CB1"/>
    <w:rsid w:val="00C50DB4"/>
    <w:rsid w:val="00C51218"/>
    <w:rsid w:val="00C51B4D"/>
    <w:rsid w:val="00C51B4E"/>
    <w:rsid w:val="00C524C8"/>
    <w:rsid w:val="00C52E55"/>
    <w:rsid w:val="00C53122"/>
    <w:rsid w:val="00C532FD"/>
    <w:rsid w:val="00C53CFD"/>
    <w:rsid w:val="00C54DE9"/>
    <w:rsid w:val="00C553FD"/>
    <w:rsid w:val="00C55718"/>
    <w:rsid w:val="00C55EB2"/>
    <w:rsid w:val="00C57A2D"/>
    <w:rsid w:val="00C57A9D"/>
    <w:rsid w:val="00C57D88"/>
    <w:rsid w:val="00C600C8"/>
    <w:rsid w:val="00C60CF1"/>
    <w:rsid w:val="00C611DE"/>
    <w:rsid w:val="00C61FF0"/>
    <w:rsid w:val="00C62174"/>
    <w:rsid w:val="00C6257B"/>
    <w:rsid w:val="00C632DF"/>
    <w:rsid w:val="00C63C3F"/>
    <w:rsid w:val="00C658AF"/>
    <w:rsid w:val="00C65B80"/>
    <w:rsid w:val="00C66012"/>
    <w:rsid w:val="00C67D48"/>
    <w:rsid w:val="00C70581"/>
    <w:rsid w:val="00C70599"/>
    <w:rsid w:val="00C70D63"/>
    <w:rsid w:val="00C71427"/>
    <w:rsid w:val="00C724B5"/>
    <w:rsid w:val="00C724B9"/>
    <w:rsid w:val="00C72746"/>
    <w:rsid w:val="00C736D5"/>
    <w:rsid w:val="00C7514E"/>
    <w:rsid w:val="00C770FA"/>
    <w:rsid w:val="00C775C9"/>
    <w:rsid w:val="00C800E3"/>
    <w:rsid w:val="00C80714"/>
    <w:rsid w:val="00C80A1C"/>
    <w:rsid w:val="00C80EEA"/>
    <w:rsid w:val="00C81966"/>
    <w:rsid w:val="00C82268"/>
    <w:rsid w:val="00C82464"/>
    <w:rsid w:val="00C836A7"/>
    <w:rsid w:val="00C83A99"/>
    <w:rsid w:val="00C843F3"/>
    <w:rsid w:val="00C845C0"/>
    <w:rsid w:val="00C849AC"/>
    <w:rsid w:val="00C84AA6"/>
    <w:rsid w:val="00C85049"/>
    <w:rsid w:val="00C86745"/>
    <w:rsid w:val="00C91D7F"/>
    <w:rsid w:val="00C92F90"/>
    <w:rsid w:val="00C92FD7"/>
    <w:rsid w:val="00C94A9D"/>
    <w:rsid w:val="00C94F86"/>
    <w:rsid w:val="00C951AE"/>
    <w:rsid w:val="00C95890"/>
    <w:rsid w:val="00C96CF5"/>
    <w:rsid w:val="00C9796D"/>
    <w:rsid w:val="00C97B4F"/>
    <w:rsid w:val="00CA0975"/>
    <w:rsid w:val="00CA13FE"/>
    <w:rsid w:val="00CA26E0"/>
    <w:rsid w:val="00CA2F9C"/>
    <w:rsid w:val="00CA3738"/>
    <w:rsid w:val="00CA5685"/>
    <w:rsid w:val="00CA5A0C"/>
    <w:rsid w:val="00CA617B"/>
    <w:rsid w:val="00CA6FE7"/>
    <w:rsid w:val="00CA70BB"/>
    <w:rsid w:val="00CA7872"/>
    <w:rsid w:val="00CB0886"/>
    <w:rsid w:val="00CB0BA6"/>
    <w:rsid w:val="00CB1212"/>
    <w:rsid w:val="00CB1438"/>
    <w:rsid w:val="00CB24AF"/>
    <w:rsid w:val="00CB2AC8"/>
    <w:rsid w:val="00CB30F7"/>
    <w:rsid w:val="00CB4660"/>
    <w:rsid w:val="00CB4B87"/>
    <w:rsid w:val="00CB53AD"/>
    <w:rsid w:val="00CB6551"/>
    <w:rsid w:val="00CB67A4"/>
    <w:rsid w:val="00CB6823"/>
    <w:rsid w:val="00CB7F27"/>
    <w:rsid w:val="00CC309F"/>
    <w:rsid w:val="00CC33CA"/>
    <w:rsid w:val="00CC46EB"/>
    <w:rsid w:val="00CC4D24"/>
    <w:rsid w:val="00CC5D47"/>
    <w:rsid w:val="00CC6880"/>
    <w:rsid w:val="00CC6F91"/>
    <w:rsid w:val="00CD00C6"/>
    <w:rsid w:val="00CD1EE7"/>
    <w:rsid w:val="00CD4333"/>
    <w:rsid w:val="00CD4D32"/>
    <w:rsid w:val="00CD4D69"/>
    <w:rsid w:val="00CD524B"/>
    <w:rsid w:val="00CD719E"/>
    <w:rsid w:val="00CD7CC3"/>
    <w:rsid w:val="00CE001E"/>
    <w:rsid w:val="00CE0045"/>
    <w:rsid w:val="00CE014F"/>
    <w:rsid w:val="00CE01D8"/>
    <w:rsid w:val="00CE0655"/>
    <w:rsid w:val="00CE183B"/>
    <w:rsid w:val="00CE2238"/>
    <w:rsid w:val="00CE24F9"/>
    <w:rsid w:val="00CE38B3"/>
    <w:rsid w:val="00CE6C5E"/>
    <w:rsid w:val="00CE7E42"/>
    <w:rsid w:val="00CF0A63"/>
    <w:rsid w:val="00CF1FEB"/>
    <w:rsid w:val="00CF20F0"/>
    <w:rsid w:val="00CF2669"/>
    <w:rsid w:val="00CF28BC"/>
    <w:rsid w:val="00CF299E"/>
    <w:rsid w:val="00CF3C72"/>
    <w:rsid w:val="00CF5D52"/>
    <w:rsid w:val="00CF7002"/>
    <w:rsid w:val="00CF7B12"/>
    <w:rsid w:val="00D00877"/>
    <w:rsid w:val="00D01E6E"/>
    <w:rsid w:val="00D046B6"/>
    <w:rsid w:val="00D053C6"/>
    <w:rsid w:val="00D05D96"/>
    <w:rsid w:val="00D05DDF"/>
    <w:rsid w:val="00D05F70"/>
    <w:rsid w:val="00D0645C"/>
    <w:rsid w:val="00D06CCD"/>
    <w:rsid w:val="00D0767D"/>
    <w:rsid w:val="00D11C0B"/>
    <w:rsid w:val="00D12040"/>
    <w:rsid w:val="00D12406"/>
    <w:rsid w:val="00D12A90"/>
    <w:rsid w:val="00D12E12"/>
    <w:rsid w:val="00D144F9"/>
    <w:rsid w:val="00D201C7"/>
    <w:rsid w:val="00D21C17"/>
    <w:rsid w:val="00D21D39"/>
    <w:rsid w:val="00D2315C"/>
    <w:rsid w:val="00D2337F"/>
    <w:rsid w:val="00D2387C"/>
    <w:rsid w:val="00D24138"/>
    <w:rsid w:val="00D2638A"/>
    <w:rsid w:val="00D26754"/>
    <w:rsid w:val="00D27D16"/>
    <w:rsid w:val="00D30E7B"/>
    <w:rsid w:val="00D30FFC"/>
    <w:rsid w:val="00D31F2D"/>
    <w:rsid w:val="00D32351"/>
    <w:rsid w:val="00D32722"/>
    <w:rsid w:val="00D35134"/>
    <w:rsid w:val="00D35D74"/>
    <w:rsid w:val="00D36C42"/>
    <w:rsid w:val="00D36CFB"/>
    <w:rsid w:val="00D371AA"/>
    <w:rsid w:val="00D40D30"/>
    <w:rsid w:val="00D41145"/>
    <w:rsid w:val="00D428E8"/>
    <w:rsid w:val="00D43BF2"/>
    <w:rsid w:val="00D43C41"/>
    <w:rsid w:val="00D443AB"/>
    <w:rsid w:val="00D44B0F"/>
    <w:rsid w:val="00D45185"/>
    <w:rsid w:val="00D45401"/>
    <w:rsid w:val="00D46DAA"/>
    <w:rsid w:val="00D50A55"/>
    <w:rsid w:val="00D51242"/>
    <w:rsid w:val="00D517AE"/>
    <w:rsid w:val="00D52217"/>
    <w:rsid w:val="00D53D0B"/>
    <w:rsid w:val="00D53E0B"/>
    <w:rsid w:val="00D54FCC"/>
    <w:rsid w:val="00D55853"/>
    <w:rsid w:val="00D55DC9"/>
    <w:rsid w:val="00D562A1"/>
    <w:rsid w:val="00D564E3"/>
    <w:rsid w:val="00D57113"/>
    <w:rsid w:val="00D608B9"/>
    <w:rsid w:val="00D609F0"/>
    <w:rsid w:val="00D61471"/>
    <w:rsid w:val="00D62921"/>
    <w:rsid w:val="00D6362F"/>
    <w:rsid w:val="00D63C93"/>
    <w:rsid w:val="00D64172"/>
    <w:rsid w:val="00D666E3"/>
    <w:rsid w:val="00D7061C"/>
    <w:rsid w:val="00D751D8"/>
    <w:rsid w:val="00D756A4"/>
    <w:rsid w:val="00D766A9"/>
    <w:rsid w:val="00D76AFB"/>
    <w:rsid w:val="00D77385"/>
    <w:rsid w:val="00D775D8"/>
    <w:rsid w:val="00D806E8"/>
    <w:rsid w:val="00D80935"/>
    <w:rsid w:val="00D80B1F"/>
    <w:rsid w:val="00D8142D"/>
    <w:rsid w:val="00D817CA"/>
    <w:rsid w:val="00D81867"/>
    <w:rsid w:val="00D8246E"/>
    <w:rsid w:val="00D829B2"/>
    <w:rsid w:val="00D82CF8"/>
    <w:rsid w:val="00D82D1A"/>
    <w:rsid w:val="00D85761"/>
    <w:rsid w:val="00D85B6F"/>
    <w:rsid w:val="00D85E4F"/>
    <w:rsid w:val="00D860D9"/>
    <w:rsid w:val="00D8646D"/>
    <w:rsid w:val="00D86B0D"/>
    <w:rsid w:val="00D8717E"/>
    <w:rsid w:val="00D87F62"/>
    <w:rsid w:val="00D902EE"/>
    <w:rsid w:val="00D90776"/>
    <w:rsid w:val="00D907A9"/>
    <w:rsid w:val="00D909B6"/>
    <w:rsid w:val="00D90B93"/>
    <w:rsid w:val="00D914B3"/>
    <w:rsid w:val="00D92BC4"/>
    <w:rsid w:val="00D93DEF"/>
    <w:rsid w:val="00D94322"/>
    <w:rsid w:val="00D970DE"/>
    <w:rsid w:val="00D9733F"/>
    <w:rsid w:val="00D97EAB"/>
    <w:rsid w:val="00DA1924"/>
    <w:rsid w:val="00DA308F"/>
    <w:rsid w:val="00DA4375"/>
    <w:rsid w:val="00DA47AA"/>
    <w:rsid w:val="00DA5CDD"/>
    <w:rsid w:val="00DA5DC2"/>
    <w:rsid w:val="00DA5E5A"/>
    <w:rsid w:val="00DA6D8D"/>
    <w:rsid w:val="00DA768E"/>
    <w:rsid w:val="00DB3115"/>
    <w:rsid w:val="00DB34CE"/>
    <w:rsid w:val="00DB36E5"/>
    <w:rsid w:val="00DB39E0"/>
    <w:rsid w:val="00DB3EFF"/>
    <w:rsid w:val="00DB3FF7"/>
    <w:rsid w:val="00DB41FA"/>
    <w:rsid w:val="00DB434A"/>
    <w:rsid w:val="00DB4648"/>
    <w:rsid w:val="00DB4AD4"/>
    <w:rsid w:val="00DB4CE3"/>
    <w:rsid w:val="00DC04B2"/>
    <w:rsid w:val="00DC09E0"/>
    <w:rsid w:val="00DC0C27"/>
    <w:rsid w:val="00DC3575"/>
    <w:rsid w:val="00DC4540"/>
    <w:rsid w:val="00DC5366"/>
    <w:rsid w:val="00DC637A"/>
    <w:rsid w:val="00DC74BD"/>
    <w:rsid w:val="00DD054C"/>
    <w:rsid w:val="00DD06B2"/>
    <w:rsid w:val="00DD06E9"/>
    <w:rsid w:val="00DD2D79"/>
    <w:rsid w:val="00DD3239"/>
    <w:rsid w:val="00DD3B02"/>
    <w:rsid w:val="00DD5876"/>
    <w:rsid w:val="00DD6086"/>
    <w:rsid w:val="00DD6DC1"/>
    <w:rsid w:val="00DE03E2"/>
    <w:rsid w:val="00DE17FF"/>
    <w:rsid w:val="00DE1D04"/>
    <w:rsid w:val="00DE1F81"/>
    <w:rsid w:val="00DE31F0"/>
    <w:rsid w:val="00DE34FF"/>
    <w:rsid w:val="00DE4517"/>
    <w:rsid w:val="00DE5300"/>
    <w:rsid w:val="00DE6C8D"/>
    <w:rsid w:val="00DE6E5C"/>
    <w:rsid w:val="00DE7131"/>
    <w:rsid w:val="00DF2FEC"/>
    <w:rsid w:val="00DF3D53"/>
    <w:rsid w:val="00DF53E8"/>
    <w:rsid w:val="00DF7642"/>
    <w:rsid w:val="00E00B45"/>
    <w:rsid w:val="00E01774"/>
    <w:rsid w:val="00E01992"/>
    <w:rsid w:val="00E01F6A"/>
    <w:rsid w:val="00E02080"/>
    <w:rsid w:val="00E028F3"/>
    <w:rsid w:val="00E029FC"/>
    <w:rsid w:val="00E039DE"/>
    <w:rsid w:val="00E03C48"/>
    <w:rsid w:val="00E04357"/>
    <w:rsid w:val="00E04563"/>
    <w:rsid w:val="00E0598F"/>
    <w:rsid w:val="00E05A2D"/>
    <w:rsid w:val="00E05A97"/>
    <w:rsid w:val="00E07A89"/>
    <w:rsid w:val="00E10D78"/>
    <w:rsid w:val="00E12400"/>
    <w:rsid w:val="00E12973"/>
    <w:rsid w:val="00E12BDE"/>
    <w:rsid w:val="00E12C52"/>
    <w:rsid w:val="00E139F3"/>
    <w:rsid w:val="00E15693"/>
    <w:rsid w:val="00E15F80"/>
    <w:rsid w:val="00E166A1"/>
    <w:rsid w:val="00E166B1"/>
    <w:rsid w:val="00E1797B"/>
    <w:rsid w:val="00E208DF"/>
    <w:rsid w:val="00E2094A"/>
    <w:rsid w:val="00E21344"/>
    <w:rsid w:val="00E2233F"/>
    <w:rsid w:val="00E24280"/>
    <w:rsid w:val="00E24AE9"/>
    <w:rsid w:val="00E24EB8"/>
    <w:rsid w:val="00E25D93"/>
    <w:rsid w:val="00E26755"/>
    <w:rsid w:val="00E3054B"/>
    <w:rsid w:val="00E314DF"/>
    <w:rsid w:val="00E32BC2"/>
    <w:rsid w:val="00E3437D"/>
    <w:rsid w:val="00E3531F"/>
    <w:rsid w:val="00E35A2F"/>
    <w:rsid w:val="00E35D52"/>
    <w:rsid w:val="00E3620E"/>
    <w:rsid w:val="00E36619"/>
    <w:rsid w:val="00E375FB"/>
    <w:rsid w:val="00E37FB3"/>
    <w:rsid w:val="00E40421"/>
    <w:rsid w:val="00E422A9"/>
    <w:rsid w:val="00E43D74"/>
    <w:rsid w:val="00E44CF6"/>
    <w:rsid w:val="00E454D4"/>
    <w:rsid w:val="00E45708"/>
    <w:rsid w:val="00E46454"/>
    <w:rsid w:val="00E46686"/>
    <w:rsid w:val="00E468E6"/>
    <w:rsid w:val="00E474BC"/>
    <w:rsid w:val="00E47AB1"/>
    <w:rsid w:val="00E47B49"/>
    <w:rsid w:val="00E47F2C"/>
    <w:rsid w:val="00E50289"/>
    <w:rsid w:val="00E50F40"/>
    <w:rsid w:val="00E51339"/>
    <w:rsid w:val="00E513F9"/>
    <w:rsid w:val="00E51406"/>
    <w:rsid w:val="00E521E4"/>
    <w:rsid w:val="00E53051"/>
    <w:rsid w:val="00E536E2"/>
    <w:rsid w:val="00E556DE"/>
    <w:rsid w:val="00E557FB"/>
    <w:rsid w:val="00E55826"/>
    <w:rsid w:val="00E60137"/>
    <w:rsid w:val="00E60765"/>
    <w:rsid w:val="00E6177A"/>
    <w:rsid w:val="00E61F54"/>
    <w:rsid w:val="00E62780"/>
    <w:rsid w:val="00E63A57"/>
    <w:rsid w:val="00E63C1D"/>
    <w:rsid w:val="00E64863"/>
    <w:rsid w:val="00E64957"/>
    <w:rsid w:val="00E652A1"/>
    <w:rsid w:val="00E65D08"/>
    <w:rsid w:val="00E662A9"/>
    <w:rsid w:val="00E67BB8"/>
    <w:rsid w:val="00E70103"/>
    <w:rsid w:val="00E70D01"/>
    <w:rsid w:val="00E718F6"/>
    <w:rsid w:val="00E71C33"/>
    <w:rsid w:val="00E721D6"/>
    <w:rsid w:val="00E7227E"/>
    <w:rsid w:val="00E72805"/>
    <w:rsid w:val="00E72E17"/>
    <w:rsid w:val="00E738B7"/>
    <w:rsid w:val="00E73A8D"/>
    <w:rsid w:val="00E74CEA"/>
    <w:rsid w:val="00E7600D"/>
    <w:rsid w:val="00E77F5A"/>
    <w:rsid w:val="00E81893"/>
    <w:rsid w:val="00E83901"/>
    <w:rsid w:val="00E83E58"/>
    <w:rsid w:val="00E844FF"/>
    <w:rsid w:val="00E84D2D"/>
    <w:rsid w:val="00E856DE"/>
    <w:rsid w:val="00E859FD"/>
    <w:rsid w:val="00E85F8F"/>
    <w:rsid w:val="00E860CE"/>
    <w:rsid w:val="00E86642"/>
    <w:rsid w:val="00E8684E"/>
    <w:rsid w:val="00E9079D"/>
    <w:rsid w:val="00E92B9A"/>
    <w:rsid w:val="00E94E76"/>
    <w:rsid w:val="00E951CE"/>
    <w:rsid w:val="00E96945"/>
    <w:rsid w:val="00EA0B78"/>
    <w:rsid w:val="00EA159A"/>
    <w:rsid w:val="00EA16EA"/>
    <w:rsid w:val="00EA4124"/>
    <w:rsid w:val="00EA4564"/>
    <w:rsid w:val="00EA46DC"/>
    <w:rsid w:val="00EA56FE"/>
    <w:rsid w:val="00EB0E29"/>
    <w:rsid w:val="00EB1840"/>
    <w:rsid w:val="00EB1849"/>
    <w:rsid w:val="00EB3401"/>
    <w:rsid w:val="00EB3C54"/>
    <w:rsid w:val="00EB4B8F"/>
    <w:rsid w:val="00EB54E0"/>
    <w:rsid w:val="00EB5BE7"/>
    <w:rsid w:val="00EB6E30"/>
    <w:rsid w:val="00EB7632"/>
    <w:rsid w:val="00EC0784"/>
    <w:rsid w:val="00EC154D"/>
    <w:rsid w:val="00EC159A"/>
    <w:rsid w:val="00EC2892"/>
    <w:rsid w:val="00EC2CC1"/>
    <w:rsid w:val="00EC350B"/>
    <w:rsid w:val="00EC3FE8"/>
    <w:rsid w:val="00EC42C3"/>
    <w:rsid w:val="00EC5AD2"/>
    <w:rsid w:val="00ED077A"/>
    <w:rsid w:val="00ED0E3D"/>
    <w:rsid w:val="00ED4772"/>
    <w:rsid w:val="00ED6A58"/>
    <w:rsid w:val="00ED7BC3"/>
    <w:rsid w:val="00ED7C28"/>
    <w:rsid w:val="00ED7EA2"/>
    <w:rsid w:val="00EE0849"/>
    <w:rsid w:val="00EE0CB7"/>
    <w:rsid w:val="00EE1780"/>
    <w:rsid w:val="00EE1FFD"/>
    <w:rsid w:val="00EE2625"/>
    <w:rsid w:val="00EE5517"/>
    <w:rsid w:val="00EE68BF"/>
    <w:rsid w:val="00EE71EF"/>
    <w:rsid w:val="00EF1687"/>
    <w:rsid w:val="00EF17AD"/>
    <w:rsid w:val="00EF3C1D"/>
    <w:rsid w:val="00EF3F64"/>
    <w:rsid w:val="00EF4585"/>
    <w:rsid w:val="00EF617F"/>
    <w:rsid w:val="00EF70E4"/>
    <w:rsid w:val="00EF716A"/>
    <w:rsid w:val="00F00380"/>
    <w:rsid w:val="00F02672"/>
    <w:rsid w:val="00F03181"/>
    <w:rsid w:val="00F03431"/>
    <w:rsid w:val="00F038E3"/>
    <w:rsid w:val="00F0471A"/>
    <w:rsid w:val="00F0478B"/>
    <w:rsid w:val="00F0517A"/>
    <w:rsid w:val="00F0533B"/>
    <w:rsid w:val="00F05785"/>
    <w:rsid w:val="00F061D9"/>
    <w:rsid w:val="00F0665F"/>
    <w:rsid w:val="00F10568"/>
    <w:rsid w:val="00F10F70"/>
    <w:rsid w:val="00F12398"/>
    <w:rsid w:val="00F13A1C"/>
    <w:rsid w:val="00F13B4B"/>
    <w:rsid w:val="00F13D60"/>
    <w:rsid w:val="00F165AB"/>
    <w:rsid w:val="00F171F5"/>
    <w:rsid w:val="00F20DCF"/>
    <w:rsid w:val="00F2140D"/>
    <w:rsid w:val="00F2203C"/>
    <w:rsid w:val="00F22D57"/>
    <w:rsid w:val="00F25249"/>
    <w:rsid w:val="00F259E1"/>
    <w:rsid w:val="00F25B85"/>
    <w:rsid w:val="00F26C2A"/>
    <w:rsid w:val="00F26E26"/>
    <w:rsid w:val="00F2733C"/>
    <w:rsid w:val="00F30426"/>
    <w:rsid w:val="00F31C94"/>
    <w:rsid w:val="00F327AD"/>
    <w:rsid w:val="00F336BF"/>
    <w:rsid w:val="00F35115"/>
    <w:rsid w:val="00F359B2"/>
    <w:rsid w:val="00F359DB"/>
    <w:rsid w:val="00F365EA"/>
    <w:rsid w:val="00F373CC"/>
    <w:rsid w:val="00F40344"/>
    <w:rsid w:val="00F4091F"/>
    <w:rsid w:val="00F4230F"/>
    <w:rsid w:val="00F42DF4"/>
    <w:rsid w:val="00F434A1"/>
    <w:rsid w:val="00F4587F"/>
    <w:rsid w:val="00F46954"/>
    <w:rsid w:val="00F46CC1"/>
    <w:rsid w:val="00F46D7D"/>
    <w:rsid w:val="00F47DF0"/>
    <w:rsid w:val="00F51FCD"/>
    <w:rsid w:val="00F53CEE"/>
    <w:rsid w:val="00F53DC2"/>
    <w:rsid w:val="00F53F45"/>
    <w:rsid w:val="00F54416"/>
    <w:rsid w:val="00F5457C"/>
    <w:rsid w:val="00F54C50"/>
    <w:rsid w:val="00F5682F"/>
    <w:rsid w:val="00F57CCE"/>
    <w:rsid w:val="00F57FA4"/>
    <w:rsid w:val="00F63704"/>
    <w:rsid w:val="00F63F15"/>
    <w:rsid w:val="00F646A8"/>
    <w:rsid w:val="00F64917"/>
    <w:rsid w:val="00F669D1"/>
    <w:rsid w:val="00F67FCA"/>
    <w:rsid w:val="00F7120D"/>
    <w:rsid w:val="00F7123D"/>
    <w:rsid w:val="00F712DA"/>
    <w:rsid w:val="00F7273A"/>
    <w:rsid w:val="00F728E1"/>
    <w:rsid w:val="00F72C90"/>
    <w:rsid w:val="00F72FD0"/>
    <w:rsid w:val="00F7307E"/>
    <w:rsid w:val="00F7329B"/>
    <w:rsid w:val="00F732E0"/>
    <w:rsid w:val="00F74FA0"/>
    <w:rsid w:val="00F75651"/>
    <w:rsid w:val="00F768AA"/>
    <w:rsid w:val="00F770C0"/>
    <w:rsid w:val="00F80420"/>
    <w:rsid w:val="00F805D9"/>
    <w:rsid w:val="00F80924"/>
    <w:rsid w:val="00F80ECE"/>
    <w:rsid w:val="00F8125A"/>
    <w:rsid w:val="00F8129B"/>
    <w:rsid w:val="00F81CC7"/>
    <w:rsid w:val="00F828AA"/>
    <w:rsid w:val="00F82FE0"/>
    <w:rsid w:val="00F83E28"/>
    <w:rsid w:val="00F84549"/>
    <w:rsid w:val="00F87650"/>
    <w:rsid w:val="00F90BBA"/>
    <w:rsid w:val="00F922E5"/>
    <w:rsid w:val="00F92D5A"/>
    <w:rsid w:val="00F938E6"/>
    <w:rsid w:val="00F9431E"/>
    <w:rsid w:val="00F949ED"/>
    <w:rsid w:val="00F94CE9"/>
    <w:rsid w:val="00F94DF4"/>
    <w:rsid w:val="00F955A4"/>
    <w:rsid w:val="00F95B44"/>
    <w:rsid w:val="00F979EB"/>
    <w:rsid w:val="00F97A55"/>
    <w:rsid w:val="00FA05A1"/>
    <w:rsid w:val="00FA0693"/>
    <w:rsid w:val="00FA2472"/>
    <w:rsid w:val="00FA326C"/>
    <w:rsid w:val="00FA45E8"/>
    <w:rsid w:val="00FA5027"/>
    <w:rsid w:val="00FA5136"/>
    <w:rsid w:val="00FA570A"/>
    <w:rsid w:val="00FA5792"/>
    <w:rsid w:val="00FA69EE"/>
    <w:rsid w:val="00FB060A"/>
    <w:rsid w:val="00FB07E3"/>
    <w:rsid w:val="00FB0DF2"/>
    <w:rsid w:val="00FB0FEB"/>
    <w:rsid w:val="00FB1A9D"/>
    <w:rsid w:val="00FB28C4"/>
    <w:rsid w:val="00FB3903"/>
    <w:rsid w:val="00FB40E3"/>
    <w:rsid w:val="00FB42D5"/>
    <w:rsid w:val="00FB5474"/>
    <w:rsid w:val="00FB5861"/>
    <w:rsid w:val="00FB5884"/>
    <w:rsid w:val="00FB7056"/>
    <w:rsid w:val="00FB70D5"/>
    <w:rsid w:val="00FC1507"/>
    <w:rsid w:val="00FC186B"/>
    <w:rsid w:val="00FC30ED"/>
    <w:rsid w:val="00FC4D80"/>
    <w:rsid w:val="00FC5BE7"/>
    <w:rsid w:val="00FC6638"/>
    <w:rsid w:val="00FC7839"/>
    <w:rsid w:val="00FD0F04"/>
    <w:rsid w:val="00FD141A"/>
    <w:rsid w:val="00FD1492"/>
    <w:rsid w:val="00FD1825"/>
    <w:rsid w:val="00FD20D5"/>
    <w:rsid w:val="00FD31A6"/>
    <w:rsid w:val="00FD46FC"/>
    <w:rsid w:val="00FD585C"/>
    <w:rsid w:val="00FE330C"/>
    <w:rsid w:val="00FE3F4C"/>
    <w:rsid w:val="00FE4F63"/>
    <w:rsid w:val="00FE542B"/>
    <w:rsid w:val="00FE551F"/>
    <w:rsid w:val="00FE5881"/>
    <w:rsid w:val="00FE5A6E"/>
    <w:rsid w:val="00FE60C3"/>
    <w:rsid w:val="00FE66C1"/>
    <w:rsid w:val="00FE7949"/>
    <w:rsid w:val="00FF0BDE"/>
    <w:rsid w:val="00FF0C34"/>
    <w:rsid w:val="00FF1F08"/>
    <w:rsid w:val="00FF2528"/>
    <w:rsid w:val="00FF3406"/>
    <w:rsid w:val="00FF3B8D"/>
    <w:rsid w:val="00FF3C34"/>
    <w:rsid w:val="00FF3DE0"/>
    <w:rsid w:val="00FF43A8"/>
    <w:rsid w:val="00FF49A0"/>
    <w:rsid w:val="00FF54D0"/>
    <w:rsid w:val="00FF7DC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AA4F717"/>
  <w15:chartTrackingRefBased/>
  <w15:docId w15:val="{7B05D142-E7E1-4A0A-897F-282AEBE21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16EEF"/>
    <w:pPr>
      <w:spacing w:after="60" w:line="276" w:lineRule="auto"/>
      <w:jc w:val="both"/>
    </w:pPr>
    <w:rPr>
      <w:rFonts w:ascii="Segoe UI" w:eastAsia="Calibri" w:hAnsi="Segoe UI" w:cs="Times New Roman"/>
      <w:sz w:val="20"/>
      <w:lang w:val="en-GB"/>
    </w:rPr>
  </w:style>
  <w:style w:type="paragraph" w:styleId="Kop1">
    <w:name w:val="heading 1"/>
    <w:basedOn w:val="Standaard"/>
    <w:next w:val="Standaard"/>
    <w:link w:val="Kop1Char"/>
    <w:qFormat/>
    <w:rsid w:val="00094F3D"/>
    <w:pPr>
      <w:spacing w:before="240" w:after="120"/>
      <w:outlineLvl w:val="0"/>
    </w:pPr>
    <w:rPr>
      <w:rFonts w:eastAsia="Segoe UI"/>
      <w:b/>
      <w:color w:val="984A9C"/>
      <w:sz w:val="32"/>
    </w:rPr>
  </w:style>
  <w:style w:type="paragraph" w:styleId="Kop2">
    <w:name w:val="heading 2"/>
    <w:basedOn w:val="Standaard"/>
    <w:next w:val="Standaard"/>
    <w:link w:val="Kop2Char"/>
    <w:unhideWhenUsed/>
    <w:qFormat/>
    <w:rsid w:val="00CF5D52"/>
    <w:pPr>
      <w:tabs>
        <w:tab w:val="left" w:pos="2835"/>
        <w:tab w:val="left" w:pos="5670"/>
        <w:tab w:val="left" w:pos="8505"/>
      </w:tabs>
      <w:spacing w:before="360" w:after="120"/>
      <w:outlineLvl w:val="1"/>
    </w:pPr>
    <w:rPr>
      <w:rFonts w:ascii="Segoe UI Semibold" w:eastAsia="Segoe UI" w:hAnsi="Segoe UI Semibold"/>
      <w:color w:val="562873"/>
      <w:sz w:val="24"/>
    </w:rPr>
  </w:style>
  <w:style w:type="paragraph" w:styleId="Kop3">
    <w:name w:val="heading 3"/>
    <w:basedOn w:val="Standaard"/>
    <w:next w:val="Standaard"/>
    <w:link w:val="Kop3Char"/>
    <w:unhideWhenUsed/>
    <w:qFormat/>
    <w:rsid w:val="0059407A"/>
    <w:pPr>
      <w:spacing w:before="360" w:after="120"/>
      <w:outlineLvl w:val="2"/>
    </w:pPr>
    <w:rPr>
      <w:rFonts w:ascii="Segoe UI Semibold" w:eastAsia="Times New Roman" w:hAnsi="Segoe UI Semibold"/>
      <w:color w:val="562873" w:themeColor="accent1"/>
      <w:sz w:val="24"/>
    </w:rPr>
  </w:style>
  <w:style w:type="paragraph" w:styleId="Kop4">
    <w:name w:val="heading 4"/>
    <w:basedOn w:val="Standaard"/>
    <w:next w:val="Standaard"/>
    <w:link w:val="Kop4Char"/>
    <w:unhideWhenUsed/>
    <w:qFormat/>
    <w:rsid w:val="00B52C7D"/>
    <w:pPr>
      <w:spacing w:before="240"/>
      <w:outlineLvl w:val="3"/>
    </w:pPr>
    <w:rPr>
      <w:rFonts w:eastAsia="Times New Roman"/>
      <w:i/>
      <w:color w:val="984A9C"/>
    </w:rPr>
  </w:style>
  <w:style w:type="paragraph" w:styleId="Kop5">
    <w:name w:val="heading 5"/>
    <w:basedOn w:val="Standaard"/>
    <w:next w:val="Standaard"/>
    <w:link w:val="Kop5Char"/>
    <w:rsid w:val="00C138B9"/>
    <w:pPr>
      <w:tabs>
        <w:tab w:val="num" w:pos="1008"/>
      </w:tabs>
      <w:spacing w:before="240"/>
      <w:ind w:left="1008" w:hanging="1008"/>
      <w:outlineLvl w:val="4"/>
    </w:pPr>
    <w:rPr>
      <w:rFonts w:ascii="Arial" w:eastAsia="Times New Roman" w:hAnsi="Arial"/>
      <w:b/>
      <w:bCs/>
      <w:i/>
      <w:iCs/>
      <w:sz w:val="26"/>
      <w:szCs w:val="26"/>
      <w:lang w:val="en-US"/>
    </w:rPr>
  </w:style>
  <w:style w:type="paragraph" w:styleId="Kop6">
    <w:name w:val="heading 6"/>
    <w:basedOn w:val="Standaard"/>
    <w:next w:val="Standaard"/>
    <w:link w:val="Kop6Char"/>
    <w:rsid w:val="00C138B9"/>
    <w:pPr>
      <w:tabs>
        <w:tab w:val="num" w:pos="1152"/>
      </w:tabs>
      <w:spacing w:before="240"/>
      <w:ind w:left="1152" w:hanging="1152"/>
      <w:outlineLvl w:val="5"/>
    </w:pPr>
    <w:rPr>
      <w:rFonts w:ascii="Arial" w:eastAsia="Times New Roman" w:hAnsi="Arial"/>
      <w:b/>
      <w:bCs/>
      <w:sz w:val="22"/>
      <w:lang w:val="en-US"/>
    </w:rPr>
  </w:style>
  <w:style w:type="paragraph" w:styleId="Kop7">
    <w:name w:val="heading 7"/>
    <w:basedOn w:val="Standaard"/>
    <w:next w:val="Standaard"/>
    <w:link w:val="Kop7Char"/>
    <w:rsid w:val="00C138B9"/>
    <w:pPr>
      <w:tabs>
        <w:tab w:val="num" w:pos="1296"/>
      </w:tabs>
      <w:spacing w:before="240"/>
      <w:ind w:left="1296" w:hanging="1296"/>
      <w:outlineLvl w:val="6"/>
    </w:pPr>
    <w:rPr>
      <w:rFonts w:ascii="Arial" w:eastAsia="Times New Roman" w:hAnsi="Arial"/>
      <w:sz w:val="22"/>
      <w:szCs w:val="24"/>
      <w:lang w:val="en-US"/>
    </w:rPr>
  </w:style>
  <w:style w:type="paragraph" w:styleId="Kop8">
    <w:name w:val="heading 8"/>
    <w:basedOn w:val="Standaard"/>
    <w:next w:val="Standaard"/>
    <w:link w:val="Kop8Char"/>
    <w:rsid w:val="00C138B9"/>
    <w:pPr>
      <w:tabs>
        <w:tab w:val="num" w:pos="1440"/>
      </w:tabs>
      <w:spacing w:before="240"/>
      <w:ind w:left="1440" w:hanging="1440"/>
      <w:outlineLvl w:val="7"/>
    </w:pPr>
    <w:rPr>
      <w:rFonts w:ascii="Arial" w:eastAsia="Times New Roman" w:hAnsi="Arial"/>
      <w:i/>
      <w:iCs/>
      <w:sz w:val="22"/>
      <w:szCs w:val="24"/>
      <w:lang w:val="en-US"/>
    </w:rPr>
  </w:style>
  <w:style w:type="paragraph" w:styleId="Kop9">
    <w:name w:val="heading 9"/>
    <w:basedOn w:val="Standaard"/>
    <w:next w:val="Standaard"/>
    <w:link w:val="Kop9Char"/>
    <w:rsid w:val="00C138B9"/>
    <w:pPr>
      <w:tabs>
        <w:tab w:val="num" w:pos="1584"/>
      </w:tabs>
      <w:spacing w:before="240"/>
      <w:ind w:left="1584" w:hanging="1584"/>
      <w:outlineLvl w:val="8"/>
    </w:pPr>
    <w:rPr>
      <w:rFonts w:ascii="Arial" w:eastAsia="Times New Roman" w:hAnsi="Arial" w:cs="Arial"/>
      <w:sz w:val="22"/>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link w:val="VoettekstChar"/>
    <w:uiPriority w:val="99"/>
    <w:unhideWhenUsed/>
    <w:rsid w:val="00F770C0"/>
    <w:pPr>
      <w:tabs>
        <w:tab w:val="center" w:pos="4703"/>
        <w:tab w:val="right" w:pos="9406"/>
      </w:tabs>
    </w:pPr>
  </w:style>
  <w:style w:type="character" w:customStyle="1" w:styleId="VoettekstChar">
    <w:name w:val="Voettekst Char"/>
    <w:basedOn w:val="Standaardalinea-lettertype"/>
    <w:link w:val="Voettekst"/>
    <w:uiPriority w:val="99"/>
    <w:rsid w:val="00F770C0"/>
  </w:style>
  <w:style w:type="character" w:customStyle="1" w:styleId="SubtleEmphasis1">
    <w:name w:val="Subtle Emphasis1"/>
    <w:basedOn w:val="Standaardalinea-lettertype"/>
    <w:uiPriority w:val="19"/>
    <w:rsid w:val="00F770C0"/>
    <w:rPr>
      <w:rFonts w:ascii="Georgia" w:hAnsi="Georgia"/>
      <w:i/>
      <w:iCs/>
      <w:color w:val="984A9C"/>
      <w:sz w:val="16"/>
      <w:lang w:val="en-US"/>
    </w:rPr>
  </w:style>
  <w:style w:type="paragraph" w:customStyle="1" w:styleId="regular">
    <w:name w:val="regular"/>
    <w:basedOn w:val="Standaard"/>
    <w:link w:val="regularChar"/>
    <w:qFormat/>
    <w:rsid w:val="00390924"/>
  </w:style>
  <w:style w:type="character" w:customStyle="1" w:styleId="regularChar">
    <w:name w:val="regular Char"/>
    <w:basedOn w:val="Standaardalinea-lettertype"/>
    <w:link w:val="regular"/>
    <w:rsid w:val="00390924"/>
    <w:rPr>
      <w:rFonts w:ascii="Segoe UI" w:hAnsi="Segoe UI" w:cs="Segoe UI"/>
      <w:color w:val="000000" w:themeColor="text1"/>
      <w:sz w:val="18"/>
      <w:szCs w:val="20"/>
      <w:lang w:val="en-US"/>
    </w:rPr>
  </w:style>
  <w:style w:type="paragraph" w:customStyle="1" w:styleId="Heading2numbered">
    <w:name w:val="Heading2 numbered"/>
    <w:basedOn w:val="Standaard"/>
    <w:next w:val="regular"/>
    <w:qFormat/>
    <w:rsid w:val="004551A0"/>
    <w:pPr>
      <w:numPr>
        <w:ilvl w:val="1"/>
        <w:numId w:val="4"/>
      </w:numPr>
      <w:spacing w:before="360" w:after="240" w:line="240" w:lineRule="auto"/>
      <w:outlineLvl w:val="1"/>
    </w:pPr>
    <w:rPr>
      <w:rFonts w:ascii="Segoe UI Semibold" w:eastAsia="Times New Roman" w:hAnsi="Segoe UI Semibold"/>
      <w:bCs/>
      <w:color w:val="562873"/>
      <w:sz w:val="24"/>
      <w:szCs w:val="26"/>
      <w:shd w:val="clear" w:color="auto" w:fill="FFFFFF"/>
    </w:rPr>
  </w:style>
  <w:style w:type="paragraph" w:customStyle="1" w:styleId="Heading5numbered">
    <w:name w:val="Heading5 numbered"/>
    <w:basedOn w:val="Standaard"/>
    <w:next w:val="regular"/>
    <w:rsid w:val="00762FDC"/>
    <w:pPr>
      <w:numPr>
        <w:ilvl w:val="4"/>
        <w:numId w:val="4"/>
      </w:numPr>
      <w:spacing w:before="240" w:after="120"/>
      <w:outlineLvl w:val="4"/>
    </w:pPr>
    <w:rPr>
      <w:rFonts w:eastAsia="Times New Roman"/>
      <w:i/>
      <w:color w:val="034694"/>
      <w:lang w:val="fr-FR"/>
    </w:rPr>
  </w:style>
  <w:style w:type="paragraph" w:customStyle="1" w:styleId="Heading6numbered">
    <w:name w:val="Heading6 numbered"/>
    <w:basedOn w:val="Standaard"/>
    <w:rsid w:val="00762FDC"/>
    <w:pPr>
      <w:numPr>
        <w:ilvl w:val="5"/>
        <w:numId w:val="4"/>
      </w:numPr>
      <w:spacing w:before="240" w:after="120"/>
      <w:outlineLvl w:val="5"/>
    </w:pPr>
    <w:rPr>
      <w:rFonts w:eastAsia="Times New Roman"/>
      <w:i/>
      <w:color w:val="808080"/>
      <w:lang w:val="fr-FR"/>
    </w:rPr>
  </w:style>
  <w:style w:type="paragraph" w:customStyle="1" w:styleId="AlexandriaFooter">
    <w:name w:val="Alexandria Footer"/>
    <w:rsid w:val="00F770C0"/>
    <w:pPr>
      <w:pBdr>
        <w:top w:val="single" w:sz="4" w:space="1" w:color="auto"/>
      </w:pBdr>
      <w:tabs>
        <w:tab w:val="center" w:pos="4536"/>
        <w:tab w:val="right" w:pos="9072"/>
      </w:tabs>
      <w:spacing w:after="0" w:line="240" w:lineRule="auto"/>
    </w:pPr>
    <w:rPr>
      <w:rFonts w:ascii="Segoe UI" w:hAnsi="Segoe UI" w:cs="Segoe UI"/>
      <w:i/>
      <w:color w:val="808080"/>
      <w:sz w:val="16"/>
      <w:szCs w:val="16"/>
      <w:lang w:val="en-US"/>
    </w:rPr>
  </w:style>
  <w:style w:type="paragraph" w:customStyle="1" w:styleId="IMSfooter">
    <w:name w:val="IMS footer"/>
    <w:basedOn w:val="AlexandriaFooter"/>
    <w:rsid w:val="00F770C0"/>
    <w:pPr>
      <w:keepNext/>
      <w:keepLines/>
      <w:pBdr>
        <w:top w:val="single" w:sz="12" w:space="1" w:color="808080"/>
      </w:pBdr>
      <w:tabs>
        <w:tab w:val="left" w:pos="567"/>
      </w:tabs>
    </w:pPr>
    <w:rPr>
      <w:bCs/>
      <w:i w:val="0"/>
      <w:noProof/>
    </w:rPr>
  </w:style>
  <w:style w:type="character" w:styleId="Subtielebenadrukking">
    <w:name w:val="Subtle Emphasis"/>
    <w:basedOn w:val="Standaardalinea-lettertype"/>
    <w:uiPriority w:val="19"/>
    <w:rsid w:val="00F770C0"/>
    <w:rPr>
      <w:i/>
      <w:iCs/>
      <w:color w:val="404040" w:themeColor="text1" w:themeTint="BF"/>
    </w:rPr>
  </w:style>
  <w:style w:type="character" w:customStyle="1" w:styleId="Kop1Char">
    <w:name w:val="Kop 1 Char"/>
    <w:basedOn w:val="Standaardalinea-lettertype"/>
    <w:link w:val="Kop1"/>
    <w:rsid w:val="00094F3D"/>
    <w:rPr>
      <w:rFonts w:ascii="Segoe UI" w:eastAsia="Segoe UI" w:hAnsi="Segoe UI" w:cs="Times New Roman"/>
      <w:b/>
      <w:color w:val="984A9C"/>
      <w:sz w:val="32"/>
      <w:lang w:val="en-GB"/>
    </w:rPr>
  </w:style>
  <w:style w:type="character" w:customStyle="1" w:styleId="Kop2Char">
    <w:name w:val="Kop 2 Char"/>
    <w:basedOn w:val="Standaardalinea-lettertype"/>
    <w:link w:val="Kop2"/>
    <w:rsid w:val="00CF5D52"/>
    <w:rPr>
      <w:rFonts w:ascii="Segoe UI Semibold" w:eastAsia="Segoe UI" w:hAnsi="Segoe UI Semibold" w:cs="Times New Roman"/>
      <w:color w:val="562873"/>
      <w:sz w:val="24"/>
      <w:lang w:val="en-GB"/>
    </w:rPr>
  </w:style>
  <w:style w:type="character" w:customStyle="1" w:styleId="Kop3Char">
    <w:name w:val="Kop 3 Char"/>
    <w:basedOn w:val="Standaardalinea-lettertype"/>
    <w:link w:val="Kop3"/>
    <w:rsid w:val="0059407A"/>
    <w:rPr>
      <w:rFonts w:ascii="Segoe UI Semibold" w:eastAsia="Times New Roman" w:hAnsi="Segoe UI Semibold" w:cs="Times New Roman"/>
      <w:color w:val="562873" w:themeColor="accent1"/>
      <w:sz w:val="24"/>
      <w:lang w:val="en-GB"/>
    </w:rPr>
  </w:style>
  <w:style w:type="character" w:customStyle="1" w:styleId="Kop4Char">
    <w:name w:val="Kop 4 Char"/>
    <w:basedOn w:val="Standaardalinea-lettertype"/>
    <w:link w:val="Kop4"/>
    <w:rsid w:val="00B52C7D"/>
    <w:rPr>
      <w:rFonts w:ascii="Segoe UI" w:eastAsia="Times New Roman" w:hAnsi="Segoe UI" w:cs="Times New Roman"/>
      <w:i/>
      <w:color w:val="984A9C"/>
      <w:sz w:val="20"/>
      <w:lang w:val="en-GB"/>
    </w:rPr>
  </w:style>
  <w:style w:type="paragraph" w:styleId="Titel">
    <w:name w:val="Title"/>
    <w:basedOn w:val="Standaard"/>
    <w:next w:val="Standaard"/>
    <w:link w:val="TitelChar"/>
    <w:uiPriority w:val="10"/>
    <w:qFormat/>
    <w:rsid w:val="00094F3D"/>
    <w:pPr>
      <w:spacing w:after="0" w:line="240" w:lineRule="auto"/>
    </w:pPr>
    <w:rPr>
      <w:b/>
      <w:color w:val="984A9C"/>
      <w:sz w:val="56"/>
      <w:szCs w:val="60"/>
    </w:rPr>
  </w:style>
  <w:style w:type="character" w:customStyle="1" w:styleId="TitelChar">
    <w:name w:val="Titel Char"/>
    <w:basedOn w:val="Standaardalinea-lettertype"/>
    <w:link w:val="Titel"/>
    <w:uiPriority w:val="10"/>
    <w:rsid w:val="00094F3D"/>
    <w:rPr>
      <w:rFonts w:ascii="Segoe UI" w:eastAsia="Calibri" w:hAnsi="Segoe UI" w:cs="Times New Roman"/>
      <w:b/>
      <w:color w:val="984A9C"/>
      <w:sz w:val="56"/>
      <w:szCs w:val="60"/>
      <w:lang w:val="en-GB"/>
    </w:rPr>
  </w:style>
  <w:style w:type="paragraph" w:customStyle="1" w:styleId="Heading3numbered">
    <w:name w:val="Heading3 numbered"/>
    <w:basedOn w:val="Standaard"/>
    <w:link w:val="Heading3numberedChar"/>
    <w:qFormat/>
    <w:rsid w:val="00237293"/>
    <w:pPr>
      <w:numPr>
        <w:ilvl w:val="2"/>
        <w:numId w:val="4"/>
      </w:numPr>
      <w:spacing w:before="360" w:after="120"/>
      <w:outlineLvl w:val="2"/>
    </w:pPr>
    <w:rPr>
      <w:rFonts w:eastAsia="Times New Roman"/>
      <w:color w:val="984A9C"/>
      <w:sz w:val="22"/>
    </w:rPr>
  </w:style>
  <w:style w:type="paragraph" w:styleId="Geenafstand">
    <w:name w:val="No Spacing"/>
    <w:link w:val="GeenafstandChar"/>
    <w:uiPriority w:val="1"/>
    <w:rsid w:val="00390924"/>
    <w:pPr>
      <w:spacing w:after="0" w:line="240" w:lineRule="auto"/>
    </w:pPr>
    <w:rPr>
      <w:rFonts w:ascii="Segoe UI" w:hAnsi="Segoe UI" w:cs="Segoe UI"/>
      <w:sz w:val="18"/>
      <w:szCs w:val="20"/>
      <w:shd w:val="clear" w:color="auto" w:fill="FFFFFF"/>
      <w:lang w:val="en-US"/>
    </w:rPr>
  </w:style>
  <w:style w:type="character" w:customStyle="1" w:styleId="Heading3numberedChar">
    <w:name w:val="Heading3 numbered Char"/>
    <w:basedOn w:val="Standaardalinea-lettertype"/>
    <w:link w:val="Heading3numbered"/>
    <w:rsid w:val="00237293"/>
    <w:rPr>
      <w:rFonts w:ascii="Segoe UI" w:eastAsia="Times New Roman" w:hAnsi="Segoe UI" w:cs="Times New Roman"/>
      <w:color w:val="984A9C"/>
      <w:lang w:val="en-GB"/>
    </w:rPr>
  </w:style>
  <w:style w:type="paragraph" w:styleId="Ondertitel">
    <w:name w:val="Subtitle"/>
    <w:basedOn w:val="Standaard"/>
    <w:next w:val="Standaard"/>
    <w:link w:val="OndertitelChar"/>
    <w:uiPriority w:val="11"/>
    <w:qFormat/>
    <w:rsid w:val="006A5CEC"/>
    <w:pPr>
      <w:spacing w:after="0" w:line="240" w:lineRule="auto"/>
    </w:pPr>
    <w:rPr>
      <w:color w:val="562873" w:themeColor="accent1"/>
      <w:sz w:val="36"/>
    </w:rPr>
  </w:style>
  <w:style w:type="character" w:customStyle="1" w:styleId="OndertitelChar">
    <w:name w:val="Ondertitel Char"/>
    <w:basedOn w:val="Standaardalinea-lettertype"/>
    <w:link w:val="Ondertitel"/>
    <w:uiPriority w:val="11"/>
    <w:rsid w:val="006A5CEC"/>
    <w:rPr>
      <w:rFonts w:ascii="Segoe UI" w:eastAsia="Calibri" w:hAnsi="Segoe UI" w:cs="Times New Roman"/>
      <w:color w:val="562873" w:themeColor="accent1"/>
      <w:sz w:val="36"/>
      <w:lang w:val="en-GB"/>
    </w:rPr>
  </w:style>
  <w:style w:type="paragraph" w:styleId="Koptekst">
    <w:name w:val="header"/>
    <w:basedOn w:val="Standaard"/>
    <w:link w:val="KoptekstChar"/>
    <w:uiPriority w:val="99"/>
    <w:unhideWhenUsed/>
    <w:rsid w:val="00F770C0"/>
    <w:pPr>
      <w:tabs>
        <w:tab w:val="center" w:pos="4703"/>
        <w:tab w:val="right" w:pos="9406"/>
      </w:tabs>
    </w:pPr>
  </w:style>
  <w:style w:type="character" w:customStyle="1" w:styleId="KoptekstChar">
    <w:name w:val="Koptekst Char"/>
    <w:basedOn w:val="Standaardalinea-lettertype"/>
    <w:link w:val="Koptekst"/>
    <w:uiPriority w:val="99"/>
    <w:rsid w:val="00F770C0"/>
    <w:rPr>
      <w:rFonts w:ascii="Segoe UI" w:hAnsi="Segoe UI" w:cs="Segoe UI"/>
      <w:sz w:val="18"/>
      <w:szCs w:val="20"/>
      <w:lang w:val="en-US"/>
    </w:rPr>
  </w:style>
  <w:style w:type="paragraph" w:styleId="Duidelijkcitaat">
    <w:name w:val="Intense Quote"/>
    <w:basedOn w:val="Standaard"/>
    <w:next w:val="Standaard"/>
    <w:link w:val="DuidelijkcitaatChar"/>
    <w:uiPriority w:val="30"/>
    <w:rsid w:val="0039185A"/>
    <w:pPr>
      <w:pBdr>
        <w:top w:val="single" w:sz="4" w:space="10" w:color="562873" w:themeColor="accent1"/>
        <w:bottom w:val="single" w:sz="4" w:space="10" w:color="562873" w:themeColor="accent1"/>
      </w:pBdr>
      <w:spacing w:before="360" w:after="360"/>
      <w:ind w:left="864" w:right="864"/>
      <w:jc w:val="center"/>
    </w:pPr>
    <w:rPr>
      <w:rFonts w:ascii="Georgia" w:hAnsi="Georgia"/>
      <w:i/>
      <w:iCs/>
      <w:color w:val="562873" w:themeColor="accent1"/>
      <w:sz w:val="24"/>
    </w:rPr>
  </w:style>
  <w:style w:type="character" w:customStyle="1" w:styleId="DuidelijkcitaatChar">
    <w:name w:val="Duidelijk citaat Char"/>
    <w:basedOn w:val="Standaardalinea-lettertype"/>
    <w:link w:val="Duidelijkcitaat"/>
    <w:uiPriority w:val="30"/>
    <w:rsid w:val="0039185A"/>
    <w:rPr>
      <w:rFonts w:ascii="Georgia" w:hAnsi="Georgia" w:cs="Segoe UI"/>
      <w:i/>
      <w:iCs/>
      <w:color w:val="562873" w:themeColor="accent1"/>
      <w:sz w:val="24"/>
      <w:szCs w:val="20"/>
      <w:lang w:val="en-US"/>
    </w:rPr>
  </w:style>
  <w:style w:type="character" w:styleId="Subtieleverwijzing">
    <w:name w:val="Subtle Reference"/>
    <w:basedOn w:val="Standaardalinea-lettertype"/>
    <w:uiPriority w:val="31"/>
    <w:rsid w:val="00336F30"/>
    <w:rPr>
      <w:rFonts w:ascii="Segoe UI" w:hAnsi="Segoe UI"/>
      <w:smallCaps/>
      <w:color w:val="5A5A5A" w:themeColor="text1" w:themeTint="A5"/>
    </w:rPr>
  </w:style>
  <w:style w:type="character" w:styleId="Intensieveverwijzing">
    <w:name w:val="Intense Reference"/>
    <w:basedOn w:val="Standaardalinea-lettertype"/>
    <w:uiPriority w:val="32"/>
    <w:rsid w:val="00336F30"/>
    <w:rPr>
      <w:rFonts w:ascii="Segoe UI" w:hAnsi="Segoe UI"/>
      <w:b/>
      <w:bCs/>
      <w:smallCaps/>
      <w:color w:val="562873" w:themeColor="accent1"/>
      <w:spacing w:val="5"/>
    </w:rPr>
  </w:style>
  <w:style w:type="paragraph" w:styleId="Citaat">
    <w:name w:val="Quote"/>
    <w:basedOn w:val="Ondertitel"/>
    <w:next w:val="Standaard"/>
    <w:link w:val="CitaatChar"/>
    <w:uiPriority w:val="29"/>
    <w:qFormat/>
    <w:rsid w:val="00D053C6"/>
  </w:style>
  <w:style w:type="character" w:customStyle="1" w:styleId="CitaatChar">
    <w:name w:val="Citaat Char"/>
    <w:basedOn w:val="Standaardalinea-lettertype"/>
    <w:link w:val="Citaat"/>
    <w:uiPriority w:val="29"/>
    <w:rsid w:val="00D053C6"/>
    <w:rPr>
      <w:rFonts w:ascii="Georgia" w:hAnsi="Georgia" w:cs="Segoe UI"/>
      <w:color w:val="562873" w:themeColor="accent1"/>
      <w:sz w:val="24"/>
      <w:szCs w:val="20"/>
      <w:lang w:val="en-US"/>
    </w:rPr>
  </w:style>
  <w:style w:type="paragraph" w:styleId="Lijstalinea">
    <w:name w:val="List Paragraph"/>
    <w:basedOn w:val="Standaard"/>
    <w:link w:val="LijstalineaChar"/>
    <w:uiPriority w:val="34"/>
    <w:qFormat/>
    <w:rsid w:val="00682166"/>
    <w:pPr>
      <w:ind w:left="720"/>
      <w:contextualSpacing/>
    </w:pPr>
  </w:style>
  <w:style w:type="paragraph" w:customStyle="1" w:styleId="HeadingwithoutListing">
    <w:name w:val="Heading without Listing"/>
    <w:basedOn w:val="Standaard"/>
    <w:next w:val="Standaard"/>
    <w:link w:val="HeadingwithoutListingChar"/>
    <w:qFormat/>
    <w:rsid w:val="00C80714"/>
    <w:pPr>
      <w:keepNext/>
      <w:keepLines/>
      <w:spacing w:before="360" w:after="120"/>
    </w:pPr>
    <w:rPr>
      <w:rFonts w:cstheme="minorBidi"/>
      <w:b/>
      <w:color w:val="562873"/>
      <w:sz w:val="24"/>
    </w:rPr>
  </w:style>
  <w:style w:type="table" w:styleId="Tabelraster">
    <w:name w:val="Table Grid"/>
    <w:aliases w:val="Table long document"/>
    <w:basedOn w:val="Standaardtabel"/>
    <w:uiPriority w:val="59"/>
    <w:rsid w:val="00A87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withoutListingChar">
    <w:name w:val="Heading without Listing Char"/>
    <w:basedOn w:val="Standaardalinea-lettertype"/>
    <w:link w:val="HeadingwithoutListing"/>
    <w:rsid w:val="00C80714"/>
    <w:rPr>
      <w:rFonts w:ascii="Segoe UI" w:eastAsia="Calibri" w:hAnsi="Segoe UI"/>
      <w:b/>
      <w:color w:val="562873"/>
      <w:sz w:val="24"/>
      <w:lang w:val="en-GB"/>
    </w:rPr>
  </w:style>
  <w:style w:type="character" w:styleId="Tekstvantijdelijkeaanduiding">
    <w:name w:val="Placeholder Text"/>
    <w:basedOn w:val="Standaardalinea-lettertype"/>
    <w:uiPriority w:val="99"/>
    <w:semiHidden/>
    <w:rsid w:val="00A877F3"/>
    <w:rPr>
      <w:color w:val="808080"/>
    </w:rPr>
  </w:style>
  <w:style w:type="paragraph" w:styleId="Inhopg1">
    <w:name w:val="toc 1"/>
    <w:basedOn w:val="Standaard"/>
    <w:next w:val="Standaard"/>
    <w:autoRedefine/>
    <w:uiPriority w:val="39"/>
    <w:unhideWhenUsed/>
    <w:rsid w:val="0033454D"/>
    <w:pPr>
      <w:spacing w:before="120" w:after="120"/>
      <w:jc w:val="left"/>
    </w:pPr>
    <w:rPr>
      <w:rFonts w:asciiTheme="minorHAnsi" w:hAnsiTheme="minorHAnsi" w:cstheme="minorHAnsi"/>
      <w:b/>
      <w:bCs/>
      <w:caps/>
      <w:szCs w:val="20"/>
    </w:rPr>
  </w:style>
  <w:style w:type="character" w:styleId="Zwaar">
    <w:name w:val="Strong"/>
    <w:uiPriority w:val="22"/>
    <w:qFormat/>
    <w:rsid w:val="00CB2AC8"/>
    <w:rPr>
      <w:rFonts w:ascii="Segoe UI" w:hAnsi="Segoe UI"/>
      <w:b/>
      <w:i w:val="0"/>
      <w:color w:val="562873" w:themeColor="accent1"/>
    </w:rPr>
  </w:style>
  <w:style w:type="character" w:styleId="Nadruk">
    <w:name w:val="Emphasis"/>
    <w:basedOn w:val="Standaardalinea-lettertype"/>
    <w:uiPriority w:val="20"/>
    <w:rsid w:val="009573AC"/>
    <w:rPr>
      <w:i/>
      <w:iCs/>
    </w:rPr>
  </w:style>
  <w:style w:type="paragraph" w:styleId="Ballontekst">
    <w:name w:val="Balloon Text"/>
    <w:basedOn w:val="Standaard"/>
    <w:link w:val="BallontekstChar"/>
    <w:uiPriority w:val="99"/>
    <w:semiHidden/>
    <w:unhideWhenUsed/>
    <w:rsid w:val="0003734C"/>
    <w:rPr>
      <w:rFonts w:cs="Segoe UI"/>
      <w:szCs w:val="18"/>
    </w:rPr>
  </w:style>
  <w:style w:type="character" w:customStyle="1" w:styleId="BallontekstChar">
    <w:name w:val="Ballontekst Char"/>
    <w:basedOn w:val="Standaardalinea-lettertype"/>
    <w:link w:val="Ballontekst"/>
    <w:uiPriority w:val="99"/>
    <w:semiHidden/>
    <w:rsid w:val="0003734C"/>
    <w:rPr>
      <w:rFonts w:ascii="Segoe UI" w:eastAsia="Calibri" w:hAnsi="Segoe UI" w:cs="Segoe UI"/>
      <w:sz w:val="18"/>
      <w:szCs w:val="18"/>
    </w:rPr>
  </w:style>
  <w:style w:type="numbering" w:customStyle="1" w:styleId="BulletsSCKCEN">
    <w:name w:val="Bullets SCK CEN"/>
    <w:uiPriority w:val="99"/>
    <w:rsid w:val="00C254ED"/>
    <w:pPr>
      <w:numPr>
        <w:numId w:val="2"/>
      </w:numPr>
    </w:pPr>
  </w:style>
  <w:style w:type="character" w:customStyle="1" w:styleId="Kop5Char">
    <w:name w:val="Kop 5 Char"/>
    <w:basedOn w:val="Standaardalinea-lettertype"/>
    <w:link w:val="Kop5"/>
    <w:rsid w:val="00C138B9"/>
    <w:rPr>
      <w:rFonts w:ascii="Arial" w:eastAsia="Times New Roman" w:hAnsi="Arial" w:cs="Times New Roman"/>
      <w:b/>
      <w:bCs/>
      <w:i/>
      <w:iCs/>
      <w:sz w:val="26"/>
      <w:szCs w:val="26"/>
      <w:lang w:val="en-US"/>
    </w:rPr>
  </w:style>
  <w:style w:type="character" w:customStyle="1" w:styleId="Kop6Char">
    <w:name w:val="Kop 6 Char"/>
    <w:basedOn w:val="Standaardalinea-lettertype"/>
    <w:link w:val="Kop6"/>
    <w:rsid w:val="00C138B9"/>
    <w:rPr>
      <w:rFonts w:ascii="Arial" w:eastAsia="Times New Roman" w:hAnsi="Arial" w:cs="Times New Roman"/>
      <w:b/>
      <w:bCs/>
      <w:lang w:val="en-US"/>
    </w:rPr>
  </w:style>
  <w:style w:type="character" w:customStyle="1" w:styleId="Kop7Char">
    <w:name w:val="Kop 7 Char"/>
    <w:basedOn w:val="Standaardalinea-lettertype"/>
    <w:link w:val="Kop7"/>
    <w:rsid w:val="00C138B9"/>
    <w:rPr>
      <w:rFonts w:ascii="Arial" w:eastAsia="Times New Roman" w:hAnsi="Arial" w:cs="Times New Roman"/>
      <w:szCs w:val="24"/>
      <w:lang w:val="en-US"/>
    </w:rPr>
  </w:style>
  <w:style w:type="character" w:customStyle="1" w:styleId="Kop8Char">
    <w:name w:val="Kop 8 Char"/>
    <w:basedOn w:val="Standaardalinea-lettertype"/>
    <w:link w:val="Kop8"/>
    <w:rsid w:val="00C138B9"/>
    <w:rPr>
      <w:rFonts w:ascii="Arial" w:eastAsia="Times New Roman" w:hAnsi="Arial" w:cs="Times New Roman"/>
      <w:i/>
      <w:iCs/>
      <w:szCs w:val="24"/>
      <w:lang w:val="en-US"/>
    </w:rPr>
  </w:style>
  <w:style w:type="character" w:customStyle="1" w:styleId="Kop9Char">
    <w:name w:val="Kop 9 Char"/>
    <w:basedOn w:val="Standaardalinea-lettertype"/>
    <w:link w:val="Kop9"/>
    <w:rsid w:val="00C138B9"/>
    <w:rPr>
      <w:rFonts w:ascii="Arial" w:eastAsia="Times New Roman" w:hAnsi="Arial" w:cs="Arial"/>
      <w:lang w:val="en-US"/>
    </w:rPr>
  </w:style>
  <w:style w:type="character" w:customStyle="1" w:styleId="GeenafstandChar">
    <w:name w:val="Geen afstand Char"/>
    <w:basedOn w:val="Standaardalinea-lettertype"/>
    <w:link w:val="Geenafstand"/>
    <w:uiPriority w:val="1"/>
    <w:locked/>
    <w:rsid w:val="00C138B9"/>
    <w:rPr>
      <w:rFonts w:ascii="Segoe UI" w:hAnsi="Segoe UI" w:cs="Segoe UI"/>
      <w:sz w:val="18"/>
      <w:szCs w:val="20"/>
      <w:lang w:val="en-US"/>
    </w:rPr>
  </w:style>
  <w:style w:type="character" w:styleId="Hyperlink">
    <w:name w:val="Hyperlink"/>
    <w:basedOn w:val="Standaardalinea-lettertype"/>
    <w:uiPriority w:val="99"/>
    <w:unhideWhenUsed/>
    <w:rsid w:val="002339A9"/>
    <w:rPr>
      <w:color w:val="BC58AE" w:themeColor="hyperlink"/>
      <w:u w:val="single"/>
    </w:rPr>
  </w:style>
  <w:style w:type="paragraph" w:styleId="Inhopg2">
    <w:name w:val="toc 2"/>
    <w:basedOn w:val="Standaard"/>
    <w:next w:val="Standaard"/>
    <w:autoRedefine/>
    <w:uiPriority w:val="39"/>
    <w:unhideWhenUsed/>
    <w:rsid w:val="000E403D"/>
    <w:pPr>
      <w:spacing w:after="0"/>
      <w:ind w:left="200"/>
      <w:jc w:val="left"/>
    </w:pPr>
    <w:rPr>
      <w:rFonts w:asciiTheme="minorHAnsi" w:hAnsiTheme="minorHAnsi" w:cstheme="minorHAnsi"/>
      <w:smallCaps/>
      <w:szCs w:val="20"/>
    </w:rPr>
  </w:style>
  <w:style w:type="paragraph" w:styleId="Inhopg3">
    <w:name w:val="toc 3"/>
    <w:basedOn w:val="Standaard"/>
    <w:next w:val="Standaard"/>
    <w:autoRedefine/>
    <w:uiPriority w:val="39"/>
    <w:unhideWhenUsed/>
    <w:rsid w:val="000E403D"/>
    <w:pPr>
      <w:spacing w:after="0"/>
      <w:ind w:left="400"/>
      <w:jc w:val="left"/>
    </w:pPr>
    <w:rPr>
      <w:rFonts w:asciiTheme="minorHAnsi" w:hAnsiTheme="minorHAnsi" w:cstheme="minorHAnsi"/>
      <w:i/>
      <w:iCs/>
      <w:szCs w:val="20"/>
    </w:rPr>
  </w:style>
  <w:style w:type="character" w:customStyle="1" w:styleId="AbbreviationListChar">
    <w:name w:val="Abbreviation List Char"/>
    <w:basedOn w:val="Standaardalinea-lettertype"/>
    <w:link w:val="AbbreviationList"/>
    <w:locked/>
    <w:rsid w:val="00452B76"/>
    <w:rPr>
      <w:rFonts w:ascii="Segoe UI" w:hAnsi="Segoe UI" w:cs="Segoe UI"/>
      <w:lang w:val="en-GB"/>
    </w:rPr>
  </w:style>
  <w:style w:type="paragraph" w:customStyle="1" w:styleId="AbbreviationList">
    <w:name w:val="Abbreviation List"/>
    <w:basedOn w:val="Standaard"/>
    <w:link w:val="AbbreviationListChar"/>
    <w:rsid w:val="00452B76"/>
    <w:pPr>
      <w:spacing w:after="200"/>
      <w:ind w:left="1418" w:hanging="1418"/>
      <w:contextualSpacing/>
    </w:pPr>
    <w:rPr>
      <w:rFonts w:eastAsiaTheme="minorHAnsi" w:cs="Segoe UI"/>
      <w:sz w:val="22"/>
    </w:rPr>
  </w:style>
  <w:style w:type="character" w:customStyle="1" w:styleId="ReferenceListChar">
    <w:name w:val="Reference List Char"/>
    <w:basedOn w:val="Standaardalinea-lettertype"/>
    <w:link w:val="ReferenceList"/>
    <w:locked/>
    <w:rsid w:val="00452B76"/>
    <w:rPr>
      <w:rFonts w:ascii="Segoe UI" w:hAnsi="Segoe UI" w:cs="Segoe UI"/>
      <w:sz w:val="20"/>
      <w:lang w:val="en-GB"/>
    </w:rPr>
  </w:style>
  <w:style w:type="paragraph" w:customStyle="1" w:styleId="ReferenceList">
    <w:name w:val="Reference List"/>
    <w:basedOn w:val="Standaard"/>
    <w:link w:val="ReferenceListChar"/>
    <w:qFormat/>
    <w:rsid w:val="00452B76"/>
    <w:pPr>
      <w:numPr>
        <w:numId w:val="3"/>
      </w:numPr>
      <w:spacing w:after="120"/>
      <w:ind w:left="340" w:hanging="340"/>
    </w:pPr>
    <w:rPr>
      <w:rFonts w:eastAsiaTheme="minorHAnsi" w:cs="Segoe UI"/>
    </w:rPr>
  </w:style>
  <w:style w:type="paragraph" w:styleId="Plattetekst">
    <w:name w:val="Body Text"/>
    <w:basedOn w:val="Standaard"/>
    <w:link w:val="PlattetekstChar"/>
    <w:uiPriority w:val="99"/>
    <w:unhideWhenUsed/>
    <w:rsid w:val="00452B76"/>
    <w:pPr>
      <w:spacing w:after="200"/>
    </w:pPr>
    <w:rPr>
      <w:rFonts w:eastAsiaTheme="minorHAnsi" w:cstheme="minorBidi"/>
      <w:sz w:val="14"/>
    </w:rPr>
  </w:style>
  <w:style w:type="character" w:customStyle="1" w:styleId="PlattetekstChar">
    <w:name w:val="Platte tekst Char"/>
    <w:basedOn w:val="Standaardalinea-lettertype"/>
    <w:link w:val="Plattetekst"/>
    <w:uiPriority w:val="99"/>
    <w:rsid w:val="00452B76"/>
    <w:rPr>
      <w:rFonts w:ascii="Segoe UI" w:hAnsi="Segoe UI"/>
      <w:sz w:val="14"/>
      <w:lang w:val="en-GB"/>
    </w:rPr>
  </w:style>
  <w:style w:type="paragraph" w:customStyle="1" w:styleId="Heading1numbered">
    <w:name w:val="Heading1 numbered"/>
    <w:next w:val="regular"/>
    <w:qFormat/>
    <w:rsid w:val="00C65B80"/>
    <w:pPr>
      <w:pageBreakBefore/>
      <w:numPr>
        <w:numId w:val="4"/>
      </w:numPr>
      <w:spacing w:before="240" w:after="240" w:line="240" w:lineRule="auto"/>
      <w:outlineLvl w:val="0"/>
    </w:pPr>
    <w:rPr>
      <w:rFonts w:ascii="Segoe UI Semibold" w:eastAsia="Times New Roman" w:hAnsi="Segoe UI Semibold" w:cs="Times New Roman"/>
      <w:bCs/>
      <w:color w:val="984A9C"/>
      <w:sz w:val="32"/>
      <w:szCs w:val="26"/>
      <w:shd w:val="clear" w:color="auto" w:fill="FFFFFF"/>
      <w:lang w:val="en-GB"/>
    </w:rPr>
  </w:style>
  <w:style w:type="paragraph" w:customStyle="1" w:styleId="Heading4numbered">
    <w:name w:val="Heading4 numbered"/>
    <w:next w:val="regular"/>
    <w:link w:val="Heading4numberedChar"/>
    <w:rsid w:val="00762FDC"/>
    <w:pPr>
      <w:numPr>
        <w:ilvl w:val="3"/>
        <w:numId w:val="4"/>
      </w:numPr>
      <w:spacing w:before="240" w:after="120" w:line="240" w:lineRule="auto"/>
      <w:outlineLvl w:val="3"/>
    </w:pPr>
    <w:rPr>
      <w:rFonts w:ascii="Segoe UI" w:eastAsia="Times New Roman" w:hAnsi="Segoe UI" w:cs="Segoe UI"/>
      <w:i/>
      <w:color w:val="034694"/>
      <w:sz w:val="18"/>
      <w:szCs w:val="20"/>
      <w:shd w:val="clear" w:color="auto" w:fill="FFFFFF"/>
      <w:lang w:val="fr-FR"/>
    </w:rPr>
  </w:style>
  <w:style w:type="paragraph" w:customStyle="1" w:styleId="Normalsemibold">
    <w:name w:val="Normal semibold"/>
    <w:basedOn w:val="regular"/>
    <w:link w:val="NormalsemiboldChar"/>
    <w:rsid w:val="006A5CEC"/>
    <w:pPr>
      <w:tabs>
        <w:tab w:val="right" w:pos="9752"/>
      </w:tabs>
    </w:pPr>
    <w:rPr>
      <w:rFonts w:ascii="Segoe UI Semibold" w:hAnsi="Segoe UI Semibold"/>
    </w:rPr>
  </w:style>
  <w:style w:type="paragraph" w:customStyle="1" w:styleId="Normalsmall">
    <w:name w:val="Normal small"/>
    <w:basedOn w:val="Standaard"/>
    <w:link w:val="NormalsmallChar"/>
    <w:rsid w:val="00E718F6"/>
    <w:rPr>
      <w:sz w:val="17"/>
    </w:rPr>
  </w:style>
  <w:style w:type="character" w:customStyle="1" w:styleId="NormalsemiboldChar">
    <w:name w:val="Normal semibold Char"/>
    <w:basedOn w:val="regularChar"/>
    <w:link w:val="Normalsemibold"/>
    <w:rsid w:val="006A5CEC"/>
    <w:rPr>
      <w:rFonts w:ascii="Segoe UI Semibold" w:eastAsia="Calibri" w:hAnsi="Segoe UI Semibold" w:cs="Times New Roman"/>
      <w:color w:val="000000" w:themeColor="text1"/>
      <w:sz w:val="20"/>
      <w:szCs w:val="20"/>
      <w:lang w:val="en-GB"/>
    </w:rPr>
  </w:style>
  <w:style w:type="character" w:customStyle="1" w:styleId="NormalsmallChar">
    <w:name w:val="Normal small Char"/>
    <w:basedOn w:val="Standaardalinea-lettertype"/>
    <w:link w:val="Normalsmall"/>
    <w:rsid w:val="00E718F6"/>
    <w:rPr>
      <w:rFonts w:ascii="Segoe UI" w:eastAsia="Calibri" w:hAnsi="Segoe UI" w:cs="Times New Roman"/>
      <w:sz w:val="17"/>
      <w:lang w:val="en-GB"/>
    </w:rPr>
  </w:style>
  <w:style w:type="paragraph" w:styleId="Bijschrift">
    <w:name w:val="caption"/>
    <w:basedOn w:val="Standaard"/>
    <w:next w:val="Standaard"/>
    <w:link w:val="BijschriftChar"/>
    <w:uiPriority w:val="35"/>
    <w:unhideWhenUsed/>
    <w:qFormat/>
    <w:rsid w:val="0028668B"/>
    <w:pPr>
      <w:spacing w:after="120" w:line="264" w:lineRule="auto"/>
      <w:jc w:val="center"/>
    </w:pPr>
    <w:rPr>
      <w:rFonts w:ascii="Segoe UI Semibold" w:hAnsi="Segoe UI Semibold"/>
      <w:iCs/>
      <w:color w:val="562873"/>
      <w:sz w:val="19"/>
      <w:szCs w:val="18"/>
    </w:rPr>
  </w:style>
  <w:style w:type="paragraph" w:customStyle="1" w:styleId="Default">
    <w:name w:val="Default"/>
    <w:rsid w:val="002839F3"/>
    <w:pPr>
      <w:autoSpaceDE w:val="0"/>
      <w:autoSpaceDN w:val="0"/>
      <w:adjustRightInd w:val="0"/>
      <w:spacing w:after="0" w:line="240" w:lineRule="auto"/>
    </w:pPr>
    <w:rPr>
      <w:rFonts w:ascii="Arial" w:eastAsia="Times New Roman" w:hAnsi="Arial" w:cs="Tahoma"/>
      <w:color w:val="000000"/>
      <w:sz w:val="24"/>
      <w:szCs w:val="24"/>
      <w:lang w:val="en-US"/>
    </w:rPr>
  </w:style>
  <w:style w:type="paragraph" w:customStyle="1" w:styleId="NormalPDG02">
    <w:name w:val="Normal_PDG02"/>
    <w:basedOn w:val="Standaard"/>
    <w:rsid w:val="002839F3"/>
    <w:pPr>
      <w:keepLines/>
      <w:framePr w:hSpace="57" w:vSpace="57" w:wrap="auto" w:vAnchor="page" w:hAnchor="page" w:x="1022" w:y="874"/>
      <w:spacing w:before="120" w:after="0" w:line="240" w:lineRule="auto"/>
      <w:jc w:val="center"/>
    </w:pPr>
    <w:rPr>
      <w:rFonts w:ascii="Arial" w:eastAsia="Times New Roman" w:hAnsi="Arial"/>
      <w:noProof/>
      <w:sz w:val="16"/>
      <w:szCs w:val="18"/>
    </w:rPr>
  </w:style>
  <w:style w:type="paragraph" w:customStyle="1" w:styleId="TE">
    <w:name w:val="TE"/>
    <w:qFormat/>
    <w:rsid w:val="002839F3"/>
    <w:pPr>
      <w:autoSpaceDE w:val="0"/>
      <w:autoSpaceDN w:val="0"/>
      <w:adjustRightInd w:val="0"/>
      <w:spacing w:after="0" w:line="240" w:lineRule="auto"/>
      <w:ind w:left="1304" w:hanging="1304"/>
    </w:pPr>
    <w:rPr>
      <w:rFonts w:ascii="Arial" w:eastAsia="Times New Roman" w:hAnsi="Arial" w:cs="Times New Roman"/>
      <w:b/>
      <w:bCs/>
      <w:kern w:val="28"/>
      <w:sz w:val="15"/>
      <w:szCs w:val="18"/>
      <w:lang w:val="en-GB"/>
    </w:rPr>
  </w:style>
  <w:style w:type="character" w:styleId="Verwijzingopmerking">
    <w:name w:val="annotation reference"/>
    <w:basedOn w:val="Standaardalinea-lettertype"/>
    <w:unhideWhenUsed/>
    <w:rsid w:val="00457015"/>
    <w:rPr>
      <w:sz w:val="16"/>
      <w:szCs w:val="16"/>
    </w:rPr>
  </w:style>
  <w:style w:type="paragraph" w:styleId="Tekstopmerking">
    <w:name w:val="annotation text"/>
    <w:basedOn w:val="Standaard"/>
    <w:link w:val="TekstopmerkingChar"/>
    <w:uiPriority w:val="99"/>
    <w:unhideWhenUsed/>
    <w:rsid w:val="00457015"/>
    <w:pPr>
      <w:spacing w:line="240" w:lineRule="auto"/>
    </w:pPr>
    <w:rPr>
      <w:szCs w:val="20"/>
    </w:rPr>
  </w:style>
  <w:style w:type="character" w:customStyle="1" w:styleId="TekstopmerkingChar">
    <w:name w:val="Tekst opmerking Char"/>
    <w:basedOn w:val="Standaardalinea-lettertype"/>
    <w:link w:val="Tekstopmerking"/>
    <w:uiPriority w:val="99"/>
    <w:rsid w:val="00457015"/>
    <w:rPr>
      <w:rFonts w:ascii="Segoe UI" w:eastAsia="Calibri" w:hAnsi="Segoe UI" w:cs="Times New Roman"/>
      <w:sz w:val="20"/>
      <w:szCs w:val="20"/>
      <w:lang w:val="en-GB"/>
    </w:rPr>
  </w:style>
  <w:style w:type="paragraph" w:styleId="Onderwerpvanopmerking">
    <w:name w:val="annotation subject"/>
    <w:basedOn w:val="Tekstopmerking"/>
    <w:next w:val="Tekstopmerking"/>
    <w:link w:val="OnderwerpvanopmerkingChar"/>
    <w:uiPriority w:val="99"/>
    <w:semiHidden/>
    <w:unhideWhenUsed/>
    <w:rsid w:val="00457015"/>
    <w:rPr>
      <w:b/>
      <w:bCs/>
    </w:rPr>
  </w:style>
  <w:style w:type="character" w:customStyle="1" w:styleId="OnderwerpvanopmerkingChar">
    <w:name w:val="Onderwerp van opmerking Char"/>
    <w:basedOn w:val="TekstopmerkingChar"/>
    <w:link w:val="Onderwerpvanopmerking"/>
    <w:uiPriority w:val="99"/>
    <w:semiHidden/>
    <w:rsid w:val="00457015"/>
    <w:rPr>
      <w:rFonts w:ascii="Segoe UI" w:eastAsia="Calibri" w:hAnsi="Segoe UI" w:cs="Times New Roman"/>
      <w:b/>
      <w:bCs/>
      <w:sz w:val="20"/>
      <w:szCs w:val="20"/>
      <w:lang w:val="en-GB"/>
    </w:rPr>
  </w:style>
  <w:style w:type="paragraph" w:customStyle="1" w:styleId="AASemiBold">
    <w:name w:val="[AA] SemiBold"/>
    <w:basedOn w:val="Standaard"/>
    <w:next w:val="Standaard"/>
    <w:link w:val="AASemiBoldChar"/>
    <w:qFormat/>
    <w:rsid w:val="001A691B"/>
    <w:pPr>
      <w:spacing w:before="120"/>
      <w:ind w:left="-14"/>
    </w:pPr>
    <w:rPr>
      <w:rFonts w:ascii="Segoe UI Semibold" w:hAnsi="Segoe UI Semibold"/>
      <w:color w:val="562873" w:themeColor="accent1"/>
    </w:rPr>
  </w:style>
  <w:style w:type="character" w:customStyle="1" w:styleId="AASemiBoldChar">
    <w:name w:val="[AA] SemiBold Char"/>
    <w:basedOn w:val="Standaardalinea-lettertype"/>
    <w:link w:val="AASemiBold"/>
    <w:rsid w:val="001A691B"/>
    <w:rPr>
      <w:rFonts w:ascii="Segoe UI Semibold" w:eastAsia="Calibri" w:hAnsi="Segoe UI Semibold" w:cs="Times New Roman"/>
      <w:color w:val="562873" w:themeColor="accent1"/>
      <w:sz w:val="20"/>
      <w:lang w:val="en-GB"/>
    </w:rPr>
  </w:style>
  <w:style w:type="paragraph" w:customStyle="1" w:styleId="Captioncentered">
    <w:name w:val="Caption centered"/>
    <w:basedOn w:val="Standaard"/>
    <w:next w:val="Standaard"/>
    <w:link w:val="CaptioncenteredChar"/>
    <w:rsid w:val="001A691B"/>
    <w:pPr>
      <w:spacing w:before="120" w:after="120" w:line="264" w:lineRule="auto"/>
      <w:ind w:left="446" w:hanging="446"/>
      <w:jc w:val="center"/>
    </w:pPr>
    <w:rPr>
      <w:rFonts w:ascii="Segoe UI Semibold" w:hAnsi="Segoe UI Semibold" w:cs="Segoe UI"/>
      <w:iCs/>
      <w:color w:val="562873"/>
      <w:sz w:val="19"/>
      <w:szCs w:val="18"/>
      <w:lang w:val="en-US"/>
    </w:rPr>
  </w:style>
  <w:style w:type="character" w:customStyle="1" w:styleId="CaptioncenteredChar">
    <w:name w:val="Caption centered Char"/>
    <w:basedOn w:val="Standaardalinea-lettertype"/>
    <w:link w:val="Captioncentered"/>
    <w:rsid w:val="001A691B"/>
    <w:rPr>
      <w:rFonts w:ascii="Segoe UI Semibold" w:eastAsia="Calibri" w:hAnsi="Segoe UI Semibold" w:cs="Segoe UI"/>
      <w:iCs/>
      <w:color w:val="562873"/>
      <w:sz w:val="19"/>
      <w:szCs w:val="18"/>
      <w:lang w:val="en-US"/>
    </w:rPr>
  </w:style>
  <w:style w:type="paragraph" w:customStyle="1" w:styleId="AAReferenced">
    <w:name w:val="[AA] Referenced"/>
    <w:basedOn w:val="Standaard"/>
    <w:link w:val="AAReferencedChar"/>
    <w:qFormat/>
    <w:rsid w:val="001A691B"/>
    <w:pPr>
      <w:spacing w:before="120"/>
    </w:pPr>
    <w:rPr>
      <w:i/>
      <w:iCs/>
      <w:color w:val="562873" w:themeColor="accent1"/>
    </w:rPr>
  </w:style>
  <w:style w:type="character" w:customStyle="1" w:styleId="AAReferencedChar">
    <w:name w:val="[AA] Referenced Char"/>
    <w:basedOn w:val="Standaardalinea-lettertype"/>
    <w:link w:val="AAReferenced"/>
    <w:rsid w:val="001A691B"/>
    <w:rPr>
      <w:rFonts w:ascii="Segoe UI" w:eastAsia="Calibri" w:hAnsi="Segoe UI" w:cs="Times New Roman"/>
      <w:i/>
      <w:iCs/>
      <w:color w:val="562873" w:themeColor="accent1"/>
      <w:sz w:val="20"/>
      <w:lang w:val="en-GB"/>
    </w:rPr>
  </w:style>
  <w:style w:type="paragraph" w:customStyle="1" w:styleId="BulletListNormal">
    <w:name w:val="Bullet List Normal"/>
    <w:basedOn w:val="AANormal"/>
    <w:link w:val="BulletListNormalChar"/>
    <w:qFormat/>
    <w:rsid w:val="001A691B"/>
    <w:pPr>
      <w:numPr>
        <w:numId w:val="5"/>
      </w:numPr>
    </w:pPr>
  </w:style>
  <w:style w:type="character" w:customStyle="1" w:styleId="BulletListNormalChar">
    <w:name w:val="Bullet List Normal Char"/>
    <w:basedOn w:val="Standaardalinea-lettertype"/>
    <w:link w:val="BulletListNormal"/>
    <w:rsid w:val="001A691B"/>
    <w:rPr>
      <w:rFonts w:ascii="Segoe UI" w:eastAsia="Calibri" w:hAnsi="Segoe UI" w:cs="Times New Roman"/>
      <w:sz w:val="20"/>
      <w:lang w:val="en-US" w:eastAsia="fr-FR"/>
    </w:rPr>
  </w:style>
  <w:style w:type="paragraph" w:customStyle="1" w:styleId="ADClause">
    <w:name w:val="[AD] Clause"/>
    <w:basedOn w:val="Standaard"/>
    <w:next w:val="Standaard"/>
    <w:link w:val="ADClauseChar"/>
    <w:qFormat/>
    <w:rsid w:val="001A691B"/>
    <w:pPr>
      <w:numPr>
        <w:numId w:val="6"/>
      </w:numPr>
      <w:spacing w:before="120"/>
    </w:pPr>
  </w:style>
  <w:style w:type="character" w:customStyle="1" w:styleId="ADClauseChar">
    <w:name w:val="[AD] Clause Char"/>
    <w:basedOn w:val="Standaardalinea-lettertype"/>
    <w:link w:val="ADClause"/>
    <w:rsid w:val="001A691B"/>
    <w:rPr>
      <w:rFonts w:ascii="Segoe UI" w:eastAsia="Calibri" w:hAnsi="Segoe UI" w:cs="Times New Roman"/>
      <w:sz w:val="20"/>
      <w:lang w:val="en-GB"/>
    </w:rPr>
  </w:style>
  <w:style w:type="paragraph" w:customStyle="1" w:styleId="AANormal">
    <w:name w:val="[AA Normal]"/>
    <w:basedOn w:val="Standaard"/>
    <w:rsid w:val="001A691B"/>
    <w:pPr>
      <w:spacing w:before="120"/>
    </w:pPr>
    <w:rPr>
      <w:lang w:val="en-US" w:eastAsia="fr-FR"/>
    </w:rPr>
  </w:style>
  <w:style w:type="paragraph" w:customStyle="1" w:styleId="NormalClause">
    <w:name w:val="Normal Clause"/>
    <w:basedOn w:val="Standaard"/>
    <w:link w:val="NormalClauseChar"/>
    <w:rsid w:val="001A691B"/>
    <w:pPr>
      <w:tabs>
        <w:tab w:val="num" w:pos="1296"/>
      </w:tabs>
      <w:spacing w:before="120"/>
    </w:pPr>
    <w:rPr>
      <w:lang w:eastAsia="fr-FR"/>
    </w:rPr>
  </w:style>
  <w:style w:type="character" w:customStyle="1" w:styleId="NormalClauseChar">
    <w:name w:val="Normal Clause Char"/>
    <w:basedOn w:val="Standaardalinea-lettertype"/>
    <w:link w:val="NormalClause"/>
    <w:rsid w:val="001A691B"/>
    <w:rPr>
      <w:rFonts w:ascii="Segoe UI" w:eastAsia="Calibri" w:hAnsi="Segoe UI" w:cs="Times New Roman"/>
      <w:sz w:val="20"/>
      <w:lang w:val="en-GB" w:eastAsia="fr-FR"/>
    </w:rPr>
  </w:style>
  <w:style w:type="character" w:customStyle="1" w:styleId="BijschriftChar">
    <w:name w:val="Bijschrift Char"/>
    <w:basedOn w:val="CaptioncenteredChar"/>
    <w:link w:val="Bijschrift"/>
    <w:rsid w:val="001A691B"/>
    <w:rPr>
      <w:rFonts w:ascii="Segoe UI Semibold" w:eastAsia="Calibri" w:hAnsi="Segoe UI Semibold" w:cs="Times New Roman"/>
      <w:iCs/>
      <w:color w:val="562873"/>
      <w:sz w:val="19"/>
      <w:szCs w:val="18"/>
      <w:lang w:val="en-GB"/>
    </w:rPr>
  </w:style>
  <w:style w:type="paragraph" w:styleId="Lijstmetafbeeldingen">
    <w:name w:val="table of figures"/>
    <w:basedOn w:val="Standaard"/>
    <w:next w:val="Standaard"/>
    <w:uiPriority w:val="99"/>
    <w:unhideWhenUsed/>
    <w:rsid w:val="001A691B"/>
    <w:pPr>
      <w:spacing w:after="0"/>
    </w:pPr>
  </w:style>
  <w:style w:type="character" w:customStyle="1" w:styleId="normaltextrun">
    <w:name w:val="normaltextrun"/>
    <w:basedOn w:val="Standaardalinea-lettertype"/>
    <w:rsid w:val="00342AD4"/>
  </w:style>
  <w:style w:type="character" w:customStyle="1" w:styleId="eop">
    <w:name w:val="eop"/>
    <w:basedOn w:val="Standaardalinea-lettertype"/>
    <w:rsid w:val="00342AD4"/>
  </w:style>
  <w:style w:type="character" w:customStyle="1" w:styleId="Mention1">
    <w:name w:val="Mention1"/>
    <w:basedOn w:val="Standaardalinea-lettertype"/>
    <w:uiPriority w:val="99"/>
    <w:unhideWhenUsed/>
    <w:rsid w:val="00342AD4"/>
    <w:rPr>
      <w:color w:val="2B579A"/>
      <w:shd w:val="clear" w:color="auto" w:fill="E1DFDD"/>
    </w:rPr>
  </w:style>
  <w:style w:type="character" w:customStyle="1" w:styleId="LijstalineaChar">
    <w:name w:val="Lijstalinea Char"/>
    <w:link w:val="Lijstalinea"/>
    <w:uiPriority w:val="34"/>
    <w:locked/>
    <w:rsid w:val="00342AD4"/>
    <w:rPr>
      <w:rFonts w:ascii="Segoe UI" w:eastAsia="Calibri" w:hAnsi="Segoe UI" w:cs="Times New Roman"/>
      <w:sz w:val="20"/>
      <w:lang w:val="en-GB"/>
    </w:rPr>
  </w:style>
  <w:style w:type="character" w:customStyle="1" w:styleId="cf01">
    <w:name w:val="cf01"/>
    <w:basedOn w:val="Standaardalinea-lettertype"/>
    <w:rsid w:val="00342AD4"/>
    <w:rPr>
      <w:rFonts w:ascii="Segoe UI" w:hAnsi="Segoe UI" w:cs="Segoe UI" w:hint="default"/>
      <w:sz w:val="18"/>
      <w:szCs w:val="18"/>
    </w:rPr>
  </w:style>
  <w:style w:type="paragraph" w:styleId="Revisie">
    <w:name w:val="Revision"/>
    <w:hidden/>
    <w:uiPriority w:val="99"/>
    <w:semiHidden/>
    <w:rsid w:val="00CF5D52"/>
    <w:pPr>
      <w:spacing w:after="0" w:line="240" w:lineRule="auto"/>
    </w:pPr>
    <w:rPr>
      <w:rFonts w:ascii="Segoe UI" w:eastAsia="Calibri" w:hAnsi="Segoe UI" w:cs="Times New Roman"/>
      <w:sz w:val="20"/>
      <w:lang w:val="en-GB"/>
    </w:rPr>
  </w:style>
  <w:style w:type="paragraph" w:customStyle="1" w:styleId="ReqOK">
    <w:name w:val="[Req# OK]"/>
    <w:basedOn w:val="ADClause"/>
    <w:link w:val="ReqOKChar"/>
    <w:rsid w:val="00CF5D52"/>
    <w:pPr>
      <w:numPr>
        <w:numId w:val="0"/>
      </w:numPr>
    </w:pPr>
    <w:rPr>
      <w:color w:val="00B050"/>
      <w:sz w:val="10"/>
      <w:szCs w:val="14"/>
    </w:rPr>
  </w:style>
  <w:style w:type="character" w:customStyle="1" w:styleId="ReqOKChar">
    <w:name w:val="[Req# OK] Char"/>
    <w:basedOn w:val="ADClauseChar"/>
    <w:link w:val="ReqOK"/>
    <w:rsid w:val="00CF5D52"/>
    <w:rPr>
      <w:rFonts w:ascii="Segoe UI" w:eastAsia="Calibri" w:hAnsi="Segoe UI" w:cs="Times New Roman"/>
      <w:color w:val="00B050"/>
      <w:sz w:val="10"/>
      <w:szCs w:val="14"/>
      <w:lang w:val="en-GB"/>
    </w:rPr>
  </w:style>
  <w:style w:type="paragraph" w:customStyle="1" w:styleId="Deleted">
    <w:name w:val="Delete(d)"/>
    <w:basedOn w:val="Standaard"/>
    <w:link w:val="DeletedChar"/>
    <w:rsid w:val="00CF5D52"/>
    <w:pPr>
      <w:spacing w:before="180" w:after="120"/>
      <w:ind w:left="1066" w:hanging="994"/>
      <w:contextualSpacing/>
    </w:pPr>
    <w:rPr>
      <w:i/>
      <w:color w:val="972907"/>
      <w:sz w:val="10"/>
      <w:szCs w:val="18"/>
      <w:lang w:val="en-US"/>
    </w:rPr>
  </w:style>
  <w:style w:type="character" w:customStyle="1" w:styleId="DeletedChar">
    <w:name w:val="Delete(d) Char"/>
    <w:basedOn w:val="Standaardalinea-lettertype"/>
    <w:link w:val="Deleted"/>
    <w:rsid w:val="00CF5D52"/>
    <w:rPr>
      <w:rFonts w:ascii="Segoe UI" w:eastAsia="Calibri" w:hAnsi="Segoe UI" w:cs="Times New Roman"/>
      <w:i/>
      <w:color w:val="972907"/>
      <w:sz w:val="10"/>
      <w:szCs w:val="18"/>
      <w:lang w:val="en-US"/>
    </w:rPr>
  </w:style>
  <w:style w:type="table" w:customStyle="1" w:styleId="TableGrid1">
    <w:name w:val="Table Grid1"/>
    <w:basedOn w:val="Standaardtabel"/>
    <w:next w:val="Tabelraster"/>
    <w:uiPriority w:val="59"/>
    <w:rsid w:val="00CF5D52"/>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csvalues">
    <w:name w:val="Specs values"/>
    <w:basedOn w:val="Standaardalinea-lettertype"/>
    <w:uiPriority w:val="1"/>
    <w:rsid w:val="00CF5D52"/>
    <w:rPr>
      <w:rFonts w:ascii="Segoe UI Semibold" w:hAnsi="Segoe UI Semibold"/>
      <w:b w:val="0"/>
      <w:color w:val="7030A0"/>
    </w:rPr>
  </w:style>
  <w:style w:type="paragraph" w:customStyle="1" w:styleId="CRYO-REQ1">
    <w:name w:val="[CRYO-REQ #1]"/>
    <w:basedOn w:val="Standaard"/>
    <w:link w:val="CRYO-REQ1Char"/>
    <w:rsid w:val="0059407A"/>
    <w:pPr>
      <w:spacing w:before="180" w:after="120"/>
      <w:ind w:left="1260" w:hanging="1260"/>
    </w:pPr>
    <w:rPr>
      <w:color w:val="02346E" w:themeColor="accent4" w:themeShade="BF"/>
      <w:sz w:val="16"/>
      <w:szCs w:val="16"/>
      <w:lang w:val="en-US"/>
    </w:rPr>
  </w:style>
  <w:style w:type="character" w:customStyle="1" w:styleId="CRYO-REQ1Char">
    <w:name w:val="[CRYO-REQ #1] Char"/>
    <w:basedOn w:val="Standaardalinea-lettertype"/>
    <w:link w:val="CRYO-REQ1"/>
    <w:rsid w:val="0059407A"/>
    <w:rPr>
      <w:rFonts w:ascii="Segoe UI" w:eastAsia="Calibri" w:hAnsi="Segoe UI" w:cs="Times New Roman"/>
      <w:color w:val="02346E" w:themeColor="accent4" w:themeShade="BF"/>
      <w:sz w:val="16"/>
      <w:szCs w:val="16"/>
      <w:lang w:val="en-US"/>
    </w:rPr>
  </w:style>
  <w:style w:type="paragraph" w:customStyle="1" w:styleId="Update">
    <w:name w:val="Update"/>
    <w:basedOn w:val="Standaard"/>
    <w:link w:val="UpdateChar"/>
    <w:qFormat/>
    <w:rsid w:val="00766AC3"/>
    <w:pPr>
      <w:tabs>
        <w:tab w:val="left" w:pos="360"/>
      </w:tabs>
      <w:spacing w:before="120"/>
    </w:pPr>
    <w:rPr>
      <w:rFonts w:ascii="Segoe UI Semibold" w:hAnsi="Segoe UI Semibold"/>
      <w:color w:val="C89800"/>
      <w:sz w:val="10"/>
      <w:lang w:val="en-US"/>
    </w:rPr>
  </w:style>
  <w:style w:type="character" w:customStyle="1" w:styleId="UpdateChar">
    <w:name w:val="Update Char"/>
    <w:basedOn w:val="Standaardalinea-lettertype"/>
    <w:link w:val="Update"/>
    <w:rsid w:val="00766AC3"/>
    <w:rPr>
      <w:rFonts w:ascii="Segoe UI Semibold" w:eastAsia="Calibri" w:hAnsi="Segoe UI Semibold" w:cs="Times New Roman"/>
      <w:color w:val="C89800"/>
      <w:sz w:val="10"/>
      <w:lang w:val="en-US"/>
    </w:rPr>
  </w:style>
  <w:style w:type="paragraph" w:customStyle="1" w:styleId="ARCRYO-REQ">
    <w:name w:val="AR: CRYO-REQ"/>
    <w:basedOn w:val="Standaard"/>
    <w:link w:val="ARCRYO-REQChar"/>
    <w:rsid w:val="00766AC3"/>
    <w:pPr>
      <w:numPr>
        <w:numId w:val="10"/>
      </w:numPr>
      <w:tabs>
        <w:tab w:val="left" w:pos="1440"/>
      </w:tabs>
      <w:spacing w:before="180" w:after="120"/>
    </w:pPr>
    <w:rPr>
      <w:rFonts w:eastAsia="Times New Roman"/>
      <w:color w:val="002060"/>
      <w:szCs w:val="20"/>
      <w:lang w:val="en-US" w:eastAsia="fr-FR"/>
    </w:rPr>
  </w:style>
  <w:style w:type="character" w:customStyle="1" w:styleId="ARCRYO-REQChar">
    <w:name w:val="AR: CRYO-REQ Char"/>
    <w:basedOn w:val="LijstalineaChar"/>
    <w:link w:val="ARCRYO-REQ"/>
    <w:rsid w:val="00766AC3"/>
    <w:rPr>
      <w:rFonts w:ascii="Segoe UI" w:eastAsia="Times New Roman" w:hAnsi="Segoe UI" w:cs="Times New Roman"/>
      <w:color w:val="002060"/>
      <w:sz w:val="20"/>
      <w:szCs w:val="20"/>
      <w:lang w:val="en-US" w:eastAsia="fr-FR"/>
    </w:rPr>
  </w:style>
  <w:style w:type="paragraph" w:customStyle="1" w:styleId="SysReq1">
    <w:name w:val="[SysReq # 1]"/>
    <w:basedOn w:val="Lijstalinea"/>
    <w:link w:val="SysReq1Char"/>
    <w:qFormat/>
    <w:rsid w:val="00711812"/>
    <w:pPr>
      <w:numPr>
        <w:numId w:val="11"/>
      </w:numPr>
      <w:tabs>
        <w:tab w:val="left" w:pos="1080"/>
      </w:tabs>
      <w:spacing w:before="180" w:after="120"/>
      <w:contextualSpacing w:val="0"/>
    </w:pPr>
    <w:rPr>
      <w:lang w:val="en-US"/>
    </w:rPr>
  </w:style>
  <w:style w:type="character" w:customStyle="1" w:styleId="SysReq1Char">
    <w:name w:val="[SysReq # 1] Char"/>
    <w:basedOn w:val="LijstalineaChar"/>
    <w:link w:val="SysReq1"/>
    <w:rsid w:val="00766AC3"/>
    <w:rPr>
      <w:rFonts w:ascii="Segoe UI" w:eastAsia="Calibri" w:hAnsi="Segoe UI" w:cs="Times New Roman"/>
      <w:sz w:val="20"/>
      <w:lang w:val="en-US"/>
    </w:rPr>
  </w:style>
  <w:style w:type="paragraph" w:customStyle="1" w:styleId="SysReq2">
    <w:name w:val="[SysReq # 2]"/>
    <w:basedOn w:val="SysReq1"/>
    <w:link w:val="SysReq2Char"/>
    <w:qFormat/>
    <w:rsid w:val="00766AC3"/>
    <w:pPr>
      <w:numPr>
        <w:ilvl w:val="2"/>
      </w:numPr>
      <w:spacing w:before="0" w:after="180"/>
      <w:contextualSpacing/>
    </w:pPr>
  </w:style>
  <w:style w:type="paragraph" w:customStyle="1" w:styleId="ICS">
    <w:name w:val="ICS"/>
    <w:basedOn w:val="SysReq1"/>
    <w:qFormat/>
    <w:rsid w:val="00766AC3"/>
    <w:pPr>
      <w:numPr>
        <w:ilvl w:val="1"/>
      </w:numPr>
      <w:tabs>
        <w:tab w:val="num" w:pos="360"/>
      </w:tabs>
    </w:pPr>
    <w:rPr>
      <w:rFonts w:ascii="Segoe UI Semibold" w:hAnsi="Segoe UI Semibold"/>
      <w:b/>
      <w:bCs/>
      <w:color w:val="984A9C" w:themeColor="accent2"/>
    </w:rPr>
  </w:style>
  <w:style w:type="paragraph" w:customStyle="1" w:styleId="B2HeadingN2numbered">
    <w:name w:val="B2: Heading N2 numbered"/>
    <w:basedOn w:val="B1HeadingN1numbered"/>
    <w:next w:val="Standaard"/>
    <w:rsid w:val="00766AC3"/>
    <w:pPr>
      <w:pageBreakBefore w:val="0"/>
      <w:tabs>
        <w:tab w:val="left" w:pos="0"/>
      </w:tabs>
      <w:spacing w:line="276" w:lineRule="auto"/>
      <w:ind w:left="0" w:firstLine="0"/>
      <w:outlineLvl w:val="1"/>
    </w:pPr>
    <w:rPr>
      <w:rFonts w:ascii="Segoe UI Semibold" w:hAnsi="Segoe UI Semibold" w:cs="Segoe UI Semibold"/>
      <w:b w:val="0"/>
      <w:color w:val="562873"/>
      <w:sz w:val="26"/>
      <w:szCs w:val="28"/>
      <w:lang w:val="en-GB"/>
    </w:rPr>
  </w:style>
  <w:style w:type="paragraph" w:customStyle="1" w:styleId="B3HeadingN3numbered">
    <w:name w:val="B3: Heading N3 numbered"/>
    <w:next w:val="Standaard"/>
    <w:link w:val="B3HeadingN3numberedChar"/>
    <w:rsid w:val="00766AC3"/>
    <w:pPr>
      <w:tabs>
        <w:tab w:val="left" w:pos="4590"/>
      </w:tabs>
      <w:spacing w:before="320" w:line="360" w:lineRule="auto"/>
      <w:outlineLvl w:val="2"/>
    </w:pPr>
    <w:rPr>
      <w:rFonts w:ascii="Segoe UI" w:eastAsia="MS Mincho" w:hAnsi="Segoe UI" w:cs="Segoe UI Semibold"/>
      <w:bCs/>
      <w:noProof/>
      <w:color w:val="984A9C"/>
      <w:szCs w:val="28"/>
      <w:shd w:val="clear" w:color="auto" w:fill="FFFFFF"/>
      <w:lang w:val="en-GB" w:eastAsia="fr-FR"/>
    </w:rPr>
  </w:style>
  <w:style w:type="paragraph" w:customStyle="1" w:styleId="B1HeadingN1numbered">
    <w:name w:val="B1: Heading N1 numbered"/>
    <w:basedOn w:val="Standaard"/>
    <w:next w:val="Standaard"/>
    <w:rsid w:val="00766AC3"/>
    <w:pPr>
      <w:pageBreakBefore/>
      <w:spacing w:before="380" w:after="180" w:line="360" w:lineRule="auto"/>
      <w:ind w:left="432" w:hanging="432"/>
      <w:outlineLvl w:val="0"/>
    </w:pPr>
    <w:rPr>
      <w:rFonts w:eastAsia="MS Mincho"/>
      <w:b/>
      <w:bCs/>
      <w:smallCaps/>
      <w:noProof/>
      <w:color w:val="984A9C"/>
      <w:sz w:val="32"/>
      <w:szCs w:val="26"/>
      <w:shd w:val="clear" w:color="auto" w:fill="FFFFFF"/>
      <w:lang w:val="en-US" w:eastAsia="fr-FR"/>
    </w:rPr>
  </w:style>
  <w:style w:type="paragraph" w:customStyle="1" w:styleId="B4HeadingN4numbered">
    <w:name w:val="B4: Heading N4 numbered"/>
    <w:basedOn w:val="B3HeadingN3numbered"/>
    <w:next w:val="Standaard"/>
    <w:rsid w:val="00766AC3"/>
    <w:pPr>
      <w:ind w:left="864" w:hanging="864"/>
      <w:outlineLvl w:val="3"/>
    </w:pPr>
    <w:rPr>
      <w:rFonts w:cs="Segoe UI"/>
      <w:color w:val="562873" w:themeColor="accent1"/>
      <w:sz w:val="20"/>
      <w:szCs w:val="20"/>
      <w:lang w:val="en-US"/>
    </w:rPr>
  </w:style>
  <w:style w:type="paragraph" w:customStyle="1" w:styleId="RequirementBullet">
    <w:name w:val="Requirement Bullet"/>
    <w:basedOn w:val="Standaard"/>
    <w:qFormat/>
    <w:rsid w:val="00E50F40"/>
    <w:pPr>
      <w:numPr>
        <w:numId w:val="12"/>
      </w:numPr>
      <w:spacing w:before="60" w:after="40" w:line="240" w:lineRule="auto"/>
    </w:pPr>
    <w:rPr>
      <w:rFonts w:cs="Segoe UI Semibold"/>
      <w:lang w:val="en-US" w:eastAsia="fr-FR"/>
    </w:rPr>
  </w:style>
  <w:style w:type="paragraph" w:customStyle="1" w:styleId="AAClause1">
    <w:name w:val="[AA Clause 1]"/>
    <w:basedOn w:val="Standaard"/>
    <w:link w:val="AAClause1Char"/>
    <w:rsid w:val="00766AC3"/>
    <w:pPr>
      <w:spacing w:before="120"/>
    </w:pPr>
    <w:rPr>
      <w:color w:val="3B3838" w:themeColor="background2" w:themeShade="40"/>
      <w:lang w:val="en-US"/>
    </w:rPr>
  </w:style>
  <w:style w:type="character" w:customStyle="1" w:styleId="AAClause1Char">
    <w:name w:val="[AA Clause 1] Char"/>
    <w:basedOn w:val="Standaardalinea-lettertype"/>
    <w:link w:val="AAClause1"/>
    <w:rsid w:val="00766AC3"/>
    <w:rPr>
      <w:rFonts w:ascii="Segoe UI" w:eastAsia="Calibri" w:hAnsi="Segoe UI" w:cs="Times New Roman"/>
      <w:color w:val="3B3838" w:themeColor="background2" w:themeShade="40"/>
      <w:sz w:val="20"/>
      <w:lang w:val="en-US"/>
    </w:rPr>
  </w:style>
  <w:style w:type="paragraph" w:customStyle="1" w:styleId="AD00">
    <w:name w:val="AD#00"/>
    <w:basedOn w:val="Standaard"/>
    <w:link w:val="AD00Char"/>
    <w:qFormat/>
    <w:rsid w:val="00766AC3"/>
    <w:pPr>
      <w:numPr>
        <w:numId w:val="13"/>
      </w:numPr>
      <w:tabs>
        <w:tab w:val="left" w:pos="647"/>
      </w:tabs>
      <w:spacing w:before="60" w:after="40" w:line="240" w:lineRule="auto"/>
      <w:ind w:left="107"/>
    </w:pPr>
    <w:rPr>
      <w:rFonts w:cs="Segoe UI"/>
    </w:rPr>
  </w:style>
  <w:style w:type="character" w:customStyle="1" w:styleId="AD00Char">
    <w:name w:val="AD#00 Char"/>
    <w:basedOn w:val="Standaardalinea-lettertype"/>
    <w:link w:val="AD00"/>
    <w:rsid w:val="00766AC3"/>
    <w:rPr>
      <w:rFonts w:ascii="Segoe UI" w:eastAsia="Calibri" w:hAnsi="Segoe UI" w:cs="Segoe UI"/>
      <w:sz w:val="20"/>
      <w:lang w:val="en-GB"/>
    </w:rPr>
  </w:style>
  <w:style w:type="table" w:customStyle="1" w:styleId="TableGrid2">
    <w:name w:val="Table Grid2"/>
    <w:basedOn w:val="Standaardtabel"/>
    <w:next w:val="Tabelraster"/>
    <w:uiPriority w:val="39"/>
    <w:rsid w:val="00766AC3"/>
    <w:pPr>
      <w:spacing w:after="0" w:line="240" w:lineRule="auto"/>
    </w:pPr>
    <w:rPr>
      <w:rFonts w:ascii="Times New Roman" w:eastAsia="Times New Roman" w:hAnsi="Times New Roman" w:cs="Times New Roman"/>
      <w:sz w:val="20"/>
      <w:szCs w:val="20"/>
      <w:lang w:val="fr-FR"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ysReq3">
    <w:name w:val="[SysReq # 3]"/>
    <w:basedOn w:val="SysReq2"/>
    <w:link w:val="SysReq3Char"/>
    <w:qFormat/>
    <w:rsid w:val="00766AC3"/>
    <w:pPr>
      <w:numPr>
        <w:ilvl w:val="0"/>
        <w:numId w:val="0"/>
      </w:numPr>
      <w:tabs>
        <w:tab w:val="num" w:pos="1080"/>
      </w:tabs>
      <w:spacing w:before="120" w:after="60"/>
      <w:ind w:left="1080"/>
      <w:contextualSpacing w:val="0"/>
    </w:pPr>
    <w:rPr>
      <w:lang w:eastAsia="fr-FR"/>
    </w:rPr>
  </w:style>
  <w:style w:type="character" w:customStyle="1" w:styleId="SysReq3Char">
    <w:name w:val="[SysReq # 3] Char"/>
    <w:basedOn w:val="Standaardalinea-lettertype"/>
    <w:link w:val="SysReq3"/>
    <w:rsid w:val="00766AC3"/>
    <w:rPr>
      <w:rFonts w:ascii="Segoe UI" w:eastAsia="Calibri" w:hAnsi="Segoe UI" w:cs="Times New Roman"/>
      <w:sz w:val="20"/>
      <w:lang w:val="en-US" w:eastAsia="fr-FR"/>
    </w:rPr>
  </w:style>
  <w:style w:type="paragraph" w:customStyle="1" w:styleId="C5Headings">
    <w:name w:val="C5 Headings"/>
    <w:basedOn w:val="Kop4"/>
    <w:link w:val="C5HeadingsChar"/>
    <w:rsid w:val="001A3CD7"/>
    <w:rPr>
      <w:color w:val="562873" w:themeColor="accent1"/>
      <w:lang w:val="en-US"/>
    </w:rPr>
  </w:style>
  <w:style w:type="character" w:customStyle="1" w:styleId="C5HeadingsChar">
    <w:name w:val="C5 Headings Char"/>
    <w:basedOn w:val="Standaardalinea-lettertype"/>
    <w:link w:val="C5Headings"/>
    <w:rsid w:val="001A3CD7"/>
    <w:rPr>
      <w:rFonts w:ascii="Segoe UI" w:eastAsia="Times New Roman" w:hAnsi="Segoe UI" w:cs="Times New Roman"/>
      <w:i/>
      <w:color w:val="562873" w:themeColor="accent1"/>
      <w:sz w:val="20"/>
      <w:lang w:val="en-US"/>
    </w:rPr>
  </w:style>
  <w:style w:type="paragraph" w:customStyle="1" w:styleId="Heading4">
    <w:name w:val="Heading4"/>
    <w:basedOn w:val="Heading4numbered"/>
    <w:link w:val="Heading4Char"/>
    <w:qFormat/>
    <w:rsid w:val="00087538"/>
    <w:rPr>
      <w:i w:val="0"/>
      <w:color w:val="562873" w:themeColor="accent1"/>
      <w:sz w:val="20"/>
    </w:rPr>
  </w:style>
  <w:style w:type="character" w:customStyle="1" w:styleId="Heading4numberedChar">
    <w:name w:val="Heading4 numbered Char"/>
    <w:basedOn w:val="Standaardalinea-lettertype"/>
    <w:link w:val="Heading4numbered"/>
    <w:rsid w:val="00087538"/>
    <w:rPr>
      <w:rFonts w:ascii="Segoe UI" w:eastAsia="Times New Roman" w:hAnsi="Segoe UI" w:cs="Segoe UI"/>
      <w:i/>
      <w:color w:val="034694"/>
      <w:sz w:val="18"/>
      <w:szCs w:val="20"/>
      <w:lang w:val="fr-FR"/>
    </w:rPr>
  </w:style>
  <w:style w:type="character" w:customStyle="1" w:styleId="Heading4Char">
    <w:name w:val="Heading4 Char"/>
    <w:basedOn w:val="Heading4numberedChar"/>
    <w:link w:val="Heading4"/>
    <w:rsid w:val="00087538"/>
    <w:rPr>
      <w:rFonts w:ascii="Segoe UI" w:eastAsia="Times New Roman" w:hAnsi="Segoe UI" w:cs="Segoe UI"/>
      <w:i w:val="0"/>
      <w:color w:val="562873" w:themeColor="accent1"/>
      <w:sz w:val="20"/>
      <w:szCs w:val="20"/>
      <w:lang w:val="fr-FR"/>
    </w:rPr>
  </w:style>
  <w:style w:type="character" w:customStyle="1" w:styleId="SysReq2Char">
    <w:name w:val="[SysReq # 2] Char"/>
    <w:basedOn w:val="SysReq1Char"/>
    <w:link w:val="SysReq2"/>
    <w:rsid w:val="00087538"/>
    <w:rPr>
      <w:rFonts w:ascii="Segoe UI" w:eastAsia="Calibri" w:hAnsi="Segoe UI" w:cs="Times New Roman"/>
      <w:sz w:val="20"/>
      <w:lang w:val="en-US"/>
    </w:rPr>
  </w:style>
  <w:style w:type="table" w:customStyle="1" w:styleId="GridTable1Light-Accent11">
    <w:name w:val="Grid Table 1 Light - Accent 11"/>
    <w:basedOn w:val="Standaardtabel"/>
    <w:uiPriority w:val="46"/>
    <w:rsid w:val="00006433"/>
    <w:pPr>
      <w:spacing w:after="0" w:line="240" w:lineRule="auto"/>
    </w:pPr>
    <w:tblPr>
      <w:tblStyleRowBandSize w:val="1"/>
      <w:tblStyleColBandSize w:val="1"/>
      <w:tblBorders>
        <w:top w:val="single" w:sz="4" w:space="0" w:color="BF95DA" w:themeColor="accent1" w:themeTint="66"/>
        <w:left w:val="single" w:sz="4" w:space="0" w:color="BF95DA" w:themeColor="accent1" w:themeTint="66"/>
        <w:bottom w:val="single" w:sz="4" w:space="0" w:color="BF95DA" w:themeColor="accent1" w:themeTint="66"/>
        <w:right w:val="single" w:sz="4" w:space="0" w:color="BF95DA" w:themeColor="accent1" w:themeTint="66"/>
        <w:insideH w:val="single" w:sz="4" w:space="0" w:color="BF95DA" w:themeColor="accent1" w:themeTint="66"/>
        <w:insideV w:val="single" w:sz="4" w:space="0" w:color="BF95DA" w:themeColor="accent1" w:themeTint="66"/>
      </w:tblBorders>
    </w:tblPr>
    <w:tblStylePr w:type="firstRow">
      <w:rPr>
        <w:b/>
        <w:bCs/>
      </w:rPr>
      <w:tblPr/>
      <w:tcPr>
        <w:tcBorders>
          <w:bottom w:val="single" w:sz="12" w:space="0" w:color="A060C8" w:themeColor="accent1" w:themeTint="99"/>
        </w:tcBorders>
      </w:tcPr>
    </w:tblStylePr>
    <w:tblStylePr w:type="lastRow">
      <w:rPr>
        <w:b/>
        <w:bCs/>
      </w:rPr>
      <w:tblPr/>
      <w:tcPr>
        <w:tcBorders>
          <w:top w:val="double" w:sz="2" w:space="0" w:color="A060C8" w:themeColor="accent1" w:themeTint="99"/>
        </w:tcBorders>
      </w:tcPr>
    </w:tblStylePr>
    <w:tblStylePr w:type="firstCol">
      <w:rPr>
        <w:b/>
        <w:bCs/>
      </w:rPr>
    </w:tblStylePr>
    <w:tblStylePr w:type="lastCol">
      <w:rPr>
        <w:b/>
        <w:bCs/>
      </w:rPr>
    </w:tblStylePr>
  </w:style>
  <w:style w:type="character" w:customStyle="1" w:styleId="B3HeadingN3numberedChar">
    <w:name w:val="B3: Heading N3 numbered Char"/>
    <w:basedOn w:val="Standaardalinea-lettertype"/>
    <w:link w:val="B3HeadingN3numbered"/>
    <w:rsid w:val="00395ABF"/>
    <w:rPr>
      <w:rFonts w:ascii="Segoe UI" w:eastAsia="MS Mincho" w:hAnsi="Segoe UI" w:cs="Segoe UI Semibold"/>
      <w:bCs/>
      <w:noProof/>
      <w:color w:val="984A9C"/>
      <w:szCs w:val="28"/>
      <w:lang w:val="en-GB" w:eastAsia="fr-FR"/>
    </w:rPr>
  </w:style>
  <w:style w:type="table" w:customStyle="1" w:styleId="GridTable4-Accent11">
    <w:name w:val="Grid Table 4 - Accent 11"/>
    <w:basedOn w:val="Standaardtabel"/>
    <w:uiPriority w:val="49"/>
    <w:rsid w:val="00395ABF"/>
    <w:pPr>
      <w:spacing w:after="0" w:line="240" w:lineRule="auto"/>
    </w:pPr>
    <w:tblPr>
      <w:tblStyleRowBandSize w:val="1"/>
      <w:tblStyleColBandSize w:val="1"/>
      <w:tblBorders>
        <w:top w:val="single" w:sz="4" w:space="0" w:color="A060C8" w:themeColor="accent1" w:themeTint="99"/>
        <w:left w:val="single" w:sz="4" w:space="0" w:color="A060C8" w:themeColor="accent1" w:themeTint="99"/>
        <w:bottom w:val="single" w:sz="4" w:space="0" w:color="A060C8" w:themeColor="accent1" w:themeTint="99"/>
        <w:right w:val="single" w:sz="4" w:space="0" w:color="A060C8" w:themeColor="accent1" w:themeTint="99"/>
        <w:insideH w:val="single" w:sz="4" w:space="0" w:color="A060C8" w:themeColor="accent1" w:themeTint="99"/>
        <w:insideV w:val="single" w:sz="4" w:space="0" w:color="A060C8" w:themeColor="accent1" w:themeTint="99"/>
      </w:tblBorders>
    </w:tblPr>
    <w:tblStylePr w:type="firstRow">
      <w:rPr>
        <w:b/>
        <w:bCs/>
        <w:color w:val="FFFFFF" w:themeColor="background1"/>
      </w:rPr>
      <w:tblPr/>
      <w:tcPr>
        <w:tcBorders>
          <w:top w:val="single" w:sz="4" w:space="0" w:color="562873" w:themeColor="accent1"/>
          <w:left w:val="single" w:sz="4" w:space="0" w:color="562873" w:themeColor="accent1"/>
          <w:bottom w:val="single" w:sz="4" w:space="0" w:color="562873" w:themeColor="accent1"/>
          <w:right w:val="single" w:sz="4" w:space="0" w:color="562873" w:themeColor="accent1"/>
          <w:insideH w:val="nil"/>
          <w:insideV w:val="nil"/>
        </w:tcBorders>
        <w:shd w:val="clear" w:color="auto" w:fill="562873" w:themeFill="accent1"/>
      </w:tcPr>
    </w:tblStylePr>
    <w:tblStylePr w:type="lastRow">
      <w:rPr>
        <w:b/>
        <w:bCs/>
      </w:rPr>
      <w:tblPr/>
      <w:tcPr>
        <w:tcBorders>
          <w:top w:val="double" w:sz="4" w:space="0" w:color="562873" w:themeColor="accent1"/>
        </w:tcBorders>
      </w:tcPr>
    </w:tblStylePr>
    <w:tblStylePr w:type="firstCol">
      <w:rPr>
        <w:b/>
        <w:bCs/>
      </w:rPr>
    </w:tblStylePr>
    <w:tblStylePr w:type="lastCol">
      <w:rPr>
        <w:b/>
        <w:bCs/>
      </w:rPr>
    </w:tblStylePr>
    <w:tblStylePr w:type="band1Vert">
      <w:tblPr/>
      <w:tcPr>
        <w:shd w:val="clear" w:color="auto" w:fill="DFCAEC" w:themeFill="accent1" w:themeFillTint="33"/>
      </w:tcPr>
    </w:tblStylePr>
    <w:tblStylePr w:type="band1Horz">
      <w:tblPr/>
      <w:tcPr>
        <w:shd w:val="clear" w:color="auto" w:fill="DFCAEC" w:themeFill="accent1" w:themeFillTint="33"/>
      </w:tcPr>
    </w:tblStylePr>
  </w:style>
  <w:style w:type="table" w:styleId="Rastertabel4-Accent1">
    <w:name w:val="Grid Table 4 Accent 1"/>
    <w:basedOn w:val="Standaardtabel"/>
    <w:uiPriority w:val="49"/>
    <w:rsid w:val="007F284D"/>
    <w:pPr>
      <w:spacing w:after="0" w:line="240" w:lineRule="auto"/>
    </w:pPr>
    <w:tblPr>
      <w:tblStyleRowBandSize w:val="1"/>
      <w:tblStyleColBandSize w:val="1"/>
      <w:tblBorders>
        <w:top w:val="single" w:sz="4" w:space="0" w:color="A060C8" w:themeColor="accent1" w:themeTint="99"/>
        <w:left w:val="single" w:sz="4" w:space="0" w:color="A060C8" w:themeColor="accent1" w:themeTint="99"/>
        <w:bottom w:val="single" w:sz="4" w:space="0" w:color="A060C8" w:themeColor="accent1" w:themeTint="99"/>
        <w:right w:val="single" w:sz="4" w:space="0" w:color="A060C8" w:themeColor="accent1" w:themeTint="99"/>
        <w:insideH w:val="single" w:sz="4" w:space="0" w:color="A060C8" w:themeColor="accent1" w:themeTint="99"/>
        <w:insideV w:val="single" w:sz="4" w:space="0" w:color="A060C8" w:themeColor="accent1" w:themeTint="99"/>
      </w:tblBorders>
    </w:tblPr>
    <w:tblStylePr w:type="firstRow">
      <w:rPr>
        <w:b/>
        <w:bCs/>
        <w:color w:val="FFFFFF" w:themeColor="background1"/>
      </w:rPr>
      <w:tblPr/>
      <w:tcPr>
        <w:tcBorders>
          <w:top w:val="single" w:sz="4" w:space="0" w:color="562873" w:themeColor="accent1"/>
          <w:left w:val="single" w:sz="4" w:space="0" w:color="562873" w:themeColor="accent1"/>
          <w:bottom w:val="single" w:sz="4" w:space="0" w:color="562873" w:themeColor="accent1"/>
          <w:right w:val="single" w:sz="4" w:space="0" w:color="562873" w:themeColor="accent1"/>
          <w:insideH w:val="nil"/>
          <w:insideV w:val="nil"/>
        </w:tcBorders>
        <w:shd w:val="clear" w:color="auto" w:fill="562873" w:themeFill="accent1"/>
      </w:tcPr>
    </w:tblStylePr>
    <w:tblStylePr w:type="lastRow">
      <w:rPr>
        <w:b/>
        <w:bCs/>
      </w:rPr>
      <w:tblPr/>
      <w:tcPr>
        <w:tcBorders>
          <w:top w:val="double" w:sz="4" w:space="0" w:color="562873" w:themeColor="accent1"/>
        </w:tcBorders>
      </w:tcPr>
    </w:tblStylePr>
    <w:tblStylePr w:type="firstCol">
      <w:rPr>
        <w:b/>
        <w:bCs/>
      </w:rPr>
    </w:tblStylePr>
    <w:tblStylePr w:type="lastCol">
      <w:rPr>
        <w:b/>
        <w:bCs/>
      </w:rPr>
    </w:tblStylePr>
    <w:tblStylePr w:type="band1Vert">
      <w:tblPr/>
      <w:tcPr>
        <w:shd w:val="clear" w:color="auto" w:fill="DFCAEC" w:themeFill="accent1" w:themeFillTint="33"/>
      </w:tcPr>
    </w:tblStylePr>
    <w:tblStylePr w:type="band1Horz">
      <w:tblPr/>
      <w:tcPr>
        <w:shd w:val="clear" w:color="auto" w:fill="DFCAEC" w:themeFill="accent1" w:themeFillTint="33"/>
      </w:tcPr>
    </w:tblStylePr>
  </w:style>
  <w:style w:type="paragraph" w:customStyle="1" w:styleId="AClause">
    <w:name w:val="A: Clause"/>
    <w:basedOn w:val="Lijstalinea"/>
    <w:link w:val="AClauseChar"/>
    <w:rsid w:val="00F712DA"/>
    <w:pPr>
      <w:tabs>
        <w:tab w:val="left" w:pos="360"/>
      </w:tabs>
      <w:spacing w:before="120"/>
      <w:ind w:left="0"/>
      <w:contextualSpacing w:val="0"/>
    </w:pPr>
    <w:rPr>
      <w:lang w:val="en-US"/>
    </w:rPr>
  </w:style>
  <w:style w:type="character" w:customStyle="1" w:styleId="AClauseChar">
    <w:name w:val="A: Clause Char"/>
    <w:basedOn w:val="LijstalineaChar"/>
    <w:link w:val="AClause"/>
    <w:rsid w:val="00F712DA"/>
    <w:rPr>
      <w:rFonts w:ascii="Segoe UI" w:eastAsia="Calibri" w:hAnsi="Segoe UI" w:cs="Times New Roman"/>
      <w:sz w:val="20"/>
      <w:lang w:val="en-US"/>
    </w:rPr>
  </w:style>
  <w:style w:type="paragraph" w:customStyle="1" w:styleId="Auxiliary">
    <w:name w:val="Auxiliary"/>
    <w:basedOn w:val="Standaard"/>
    <w:link w:val="AuxiliaryChar"/>
    <w:rsid w:val="00F712DA"/>
    <w:pPr>
      <w:numPr>
        <w:ilvl w:val="1"/>
      </w:numPr>
      <w:spacing w:before="120"/>
    </w:pPr>
    <w:rPr>
      <w:color w:val="996633"/>
      <w:lang w:val="en-US"/>
    </w:rPr>
  </w:style>
  <w:style w:type="character" w:customStyle="1" w:styleId="AuxiliaryChar">
    <w:name w:val="Auxiliary Char"/>
    <w:basedOn w:val="Standaardalinea-lettertype"/>
    <w:link w:val="Auxiliary"/>
    <w:rsid w:val="00F712DA"/>
    <w:rPr>
      <w:rFonts w:ascii="Segoe UI" w:eastAsia="Calibri" w:hAnsi="Segoe UI" w:cs="Times New Roman"/>
      <w:color w:val="996633"/>
      <w:sz w:val="20"/>
      <w:lang w:val="en-US"/>
    </w:rPr>
  </w:style>
  <w:style w:type="paragraph" w:customStyle="1" w:styleId="Aclause0">
    <w:name w:val="Aclause"/>
    <w:basedOn w:val="Lijstalinea"/>
    <w:link w:val="AclauseChar0"/>
    <w:rsid w:val="006B0945"/>
    <w:pPr>
      <w:tabs>
        <w:tab w:val="left" w:pos="567"/>
      </w:tabs>
      <w:spacing w:before="120"/>
      <w:ind w:left="0"/>
      <w:contextualSpacing w:val="0"/>
    </w:pPr>
    <w:rPr>
      <w:lang w:val="en-US"/>
    </w:rPr>
  </w:style>
  <w:style w:type="character" w:customStyle="1" w:styleId="AclauseChar0">
    <w:name w:val="Aclause Char"/>
    <w:basedOn w:val="LijstalineaChar"/>
    <w:link w:val="Aclause0"/>
    <w:rsid w:val="006B0945"/>
    <w:rPr>
      <w:rFonts w:ascii="Segoe UI" w:eastAsia="Calibri" w:hAnsi="Segoe UI" w:cs="Times New Roman"/>
      <w:sz w:val="20"/>
      <w:lang w:val="en-US"/>
    </w:rPr>
  </w:style>
  <w:style w:type="character" w:customStyle="1" w:styleId="UnresolvedMention1">
    <w:name w:val="Unresolved Mention1"/>
    <w:basedOn w:val="Standaardalinea-lettertype"/>
    <w:uiPriority w:val="99"/>
    <w:semiHidden/>
    <w:unhideWhenUsed/>
    <w:rsid w:val="0042251B"/>
    <w:rPr>
      <w:color w:val="605E5C"/>
      <w:shd w:val="clear" w:color="auto" w:fill="E1DFDD"/>
    </w:rPr>
  </w:style>
  <w:style w:type="paragraph" w:styleId="Kopvaninhoudsopgave">
    <w:name w:val="TOC Heading"/>
    <w:basedOn w:val="Kop1"/>
    <w:next w:val="Standaard"/>
    <w:uiPriority w:val="39"/>
    <w:unhideWhenUsed/>
    <w:qFormat/>
    <w:rsid w:val="00BA3ADC"/>
    <w:pPr>
      <w:keepNext/>
      <w:keepLines/>
      <w:spacing w:after="0" w:line="259" w:lineRule="auto"/>
      <w:jc w:val="left"/>
      <w:outlineLvl w:val="9"/>
    </w:pPr>
    <w:rPr>
      <w:rFonts w:asciiTheme="majorHAnsi" w:eastAsiaTheme="majorEastAsia" w:hAnsiTheme="majorHAnsi" w:cstheme="majorBidi"/>
      <w:b w:val="0"/>
      <w:color w:val="401E56" w:themeColor="accent1" w:themeShade="BF"/>
      <w:szCs w:val="32"/>
      <w:lang w:val="en-US"/>
    </w:rPr>
  </w:style>
  <w:style w:type="paragraph" w:styleId="Inhopg4">
    <w:name w:val="toc 4"/>
    <w:basedOn w:val="Standaard"/>
    <w:next w:val="Standaard"/>
    <w:autoRedefine/>
    <w:uiPriority w:val="39"/>
    <w:unhideWhenUsed/>
    <w:rsid w:val="00BA3ADC"/>
    <w:pPr>
      <w:spacing w:after="0"/>
      <w:ind w:left="600"/>
      <w:jc w:val="left"/>
    </w:pPr>
    <w:rPr>
      <w:rFonts w:asciiTheme="minorHAnsi" w:hAnsiTheme="minorHAnsi" w:cstheme="minorHAnsi"/>
      <w:sz w:val="18"/>
      <w:szCs w:val="18"/>
    </w:rPr>
  </w:style>
  <w:style w:type="paragraph" w:styleId="Inhopg5">
    <w:name w:val="toc 5"/>
    <w:basedOn w:val="Standaard"/>
    <w:next w:val="Standaard"/>
    <w:autoRedefine/>
    <w:uiPriority w:val="39"/>
    <w:unhideWhenUsed/>
    <w:rsid w:val="00BA3ADC"/>
    <w:pPr>
      <w:spacing w:after="0"/>
      <w:ind w:left="800"/>
      <w:jc w:val="left"/>
    </w:pPr>
    <w:rPr>
      <w:rFonts w:asciiTheme="minorHAnsi" w:hAnsiTheme="minorHAnsi" w:cstheme="minorHAnsi"/>
      <w:sz w:val="18"/>
      <w:szCs w:val="18"/>
    </w:rPr>
  </w:style>
  <w:style w:type="paragraph" w:styleId="Inhopg6">
    <w:name w:val="toc 6"/>
    <w:basedOn w:val="Standaard"/>
    <w:next w:val="Standaard"/>
    <w:autoRedefine/>
    <w:uiPriority w:val="39"/>
    <w:unhideWhenUsed/>
    <w:rsid w:val="00BA3ADC"/>
    <w:pPr>
      <w:spacing w:after="0"/>
      <w:ind w:left="1000"/>
      <w:jc w:val="left"/>
    </w:pPr>
    <w:rPr>
      <w:rFonts w:asciiTheme="minorHAnsi" w:hAnsiTheme="minorHAnsi" w:cstheme="minorHAnsi"/>
      <w:sz w:val="18"/>
      <w:szCs w:val="18"/>
    </w:rPr>
  </w:style>
  <w:style w:type="paragraph" w:styleId="Inhopg7">
    <w:name w:val="toc 7"/>
    <w:basedOn w:val="Standaard"/>
    <w:next w:val="Standaard"/>
    <w:autoRedefine/>
    <w:uiPriority w:val="39"/>
    <w:unhideWhenUsed/>
    <w:rsid w:val="00BA3ADC"/>
    <w:pPr>
      <w:spacing w:after="0"/>
      <w:ind w:left="1200"/>
      <w:jc w:val="left"/>
    </w:pPr>
    <w:rPr>
      <w:rFonts w:asciiTheme="minorHAnsi" w:hAnsiTheme="minorHAnsi" w:cstheme="minorHAnsi"/>
      <w:sz w:val="18"/>
      <w:szCs w:val="18"/>
    </w:rPr>
  </w:style>
  <w:style w:type="paragraph" w:styleId="Inhopg8">
    <w:name w:val="toc 8"/>
    <w:basedOn w:val="Standaard"/>
    <w:next w:val="Standaard"/>
    <w:autoRedefine/>
    <w:uiPriority w:val="39"/>
    <w:unhideWhenUsed/>
    <w:rsid w:val="00BA3ADC"/>
    <w:pPr>
      <w:spacing w:after="0"/>
      <w:ind w:left="1400"/>
      <w:jc w:val="left"/>
    </w:pPr>
    <w:rPr>
      <w:rFonts w:asciiTheme="minorHAnsi" w:hAnsiTheme="minorHAnsi" w:cstheme="minorHAnsi"/>
      <w:sz w:val="18"/>
      <w:szCs w:val="18"/>
    </w:rPr>
  </w:style>
  <w:style w:type="paragraph" w:styleId="Inhopg9">
    <w:name w:val="toc 9"/>
    <w:basedOn w:val="Standaard"/>
    <w:next w:val="Standaard"/>
    <w:autoRedefine/>
    <w:uiPriority w:val="39"/>
    <w:unhideWhenUsed/>
    <w:rsid w:val="00BA3ADC"/>
    <w:pPr>
      <w:spacing w:after="0"/>
      <w:ind w:left="1600"/>
      <w:jc w:val="left"/>
    </w:pPr>
    <w:rPr>
      <w:rFonts w:asciiTheme="minorHAnsi" w:hAnsiTheme="minorHAnsi" w:cstheme="minorHAnsi"/>
      <w:sz w:val="18"/>
      <w:szCs w:val="18"/>
    </w:rPr>
  </w:style>
  <w:style w:type="table" w:styleId="Lijsttabel4-Accent3">
    <w:name w:val="List Table 4 Accent 3"/>
    <w:basedOn w:val="Standaardtabel"/>
    <w:uiPriority w:val="49"/>
    <w:rsid w:val="0056730F"/>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4" w:space="0" w:color="BBE7FA" w:themeColor="accent3" w:themeTint="99"/>
        <w:left w:val="single" w:sz="4" w:space="0" w:color="BBE7FA" w:themeColor="accent3" w:themeTint="99"/>
        <w:bottom w:val="single" w:sz="4" w:space="0" w:color="BBE7FA" w:themeColor="accent3" w:themeTint="99"/>
        <w:right w:val="single" w:sz="4" w:space="0" w:color="BBE7FA" w:themeColor="accent3" w:themeTint="99"/>
        <w:insideH w:val="single" w:sz="4" w:space="0" w:color="BBE7FA" w:themeColor="accent3" w:themeTint="99"/>
      </w:tblBorders>
    </w:tblPr>
    <w:tblStylePr w:type="firstRow">
      <w:rPr>
        <w:b/>
        <w:bCs/>
        <w:color w:val="FFFFFF" w:themeColor="background1"/>
      </w:rPr>
      <w:tblPr/>
      <w:tcPr>
        <w:tcBorders>
          <w:top w:val="single" w:sz="4" w:space="0" w:color="8ED8F8" w:themeColor="accent3"/>
          <w:left w:val="single" w:sz="4" w:space="0" w:color="8ED8F8" w:themeColor="accent3"/>
          <w:bottom w:val="single" w:sz="4" w:space="0" w:color="8ED8F8" w:themeColor="accent3"/>
          <w:right w:val="single" w:sz="4" w:space="0" w:color="8ED8F8" w:themeColor="accent3"/>
          <w:insideH w:val="nil"/>
        </w:tcBorders>
        <w:shd w:val="clear" w:color="auto" w:fill="8ED8F8" w:themeFill="accent3"/>
      </w:tcPr>
    </w:tblStylePr>
    <w:tblStylePr w:type="lastRow">
      <w:rPr>
        <w:b/>
        <w:bCs/>
      </w:rPr>
      <w:tblPr/>
      <w:tcPr>
        <w:tcBorders>
          <w:top w:val="double" w:sz="4" w:space="0" w:color="BBE7FA" w:themeColor="accent3" w:themeTint="99"/>
        </w:tcBorders>
      </w:tcPr>
    </w:tblStylePr>
    <w:tblStylePr w:type="firstCol">
      <w:rPr>
        <w:b/>
        <w:bCs/>
      </w:rPr>
    </w:tblStylePr>
    <w:tblStylePr w:type="lastCol">
      <w:rPr>
        <w:b/>
        <w:bCs/>
      </w:rPr>
    </w:tblStylePr>
    <w:tblStylePr w:type="band1Vert">
      <w:tblPr/>
      <w:tcPr>
        <w:shd w:val="clear" w:color="auto" w:fill="E8F7FD" w:themeFill="accent3" w:themeFillTint="33"/>
      </w:tcPr>
    </w:tblStylePr>
    <w:tblStylePr w:type="band1Horz">
      <w:tblPr/>
      <w:tcPr>
        <w:shd w:val="clear" w:color="auto" w:fill="E8F7FD" w:themeFill="accent3" w:themeFillTint="33"/>
      </w:tcPr>
    </w:tblStylePr>
  </w:style>
  <w:style w:type="paragraph" w:customStyle="1" w:styleId="TableCaption">
    <w:name w:val="Table Caption"/>
    <w:basedOn w:val="Standaard"/>
    <w:link w:val="TableCaptionChar"/>
    <w:qFormat/>
    <w:rsid w:val="00B24FF8"/>
    <w:pPr>
      <w:spacing w:before="240" w:after="80" w:line="240" w:lineRule="auto"/>
      <w:jc w:val="center"/>
    </w:pPr>
    <w:rPr>
      <w:rFonts w:ascii="Segoe UI Semibold" w:hAnsi="Segoe UI Semibold" w:cs="Segoe UI Semibold"/>
      <w:iCs/>
      <w:color w:val="562873"/>
      <w:sz w:val="18"/>
      <w:szCs w:val="16"/>
      <w:lang w:val="en-US"/>
    </w:rPr>
  </w:style>
  <w:style w:type="character" w:customStyle="1" w:styleId="TableCaptionChar">
    <w:name w:val="Table Caption Char"/>
    <w:basedOn w:val="Standaardalinea-lettertype"/>
    <w:link w:val="TableCaption"/>
    <w:rsid w:val="00B24FF8"/>
    <w:rPr>
      <w:rFonts w:ascii="Segoe UI Semibold" w:eastAsia="Calibri" w:hAnsi="Segoe UI Semibold" w:cs="Segoe UI Semibold"/>
      <w:iCs/>
      <w:color w:val="562873"/>
      <w:sz w:val="18"/>
      <w:szCs w:val="16"/>
      <w:lang w:val="en-US"/>
    </w:rPr>
  </w:style>
  <w:style w:type="paragraph" w:customStyle="1" w:styleId="13Heading2numbered">
    <w:name w:val="13 Heading2 numbered"/>
    <w:next w:val="Standaard"/>
    <w:qFormat/>
    <w:rsid w:val="00C97B4F"/>
    <w:pPr>
      <w:tabs>
        <w:tab w:val="left" w:pos="0"/>
        <w:tab w:val="left" w:pos="540"/>
      </w:tabs>
      <w:spacing w:before="440" w:after="240" w:line="360" w:lineRule="auto"/>
      <w:ind w:left="1440" w:hanging="1440"/>
      <w:outlineLvl w:val="1"/>
    </w:pPr>
    <w:rPr>
      <w:rFonts w:ascii="Segoe UI Semibold" w:eastAsia="Times New Roman" w:hAnsi="Segoe UI Semibold" w:cs="Segoe UI Semibold"/>
      <w:smallCaps/>
      <w:noProof/>
      <w:color w:val="562873"/>
      <w:sz w:val="26"/>
      <w:szCs w:val="26"/>
      <w:shd w:val="clear" w:color="auto" w:fill="FFFFFF"/>
      <w:lang w:val="en-GB"/>
    </w:rPr>
  </w:style>
  <w:style w:type="paragraph" w:customStyle="1" w:styleId="12Heading3numbered">
    <w:name w:val="12 Heading3 numbered"/>
    <w:basedOn w:val="Standaard"/>
    <w:next w:val="Standaard"/>
    <w:link w:val="12Heading3numberedChar"/>
    <w:qFormat/>
    <w:rsid w:val="00C97B4F"/>
    <w:pPr>
      <w:spacing w:before="360" w:after="120"/>
      <w:ind w:left="720" w:hanging="720"/>
      <w:outlineLvl w:val="2"/>
    </w:pPr>
    <w:rPr>
      <w:rFonts w:eastAsia="Times New Roman"/>
      <w:noProof/>
      <w:color w:val="984A9C"/>
      <w:sz w:val="22"/>
    </w:rPr>
  </w:style>
  <w:style w:type="character" w:customStyle="1" w:styleId="12Heading3numberedChar">
    <w:name w:val="12 Heading3 numbered Char"/>
    <w:basedOn w:val="Standaardalinea-lettertype"/>
    <w:link w:val="12Heading3numbered"/>
    <w:rsid w:val="00C97B4F"/>
    <w:rPr>
      <w:rFonts w:ascii="Segoe UI" w:eastAsia="Times New Roman" w:hAnsi="Segoe UI" w:cs="Times New Roman"/>
      <w:noProof/>
      <w:color w:val="984A9C"/>
      <w:lang w:val="en-GB"/>
    </w:rPr>
  </w:style>
  <w:style w:type="paragraph" w:customStyle="1" w:styleId="14Heading1numbered">
    <w:name w:val="14 Heading1 numbered"/>
    <w:next w:val="regular"/>
    <w:qFormat/>
    <w:rsid w:val="00C97B4F"/>
    <w:pPr>
      <w:pageBreakBefore/>
      <w:spacing w:before="440" w:after="240" w:line="360" w:lineRule="auto"/>
      <w:ind w:left="720" w:hanging="720"/>
      <w:outlineLvl w:val="0"/>
    </w:pPr>
    <w:rPr>
      <w:rFonts w:ascii="Segoe UI" w:eastAsia="Times New Roman" w:hAnsi="Segoe UI" w:cs="Times New Roman"/>
      <w:b/>
      <w:bCs/>
      <w:smallCaps/>
      <w:noProof/>
      <w:color w:val="984A9C"/>
      <w:sz w:val="32"/>
      <w:szCs w:val="26"/>
      <w:shd w:val="clear" w:color="auto" w:fill="FFFFFF"/>
      <w:lang w:val="en-US"/>
    </w:rPr>
  </w:style>
  <w:style w:type="paragraph" w:customStyle="1" w:styleId="11Heading4numbered">
    <w:name w:val="11 Heading4 numbered"/>
    <w:next w:val="Standaard"/>
    <w:qFormat/>
    <w:rsid w:val="00C97B4F"/>
    <w:pPr>
      <w:spacing w:before="240" w:after="120" w:line="276" w:lineRule="auto"/>
      <w:ind w:left="720" w:hanging="720"/>
      <w:outlineLvl w:val="3"/>
    </w:pPr>
    <w:rPr>
      <w:rFonts w:ascii="Segoe UI" w:eastAsia="Times New Roman" w:hAnsi="Segoe UI" w:cs="Segoe UI"/>
      <w:color w:val="562873" w:themeColor="accent1"/>
      <w:sz w:val="20"/>
      <w:szCs w:val="20"/>
      <w:shd w:val="clear" w:color="auto" w:fill="FFFFFF"/>
      <w:lang w:val="en-US"/>
    </w:rPr>
  </w:style>
  <w:style w:type="character" w:styleId="GevolgdeHyperlink">
    <w:name w:val="FollowedHyperlink"/>
    <w:basedOn w:val="Standaardalinea-lettertype"/>
    <w:uiPriority w:val="99"/>
    <w:semiHidden/>
    <w:unhideWhenUsed/>
    <w:rsid w:val="00E02080"/>
    <w:rPr>
      <w:color w:val="501D53" w:themeColor="followedHyperlink"/>
      <w:u w:val="single"/>
    </w:rPr>
  </w:style>
  <w:style w:type="paragraph" w:customStyle="1" w:styleId="03SemiBold">
    <w:name w:val="03 SemiBold"/>
    <w:basedOn w:val="Standaard"/>
    <w:next w:val="Standaard"/>
    <w:link w:val="03SemiBoldChar"/>
    <w:qFormat/>
    <w:rsid w:val="00E02080"/>
    <w:pPr>
      <w:spacing w:before="120"/>
      <w:ind w:left="-14"/>
    </w:pPr>
    <w:rPr>
      <w:rFonts w:ascii="Segoe UI Semibold" w:hAnsi="Segoe UI Semibold"/>
      <w:color w:val="562873" w:themeColor="accent1"/>
    </w:rPr>
  </w:style>
  <w:style w:type="character" w:customStyle="1" w:styleId="03SemiBoldChar">
    <w:name w:val="03 SemiBold Char"/>
    <w:basedOn w:val="Standaardalinea-lettertype"/>
    <w:link w:val="03SemiBold"/>
    <w:rsid w:val="00E02080"/>
    <w:rPr>
      <w:rFonts w:ascii="Segoe UI Semibold" w:eastAsia="Calibri" w:hAnsi="Segoe UI Semibold" w:cs="Times New Roman"/>
      <w:color w:val="562873" w:themeColor="accent1"/>
      <w:sz w:val="20"/>
      <w:lang w:val="en-GB"/>
    </w:rPr>
  </w:style>
  <w:style w:type="paragraph" w:customStyle="1" w:styleId="0AClause">
    <w:name w:val="0A Clause"/>
    <w:basedOn w:val="Lijstalinea"/>
    <w:link w:val="0AClauseChar"/>
    <w:qFormat/>
    <w:rsid w:val="00E02080"/>
    <w:pPr>
      <w:numPr>
        <w:numId w:val="30"/>
      </w:numPr>
      <w:spacing w:before="120"/>
      <w:contextualSpacing w:val="0"/>
    </w:pPr>
    <w:rPr>
      <w:lang w:val="en-US"/>
    </w:rPr>
  </w:style>
  <w:style w:type="character" w:customStyle="1" w:styleId="0AClauseChar">
    <w:name w:val="0A Clause Char"/>
    <w:basedOn w:val="LijstalineaChar"/>
    <w:link w:val="0AClause"/>
    <w:rsid w:val="00E02080"/>
    <w:rPr>
      <w:rFonts w:ascii="Segoe UI" w:eastAsia="Calibri" w:hAnsi="Segoe UI" w:cs="Times New Roman"/>
      <w:sz w:val="20"/>
      <w:lang w:val="en-US"/>
    </w:rPr>
  </w:style>
  <w:style w:type="paragraph" w:customStyle="1" w:styleId="List-bulletsflat">
    <w:name w:val="List - bullets flat"/>
    <w:basedOn w:val="Lijstalinea"/>
    <w:qFormat/>
    <w:rsid w:val="00B75500"/>
    <w:pPr>
      <w:spacing w:before="120"/>
      <w:ind w:left="0"/>
    </w:pPr>
    <w:rPr>
      <w:lang w:val="en-US"/>
    </w:rPr>
  </w:style>
  <w:style w:type="character" w:customStyle="1" w:styleId="UnresolvedMention2">
    <w:name w:val="Unresolved Mention2"/>
    <w:basedOn w:val="Standaardalinea-lettertype"/>
    <w:uiPriority w:val="99"/>
    <w:semiHidden/>
    <w:unhideWhenUsed/>
    <w:rsid w:val="0081103D"/>
    <w:rPr>
      <w:color w:val="605E5C"/>
      <w:shd w:val="clear" w:color="auto" w:fill="E1DFDD"/>
    </w:rPr>
  </w:style>
  <w:style w:type="character" w:customStyle="1" w:styleId="UnresolvedMention3">
    <w:name w:val="Unresolved Mention3"/>
    <w:basedOn w:val="Standaardalinea-lettertype"/>
    <w:uiPriority w:val="99"/>
    <w:semiHidden/>
    <w:unhideWhenUsed/>
    <w:rsid w:val="001E12D3"/>
    <w:rPr>
      <w:color w:val="605E5C"/>
      <w:shd w:val="clear" w:color="auto" w:fill="E1DFDD"/>
    </w:rPr>
  </w:style>
  <w:style w:type="paragraph" w:customStyle="1" w:styleId="02ReferencedSections">
    <w:name w:val="02 Referenced Sections"/>
    <w:basedOn w:val="Standaard"/>
    <w:link w:val="02ReferencedSectionsChar"/>
    <w:qFormat/>
    <w:rsid w:val="000E7291"/>
    <w:pPr>
      <w:spacing w:before="120"/>
    </w:pPr>
    <w:rPr>
      <w:i/>
      <w:iCs/>
      <w:color w:val="562873" w:themeColor="accent1"/>
    </w:rPr>
  </w:style>
  <w:style w:type="character" w:customStyle="1" w:styleId="02ReferencedSectionsChar">
    <w:name w:val="02 Referenced Sections Char"/>
    <w:basedOn w:val="Standaardalinea-lettertype"/>
    <w:link w:val="02ReferencedSections"/>
    <w:rsid w:val="000E7291"/>
    <w:rPr>
      <w:rFonts w:ascii="Segoe UI" w:eastAsia="Calibri" w:hAnsi="Segoe UI" w:cs="Times New Roman"/>
      <w:i/>
      <w:iCs/>
      <w:color w:val="562873" w:themeColor="accent1"/>
      <w:sz w:val="20"/>
      <w:lang w:val="en-GB"/>
    </w:rPr>
  </w:style>
  <w:style w:type="character" w:customStyle="1" w:styleId="UnresolvedMention4">
    <w:name w:val="Unresolved Mention4"/>
    <w:basedOn w:val="Standaardalinea-lettertype"/>
    <w:uiPriority w:val="99"/>
    <w:semiHidden/>
    <w:unhideWhenUsed/>
    <w:rsid w:val="00B0029A"/>
    <w:rPr>
      <w:color w:val="605E5C"/>
      <w:shd w:val="clear" w:color="auto" w:fill="E1DFDD"/>
    </w:rPr>
  </w:style>
  <w:style w:type="paragraph" w:styleId="Normaalweb">
    <w:name w:val="Normal (Web)"/>
    <w:basedOn w:val="Standaard"/>
    <w:uiPriority w:val="99"/>
    <w:semiHidden/>
    <w:unhideWhenUsed/>
    <w:rsid w:val="00744AE2"/>
    <w:rPr>
      <w:rFonts w:ascii="Times New Roman" w:hAnsi="Times New Roman"/>
      <w:sz w:val="24"/>
      <w:szCs w:val="24"/>
    </w:rPr>
  </w:style>
  <w:style w:type="paragraph" w:styleId="Eindnoottekst">
    <w:name w:val="endnote text"/>
    <w:basedOn w:val="Standaard"/>
    <w:link w:val="EindnoottekstChar"/>
    <w:uiPriority w:val="99"/>
    <w:semiHidden/>
    <w:unhideWhenUsed/>
    <w:rsid w:val="00B16EEF"/>
    <w:pPr>
      <w:spacing w:after="0" w:line="240" w:lineRule="auto"/>
    </w:pPr>
    <w:rPr>
      <w:szCs w:val="20"/>
    </w:rPr>
  </w:style>
  <w:style w:type="character" w:customStyle="1" w:styleId="EindnoottekstChar">
    <w:name w:val="Eindnoottekst Char"/>
    <w:basedOn w:val="Standaardalinea-lettertype"/>
    <w:link w:val="Eindnoottekst"/>
    <w:uiPriority w:val="99"/>
    <w:semiHidden/>
    <w:rsid w:val="00B16EEF"/>
    <w:rPr>
      <w:rFonts w:ascii="Segoe UI" w:eastAsia="Calibri" w:hAnsi="Segoe UI" w:cs="Times New Roman"/>
      <w:sz w:val="20"/>
      <w:szCs w:val="20"/>
      <w:lang w:val="en-GB"/>
    </w:rPr>
  </w:style>
  <w:style w:type="character" w:styleId="Eindnootmarkering">
    <w:name w:val="endnote reference"/>
    <w:basedOn w:val="Standaardalinea-lettertype"/>
    <w:uiPriority w:val="99"/>
    <w:semiHidden/>
    <w:unhideWhenUsed/>
    <w:rsid w:val="00B16EEF"/>
    <w:rPr>
      <w:vertAlign w:val="superscript"/>
    </w:rPr>
  </w:style>
  <w:style w:type="paragraph" w:styleId="Voetnoottekst">
    <w:name w:val="footnote text"/>
    <w:basedOn w:val="Standaard"/>
    <w:link w:val="VoetnoottekstChar"/>
    <w:uiPriority w:val="99"/>
    <w:semiHidden/>
    <w:unhideWhenUsed/>
    <w:rsid w:val="00B16EEF"/>
    <w:pPr>
      <w:spacing w:after="0" w:line="240" w:lineRule="auto"/>
    </w:pPr>
    <w:rPr>
      <w:szCs w:val="20"/>
    </w:rPr>
  </w:style>
  <w:style w:type="character" w:customStyle="1" w:styleId="VoetnoottekstChar">
    <w:name w:val="Voetnoottekst Char"/>
    <w:basedOn w:val="Standaardalinea-lettertype"/>
    <w:link w:val="Voetnoottekst"/>
    <w:uiPriority w:val="99"/>
    <w:semiHidden/>
    <w:rsid w:val="00B16EEF"/>
    <w:rPr>
      <w:rFonts w:ascii="Segoe UI" w:eastAsia="Calibri" w:hAnsi="Segoe UI" w:cs="Times New Roman"/>
      <w:sz w:val="20"/>
      <w:szCs w:val="20"/>
      <w:lang w:val="en-GB"/>
    </w:rPr>
  </w:style>
  <w:style w:type="character" w:styleId="Voetnootmarkering">
    <w:name w:val="footnote reference"/>
    <w:basedOn w:val="Standaardalinea-lettertype"/>
    <w:uiPriority w:val="99"/>
    <w:semiHidden/>
    <w:unhideWhenUsed/>
    <w:rsid w:val="00B16EEF"/>
    <w:rPr>
      <w:vertAlign w:val="superscript"/>
    </w:rPr>
  </w:style>
  <w:style w:type="character" w:styleId="Regelnummer">
    <w:name w:val="line number"/>
    <w:basedOn w:val="Standaardalinea-lettertype"/>
    <w:uiPriority w:val="99"/>
    <w:semiHidden/>
    <w:unhideWhenUsed/>
    <w:rsid w:val="00C57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40063378">
      <w:bodyDiv w:val="1"/>
      <w:marLeft w:val="0"/>
      <w:marRight w:val="0"/>
      <w:marTop w:val="0"/>
      <w:marBottom w:val="0"/>
      <w:divBdr>
        <w:top w:val="none" w:sz="0" w:space="0" w:color="auto"/>
        <w:left w:val="none" w:sz="0" w:space="0" w:color="auto"/>
        <w:bottom w:val="none" w:sz="0" w:space="0" w:color="auto"/>
        <w:right w:val="none" w:sz="0" w:space="0" w:color="auto"/>
      </w:divBdr>
    </w:div>
    <w:div w:id="73818804">
      <w:bodyDiv w:val="1"/>
      <w:marLeft w:val="0"/>
      <w:marRight w:val="0"/>
      <w:marTop w:val="0"/>
      <w:marBottom w:val="0"/>
      <w:divBdr>
        <w:top w:val="none" w:sz="0" w:space="0" w:color="auto"/>
        <w:left w:val="none" w:sz="0" w:space="0" w:color="auto"/>
        <w:bottom w:val="none" w:sz="0" w:space="0" w:color="auto"/>
        <w:right w:val="none" w:sz="0" w:space="0" w:color="auto"/>
      </w:divBdr>
    </w:div>
    <w:div w:id="85925595">
      <w:bodyDiv w:val="1"/>
      <w:marLeft w:val="0"/>
      <w:marRight w:val="0"/>
      <w:marTop w:val="0"/>
      <w:marBottom w:val="0"/>
      <w:divBdr>
        <w:top w:val="none" w:sz="0" w:space="0" w:color="auto"/>
        <w:left w:val="none" w:sz="0" w:space="0" w:color="auto"/>
        <w:bottom w:val="none" w:sz="0" w:space="0" w:color="auto"/>
        <w:right w:val="none" w:sz="0" w:space="0" w:color="auto"/>
      </w:divBdr>
    </w:div>
    <w:div w:id="103306676">
      <w:bodyDiv w:val="1"/>
      <w:marLeft w:val="0"/>
      <w:marRight w:val="0"/>
      <w:marTop w:val="0"/>
      <w:marBottom w:val="0"/>
      <w:divBdr>
        <w:top w:val="none" w:sz="0" w:space="0" w:color="auto"/>
        <w:left w:val="none" w:sz="0" w:space="0" w:color="auto"/>
        <w:bottom w:val="none" w:sz="0" w:space="0" w:color="auto"/>
        <w:right w:val="none" w:sz="0" w:space="0" w:color="auto"/>
      </w:divBdr>
    </w:div>
    <w:div w:id="111897820">
      <w:bodyDiv w:val="1"/>
      <w:marLeft w:val="0"/>
      <w:marRight w:val="0"/>
      <w:marTop w:val="0"/>
      <w:marBottom w:val="0"/>
      <w:divBdr>
        <w:top w:val="none" w:sz="0" w:space="0" w:color="auto"/>
        <w:left w:val="none" w:sz="0" w:space="0" w:color="auto"/>
        <w:bottom w:val="none" w:sz="0" w:space="0" w:color="auto"/>
        <w:right w:val="none" w:sz="0" w:space="0" w:color="auto"/>
      </w:divBdr>
    </w:div>
    <w:div w:id="124782399">
      <w:bodyDiv w:val="1"/>
      <w:marLeft w:val="0"/>
      <w:marRight w:val="0"/>
      <w:marTop w:val="0"/>
      <w:marBottom w:val="0"/>
      <w:divBdr>
        <w:top w:val="none" w:sz="0" w:space="0" w:color="auto"/>
        <w:left w:val="none" w:sz="0" w:space="0" w:color="auto"/>
        <w:bottom w:val="none" w:sz="0" w:space="0" w:color="auto"/>
        <w:right w:val="none" w:sz="0" w:space="0" w:color="auto"/>
      </w:divBdr>
    </w:div>
    <w:div w:id="135269132">
      <w:bodyDiv w:val="1"/>
      <w:marLeft w:val="0"/>
      <w:marRight w:val="0"/>
      <w:marTop w:val="0"/>
      <w:marBottom w:val="0"/>
      <w:divBdr>
        <w:top w:val="none" w:sz="0" w:space="0" w:color="auto"/>
        <w:left w:val="none" w:sz="0" w:space="0" w:color="auto"/>
        <w:bottom w:val="none" w:sz="0" w:space="0" w:color="auto"/>
        <w:right w:val="none" w:sz="0" w:space="0" w:color="auto"/>
      </w:divBdr>
    </w:div>
    <w:div w:id="148639974">
      <w:bodyDiv w:val="1"/>
      <w:marLeft w:val="0"/>
      <w:marRight w:val="0"/>
      <w:marTop w:val="0"/>
      <w:marBottom w:val="0"/>
      <w:divBdr>
        <w:top w:val="none" w:sz="0" w:space="0" w:color="auto"/>
        <w:left w:val="none" w:sz="0" w:space="0" w:color="auto"/>
        <w:bottom w:val="none" w:sz="0" w:space="0" w:color="auto"/>
        <w:right w:val="none" w:sz="0" w:space="0" w:color="auto"/>
      </w:divBdr>
    </w:div>
    <w:div w:id="160702741">
      <w:bodyDiv w:val="1"/>
      <w:marLeft w:val="0"/>
      <w:marRight w:val="0"/>
      <w:marTop w:val="0"/>
      <w:marBottom w:val="0"/>
      <w:divBdr>
        <w:top w:val="none" w:sz="0" w:space="0" w:color="auto"/>
        <w:left w:val="none" w:sz="0" w:space="0" w:color="auto"/>
        <w:bottom w:val="none" w:sz="0" w:space="0" w:color="auto"/>
        <w:right w:val="none" w:sz="0" w:space="0" w:color="auto"/>
      </w:divBdr>
    </w:div>
    <w:div w:id="170871880">
      <w:bodyDiv w:val="1"/>
      <w:marLeft w:val="0"/>
      <w:marRight w:val="0"/>
      <w:marTop w:val="0"/>
      <w:marBottom w:val="0"/>
      <w:divBdr>
        <w:top w:val="none" w:sz="0" w:space="0" w:color="auto"/>
        <w:left w:val="none" w:sz="0" w:space="0" w:color="auto"/>
        <w:bottom w:val="none" w:sz="0" w:space="0" w:color="auto"/>
        <w:right w:val="none" w:sz="0" w:space="0" w:color="auto"/>
      </w:divBdr>
    </w:div>
    <w:div w:id="185336540">
      <w:bodyDiv w:val="1"/>
      <w:marLeft w:val="0"/>
      <w:marRight w:val="0"/>
      <w:marTop w:val="0"/>
      <w:marBottom w:val="0"/>
      <w:divBdr>
        <w:top w:val="none" w:sz="0" w:space="0" w:color="auto"/>
        <w:left w:val="none" w:sz="0" w:space="0" w:color="auto"/>
        <w:bottom w:val="none" w:sz="0" w:space="0" w:color="auto"/>
        <w:right w:val="none" w:sz="0" w:space="0" w:color="auto"/>
      </w:divBdr>
    </w:div>
    <w:div w:id="188878236">
      <w:bodyDiv w:val="1"/>
      <w:marLeft w:val="0"/>
      <w:marRight w:val="0"/>
      <w:marTop w:val="0"/>
      <w:marBottom w:val="0"/>
      <w:divBdr>
        <w:top w:val="none" w:sz="0" w:space="0" w:color="auto"/>
        <w:left w:val="none" w:sz="0" w:space="0" w:color="auto"/>
        <w:bottom w:val="none" w:sz="0" w:space="0" w:color="auto"/>
        <w:right w:val="none" w:sz="0" w:space="0" w:color="auto"/>
      </w:divBdr>
    </w:div>
    <w:div w:id="202330939">
      <w:bodyDiv w:val="1"/>
      <w:marLeft w:val="0"/>
      <w:marRight w:val="0"/>
      <w:marTop w:val="0"/>
      <w:marBottom w:val="0"/>
      <w:divBdr>
        <w:top w:val="none" w:sz="0" w:space="0" w:color="auto"/>
        <w:left w:val="none" w:sz="0" w:space="0" w:color="auto"/>
        <w:bottom w:val="none" w:sz="0" w:space="0" w:color="auto"/>
        <w:right w:val="none" w:sz="0" w:space="0" w:color="auto"/>
      </w:divBdr>
    </w:div>
    <w:div w:id="204870893">
      <w:bodyDiv w:val="1"/>
      <w:marLeft w:val="0"/>
      <w:marRight w:val="0"/>
      <w:marTop w:val="0"/>
      <w:marBottom w:val="0"/>
      <w:divBdr>
        <w:top w:val="none" w:sz="0" w:space="0" w:color="auto"/>
        <w:left w:val="none" w:sz="0" w:space="0" w:color="auto"/>
        <w:bottom w:val="none" w:sz="0" w:space="0" w:color="auto"/>
        <w:right w:val="none" w:sz="0" w:space="0" w:color="auto"/>
      </w:divBdr>
    </w:div>
    <w:div w:id="217010685">
      <w:bodyDiv w:val="1"/>
      <w:marLeft w:val="0"/>
      <w:marRight w:val="0"/>
      <w:marTop w:val="0"/>
      <w:marBottom w:val="0"/>
      <w:divBdr>
        <w:top w:val="none" w:sz="0" w:space="0" w:color="auto"/>
        <w:left w:val="none" w:sz="0" w:space="0" w:color="auto"/>
        <w:bottom w:val="none" w:sz="0" w:space="0" w:color="auto"/>
        <w:right w:val="none" w:sz="0" w:space="0" w:color="auto"/>
      </w:divBdr>
    </w:div>
    <w:div w:id="266811416">
      <w:bodyDiv w:val="1"/>
      <w:marLeft w:val="0"/>
      <w:marRight w:val="0"/>
      <w:marTop w:val="0"/>
      <w:marBottom w:val="0"/>
      <w:divBdr>
        <w:top w:val="none" w:sz="0" w:space="0" w:color="auto"/>
        <w:left w:val="none" w:sz="0" w:space="0" w:color="auto"/>
        <w:bottom w:val="none" w:sz="0" w:space="0" w:color="auto"/>
        <w:right w:val="none" w:sz="0" w:space="0" w:color="auto"/>
      </w:divBdr>
    </w:div>
    <w:div w:id="269361642">
      <w:bodyDiv w:val="1"/>
      <w:marLeft w:val="0"/>
      <w:marRight w:val="0"/>
      <w:marTop w:val="0"/>
      <w:marBottom w:val="0"/>
      <w:divBdr>
        <w:top w:val="none" w:sz="0" w:space="0" w:color="auto"/>
        <w:left w:val="none" w:sz="0" w:space="0" w:color="auto"/>
        <w:bottom w:val="none" w:sz="0" w:space="0" w:color="auto"/>
        <w:right w:val="none" w:sz="0" w:space="0" w:color="auto"/>
      </w:divBdr>
    </w:div>
    <w:div w:id="274292295">
      <w:bodyDiv w:val="1"/>
      <w:marLeft w:val="0"/>
      <w:marRight w:val="0"/>
      <w:marTop w:val="0"/>
      <w:marBottom w:val="0"/>
      <w:divBdr>
        <w:top w:val="none" w:sz="0" w:space="0" w:color="auto"/>
        <w:left w:val="none" w:sz="0" w:space="0" w:color="auto"/>
        <w:bottom w:val="none" w:sz="0" w:space="0" w:color="auto"/>
        <w:right w:val="none" w:sz="0" w:space="0" w:color="auto"/>
      </w:divBdr>
    </w:div>
    <w:div w:id="277953337">
      <w:bodyDiv w:val="1"/>
      <w:marLeft w:val="0"/>
      <w:marRight w:val="0"/>
      <w:marTop w:val="0"/>
      <w:marBottom w:val="0"/>
      <w:divBdr>
        <w:top w:val="none" w:sz="0" w:space="0" w:color="auto"/>
        <w:left w:val="none" w:sz="0" w:space="0" w:color="auto"/>
        <w:bottom w:val="none" w:sz="0" w:space="0" w:color="auto"/>
        <w:right w:val="none" w:sz="0" w:space="0" w:color="auto"/>
      </w:divBdr>
    </w:div>
    <w:div w:id="308440610">
      <w:bodyDiv w:val="1"/>
      <w:marLeft w:val="0"/>
      <w:marRight w:val="0"/>
      <w:marTop w:val="0"/>
      <w:marBottom w:val="0"/>
      <w:divBdr>
        <w:top w:val="none" w:sz="0" w:space="0" w:color="auto"/>
        <w:left w:val="none" w:sz="0" w:space="0" w:color="auto"/>
        <w:bottom w:val="none" w:sz="0" w:space="0" w:color="auto"/>
        <w:right w:val="none" w:sz="0" w:space="0" w:color="auto"/>
      </w:divBdr>
    </w:div>
    <w:div w:id="398404654">
      <w:bodyDiv w:val="1"/>
      <w:marLeft w:val="0"/>
      <w:marRight w:val="0"/>
      <w:marTop w:val="0"/>
      <w:marBottom w:val="0"/>
      <w:divBdr>
        <w:top w:val="none" w:sz="0" w:space="0" w:color="auto"/>
        <w:left w:val="none" w:sz="0" w:space="0" w:color="auto"/>
        <w:bottom w:val="none" w:sz="0" w:space="0" w:color="auto"/>
        <w:right w:val="none" w:sz="0" w:space="0" w:color="auto"/>
      </w:divBdr>
    </w:div>
    <w:div w:id="403651319">
      <w:bodyDiv w:val="1"/>
      <w:marLeft w:val="0"/>
      <w:marRight w:val="0"/>
      <w:marTop w:val="0"/>
      <w:marBottom w:val="0"/>
      <w:divBdr>
        <w:top w:val="none" w:sz="0" w:space="0" w:color="auto"/>
        <w:left w:val="none" w:sz="0" w:space="0" w:color="auto"/>
        <w:bottom w:val="none" w:sz="0" w:space="0" w:color="auto"/>
        <w:right w:val="none" w:sz="0" w:space="0" w:color="auto"/>
      </w:divBdr>
    </w:div>
    <w:div w:id="434599488">
      <w:bodyDiv w:val="1"/>
      <w:marLeft w:val="0"/>
      <w:marRight w:val="0"/>
      <w:marTop w:val="0"/>
      <w:marBottom w:val="0"/>
      <w:divBdr>
        <w:top w:val="none" w:sz="0" w:space="0" w:color="auto"/>
        <w:left w:val="none" w:sz="0" w:space="0" w:color="auto"/>
        <w:bottom w:val="none" w:sz="0" w:space="0" w:color="auto"/>
        <w:right w:val="none" w:sz="0" w:space="0" w:color="auto"/>
      </w:divBdr>
    </w:div>
    <w:div w:id="470252288">
      <w:bodyDiv w:val="1"/>
      <w:marLeft w:val="0"/>
      <w:marRight w:val="0"/>
      <w:marTop w:val="0"/>
      <w:marBottom w:val="0"/>
      <w:divBdr>
        <w:top w:val="none" w:sz="0" w:space="0" w:color="auto"/>
        <w:left w:val="none" w:sz="0" w:space="0" w:color="auto"/>
        <w:bottom w:val="none" w:sz="0" w:space="0" w:color="auto"/>
        <w:right w:val="none" w:sz="0" w:space="0" w:color="auto"/>
      </w:divBdr>
    </w:div>
    <w:div w:id="472450615">
      <w:bodyDiv w:val="1"/>
      <w:marLeft w:val="0"/>
      <w:marRight w:val="0"/>
      <w:marTop w:val="0"/>
      <w:marBottom w:val="0"/>
      <w:divBdr>
        <w:top w:val="none" w:sz="0" w:space="0" w:color="auto"/>
        <w:left w:val="none" w:sz="0" w:space="0" w:color="auto"/>
        <w:bottom w:val="none" w:sz="0" w:space="0" w:color="auto"/>
        <w:right w:val="none" w:sz="0" w:space="0" w:color="auto"/>
      </w:divBdr>
    </w:div>
    <w:div w:id="478503001">
      <w:bodyDiv w:val="1"/>
      <w:marLeft w:val="0"/>
      <w:marRight w:val="0"/>
      <w:marTop w:val="0"/>
      <w:marBottom w:val="0"/>
      <w:divBdr>
        <w:top w:val="none" w:sz="0" w:space="0" w:color="auto"/>
        <w:left w:val="none" w:sz="0" w:space="0" w:color="auto"/>
        <w:bottom w:val="none" w:sz="0" w:space="0" w:color="auto"/>
        <w:right w:val="none" w:sz="0" w:space="0" w:color="auto"/>
      </w:divBdr>
    </w:div>
    <w:div w:id="493255239">
      <w:bodyDiv w:val="1"/>
      <w:marLeft w:val="0"/>
      <w:marRight w:val="0"/>
      <w:marTop w:val="0"/>
      <w:marBottom w:val="0"/>
      <w:divBdr>
        <w:top w:val="none" w:sz="0" w:space="0" w:color="auto"/>
        <w:left w:val="none" w:sz="0" w:space="0" w:color="auto"/>
        <w:bottom w:val="none" w:sz="0" w:space="0" w:color="auto"/>
        <w:right w:val="none" w:sz="0" w:space="0" w:color="auto"/>
      </w:divBdr>
    </w:div>
    <w:div w:id="515658579">
      <w:bodyDiv w:val="1"/>
      <w:marLeft w:val="0"/>
      <w:marRight w:val="0"/>
      <w:marTop w:val="0"/>
      <w:marBottom w:val="0"/>
      <w:divBdr>
        <w:top w:val="none" w:sz="0" w:space="0" w:color="auto"/>
        <w:left w:val="none" w:sz="0" w:space="0" w:color="auto"/>
        <w:bottom w:val="none" w:sz="0" w:space="0" w:color="auto"/>
        <w:right w:val="none" w:sz="0" w:space="0" w:color="auto"/>
      </w:divBdr>
    </w:div>
    <w:div w:id="522134302">
      <w:bodyDiv w:val="1"/>
      <w:marLeft w:val="0"/>
      <w:marRight w:val="0"/>
      <w:marTop w:val="0"/>
      <w:marBottom w:val="0"/>
      <w:divBdr>
        <w:top w:val="none" w:sz="0" w:space="0" w:color="auto"/>
        <w:left w:val="none" w:sz="0" w:space="0" w:color="auto"/>
        <w:bottom w:val="none" w:sz="0" w:space="0" w:color="auto"/>
        <w:right w:val="none" w:sz="0" w:space="0" w:color="auto"/>
      </w:divBdr>
    </w:div>
    <w:div w:id="566917256">
      <w:bodyDiv w:val="1"/>
      <w:marLeft w:val="0"/>
      <w:marRight w:val="0"/>
      <w:marTop w:val="0"/>
      <w:marBottom w:val="0"/>
      <w:divBdr>
        <w:top w:val="none" w:sz="0" w:space="0" w:color="auto"/>
        <w:left w:val="none" w:sz="0" w:space="0" w:color="auto"/>
        <w:bottom w:val="none" w:sz="0" w:space="0" w:color="auto"/>
        <w:right w:val="none" w:sz="0" w:space="0" w:color="auto"/>
      </w:divBdr>
    </w:div>
    <w:div w:id="583882382">
      <w:bodyDiv w:val="1"/>
      <w:marLeft w:val="0"/>
      <w:marRight w:val="0"/>
      <w:marTop w:val="0"/>
      <w:marBottom w:val="0"/>
      <w:divBdr>
        <w:top w:val="none" w:sz="0" w:space="0" w:color="auto"/>
        <w:left w:val="none" w:sz="0" w:space="0" w:color="auto"/>
        <w:bottom w:val="none" w:sz="0" w:space="0" w:color="auto"/>
        <w:right w:val="none" w:sz="0" w:space="0" w:color="auto"/>
      </w:divBdr>
    </w:div>
    <w:div w:id="603684851">
      <w:bodyDiv w:val="1"/>
      <w:marLeft w:val="0"/>
      <w:marRight w:val="0"/>
      <w:marTop w:val="0"/>
      <w:marBottom w:val="0"/>
      <w:divBdr>
        <w:top w:val="none" w:sz="0" w:space="0" w:color="auto"/>
        <w:left w:val="none" w:sz="0" w:space="0" w:color="auto"/>
        <w:bottom w:val="none" w:sz="0" w:space="0" w:color="auto"/>
        <w:right w:val="none" w:sz="0" w:space="0" w:color="auto"/>
      </w:divBdr>
    </w:div>
    <w:div w:id="620263431">
      <w:bodyDiv w:val="1"/>
      <w:marLeft w:val="0"/>
      <w:marRight w:val="0"/>
      <w:marTop w:val="0"/>
      <w:marBottom w:val="0"/>
      <w:divBdr>
        <w:top w:val="none" w:sz="0" w:space="0" w:color="auto"/>
        <w:left w:val="none" w:sz="0" w:space="0" w:color="auto"/>
        <w:bottom w:val="none" w:sz="0" w:space="0" w:color="auto"/>
        <w:right w:val="none" w:sz="0" w:space="0" w:color="auto"/>
      </w:divBdr>
    </w:div>
    <w:div w:id="661082518">
      <w:bodyDiv w:val="1"/>
      <w:marLeft w:val="0"/>
      <w:marRight w:val="0"/>
      <w:marTop w:val="0"/>
      <w:marBottom w:val="0"/>
      <w:divBdr>
        <w:top w:val="none" w:sz="0" w:space="0" w:color="auto"/>
        <w:left w:val="none" w:sz="0" w:space="0" w:color="auto"/>
        <w:bottom w:val="none" w:sz="0" w:space="0" w:color="auto"/>
        <w:right w:val="none" w:sz="0" w:space="0" w:color="auto"/>
      </w:divBdr>
    </w:div>
    <w:div w:id="698700525">
      <w:bodyDiv w:val="1"/>
      <w:marLeft w:val="0"/>
      <w:marRight w:val="0"/>
      <w:marTop w:val="0"/>
      <w:marBottom w:val="0"/>
      <w:divBdr>
        <w:top w:val="none" w:sz="0" w:space="0" w:color="auto"/>
        <w:left w:val="none" w:sz="0" w:space="0" w:color="auto"/>
        <w:bottom w:val="none" w:sz="0" w:space="0" w:color="auto"/>
        <w:right w:val="none" w:sz="0" w:space="0" w:color="auto"/>
      </w:divBdr>
    </w:div>
    <w:div w:id="717168826">
      <w:bodyDiv w:val="1"/>
      <w:marLeft w:val="0"/>
      <w:marRight w:val="0"/>
      <w:marTop w:val="0"/>
      <w:marBottom w:val="0"/>
      <w:divBdr>
        <w:top w:val="none" w:sz="0" w:space="0" w:color="auto"/>
        <w:left w:val="none" w:sz="0" w:space="0" w:color="auto"/>
        <w:bottom w:val="none" w:sz="0" w:space="0" w:color="auto"/>
        <w:right w:val="none" w:sz="0" w:space="0" w:color="auto"/>
      </w:divBdr>
    </w:div>
    <w:div w:id="717316440">
      <w:bodyDiv w:val="1"/>
      <w:marLeft w:val="0"/>
      <w:marRight w:val="0"/>
      <w:marTop w:val="0"/>
      <w:marBottom w:val="0"/>
      <w:divBdr>
        <w:top w:val="none" w:sz="0" w:space="0" w:color="auto"/>
        <w:left w:val="none" w:sz="0" w:space="0" w:color="auto"/>
        <w:bottom w:val="none" w:sz="0" w:space="0" w:color="auto"/>
        <w:right w:val="none" w:sz="0" w:space="0" w:color="auto"/>
      </w:divBdr>
    </w:div>
    <w:div w:id="736051023">
      <w:bodyDiv w:val="1"/>
      <w:marLeft w:val="0"/>
      <w:marRight w:val="0"/>
      <w:marTop w:val="0"/>
      <w:marBottom w:val="0"/>
      <w:divBdr>
        <w:top w:val="none" w:sz="0" w:space="0" w:color="auto"/>
        <w:left w:val="none" w:sz="0" w:space="0" w:color="auto"/>
        <w:bottom w:val="none" w:sz="0" w:space="0" w:color="auto"/>
        <w:right w:val="none" w:sz="0" w:space="0" w:color="auto"/>
      </w:divBdr>
    </w:div>
    <w:div w:id="755246142">
      <w:bodyDiv w:val="1"/>
      <w:marLeft w:val="0"/>
      <w:marRight w:val="0"/>
      <w:marTop w:val="0"/>
      <w:marBottom w:val="0"/>
      <w:divBdr>
        <w:top w:val="none" w:sz="0" w:space="0" w:color="auto"/>
        <w:left w:val="none" w:sz="0" w:space="0" w:color="auto"/>
        <w:bottom w:val="none" w:sz="0" w:space="0" w:color="auto"/>
        <w:right w:val="none" w:sz="0" w:space="0" w:color="auto"/>
      </w:divBdr>
    </w:div>
    <w:div w:id="779107517">
      <w:bodyDiv w:val="1"/>
      <w:marLeft w:val="0"/>
      <w:marRight w:val="0"/>
      <w:marTop w:val="0"/>
      <w:marBottom w:val="0"/>
      <w:divBdr>
        <w:top w:val="none" w:sz="0" w:space="0" w:color="auto"/>
        <w:left w:val="none" w:sz="0" w:space="0" w:color="auto"/>
        <w:bottom w:val="none" w:sz="0" w:space="0" w:color="auto"/>
        <w:right w:val="none" w:sz="0" w:space="0" w:color="auto"/>
      </w:divBdr>
    </w:div>
    <w:div w:id="860357387">
      <w:bodyDiv w:val="1"/>
      <w:marLeft w:val="0"/>
      <w:marRight w:val="0"/>
      <w:marTop w:val="0"/>
      <w:marBottom w:val="0"/>
      <w:divBdr>
        <w:top w:val="none" w:sz="0" w:space="0" w:color="auto"/>
        <w:left w:val="none" w:sz="0" w:space="0" w:color="auto"/>
        <w:bottom w:val="none" w:sz="0" w:space="0" w:color="auto"/>
        <w:right w:val="none" w:sz="0" w:space="0" w:color="auto"/>
      </w:divBdr>
    </w:div>
    <w:div w:id="860901255">
      <w:bodyDiv w:val="1"/>
      <w:marLeft w:val="0"/>
      <w:marRight w:val="0"/>
      <w:marTop w:val="0"/>
      <w:marBottom w:val="0"/>
      <w:divBdr>
        <w:top w:val="none" w:sz="0" w:space="0" w:color="auto"/>
        <w:left w:val="none" w:sz="0" w:space="0" w:color="auto"/>
        <w:bottom w:val="none" w:sz="0" w:space="0" w:color="auto"/>
        <w:right w:val="none" w:sz="0" w:space="0" w:color="auto"/>
      </w:divBdr>
    </w:div>
    <w:div w:id="861627126">
      <w:bodyDiv w:val="1"/>
      <w:marLeft w:val="0"/>
      <w:marRight w:val="0"/>
      <w:marTop w:val="0"/>
      <w:marBottom w:val="0"/>
      <w:divBdr>
        <w:top w:val="none" w:sz="0" w:space="0" w:color="auto"/>
        <w:left w:val="none" w:sz="0" w:space="0" w:color="auto"/>
        <w:bottom w:val="none" w:sz="0" w:space="0" w:color="auto"/>
        <w:right w:val="none" w:sz="0" w:space="0" w:color="auto"/>
      </w:divBdr>
    </w:div>
    <w:div w:id="862090550">
      <w:bodyDiv w:val="1"/>
      <w:marLeft w:val="0"/>
      <w:marRight w:val="0"/>
      <w:marTop w:val="0"/>
      <w:marBottom w:val="0"/>
      <w:divBdr>
        <w:top w:val="none" w:sz="0" w:space="0" w:color="auto"/>
        <w:left w:val="none" w:sz="0" w:space="0" w:color="auto"/>
        <w:bottom w:val="none" w:sz="0" w:space="0" w:color="auto"/>
        <w:right w:val="none" w:sz="0" w:space="0" w:color="auto"/>
      </w:divBdr>
    </w:div>
    <w:div w:id="879166430">
      <w:bodyDiv w:val="1"/>
      <w:marLeft w:val="0"/>
      <w:marRight w:val="0"/>
      <w:marTop w:val="0"/>
      <w:marBottom w:val="0"/>
      <w:divBdr>
        <w:top w:val="none" w:sz="0" w:space="0" w:color="auto"/>
        <w:left w:val="none" w:sz="0" w:space="0" w:color="auto"/>
        <w:bottom w:val="none" w:sz="0" w:space="0" w:color="auto"/>
        <w:right w:val="none" w:sz="0" w:space="0" w:color="auto"/>
      </w:divBdr>
    </w:div>
    <w:div w:id="950867138">
      <w:bodyDiv w:val="1"/>
      <w:marLeft w:val="0"/>
      <w:marRight w:val="0"/>
      <w:marTop w:val="0"/>
      <w:marBottom w:val="0"/>
      <w:divBdr>
        <w:top w:val="none" w:sz="0" w:space="0" w:color="auto"/>
        <w:left w:val="none" w:sz="0" w:space="0" w:color="auto"/>
        <w:bottom w:val="none" w:sz="0" w:space="0" w:color="auto"/>
        <w:right w:val="none" w:sz="0" w:space="0" w:color="auto"/>
      </w:divBdr>
    </w:div>
    <w:div w:id="975795635">
      <w:bodyDiv w:val="1"/>
      <w:marLeft w:val="0"/>
      <w:marRight w:val="0"/>
      <w:marTop w:val="0"/>
      <w:marBottom w:val="0"/>
      <w:divBdr>
        <w:top w:val="none" w:sz="0" w:space="0" w:color="auto"/>
        <w:left w:val="none" w:sz="0" w:space="0" w:color="auto"/>
        <w:bottom w:val="none" w:sz="0" w:space="0" w:color="auto"/>
        <w:right w:val="none" w:sz="0" w:space="0" w:color="auto"/>
      </w:divBdr>
    </w:div>
    <w:div w:id="985276990">
      <w:bodyDiv w:val="1"/>
      <w:marLeft w:val="0"/>
      <w:marRight w:val="0"/>
      <w:marTop w:val="0"/>
      <w:marBottom w:val="0"/>
      <w:divBdr>
        <w:top w:val="none" w:sz="0" w:space="0" w:color="auto"/>
        <w:left w:val="none" w:sz="0" w:space="0" w:color="auto"/>
        <w:bottom w:val="none" w:sz="0" w:space="0" w:color="auto"/>
        <w:right w:val="none" w:sz="0" w:space="0" w:color="auto"/>
      </w:divBdr>
    </w:div>
    <w:div w:id="1015696780">
      <w:bodyDiv w:val="1"/>
      <w:marLeft w:val="0"/>
      <w:marRight w:val="0"/>
      <w:marTop w:val="0"/>
      <w:marBottom w:val="0"/>
      <w:divBdr>
        <w:top w:val="none" w:sz="0" w:space="0" w:color="auto"/>
        <w:left w:val="none" w:sz="0" w:space="0" w:color="auto"/>
        <w:bottom w:val="none" w:sz="0" w:space="0" w:color="auto"/>
        <w:right w:val="none" w:sz="0" w:space="0" w:color="auto"/>
      </w:divBdr>
    </w:div>
    <w:div w:id="1043091425">
      <w:bodyDiv w:val="1"/>
      <w:marLeft w:val="0"/>
      <w:marRight w:val="0"/>
      <w:marTop w:val="0"/>
      <w:marBottom w:val="0"/>
      <w:divBdr>
        <w:top w:val="none" w:sz="0" w:space="0" w:color="auto"/>
        <w:left w:val="none" w:sz="0" w:space="0" w:color="auto"/>
        <w:bottom w:val="none" w:sz="0" w:space="0" w:color="auto"/>
        <w:right w:val="none" w:sz="0" w:space="0" w:color="auto"/>
      </w:divBdr>
    </w:div>
    <w:div w:id="1088504221">
      <w:bodyDiv w:val="1"/>
      <w:marLeft w:val="0"/>
      <w:marRight w:val="0"/>
      <w:marTop w:val="0"/>
      <w:marBottom w:val="0"/>
      <w:divBdr>
        <w:top w:val="none" w:sz="0" w:space="0" w:color="auto"/>
        <w:left w:val="none" w:sz="0" w:space="0" w:color="auto"/>
        <w:bottom w:val="none" w:sz="0" w:space="0" w:color="auto"/>
        <w:right w:val="none" w:sz="0" w:space="0" w:color="auto"/>
      </w:divBdr>
    </w:div>
    <w:div w:id="1207793693">
      <w:bodyDiv w:val="1"/>
      <w:marLeft w:val="0"/>
      <w:marRight w:val="0"/>
      <w:marTop w:val="0"/>
      <w:marBottom w:val="0"/>
      <w:divBdr>
        <w:top w:val="none" w:sz="0" w:space="0" w:color="auto"/>
        <w:left w:val="none" w:sz="0" w:space="0" w:color="auto"/>
        <w:bottom w:val="none" w:sz="0" w:space="0" w:color="auto"/>
        <w:right w:val="none" w:sz="0" w:space="0" w:color="auto"/>
      </w:divBdr>
    </w:div>
    <w:div w:id="1236430204">
      <w:bodyDiv w:val="1"/>
      <w:marLeft w:val="0"/>
      <w:marRight w:val="0"/>
      <w:marTop w:val="0"/>
      <w:marBottom w:val="0"/>
      <w:divBdr>
        <w:top w:val="none" w:sz="0" w:space="0" w:color="auto"/>
        <w:left w:val="none" w:sz="0" w:space="0" w:color="auto"/>
        <w:bottom w:val="none" w:sz="0" w:space="0" w:color="auto"/>
        <w:right w:val="none" w:sz="0" w:space="0" w:color="auto"/>
      </w:divBdr>
    </w:div>
    <w:div w:id="1241869602">
      <w:bodyDiv w:val="1"/>
      <w:marLeft w:val="0"/>
      <w:marRight w:val="0"/>
      <w:marTop w:val="0"/>
      <w:marBottom w:val="0"/>
      <w:divBdr>
        <w:top w:val="none" w:sz="0" w:space="0" w:color="auto"/>
        <w:left w:val="none" w:sz="0" w:space="0" w:color="auto"/>
        <w:bottom w:val="none" w:sz="0" w:space="0" w:color="auto"/>
        <w:right w:val="none" w:sz="0" w:space="0" w:color="auto"/>
      </w:divBdr>
    </w:div>
    <w:div w:id="1260991816">
      <w:bodyDiv w:val="1"/>
      <w:marLeft w:val="0"/>
      <w:marRight w:val="0"/>
      <w:marTop w:val="0"/>
      <w:marBottom w:val="0"/>
      <w:divBdr>
        <w:top w:val="none" w:sz="0" w:space="0" w:color="auto"/>
        <w:left w:val="none" w:sz="0" w:space="0" w:color="auto"/>
        <w:bottom w:val="none" w:sz="0" w:space="0" w:color="auto"/>
        <w:right w:val="none" w:sz="0" w:space="0" w:color="auto"/>
      </w:divBdr>
    </w:div>
    <w:div w:id="1285040374">
      <w:bodyDiv w:val="1"/>
      <w:marLeft w:val="0"/>
      <w:marRight w:val="0"/>
      <w:marTop w:val="0"/>
      <w:marBottom w:val="0"/>
      <w:divBdr>
        <w:top w:val="none" w:sz="0" w:space="0" w:color="auto"/>
        <w:left w:val="none" w:sz="0" w:space="0" w:color="auto"/>
        <w:bottom w:val="none" w:sz="0" w:space="0" w:color="auto"/>
        <w:right w:val="none" w:sz="0" w:space="0" w:color="auto"/>
      </w:divBdr>
    </w:div>
    <w:div w:id="1331445310">
      <w:bodyDiv w:val="1"/>
      <w:marLeft w:val="0"/>
      <w:marRight w:val="0"/>
      <w:marTop w:val="0"/>
      <w:marBottom w:val="0"/>
      <w:divBdr>
        <w:top w:val="none" w:sz="0" w:space="0" w:color="auto"/>
        <w:left w:val="none" w:sz="0" w:space="0" w:color="auto"/>
        <w:bottom w:val="none" w:sz="0" w:space="0" w:color="auto"/>
        <w:right w:val="none" w:sz="0" w:space="0" w:color="auto"/>
      </w:divBdr>
    </w:div>
    <w:div w:id="1366102315">
      <w:bodyDiv w:val="1"/>
      <w:marLeft w:val="0"/>
      <w:marRight w:val="0"/>
      <w:marTop w:val="0"/>
      <w:marBottom w:val="0"/>
      <w:divBdr>
        <w:top w:val="none" w:sz="0" w:space="0" w:color="auto"/>
        <w:left w:val="none" w:sz="0" w:space="0" w:color="auto"/>
        <w:bottom w:val="none" w:sz="0" w:space="0" w:color="auto"/>
        <w:right w:val="none" w:sz="0" w:space="0" w:color="auto"/>
      </w:divBdr>
    </w:div>
    <w:div w:id="1386874260">
      <w:bodyDiv w:val="1"/>
      <w:marLeft w:val="0"/>
      <w:marRight w:val="0"/>
      <w:marTop w:val="0"/>
      <w:marBottom w:val="0"/>
      <w:divBdr>
        <w:top w:val="none" w:sz="0" w:space="0" w:color="auto"/>
        <w:left w:val="none" w:sz="0" w:space="0" w:color="auto"/>
        <w:bottom w:val="none" w:sz="0" w:space="0" w:color="auto"/>
        <w:right w:val="none" w:sz="0" w:space="0" w:color="auto"/>
      </w:divBdr>
    </w:div>
    <w:div w:id="1406605721">
      <w:bodyDiv w:val="1"/>
      <w:marLeft w:val="0"/>
      <w:marRight w:val="0"/>
      <w:marTop w:val="0"/>
      <w:marBottom w:val="0"/>
      <w:divBdr>
        <w:top w:val="none" w:sz="0" w:space="0" w:color="auto"/>
        <w:left w:val="none" w:sz="0" w:space="0" w:color="auto"/>
        <w:bottom w:val="none" w:sz="0" w:space="0" w:color="auto"/>
        <w:right w:val="none" w:sz="0" w:space="0" w:color="auto"/>
      </w:divBdr>
    </w:div>
    <w:div w:id="1451362509">
      <w:bodyDiv w:val="1"/>
      <w:marLeft w:val="0"/>
      <w:marRight w:val="0"/>
      <w:marTop w:val="0"/>
      <w:marBottom w:val="0"/>
      <w:divBdr>
        <w:top w:val="none" w:sz="0" w:space="0" w:color="auto"/>
        <w:left w:val="none" w:sz="0" w:space="0" w:color="auto"/>
        <w:bottom w:val="none" w:sz="0" w:space="0" w:color="auto"/>
        <w:right w:val="none" w:sz="0" w:space="0" w:color="auto"/>
      </w:divBdr>
    </w:div>
    <w:div w:id="1452896130">
      <w:bodyDiv w:val="1"/>
      <w:marLeft w:val="0"/>
      <w:marRight w:val="0"/>
      <w:marTop w:val="0"/>
      <w:marBottom w:val="0"/>
      <w:divBdr>
        <w:top w:val="none" w:sz="0" w:space="0" w:color="auto"/>
        <w:left w:val="none" w:sz="0" w:space="0" w:color="auto"/>
        <w:bottom w:val="none" w:sz="0" w:space="0" w:color="auto"/>
        <w:right w:val="none" w:sz="0" w:space="0" w:color="auto"/>
      </w:divBdr>
    </w:div>
    <w:div w:id="1454405199">
      <w:bodyDiv w:val="1"/>
      <w:marLeft w:val="0"/>
      <w:marRight w:val="0"/>
      <w:marTop w:val="0"/>
      <w:marBottom w:val="0"/>
      <w:divBdr>
        <w:top w:val="none" w:sz="0" w:space="0" w:color="auto"/>
        <w:left w:val="none" w:sz="0" w:space="0" w:color="auto"/>
        <w:bottom w:val="none" w:sz="0" w:space="0" w:color="auto"/>
        <w:right w:val="none" w:sz="0" w:space="0" w:color="auto"/>
      </w:divBdr>
    </w:div>
    <w:div w:id="1458257251">
      <w:bodyDiv w:val="1"/>
      <w:marLeft w:val="0"/>
      <w:marRight w:val="0"/>
      <w:marTop w:val="0"/>
      <w:marBottom w:val="0"/>
      <w:divBdr>
        <w:top w:val="none" w:sz="0" w:space="0" w:color="auto"/>
        <w:left w:val="none" w:sz="0" w:space="0" w:color="auto"/>
        <w:bottom w:val="none" w:sz="0" w:space="0" w:color="auto"/>
        <w:right w:val="none" w:sz="0" w:space="0" w:color="auto"/>
      </w:divBdr>
    </w:div>
    <w:div w:id="1494371794">
      <w:bodyDiv w:val="1"/>
      <w:marLeft w:val="0"/>
      <w:marRight w:val="0"/>
      <w:marTop w:val="0"/>
      <w:marBottom w:val="0"/>
      <w:divBdr>
        <w:top w:val="none" w:sz="0" w:space="0" w:color="auto"/>
        <w:left w:val="none" w:sz="0" w:space="0" w:color="auto"/>
        <w:bottom w:val="none" w:sz="0" w:space="0" w:color="auto"/>
        <w:right w:val="none" w:sz="0" w:space="0" w:color="auto"/>
      </w:divBdr>
    </w:div>
    <w:div w:id="1504734210">
      <w:bodyDiv w:val="1"/>
      <w:marLeft w:val="0"/>
      <w:marRight w:val="0"/>
      <w:marTop w:val="0"/>
      <w:marBottom w:val="0"/>
      <w:divBdr>
        <w:top w:val="none" w:sz="0" w:space="0" w:color="auto"/>
        <w:left w:val="none" w:sz="0" w:space="0" w:color="auto"/>
        <w:bottom w:val="none" w:sz="0" w:space="0" w:color="auto"/>
        <w:right w:val="none" w:sz="0" w:space="0" w:color="auto"/>
      </w:divBdr>
    </w:div>
    <w:div w:id="1549730822">
      <w:bodyDiv w:val="1"/>
      <w:marLeft w:val="0"/>
      <w:marRight w:val="0"/>
      <w:marTop w:val="0"/>
      <w:marBottom w:val="0"/>
      <w:divBdr>
        <w:top w:val="none" w:sz="0" w:space="0" w:color="auto"/>
        <w:left w:val="none" w:sz="0" w:space="0" w:color="auto"/>
        <w:bottom w:val="none" w:sz="0" w:space="0" w:color="auto"/>
        <w:right w:val="none" w:sz="0" w:space="0" w:color="auto"/>
      </w:divBdr>
    </w:div>
    <w:div w:id="1560633286">
      <w:bodyDiv w:val="1"/>
      <w:marLeft w:val="0"/>
      <w:marRight w:val="0"/>
      <w:marTop w:val="0"/>
      <w:marBottom w:val="0"/>
      <w:divBdr>
        <w:top w:val="none" w:sz="0" w:space="0" w:color="auto"/>
        <w:left w:val="none" w:sz="0" w:space="0" w:color="auto"/>
        <w:bottom w:val="none" w:sz="0" w:space="0" w:color="auto"/>
        <w:right w:val="none" w:sz="0" w:space="0" w:color="auto"/>
      </w:divBdr>
    </w:div>
    <w:div w:id="1577203655">
      <w:bodyDiv w:val="1"/>
      <w:marLeft w:val="0"/>
      <w:marRight w:val="0"/>
      <w:marTop w:val="0"/>
      <w:marBottom w:val="0"/>
      <w:divBdr>
        <w:top w:val="none" w:sz="0" w:space="0" w:color="auto"/>
        <w:left w:val="none" w:sz="0" w:space="0" w:color="auto"/>
        <w:bottom w:val="none" w:sz="0" w:space="0" w:color="auto"/>
        <w:right w:val="none" w:sz="0" w:space="0" w:color="auto"/>
      </w:divBdr>
      <w:divsChild>
        <w:div w:id="976958503">
          <w:marLeft w:val="562"/>
          <w:marRight w:val="0"/>
          <w:marTop w:val="200"/>
          <w:marBottom w:val="0"/>
          <w:divBdr>
            <w:top w:val="none" w:sz="0" w:space="0" w:color="auto"/>
            <w:left w:val="none" w:sz="0" w:space="0" w:color="auto"/>
            <w:bottom w:val="none" w:sz="0" w:space="0" w:color="auto"/>
            <w:right w:val="none" w:sz="0" w:space="0" w:color="auto"/>
          </w:divBdr>
        </w:div>
        <w:div w:id="1883708040">
          <w:marLeft w:val="979"/>
          <w:marRight w:val="0"/>
          <w:marTop w:val="100"/>
          <w:marBottom w:val="0"/>
          <w:divBdr>
            <w:top w:val="none" w:sz="0" w:space="0" w:color="auto"/>
            <w:left w:val="none" w:sz="0" w:space="0" w:color="auto"/>
            <w:bottom w:val="none" w:sz="0" w:space="0" w:color="auto"/>
            <w:right w:val="none" w:sz="0" w:space="0" w:color="auto"/>
          </w:divBdr>
        </w:div>
        <w:div w:id="793989230">
          <w:marLeft w:val="1555"/>
          <w:marRight w:val="0"/>
          <w:marTop w:val="100"/>
          <w:marBottom w:val="0"/>
          <w:divBdr>
            <w:top w:val="none" w:sz="0" w:space="0" w:color="auto"/>
            <w:left w:val="none" w:sz="0" w:space="0" w:color="auto"/>
            <w:bottom w:val="none" w:sz="0" w:space="0" w:color="auto"/>
            <w:right w:val="none" w:sz="0" w:space="0" w:color="auto"/>
          </w:divBdr>
        </w:div>
        <w:div w:id="622420981">
          <w:marLeft w:val="1555"/>
          <w:marRight w:val="0"/>
          <w:marTop w:val="100"/>
          <w:marBottom w:val="0"/>
          <w:divBdr>
            <w:top w:val="none" w:sz="0" w:space="0" w:color="auto"/>
            <w:left w:val="none" w:sz="0" w:space="0" w:color="auto"/>
            <w:bottom w:val="none" w:sz="0" w:space="0" w:color="auto"/>
            <w:right w:val="none" w:sz="0" w:space="0" w:color="auto"/>
          </w:divBdr>
        </w:div>
      </w:divsChild>
    </w:div>
    <w:div w:id="1609697246">
      <w:bodyDiv w:val="1"/>
      <w:marLeft w:val="0"/>
      <w:marRight w:val="0"/>
      <w:marTop w:val="0"/>
      <w:marBottom w:val="0"/>
      <w:divBdr>
        <w:top w:val="none" w:sz="0" w:space="0" w:color="auto"/>
        <w:left w:val="none" w:sz="0" w:space="0" w:color="auto"/>
        <w:bottom w:val="none" w:sz="0" w:space="0" w:color="auto"/>
        <w:right w:val="none" w:sz="0" w:space="0" w:color="auto"/>
      </w:divBdr>
    </w:div>
    <w:div w:id="1715424879">
      <w:bodyDiv w:val="1"/>
      <w:marLeft w:val="0"/>
      <w:marRight w:val="0"/>
      <w:marTop w:val="0"/>
      <w:marBottom w:val="0"/>
      <w:divBdr>
        <w:top w:val="none" w:sz="0" w:space="0" w:color="auto"/>
        <w:left w:val="none" w:sz="0" w:space="0" w:color="auto"/>
        <w:bottom w:val="none" w:sz="0" w:space="0" w:color="auto"/>
        <w:right w:val="none" w:sz="0" w:space="0" w:color="auto"/>
      </w:divBdr>
    </w:div>
    <w:div w:id="1718579683">
      <w:bodyDiv w:val="1"/>
      <w:marLeft w:val="0"/>
      <w:marRight w:val="0"/>
      <w:marTop w:val="0"/>
      <w:marBottom w:val="0"/>
      <w:divBdr>
        <w:top w:val="none" w:sz="0" w:space="0" w:color="auto"/>
        <w:left w:val="none" w:sz="0" w:space="0" w:color="auto"/>
        <w:bottom w:val="none" w:sz="0" w:space="0" w:color="auto"/>
        <w:right w:val="none" w:sz="0" w:space="0" w:color="auto"/>
      </w:divBdr>
    </w:div>
    <w:div w:id="1727290242">
      <w:bodyDiv w:val="1"/>
      <w:marLeft w:val="0"/>
      <w:marRight w:val="0"/>
      <w:marTop w:val="0"/>
      <w:marBottom w:val="0"/>
      <w:divBdr>
        <w:top w:val="none" w:sz="0" w:space="0" w:color="auto"/>
        <w:left w:val="none" w:sz="0" w:space="0" w:color="auto"/>
        <w:bottom w:val="none" w:sz="0" w:space="0" w:color="auto"/>
        <w:right w:val="none" w:sz="0" w:space="0" w:color="auto"/>
      </w:divBdr>
    </w:div>
    <w:div w:id="1740710011">
      <w:bodyDiv w:val="1"/>
      <w:marLeft w:val="0"/>
      <w:marRight w:val="0"/>
      <w:marTop w:val="0"/>
      <w:marBottom w:val="0"/>
      <w:divBdr>
        <w:top w:val="none" w:sz="0" w:space="0" w:color="auto"/>
        <w:left w:val="none" w:sz="0" w:space="0" w:color="auto"/>
        <w:bottom w:val="none" w:sz="0" w:space="0" w:color="auto"/>
        <w:right w:val="none" w:sz="0" w:space="0" w:color="auto"/>
      </w:divBdr>
    </w:div>
    <w:div w:id="1791316479">
      <w:bodyDiv w:val="1"/>
      <w:marLeft w:val="0"/>
      <w:marRight w:val="0"/>
      <w:marTop w:val="0"/>
      <w:marBottom w:val="0"/>
      <w:divBdr>
        <w:top w:val="none" w:sz="0" w:space="0" w:color="auto"/>
        <w:left w:val="none" w:sz="0" w:space="0" w:color="auto"/>
        <w:bottom w:val="none" w:sz="0" w:space="0" w:color="auto"/>
        <w:right w:val="none" w:sz="0" w:space="0" w:color="auto"/>
      </w:divBdr>
    </w:div>
    <w:div w:id="1797137138">
      <w:bodyDiv w:val="1"/>
      <w:marLeft w:val="0"/>
      <w:marRight w:val="0"/>
      <w:marTop w:val="0"/>
      <w:marBottom w:val="0"/>
      <w:divBdr>
        <w:top w:val="none" w:sz="0" w:space="0" w:color="auto"/>
        <w:left w:val="none" w:sz="0" w:space="0" w:color="auto"/>
        <w:bottom w:val="none" w:sz="0" w:space="0" w:color="auto"/>
        <w:right w:val="none" w:sz="0" w:space="0" w:color="auto"/>
      </w:divBdr>
    </w:div>
    <w:div w:id="1814129033">
      <w:bodyDiv w:val="1"/>
      <w:marLeft w:val="0"/>
      <w:marRight w:val="0"/>
      <w:marTop w:val="0"/>
      <w:marBottom w:val="0"/>
      <w:divBdr>
        <w:top w:val="none" w:sz="0" w:space="0" w:color="auto"/>
        <w:left w:val="none" w:sz="0" w:space="0" w:color="auto"/>
        <w:bottom w:val="none" w:sz="0" w:space="0" w:color="auto"/>
        <w:right w:val="none" w:sz="0" w:space="0" w:color="auto"/>
      </w:divBdr>
    </w:div>
    <w:div w:id="1819766317">
      <w:bodyDiv w:val="1"/>
      <w:marLeft w:val="0"/>
      <w:marRight w:val="0"/>
      <w:marTop w:val="0"/>
      <w:marBottom w:val="0"/>
      <w:divBdr>
        <w:top w:val="none" w:sz="0" w:space="0" w:color="auto"/>
        <w:left w:val="none" w:sz="0" w:space="0" w:color="auto"/>
        <w:bottom w:val="none" w:sz="0" w:space="0" w:color="auto"/>
        <w:right w:val="none" w:sz="0" w:space="0" w:color="auto"/>
      </w:divBdr>
    </w:div>
    <w:div w:id="1853564973">
      <w:bodyDiv w:val="1"/>
      <w:marLeft w:val="0"/>
      <w:marRight w:val="0"/>
      <w:marTop w:val="0"/>
      <w:marBottom w:val="0"/>
      <w:divBdr>
        <w:top w:val="none" w:sz="0" w:space="0" w:color="auto"/>
        <w:left w:val="none" w:sz="0" w:space="0" w:color="auto"/>
        <w:bottom w:val="none" w:sz="0" w:space="0" w:color="auto"/>
        <w:right w:val="none" w:sz="0" w:space="0" w:color="auto"/>
      </w:divBdr>
    </w:div>
    <w:div w:id="1871793443">
      <w:bodyDiv w:val="1"/>
      <w:marLeft w:val="0"/>
      <w:marRight w:val="0"/>
      <w:marTop w:val="0"/>
      <w:marBottom w:val="0"/>
      <w:divBdr>
        <w:top w:val="none" w:sz="0" w:space="0" w:color="auto"/>
        <w:left w:val="none" w:sz="0" w:space="0" w:color="auto"/>
        <w:bottom w:val="none" w:sz="0" w:space="0" w:color="auto"/>
        <w:right w:val="none" w:sz="0" w:space="0" w:color="auto"/>
      </w:divBdr>
    </w:div>
    <w:div w:id="1876232356">
      <w:bodyDiv w:val="1"/>
      <w:marLeft w:val="0"/>
      <w:marRight w:val="0"/>
      <w:marTop w:val="0"/>
      <w:marBottom w:val="0"/>
      <w:divBdr>
        <w:top w:val="none" w:sz="0" w:space="0" w:color="auto"/>
        <w:left w:val="none" w:sz="0" w:space="0" w:color="auto"/>
        <w:bottom w:val="none" w:sz="0" w:space="0" w:color="auto"/>
        <w:right w:val="none" w:sz="0" w:space="0" w:color="auto"/>
      </w:divBdr>
    </w:div>
    <w:div w:id="1876311930">
      <w:bodyDiv w:val="1"/>
      <w:marLeft w:val="0"/>
      <w:marRight w:val="0"/>
      <w:marTop w:val="0"/>
      <w:marBottom w:val="0"/>
      <w:divBdr>
        <w:top w:val="none" w:sz="0" w:space="0" w:color="auto"/>
        <w:left w:val="none" w:sz="0" w:space="0" w:color="auto"/>
        <w:bottom w:val="none" w:sz="0" w:space="0" w:color="auto"/>
        <w:right w:val="none" w:sz="0" w:space="0" w:color="auto"/>
      </w:divBdr>
    </w:div>
    <w:div w:id="1970160061">
      <w:bodyDiv w:val="1"/>
      <w:marLeft w:val="0"/>
      <w:marRight w:val="0"/>
      <w:marTop w:val="0"/>
      <w:marBottom w:val="0"/>
      <w:divBdr>
        <w:top w:val="none" w:sz="0" w:space="0" w:color="auto"/>
        <w:left w:val="none" w:sz="0" w:space="0" w:color="auto"/>
        <w:bottom w:val="none" w:sz="0" w:space="0" w:color="auto"/>
        <w:right w:val="none" w:sz="0" w:space="0" w:color="auto"/>
      </w:divBdr>
    </w:div>
    <w:div w:id="2007433986">
      <w:bodyDiv w:val="1"/>
      <w:marLeft w:val="0"/>
      <w:marRight w:val="0"/>
      <w:marTop w:val="0"/>
      <w:marBottom w:val="0"/>
      <w:divBdr>
        <w:top w:val="none" w:sz="0" w:space="0" w:color="auto"/>
        <w:left w:val="none" w:sz="0" w:space="0" w:color="auto"/>
        <w:bottom w:val="none" w:sz="0" w:space="0" w:color="auto"/>
        <w:right w:val="none" w:sz="0" w:space="0" w:color="auto"/>
      </w:divBdr>
    </w:div>
    <w:div w:id="2091461280">
      <w:bodyDiv w:val="1"/>
      <w:marLeft w:val="0"/>
      <w:marRight w:val="0"/>
      <w:marTop w:val="0"/>
      <w:marBottom w:val="0"/>
      <w:divBdr>
        <w:top w:val="none" w:sz="0" w:space="0" w:color="auto"/>
        <w:left w:val="none" w:sz="0" w:space="0" w:color="auto"/>
        <w:bottom w:val="none" w:sz="0" w:space="0" w:color="auto"/>
        <w:right w:val="none" w:sz="0" w:space="0" w:color="auto"/>
      </w:divBdr>
    </w:div>
    <w:div w:id="2091655636">
      <w:bodyDiv w:val="1"/>
      <w:marLeft w:val="0"/>
      <w:marRight w:val="0"/>
      <w:marTop w:val="0"/>
      <w:marBottom w:val="0"/>
      <w:divBdr>
        <w:top w:val="none" w:sz="0" w:space="0" w:color="auto"/>
        <w:left w:val="none" w:sz="0" w:space="0" w:color="auto"/>
        <w:bottom w:val="none" w:sz="0" w:space="0" w:color="auto"/>
        <w:right w:val="none" w:sz="0" w:space="0" w:color="auto"/>
      </w:divBdr>
    </w:div>
    <w:div w:id="2100714152">
      <w:bodyDiv w:val="1"/>
      <w:marLeft w:val="0"/>
      <w:marRight w:val="0"/>
      <w:marTop w:val="0"/>
      <w:marBottom w:val="0"/>
      <w:divBdr>
        <w:top w:val="none" w:sz="0" w:space="0" w:color="auto"/>
        <w:left w:val="none" w:sz="0" w:space="0" w:color="auto"/>
        <w:bottom w:val="none" w:sz="0" w:space="0" w:color="auto"/>
        <w:right w:val="none" w:sz="0" w:space="0" w:color="auto"/>
      </w:divBdr>
    </w:div>
    <w:div w:id="210371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sckcen.be"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eader" Target="header4.xml"/><Relationship Id="rId34" Type="http://schemas.openxmlformats.org/officeDocument/2006/relationships/image" Target="media/image14.png"/><Relationship Id="rId42" Type="http://schemas.openxmlformats.org/officeDocument/2006/relationships/hyperlink" Target="https://ecm.sckcen.be/OTCS/llisapi.dll/link/56057080" TargetMode="External"/><Relationship Id="rId47" Type="http://schemas.openxmlformats.org/officeDocument/2006/relationships/hyperlink" Target="https://ecm.sckcen.be/OTCS/llisapi.dll/overview/81913579" TargetMode="External"/><Relationship Id="rId50" Type="http://schemas.openxmlformats.org/officeDocument/2006/relationships/hyperlink" Target="https://ecm.sckcen.be/OTCS/llisapi.dll/link/89816164" TargetMode="External"/><Relationship Id="rId55" Type="http://schemas.openxmlformats.org/officeDocument/2006/relationships/hyperlink" Target="https://ecm.sckcen.be/OTCS/llisapi.dll/Overview/8191205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microsoft.com/office/2018/08/relationships/commentsExtensible" Target="commentsExtensible.xml"/><Relationship Id="rId24" Type="http://schemas.openxmlformats.org/officeDocument/2006/relationships/image" Target="media/image7.emf"/><Relationship Id="rId32" Type="http://schemas.openxmlformats.org/officeDocument/2006/relationships/footer" Target="footer6.xml"/><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hyperlink" Target="https://ecm.sckcen.be/OTCS/llisapi.dll/Overview/81912897" TargetMode="External"/><Relationship Id="rId53" Type="http://schemas.openxmlformats.org/officeDocument/2006/relationships/hyperlink" Target="https://ecm.sckcen.be/OTCS/llisapi.dll/Overview/81912045" TargetMode="External"/><Relationship Id="rId58" Type="http://schemas.openxmlformats.org/officeDocument/2006/relationships/fontTable" Target="fontTable.xml"/><Relationship Id="rId5" Type="http://schemas.openxmlformats.org/officeDocument/2006/relationships/webSettings" Target="webSettings.xml"/><Relationship Id="rId61" Type="http://schemas.microsoft.com/office/2019/05/relationships/documenttasks" Target="documenttasks/documenttasks1.xml"/><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polarion.sckcen.be/polarion/module-attachment/MYRRHA/CIS/QPLANT%20-%20CIS%20Supplementary%20Requirements/diagram_20241202-1457.47868.mxg.svg?revision=95157" TargetMode="External"/><Relationship Id="rId43" Type="http://schemas.openxmlformats.org/officeDocument/2006/relationships/hyperlink" Target="https://ecm.sckcen.be/OTCS/llisapi.dll/link/81777062" TargetMode="External"/><Relationship Id="rId48" Type="http://schemas.openxmlformats.org/officeDocument/2006/relationships/hyperlink" Target="https://ecm.sckcen.be/OTCS/llisapi.dll/Overview/53012565" TargetMode="External"/><Relationship Id="rId56" Type="http://schemas.openxmlformats.org/officeDocument/2006/relationships/image" Target="media/image20.emf"/><Relationship Id="rId8" Type="http://schemas.openxmlformats.org/officeDocument/2006/relationships/comments" Target="comments.xml"/><Relationship Id="rId51" Type="http://schemas.openxmlformats.org/officeDocument/2006/relationships/hyperlink" Target="https://ecm.sckcen.be/OTCS/llisapi.dll/Overview/81913862"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package" Target="embeddings/Microsoft_Visio_Drawing1.vsdx"/><Relationship Id="rId33" Type="http://schemas.openxmlformats.org/officeDocument/2006/relationships/image" Target="media/image13.jpg"/><Relationship Id="rId38" Type="http://schemas.openxmlformats.org/officeDocument/2006/relationships/image" Target="media/image17.png"/><Relationship Id="rId46" Type="http://schemas.openxmlformats.org/officeDocument/2006/relationships/hyperlink" Target="https://ecm.sckcen.be/OTCS/llisapi.dll/Overview/81913364" TargetMode="External"/><Relationship Id="rId59" Type="http://schemas.microsoft.com/office/2011/relationships/people" Target="people.xml"/><Relationship Id="rId20" Type="http://schemas.openxmlformats.org/officeDocument/2006/relationships/footer" Target="footer4.xml"/><Relationship Id="rId41" Type="http://schemas.openxmlformats.org/officeDocument/2006/relationships/hyperlink" Target="https://ecm.sckcen.be/OTCS/llisapi.dll/Overview/89811518" TargetMode="External"/><Relationship Id="rId54" Type="http://schemas.openxmlformats.org/officeDocument/2006/relationships/hyperlink" Target="https://ecm.sckcen.be/OTCS/llisapi.dll/Overview/8191336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package" Target="embeddings/Microsoft_Visio_Drawing.vsdx"/><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ecm.sckcen.be/OTCS/llisapi.dll/Overview/81912936" TargetMode="External"/><Relationship Id="rId57" Type="http://schemas.openxmlformats.org/officeDocument/2006/relationships/package" Target="embeddings/Microsoft_Visio_Drawing2.vsdx"/><Relationship Id="rId10" Type="http://schemas.microsoft.com/office/2016/09/relationships/commentsIds" Target="commentsIds.xml"/><Relationship Id="rId31" Type="http://schemas.openxmlformats.org/officeDocument/2006/relationships/footer" Target="footer5.xml"/><Relationship Id="rId44" Type="http://schemas.openxmlformats.org/officeDocument/2006/relationships/hyperlink" Target="https://ecm.sckcen.be/OTCS/llisapi.dll/Overview/81912295" TargetMode="External"/><Relationship Id="rId52" Type="http://schemas.openxmlformats.org/officeDocument/2006/relationships/hyperlink" Target="https://ecm.sckcen.be/OTCS/llisapi.dll/Overview/81912893" TargetMode="External"/><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s>
</file>

<file path=word/_rels/footer2.xml.rels><?xml version="1.0" encoding="UTF-8" standalone="yes"?>
<Relationships xmlns="http://schemas.openxmlformats.org/package/2006/relationships"><Relationship Id="rId1" Type="http://schemas.openxmlformats.org/officeDocument/2006/relationships/image" Target="media/image1.wmf"/></Relationships>
</file>

<file path=word/_rels/footer4.xml.rels><?xml version="1.0" encoding="UTF-8" standalone="yes"?>
<Relationships xmlns="http://schemas.openxmlformats.org/package/2006/relationships"><Relationship Id="rId1" Type="http://schemas.openxmlformats.org/officeDocument/2006/relationships/image" Target="media/image1.wmf"/></Relationships>
</file>

<file path=word/_rels/footer5.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documenttasks/documenttasks1.xml><?xml version="1.0" encoding="utf-8"?>
<t:Tasks xmlns:t="http://schemas.microsoft.com/office/tasks/2019/documenttasks" xmlns:oel="http://schemas.microsoft.com/office/2019/extlst">
  <t:Task id="{313F70CE-AE3A-427E-A54C-DB9E19CB0C23}">
    <t:Anchor>
      <t:Comment id="721240728"/>
    </t:Anchor>
    <t:History>
      <t:Event id="{129623DB-3895-4687-B27E-91BDEC641E85}" time="2024-12-06T08:30:00.077Z">
        <t:Attribution userId="S::Pedro.do.Rego.Lima@extern.sckcen.be::0d9f6d5e-7331-440e-9a3b-2b4e2f0ef792" userProvider="AD" userName="do Rego Lima Pedro"/>
        <t:Anchor>
          <t:Comment id="721240728"/>
        </t:Anchor>
        <t:Create/>
      </t:Event>
      <t:Event id="{80167AAA-CC6D-4AD0-8B26-241F9DA83F30}" time="2024-12-06T08:30:00.077Z">
        <t:Attribution userId="S::Pedro.do.Rego.Lima@extern.sckcen.be::0d9f6d5e-7331-440e-9a3b-2b4e2f0ef792" userProvider="AD" userName="do Rego Lima Pedro"/>
        <t:Anchor>
          <t:Comment id="721240728"/>
        </t:Anchor>
        <t:Assign userId="S::Peter.Courtheyn@extern.sckcen.be::ad6c446f-071a-44da-b97b-2cf6e05722c2" userProvider="AD" userName="Courtheyn Peter"/>
      </t:Event>
      <t:Event id="{021D21B1-679C-4CB5-B1DB-39DDD8996ADD}" time="2024-12-06T08:30:00.077Z">
        <t:Attribution userId="S::Pedro.do.Rego.Lima@extern.sckcen.be::0d9f6d5e-7331-440e-9a3b-2b4e2f0ef792" userProvider="AD" userName="do Rego Lima Pedro"/>
        <t:Anchor>
          <t:Comment id="721240728"/>
        </t:Anchor>
        <t:SetTitle title="@Courtheyn Peter This section 3.1 intends to group all the formal requirements . 3.1.1-3.1.3 subsections are (initially derived from QM Assembly (latest version). I drafted it with section number (can be removed now) and clause for joining the paragraphs…"/>
      </t:Event>
      <t:Event id="{9D859A1F-3EEB-487D-9F70-A2E9A8A6A0B4}" time="2024-12-10T08:46:52.414Z">
        <t:Attribution userId="S::Peter.Courtheyn@extern.sckcen.be::ad6c446f-071a-44da-b97b-2cf6e05722c2" userProvider="AD" userName="Courtheyn Peter"/>
        <t:Progress percentComplete="100"/>
      </t:Event>
    </t:History>
  </t:Task>
  <t:Task id="{FB0F2B51-D8FB-412C-913C-82CC0987FD06}">
    <t:Anchor>
      <t:Comment id="821400256"/>
    </t:Anchor>
    <t:History>
      <t:Event id="{617D2DB2-50F3-496F-93F3-6D5936FE174C}" time="2024-12-06T08:32:18.782Z">
        <t:Attribution userId="S::Pedro.do.Rego.Lima@extern.sckcen.be::0d9f6d5e-7331-440e-9a3b-2b4e2f0ef792" userProvider="AD" userName="do Rego Lima Pedro"/>
        <t:Anchor>
          <t:Comment id="821400256"/>
        </t:Anchor>
        <t:Create/>
      </t:Event>
      <t:Event id="{5217CC79-5EBA-473B-9395-FFC0ABB2C61E}" time="2024-12-06T08:32:18.782Z">
        <t:Attribution userId="S::Pedro.do.Rego.Lima@extern.sckcen.be::0d9f6d5e-7331-440e-9a3b-2b4e2f0ef792" userProvider="AD" userName="do Rego Lima Pedro"/>
        <t:Anchor>
          <t:Comment id="821400256"/>
        </t:Anchor>
        <t:Assign userId="S::gerkotze.bonthuys@sckcen.be::aa89ec53-9f95-42ae-98c9-b98e1cf18215" userProvider="AD" userName="Bonthuys Gerkotze"/>
      </t:Event>
      <t:Event id="{FD7D38A7-669C-4A74-BFEB-FCAC280120AF}" time="2024-12-06T08:32:18.782Z">
        <t:Attribution userId="S::Pedro.do.Rego.Lima@extern.sckcen.be::0d9f6d5e-7331-440e-9a3b-2b4e2f0ef792" userProvider="AD" userName="do Rego Lima Pedro"/>
        <t:Anchor>
          <t:Comment id="821400256"/>
        </t:Anchor>
        <t:SetTitle title="@Bonthuys Gerkotze We need ALX references in here"/>
      </t:Event>
      <t:Event id="{91C39E96-81F9-49C9-A01F-E76DFD31D3CC}" time="2025-01-15T14:04:51.319Z">
        <t:Attribution userId="S::gerkotze.bonthuys@sckcen.be::aa89ec53-9f95-42ae-98c9-b98e1cf18215" userProvider="AD" userName="Bonthuys Gerkotze"/>
        <t:Progress percentComplete="100"/>
      </t:Event>
    </t:History>
  </t:Task>
</t:Tasks>
</file>

<file path=word/theme/theme1.xml><?xml version="1.0" encoding="utf-8"?>
<a:theme xmlns:a="http://schemas.openxmlformats.org/drawingml/2006/main" name="Office Theme">
  <a:themeElements>
    <a:clrScheme name="SCK•CEN 2020">
      <a:dk1>
        <a:sysClr val="windowText" lastClr="000000"/>
      </a:dk1>
      <a:lt1>
        <a:sysClr val="window" lastClr="FFFFFF"/>
      </a:lt1>
      <a:dk2>
        <a:srgbClr val="515151"/>
      </a:dk2>
      <a:lt2>
        <a:srgbClr val="E7E6E6"/>
      </a:lt2>
      <a:accent1>
        <a:srgbClr val="562873"/>
      </a:accent1>
      <a:accent2>
        <a:srgbClr val="984A9C"/>
      </a:accent2>
      <a:accent3>
        <a:srgbClr val="8ED8F8"/>
      </a:accent3>
      <a:accent4>
        <a:srgbClr val="034694"/>
      </a:accent4>
      <a:accent5>
        <a:srgbClr val="CACCD0"/>
      </a:accent5>
      <a:accent6>
        <a:srgbClr val="DFE0E2"/>
      </a:accent6>
      <a:hlink>
        <a:srgbClr val="BC58AE"/>
      </a:hlink>
      <a:folHlink>
        <a:srgbClr val="501D5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323F-617A-441A-9BDA-D90769B9459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36741</Words>
  <Characters>202076</Characters>
  <Application>Microsoft Office Word</Application>
  <DocSecurity>0</DocSecurity>
  <Lines>1683</Lines>
  <Paragraphs>476</Paragraphs>
  <ScaleCrop>false</ScaleCrop>
  <HeadingPairs>
    <vt:vector size="2" baseType="variant">
      <vt:variant>
        <vt:lpstr>Title</vt:lpstr>
      </vt:variant>
      <vt:variant>
        <vt:i4>1</vt:i4>
      </vt:variant>
    </vt:vector>
  </HeadingPairs>
  <TitlesOfParts>
    <vt:vector size="1" baseType="lpstr">
      <vt:lpstr/>
    </vt:vector>
  </TitlesOfParts>
  <Company>SCK CEN</Company>
  <LinksUpToDate>false</LinksUpToDate>
  <CharactersWithSpaces>238341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Nancy.Swinkels@sckcen.be</dc:creator>
  <cp:keywords/>
  <dc:description/>
  <cp:lastModifiedBy>Bonthuys Gerkotze</cp:lastModifiedBy>
  <cp:revision>2</cp:revision>
  <cp:lastPrinted>2025-03-26T11:02:00Z</cp:lastPrinted>
  <dcterms:created xsi:type="dcterms:W3CDTF">2025-06-01T17:57:00Z</dcterms:created>
  <dcterms:modified xsi:type="dcterms:W3CDTF">2025-06-01T17:57:00Z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D">
    <vt:lpwstr>90508872</vt:lpwstr>
  </property>
  <property fmtid="{D5CDD505-2E9C-101B-9397-08002B2CF9AE}" pid="3" name="Name">
    <vt:lpwstr>Addendum II -  Cryoplant Technical Requirements</vt:lpwstr>
  </property>
  <property fmtid="{D5CDD505-2E9C-101B-9397-08002B2CF9AE}" pid="4" name="Common Attributes_Reference Number">
    <vt:lpwstr>SCK CEN/90508872</vt:lpwstr>
  </property>
  <property fmtid="{D5CDD505-2E9C-101B-9397-08002B2CF9AE}" pid="5" name="Common Attributes_Short Reference">
    <vt:lpwstr>SCK CEN/90508872</vt:lpwstr>
  </property>
  <property fmtid="{D5CDD505-2E9C-101B-9397-08002B2CF9AE}" pid="6" name="Common Attributes_Alternative Reference">
    <vt:lpwstr> </vt:lpwstr>
  </property>
  <property fmtid="{D5CDD505-2E9C-101B-9397-08002B2CF9AE}" pid="7" name="Common Attributes_Document Type">
    <vt:lpwstr> </vt:lpwstr>
  </property>
  <property fmtid="{D5CDD505-2E9C-101B-9397-08002B2CF9AE}" pid="8" name="Common Attributes_Author_Author Name">
    <vt:lpwstr>Pedro do Rego Lima</vt:lpwstr>
  </property>
  <property fmtid="{D5CDD505-2E9C-101B-9397-08002B2CF9AE}" pid="9" name="Common Attributes_Author_Author Affiliation">
    <vt:lpwstr>SCK CEN</vt:lpwstr>
  </property>
  <property fmtid="{D5CDD505-2E9C-101B-9397-08002B2CF9AE}" pid="10" name="Common Attributes_Information Security Classification">
    <vt:lpwstr>Restricted</vt:lpwstr>
  </property>
  <property fmtid="{D5CDD505-2E9C-101B-9397-08002B2CF9AE}" pid="11" name="Common Attributes_ISC Motivation">
    <vt:lpwstr>ISC was automatically assigned as default ISC for MINERVA documents.</vt:lpwstr>
  </property>
  <property fmtid="{D5CDD505-2E9C-101B-9397-08002B2CF9AE}" pid="12" name="SuppMarkings">
    <vt:lpwstr> </vt:lpwstr>
  </property>
  <property fmtid="{D5CDD505-2E9C-101B-9397-08002B2CF9AE}" pid="13" name="Security Clearance">
    <vt:lpwstr> </vt:lpwstr>
  </property>
  <property fmtid="{D5CDD505-2E9C-101B-9397-08002B2CF9AE}" pid="14" name="HyperLink">
    <vt:lpwstr>https://ecm.sckcen.be/OTCS/llisapi.dll/open/90508872</vt:lpwstr>
  </property>
  <property fmtid="{D5CDD505-2E9C-101B-9397-08002B2CF9AE}" pid="15" name="ISC_Subtype">
    <vt:lpwstr/>
  </property>
  <property fmtid="{D5CDD505-2E9C-101B-9397-08002B2CF9AE}" pid="16" name="SecClear-NL">
    <vt:lpwstr>Niet gecategoriseerd - NUC</vt:lpwstr>
  </property>
  <property fmtid="{D5CDD505-2E9C-101B-9397-08002B2CF9AE}" pid="17" name="SecClear-EN">
    <vt:lpwstr>Not categorized - NUC</vt:lpwstr>
  </property>
  <property fmtid="{D5CDD505-2E9C-101B-9397-08002B2CF9AE}" pid="18" name="AlexandriaPath">
    <vt:lpwstr>Enterprise:Business Workspaces:IMS Process descriptions:IMS Process Descriptions:APR-MINERVA Management of MINERVA programma:Documents (How?):MINERVA templates</vt:lpwstr>
  </property>
  <property fmtid="{D5CDD505-2E9C-101B-9397-08002B2CF9AE}" pid="19" name="Research Output Attributes_Report Number">
    <vt:lpwstr/>
  </property>
  <property fmtid="{D5CDD505-2E9C-101B-9397-08002B2CF9AE}" pid="20" name="CreateDate">
    <vt:filetime>2025-02-18T07:55:30Z</vt:filetime>
  </property>
  <property fmtid="{D5CDD505-2E9C-101B-9397-08002B2CF9AE}" pid="21" name="MYRRHA Attributes_PSD Version Number">
    <vt:lpwstr/>
  </property>
  <property fmtid="{D5CDD505-2E9C-101B-9397-08002B2CF9AE}" pid="22" name="IMS Attributes_IMS Document Type">
    <vt:lpwstr/>
  </property>
  <property fmtid="{D5CDD505-2E9C-101B-9397-08002B2CF9AE}" pid="23" name="Common Revision Attributes_Revision Index">
    <vt:lpwstr/>
  </property>
  <property fmtid="{D5CDD505-2E9C-101B-9397-08002B2CF9AE}" pid="24" name="Common Revision Attributes_Revision Status">
    <vt:lpwstr/>
  </property>
  <property fmtid="{D5CDD505-2E9C-101B-9397-08002B2CF9AE}" pid="25" name="Common Revision Attributes_Revision Changes">
    <vt:lpwstr/>
  </property>
</Properties>
</file>